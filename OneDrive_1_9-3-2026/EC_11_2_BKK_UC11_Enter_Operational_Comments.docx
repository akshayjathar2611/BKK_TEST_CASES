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A74045" w:rsidRDefault="00D730E7">
      <w:pPr>
        <w:pStyle w:val="Header"/>
        <w:tabs>
          <w:tab w:val="clear" w:pos="4320"/>
          <w:tab w:val="clear" w:pos="8640"/>
        </w:tabs>
        <w:rPr>
          <w:rFonts w:cs="Arial"/>
          <w:rPrChange w:id="1" w:author="Batra Yogesh (EXT)" w:date="2018-04-13T12:31:00Z">
            <w:rPr>
              <w:rFonts w:asciiTheme="minorHAnsi" w:hAnsiTheme="minorHAnsi"/>
            </w:rPr>
          </w:rPrChange>
        </w:rPr>
      </w:pPr>
      <w:r w:rsidRPr="00A74045">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A74045" w:rsidRDefault="004D61A0">
      <w:pPr>
        <w:pStyle w:val="Header"/>
        <w:tabs>
          <w:tab w:val="clear" w:pos="4320"/>
          <w:tab w:val="clear" w:pos="8640"/>
        </w:tabs>
        <w:rPr>
          <w:rFonts w:cs="Arial"/>
          <w:rPrChange w:id="2" w:author="Batra Yogesh (EXT)" w:date="2018-04-13T12:31:00Z">
            <w:rPr>
              <w:rFonts w:asciiTheme="minorHAnsi" w:hAnsiTheme="minorHAnsi"/>
            </w:rPr>
          </w:rPrChange>
        </w:rPr>
      </w:pPr>
    </w:p>
    <w:p w14:paraId="0BAA3730" w14:textId="77777777" w:rsidR="004D61A0" w:rsidRPr="00A74045" w:rsidRDefault="004D61A0">
      <w:pPr>
        <w:pStyle w:val="Header"/>
        <w:tabs>
          <w:tab w:val="clear" w:pos="4320"/>
          <w:tab w:val="clear" w:pos="8640"/>
        </w:tabs>
        <w:rPr>
          <w:rFonts w:cs="Arial"/>
          <w:rPrChange w:id="3" w:author="Batra Yogesh (EXT)" w:date="2018-04-13T12:31:00Z">
            <w:rPr>
              <w:rFonts w:asciiTheme="minorHAnsi" w:hAnsiTheme="minorHAnsi"/>
            </w:rPr>
          </w:rPrChange>
        </w:rPr>
      </w:pPr>
    </w:p>
    <w:p w14:paraId="0BAA3731" w14:textId="77777777" w:rsidR="004D61A0" w:rsidRPr="00A74045" w:rsidRDefault="004D61A0">
      <w:pPr>
        <w:pStyle w:val="Header"/>
        <w:tabs>
          <w:tab w:val="clear" w:pos="4320"/>
          <w:tab w:val="clear" w:pos="8640"/>
        </w:tabs>
        <w:rPr>
          <w:rFonts w:cs="Arial"/>
          <w:rPrChange w:id="4" w:author="Batra Yogesh (EXT)" w:date="2018-04-13T12:31:00Z">
            <w:rPr>
              <w:rFonts w:asciiTheme="minorHAnsi" w:hAnsiTheme="minorHAnsi"/>
            </w:rPr>
          </w:rPrChange>
        </w:rPr>
      </w:pPr>
    </w:p>
    <w:p w14:paraId="0BAA3732" w14:textId="77777777" w:rsidR="004D61A0" w:rsidRPr="00A74045" w:rsidRDefault="004D61A0">
      <w:pPr>
        <w:pStyle w:val="Header"/>
        <w:tabs>
          <w:tab w:val="clear" w:pos="4320"/>
          <w:tab w:val="clear" w:pos="8640"/>
        </w:tabs>
        <w:rPr>
          <w:rFonts w:cs="Arial"/>
          <w:rPrChange w:id="5" w:author="Batra Yogesh (EXT)" w:date="2018-04-13T12:31:00Z">
            <w:rPr>
              <w:rFonts w:asciiTheme="minorHAnsi" w:hAnsiTheme="minorHAnsi"/>
            </w:rPr>
          </w:rPrChange>
        </w:rPr>
      </w:pPr>
    </w:p>
    <w:p w14:paraId="0BAA3733" w14:textId="77777777" w:rsidR="004D61A0" w:rsidRPr="00A74045" w:rsidRDefault="004D61A0">
      <w:pPr>
        <w:pStyle w:val="Header"/>
        <w:tabs>
          <w:tab w:val="clear" w:pos="4320"/>
          <w:tab w:val="clear" w:pos="8640"/>
        </w:tabs>
        <w:rPr>
          <w:rFonts w:cs="Arial"/>
          <w:rPrChange w:id="6" w:author="Batra Yogesh (EXT)" w:date="2018-04-13T12:31:00Z">
            <w:rPr>
              <w:rFonts w:asciiTheme="minorHAnsi" w:hAnsiTheme="minorHAnsi"/>
            </w:rPr>
          </w:rPrChange>
        </w:rPr>
      </w:pPr>
    </w:p>
    <w:p w14:paraId="0BAA3734" w14:textId="77777777" w:rsidR="004D61A0" w:rsidRPr="00A74045" w:rsidRDefault="004D61A0">
      <w:pPr>
        <w:pStyle w:val="Header"/>
        <w:tabs>
          <w:tab w:val="clear" w:pos="4320"/>
          <w:tab w:val="clear" w:pos="8640"/>
        </w:tabs>
        <w:rPr>
          <w:rFonts w:cs="Arial"/>
          <w:rPrChange w:id="7" w:author="Batra Yogesh (EXT)" w:date="2018-04-13T12:31:00Z">
            <w:rPr>
              <w:rFonts w:asciiTheme="minorHAnsi" w:hAnsiTheme="minorHAnsi"/>
            </w:rPr>
          </w:rPrChange>
        </w:rPr>
      </w:pPr>
    </w:p>
    <w:p w14:paraId="0BAA3735" w14:textId="77777777" w:rsidR="004D61A0" w:rsidRPr="00A74045" w:rsidRDefault="004D61A0">
      <w:pPr>
        <w:pStyle w:val="Header"/>
        <w:tabs>
          <w:tab w:val="clear" w:pos="4320"/>
          <w:tab w:val="clear" w:pos="8640"/>
        </w:tabs>
        <w:rPr>
          <w:rFonts w:cs="Arial"/>
          <w:rPrChange w:id="8" w:author="Batra Yogesh (EXT)" w:date="2018-04-13T12:31:00Z">
            <w:rPr>
              <w:rFonts w:asciiTheme="minorHAnsi" w:hAnsiTheme="minorHAnsi"/>
            </w:rPr>
          </w:rPrChange>
        </w:rPr>
      </w:pPr>
    </w:p>
    <w:p w14:paraId="0BAA3736" w14:textId="77777777" w:rsidR="004D61A0" w:rsidRPr="00A74045" w:rsidRDefault="004D61A0">
      <w:pPr>
        <w:pStyle w:val="Header"/>
        <w:tabs>
          <w:tab w:val="clear" w:pos="4320"/>
          <w:tab w:val="clear" w:pos="8640"/>
        </w:tabs>
        <w:rPr>
          <w:rFonts w:cs="Arial"/>
          <w:rPrChange w:id="9" w:author="Batra Yogesh (EXT)" w:date="2018-04-13T12:31:00Z">
            <w:rPr>
              <w:rFonts w:asciiTheme="minorHAnsi" w:hAnsiTheme="minorHAnsi"/>
            </w:rPr>
          </w:rPrChange>
        </w:rPr>
      </w:pPr>
    </w:p>
    <w:p w14:paraId="0BAA3737" w14:textId="77777777" w:rsidR="004D61A0" w:rsidRPr="00A74045" w:rsidRDefault="004D61A0">
      <w:pPr>
        <w:pStyle w:val="Header"/>
        <w:tabs>
          <w:tab w:val="clear" w:pos="4320"/>
          <w:tab w:val="clear" w:pos="8640"/>
        </w:tabs>
        <w:rPr>
          <w:rFonts w:cs="Arial"/>
          <w:rPrChange w:id="10" w:author="Batra Yogesh (EXT)" w:date="2018-04-13T12:31:00Z">
            <w:rPr>
              <w:rFonts w:asciiTheme="minorHAnsi" w:hAnsiTheme="minorHAnsi"/>
            </w:rPr>
          </w:rPrChange>
        </w:rPr>
      </w:pPr>
    </w:p>
    <w:p w14:paraId="0BAA3738" w14:textId="77777777" w:rsidR="004D61A0" w:rsidRPr="00A74045" w:rsidRDefault="004D61A0">
      <w:pPr>
        <w:pStyle w:val="Header"/>
        <w:tabs>
          <w:tab w:val="clear" w:pos="4320"/>
          <w:tab w:val="clear" w:pos="8640"/>
        </w:tabs>
        <w:rPr>
          <w:rFonts w:cs="Arial"/>
          <w:rPrChange w:id="11" w:author="Batra Yogesh (EXT)" w:date="2018-04-13T12:31:00Z">
            <w:rPr>
              <w:rFonts w:asciiTheme="minorHAnsi" w:hAnsiTheme="minorHAnsi"/>
            </w:rPr>
          </w:rPrChange>
        </w:rPr>
      </w:pPr>
    </w:p>
    <w:p w14:paraId="0BAA3739" w14:textId="77777777" w:rsidR="004D61A0" w:rsidRPr="00A74045" w:rsidRDefault="004D61A0">
      <w:pPr>
        <w:pStyle w:val="Header"/>
        <w:tabs>
          <w:tab w:val="clear" w:pos="4320"/>
          <w:tab w:val="clear" w:pos="8640"/>
        </w:tabs>
        <w:rPr>
          <w:rFonts w:cs="Arial"/>
        </w:rPr>
      </w:pPr>
    </w:p>
    <w:p w14:paraId="0BAA373A" w14:textId="0540061C" w:rsidR="004D61A0" w:rsidRPr="00A74045" w:rsidRDefault="00D730E7">
      <w:pPr>
        <w:pStyle w:val="Title"/>
        <w:rPr>
          <w:rFonts w:cs="Arial"/>
          <w:color w:val="3399FF"/>
          <w:sz w:val="52"/>
          <w:szCs w:val="52"/>
        </w:rPr>
      </w:pPr>
      <w:r w:rsidRPr="00A74045">
        <w:rPr>
          <w:rFonts w:cs="Arial"/>
          <w:color w:val="3399FF"/>
          <w:sz w:val="52"/>
          <w:szCs w:val="52"/>
        </w:rPr>
        <w:t xml:space="preserve">EC Upgrade </w:t>
      </w:r>
      <w:r w:rsidR="00D57186" w:rsidRPr="00A74045">
        <w:rPr>
          <w:rFonts w:cs="Arial"/>
          <w:color w:val="3399FF"/>
          <w:sz w:val="52"/>
          <w:szCs w:val="52"/>
        </w:rPr>
        <w:t>BKK</w:t>
      </w:r>
      <w:r w:rsidRPr="00A74045">
        <w:rPr>
          <w:rFonts w:cs="Arial"/>
          <w:color w:val="3399FF"/>
          <w:sz w:val="52"/>
          <w:szCs w:val="52"/>
        </w:rPr>
        <w:t xml:space="preserve"> </w:t>
      </w:r>
      <w:r w:rsidR="004D61A0" w:rsidRPr="00A74045">
        <w:rPr>
          <w:rFonts w:cs="Arial"/>
          <w:color w:val="3399FF"/>
          <w:sz w:val="52"/>
          <w:szCs w:val="52"/>
        </w:rPr>
        <w:t>Use Case</w:t>
      </w:r>
    </w:p>
    <w:p w14:paraId="0BAA373B" w14:textId="77777777" w:rsidR="004D61A0" w:rsidRPr="00A74045" w:rsidRDefault="004D61A0">
      <w:pPr>
        <w:jc w:val="center"/>
        <w:rPr>
          <w:rFonts w:cs="Arial"/>
        </w:rPr>
      </w:pPr>
    </w:p>
    <w:p w14:paraId="0BAA373C" w14:textId="77777777" w:rsidR="007C0F5B" w:rsidRPr="00A74045" w:rsidRDefault="007C0F5B">
      <w:pPr>
        <w:jc w:val="center"/>
        <w:rPr>
          <w:rFonts w:cs="Arial"/>
        </w:rPr>
      </w:pPr>
    </w:p>
    <w:p w14:paraId="0BAA373D" w14:textId="77777777" w:rsidR="007C0F5B" w:rsidRPr="00A74045" w:rsidRDefault="007C0F5B">
      <w:pPr>
        <w:jc w:val="center"/>
        <w:rPr>
          <w:rFonts w:cs="Arial"/>
        </w:rPr>
      </w:pPr>
    </w:p>
    <w:p w14:paraId="0BAA373E" w14:textId="77777777" w:rsidR="007C0F5B" w:rsidRPr="00A74045" w:rsidRDefault="004D61A0">
      <w:pPr>
        <w:pStyle w:val="BodyText"/>
        <w:rPr>
          <w:rFonts w:cs="Arial"/>
          <w:color w:val="3399FF"/>
        </w:rPr>
      </w:pPr>
      <w:r w:rsidRPr="00A74045">
        <w:rPr>
          <w:rFonts w:cs="Arial"/>
          <w:b/>
          <w:color w:val="3399FF"/>
        </w:rPr>
        <w:t>Project Name</w:t>
      </w:r>
    </w:p>
    <w:p w14:paraId="0BAA373F" w14:textId="230F7849" w:rsidR="00EF4239" w:rsidRPr="00A74045" w:rsidRDefault="0022356C">
      <w:pPr>
        <w:pStyle w:val="BodyText"/>
        <w:rPr>
          <w:rFonts w:cs="Arial"/>
          <w:color w:val="3399FF"/>
        </w:rPr>
      </w:pPr>
      <w:r w:rsidRPr="00A74045">
        <w:rPr>
          <w:rFonts w:cs="Arial"/>
          <w:color w:val="3399FF"/>
        </w:rPr>
        <w:t>BKK 11</w:t>
      </w:r>
      <w:r w:rsidR="00D57186" w:rsidRPr="00A74045">
        <w:rPr>
          <w:rFonts w:cs="Arial"/>
          <w:color w:val="3399FF"/>
        </w:rPr>
        <w:t>.2</w:t>
      </w:r>
      <w:r w:rsidR="00FA58CA" w:rsidRPr="00A74045">
        <w:rPr>
          <w:rFonts w:cs="Arial"/>
          <w:color w:val="3399FF"/>
        </w:rPr>
        <w:t xml:space="preserve"> Project</w:t>
      </w:r>
      <w:r w:rsidR="000A438C" w:rsidRPr="00A74045">
        <w:rPr>
          <w:rFonts w:cs="Arial"/>
          <w:color w:val="3399FF"/>
        </w:rPr>
        <w:t xml:space="preserve"> </w:t>
      </w:r>
      <w:r w:rsidR="002A6A74" w:rsidRPr="00A74045">
        <w:rPr>
          <w:rFonts w:cs="Arial"/>
          <w:color w:val="3399FF"/>
        </w:rPr>
        <w:t>Energy Components</w:t>
      </w:r>
    </w:p>
    <w:p w14:paraId="0BAA3740" w14:textId="77777777" w:rsidR="004D61A0" w:rsidRPr="00A74045" w:rsidRDefault="004D61A0">
      <w:pPr>
        <w:pStyle w:val="BodyText"/>
        <w:rPr>
          <w:rFonts w:cs="Arial"/>
          <w:color w:val="3399FF"/>
        </w:rPr>
      </w:pPr>
    </w:p>
    <w:p w14:paraId="0BAA3741" w14:textId="77777777" w:rsidR="007C0F5B" w:rsidRPr="00A74045" w:rsidRDefault="004D61A0">
      <w:pPr>
        <w:jc w:val="center"/>
        <w:rPr>
          <w:rFonts w:cs="Arial"/>
          <w:color w:val="3399FF"/>
        </w:rPr>
      </w:pPr>
      <w:r w:rsidRPr="00A74045">
        <w:rPr>
          <w:rFonts w:cs="Arial"/>
          <w:b/>
          <w:color w:val="3399FF"/>
        </w:rPr>
        <w:t>Use-Case Name</w:t>
      </w:r>
    </w:p>
    <w:p w14:paraId="0BAA3742" w14:textId="7F0B78DC" w:rsidR="004D61A0" w:rsidRPr="00A74045" w:rsidRDefault="0022356C">
      <w:pPr>
        <w:jc w:val="center"/>
        <w:rPr>
          <w:rFonts w:cs="Arial"/>
          <w:color w:val="3399FF"/>
        </w:rPr>
      </w:pPr>
      <w:r w:rsidRPr="00A74045">
        <w:rPr>
          <w:rFonts w:cs="Arial"/>
          <w:color w:val="3399FF"/>
        </w:rPr>
        <w:t>BKK</w:t>
      </w:r>
      <w:r w:rsidR="00D57186" w:rsidRPr="00A74045">
        <w:rPr>
          <w:rFonts w:cs="Arial"/>
          <w:color w:val="3399FF"/>
        </w:rPr>
        <w:t>_UC13</w:t>
      </w:r>
      <w:r w:rsidR="000D33FC" w:rsidRPr="00A74045">
        <w:rPr>
          <w:rFonts w:cs="Arial"/>
          <w:color w:val="3399FF"/>
        </w:rPr>
        <w:t xml:space="preserve"> – </w:t>
      </w:r>
      <w:r w:rsidR="00426A09" w:rsidRPr="00A74045">
        <w:rPr>
          <w:rFonts w:cs="Arial"/>
          <w:color w:val="3399FF"/>
        </w:rPr>
        <w:t xml:space="preserve">Enter </w:t>
      </w:r>
      <w:r w:rsidR="000C08CA" w:rsidRPr="00A74045">
        <w:rPr>
          <w:rFonts w:cs="Arial"/>
          <w:color w:val="3399FF"/>
        </w:rPr>
        <w:t>Operational Comments</w:t>
      </w:r>
      <w:r w:rsidR="004D61A0" w:rsidRPr="00A74045">
        <w:rPr>
          <w:rFonts w:cs="Arial"/>
          <w:color w:val="3399FF"/>
        </w:rPr>
        <w:br/>
      </w:r>
    </w:p>
    <w:p w14:paraId="0BAA3743" w14:textId="77777777" w:rsidR="007C0F5B" w:rsidRPr="00A74045" w:rsidRDefault="004D61A0" w:rsidP="00B107D1">
      <w:pPr>
        <w:jc w:val="center"/>
        <w:rPr>
          <w:rFonts w:cs="Arial"/>
          <w:color w:val="3399FF"/>
        </w:rPr>
      </w:pPr>
      <w:r w:rsidRPr="00A74045">
        <w:rPr>
          <w:rFonts w:cs="Arial"/>
          <w:b/>
          <w:color w:val="3399FF"/>
        </w:rPr>
        <w:t>Origination Date</w:t>
      </w:r>
    </w:p>
    <w:p w14:paraId="0BAA3745" w14:textId="6A36262D" w:rsidR="004D61A0" w:rsidRPr="00A74045" w:rsidRDefault="002A22DB" w:rsidP="002A22DB">
      <w:pPr>
        <w:jc w:val="center"/>
        <w:rPr>
          <w:rFonts w:cs="Arial"/>
          <w:color w:val="3399FF"/>
        </w:rPr>
      </w:pPr>
      <w:r w:rsidRPr="00A74045">
        <w:rPr>
          <w:rFonts w:cs="Arial"/>
          <w:color w:val="3399FF"/>
        </w:rPr>
        <w:t>28-Nov-2017</w:t>
      </w:r>
    </w:p>
    <w:p w14:paraId="0BAA3746" w14:textId="77777777" w:rsidR="004D61A0" w:rsidRPr="00A74045" w:rsidRDefault="004D61A0">
      <w:pPr>
        <w:rPr>
          <w:rFonts w:cs="Arial"/>
        </w:rPr>
      </w:pPr>
    </w:p>
    <w:p w14:paraId="0BAA3747" w14:textId="77777777" w:rsidR="004D61A0" w:rsidRPr="00A74045" w:rsidRDefault="004D61A0">
      <w:pPr>
        <w:rPr>
          <w:rFonts w:cs="Arial"/>
        </w:rPr>
      </w:pPr>
    </w:p>
    <w:p w14:paraId="0BAA3748" w14:textId="77777777" w:rsidR="004D61A0" w:rsidRPr="00A74045" w:rsidRDefault="004D61A0">
      <w:pPr>
        <w:rPr>
          <w:rFonts w:cs="Arial"/>
        </w:rPr>
      </w:pPr>
    </w:p>
    <w:p w14:paraId="0BAA3749" w14:textId="77777777" w:rsidR="004D61A0" w:rsidRPr="00A74045" w:rsidRDefault="004D61A0">
      <w:pPr>
        <w:rPr>
          <w:rFonts w:cs="Arial"/>
        </w:rPr>
      </w:pPr>
    </w:p>
    <w:p w14:paraId="0BAA374A" w14:textId="77777777" w:rsidR="004D61A0" w:rsidRPr="00A74045" w:rsidRDefault="004D61A0">
      <w:pPr>
        <w:rPr>
          <w:rFonts w:cs="Arial"/>
        </w:rPr>
      </w:pPr>
    </w:p>
    <w:p w14:paraId="0BAA374B" w14:textId="77777777" w:rsidR="004D61A0" w:rsidRPr="00A74045" w:rsidDel="00300A20" w:rsidRDefault="004D61A0">
      <w:pPr>
        <w:rPr>
          <w:del w:id="12" w:author="Wirasak Chomphu" w:date="2020-07-02T16:06:00Z"/>
          <w:rFonts w:cs="Arial"/>
        </w:rPr>
      </w:pPr>
    </w:p>
    <w:p w14:paraId="0BAA374C" w14:textId="77777777" w:rsidR="004D61A0" w:rsidRPr="00A74045" w:rsidDel="00300A20" w:rsidRDefault="004D61A0">
      <w:pPr>
        <w:rPr>
          <w:del w:id="13" w:author="Wirasak Chomphu" w:date="2020-07-02T16:06:00Z"/>
          <w:rFonts w:cs="Arial"/>
        </w:rPr>
      </w:pPr>
    </w:p>
    <w:p w14:paraId="0BAA374D" w14:textId="77777777" w:rsidR="004D61A0" w:rsidRPr="00A74045" w:rsidDel="00300A20" w:rsidRDefault="004D61A0">
      <w:pPr>
        <w:rPr>
          <w:del w:id="14" w:author="Wirasak Chomphu" w:date="2020-07-02T16:06:00Z"/>
          <w:rFonts w:cs="Arial"/>
        </w:rPr>
      </w:pPr>
    </w:p>
    <w:p w14:paraId="0BAA374E" w14:textId="77777777" w:rsidR="004D61A0" w:rsidRPr="00A74045" w:rsidDel="00300A20" w:rsidRDefault="004D61A0">
      <w:pPr>
        <w:rPr>
          <w:del w:id="15" w:author="Wirasak Chomphu" w:date="2020-07-02T16:06:00Z"/>
          <w:rFonts w:cs="Arial"/>
        </w:rPr>
      </w:pPr>
    </w:p>
    <w:p w14:paraId="0BAA374F" w14:textId="77777777" w:rsidR="007C0F5B" w:rsidRPr="00A74045" w:rsidRDefault="007C0F5B">
      <w:pPr>
        <w:rPr>
          <w:rFonts w:cs="Arial"/>
        </w:rPr>
      </w:pPr>
    </w:p>
    <w:p w14:paraId="0BAA3750" w14:textId="77777777" w:rsidR="004D61A0" w:rsidRPr="00A74045" w:rsidRDefault="004D61A0" w:rsidP="00447470">
      <w:pPr>
        <w:rPr>
          <w:rFonts w:cs="Arial"/>
        </w:rPr>
      </w:pPr>
      <w:r w:rsidRPr="00A74045">
        <w:rPr>
          <w:rFonts w:cs="Arial"/>
        </w:rPr>
        <w:t>Revision History</w:t>
      </w:r>
    </w:p>
    <w:p w14:paraId="0BAA3751" w14:textId="77777777" w:rsidR="004D61A0" w:rsidRPr="00A74045"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6" w:author="Shah Ashay" w:date="2018-04-16T16:01: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17">
          <w:tblGrid>
            <w:gridCol w:w="1143"/>
            <w:gridCol w:w="22"/>
            <w:gridCol w:w="1655"/>
            <w:gridCol w:w="55"/>
            <w:gridCol w:w="2857"/>
            <w:gridCol w:w="113"/>
            <w:gridCol w:w="1035"/>
            <w:gridCol w:w="135"/>
            <w:gridCol w:w="1013"/>
            <w:gridCol w:w="157"/>
            <w:gridCol w:w="1165"/>
            <w:gridCol w:w="185"/>
          </w:tblGrid>
        </w:tblGridChange>
      </w:tblGrid>
      <w:tr w:rsidR="005F74A6" w:rsidRPr="00A74045" w14:paraId="0BAA3756" w14:textId="5ED8BD66" w:rsidTr="00706C73">
        <w:trPr>
          <w:cantSplit/>
          <w:tblHeader/>
          <w:trPrChange w:id="18" w:author="Shah Ashay" w:date="2018-04-16T16:01:00Z">
            <w:trPr>
              <w:cantSplit/>
              <w:tblHeader/>
            </w:trPr>
          </w:trPrChange>
        </w:trPr>
        <w:tc>
          <w:tcPr>
            <w:tcW w:w="611" w:type="pct"/>
            <w:shd w:val="clear" w:color="auto" w:fill="3399FF"/>
            <w:tcPrChange w:id="19" w:author="Shah Ashay" w:date="2018-04-16T16:01:00Z">
              <w:tcPr>
                <w:tcW w:w="1165" w:type="dxa"/>
                <w:gridSpan w:val="2"/>
                <w:shd w:val="clear" w:color="auto" w:fill="3399FF"/>
              </w:tcPr>
            </w:tcPrChange>
          </w:tcPr>
          <w:p w14:paraId="0BAA3752" w14:textId="7C5064CA" w:rsidR="005F74A6" w:rsidRPr="00A74045" w:rsidRDefault="005F74A6" w:rsidP="005F74A6">
            <w:pPr>
              <w:pStyle w:val="ColumnHead"/>
              <w:rPr>
                <w:rFonts w:cs="Arial"/>
                <w:color w:val="FFFFFF" w:themeColor="background1"/>
              </w:rPr>
            </w:pPr>
            <w:r w:rsidRPr="00A74045">
              <w:rPr>
                <w:rFonts w:cs="Arial"/>
                <w:color w:val="FFFFFF" w:themeColor="background1"/>
              </w:rPr>
              <w:t>Revision</w:t>
            </w:r>
          </w:p>
        </w:tc>
        <w:tc>
          <w:tcPr>
            <w:tcW w:w="897" w:type="pct"/>
            <w:shd w:val="clear" w:color="auto" w:fill="3399FF"/>
            <w:tcPrChange w:id="20" w:author="Shah Ashay" w:date="2018-04-16T16:01:00Z">
              <w:tcPr>
                <w:tcW w:w="1710" w:type="dxa"/>
                <w:gridSpan w:val="2"/>
                <w:shd w:val="clear" w:color="auto" w:fill="3399FF"/>
              </w:tcPr>
            </w:tcPrChange>
          </w:tcPr>
          <w:p w14:paraId="0BAA3753" w14:textId="706486C2" w:rsidR="005F74A6" w:rsidRPr="00A74045" w:rsidRDefault="005F74A6" w:rsidP="005F74A6">
            <w:pPr>
              <w:pStyle w:val="ColumnHead"/>
              <w:rPr>
                <w:rFonts w:cs="Arial"/>
                <w:color w:val="FFFFFF" w:themeColor="background1"/>
              </w:rPr>
            </w:pPr>
            <w:r w:rsidRPr="00A74045">
              <w:rPr>
                <w:rFonts w:cs="Arial"/>
                <w:color w:val="FFFFFF" w:themeColor="background1"/>
              </w:rPr>
              <w:t>Date</w:t>
            </w:r>
          </w:p>
        </w:tc>
        <w:tc>
          <w:tcPr>
            <w:tcW w:w="1557" w:type="pct"/>
            <w:shd w:val="clear" w:color="auto" w:fill="3399FF"/>
            <w:tcPrChange w:id="21" w:author="Shah Ashay" w:date="2018-04-16T16:01:00Z">
              <w:tcPr>
                <w:tcW w:w="2970" w:type="dxa"/>
                <w:gridSpan w:val="2"/>
                <w:shd w:val="clear" w:color="auto" w:fill="3399FF"/>
              </w:tcPr>
            </w:tcPrChange>
          </w:tcPr>
          <w:p w14:paraId="0BAA3754" w14:textId="77777777" w:rsidR="005F74A6" w:rsidRPr="00A74045" w:rsidRDefault="005F74A6" w:rsidP="005F74A6">
            <w:pPr>
              <w:pStyle w:val="ColumnHead"/>
              <w:rPr>
                <w:rFonts w:cs="Arial"/>
                <w:color w:val="FFFFFF" w:themeColor="background1"/>
              </w:rPr>
            </w:pPr>
            <w:r w:rsidRPr="00A74045">
              <w:rPr>
                <w:rFonts w:cs="Arial"/>
                <w:color w:val="FFFFFF" w:themeColor="background1"/>
              </w:rPr>
              <w:t>Description</w:t>
            </w:r>
          </w:p>
        </w:tc>
        <w:tc>
          <w:tcPr>
            <w:tcW w:w="614" w:type="pct"/>
            <w:shd w:val="clear" w:color="auto" w:fill="3399FF"/>
            <w:tcPrChange w:id="22" w:author="Shah Ashay" w:date="2018-04-16T16:01:00Z">
              <w:tcPr>
                <w:tcW w:w="1170" w:type="dxa"/>
                <w:gridSpan w:val="2"/>
                <w:shd w:val="clear" w:color="auto" w:fill="3399FF"/>
              </w:tcPr>
            </w:tcPrChange>
          </w:tcPr>
          <w:p w14:paraId="3FA9A84F" w14:textId="77777777" w:rsidR="005F74A6" w:rsidRPr="00A74045" w:rsidRDefault="005F74A6" w:rsidP="005F74A6">
            <w:pPr>
              <w:pStyle w:val="ColumnHead"/>
              <w:rPr>
                <w:rFonts w:cs="Arial"/>
                <w:color w:val="FFFFFF" w:themeColor="background1"/>
              </w:rPr>
            </w:pPr>
            <w:r w:rsidRPr="00A74045">
              <w:rPr>
                <w:rFonts w:cs="Arial"/>
                <w:color w:val="FFFFFF" w:themeColor="background1"/>
              </w:rPr>
              <w:t>Prepared</w:t>
            </w:r>
          </w:p>
          <w:p w14:paraId="0BAA3755" w14:textId="24CB89A3" w:rsidR="005F74A6" w:rsidRPr="00A74045" w:rsidRDefault="005F74A6" w:rsidP="005F74A6">
            <w:pPr>
              <w:pStyle w:val="ColumnHead"/>
              <w:rPr>
                <w:rFonts w:cs="Arial"/>
                <w:color w:val="FFFFFF" w:themeColor="background1"/>
              </w:rPr>
            </w:pPr>
            <w:r w:rsidRPr="00A74045">
              <w:rPr>
                <w:rFonts w:cs="Arial"/>
                <w:color w:val="FFFFFF" w:themeColor="background1"/>
              </w:rPr>
              <w:t>by</w:t>
            </w:r>
          </w:p>
        </w:tc>
        <w:tc>
          <w:tcPr>
            <w:tcW w:w="614" w:type="pct"/>
            <w:shd w:val="clear" w:color="auto" w:fill="3399FF"/>
            <w:tcPrChange w:id="23" w:author="Shah Ashay" w:date="2018-04-16T16:01:00Z">
              <w:tcPr>
                <w:tcW w:w="1170" w:type="dxa"/>
                <w:gridSpan w:val="2"/>
                <w:shd w:val="clear" w:color="auto" w:fill="3399FF"/>
              </w:tcPr>
            </w:tcPrChange>
          </w:tcPr>
          <w:p w14:paraId="2279381B" w14:textId="77777777" w:rsidR="005F74A6" w:rsidRPr="00A74045" w:rsidRDefault="005F74A6" w:rsidP="005F74A6">
            <w:pPr>
              <w:pStyle w:val="ColumnHead"/>
              <w:rPr>
                <w:rFonts w:cs="Arial"/>
                <w:color w:val="FFFFFF" w:themeColor="background1"/>
              </w:rPr>
            </w:pPr>
            <w:r w:rsidRPr="00A74045">
              <w:rPr>
                <w:rFonts w:cs="Arial"/>
                <w:color w:val="FFFFFF" w:themeColor="background1"/>
              </w:rPr>
              <w:t>Checked</w:t>
            </w:r>
          </w:p>
          <w:p w14:paraId="6407E4C1" w14:textId="0BC8493E" w:rsidR="005F74A6" w:rsidRPr="00A74045" w:rsidRDefault="005F74A6" w:rsidP="005F74A6">
            <w:pPr>
              <w:pStyle w:val="ColumnHead"/>
              <w:rPr>
                <w:rFonts w:cs="Arial"/>
                <w:color w:val="FFFFFF" w:themeColor="background1"/>
              </w:rPr>
            </w:pPr>
            <w:r w:rsidRPr="00A74045">
              <w:rPr>
                <w:rFonts w:cs="Arial"/>
                <w:color w:val="FFFFFF" w:themeColor="background1"/>
              </w:rPr>
              <w:t>by</w:t>
            </w:r>
          </w:p>
        </w:tc>
        <w:tc>
          <w:tcPr>
            <w:tcW w:w="707" w:type="pct"/>
            <w:shd w:val="clear" w:color="auto" w:fill="3399FF"/>
            <w:tcPrChange w:id="24" w:author="Shah Ashay" w:date="2018-04-16T16:01:00Z">
              <w:tcPr>
                <w:tcW w:w="1350" w:type="dxa"/>
                <w:gridSpan w:val="2"/>
                <w:shd w:val="clear" w:color="auto" w:fill="3399FF"/>
              </w:tcPr>
            </w:tcPrChange>
          </w:tcPr>
          <w:p w14:paraId="69284D3A" w14:textId="3EEBDEA0" w:rsidR="005F74A6" w:rsidRPr="00A74045" w:rsidRDefault="005F74A6" w:rsidP="005F74A6">
            <w:pPr>
              <w:pStyle w:val="ColumnHead"/>
              <w:rPr>
                <w:rFonts w:cs="Arial"/>
                <w:color w:val="FFFFFF" w:themeColor="background1"/>
              </w:rPr>
            </w:pPr>
            <w:r w:rsidRPr="00A74045">
              <w:rPr>
                <w:rFonts w:cs="Arial"/>
                <w:color w:val="FFFFFF" w:themeColor="background1"/>
              </w:rPr>
              <w:t>Approved by</w:t>
            </w:r>
          </w:p>
        </w:tc>
      </w:tr>
      <w:tr w:rsidR="0022356C" w:rsidRPr="00A74045" w14:paraId="0BAA375B" w14:textId="2375FBD8" w:rsidTr="00706C73">
        <w:trPr>
          <w:cantSplit/>
          <w:trPrChange w:id="25" w:author="Shah Ashay" w:date="2018-04-16T16:01:00Z">
            <w:trPr>
              <w:cantSplit/>
            </w:trPr>
          </w:trPrChange>
        </w:trPr>
        <w:tc>
          <w:tcPr>
            <w:tcW w:w="611" w:type="pct"/>
            <w:tcPrChange w:id="26" w:author="Shah Ashay" w:date="2018-04-16T16:01:00Z">
              <w:tcPr>
                <w:tcW w:w="1165" w:type="dxa"/>
                <w:gridSpan w:val="2"/>
              </w:tcPr>
            </w:tcPrChange>
          </w:tcPr>
          <w:p w14:paraId="0BAA3757" w14:textId="565E29C6" w:rsidR="0022356C" w:rsidRPr="00A74045" w:rsidRDefault="0022356C" w:rsidP="0022356C">
            <w:pPr>
              <w:jc w:val="center"/>
              <w:rPr>
                <w:rFonts w:cs="Arial"/>
                <w:sz w:val="20"/>
              </w:rPr>
            </w:pPr>
            <w:r w:rsidRPr="00A74045">
              <w:rPr>
                <w:rFonts w:cs="Arial"/>
                <w:sz w:val="20"/>
              </w:rPr>
              <w:t>0.1</w:t>
            </w:r>
          </w:p>
        </w:tc>
        <w:tc>
          <w:tcPr>
            <w:tcW w:w="897" w:type="pct"/>
            <w:tcPrChange w:id="27" w:author="Shah Ashay" w:date="2018-04-16T16:01:00Z">
              <w:tcPr>
                <w:tcW w:w="1710" w:type="dxa"/>
                <w:gridSpan w:val="2"/>
              </w:tcPr>
            </w:tcPrChange>
          </w:tcPr>
          <w:p w14:paraId="7575801F" w14:textId="42C56B12" w:rsidR="0022356C" w:rsidRPr="00A74045" w:rsidRDefault="0022356C" w:rsidP="0022356C">
            <w:pPr>
              <w:jc w:val="center"/>
              <w:rPr>
                <w:rFonts w:cs="Arial"/>
                <w:sz w:val="20"/>
              </w:rPr>
            </w:pPr>
            <w:r w:rsidRPr="00A74045">
              <w:rPr>
                <w:rFonts w:cs="Arial"/>
                <w:sz w:val="20"/>
              </w:rPr>
              <w:t>2</w:t>
            </w:r>
            <w:r w:rsidR="002A22DB" w:rsidRPr="00A74045">
              <w:rPr>
                <w:rFonts w:cs="Arial"/>
                <w:sz w:val="20"/>
              </w:rPr>
              <w:t>8</w:t>
            </w:r>
            <w:r w:rsidRPr="00A74045">
              <w:rPr>
                <w:rFonts w:cs="Arial"/>
                <w:sz w:val="20"/>
              </w:rPr>
              <w:t>-Nov-2017</w:t>
            </w:r>
          </w:p>
          <w:p w14:paraId="0BAA3758" w14:textId="29DF5BD9" w:rsidR="0022356C" w:rsidRPr="00A74045" w:rsidRDefault="0022356C" w:rsidP="0022356C">
            <w:pPr>
              <w:jc w:val="center"/>
              <w:rPr>
                <w:rFonts w:cs="Arial"/>
                <w:sz w:val="20"/>
              </w:rPr>
            </w:pPr>
          </w:p>
        </w:tc>
        <w:tc>
          <w:tcPr>
            <w:tcW w:w="1557" w:type="pct"/>
            <w:tcPrChange w:id="28" w:author="Shah Ashay" w:date="2018-04-16T16:01:00Z">
              <w:tcPr>
                <w:tcW w:w="2970" w:type="dxa"/>
                <w:gridSpan w:val="2"/>
              </w:tcPr>
            </w:tcPrChange>
          </w:tcPr>
          <w:p w14:paraId="0BAA3759" w14:textId="0537B578" w:rsidR="0022356C" w:rsidRPr="00A74045" w:rsidRDefault="0022356C" w:rsidP="0022356C">
            <w:pPr>
              <w:pStyle w:val="Header"/>
              <w:tabs>
                <w:tab w:val="clear" w:pos="4320"/>
                <w:tab w:val="clear" w:pos="8640"/>
              </w:tabs>
              <w:rPr>
                <w:rFonts w:cs="Arial"/>
                <w:sz w:val="20"/>
              </w:rPr>
            </w:pPr>
            <w:r w:rsidRPr="00A74045">
              <w:rPr>
                <w:rFonts w:cs="Arial"/>
                <w:sz w:val="20"/>
              </w:rPr>
              <w:t xml:space="preserve">Draft </w:t>
            </w:r>
          </w:p>
        </w:tc>
        <w:tc>
          <w:tcPr>
            <w:tcW w:w="614" w:type="pct"/>
            <w:tcPrChange w:id="29" w:author="Shah Ashay" w:date="2018-04-16T16:01:00Z">
              <w:tcPr>
                <w:tcW w:w="1170" w:type="dxa"/>
                <w:gridSpan w:val="2"/>
              </w:tcPr>
            </w:tcPrChange>
          </w:tcPr>
          <w:p w14:paraId="0BAA375A" w14:textId="459BEA96" w:rsidR="0022356C" w:rsidRPr="00A74045" w:rsidRDefault="0022356C" w:rsidP="0022356C">
            <w:pPr>
              <w:jc w:val="center"/>
              <w:rPr>
                <w:rFonts w:cs="Arial"/>
                <w:sz w:val="18"/>
                <w:szCs w:val="18"/>
              </w:rPr>
            </w:pPr>
            <w:r w:rsidRPr="00A74045">
              <w:rPr>
                <w:rFonts w:cs="Arial"/>
                <w:sz w:val="18"/>
                <w:szCs w:val="18"/>
              </w:rPr>
              <w:t>Wirasak C.</w:t>
            </w:r>
          </w:p>
        </w:tc>
        <w:tc>
          <w:tcPr>
            <w:tcW w:w="614" w:type="pct"/>
            <w:tcPrChange w:id="30" w:author="Shah Ashay" w:date="2018-04-16T16:01:00Z">
              <w:tcPr>
                <w:tcW w:w="1170" w:type="dxa"/>
                <w:gridSpan w:val="2"/>
              </w:tcPr>
            </w:tcPrChange>
          </w:tcPr>
          <w:p w14:paraId="29DF2C40" w14:textId="77777777" w:rsidR="0022356C" w:rsidRPr="00A74045" w:rsidRDefault="0022356C" w:rsidP="0022356C">
            <w:pPr>
              <w:jc w:val="center"/>
              <w:rPr>
                <w:rFonts w:cs="Arial"/>
                <w:sz w:val="20"/>
              </w:rPr>
            </w:pPr>
          </w:p>
        </w:tc>
        <w:tc>
          <w:tcPr>
            <w:tcW w:w="707" w:type="pct"/>
            <w:tcPrChange w:id="31" w:author="Shah Ashay" w:date="2018-04-16T16:01:00Z">
              <w:tcPr>
                <w:tcW w:w="1350" w:type="dxa"/>
                <w:gridSpan w:val="2"/>
              </w:tcPr>
            </w:tcPrChange>
          </w:tcPr>
          <w:p w14:paraId="6A1BC662" w14:textId="1DDFB2E8" w:rsidR="0022356C" w:rsidRPr="00A74045" w:rsidRDefault="0022356C" w:rsidP="0022356C">
            <w:pPr>
              <w:jc w:val="center"/>
              <w:rPr>
                <w:rFonts w:cs="Arial"/>
                <w:sz w:val="20"/>
              </w:rPr>
            </w:pPr>
          </w:p>
        </w:tc>
      </w:tr>
      <w:tr w:rsidR="005F74A6" w:rsidRPr="00A74045" w14:paraId="0BAA3760" w14:textId="645D3AAF" w:rsidTr="00706C73">
        <w:trPr>
          <w:cantSplit/>
          <w:trPrChange w:id="32" w:author="Shah Ashay" w:date="2018-04-16T16:01:00Z">
            <w:trPr>
              <w:cantSplit/>
            </w:trPr>
          </w:trPrChange>
        </w:trPr>
        <w:tc>
          <w:tcPr>
            <w:tcW w:w="611" w:type="pct"/>
            <w:tcPrChange w:id="33" w:author="Shah Ashay" w:date="2018-04-16T16:01:00Z">
              <w:tcPr>
                <w:tcW w:w="1165" w:type="dxa"/>
                <w:gridSpan w:val="2"/>
              </w:tcPr>
            </w:tcPrChange>
          </w:tcPr>
          <w:p w14:paraId="0BAA375C" w14:textId="76FE2EC0" w:rsidR="005F74A6" w:rsidRPr="00A74045" w:rsidRDefault="007F1FF3">
            <w:pPr>
              <w:jc w:val="center"/>
              <w:rPr>
                <w:rFonts w:cs="Arial"/>
                <w:sz w:val="20"/>
              </w:rPr>
            </w:pPr>
            <w:ins w:id="34" w:author="Prakash Atul (Ext)" w:date="2018-03-27T17:24:00Z">
              <w:r w:rsidRPr="00A74045">
                <w:rPr>
                  <w:rFonts w:cs="Arial"/>
                  <w:sz w:val="20"/>
                </w:rPr>
                <w:t>1.0</w:t>
              </w:r>
            </w:ins>
          </w:p>
        </w:tc>
        <w:tc>
          <w:tcPr>
            <w:tcW w:w="897" w:type="pct"/>
            <w:tcPrChange w:id="35" w:author="Shah Ashay" w:date="2018-04-16T16:01:00Z">
              <w:tcPr>
                <w:tcW w:w="1710" w:type="dxa"/>
                <w:gridSpan w:val="2"/>
              </w:tcPr>
            </w:tcPrChange>
          </w:tcPr>
          <w:p w14:paraId="0BAA375D" w14:textId="07528761" w:rsidR="005F74A6" w:rsidRPr="00A74045" w:rsidRDefault="007F1FF3">
            <w:pPr>
              <w:jc w:val="center"/>
              <w:rPr>
                <w:rFonts w:cs="Arial"/>
                <w:sz w:val="20"/>
              </w:rPr>
            </w:pPr>
            <w:ins w:id="36" w:author="Prakash Atul (Ext)" w:date="2018-03-27T17:24:00Z">
              <w:r w:rsidRPr="00A74045">
                <w:rPr>
                  <w:rFonts w:cs="Arial"/>
                  <w:sz w:val="20"/>
                </w:rPr>
                <w:t>27-Mar-2018</w:t>
              </w:r>
            </w:ins>
          </w:p>
        </w:tc>
        <w:tc>
          <w:tcPr>
            <w:tcW w:w="1557" w:type="pct"/>
            <w:tcPrChange w:id="37" w:author="Shah Ashay" w:date="2018-04-16T16:01:00Z">
              <w:tcPr>
                <w:tcW w:w="2970" w:type="dxa"/>
                <w:gridSpan w:val="2"/>
              </w:tcPr>
            </w:tcPrChange>
          </w:tcPr>
          <w:p w14:paraId="0BAA375E" w14:textId="593F51EF" w:rsidR="005F74A6" w:rsidRPr="00A74045" w:rsidRDefault="007F1FF3" w:rsidP="00B107D1">
            <w:pPr>
              <w:pStyle w:val="Header"/>
              <w:tabs>
                <w:tab w:val="clear" w:pos="4320"/>
                <w:tab w:val="clear" w:pos="8640"/>
              </w:tabs>
              <w:rPr>
                <w:rFonts w:cs="Arial"/>
                <w:sz w:val="20"/>
              </w:rPr>
            </w:pPr>
            <w:ins w:id="38" w:author="Prakash Atul (Ext)" w:date="2018-03-27T17:24:00Z">
              <w:r w:rsidRPr="00A74045">
                <w:rPr>
                  <w:rFonts w:cs="Arial"/>
                  <w:sz w:val="20"/>
                </w:rPr>
                <w:t>Updated as per EC 11.2</w:t>
              </w:r>
            </w:ins>
          </w:p>
        </w:tc>
        <w:tc>
          <w:tcPr>
            <w:tcW w:w="614" w:type="pct"/>
            <w:tcPrChange w:id="39" w:author="Shah Ashay" w:date="2018-04-16T16:01:00Z">
              <w:tcPr>
                <w:tcW w:w="1170" w:type="dxa"/>
                <w:gridSpan w:val="2"/>
              </w:tcPr>
            </w:tcPrChange>
          </w:tcPr>
          <w:p w14:paraId="0BAA375F" w14:textId="62EF73C4" w:rsidR="005F74A6" w:rsidRPr="00A74045" w:rsidRDefault="007F1FF3">
            <w:pPr>
              <w:jc w:val="center"/>
              <w:rPr>
                <w:rFonts w:cs="Arial"/>
                <w:sz w:val="20"/>
              </w:rPr>
            </w:pPr>
            <w:ins w:id="40" w:author="Prakash Atul (Ext)" w:date="2018-03-27T17:24:00Z">
              <w:r w:rsidRPr="00A74045">
                <w:rPr>
                  <w:rFonts w:cs="Arial"/>
                  <w:sz w:val="20"/>
                </w:rPr>
                <w:t>Tieto</w:t>
              </w:r>
            </w:ins>
          </w:p>
        </w:tc>
        <w:tc>
          <w:tcPr>
            <w:tcW w:w="614" w:type="pct"/>
            <w:tcPrChange w:id="41" w:author="Shah Ashay" w:date="2018-04-16T16:01:00Z">
              <w:tcPr>
                <w:tcW w:w="1170" w:type="dxa"/>
                <w:gridSpan w:val="2"/>
              </w:tcPr>
            </w:tcPrChange>
          </w:tcPr>
          <w:p w14:paraId="3A3230E3" w14:textId="28A341AF" w:rsidR="005F74A6" w:rsidRPr="00A74045" w:rsidRDefault="005F74A6">
            <w:pPr>
              <w:jc w:val="center"/>
              <w:rPr>
                <w:rFonts w:cs="Arial"/>
                <w:sz w:val="20"/>
              </w:rPr>
            </w:pPr>
          </w:p>
        </w:tc>
        <w:tc>
          <w:tcPr>
            <w:tcW w:w="707" w:type="pct"/>
            <w:tcPrChange w:id="42" w:author="Shah Ashay" w:date="2018-04-16T16:01:00Z">
              <w:tcPr>
                <w:tcW w:w="1350" w:type="dxa"/>
                <w:gridSpan w:val="2"/>
              </w:tcPr>
            </w:tcPrChange>
          </w:tcPr>
          <w:p w14:paraId="16DB2B6E" w14:textId="0B814DDC" w:rsidR="005F74A6" w:rsidRPr="00A74045" w:rsidRDefault="005F74A6">
            <w:pPr>
              <w:jc w:val="center"/>
              <w:rPr>
                <w:rFonts w:cs="Arial"/>
                <w:sz w:val="20"/>
              </w:rPr>
            </w:pPr>
          </w:p>
        </w:tc>
      </w:tr>
      <w:tr w:rsidR="00300A20" w:rsidRPr="00A74045" w14:paraId="3005EEB3" w14:textId="77777777" w:rsidTr="00706C73">
        <w:trPr>
          <w:cantSplit/>
          <w:ins w:id="43" w:author="Wirasak Chomphu" w:date="2020-07-02T16:06:00Z"/>
        </w:trPr>
        <w:tc>
          <w:tcPr>
            <w:tcW w:w="611" w:type="pct"/>
          </w:tcPr>
          <w:p w14:paraId="110BE385" w14:textId="66B7A0BF" w:rsidR="00300A20" w:rsidRPr="00A74045" w:rsidRDefault="00300A20" w:rsidP="00300A20">
            <w:pPr>
              <w:jc w:val="center"/>
              <w:rPr>
                <w:ins w:id="44" w:author="Wirasak Chomphu" w:date="2020-07-02T16:06:00Z"/>
                <w:rFonts w:cs="Arial"/>
                <w:sz w:val="20"/>
              </w:rPr>
            </w:pPr>
            <w:ins w:id="45" w:author="Wirasak Chomphu" w:date="2020-07-02T16:06:00Z">
              <w:r>
                <w:rPr>
                  <w:rFonts w:cs="Arial"/>
                  <w:sz w:val="20"/>
                </w:rPr>
                <w:t>2</w:t>
              </w:r>
            </w:ins>
          </w:p>
        </w:tc>
        <w:tc>
          <w:tcPr>
            <w:tcW w:w="897" w:type="pct"/>
          </w:tcPr>
          <w:p w14:paraId="1024102E" w14:textId="2D9E9E9F" w:rsidR="00300A20" w:rsidRPr="00A74045" w:rsidRDefault="00300A20" w:rsidP="00300A20">
            <w:pPr>
              <w:jc w:val="center"/>
              <w:rPr>
                <w:ins w:id="46" w:author="Wirasak Chomphu" w:date="2020-07-02T16:06:00Z"/>
                <w:rFonts w:cs="Arial"/>
                <w:sz w:val="20"/>
              </w:rPr>
            </w:pPr>
            <w:ins w:id="47" w:author="Wirasak Chomphu" w:date="2020-07-02T16:06:00Z">
              <w:r>
                <w:rPr>
                  <w:rFonts w:cs="Arial"/>
                  <w:sz w:val="20"/>
                </w:rPr>
                <w:t>2-july-2020</w:t>
              </w:r>
            </w:ins>
          </w:p>
        </w:tc>
        <w:tc>
          <w:tcPr>
            <w:tcW w:w="1557" w:type="pct"/>
          </w:tcPr>
          <w:p w14:paraId="528D644A" w14:textId="39380E6E" w:rsidR="00300A20" w:rsidRPr="00A74045" w:rsidRDefault="00300A20" w:rsidP="00300A20">
            <w:pPr>
              <w:pStyle w:val="Header"/>
              <w:tabs>
                <w:tab w:val="clear" w:pos="4320"/>
                <w:tab w:val="clear" w:pos="8640"/>
              </w:tabs>
              <w:rPr>
                <w:ins w:id="48" w:author="Wirasak Chomphu" w:date="2020-07-02T16:06:00Z"/>
                <w:rFonts w:cs="Arial"/>
                <w:sz w:val="20"/>
              </w:rPr>
            </w:pPr>
            <w:ins w:id="49" w:author="Wirasak Chomphu" w:date="2020-07-02T16:06:00Z">
              <w:r>
                <w:rPr>
                  <w:rFonts w:cs="Arial"/>
                  <w:sz w:val="20"/>
                </w:rPr>
                <w:t>Thailand ECsasS</w:t>
              </w:r>
            </w:ins>
          </w:p>
        </w:tc>
        <w:tc>
          <w:tcPr>
            <w:tcW w:w="614" w:type="pct"/>
          </w:tcPr>
          <w:p w14:paraId="154D51D6" w14:textId="368E758B" w:rsidR="00300A20" w:rsidRPr="00A74045" w:rsidRDefault="00300A20" w:rsidP="00300A20">
            <w:pPr>
              <w:jc w:val="center"/>
              <w:rPr>
                <w:ins w:id="50" w:author="Wirasak Chomphu" w:date="2020-07-02T16:06:00Z"/>
                <w:rFonts w:cs="Arial"/>
                <w:sz w:val="20"/>
              </w:rPr>
            </w:pPr>
            <w:ins w:id="51" w:author="Wirasak Chomphu" w:date="2020-07-02T16:06:00Z">
              <w:r>
                <w:rPr>
                  <w:rFonts w:cs="Arial"/>
                  <w:sz w:val="20"/>
                </w:rPr>
                <w:t>Wiras</w:t>
              </w:r>
              <w:bookmarkStart w:id="52" w:name="_GoBack"/>
              <w:bookmarkEnd w:id="52"/>
              <w:r>
                <w:rPr>
                  <w:rFonts w:cs="Arial"/>
                  <w:sz w:val="20"/>
                </w:rPr>
                <w:t>ak C.</w:t>
              </w:r>
            </w:ins>
          </w:p>
        </w:tc>
        <w:tc>
          <w:tcPr>
            <w:tcW w:w="614" w:type="pct"/>
          </w:tcPr>
          <w:p w14:paraId="5249483F" w14:textId="77777777" w:rsidR="00300A20" w:rsidRPr="00A74045" w:rsidRDefault="00300A20" w:rsidP="00300A20">
            <w:pPr>
              <w:jc w:val="center"/>
              <w:rPr>
                <w:ins w:id="53" w:author="Wirasak Chomphu" w:date="2020-07-02T16:06:00Z"/>
                <w:rFonts w:cs="Arial"/>
                <w:sz w:val="20"/>
              </w:rPr>
            </w:pPr>
          </w:p>
        </w:tc>
        <w:tc>
          <w:tcPr>
            <w:tcW w:w="707" w:type="pct"/>
          </w:tcPr>
          <w:p w14:paraId="606579FE" w14:textId="77777777" w:rsidR="00300A20" w:rsidRPr="00A74045" w:rsidRDefault="00300A20" w:rsidP="00300A20">
            <w:pPr>
              <w:jc w:val="center"/>
              <w:rPr>
                <w:ins w:id="54" w:author="Wirasak Chomphu" w:date="2020-07-02T16:06:00Z"/>
                <w:rFonts w:cs="Arial"/>
                <w:sz w:val="20"/>
              </w:rPr>
            </w:pPr>
          </w:p>
        </w:tc>
      </w:tr>
      <w:tr w:rsidR="00300A20" w:rsidRPr="00A74045" w:rsidDel="00706C73" w14:paraId="0BAA3765" w14:textId="6A645A2E" w:rsidTr="00706C73">
        <w:trPr>
          <w:cantSplit/>
          <w:del w:id="55" w:author="Shah Ashay" w:date="2018-04-16T16:01:00Z"/>
          <w:trPrChange w:id="56" w:author="Shah Ashay" w:date="2018-04-16T16:01:00Z">
            <w:trPr>
              <w:cantSplit/>
            </w:trPr>
          </w:trPrChange>
        </w:trPr>
        <w:tc>
          <w:tcPr>
            <w:tcW w:w="611" w:type="pct"/>
            <w:tcPrChange w:id="57" w:author="Shah Ashay" w:date="2018-04-16T16:01:00Z">
              <w:tcPr>
                <w:tcW w:w="1165" w:type="dxa"/>
                <w:gridSpan w:val="2"/>
              </w:tcPr>
            </w:tcPrChange>
          </w:tcPr>
          <w:p w14:paraId="0BAA3761" w14:textId="33B41A07" w:rsidR="00300A20" w:rsidRPr="00A74045" w:rsidDel="00706C73" w:rsidRDefault="00300A20" w:rsidP="00300A20">
            <w:pPr>
              <w:jc w:val="center"/>
              <w:rPr>
                <w:del w:id="58" w:author="Shah Ashay" w:date="2018-04-16T16:01:00Z"/>
                <w:rFonts w:cs="Arial"/>
                <w:sz w:val="20"/>
              </w:rPr>
            </w:pPr>
          </w:p>
        </w:tc>
        <w:tc>
          <w:tcPr>
            <w:tcW w:w="897" w:type="pct"/>
            <w:tcPrChange w:id="59" w:author="Shah Ashay" w:date="2018-04-16T16:01:00Z">
              <w:tcPr>
                <w:tcW w:w="1710" w:type="dxa"/>
                <w:gridSpan w:val="2"/>
              </w:tcPr>
            </w:tcPrChange>
          </w:tcPr>
          <w:p w14:paraId="0BAA3762" w14:textId="1F5750D1" w:rsidR="00300A20" w:rsidRPr="00A74045" w:rsidDel="00706C73" w:rsidRDefault="00300A20" w:rsidP="00300A20">
            <w:pPr>
              <w:jc w:val="center"/>
              <w:rPr>
                <w:del w:id="60" w:author="Shah Ashay" w:date="2018-04-16T16:01:00Z"/>
                <w:rFonts w:cs="Arial"/>
                <w:sz w:val="20"/>
              </w:rPr>
            </w:pPr>
          </w:p>
        </w:tc>
        <w:tc>
          <w:tcPr>
            <w:tcW w:w="1557" w:type="pct"/>
            <w:tcPrChange w:id="61" w:author="Shah Ashay" w:date="2018-04-16T16:01:00Z">
              <w:tcPr>
                <w:tcW w:w="2970" w:type="dxa"/>
                <w:gridSpan w:val="2"/>
              </w:tcPr>
            </w:tcPrChange>
          </w:tcPr>
          <w:p w14:paraId="0BAA3763" w14:textId="73C42655" w:rsidR="00300A20" w:rsidRPr="00A74045" w:rsidDel="00706C73" w:rsidRDefault="00300A20" w:rsidP="00300A20">
            <w:pPr>
              <w:pStyle w:val="Header"/>
              <w:tabs>
                <w:tab w:val="clear" w:pos="4320"/>
                <w:tab w:val="clear" w:pos="8640"/>
              </w:tabs>
              <w:rPr>
                <w:del w:id="62" w:author="Shah Ashay" w:date="2018-04-16T16:01:00Z"/>
                <w:rFonts w:cs="Arial"/>
                <w:sz w:val="20"/>
              </w:rPr>
            </w:pPr>
          </w:p>
        </w:tc>
        <w:tc>
          <w:tcPr>
            <w:tcW w:w="614" w:type="pct"/>
            <w:tcPrChange w:id="63" w:author="Shah Ashay" w:date="2018-04-16T16:01:00Z">
              <w:tcPr>
                <w:tcW w:w="1170" w:type="dxa"/>
                <w:gridSpan w:val="2"/>
              </w:tcPr>
            </w:tcPrChange>
          </w:tcPr>
          <w:p w14:paraId="0BAA3764" w14:textId="46FF84DD" w:rsidR="00300A20" w:rsidRPr="00A74045" w:rsidDel="00706C73" w:rsidRDefault="00300A20" w:rsidP="00300A20">
            <w:pPr>
              <w:jc w:val="center"/>
              <w:rPr>
                <w:del w:id="64" w:author="Shah Ashay" w:date="2018-04-16T16:01:00Z"/>
                <w:rFonts w:cs="Arial"/>
                <w:sz w:val="20"/>
              </w:rPr>
            </w:pPr>
          </w:p>
        </w:tc>
        <w:tc>
          <w:tcPr>
            <w:tcW w:w="614" w:type="pct"/>
            <w:tcPrChange w:id="65" w:author="Shah Ashay" w:date="2018-04-16T16:01:00Z">
              <w:tcPr>
                <w:tcW w:w="1170" w:type="dxa"/>
                <w:gridSpan w:val="2"/>
              </w:tcPr>
            </w:tcPrChange>
          </w:tcPr>
          <w:p w14:paraId="7F4C939B" w14:textId="5398E109" w:rsidR="00300A20" w:rsidRPr="00A74045" w:rsidDel="00706C73" w:rsidRDefault="00300A20" w:rsidP="00300A20">
            <w:pPr>
              <w:jc w:val="center"/>
              <w:rPr>
                <w:del w:id="66" w:author="Shah Ashay" w:date="2018-04-16T16:01:00Z"/>
                <w:rFonts w:cs="Arial"/>
                <w:sz w:val="20"/>
              </w:rPr>
            </w:pPr>
          </w:p>
        </w:tc>
        <w:tc>
          <w:tcPr>
            <w:tcW w:w="707" w:type="pct"/>
            <w:tcPrChange w:id="67" w:author="Shah Ashay" w:date="2018-04-16T16:01:00Z">
              <w:tcPr>
                <w:tcW w:w="1350" w:type="dxa"/>
                <w:gridSpan w:val="2"/>
              </w:tcPr>
            </w:tcPrChange>
          </w:tcPr>
          <w:p w14:paraId="2220525C" w14:textId="2AFDEC70" w:rsidR="00300A20" w:rsidRPr="00A74045" w:rsidDel="00706C73" w:rsidRDefault="00300A20" w:rsidP="00300A20">
            <w:pPr>
              <w:jc w:val="center"/>
              <w:rPr>
                <w:del w:id="68" w:author="Shah Ashay" w:date="2018-04-16T16:01:00Z"/>
                <w:rFonts w:cs="Arial"/>
                <w:sz w:val="20"/>
              </w:rPr>
            </w:pPr>
          </w:p>
        </w:tc>
      </w:tr>
      <w:tr w:rsidR="00300A20" w:rsidRPr="00A74045" w:rsidDel="00706C73" w14:paraId="0BAA376A" w14:textId="6E4A69F0" w:rsidTr="00706C73">
        <w:trPr>
          <w:cantSplit/>
          <w:del w:id="69" w:author="Shah Ashay" w:date="2018-04-16T16:01:00Z"/>
          <w:trPrChange w:id="70" w:author="Shah Ashay" w:date="2018-04-16T16:01:00Z">
            <w:trPr>
              <w:cantSplit/>
            </w:trPr>
          </w:trPrChange>
        </w:trPr>
        <w:tc>
          <w:tcPr>
            <w:tcW w:w="611" w:type="pct"/>
            <w:tcPrChange w:id="71" w:author="Shah Ashay" w:date="2018-04-16T16:01:00Z">
              <w:tcPr>
                <w:tcW w:w="1165" w:type="dxa"/>
                <w:gridSpan w:val="2"/>
              </w:tcPr>
            </w:tcPrChange>
          </w:tcPr>
          <w:p w14:paraId="0BAA3766" w14:textId="26E47A38" w:rsidR="00300A20" w:rsidRPr="00A74045" w:rsidDel="00706C73" w:rsidRDefault="00300A20" w:rsidP="00300A20">
            <w:pPr>
              <w:jc w:val="center"/>
              <w:rPr>
                <w:del w:id="72" w:author="Shah Ashay" w:date="2018-04-16T16:01:00Z"/>
                <w:rFonts w:cs="Arial"/>
                <w:sz w:val="20"/>
              </w:rPr>
            </w:pPr>
          </w:p>
        </w:tc>
        <w:tc>
          <w:tcPr>
            <w:tcW w:w="897" w:type="pct"/>
            <w:tcPrChange w:id="73" w:author="Shah Ashay" w:date="2018-04-16T16:01:00Z">
              <w:tcPr>
                <w:tcW w:w="1710" w:type="dxa"/>
                <w:gridSpan w:val="2"/>
              </w:tcPr>
            </w:tcPrChange>
          </w:tcPr>
          <w:p w14:paraId="0BAA3767" w14:textId="26317237" w:rsidR="00300A20" w:rsidRPr="00A74045" w:rsidDel="00706C73" w:rsidRDefault="00300A20" w:rsidP="00300A20">
            <w:pPr>
              <w:jc w:val="center"/>
              <w:rPr>
                <w:del w:id="74" w:author="Shah Ashay" w:date="2018-04-16T16:01:00Z"/>
                <w:rFonts w:cs="Arial"/>
                <w:sz w:val="20"/>
              </w:rPr>
            </w:pPr>
          </w:p>
        </w:tc>
        <w:tc>
          <w:tcPr>
            <w:tcW w:w="1557" w:type="pct"/>
            <w:tcPrChange w:id="75" w:author="Shah Ashay" w:date="2018-04-16T16:01:00Z">
              <w:tcPr>
                <w:tcW w:w="2970" w:type="dxa"/>
                <w:gridSpan w:val="2"/>
              </w:tcPr>
            </w:tcPrChange>
          </w:tcPr>
          <w:p w14:paraId="0BAA3768" w14:textId="51F7607A" w:rsidR="00300A20" w:rsidRPr="00A74045" w:rsidDel="00706C73" w:rsidRDefault="00300A20" w:rsidP="00300A20">
            <w:pPr>
              <w:pStyle w:val="Header"/>
              <w:tabs>
                <w:tab w:val="clear" w:pos="4320"/>
                <w:tab w:val="clear" w:pos="8640"/>
              </w:tabs>
              <w:rPr>
                <w:del w:id="76" w:author="Shah Ashay" w:date="2018-04-16T16:01:00Z"/>
                <w:rFonts w:cs="Arial"/>
                <w:sz w:val="20"/>
              </w:rPr>
            </w:pPr>
          </w:p>
        </w:tc>
        <w:tc>
          <w:tcPr>
            <w:tcW w:w="614" w:type="pct"/>
            <w:tcPrChange w:id="77" w:author="Shah Ashay" w:date="2018-04-16T16:01:00Z">
              <w:tcPr>
                <w:tcW w:w="1170" w:type="dxa"/>
                <w:gridSpan w:val="2"/>
              </w:tcPr>
            </w:tcPrChange>
          </w:tcPr>
          <w:p w14:paraId="0BAA3769" w14:textId="1A3D0083" w:rsidR="00300A20" w:rsidRPr="00A74045" w:rsidDel="00706C73" w:rsidRDefault="00300A20" w:rsidP="00300A20">
            <w:pPr>
              <w:jc w:val="center"/>
              <w:rPr>
                <w:del w:id="78" w:author="Shah Ashay" w:date="2018-04-16T16:01:00Z"/>
                <w:rFonts w:cs="Arial"/>
                <w:sz w:val="20"/>
              </w:rPr>
            </w:pPr>
          </w:p>
        </w:tc>
        <w:tc>
          <w:tcPr>
            <w:tcW w:w="614" w:type="pct"/>
            <w:tcPrChange w:id="79" w:author="Shah Ashay" w:date="2018-04-16T16:01:00Z">
              <w:tcPr>
                <w:tcW w:w="1170" w:type="dxa"/>
                <w:gridSpan w:val="2"/>
              </w:tcPr>
            </w:tcPrChange>
          </w:tcPr>
          <w:p w14:paraId="027A5A19" w14:textId="3149736A" w:rsidR="00300A20" w:rsidRPr="00A74045" w:rsidDel="00706C73" w:rsidRDefault="00300A20" w:rsidP="00300A20">
            <w:pPr>
              <w:jc w:val="center"/>
              <w:rPr>
                <w:del w:id="80" w:author="Shah Ashay" w:date="2018-04-16T16:01:00Z"/>
                <w:rFonts w:cs="Arial"/>
                <w:sz w:val="20"/>
              </w:rPr>
            </w:pPr>
          </w:p>
        </w:tc>
        <w:tc>
          <w:tcPr>
            <w:tcW w:w="707" w:type="pct"/>
            <w:tcPrChange w:id="81" w:author="Shah Ashay" w:date="2018-04-16T16:01:00Z">
              <w:tcPr>
                <w:tcW w:w="1350" w:type="dxa"/>
                <w:gridSpan w:val="2"/>
              </w:tcPr>
            </w:tcPrChange>
          </w:tcPr>
          <w:p w14:paraId="38883292" w14:textId="69DD6A78" w:rsidR="00300A20" w:rsidRPr="00A74045" w:rsidDel="00706C73" w:rsidRDefault="00300A20" w:rsidP="00300A20">
            <w:pPr>
              <w:jc w:val="center"/>
              <w:rPr>
                <w:del w:id="82" w:author="Shah Ashay" w:date="2018-04-16T16:01:00Z"/>
                <w:rFonts w:cs="Arial"/>
                <w:sz w:val="20"/>
              </w:rPr>
            </w:pPr>
          </w:p>
        </w:tc>
      </w:tr>
      <w:tr w:rsidR="00300A20" w:rsidRPr="00A74045" w:rsidDel="00706C73" w14:paraId="0BAA376F" w14:textId="0A10752B" w:rsidTr="00706C73">
        <w:trPr>
          <w:cantSplit/>
          <w:del w:id="83" w:author="Shah Ashay" w:date="2018-04-16T16:01:00Z"/>
          <w:trPrChange w:id="84" w:author="Shah Ashay" w:date="2018-04-16T16:01:00Z">
            <w:trPr>
              <w:cantSplit/>
            </w:trPr>
          </w:trPrChange>
        </w:trPr>
        <w:tc>
          <w:tcPr>
            <w:tcW w:w="611" w:type="pct"/>
            <w:tcPrChange w:id="85" w:author="Shah Ashay" w:date="2018-04-16T16:01:00Z">
              <w:tcPr>
                <w:tcW w:w="1165" w:type="dxa"/>
                <w:gridSpan w:val="2"/>
              </w:tcPr>
            </w:tcPrChange>
          </w:tcPr>
          <w:p w14:paraId="0BAA376B" w14:textId="37CF0F0E" w:rsidR="00300A20" w:rsidRPr="00A74045" w:rsidDel="00706C73" w:rsidRDefault="00300A20" w:rsidP="00300A20">
            <w:pPr>
              <w:jc w:val="center"/>
              <w:rPr>
                <w:del w:id="86" w:author="Shah Ashay" w:date="2018-04-16T16:01:00Z"/>
                <w:rFonts w:cs="Arial"/>
                <w:sz w:val="20"/>
              </w:rPr>
            </w:pPr>
          </w:p>
        </w:tc>
        <w:tc>
          <w:tcPr>
            <w:tcW w:w="897" w:type="pct"/>
            <w:tcPrChange w:id="87" w:author="Shah Ashay" w:date="2018-04-16T16:01:00Z">
              <w:tcPr>
                <w:tcW w:w="1710" w:type="dxa"/>
                <w:gridSpan w:val="2"/>
              </w:tcPr>
            </w:tcPrChange>
          </w:tcPr>
          <w:p w14:paraId="0BAA376C" w14:textId="1D815119" w:rsidR="00300A20" w:rsidRPr="00A74045" w:rsidDel="00706C73" w:rsidRDefault="00300A20" w:rsidP="00300A20">
            <w:pPr>
              <w:jc w:val="center"/>
              <w:rPr>
                <w:del w:id="88" w:author="Shah Ashay" w:date="2018-04-16T16:01:00Z"/>
                <w:rFonts w:cs="Arial"/>
                <w:sz w:val="20"/>
              </w:rPr>
            </w:pPr>
          </w:p>
        </w:tc>
        <w:tc>
          <w:tcPr>
            <w:tcW w:w="1557" w:type="pct"/>
            <w:tcPrChange w:id="89" w:author="Shah Ashay" w:date="2018-04-16T16:01:00Z">
              <w:tcPr>
                <w:tcW w:w="2970" w:type="dxa"/>
                <w:gridSpan w:val="2"/>
              </w:tcPr>
            </w:tcPrChange>
          </w:tcPr>
          <w:p w14:paraId="0BAA376D" w14:textId="0510EABA" w:rsidR="00300A20" w:rsidRPr="00A74045" w:rsidDel="00706C73" w:rsidRDefault="00300A20" w:rsidP="00300A20">
            <w:pPr>
              <w:pStyle w:val="Header"/>
              <w:tabs>
                <w:tab w:val="clear" w:pos="4320"/>
                <w:tab w:val="clear" w:pos="8640"/>
              </w:tabs>
              <w:rPr>
                <w:del w:id="90" w:author="Shah Ashay" w:date="2018-04-16T16:01:00Z"/>
                <w:rFonts w:cs="Arial"/>
                <w:sz w:val="20"/>
              </w:rPr>
            </w:pPr>
          </w:p>
        </w:tc>
        <w:tc>
          <w:tcPr>
            <w:tcW w:w="614" w:type="pct"/>
            <w:tcPrChange w:id="91" w:author="Shah Ashay" w:date="2018-04-16T16:01:00Z">
              <w:tcPr>
                <w:tcW w:w="1170" w:type="dxa"/>
                <w:gridSpan w:val="2"/>
              </w:tcPr>
            </w:tcPrChange>
          </w:tcPr>
          <w:p w14:paraId="0BAA376E" w14:textId="75098F59" w:rsidR="00300A20" w:rsidRPr="00A74045" w:rsidDel="00706C73" w:rsidRDefault="00300A20" w:rsidP="00300A20">
            <w:pPr>
              <w:jc w:val="center"/>
              <w:rPr>
                <w:del w:id="92" w:author="Shah Ashay" w:date="2018-04-16T16:01:00Z"/>
                <w:rFonts w:cs="Arial"/>
                <w:sz w:val="20"/>
              </w:rPr>
            </w:pPr>
          </w:p>
        </w:tc>
        <w:tc>
          <w:tcPr>
            <w:tcW w:w="614" w:type="pct"/>
            <w:tcPrChange w:id="93" w:author="Shah Ashay" w:date="2018-04-16T16:01:00Z">
              <w:tcPr>
                <w:tcW w:w="1170" w:type="dxa"/>
                <w:gridSpan w:val="2"/>
              </w:tcPr>
            </w:tcPrChange>
          </w:tcPr>
          <w:p w14:paraId="4BC707ED" w14:textId="0ACD48DD" w:rsidR="00300A20" w:rsidRPr="00A74045" w:rsidDel="00706C73" w:rsidRDefault="00300A20" w:rsidP="00300A20">
            <w:pPr>
              <w:jc w:val="center"/>
              <w:rPr>
                <w:del w:id="94" w:author="Shah Ashay" w:date="2018-04-16T16:01:00Z"/>
                <w:rFonts w:cs="Arial"/>
                <w:sz w:val="20"/>
              </w:rPr>
            </w:pPr>
          </w:p>
        </w:tc>
        <w:tc>
          <w:tcPr>
            <w:tcW w:w="707" w:type="pct"/>
            <w:tcPrChange w:id="95" w:author="Shah Ashay" w:date="2018-04-16T16:01:00Z">
              <w:tcPr>
                <w:tcW w:w="1350" w:type="dxa"/>
                <w:gridSpan w:val="2"/>
              </w:tcPr>
            </w:tcPrChange>
          </w:tcPr>
          <w:p w14:paraId="5CF39564" w14:textId="0070FFC2" w:rsidR="00300A20" w:rsidRPr="00A74045" w:rsidDel="00706C73" w:rsidRDefault="00300A20" w:rsidP="00300A20">
            <w:pPr>
              <w:jc w:val="center"/>
              <w:rPr>
                <w:del w:id="96" w:author="Shah Ashay" w:date="2018-04-16T16:01:00Z"/>
                <w:rFonts w:cs="Arial"/>
                <w:sz w:val="20"/>
              </w:rPr>
            </w:pPr>
          </w:p>
        </w:tc>
      </w:tr>
    </w:tbl>
    <w:p w14:paraId="0BAA3770" w14:textId="77777777" w:rsidR="00AD190F" w:rsidRPr="00A74045" w:rsidRDefault="00AD190F">
      <w:pPr>
        <w:rPr>
          <w:rFonts w:cs="Arial"/>
        </w:rPr>
        <w:sectPr w:rsidR="00AD190F" w:rsidRPr="00A74045">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A74045" w:rsidRDefault="004D61A0">
      <w:pPr>
        <w:jc w:val="center"/>
        <w:rPr>
          <w:rFonts w:cs="Arial"/>
          <w:b/>
          <w:color w:val="3399FF"/>
          <w:sz w:val="28"/>
        </w:rPr>
      </w:pPr>
      <w:r w:rsidRPr="00A74045">
        <w:rPr>
          <w:rFonts w:cs="Arial"/>
          <w:b/>
          <w:color w:val="3399FF"/>
          <w:sz w:val="28"/>
        </w:rPr>
        <w:lastRenderedPageBreak/>
        <w:t>Table of Contents</w:t>
      </w:r>
    </w:p>
    <w:p w14:paraId="0BAA3772" w14:textId="77777777" w:rsidR="004D61A0" w:rsidRPr="00A74045" w:rsidRDefault="004D61A0">
      <w:pPr>
        <w:rPr>
          <w:rFonts w:cs="Arial"/>
        </w:rPr>
      </w:pPr>
    </w:p>
    <w:p w14:paraId="683AB2D0" w14:textId="00A0F5EE" w:rsidR="00D57186" w:rsidRPr="00706C73" w:rsidRDefault="00006EC4">
      <w:pPr>
        <w:pStyle w:val="TOC1"/>
        <w:rPr>
          <w:rFonts w:cstheme="minorBidi"/>
          <w:noProof/>
          <w:szCs w:val="28"/>
          <w:lang w:bidi="th-TH"/>
        </w:rPr>
      </w:pPr>
      <w:r w:rsidRPr="00706C73">
        <w:rPr>
          <w:rFonts w:ascii="Arial" w:hAnsi="Arial" w:cs="Arial"/>
        </w:rPr>
        <w:fldChar w:fldCharType="begin"/>
      </w:r>
      <w:r w:rsidR="004D61A0" w:rsidRPr="00A74045">
        <w:rPr>
          <w:rFonts w:ascii="Arial" w:hAnsi="Arial" w:cs="Arial"/>
        </w:rPr>
        <w:instrText xml:space="preserve"> TOC \o "1-2" \h \z </w:instrText>
      </w:r>
      <w:r w:rsidRPr="00706C73">
        <w:rPr>
          <w:rFonts w:ascii="Arial" w:hAnsi="Arial" w:cs="Arial"/>
          <w:rPrChange w:id="97" w:author="Batra Yogesh (EXT)" w:date="2018-04-13T12:31:00Z">
            <w:rPr>
              <w:rFonts w:ascii="Arial" w:hAnsi="Arial" w:cs="Arial"/>
            </w:rPr>
          </w:rPrChange>
        </w:rPr>
        <w:fldChar w:fldCharType="separate"/>
      </w:r>
      <w:r w:rsidR="003A757E" w:rsidRPr="00706C73">
        <w:fldChar w:fldCharType="begin"/>
      </w:r>
      <w:r w:rsidR="003A757E" w:rsidRPr="00A74045">
        <w:rPr>
          <w:rFonts w:ascii="Arial" w:hAnsi="Arial" w:cs="Arial"/>
          <w:rPrChange w:id="98" w:author="Batra Yogesh (EXT)" w:date="2018-04-13T12:31:00Z">
            <w:rPr/>
          </w:rPrChange>
        </w:rPr>
        <w:instrText xml:space="preserve"> HYPERLINK \l "_Toc502154641" </w:instrText>
      </w:r>
      <w:r w:rsidR="003A757E" w:rsidRPr="00706C73">
        <w:rPr>
          <w:noProof/>
        </w:rPr>
        <w:fldChar w:fldCharType="separate"/>
      </w:r>
      <w:r w:rsidR="00D57186" w:rsidRPr="00A74045">
        <w:rPr>
          <w:rStyle w:val="Hyperlink"/>
          <w:rFonts w:ascii="Arial" w:hAnsi="Arial" w:cs="Arial"/>
          <w:noProof/>
          <w:rPrChange w:id="99" w:author="Batra Yogesh (EXT)" w:date="2018-04-13T12:31:00Z">
            <w:rPr>
              <w:rStyle w:val="Hyperlink"/>
              <w:noProof/>
            </w:rPr>
          </w:rPrChange>
        </w:rPr>
        <w:t>1.</w:t>
      </w:r>
      <w:r w:rsidR="00D57186" w:rsidRPr="00A74045">
        <w:rPr>
          <w:rFonts w:ascii="Arial" w:hAnsi="Arial" w:cs="Arial"/>
          <w:noProof/>
          <w:szCs w:val="28"/>
          <w:lang w:bidi="th-TH"/>
          <w:rPrChange w:id="100" w:author="Batra Yogesh (EXT)" w:date="2018-04-13T12:31:00Z">
            <w:rPr>
              <w:rFonts w:cstheme="minorBidi"/>
              <w:noProof/>
              <w:szCs w:val="28"/>
              <w:lang w:bidi="th-TH"/>
            </w:rPr>
          </w:rPrChange>
        </w:rPr>
        <w:tab/>
      </w:r>
      <w:r w:rsidR="00D57186" w:rsidRPr="00A74045">
        <w:rPr>
          <w:rStyle w:val="Hyperlink"/>
          <w:rFonts w:ascii="Arial" w:hAnsi="Arial" w:cs="Arial"/>
          <w:noProof/>
          <w:rPrChange w:id="101" w:author="Batra Yogesh (EXT)" w:date="2018-04-13T12:31:00Z">
            <w:rPr>
              <w:rStyle w:val="Hyperlink"/>
              <w:noProof/>
            </w:rPr>
          </w:rPrChange>
        </w:rPr>
        <w:t>Use Case Information</w:t>
      </w:r>
      <w:r w:rsidR="00D57186" w:rsidRPr="00A74045">
        <w:rPr>
          <w:rFonts w:ascii="Arial" w:hAnsi="Arial" w:cs="Arial"/>
          <w:noProof/>
          <w:webHidden/>
          <w:rPrChange w:id="102" w:author="Batra Yogesh (EXT)" w:date="2018-04-13T12:31:00Z">
            <w:rPr>
              <w:noProof/>
              <w:webHidden/>
            </w:rPr>
          </w:rPrChange>
        </w:rPr>
        <w:tab/>
      </w:r>
      <w:r w:rsidR="00D57186" w:rsidRPr="00706C73">
        <w:rPr>
          <w:noProof/>
          <w:webHidden/>
        </w:rPr>
        <w:fldChar w:fldCharType="begin"/>
      </w:r>
      <w:r w:rsidR="00D57186" w:rsidRPr="00706C73">
        <w:rPr>
          <w:noProof/>
          <w:webHidden/>
        </w:rPr>
        <w:instrText xml:space="preserve"> PAGEREF _Toc502154641 \h </w:instrText>
      </w:r>
      <w:r w:rsidR="00D57186" w:rsidRPr="00706C73">
        <w:rPr>
          <w:noProof/>
          <w:webHidden/>
        </w:rPr>
      </w:r>
      <w:r w:rsidR="00D57186" w:rsidRPr="00706C73">
        <w:rPr>
          <w:noProof/>
          <w:webHidden/>
        </w:rPr>
        <w:fldChar w:fldCharType="separate"/>
      </w:r>
      <w:r w:rsidR="00D57186" w:rsidRPr="00706C73">
        <w:rPr>
          <w:noProof/>
          <w:webHidden/>
        </w:rPr>
        <w:t>3</w:t>
      </w:r>
      <w:r w:rsidR="00D57186" w:rsidRPr="00706C73">
        <w:rPr>
          <w:noProof/>
          <w:webHidden/>
        </w:rPr>
        <w:fldChar w:fldCharType="end"/>
      </w:r>
      <w:r w:rsidR="003A757E" w:rsidRPr="00706C73">
        <w:rPr>
          <w:noProof/>
        </w:rPr>
        <w:fldChar w:fldCharType="end"/>
      </w:r>
    </w:p>
    <w:p w14:paraId="2EEAC26F" w14:textId="1BFEE33D" w:rsidR="00D57186" w:rsidRPr="00706C73" w:rsidRDefault="003A757E">
      <w:pPr>
        <w:pStyle w:val="TOC1"/>
        <w:rPr>
          <w:rFonts w:cstheme="minorBidi"/>
          <w:noProof/>
          <w:szCs w:val="28"/>
          <w:lang w:bidi="th-TH"/>
        </w:rPr>
      </w:pPr>
      <w:r w:rsidRPr="00706C73">
        <w:fldChar w:fldCharType="begin"/>
      </w:r>
      <w:r w:rsidRPr="00706C73">
        <w:instrText xml:space="preserve"> HYPERLINK \l "_Toc502154642" </w:instrText>
      </w:r>
      <w:r w:rsidRPr="00706C73">
        <w:rPr>
          <w:noProof/>
        </w:rPr>
        <w:fldChar w:fldCharType="separate"/>
      </w:r>
      <w:r w:rsidR="00D57186" w:rsidRPr="00706C73">
        <w:rPr>
          <w:rStyle w:val="Hyperlink"/>
          <w:noProof/>
        </w:rPr>
        <w:t>2.</w:t>
      </w:r>
      <w:r w:rsidR="00D57186" w:rsidRPr="00706C73">
        <w:rPr>
          <w:rFonts w:cstheme="minorBidi"/>
          <w:noProof/>
          <w:szCs w:val="28"/>
          <w:lang w:bidi="th-TH"/>
        </w:rPr>
        <w:tab/>
      </w:r>
      <w:r w:rsidR="00D57186" w:rsidRPr="00706C73">
        <w:rPr>
          <w:rStyle w:val="Hyperlink"/>
          <w:rFonts w:ascii="Arial" w:hAnsi="Arial" w:cs="Arial"/>
          <w:noProof/>
          <w:rPrChange w:id="103" w:author="Shah Ashay" w:date="2018-04-16T16:01:00Z">
            <w:rPr>
              <w:rStyle w:val="Hyperlink"/>
              <w:noProof/>
            </w:rPr>
          </w:rPrChange>
        </w:rPr>
        <w:t>Primary Flow: BKK_UC13 – Enter Operational Comments</w:t>
      </w:r>
      <w:r w:rsidR="00D57186" w:rsidRPr="00706C73">
        <w:rPr>
          <w:noProof/>
          <w:webHidden/>
        </w:rPr>
        <w:tab/>
      </w:r>
      <w:r w:rsidR="00D57186" w:rsidRPr="00706C73">
        <w:rPr>
          <w:noProof/>
          <w:webHidden/>
        </w:rPr>
        <w:fldChar w:fldCharType="begin"/>
      </w:r>
      <w:r w:rsidR="00D57186" w:rsidRPr="00706C73">
        <w:rPr>
          <w:noProof/>
          <w:webHidden/>
        </w:rPr>
        <w:instrText xml:space="preserve"> PAGEREF _Toc502154642 \h </w:instrText>
      </w:r>
      <w:r w:rsidR="00D57186" w:rsidRPr="00706C73">
        <w:rPr>
          <w:noProof/>
          <w:webHidden/>
        </w:rPr>
      </w:r>
      <w:r w:rsidR="00D57186" w:rsidRPr="00706C73">
        <w:rPr>
          <w:noProof/>
          <w:webHidden/>
        </w:rPr>
        <w:fldChar w:fldCharType="separate"/>
      </w:r>
      <w:r w:rsidR="00D57186" w:rsidRPr="00706C73">
        <w:rPr>
          <w:noProof/>
          <w:webHidden/>
        </w:rPr>
        <w:t>3</w:t>
      </w:r>
      <w:r w:rsidR="00D57186" w:rsidRPr="00706C73">
        <w:rPr>
          <w:noProof/>
          <w:webHidden/>
        </w:rPr>
        <w:fldChar w:fldCharType="end"/>
      </w:r>
      <w:r w:rsidRPr="00706C73">
        <w:rPr>
          <w:noProof/>
        </w:rPr>
        <w:fldChar w:fldCharType="end"/>
      </w:r>
    </w:p>
    <w:p w14:paraId="7F31F33D" w14:textId="28EDFE59" w:rsidR="00D57186" w:rsidRPr="00706C73" w:rsidRDefault="003A757E">
      <w:pPr>
        <w:pStyle w:val="TOC1"/>
        <w:rPr>
          <w:rFonts w:cstheme="minorBidi"/>
          <w:noProof/>
          <w:szCs w:val="28"/>
          <w:lang w:bidi="th-TH"/>
        </w:rPr>
      </w:pPr>
      <w:r w:rsidRPr="00706C73">
        <w:fldChar w:fldCharType="begin"/>
      </w:r>
      <w:r w:rsidRPr="00706C73">
        <w:instrText xml:space="preserve"> HYPERLINK \l "_Toc502154643" </w:instrText>
      </w:r>
      <w:r w:rsidRPr="00706C73">
        <w:rPr>
          <w:noProof/>
        </w:rPr>
        <w:fldChar w:fldCharType="separate"/>
      </w:r>
      <w:r w:rsidR="00D57186" w:rsidRPr="00706C73">
        <w:rPr>
          <w:rStyle w:val="Hyperlink"/>
          <w:noProof/>
        </w:rPr>
        <w:t>3.</w:t>
      </w:r>
      <w:r w:rsidR="00D57186" w:rsidRPr="00706C73">
        <w:rPr>
          <w:rFonts w:cstheme="minorBidi"/>
          <w:noProof/>
          <w:szCs w:val="28"/>
          <w:lang w:bidi="th-TH"/>
        </w:rPr>
        <w:tab/>
      </w:r>
      <w:r w:rsidR="00D57186" w:rsidRPr="00706C73">
        <w:rPr>
          <w:rStyle w:val="Hyperlink"/>
          <w:rFonts w:ascii="Arial" w:hAnsi="Arial" w:cs="Arial"/>
          <w:noProof/>
          <w:rPrChange w:id="104" w:author="Shah Ashay" w:date="2018-04-16T16:01:00Z">
            <w:rPr>
              <w:rStyle w:val="Hyperlink"/>
              <w:noProof/>
            </w:rPr>
          </w:rPrChange>
        </w:rPr>
        <w:t>Alternatives</w:t>
      </w:r>
      <w:r w:rsidR="00D57186" w:rsidRPr="00706C73">
        <w:rPr>
          <w:noProof/>
          <w:webHidden/>
        </w:rPr>
        <w:tab/>
      </w:r>
      <w:r w:rsidR="00D57186" w:rsidRPr="00706C73">
        <w:rPr>
          <w:noProof/>
          <w:webHidden/>
        </w:rPr>
        <w:fldChar w:fldCharType="begin"/>
      </w:r>
      <w:r w:rsidR="00D57186" w:rsidRPr="00706C73">
        <w:rPr>
          <w:noProof/>
          <w:webHidden/>
        </w:rPr>
        <w:instrText xml:space="preserve"> PAGEREF _Toc502154643 \h </w:instrText>
      </w:r>
      <w:r w:rsidR="00D57186" w:rsidRPr="00706C73">
        <w:rPr>
          <w:noProof/>
          <w:webHidden/>
        </w:rPr>
      </w:r>
      <w:r w:rsidR="00D57186" w:rsidRPr="00706C73">
        <w:rPr>
          <w:noProof/>
          <w:webHidden/>
        </w:rPr>
        <w:fldChar w:fldCharType="separate"/>
      </w:r>
      <w:r w:rsidR="00D57186" w:rsidRPr="00706C73">
        <w:rPr>
          <w:noProof/>
          <w:webHidden/>
        </w:rPr>
        <w:t>6</w:t>
      </w:r>
      <w:r w:rsidR="00D57186" w:rsidRPr="00706C73">
        <w:rPr>
          <w:noProof/>
          <w:webHidden/>
        </w:rPr>
        <w:fldChar w:fldCharType="end"/>
      </w:r>
      <w:r w:rsidRPr="00706C73">
        <w:rPr>
          <w:noProof/>
        </w:rPr>
        <w:fldChar w:fldCharType="end"/>
      </w:r>
    </w:p>
    <w:p w14:paraId="3A4D5FF9" w14:textId="3669C3EE" w:rsidR="00D57186" w:rsidRPr="00706C73" w:rsidRDefault="00F81ED7" w:rsidP="005A6C91">
      <w:pPr>
        <w:pStyle w:val="TOC2"/>
        <w:rPr>
          <w:rFonts w:eastAsiaTheme="minorEastAsia" w:cstheme="minorBidi"/>
          <w:szCs w:val="28"/>
          <w:lang w:bidi="th-TH"/>
        </w:rPr>
      </w:pPr>
      <w:r w:rsidRPr="00706C73">
        <w:fldChar w:fldCharType="begin"/>
      </w:r>
      <w:r w:rsidRPr="00706C73">
        <w:instrText xml:space="preserve"> HYPERLINK \l "_Toc502154644" </w:instrText>
      </w:r>
      <w:r w:rsidRPr="00706C73">
        <w:fldChar w:fldCharType="separate"/>
      </w:r>
      <w:r w:rsidR="00D57186" w:rsidRPr="00706C73">
        <w:rPr>
          <w:rStyle w:val="Hyperlink"/>
        </w:rPr>
        <w:t>3.1</w:t>
      </w:r>
      <w:r w:rsidR="00D57186" w:rsidRPr="00706C73">
        <w:rPr>
          <w:rFonts w:eastAsiaTheme="minorEastAsia"/>
          <w:szCs w:val="28"/>
          <w:lang w:bidi="th-TH"/>
        </w:rPr>
        <w:tab/>
      </w:r>
      <w:r w:rsidR="00D57186" w:rsidRPr="00706C73">
        <w:rPr>
          <w:rStyle w:val="Hyperlink"/>
          <w:rFonts w:ascii="Arial" w:hAnsi="Arial" w:cs="Arial"/>
          <w:rPrChange w:id="105" w:author="Shah Ashay" w:date="2018-04-16T16:01:00Z">
            <w:rPr>
              <w:rStyle w:val="Hyperlink"/>
            </w:rPr>
          </w:rPrChange>
        </w:rPr>
        <w:t>Alternate Flow A1: Alternate Flow A1: Operational Comments – Validate Copy Forward Function</w:t>
      </w:r>
      <w:r w:rsidR="00D57186" w:rsidRPr="00706C73">
        <w:rPr>
          <w:webHidden/>
        </w:rPr>
        <w:tab/>
      </w:r>
      <w:r w:rsidR="00D57186" w:rsidRPr="00706C73">
        <w:rPr>
          <w:webHidden/>
        </w:rPr>
        <w:fldChar w:fldCharType="begin"/>
      </w:r>
      <w:r w:rsidR="00D57186" w:rsidRPr="00706C73">
        <w:rPr>
          <w:webHidden/>
        </w:rPr>
        <w:instrText xml:space="preserve"> PAGEREF _Toc502154644 \h </w:instrText>
      </w:r>
      <w:r w:rsidR="00D57186" w:rsidRPr="00706C73">
        <w:rPr>
          <w:webHidden/>
        </w:rPr>
      </w:r>
      <w:r w:rsidR="00D57186" w:rsidRPr="00706C73">
        <w:rPr>
          <w:webHidden/>
        </w:rPr>
        <w:fldChar w:fldCharType="separate"/>
      </w:r>
      <w:r w:rsidR="00D57186" w:rsidRPr="00706C73">
        <w:rPr>
          <w:webHidden/>
        </w:rPr>
        <w:t>6</w:t>
      </w:r>
      <w:r w:rsidR="00D57186" w:rsidRPr="00706C73">
        <w:rPr>
          <w:webHidden/>
        </w:rPr>
        <w:fldChar w:fldCharType="end"/>
      </w:r>
      <w:r w:rsidRPr="00706C73">
        <w:fldChar w:fldCharType="end"/>
      </w:r>
    </w:p>
    <w:p w14:paraId="4567B430" w14:textId="6FEF10E8" w:rsidR="00D57186" w:rsidRPr="00706C73" w:rsidRDefault="00F81ED7">
      <w:pPr>
        <w:pStyle w:val="TOC1"/>
        <w:rPr>
          <w:rFonts w:cstheme="minorBidi"/>
          <w:noProof/>
          <w:szCs w:val="28"/>
          <w:lang w:bidi="th-TH"/>
        </w:rPr>
      </w:pPr>
      <w:r w:rsidRPr="00706C73">
        <w:fldChar w:fldCharType="begin"/>
      </w:r>
      <w:r w:rsidRPr="00706C73">
        <w:instrText xml:space="preserve"> HYPERLINK \l "_Toc502154645" </w:instrText>
      </w:r>
      <w:r w:rsidRPr="00706C73">
        <w:rPr>
          <w:noProof/>
        </w:rPr>
        <w:fldChar w:fldCharType="separate"/>
      </w:r>
      <w:r w:rsidR="00D57186" w:rsidRPr="00706C73">
        <w:rPr>
          <w:rStyle w:val="Hyperlink"/>
          <w:noProof/>
        </w:rPr>
        <w:t>4.</w:t>
      </w:r>
      <w:r w:rsidR="00D57186" w:rsidRPr="00706C73">
        <w:rPr>
          <w:rFonts w:cstheme="minorBidi"/>
          <w:noProof/>
          <w:szCs w:val="28"/>
          <w:lang w:bidi="th-TH"/>
        </w:rPr>
        <w:tab/>
      </w:r>
      <w:r w:rsidR="00D57186" w:rsidRPr="00706C73">
        <w:rPr>
          <w:rStyle w:val="Hyperlink"/>
          <w:rFonts w:ascii="Arial" w:hAnsi="Arial" w:cs="Arial"/>
          <w:noProof/>
          <w:rPrChange w:id="106" w:author="Shah Ashay" w:date="2018-04-16T16:01:00Z">
            <w:rPr>
              <w:rStyle w:val="Hyperlink"/>
              <w:noProof/>
            </w:rPr>
          </w:rPrChange>
        </w:rPr>
        <w:t>Exceptions</w:t>
      </w:r>
      <w:r w:rsidR="00D57186" w:rsidRPr="00706C73">
        <w:rPr>
          <w:noProof/>
          <w:webHidden/>
        </w:rPr>
        <w:tab/>
      </w:r>
      <w:r w:rsidR="00D57186" w:rsidRPr="00706C73">
        <w:rPr>
          <w:noProof/>
          <w:webHidden/>
        </w:rPr>
        <w:fldChar w:fldCharType="begin"/>
      </w:r>
      <w:r w:rsidR="00D57186" w:rsidRPr="00706C73">
        <w:rPr>
          <w:noProof/>
          <w:webHidden/>
        </w:rPr>
        <w:instrText xml:space="preserve"> PAGEREF _Toc502154645 \h </w:instrText>
      </w:r>
      <w:r w:rsidR="00D57186" w:rsidRPr="00706C73">
        <w:rPr>
          <w:noProof/>
          <w:webHidden/>
        </w:rPr>
      </w:r>
      <w:r w:rsidR="00D57186" w:rsidRPr="00706C73">
        <w:rPr>
          <w:noProof/>
          <w:webHidden/>
        </w:rPr>
        <w:fldChar w:fldCharType="separate"/>
      </w:r>
      <w:r w:rsidR="00D57186" w:rsidRPr="00706C73">
        <w:rPr>
          <w:noProof/>
          <w:webHidden/>
        </w:rPr>
        <w:t>7</w:t>
      </w:r>
      <w:r w:rsidR="00D57186" w:rsidRPr="00706C73">
        <w:rPr>
          <w:noProof/>
          <w:webHidden/>
        </w:rPr>
        <w:fldChar w:fldCharType="end"/>
      </w:r>
      <w:r w:rsidRPr="00706C73">
        <w:rPr>
          <w:noProof/>
        </w:rPr>
        <w:fldChar w:fldCharType="end"/>
      </w:r>
    </w:p>
    <w:p w14:paraId="36788262" w14:textId="5CB5E39B" w:rsidR="00D57186" w:rsidRPr="00706C73" w:rsidRDefault="003A757E" w:rsidP="005A6C91">
      <w:pPr>
        <w:pStyle w:val="TOC2"/>
        <w:rPr>
          <w:rFonts w:eastAsiaTheme="minorEastAsia" w:cstheme="minorBidi"/>
          <w:szCs w:val="28"/>
          <w:lang w:bidi="th-TH"/>
        </w:rPr>
      </w:pPr>
      <w:r w:rsidRPr="00706C73">
        <w:fldChar w:fldCharType="begin"/>
      </w:r>
      <w:r w:rsidRPr="00706C73">
        <w:instrText xml:space="preserve"> HYPERLINK \l "_Toc502154646" </w:instrText>
      </w:r>
      <w:r w:rsidRPr="00706C73">
        <w:fldChar w:fldCharType="separate"/>
      </w:r>
      <w:r w:rsidR="00D57186" w:rsidRPr="00706C73">
        <w:rPr>
          <w:rStyle w:val="Hyperlink"/>
        </w:rPr>
        <w:t>4.1</w:t>
      </w:r>
      <w:r w:rsidR="00D57186" w:rsidRPr="00706C73">
        <w:rPr>
          <w:rFonts w:eastAsiaTheme="minorEastAsia" w:cstheme="minorBidi"/>
          <w:szCs w:val="28"/>
          <w:lang w:bidi="th-TH"/>
        </w:rPr>
        <w:tab/>
      </w:r>
      <w:r w:rsidR="00D57186" w:rsidRPr="00706C73">
        <w:rPr>
          <w:rStyle w:val="Hyperlink"/>
          <w:rFonts w:ascii="Arial" w:hAnsi="Arial" w:cs="Arial"/>
          <w:rPrChange w:id="107" w:author="Shah Ashay" w:date="2018-04-16T16:01:00Z">
            <w:rPr>
              <w:rStyle w:val="Hyperlink"/>
            </w:rPr>
          </w:rPrChange>
        </w:rPr>
        <w:t>List of Common Issues/Errors</w:t>
      </w:r>
      <w:r w:rsidR="00D57186" w:rsidRPr="00706C73">
        <w:rPr>
          <w:webHidden/>
        </w:rPr>
        <w:tab/>
      </w:r>
      <w:r w:rsidR="00D57186" w:rsidRPr="00706C73">
        <w:rPr>
          <w:webHidden/>
        </w:rPr>
        <w:fldChar w:fldCharType="begin"/>
      </w:r>
      <w:r w:rsidR="00D57186" w:rsidRPr="00706C73">
        <w:rPr>
          <w:webHidden/>
        </w:rPr>
        <w:instrText xml:space="preserve"> PAGEREF _Toc502154646 \h </w:instrText>
      </w:r>
      <w:r w:rsidR="00D57186" w:rsidRPr="00706C73">
        <w:rPr>
          <w:webHidden/>
        </w:rPr>
      </w:r>
      <w:r w:rsidR="00D57186" w:rsidRPr="00706C73">
        <w:rPr>
          <w:webHidden/>
        </w:rPr>
        <w:fldChar w:fldCharType="separate"/>
      </w:r>
      <w:r w:rsidR="00D57186" w:rsidRPr="00706C73">
        <w:rPr>
          <w:webHidden/>
        </w:rPr>
        <w:t>7</w:t>
      </w:r>
      <w:r w:rsidR="00D57186" w:rsidRPr="00706C73">
        <w:rPr>
          <w:webHidden/>
        </w:rPr>
        <w:fldChar w:fldCharType="end"/>
      </w:r>
      <w:r w:rsidRPr="00706C73">
        <w:fldChar w:fldCharType="end"/>
      </w:r>
    </w:p>
    <w:p w14:paraId="0BAA3779" w14:textId="3B813E2A" w:rsidR="004D61A0" w:rsidRPr="00A74045" w:rsidRDefault="00006EC4" w:rsidP="007B38EE">
      <w:pPr>
        <w:pStyle w:val="TOC1"/>
        <w:spacing w:before="120"/>
        <w:rPr>
          <w:rFonts w:ascii="Arial" w:hAnsi="Arial" w:cs="Arial"/>
          <w:noProof/>
        </w:rPr>
        <w:sectPr w:rsidR="004D61A0" w:rsidRPr="00A74045">
          <w:pgSz w:w="12240" w:h="15840" w:code="1"/>
          <w:pgMar w:top="1440" w:right="1440" w:bottom="720" w:left="1440" w:header="720" w:footer="720" w:gutter="0"/>
          <w:pgNumType w:fmt="lowerRoman"/>
          <w:cols w:space="720"/>
          <w:docGrid w:linePitch="360"/>
        </w:sectPr>
      </w:pPr>
      <w:r w:rsidRPr="00706C73">
        <w:rPr>
          <w:rFonts w:ascii="Arial" w:hAnsi="Arial" w:cs="Arial"/>
        </w:rPr>
        <w:fldChar w:fldCharType="end"/>
      </w:r>
    </w:p>
    <w:p w14:paraId="0BAA377A" w14:textId="77777777" w:rsidR="00447470" w:rsidRPr="00A74045" w:rsidRDefault="00447470" w:rsidP="00447470">
      <w:pPr>
        <w:pStyle w:val="Heading1"/>
      </w:pPr>
      <w:bookmarkStart w:id="108" w:name="_Toc502154641"/>
      <w:r w:rsidRPr="00A74045">
        <w:lastRenderedPageBreak/>
        <w:t>Use Case Information</w:t>
      </w:r>
      <w:bookmarkEnd w:id="108"/>
    </w:p>
    <w:p w14:paraId="0BAA377B" w14:textId="77777777" w:rsidR="00447470" w:rsidRPr="00A74045" w:rsidRDefault="00447470" w:rsidP="0044747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09" w:author="Shah Ashay" w:date="2018-04-16T16:01: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2876"/>
        <w:gridCol w:w="6474"/>
        <w:tblGridChange w:id="110">
          <w:tblGrid>
            <w:gridCol w:w="2880"/>
            <w:gridCol w:w="6480"/>
          </w:tblGrid>
        </w:tblGridChange>
      </w:tblGrid>
      <w:tr w:rsidR="00447470" w:rsidRPr="00706C73" w14:paraId="0BAA377E" w14:textId="77777777" w:rsidTr="00706C73">
        <w:trPr>
          <w:cantSplit/>
          <w:trPrChange w:id="111" w:author="Shah Ashay" w:date="2018-04-16T16:01:00Z">
            <w:trPr>
              <w:cantSplit/>
            </w:trPr>
          </w:trPrChange>
        </w:trPr>
        <w:tc>
          <w:tcPr>
            <w:tcW w:w="1538" w:type="pct"/>
            <w:shd w:val="clear" w:color="auto" w:fill="C6D9F1" w:themeFill="text2" w:themeFillTint="33"/>
            <w:vAlign w:val="center"/>
            <w:tcPrChange w:id="112" w:author="Shah Ashay" w:date="2018-04-16T16:01:00Z">
              <w:tcPr>
                <w:tcW w:w="2880" w:type="dxa"/>
                <w:shd w:val="clear" w:color="auto" w:fill="C6D9F1" w:themeFill="text2" w:themeFillTint="33"/>
              </w:tcPr>
            </w:tcPrChange>
          </w:tcPr>
          <w:p w14:paraId="0BAA377C" w14:textId="77777777" w:rsidR="00447470" w:rsidRPr="00706C73" w:rsidRDefault="00447470" w:rsidP="00706C73">
            <w:pPr>
              <w:pStyle w:val="TableText"/>
              <w:keepNext/>
              <w:keepLines/>
              <w:rPr>
                <w:rFonts w:cs="Arial"/>
                <w:b/>
                <w:sz w:val="20"/>
                <w:szCs w:val="20"/>
              </w:rPr>
            </w:pPr>
            <w:r w:rsidRPr="00706C73">
              <w:rPr>
                <w:rFonts w:cs="Arial"/>
                <w:b/>
                <w:sz w:val="20"/>
                <w:szCs w:val="20"/>
              </w:rPr>
              <w:t>Use Case Number and Name</w:t>
            </w:r>
          </w:p>
        </w:tc>
        <w:tc>
          <w:tcPr>
            <w:tcW w:w="3462" w:type="pct"/>
            <w:vAlign w:val="center"/>
            <w:tcPrChange w:id="113" w:author="Shah Ashay" w:date="2018-04-16T16:01:00Z">
              <w:tcPr>
                <w:tcW w:w="6480" w:type="dxa"/>
              </w:tcPr>
            </w:tcPrChange>
          </w:tcPr>
          <w:p w14:paraId="0BAA377D" w14:textId="53D8FEBF" w:rsidR="00447470" w:rsidRPr="00706C73" w:rsidRDefault="0022356C" w:rsidP="00706C73">
            <w:pPr>
              <w:keepNext/>
              <w:keepLines/>
              <w:spacing w:after="120"/>
              <w:rPr>
                <w:rFonts w:cs="Arial"/>
                <w:color w:val="000000" w:themeColor="text1"/>
                <w:sz w:val="20"/>
                <w:szCs w:val="20"/>
              </w:rPr>
            </w:pPr>
            <w:r w:rsidRPr="00706C73">
              <w:rPr>
                <w:rFonts w:cs="Arial"/>
                <w:color w:val="000000" w:themeColor="text1"/>
                <w:sz w:val="20"/>
                <w:szCs w:val="20"/>
              </w:rPr>
              <w:t>BKK</w:t>
            </w:r>
            <w:r w:rsidR="00D57186" w:rsidRPr="00706C73">
              <w:rPr>
                <w:rFonts w:cs="Arial"/>
                <w:color w:val="000000" w:themeColor="text1"/>
                <w:sz w:val="20"/>
                <w:szCs w:val="20"/>
              </w:rPr>
              <w:t>_UC13</w:t>
            </w:r>
            <w:r w:rsidR="000C08CA" w:rsidRPr="00706C73">
              <w:rPr>
                <w:rFonts w:cs="Arial"/>
                <w:color w:val="000000" w:themeColor="text1"/>
                <w:sz w:val="20"/>
                <w:szCs w:val="20"/>
              </w:rPr>
              <w:t xml:space="preserve"> – Enter Operational Comments</w:t>
            </w:r>
          </w:p>
        </w:tc>
      </w:tr>
      <w:tr w:rsidR="00447470" w:rsidRPr="00706C73" w14:paraId="0BAA3781" w14:textId="77777777" w:rsidTr="00706C73">
        <w:trPr>
          <w:cantSplit/>
          <w:trPrChange w:id="114" w:author="Shah Ashay" w:date="2018-04-16T16:01:00Z">
            <w:trPr>
              <w:cantSplit/>
            </w:trPr>
          </w:trPrChange>
        </w:trPr>
        <w:tc>
          <w:tcPr>
            <w:tcW w:w="1538" w:type="pct"/>
            <w:shd w:val="clear" w:color="auto" w:fill="C6D9F1" w:themeFill="text2" w:themeFillTint="33"/>
            <w:vAlign w:val="center"/>
            <w:tcPrChange w:id="115" w:author="Shah Ashay" w:date="2018-04-16T16:01:00Z">
              <w:tcPr>
                <w:tcW w:w="2880" w:type="dxa"/>
                <w:shd w:val="clear" w:color="auto" w:fill="C6D9F1" w:themeFill="text2" w:themeFillTint="33"/>
              </w:tcPr>
            </w:tcPrChange>
          </w:tcPr>
          <w:p w14:paraId="0BAA377F" w14:textId="77777777" w:rsidR="00447470" w:rsidRPr="00706C73" w:rsidRDefault="00447470" w:rsidP="00706C73">
            <w:pPr>
              <w:pStyle w:val="TableText"/>
              <w:keepNext/>
              <w:keepLines/>
              <w:rPr>
                <w:rFonts w:cs="Arial"/>
                <w:b/>
                <w:sz w:val="20"/>
                <w:szCs w:val="20"/>
              </w:rPr>
            </w:pPr>
            <w:r w:rsidRPr="00706C73">
              <w:rPr>
                <w:rFonts w:cs="Arial"/>
                <w:b/>
                <w:sz w:val="20"/>
                <w:szCs w:val="20"/>
              </w:rPr>
              <w:t>Brief Description</w:t>
            </w:r>
          </w:p>
        </w:tc>
        <w:tc>
          <w:tcPr>
            <w:tcW w:w="3462" w:type="pct"/>
            <w:vAlign w:val="center"/>
            <w:tcPrChange w:id="116" w:author="Shah Ashay" w:date="2018-04-16T16:01:00Z">
              <w:tcPr>
                <w:tcW w:w="6480" w:type="dxa"/>
              </w:tcPr>
            </w:tcPrChange>
          </w:tcPr>
          <w:p w14:paraId="0BAA3780" w14:textId="5C7F755A" w:rsidR="00447470" w:rsidRPr="00706C73" w:rsidRDefault="006C143A" w:rsidP="00706C73">
            <w:pPr>
              <w:keepNext/>
              <w:keepLines/>
              <w:spacing w:after="120"/>
              <w:rPr>
                <w:rFonts w:cs="Arial"/>
                <w:color w:val="000000" w:themeColor="text1"/>
                <w:sz w:val="20"/>
                <w:szCs w:val="20"/>
              </w:rPr>
            </w:pPr>
            <w:r w:rsidRPr="00706C73">
              <w:rPr>
                <w:rFonts w:cs="Arial"/>
                <w:sz w:val="20"/>
                <w:szCs w:val="20"/>
                <w:rPrChange w:id="117" w:author="Shah Ashay" w:date="2018-04-16T16:01:00Z">
                  <w:rPr>
                    <w:rFonts w:asciiTheme="minorHAnsi" w:hAnsiTheme="minorHAnsi"/>
                  </w:rPr>
                </w:rPrChange>
              </w:rPr>
              <w:t xml:space="preserve">Manual entry of </w:t>
            </w:r>
            <w:r w:rsidR="00721B3A" w:rsidRPr="00706C73">
              <w:rPr>
                <w:rFonts w:cs="Arial"/>
                <w:sz w:val="20"/>
                <w:szCs w:val="20"/>
                <w:rPrChange w:id="118" w:author="Shah Ashay" w:date="2018-04-16T16:01:00Z">
                  <w:rPr>
                    <w:rFonts w:asciiTheme="minorHAnsi" w:hAnsiTheme="minorHAnsi"/>
                  </w:rPr>
                </w:rPrChange>
              </w:rPr>
              <w:t>Asset operational comments</w:t>
            </w:r>
            <w:r w:rsidRPr="00706C73">
              <w:rPr>
                <w:rFonts w:cs="Arial"/>
                <w:sz w:val="20"/>
                <w:szCs w:val="20"/>
                <w:rPrChange w:id="119" w:author="Shah Ashay" w:date="2018-04-16T16:01:00Z">
                  <w:rPr>
                    <w:rFonts w:asciiTheme="minorHAnsi" w:hAnsiTheme="minorHAnsi"/>
                  </w:rPr>
                </w:rPrChange>
              </w:rPr>
              <w:t>.</w:t>
            </w:r>
          </w:p>
        </w:tc>
      </w:tr>
      <w:tr w:rsidR="00447470" w:rsidRPr="00706C73" w14:paraId="0BAA3785" w14:textId="77777777" w:rsidTr="00706C73">
        <w:trPr>
          <w:cantSplit/>
          <w:trHeight w:val="881"/>
          <w:trPrChange w:id="120" w:author="Shah Ashay" w:date="2018-04-16T16:01:00Z">
            <w:trPr>
              <w:cantSplit/>
              <w:trHeight w:val="881"/>
            </w:trPr>
          </w:trPrChange>
        </w:trPr>
        <w:tc>
          <w:tcPr>
            <w:tcW w:w="1538" w:type="pct"/>
            <w:shd w:val="clear" w:color="auto" w:fill="C6D9F1" w:themeFill="text2" w:themeFillTint="33"/>
            <w:vAlign w:val="center"/>
            <w:tcPrChange w:id="121" w:author="Shah Ashay" w:date="2018-04-16T16:01:00Z">
              <w:tcPr>
                <w:tcW w:w="2880" w:type="dxa"/>
                <w:shd w:val="clear" w:color="auto" w:fill="C6D9F1" w:themeFill="text2" w:themeFillTint="33"/>
              </w:tcPr>
            </w:tcPrChange>
          </w:tcPr>
          <w:p w14:paraId="0BAA3782" w14:textId="77777777" w:rsidR="00447470" w:rsidRPr="00706C73" w:rsidRDefault="00447470" w:rsidP="00706C73">
            <w:pPr>
              <w:pStyle w:val="TableText"/>
              <w:keepNext/>
              <w:keepLines/>
              <w:rPr>
                <w:rFonts w:cs="Arial"/>
                <w:b/>
                <w:sz w:val="20"/>
                <w:szCs w:val="20"/>
              </w:rPr>
            </w:pPr>
            <w:r w:rsidRPr="00706C73">
              <w:rPr>
                <w:rFonts w:cs="Arial"/>
                <w:b/>
                <w:sz w:val="20"/>
                <w:szCs w:val="20"/>
              </w:rPr>
              <w:t>Related Use Cases</w:t>
            </w:r>
          </w:p>
        </w:tc>
        <w:tc>
          <w:tcPr>
            <w:tcW w:w="3462" w:type="pct"/>
            <w:vAlign w:val="center"/>
            <w:tcPrChange w:id="122" w:author="Shah Ashay" w:date="2018-04-16T16:01:00Z">
              <w:tcPr>
                <w:tcW w:w="6480" w:type="dxa"/>
              </w:tcPr>
            </w:tcPrChange>
          </w:tcPr>
          <w:p w14:paraId="0BAA3784" w14:textId="32271237" w:rsidR="00447470" w:rsidRPr="00706C73" w:rsidRDefault="00D17537">
            <w:pPr>
              <w:pStyle w:val="ListParagraph"/>
              <w:keepNext/>
              <w:keepLines/>
              <w:rPr>
                <w:rFonts w:cs="Arial"/>
                <w:color w:val="000000" w:themeColor="text1"/>
                <w:sz w:val="20"/>
                <w:szCs w:val="20"/>
              </w:rPr>
              <w:pPrChange w:id="123" w:author="Shah Ashay" w:date="2018-04-16T16:01:00Z">
                <w:pPr>
                  <w:pStyle w:val="ListParagraph"/>
                  <w:keepNext/>
                  <w:keepLines/>
                  <w:numPr>
                    <w:numId w:val="10"/>
                  </w:numPr>
                  <w:ind w:hanging="360"/>
                </w:pPr>
              </w:pPrChange>
            </w:pPr>
            <w:del w:id="124" w:author="Shah Ashay" w:date="2018-04-16T16:01:00Z">
              <w:r w:rsidRPr="00706C73" w:rsidDel="00706C73">
                <w:rPr>
                  <w:rFonts w:cs="Arial"/>
                  <w:color w:val="000000" w:themeColor="text1"/>
                  <w:sz w:val="20"/>
                  <w:szCs w:val="20"/>
                </w:rPr>
                <w:delText xml:space="preserve"> </w:delText>
              </w:r>
            </w:del>
          </w:p>
        </w:tc>
      </w:tr>
      <w:tr w:rsidR="00726BBA" w:rsidRPr="00706C73" w14:paraId="786CE4E0" w14:textId="77777777" w:rsidTr="00706C73">
        <w:trPr>
          <w:cantSplit/>
          <w:trHeight w:val="881"/>
          <w:trPrChange w:id="125" w:author="Shah Ashay" w:date="2018-04-16T16:01:00Z">
            <w:trPr>
              <w:cantSplit/>
              <w:trHeight w:val="881"/>
            </w:trPr>
          </w:trPrChange>
        </w:trPr>
        <w:tc>
          <w:tcPr>
            <w:tcW w:w="1538" w:type="pct"/>
            <w:shd w:val="clear" w:color="auto" w:fill="C6D9F1" w:themeFill="text2" w:themeFillTint="33"/>
            <w:vAlign w:val="center"/>
            <w:tcPrChange w:id="126" w:author="Shah Ashay" w:date="2018-04-16T16:01:00Z">
              <w:tcPr>
                <w:tcW w:w="2880" w:type="dxa"/>
                <w:shd w:val="clear" w:color="auto" w:fill="C6D9F1" w:themeFill="text2" w:themeFillTint="33"/>
              </w:tcPr>
            </w:tcPrChange>
          </w:tcPr>
          <w:p w14:paraId="44594FF9" w14:textId="0C92EA69" w:rsidR="00726BBA" w:rsidRPr="00706C73" w:rsidRDefault="00726BBA" w:rsidP="00706C73">
            <w:pPr>
              <w:pStyle w:val="TableText"/>
              <w:keepNext/>
              <w:keepLines/>
              <w:rPr>
                <w:rFonts w:cs="Arial"/>
                <w:b/>
                <w:sz w:val="20"/>
                <w:szCs w:val="20"/>
              </w:rPr>
            </w:pPr>
            <w:r w:rsidRPr="00706C73">
              <w:rPr>
                <w:rFonts w:cs="Arial"/>
                <w:b/>
                <w:sz w:val="20"/>
                <w:szCs w:val="20"/>
              </w:rPr>
              <w:t>EC Business Functions</w:t>
            </w:r>
          </w:p>
        </w:tc>
        <w:tc>
          <w:tcPr>
            <w:tcW w:w="3462" w:type="pct"/>
            <w:vAlign w:val="center"/>
            <w:tcPrChange w:id="127" w:author="Shah Ashay" w:date="2018-04-16T16:01:00Z">
              <w:tcPr>
                <w:tcW w:w="6480" w:type="dxa"/>
              </w:tcPr>
            </w:tcPrChange>
          </w:tcPr>
          <w:p w14:paraId="315DD97A" w14:textId="607BCE6A" w:rsidR="00726BBA" w:rsidRPr="00706C73" w:rsidRDefault="00721B3A" w:rsidP="00706C73">
            <w:pPr>
              <w:pStyle w:val="ListParagraph"/>
              <w:keepNext/>
              <w:keepLines/>
              <w:numPr>
                <w:ilvl w:val="0"/>
                <w:numId w:val="10"/>
              </w:numPr>
              <w:rPr>
                <w:rFonts w:cs="Arial"/>
                <w:color w:val="000000" w:themeColor="text1"/>
                <w:sz w:val="20"/>
                <w:szCs w:val="20"/>
              </w:rPr>
            </w:pPr>
            <w:r w:rsidRPr="00706C73">
              <w:rPr>
                <w:rFonts w:cs="Arial"/>
                <w:sz w:val="20"/>
                <w:szCs w:val="20"/>
                <w:rPrChange w:id="128" w:author="Shah Ashay" w:date="2018-04-16T16:01:00Z">
                  <w:rPr>
                    <w:rFonts w:asciiTheme="minorHAnsi" w:hAnsiTheme="minorHAnsi"/>
                  </w:rPr>
                </w:rPrChange>
              </w:rPr>
              <w:t>Operational comments</w:t>
            </w:r>
            <w:r w:rsidRPr="00706C73">
              <w:rPr>
                <w:rFonts w:cs="Arial"/>
                <w:color w:val="000000" w:themeColor="text1"/>
                <w:sz w:val="20"/>
                <w:szCs w:val="20"/>
              </w:rPr>
              <w:t xml:space="preserve"> </w:t>
            </w:r>
          </w:p>
        </w:tc>
      </w:tr>
      <w:tr w:rsidR="0022356C" w:rsidRPr="00706C73" w14:paraId="511824F3" w14:textId="77777777" w:rsidTr="00706C73">
        <w:trPr>
          <w:cantSplit/>
          <w:trHeight w:val="881"/>
          <w:trPrChange w:id="129" w:author="Shah Ashay" w:date="2018-04-16T16:01:00Z">
            <w:trPr>
              <w:cantSplit/>
              <w:trHeight w:val="881"/>
            </w:trPr>
          </w:trPrChange>
        </w:trPr>
        <w:tc>
          <w:tcPr>
            <w:tcW w:w="1538" w:type="pct"/>
            <w:shd w:val="clear" w:color="auto" w:fill="C6D9F1" w:themeFill="text2" w:themeFillTint="33"/>
            <w:vAlign w:val="center"/>
            <w:tcPrChange w:id="130" w:author="Shah Ashay" w:date="2018-04-16T16:01:00Z">
              <w:tcPr>
                <w:tcW w:w="2880" w:type="dxa"/>
                <w:shd w:val="clear" w:color="auto" w:fill="C6D9F1" w:themeFill="text2" w:themeFillTint="33"/>
              </w:tcPr>
            </w:tcPrChange>
          </w:tcPr>
          <w:p w14:paraId="14684CCD" w14:textId="77777777" w:rsidR="0022356C" w:rsidRPr="00706C73" w:rsidRDefault="0022356C" w:rsidP="00706C73">
            <w:pPr>
              <w:pStyle w:val="TableText"/>
              <w:keepNext/>
              <w:keepLines/>
              <w:rPr>
                <w:rFonts w:cs="Arial"/>
                <w:b/>
                <w:sz w:val="20"/>
                <w:szCs w:val="20"/>
              </w:rPr>
            </w:pPr>
            <w:r w:rsidRPr="00706C73">
              <w:rPr>
                <w:rFonts w:cs="Arial"/>
                <w:b/>
                <w:sz w:val="20"/>
                <w:szCs w:val="20"/>
              </w:rPr>
              <w:t>EC Roles</w:t>
            </w:r>
          </w:p>
          <w:p w14:paraId="2E9F7B69" w14:textId="00572327" w:rsidR="0022356C" w:rsidRPr="00706C73" w:rsidRDefault="0022356C" w:rsidP="00706C73">
            <w:pPr>
              <w:pStyle w:val="TableText"/>
              <w:keepNext/>
              <w:keepLines/>
              <w:rPr>
                <w:rFonts w:cs="Arial"/>
                <w:b/>
                <w:sz w:val="20"/>
                <w:szCs w:val="20"/>
              </w:rPr>
            </w:pPr>
            <w:r w:rsidRPr="00706C73">
              <w:rPr>
                <w:rFonts w:cs="Arial"/>
                <w:sz w:val="20"/>
                <w:szCs w:val="20"/>
              </w:rPr>
              <w:t>(list EC Roles that should be able to execute Use Case)</w:t>
            </w:r>
          </w:p>
        </w:tc>
        <w:tc>
          <w:tcPr>
            <w:tcW w:w="3462" w:type="pct"/>
            <w:vAlign w:val="center"/>
            <w:tcPrChange w:id="131" w:author="Shah Ashay" w:date="2018-04-16T16:01:00Z">
              <w:tcPr>
                <w:tcW w:w="6480" w:type="dxa"/>
              </w:tcPr>
            </w:tcPrChange>
          </w:tcPr>
          <w:p w14:paraId="29EC3801" w14:textId="77777777" w:rsidR="0022356C" w:rsidRPr="00706C73" w:rsidRDefault="0022356C">
            <w:pPr>
              <w:keepNext/>
              <w:keepLines/>
              <w:rPr>
                <w:rFonts w:cs="Arial"/>
                <w:color w:val="000000" w:themeColor="text1"/>
                <w:sz w:val="20"/>
                <w:szCs w:val="20"/>
              </w:rPr>
            </w:pPr>
            <w:r w:rsidRPr="00706C73">
              <w:rPr>
                <w:rFonts w:cs="Arial"/>
                <w:color w:val="000000" w:themeColor="text1"/>
                <w:sz w:val="20"/>
                <w:szCs w:val="20"/>
              </w:rPr>
              <w:t>- Roles can be able to execute this use case are as follows:</w:t>
            </w:r>
          </w:p>
          <w:p w14:paraId="374E4775" w14:textId="662D57FA" w:rsidR="0022356C" w:rsidRPr="00706C73" w:rsidRDefault="0022356C">
            <w:pPr>
              <w:pStyle w:val="ListParagraph"/>
              <w:keepNext/>
              <w:keepLines/>
              <w:numPr>
                <w:ilvl w:val="0"/>
                <w:numId w:val="10"/>
              </w:numPr>
              <w:rPr>
                <w:rFonts w:cs="Arial"/>
                <w:sz w:val="20"/>
                <w:szCs w:val="20"/>
                <w:rPrChange w:id="132" w:author="Shah Ashay" w:date="2018-04-16T16:01:00Z">
                  <w:rPr>
                    <w:rFonts w:asciiTheme="minorHAnsi" w:hAnsiTheme="minorHAnsi"/>
                  </w:rPr>
                </w:rPrChange>
              </w:rPr>
            </w:pPr>
            <w:r w:rsidRPr="00706C73">
              <w:rPr>
                <w:rFonts w:cs="Arial"/>
                <w:color w:val="000000" w:themeColor="text1"/>
                <w:sz w:val="20"/>
                <w:szCs w:val="20"/>
              </w:rPr>
              <w:t>Erawan Administrator, Erawan Prod.Operator</w:t>
            </w:r>
          </w:p>
        </w:tc>
      </w:tr>
      <w:tr w:rsidR="00D17537" w:rsidRPr="00706C73" w14:paraId="0BAA378E" w14:textId="77777777" w:rsidTr="00706C73">
        <w:trPr>
          <w:cantSplit/>
          <w:trPrChange w:id="133" w:author="Shah Ashay" w:date="2018-04-16T16:01:00Z">
            <w:trPr>
              <w:cantSplit/>
            </w:trPr>
          </w:trPrChange>
        </w:trPr>
        <w:tc>
          <w:tcPr>
            <w:tcW w:w="1538" w:type="pct"/>
            <w:shd w:val="clear" w:color="auto" w:fill="C6D9F1" w:themeFill="text2" w:themeFillTint="33"/>
            <w:vAlign w:val="center"/>
            <w:tcPrChange w:id="134" w:author="Shah Ashay" w:date="2018-04-16T16:01:00Z">
              <w:tcPr>
                <w:tcW w:w="2880" w:type="dxa"/>
                <w:shd w:val="clear" w:color="auto" w:fill="C6D9F1" w:themeFill="text2" w:themeFillTint="33"/>
              </w:tcPr>
            </w:tcPrChange>
          </w:tcPr>
          <w:p w14:paraId="0BAA378A" w14:textId="77777777" w:rsidR="00D17537" w:rsidRPr="00706C73" w:rsidRDefault="00D17537" w:rsidP="00706C73">
            <w:pPr>
              <w:pStyle w:val="TableText"/>
              <w:keepNext/>
              <w:keepLines/>
              <w:tabs>
                <w:tab w:val="left" w:pos="2490"/>
              </w:tabs>
              <w:spacing w:after="0"/>
              <w:rPr>
                <w:rFonts w:cs="Arial"/>
                <w:b/>
                <w:sz w:val="20"/>
                <w:szCs w:val="20"/>
              </w:rPr>
            </w:pPr>
            <w:r w:rsidRPr="00706C73">
              <w:rPr>
                <w:rFonts w:cs="Arial"/>
                <w:b/>
                <w:sz w:val="20"/>
                <w:szCs w:val="20"/>
              </w:rPr>
              <w:t>Prerequisites</w:t>
            </w:r>
          </w:p>
        </w:tc>
        <w:tc>
          <w:tcPr>
            <w:tcW w:w="3462" w:type="pct"/>
            <w:vAlign w:val="center"/>
            <w:tcPrChange w:id="135" w:author="Shah Ashay" w:date="2018-04-16T16:01:00Z">
              <w:tcPr>
                <w:tcW w:w="6480" w:type="dxa"/>
              </w:tcPr>
            </w:tcPrChange>
          </w:tcPr>
          <w:p w14:paraId="0BAA378D" w14:textId="08AA9C51" w:rsidR="00BF2F96" w:rsidRPr="00706C73" w:rsidRDefault="00BF2F96">
            <w:pPr>
              <w:pStyle w:val="ListParagraph"/>
              <w:keepNext/>
              <w:keepLines/>
              <w:rPr>
                <w:rFonts w:cs="Arial"/>
                <w:color w:val="000000" w:themeColor="text1"/>
                <w:sz w:val="20"/>
                <w:szCs w:val="20"/>
              </w:rPr>
              <w:pPrChange w:id="136" w:author="Shah Ashay" w:date="2018-04-16T16:01:00Z">
                <w:pPr>
                  <w:pStyle w:val="ListParagraph"/>
                  <w:keepNext/>
                  <w:keepLines/>
                  <w:numPr>
                    <w:numId w:val="9"/>
                  </w:numPr>
                  <w:ind w:hanging="360"/>
                </w:pPr>
              </w:pPrChange>
            </w:pPr>
          </w:p>
        </w:tc>
      </w:tr>
      <w:tr w:rsidR="00447470" w:rsidRPr="00706C73" w14:paraId="0BAA3791" w14:textId="77777777" w:rsidTr="00706C73">
        <w:trPr>
          <w:cantSplit/>
          <w:trPrChange w:id="137" w:author="Shah Ashay" w:date="2018-04-16T16:01:00Z">
            <w:trPr>
              <w:cantSplit/>
            </w:trPr>
          </w:trPrChange>
        </w:trPr>
        <w:tc>
          <w:tcPr>
            <w:tcW w:w="1538" w:type="pct"/>
            <w:shd w:val="clear" w:color="auto" w:fill="C6D9F1" w:themeFill="text2" w:themeFillTint="33"/>
            <w:vAlign w:val="center"/>
            <w:tcPrChange w:id="138" w:author="Shah Ashay" w:date="2018-04-16T16:01:00Z">
              <w:tcPr>
                <w:tcW w:w="2880" w:type="dxa"/>
                <w:shd w:val="clear" w:color="auto" w:fill="C6D9F1" w:themeFill="text2" w:themeFillTint="33"/>
              </w:tcPr>
            </w:tcPrChange>
          </w:tcPr>
          <w:p w14:paraId="0BAA378F" w14:textId="77777777" w:rsidR="00447470" w:rsidRPr="00706C73" w:rsidRDefault="00447470" w:rsidP="00706C73">
            <w:pPr>
              <w:pStyle w:val="TableText"/>
              <w:keepNext/>
              <w:keepLines/>
              <w:tabs>
                <w:tab w:val="left" w:pos="2490"/>
              </w:tabs>
              <w:spacing w:after="0"/>
              <w:rPr>
                <w:rFonts w:cs="Arial"/>
                <w:b/>
                <w:sz w:val="20"/>
                <w:szCs w:val="20"/>
              </w:rPr>
            </w:pPr>
            <w:r w:rsidRPr="00706C73">
              <w:rPr>
                <w:rFonts w:cs="Arial"/>
                <w:b/>
                <w:sz w:val="20"/>
                <w:szCs w:val="20"/>
              </w:rPr>
              <w:t>Approver</w:t>
            </w:r>
          </w:p>
        </w:tc>
        <w:tc>
          <w:tcPr>
            <w:tcW w:w="3462" w:type="pct"/>
            <w:vAlign w:val="center"/>
            <w:tcPrChange w:id="139" w:author="Shah Ashay" w:date="2018-04-16T16:01:00Z">
              <w:tcPr>
                <w:tcW w:w="6480" w:type="dxa"/>
              </w:tcPr>
            </w:tcPrChange>
          </w:tcPr>
          <w:p w14:paraId="0BAA3790" w14:textId="77777777" w:rsidR="00447470" w:rsidRPr="00706C73" w:rsidRDefault="00447470" w:rsidP="00706C73">
            <w:pPr>
              <w:keepNext/>
              <w:keepLines/>
              <w:rPr>
                <w:rFonts w:cs="Arial"/>
                <w:color w:val="0070C0"/>
                <w:sz w:val="20"/>
                <w:szCs w:val="20"/>
              </w:rPr>
            </w:pPr>
          </w:p>
        </w:tc>
      </w:tr>
    </w:tbl>
    <w:p w14:paraId="0BAA3792" w14:textId="77777777" w:rsidR="00447470" w:rsidRPr="00A74045" w:rsidRDefault="00447470" w:rsidP="00447470">
      <w:pPr>
        <w:rPr>
          <w:rFonts w:cs="Arial"/>
        </w:rPr>
      </w:pPr>
    </w:p>
    <w:p w14:paraId="0BAA3793" w14:textId="2257082E" w:rsidR="00D17537" w:rsidRPr="00A74045" w:rsidRDefault="00D17537">
      <w:pPr>
        <w:rPr>
          <w:ins w:id="140" w:author="Prakash Atul (Ext)" w:date="2018-03-27T17:25:00Z"/>
          <w:rFonts w:cs="Arial"/>
          <w:b/>
          <w:bCs/>
          <w:sz w:val="24"/>
          <w:szCs w:val="32"/>
        </w:rPr>
      </w:pPr>
      <w:bookmarkStart w:id="141" w:name="_Toc536253722"/>
      <w:bookmarkStart w:id="142" w:name="_Toc536258288"/>
    </w:p>
    <w:p w14:paraId="3FB719FB" w14:textId="5715B81F" w:rsidR="007F1FF3" w:rsidRPr="00A74045" w:rsidRDefault="007F1FF3" w:rsidP="007F1FF3">
      <w:pPr>
        <w:rPr>
          <w:ins w:id="143" w:author="Prakash Atul (Ext)" w:date="2018-03-27T17:25:00Z"/>
          <w:rFonts w:cs="Arial"/>
          <w:b/>
          <w:bCs/>
          <w:sz w:val="24"/>
          <w:szCs w:val="32"/>
        </w:rPr>
      </w:pPr>
      <w:ins w:id="144" w:author="Prakash Atul (Ext)" w:date="2018-03-27T17:25:00Z">
        <w:r w:rsidRPr="00A74045">
          <w:rPr>
            <w:rFonts w:cs="Arial"/>
            <w:bCs/>
            <w:color w:val="000000"/>
            <w:szCs w:val="22"/>
            <w:rPrChange w:id="145" w:author="Batra Yogesh (EXT)" w:date="2018-04-13T12:31:00Z">
              <w:rPr>
                <w:rFonts w:ascii="Calibri Light" w:hAnsi="Calibri Light" w:cs="Calibri Light"/>
                <w:bCs/>
                <w:color w:val="000000"/>
                <w:szCs w:val="22"/>
              </w:rPr>
            </w:rPrChange>
          </w:rPr>
          <w:t xml:space="preserve">Note: </w:t>
        </w:r>
      </w:ins>
      <w:ins w:id="146" w:author="Shah Ashay" w:date="2018-04-16T16:02:00Z">
        <w:r w:rsidR="00706C73">
          <w:rPr>
            <w:rFonts w:cs="Arial"/>
            <w:bCs/>
            <w:color w:val="000000"/>
            <w:szCs w:val="22"/>
          </w:rPr>
          <w:t>T</w:t>
        </w:r>
      </w:ins>
      <w:ins w:id="147" w:author="Prakash Atul (Ext)" w:date="2018-03-27T17:25:00Z">
        <w:del w:id="148" w:author="Shah Ashay" w:date="2018-04-16T16:02:00Z">
          <w:r w:rsidRPr="00A74045" w:rsidDel="00706C73">
            <w:rPr>
              <w:rFonts w:cs="Arial"/>
              <w:bCs/>
              <w:color w:val="000000"/>
              <w:szCs w:val="22"/>
              <w:rPrChange w:id="149" w:author="Batra Yogesh (EXT)" w:date="2018-04-13T12:31:00Z">
                <w:rPr>
                  <w:rFonts w:ascii="Calibri Light" w:hAnsi="Calibri Light" w:cs="Calibri Light"/>
                  <w:bCs/>
                  <w:color w:val="000000"/>
                  <w:szCs w:val="22"/>
                </w:rPr>
              </w:rPrChange>
            </w:rPr>
            <w:delText>t</w:delText>
          </w:r>
        </w:del>
        <w:r w:rsidRPr="00A74045">
          <w:rPr>
            <w:rFonts w:cs="Arial"/>
            <w:bCs/>
            <w:color w:val="000000"/>
            <w:szCs w:val="22"/>
            <w:rPrChange w:id="150" w:author="Batra Yogesh (EXT)" w:date="2018-04-13T12:31:00Z">
              <w:rPr>
                <w:rFonts w:ascii="Calibri Light" w:hAnsi="Calibri Light" w:cs="Calibri Light"/>
                <w:bCs/>
                <w:color w:val="000000"/>
                <w:szCs w:val="22"/>
              </w:rPr>
            </w:rPrChange>
          </w:rPr>
          <w:t>he toolbar on EC11</w:t>
        </w:r>
      </w:ins>
      <w:ins w:id="151" w:author="Batra Yogesh (EXT)" w:date="2018-04-13T12:34:00Z">
        <w:r w:rsidR="00EC0021">
          <w:rPr>
            <w:rFonts w:cs="Arial"/>
            <w:bCs/>
            <w:color w:val="000000"/>
            <w:szCs w:val="22"/>
          </w:rPr>
          <w:t>.2</w:t>
        </w:r>
      </w:ins>
      <w:ins w:id="152" w:author="Prakash Atul (Ext)" w:date="2018-03-27T17:25:00Z">
        <w:r w:rsidRPr="00A74045">
          <w:rPr>
            <w:rFonts w:cs="Arial"/>
            <w:bCs/>
            <w:color w:val="000000"/>
            <w:szCs w:val="22"/>
            <w:rPrChange w:id="153" w:author="Batra Yogesh (EXT)" w:date="2018-04-13T12:31:00Z">
              <w:rPr>
                <w:rFonts w:ascii="Calibri Light" w:hAnsi="Calibri Light" w:cs="Calibri Light"/>
                <w:bCs/>
                <w:color w:val="000000"/>
                <w:szCs w:val="22"/>
              </w:rPr>
            </w:rPrChange>
          </w:rPr>
          <w:t xml:space="preserve"> has changed. Refer to the image below for different buttons</w:t>
        </w:r>
      </w:ins>
    </w:p>
    <w:p w14:paraId="6E6C8520" w14:textId="77777777" w:rsidR="007F1FF3" w:rsidRPr="00A74045" w:rsidRDefault="007F1FF3" w:rsidP="007F1FF3">
      <w:pPr>
        <w:rPr>
          <w:ins w:id="154" w:author="Prakash Atul (Ext)" w:date="2018-03-27T17:25:00Z"/>
          <w:rFonts w:cs="Arial"/>
          <w:b/>
          <w:bCs/>
          <w:sz w:val="24"/>
          <w:szCs w:val="32"/>
        </w:rPr>
      </w:pPr>
    </w:p>
    <w:p w14:paraId="543C1FC0" w14:textId="77777777" w:rsidR="007F1FF3" w:rsidRPr="00A74045" w:rsidRDefault="007F1FF3" w:rsidP="007F1FF3">
      <w:pPr>
        <w:rPr>
          <w:ins w:id="155" w:author="Prakash Atul (Ext)" w:date="2018-03-27T17:25:00Z"/>
          <w:rFonts w:cs="Arial"/>
          <w:b/>
          <w:bCs/>
          <w:sz w:val="24"/>
          <w:szCs w:val="32"/>
        </w:rPr>
      </w:pPr>
      <w:ins w:id="156" w:author="Prakash Atul (Ext)" w:date="2018-03-27T17:25:00Z">
        <w:r w:rsidRPr="00A74045">
          <w:rPr>
            <w:rFonts w:cs="Arial"/>
            <w:noProof/>
            <w:color w:val="000000"/>
            <w:szCs w:val="22"/>
            <w:rPrChange w:id="157" w:author="Batra Yogesh (EXT)" w:date="2018-04-13T12:31:00Z">
              <w:rPr>
                <w:rFonts w:ascii="Calibri" w:hAnsi="Calibri" w:cs="Calibri"/>
                <w:noProof/>
                <w:color w:val="000000"/>
                <w:szCs w:val="22"/>
              </w:rPr>
            </w:rPrChange>
          </w:rPr>
          <w:drawing>
            <wp:inline distT="0" distB="0" distL="0" distR="0" wp14:anchorId="219ADDCC" wp14:editId="1408FD74">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ins>
    </w:p>
    <w:p w14:paraId="7FE19131" w14:textId="77777777" w:rsidR="007F1FF3" w:rsidRPr="00A74045" w:rsidRDefault="007F1FF3">
      <w:pPr>
        <w:rPr>
          <w:rFonts w:cs="Arial"/>
          <w:b/>
          <w:bCs/>
          <w:sz w:val="24"/>
          <w:szCs w:val="32"/>
        </w:rPr>
      </w:pPr>
    </w:p>
    <w:p w14:paraId="037A1447" w14:textId="36C6EF84" w:rsidR="00CA3FFB" w:rsidRPr="00A74045" w:rsidRDefault="00CA3FFB" w:rsidP="005B2454">
      <w:pPr>
        <w:pStyle w:val="Heading1"/>
      </w:pPr>
      <w:bookmarkStart w:id="158" w:name="_Toc502154642"/>
      <w:bookmarkEnd w:id="141"/>
      <w:bookmarkEnd w:id="142"/>
      <w:r w:rsidRPr="00A74045">
        <w:t xml:space="preserve">Primary Flow: </w:t>
      </w:r>
      <w:r w:rsidR="0022356C" w:rsidRPr="00A74045">
        <w:t>BKK</w:t>
      </w:r>
      <w:r w:rsidR="00D57186" w:rsidRPr="00A74045">
        <w:t>_UC13</w:t>
      </w:r>
      <w:r w:rsidR="00257727" w:rsidRPr="00A74045">
        <w:t xml:space="preserve"> – Enter Operational Comments</w:t>
      </w:r>
      <w:bookmarkEnd w:id="158"/>
      <w:r w:rsidR="00257727" w:rsidRPr="00A74045">
        <w:t xml:space="preserve"> </w:t>
      </w:r>
    </w:p>
    <w:p w14:paraId="7D68A096" w14:textId="77777777" w:rsidR="00CA3FFB" w:rsidRPr="00EC0021" w:rsidRDefault="00CA3FFB" w:rsidP="00CA3FFB">
      <w:pPr>
        <w:rPr>
          <w:rFonts w:cs="Arial"/>
          <w:color w:val="000000" w:themeColor="text1"/>
          <w:szCs w:val="22"/>
          <w:rPrChange w:id="159" w:author="Batra Yogesh (EXT)" w:date="2018-04-13T12:35:00Z">
            <w:rPr>
              <w:rFonts w:cs="Arial"/>
              <w:color w:val="000000" w:themeColor="text1"/>
              <w:sz w:val="20"/>
              <w:szCs w:val="20"/>
            </w:rPr>
          </w:rPrChange>
        </w:rPr>
      </w:pPr>
      <w:r w:rsidRPr="00EC0021">
        <w:rPr>
          <w:rFonts w:cs="Arial"/>
          <w:szCs w:val="22"/>
        </w:rPr>
        <w:t xml:space="preserve">Trigger:  </w:t>
      </w:r>
      <w:r w:rsidRPr="00EC0021">
        <w:rPr>
          <w:rFonts w:cs="Arial"/>
          <w:color w:val="000000" w:themeColor="text1"/>
          <w:szCs w:val="22"/>
          <w:rPrChange w:id="160" w:author="Batra Yogesh (EXT)" w:date="2018-04-13T12:35:00Z">
            <w:rPr>
              <w:rFonts w:cs="Arial"/>
              <w:color w:val="000000" w:themeColor="text1"/>
              <w:sz w:val="20"/>
              <w:szCs w:val="20"/>
            </w:rPr>
          </w:rPrChange>
        </w:rPr>
        <w:t>ECIS has pre-populated the data and user has to check if the data is correct.</w:t>
      </w:r>
    </w:p>
    <w:p w14:paraId="31E58E8F" w14:textId="77777777" w:rsidR="00CA3FFB" w:rsidRPr="00EC0021" w:rsidRDefault="00CA3FFB" w:rsidP="00CA3FFB">
      <w:pPr>
        <w:rPr>
          <w:rFonts w:cs="Arial"/>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61" w:author="Shah Ashay" w:date="2018-04-16T16:02: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714"/>
        <w:gridCol w:w="3602"/>
        <w:gridCol w:w="2786"/>
        <w:gridCol w:w="2248"/>
        <w:tblGridChange w:id="162">
          <w:tblGrid>
            <w:gridCol w:w="630"/>
            <w:gridCol w:w="3690"/>
            <w:gridCol w:w="2790"/>
            <w:gridCol w:w="2250"/>
          </w:tblGrid>
        </w:tblGridChange>
      </w:tblGrid>
      <w:tr w:rsidR="00CA3FFB" w:rsidRPr="00706C73" w14:paraId="396D6452" w14:textId="77777777" w:rsidTr="00706C73">
        <w:trPr>
          <w:tblHeader/>
          <w:trPrChange w:id="163" w:author="Shah Ashay" w:date="2018-04-16T16:02:00Z">
            <w:trPr>
              <w:tblHeader/>
            </w:trPr>
          </w:trPrChange>
        </w:trPr>
        <w:tc>
          <w:tcPr>
            <w:tcW w:w="382" w:type="pct"/>
            <w:shd w:val="pct15" w:color="auto" w:fill="auto"/>
            <w:tcPrChange w:id="164" w:author="Shah Ashay" w:date="2018-04-16T16:02:00Z">
              <w:tcPr>
                <w:tcW w:w="630" w:type="dxa"/>
                <w:shd w:val="pct15" w:color="auto" w:fill="auto"/>
              </w:tcPr>
            </w:tcPrChange>
          </w:tcPr>
          <w:p w14:paraId="4E9AC55C" w14:textId="77777777" w:rsidR="00CA3FFB" w:rsidRPr="00706C73" w:rsidRDefault="00CA3FFB" w:rsidP="00CA3FFB">
            <w:pPr>
              <w:spacing w:before="60" w:after="60"/>
              <w:jc w:val="center"/>
              <w:rPr>
                <w:rFonts w:cs="Arial"/>
                <w:b/>
                <w:sz w:val="20"/>
                <w:rPrChange w:id="165" w:author="Shah Ashay" w:date="2018-04-16T16:02:00Z">
                  <w:rPr>
                    <w:rFonts w:asciiTheme="minorHAnsi" w:hAnsiTheme="minorHAnsi"/>
                    <w:b/>
                    <w:sz w:val="20"/>
                  </w:rPr>
                </w:rPrChange>
              </w:rPr>
            </w:pPr>
            <w:r w:rsidRPr="00706C73">
              <w:rPr>
                <w:rFonts w:cs="Arial"/>
                <w:b/>
                <w:sz w:val="20"/>
                <w:rPrChange w:id="166" w:author="Shah Ashay" w:date="2018-04-16T16:02:00Z">
                  <w:rPr>
                    <w:rFonts w:asciiTheme="minorHAnsi" w:hAnsiTheme="minorHAnsi"/>
                    <w:b/>
                    <w:sz w:val="20"/>
                  </w:rPr>
                </w:rPrChange>
              </w:rPr>
              <w:t>Step</w:t>
            </w:r>
          </w:p>
        </w:tc>
        <w:tc>
          <w:tcPr>
            <w:tcW w:w="1926" w:type="pct"/>
            <w:shd w:val="pct15" w:color="auto" w:fill="auto"/>
            <w:tcPrChange w:id="167" w:author="Shah Ashay" w:date="2018-04-16T16:02:00Z">
              <w:tcPr>
                <w:tcW w:w="3690" w:type="dxa"/>
                <w:shd w:val="pct15" w:color="auto" w:fill="auto"/>
              </w:tcPr>
            </w:tcPrChange>
          </w:tcPr>
          <w:p w14:paraId="22924A38" w14:textId="77777777" w:rsidR="00CA3FFB" w:rsidRPr="00706C73" w:rsidRDefault="00CA3FFB" w:rsidP="00CA3FFB">
            <w:pPr>
              <w:spacing w:before="60" w:after="60"/>
              <w:jc w:val="center"/>
              <w:rPr>
                <w:rFonts w:cs="Arial"/>
                <w:b/>
                <w:sz w:val="20"/>
                <w:rPrChange w:id="168" w:author="Shah Ashay" w:date="2018-04-16T16:02:00Z">
                  <w:rPr>
                    <w:rFonts w:asciiTheme="minorHAnsi" w:hAnsiTheme="minorHAnsi"/>
                    <w:b/>
                    <w:sz w:val="20"/>
                  </w:rPr>
                </w:rPrChange>
              </w:rPr>
            </w:pPr>
            <w:r w:rsidRPr="00706C73">
              <w:rPr>
                <w:rFonts w:cs="Arial"/>
                <w:b/>
                <w:sz w:val="20"/>
                <w:rPrChange w:id="169" w:author="Shah Ashay" w:date="2018-04-16T16:02:00Z">
                  <w:rPr>
                    <w:rFonts w:asciiTheme="minorHAnsi" w:hAnsiTheme="minorHAnsi"/>
                    <w:b/>
                    <w:sz w:val="20"/>
                  </w:rPr>
                </w:rPrChange>
              </w:rPr>
              <w:t>Actor Action</w:t>
            </w:r>
          </w:p>
        </w:tc>
        <w:tc>
          <w:tcPr>
            <w:tcW w:w="1490" w:type="pct"/>
            <w:shd w:val="pct15" w:color="auto" w:fill="auto"/>
            <w:tcPrChange w:id="170" w:author="Shah Ashay" w:date="2018-04-16T16:02:00Z">
              <w:tcPr>
                <w:tcW w:w="2790" w:type="dxa"/>
                <w:shd w:val="pct15" w:color="auto" w:fill="auto"/>
              </w:tcPr>
            </w:tcPrChange>
          </w:tcPr>
          <w:p w14:paraId="6135FA1E" w14:textId="77777777" w:rsidR="00CA3FFB" w:rsidRPr="00706C73" w:rsidRDefault="00CA3FFB" w:rsidP="00CA3FFB">
            <w:pPr>
              <w:spacing w:before="60" w:after="60"/>
              <w:jc w:val="center"/>
              <w:rPr>
                <w:rFonts w:cs="Arial"/>
                <w:b/>
                <w:sz w:val="20"/>
                <w:rPrChange w:id="171" w:author="Shah Ashay" w:date="2018-04-16T16:02:00Z">
                  <w:rPr>
                    <w:rFonts w:asciiTheme="minorHAnsi" w:hAnsiTheme="minorHAnsi"/>
                    <w:b/>
                    <w:sz w:val="20"/>
                  </w:rPr>
                </w:rPrChange>
              </w:rPr>
            </w:pPr>
            <w:r w:rsidRPr="00706C73">
              <w:rPr>
                <w:rFonts w:cs="Arial"/>
                <w:b/>
                <w:sz w:val="20"/>
                <w:rPrChange w:id="172" w:author="Shah Ashay" w:date="2018-04-16T16:02:00Z">
                  <w:rPr>
                    <w:rFonts w:asciiTheme="minorHAnsi" w:hAnsiTheme="minorHAnsi"/>
                    <w:b/>
                    <w:sz w:val="20"/>
                  </w:rPr>
                </w:rPrChange>
              </w:rPr>
              <w:t>System Response</w:t>
            </w:r>
          </w:p>
        </w:tc>
        <w:tc>
          <w:tcPr>
            <w:tcW w:w="1202" w:type="pct"/>
            <w:shd w:val="pct15" w:color="auto" w:fill="auto"/>
            <w:tcPrChange w:id="173" w:author="Shah Ashay" w:date="2018-04-16T16:02:00Z">
              <w:tcPr>
                <w:tcW w:w="2250" w:type="dxa"/>
                <w:shd w:val="pct15" w:color="auto" w:fill="auto"/>
              </w:tcPr>
            </w:tcPrChange>
          </w:tcPr>
          <w:p w14:paraId="6EC93E71" w14:textId="77777777" w:rsidR="00CA3FFB" w:rsidRPr="00706C73" w:rsidRDefault="00CA3FFB" w:rsidP="00CA3FFB">
            <w:pPr>
              <w:spacing w:before="60" w:after="60"/>
              <w:jc w:val="center"/>
              <w:rPr>
                <w:rFonts w:cs="Arial"/>
                <w:b/>
                <w:sz w:val="20"/>
                <w:rPrChange w:id="174" w:author="Shah Ashay" w:date="2018-04-16T16:02:00Z">
                  <w:rPr>
                    <w:rFonts w:asciiTheme="minorHAnsi" w:hAnsiTheme="minorHAnsi"/>
                    <w:b/>
                    <w:sz w:val="20"/>
                  </w:rPr>
                </w:rPrChange>
              </w:rPr>
            </w:pPr>
            <w:r w:rsidRPr="00706C73">
              <w:rPr>
                <w:rFonts w:cs="Arial"/>
                <w:b/>
                <w:sz w:val="20"/>
                <w:rPrChange w:id="175" w:author="Shah Ashay" w:date="2018-04-16T16:02:00Z">
                  <w:rPr>
                    <w:rFonts w:asciiTheme="minorHAnsi" w:hAnsiTheme="minorHAnsi"/>
                    <w:b/>
                    <w:sz w:val="20"/>
                  </w:rPr>
                </w:rPrChange>
              </w:rPr>
              <w:t>Notes</w:t>
            </w:r>
          </w:p>
        </w:tc>
      </w:tr>
      <w:tr w:rsidR="000C08CA" w:rsidRPr="00706C73" w14:paraId="17D7F246" w14:textId="77777777" w:rsidTr="00706C73">
        <w:trPr>
          <w:cantSplit/>
          <w:trPrChange w:id="176" w:author="Shah Ashay" w:date="2018-04-16T16:02:00Z">
            <w:trPr>
              <w:cantSplit/>
            </w:trPr>
          </w:trPrChange>
        </w:trPr>
        <w:tc>
          <w:tcPr>
            <w:tcW w:w="382" w:type="pct"/>
            <w:tcPrChange w:id="177" w:author="Shah Ashay" w:date="2018-04-16T16:02:00Z">
              <w:tcPr>
                <w:tcW w:w="630" w:type="dxa"/>
              </w:tcPr>
            </w:tcPrChange>
          </w:tcPr>
          <w:p w14:paraId="34AE6D97" w14:textId="77777777" w:rsidR="000C08CA" w:rsidRPr="00706C73" w:rsidRDefault="000C08CA" w:rsidP="00CA3FFB">
            <w:pPr>
              <w:numPr>
                <w:ilvl w:val="0"/>
                <w:numId w:val="4"/>
              </w:numPr>
              <w:tabs>
                <w:tab w:val="clear" w:pos="360"/>
                <w:tab w:val="num" w:pos="155"/>
              </w:tabs>
              <w:spacing w:after="120"/>
              <w:jc w:val="center"/>
              <w:rPr>
                <w:rFonts w:cs="Arial"/>
                <w:sz w:val="20"/>
                <w:rPrChange w:id="178" w:author="Shah Ashay" w:date="2018-04-16T16:02:00Z">
                  <w:rPr>
                    <w:rFonts w:asciiTheme="minorHAnsi" w:hAnsiTheme="minorHAnsi"/>
                    <w:sz w:val="20"/>
                  </w:rPr>
                </w:rPrChange>
              </w:rPr>
            </w:pPr>
          </w:p>
        </w:tc>
        <w:tc>
          <w:tcPr>
            <w:tcW w:w="1926" w:type="pct"/>
            <w:tcPrChange w:id="179" w:author="Shah Ashay" w:date="2018-04-16T16:02:00Z">
              <w:tcPr>
                <w:tcW w:w="3690" w:type="dxa"/>
              </w:tcPr>
            </w:tcPrChange>
          </w:tcPr>
          <w:p w14:paraId="062A08F6" w14:textId="77777777" w:rsidR="000C08CA" w:rsidRPr="00706C73" w:rsidRDefault="000C08CA" w:rsidP="00705162">
            <w:pPr>
              <w:pStyle w:val="TableText"/>
              <w:keepNext/>
              <w:keepLines/>
              <w:rPr>
                <w:rFonts w:cs="Arial"/>
                <w:sz w:val="20"/>
                <w:szCs w:val="20"/>
                <w:rPrChange w:id="180" w:author="Shah Ashay" w:date="2018-04-16T16:02:00Z">
                  <w:rPr>
                    <w:rFonts w:ascii="Calibri" w:hAnsi="Calibri"/>
                    <w:sz w:val="20"/>
                    <w:szCs w:val="20"/>
                  </w:rPr>
                </w:rPrChange>
              </w:rPr>
            </w:pPr>
            <w:r w:rsidRPr="00706C73">
              <w:rPr>
                <w:rFonts w:cs="Arial"/>
                <w:sz w:val="20"/>
                <w:szCs w:val="20"/>
                <w:rPrChange w:id="181" w:author="Shah Ashay" w:date="2018-04-16T16:02:00Z">
                  <w:rPr>
                    <w:rFonts w:ascii="Calibri" w:hAnsi="Calibri"/>
                    <w:sz w:val="20"/>
                    <w:szCs w:val="20"/>
                  </w:rPr>
                </w:rPrChange>
              </w:rPr>
              <w:t xml:space="preserve">Open up </w:t>
            </w:r>
            <w:r w:rsidRPr="00706C73">
              <w:rPr>
                <w:rFonts w:cs="Arial"/>
                <w:b/>
                <w:i/>
                <w:sz w:val="20"/>
                <w:szCs w:val="20"/>
                <w:rPrChange w:id="182" w:author="Shah Ashay" w:date="2018-04-16T16:02:00Z">
                  <w:rPr>
                    <w:rFonts w:ascii="Calibri" w:hAnsi="Calibri"/>
                    <w:b/>
                    <w:i/>
                    <w:sz w:val="20"/>
                    <w:szCs w:val="20"/>
                  </w:rPr>
                </w:rPrChange>
              </w:rPr>
              <w:t xml:space="preserve">Operational Comments </w:t>
            </w:r>
            <w:r w:rsidRPr="00706C73">
              <w:rPr>
                <w:rFonts w:cs="Arial"/>
                <w:sz w:val="20"/>
                <w:szCs w:val="20"/>
                <w:rPrChange w:id="183" w:author="Shah Ashay" w:date="2018-04-16T16:02:00Z">
                  <w:rPr>
                    <w:rFonts w:ascii="Calibri" w:hAnsi="Calibri"/>
                    <w:sz w:val="20"/>
                    <w:szCs w:val="20"/>
                  </w:rPr>
                </w:rPrChange>
              </w:rPr>
              <w:t>Screen</w:t>
            </w:r>
          </w:p>
          <w:p w14:paraId="2E65E9F0" w14:textId="15A68A27" w:rsidR="000C08CA" w:rsidRPr="00706C73" w:rsidRDefault="000C08CA" w:rsidP="002F7A27">
            <w:pPr>
              <w:spacing w:after="120"/>
              <w:rPr>
                <w:rFonts w:cs="Arial"/>
                <w:i/>
                <w:sz w:val="20"/>
                <w:szCs w:val="20"/>
              </w:rPr>
            </w:pPr>
            <w:r w:rsidRPr="00706C73">
              <w:rPr>
                <w:rFonts w:cs="Arial"/>
                <w:i/>
                <w:sz w:val="20"/>
                <w:szCs w:val="20"/>
                <w:rPrChange w:id="184" w:author="Shah Ashay" w:date="2018-04-16T16:02:00Z">
                  <w:rPr>
                    <w:rFonts w:ascii="Calibri" w:hAnsi="Calibri"/>
                    <w:i/>
                    <w:sz w:val="20"/>
                    <w:szCs w:val="20"/>
                  </w:rPr>
                </w:rPrChange>
              </w:rPr>
              <w:t xml:space="preserve">EC Production </w:t>
            </w:r>
            <w:r w:rsidRPr="00706C73">
              <w:rPr>
                <w:rFonts w:cs="Arial"/>
                <w:i/>
                <w:sz w:val="20"/>
                <w:szCs w:val="20"/>
                <w:rPrChange w:id="185" w:author="Shah Ashay" w:date="2018-04-16T16:02:00Z">
                  <w:rPr>
                    <w:rFonts w:ascii="Calibri" w:hAnsi="Calibri"/>
                    <w:i/>
                    <w:sz w:val="20"/>
                    <w:szCs w:val="20"/>
                  </w:rPr>
                </w:rPrChange>
              </w:rPr>
              <w:sym w:font="Wingdings" w:char="F0E0"/>
            </w:r>
            <w:r w:rsidRPr="00706C73">
              <w:rPr>
                <w:rFonts w:cs="Arial"/>
                <w:i/>
                <w:sz w:val="20"/>
                <w:szCs w:val="20"/>
                <w:rPrChange w:id="186" w:author="Shah Ashay" w:date="2018-04-16T16:02:00Z">
                  <w:rPr>
                    <w:rFonts w:ascii="Calibri" w:hAnsi="Calibri"/>
                    <w:i/>
                    <w:sz w:val="20"/>
                    <w:szCs w:val="20"/>
                  </w:rPr>
                </w:rPrChange>
              </w:rPr>
              <w:t xml:space="preserve"> Production Operations Data </w:t>
            </w:r>
            <w:r w:rsidRPr="00706C73">
              <w:rPr>
                <w:rFonts w:cs="Arial"/>
                <w:i/>
                <w:sz w:val="20"/>
                <w:szCs w:val="20"/>
                <w:rPrChange w:id="187" w:author="Shah Ashay" w:date="2018-04-16T16:02:00Z">
                  <w:rPr>
                    <w:rFonts w:ascii="Calibri" w:hAnsi="Calibri"/>
                    <w:i/>
                    <w:sz w:val="20"/>
                    <w:szCs w:val="20"/>
                  </w:rPr>
                </w:rPrChange>
              </w:rPr>
              <w:sym w:font="Wingdings" w:char="F0E0"/>
            </w:r>
            <w:r w:rsidRPr="00706C73">
              <w:rPr>
                <w:rFonts w:cs="Arial"/>
                <w:i/>
                <w:sz w:val="20"/>
                <w:szCs w:val="20"/>
                <w:rPrChange w:id="188" w:author="Shah Ashay" w:date="2018-04-16T16:02:00Z">
                  <w:rPr>
                    <w:rFonts w:ascii="Calibri" w:hAnsi="Calibri"/>
                    <w:i/>
                    <w:sz w:val="20"/>
                    <w:szCs w:val="20"/>
                  </w:rPr>
                </w:rPrChange>
              </w:rPr>
              <w:t xml:space="preserve"> Operational Comments</w:t>
            </w:r>
          </w:p>
        </w:tc>
        <w:tc>
          <w:tcPr>
            <w:tcW w:w="1490" w:type="pct"/>
            <w:tcPrChange w:id="189" w:author="Shah Ashay" w:date="2018-04-16T16:02:00Z">
              <w:tcPr>
                <w:tcW w:w="2790" w:type="dxa"/>
              </w:tcPr>
            </w:tcPrChange>
          </w:tcPr>
          <w:p w14:paraId="1F727337" w14:textId="77777777" w:rsidR="000C08CA" w:rsidRPr="00706C73" w:rsidRDefault="000C08CA" w:rsidP="00705162">
            <w:pPr>
              <w:keepNext/>
              <w:keepLines/>
              <w:rPr>
                <w:rFonts w:cs="Arial"/>
                <w:sz w:val="20"/>
                <w:szCs w:val="20"/>
                <w:rPrChange w:id="190" w:author="Shah Ashay" w:date="2018-04-16T16:02:00Z">
                  <w:rPr>
                    <w:rFonts w:ascii="Calibri" w:hAnsi="Calibri"/>
                    <w:sz w:val="20"/>
                    <w:szCs w:val="20"/>
                  </w:rPr>
                </w:rPrChange>
              </w:rPr>
            </w:pPr>
            <w:r w:rsidRPr="00706C73">
              <w:rPr>
                <w:rFonts w:cs="Arial"/>
                <w:sz w:val="20"/>
                <w:szCs w:val="20"/>
                <w:rPrChange w:id="191" w:author="Shah Ashay" w:date="2018-04-16T16:02:00Z">
                  <w:rPr>
                    <w:rFonts w:ascii="Calibri" w:hAnsi="Calibri"/>
                    <w:sz w:val="20"/>
                    <w:szCs w:val="20"/>
                  </w:rPr>
                </w:rPrChange>
              </w:rPr>
              <w:t xml:space="preserve">The following fields are automatically populated: </w:t>
            </w:r>
          </w:p>
          <w:p w14:paraId="395504B2" w14:textId="04BAB6A9" w:rsidR="000C08CA" w:rsidRPr="00706C73" w:rsidRDefault="000C08CA" w:rsidP="00CA3FFB">
            <w:pPr>
              <w:numPr>
                <w:ilvl w:val="0"/>
                <w:numId w:val="3"/>
              </w:numPr>
              <w:tabs>
                <w:tab w:val="clear" w:pos="720"/>
                <w:tab w:val="num" w:pos="245"/>
              </w:tabs>
              <w:spacing w:after="120"/>
              <w:ind w:left="245" w:hanging="245"/>
              <w:rPr>
                <w:rFonts w:cs="Arial"/>
                <w:sz w:val="20"/>
                <w:szCs w:val="20"/>
              </w:rPr>
            </w:pPr>
            <w:r w:rsidRPr="00706C73">
              <w:rPr>
                <w:rFonts w:cs="Arial"/>
                <w:b/>
                <w:i/>
                <w:sz w:val="20"/>
                <w:szCs w:val="20"/>
                <w:rPrChange w:id="192" w:author="Shah Ashay" w:date="2018-04-16T16:02:00Z">
                  <w:rPr>
                    <w:rFonts w:ascii="Calibri" w:hAnsi="Calibri"/>
                    <w:b/>
                    <w:i/>
                    <w:sz w:val="20"/>
                    <w:szCs w:val="20"/>
                  </w:rPr>
                </w:rPrChange>
              </w:rPr>
              <w:t>Date</w:t>
            </w:r>
            <w:r w:rsidRPr="00706C73">
              <w:rPr>
                <w:rFonts w:cs="Arial"/>
                <w:sz w:val="20"/>
                <w:szCs w:val="20"/>
                <w:rPrChange w:id="193" w:author="Shah Ashay" w:date="2018-04-16T16:02:00Z">
                  <w:rPr>
                    <w:rFonts w:ascii="Calibri" w:hAnsi="Calibri"/>
                    <w:sz w:val="20"/>
                    <w:szCs w:val="20"/>
                  </w:rPr>
                </w:rPrChange>
              </w:rPr>
              <w:t xml:space="preserve"> is default populated to yesterday</w:t>
            </w:r>
          </w:p>
        </w:tc>
        <w:tc>
          <w:tcPr>
            <w:tcW w:w="1202" w:type="pct"/>
            <w:tcPrChange w:id="194" w:author="Shah Ashay" w:date="2018-04-16T16:02:00Z">
              <w:tcPr>
                <w:tcW w:w="2250" w:type="dxa"/>
              </w:tcPr>
            </w:tcPrChange>
          </w:tcPr>
          <w:p w14:paraId="0DA1EB99" w14:textId="77777777" w:rsidR="000C08CA" w:rsidRPr="00706C73" w:rsidRDefault="000C08CA" w:rsidP="00CA3FFB">
            <w:pPr>
              <w:rPr>
                <w:rFonts w:cs="Arial"/>
                <w:sz w:val="20"/>
                <w:szCs w:val="20"/>
              </w:rPr>
            </w:pPr>
          </w:p>
        </w:tc>
      </w:tr>
      <w:tr w:rsidR="000C08CA" w:rsidRPr="00706C73" w14:paraId="6010F02E" w14:textId="77777777" w:rsidTr="00706C73">
        <w:trPr>
          <w:cantSplit/>
          <w:trHeight w:val="881"/>
          <w:trPrChange w:id="195" w:author="Shah Ashay" w:date="2018-04-16T16:02:00Z">
            <w:trPr>
              <w:cantSplit/>
              <w:trHeight w:val="881"/>
            </w:trPr>
          </w:trPrChange>
        </w:trPr>
        <w:tc>
          <w:tcPr>
            <w:tcW w:w="382" w:type="pct"/>
            <w:tcPrChange w:id="196" w:author="Shah Ashay" w:date="2018-04-16T16:02:00Z">
              <w:tcPr>
                <w:tcW w:w="630" w:type="dxa"/>
              </w:tcPr>
            </w:tcPrChange>
          </w:tcPr>
          <w:p w14:paraId="527628EB" w14:textId="77777777" w:rsidR="000C08CA" w:rsidRPr="00706C73" w:rsidRDefault="000C08CA" w:rsidP="00CA3FFB">
            <w:pPr>
              <w:numPr>
                <w:ilvl w:val="0"/>
                <w:numId w:val="4"/>
              </w:numPr>
              <w:tabs>
                <w:tab w:val="clear" w:pos="360"/>
                <w:tab w:val="num" w:pos="155"/>
              </w:tabs>
              <w:spacing w:after="120"/>
              <w:jc w:val="center"/>
              <w:rPr>
                <w:rFonts w:cs="Arial"/>
                <w:sz w:val="20"/>
                <w:rPrChange w:id="197" w:author="Shah Ashay" w:date="2018-04-16T16:02:00Z">
                  <w:rPr>
                    <w:rFonts w:asciiTheme="minorHAnsi" w:hAnsiTheme="minorHAnsi"/>
                    <w:sz w:val="20"/>
                  </w:rPr>
                </w:rPrChange>
              </w:rPr>
            </w:pPr>
          </w:p>
        </w:tc>
        <w:tc>
          <w:tcPr>
            <w:tcW w:w="1926" w:type="pct"/>
            <w:tcPrChange w:id="198" w:author="Shah Ashay" w:date="2018-04-16T16:02:00Z">
              <w:tcPr>
                <w:tcW w:w="3690" w:type="dxa"/>
              </w:tcPr>
            </w:tcPrChange>
          </w:tcPr>
          <w:p w14:paraId="1A0C8FC6" w14:textId="784ED45C" w:rsidR="000C08CA" w:rsidRPr="00706C73" w:rsidRDefault="000C08CA" w:rsidP="00CA3FFB">
            <w:pPr>
              <w:spacing w:after="120"/>
              <w:rPr>
                <w:rFonts w:cs="Arial"/>
                <w:sz w:val="20"/>
                <w:szCs w:val="20"/>
              </w:rPr>
            </w:pPr>
            <w:r w:rsidRPr="00706C73">
              <w:rPr>
                <w:rFonts w:cs="Arial"/>
                <w:sz w:val="20"/>
                <w:szCs w:val="20"/>
                <w:rPrChange w:id="199" w:author="Shah Ashay" w:date="2018-04-16T16:02:00Z">
                  <w:rPr>
                    <w:rFonts w:ascii="Calibri" w:hAnsi="Calibri"/>
                    <w:sz w:val="20"/>
                    <w:szCs w:val="20"/>
                  </w:rPr>
                </w:rPrChange>
              </w:rPr>
              <w:t xml:space="preserve">Change </w:t>
            </w:r>
            <w:r w:rsidRPr="00706C73">
              <w:rPr>
                <w:rFonts w:cs="Arial"/>
                <w:b/>
                <w:i/>
                <w:sz w:val="20"/>
                <w:szCs w:val="20"/>
                <w:rPrChange w:id="200" w:author="Shah Ashay" w:date="2018-04-16T16:02:00Z">
                  <w:rPr>
                    <w:rFonts w:ascii="Calibri" w:hAnsi="Calibri"/>
                    <w:b/>
                    <w:i/>
                    <w:sz w:val="20"/>
                    <w:szCs w:val="20"/>
                  </w:rPr>
                </w:rPrChange>
              </w:rPr>
              <w:t>Date</w:t>
            </w:r>
            <w:r w:rsidRPr="00706C73">
              <w:rPr>
                <w:rFonts w:cs="Arial"/>
                <w:sz w:val="20"/>
                <w:szCs w:val="20"/>
                <w:rPrChange w:id="201" w:author="Shah Ashay" w:date="2018-04-16T16:02:00Z">
                  <w:rPr>
                    <w:rFonts w:ascii="Calibri" w:hAnsi="Calibri"/>
                    <w:sz w:val="20"/>
                    <w:szCs w:val="20"/>
                  </w:rPr>
                </w:rPrChange>
              </w:rPr>
              <w:t xml:space="preserve"> to the date of the comments being entered</w:t>
            </w:r>
          </w:p>
        </w:tc>
        <w:tc>
          <w:tcPr>
            <w:tcW w:w="1490" w:type="pct"/>
            <w:tcPrChange w:id="202" w:author="Shah Ashay" w:date="2018-04-16T16:02:00Z">
              <w:tcPr>
                <w:tcW w:w="2790" w:type="dxa"/>
              </w:tcPr>
            </w:tcPrChange>
          </w:tcPr>
          <w:p w14:paraId="6EF44E95" w14:textId="3F07C85D" w:rsidR="000C08CA" w:rsidRPr="00706C73" w:rsidRDefault="000C08CA" w:rsidP="00CA3FFB">
            <w:pPr>
              <w:rPr>
                <w:rFonts w:cs="Arial"/>
                <w:sz w:val="20"/>
                <w:szCs w:val="20"/>
              </w:rPr>
            </w:pPr>
            <w:r w:rsidRPr="00706C73">
              <w:rPr>
                <w:rFonts w:cs="Arial"/>
                <w:sz w:val="20"/>
                <w:szCs w:val="20"/>
                <w:rPrChange w:id="203" w:author="Shah Ashay" w:date="2018-04-16T16:02:00Z">
                  <w:rPr>
                    <w:rFonts w:ascii="Calibri" w:hAnsi="Calibri"/>
                    <w:sz w:val="20"/>
                    <w:szCs w:val="20"/>
                  </w:rPr>
                </w:rPrChange>
              </w:rPr>
              <w:t>Date is displayed in entry field</w:t>
            </w:r>
          </w:p>
        </w:tc>
        <w:tc>
          <w:tcPr>
            <w:tcW w:w="1202" w:type="pct"/>
            <w:tcPrChange w:id="204" w:author="Shah Ashay" w:date="2018-04-16T16:02:00Z">
              <w:tcPr>
                <w:tcW w:w="2250" w:type="dxa"/>
              </w:tcPr>
            </w:tcPrChange>
          </w:tcPr>
          <w:p w14:paraId="2D77980D" w14:textId="77777777" w:rsidR="000C08CA" w:rsidRPr="00706C73" w:rsidRDefault="000C08CA" w:rsidP="00CA3FFB">
            <w:pPr>
              <w:rPr>
                <w:rFonts w:cs="Arial"/>
                <w:sz w:val="20"/>
                <w:szCs w:val="20"/>
              </w:rPr>
            </w:pPr>
          </w:p>
        </w:tc>
      </w:tr>
      <w:tr w:rsidR="000C08CA" w:rsidRPr="00706C73" w14:paraId="6F6FB13A" w14:textId="77777777" w:rsidTr="00706C73">
        <w:tc>
          <w:tcPr>
            <w:tcW w:w="382" w:type="pct"/>
            <w:tcPrChange w:id="205" w:author="Shah Ashay" w:date="2018-04-16T16:02:00Z">
              <w:tcPr>
                <w:tcW w:w="630" w:type="dxa"/>
              </w:tcPr>
            </w:tcPrChange>
          </w:tcPr>
          <w:p w14:paraId="04DAFD2A" w14:textId="77777777" w:rsidR="000C08CA" w:rsidRPr="00706C73" w:rsidRDefault="000C08CA" w:rsidP="00CA3FFB">
            <w:pPr>
              <w:numPr>
                <w:ilvl w:val="0"/>
                <w:numId w:val="4"/>
              </w:numPr>
              <w:tabs>
                <w:tab w:val="clear" w:pos="360"/>
                <w:tab w:val="num" w:pos="155"/>
              </w:tabs>
              <w:spacing w:after="120"/>
              <w:jc w:val="center"/>
              <w:rPr>
                <w:rFonts w:cs="Arial"/>
                <w:sz w:val="20"/>
                <w:rPrChange w:id="206" w:author="Shah Ashay" w:date="2018-04-16T16:02:00Z">
                  <w:rPr>
                    <w:rFonts w:asciiTheme="minorHAnsi" w:hAnsiTheme="minorHAnsi"/>
                    <w:sz w:val="20"/>
                  </w:rPr>
                </w:rPrChange>
              </w:rPr>
            </w:pPr>
          </w:p>
        </w:tc>
        <w:tc>
          <w:tcPr>
            <w:tcW w:w="1926" w:type="pct"/>
            <w:tcPrChange w:id="207" w:author="Shah Ashay" w:date="2018-04-16T16:02:00Z">
              <w:tcPr>
                <w:tcW w:w="3690" w:type="dxa"/>
              </w:tcPr>
            </w:tcPrChange>
          </w:tcPr>
          <w:p w14:paraId="289E5F92" w14:textId="77777777" w:rsidR="000C08CA" w:rsidRPr="00706C73" w:rsidRDefault="000C08CA" w:rsidP="00705162">
            <w:pPr>
              <w:pStyle w:val="TableText"/>
              <w:keepNext/>
              <w:keepLines/>
              <w:rPr>
                <w:rFonts w:cs="Arial"/>
                <w:sz w:val="20"/>
                <w:szCs w:val="20"/>
                <w:rPrChange w:id="208" w:author="Shah Ashay" w:date="2018-04-16T16:02:00Z">
                  <w:rPr>
                    <w:rFonts w:ascii="Calibri" w:hAnsi="Calibri"/>
                    <w:sz w:val="20"/>
                    <w:szCs w:val="20"/>
                  </w:rPr>
                </w:rPrChange>
              </w:rPr>
            </w:pPr>
            <w:r w:rsidRPr="00706C73">
              <w:rPr>
                <w:rFonts w:cs="Arial"/>
                <w:sz w:val="20"/>
                <w:szCs w:val="20"/>
                <w:rPrChange w:id="209" w:author="Shah Ashay" w:date="2018-04-16T16:02:00Z">
                  <w:rPr>
                    <w:rFonts w:ascii="Calibri" w:hAnsi="Calibri"/>
                    <w:sz w:val="20"/>
                    <w:szCs w:val="20"/>
                  </w:rPr>
                </w:rPrChange>
              </w:rPr>
              <w:t xml:space="preserve">Navigate  to where the comments should be assigned using the drop down menus and click </w:t>
            </w:r>
            <w:r w:rsidRPr="00706C73">
              <w:rPr>
                <w:rFonts w:cs="Arial"/>
                <w:b/>
                <w:sz w:val="20"/>
                <w:szCs w:val="20"/>
                <w:rPrChange w:id="210" w:author="Shah Ashay" w:date="2018-04-16T16:02:00Z">
                  <w:rPr>
                    <w:rFonts w:ascii="Calibri" w:hAnsi="Calibri"/>
                    <w:b/>
                    <w:sz w:val="20"/>
                    <w:szCs w:val="20"/>
                  </w:rPr>
                </w:rPrChange>
              </w:rPr>
              <w:t>Go</w:t>
            </w:r>
            <w:r w:rsidRPr="00706C73">
              <w:rPr>
                <w:rFonts w:cs="Arial"/>
                <w:sz w:val="20"/>
                <w:szCs w:val="20"/>
                <w:rPrChange w:id="211" w:author="Shah Ashay" w:date="2018-04-16T16:02:00Z">
                  <w:rPr>
                    <w:rFonts w:ascii="Calibri" w:hAnsi="Calibri"/>
                    <w:sz w:val="20"/>
                    <w:szCs w:val="20"/>
                  </w:rPr>
                </w:rPrChange>
              </w:rPr>
              <w:t>:</w:t>
            </w:r>
          </w:p>
          <w:p w14:paraId="3C418491" w14:textId="5339F4B6" w:rsidR="00D23FD6" w:rsidRPr="00706C73" w:rsidRDefault="00D23FD6">
            <w:pPr>
              <w:pStyle w:val="ListParagraph"/>
              <w:rPr>
                <w:rFonts w:cs="Arial"/>
                <w:color w:val="000000" w:themeColor="text1"/>
                <w:sz w:val="20"/>
                <w:szCs w:val="20"/>
                <w:rPrChange w:id="212" w:author="Shah Ashay" w:date="2018-04-16T16:02:00Z">
                  <w:rPr>
                    <w:rFonts w:cs="Arial"/>
                    <w:color w:val="000000" w:themeColor="text1"/>
                  </w:rPr>
                </w:rPrChange>
              </w:rPr>
              <w:pPrChange w:id="213" w:author="Prakash Atul (Ext)" w:date="2018-03-27T17:27:00Z">
                <w:pPr/>
              </w:pPrChange>
            </w:pPr>
            <w:del w:id="214" w:author="Prakash Atul (Ext)" w:date="2018-03-27T17:28:00Z">
              <w:r w:rsidRPr="00706C73" w:rsidDel="007F1FF3">
                <w:rPr>
                  <w:rFonts w:cs="Arial"/>
                  <w:b/>
                  <w:i/>
                  <w:sz w:val="20"/>
                  <w:szCs w:val="20"/>
                  <w:rPrChange w:id="215" w:author="Shah Ashay" w:date="2018-04-16T16:02:00Z">
                    <w:rPr/>
                  </w:rPrChange>
                </w:rPr>
                <w:delText>Operation Hierarchy</w:delText>
              </w:r>
              <w:r w:rsidRPr="00706C73" w:rsidDel="007F1FF3">
                <w:rPr>
                  <w:rFonts w:cs="Arial"/>
                  <w:b/>
                  <w:i/>
                  <w:sz w:val="20"/>
                  <w:szCs w:val="20"/>
                  <w:rPrChange w:id="216" w:author="Shah Ashay" w:date="2018-04-16T16:02:00Z">
                    <w:rPr/>
                  </w:rPrChange>
                </w:rPr>
                <w:br/>
              </w:r>
            </w:del>
            <w:r w:rsidRPr="00706C73">
              <w:rPr>
                <w:rFonts w:cs="Arial"/>
                <w:b/>
                <w:i/>
                <w:sz w:val="20"/>
                <w:szCs w:val="20"/>
                <w:rPrChange w:id="217" w:author="Shah Ashay" w:date="2018-04-16T16:02:00Z">
                  <w:rPr/>
                </w:rPrChange>
              </w:rPr>
              <w:br/>
            </w:r>
            <w:del w:id="218" w:author="Prakash Atul (Ext)" w:date="2018-03-27T17:27:00Z">
              <w:r w:rsidRPr="00706C73" w:rsidDel="007F1FF3">
                <w:rPr>
                  <w:rFonts w:cs="Arial"/>
                  <w:color w:val="000000" w:themeColor="text1"/>
                  <w:sz w:val="20"/>
                  <w:szCs w:val="20"/>
                  <w:rPrChange w:id="219" w:author="Shah Ashay" w:date="2018-04-16T16:02:00Z">
                    <w:rPr>
                      <w:rFonts w:cs="Arial"/>
                      <w:color w:val="000000" w:themeColor="text1"/>
                    </w:rPr>
                  </w:rPrChange>
                </w:rPr>
                <w:delText>•</w:delText>
              </w:r>
              <w:r w:rsidRPr="00706C73" w:rsidDel="007F1FF3">
                <w:rPr>
                  <w:rFonts w:cs="Arial"/>
                  <w:color w:val="000000" w:themeColor="text1"/>
                  <w:sz w:val="20"/>
                  <w:szCs w:val="20"/>
                  <w:rPrChange w:id="220" w:author="Shah Ashay" w:date="2018-04-16T16:02:00Z">
                    <w:rPr>
                      <w:rFonts w:cs="Arial"/>
                      <w:color w:val="000000" w:themeColor="text1"/>
                    </w:rPr>
                  </w:rPrChange>
                </w:rPr>
                <w:tab/>
              </w:r>
            </w:del>
            <w:r w:rsidRPr="00706C73">
              <w:rPr>
                <w:rFonts w:cs="Arial"/>
                <w:color w:val="000000" w:themeColor="text1"/>
                <w:sz w:val="20"/>
                <w:szCs w:val="20"/>
                <w:rPrChange w:id="221" w:author="Shah Ashay" w:date="2018-04-16T16:02:00Z">
                  <w:rPr>
                    <w:rFonts w:cs="Arial"/>
                    <w:color w:val="000000" w:themeColor="text1"/>
                  </w:rPr>
                </w:rPrChange>
              </w:rPr>
              <w:t>Production Unit</w:t>
            </w:r>
          </w:p>
          <w:p w14:paraId="38877436" w14:textId="17C2932E" w:rsidR="00D23FD6" w:rsidRPr="00706C73" w:rsidRDefault="00D23FD6">
            <w:pPr>
              <w:pStyle w:val="ListParagraph"/>
              <w:rPr>
                <w:rFonts w:cs="Arial"/>
                <w:color w:val="000000" w:themeColor="text1"/>
                <w:sz w:val="20"/>
                <w:szCs w:val="20"/>
                <w:rPrChange w:id="222" w:author="Shah Ashay" w:date="2018-04-16T16:02:00Z">
                  <w:rPr/>
                </w:rPrChange>
              </w:rPr>
              <w:pPrChange w:id="223" w:author="Prakash Atul (Ext)" w:date="2018-03-27T17:28:00Z">
                <w:pPr/>
              </w:pPrChange>
            </w:pPr>
            <w:del w:id="224" w:author="Prakash Atul (Ext)" w:date="2018-03-27T17:27:00Z">
              <w:r w:rsidRPr="00706C73" w:rsidDel="007F1FF3">
                <w:rPr>
                  <w:rFonts w:cs="Arial"/>
                  <w:color w:val="000000" w:themeColor="text1"/>
                  <w:sz w:val="20"/>
                  <w:szCs w:val="20"/>
                  <w:rPrChange w:id="225" w:author="Shah Ashay" w:date="2018-04-16T16:02:00Z">
                    <w:rPr/>
                  </w:rPrChange>
                </w:rPr>
                <w:delText>•</w:delText>
              </w:r>
              <w:r w:rsidRPr="00706C73" w:rsidDel="007F1FF3">
                <w:rPr>
                  <w:rFonts w:cs="Arial"/>
                  <w:color w:val="000000" w:themeColor="text1"/>
                  <w:sz w:val="20"/>
                  <w:szCs w:val="20"/>
                  <w:rPrChange w:id="226" w:author="Shah Ashay" w:date="2018-04-16T16:02:00Z">
                    <w:rPr/>
                  </w:rPrChange>
                </w:rPr>
                <w:tab/>
              </w:r>
            </w:del>
            <w:r w:rsidRPr="00706C73">
              <w:rPr>
                <w:rFonts w:cs="Arial"/>
                <w:color w:val="000000" w:themeColor="text1"/>
                <w:sz w:val="20"/>
                <w:szCs w:val="20"/>
                <w:rPrChange w:id="227" w:author="Shah Ashay" w:date="2018-04-16T16:02:00Z">
                  <w:rPr/>
                </w:rPrChange>
              </w:rPr>
              <w:t>Production Sub Unit</w:t>
            </w:r>
          </w:p>
          <w:p w14:paraId="3F8204AC" w14:textId="1ED01F21" w:rsidR="00D23FD6" w:rsidRPr="00706C73" w:rsidRDefault="00D23FD6">
            <w:pPr>
              <w:pStyle w:val="ListParagraph"/>
              <w:rPr>
                <w:rFonts w:cs="Arial"/>
                <w:color w:val="000000" w:themeColor="text1"/>
                <w:sz w:val="20"/>
                <w:szCs w:val="20"/>
                <w:rPrChange w:id="228" w:author="Shah Ashay" w:date="2018-04-16T16:02:00Z">
                  <w:rPr/>
                </w:rPrChange>
              </w:rPr>
              <w:pPrChange w:id="229" w:author="Prakash Atul (Ext)" w:date="2018-03-27T17:28:00Z">
                <w:pPr/>
              </w:pPrChange>
            </w:pPr>
            <w:del w:id="230" w:author="Prakash Atul (Ext)" w:date="2018-03-27T17:27:00Z">
              <w:r w:rsidRPr="00706C73" w:rsidDel="007F1FF3">
                <w:rPr>
                  <w:rFonts w:cs="Arial"/>
                  <w:color w:val="000000" w:themeColor="text1"/>
                  <w:sz w:val="20"/>
                  <w:szCs w:val="20"/>
                  <w:rPrChange w:id="231" w:author="Shah Ashay" w:date="2018-04-16T16:02:00Z">
                    <w:rPr/>
                  </w:rPrChange>
                </w:rPr>
                <w:delText>•</w:delText>
              </w:r>
              <w:r w:rsidRPr="00706C73" w:rsidDel="007F1FF3">
                <w:rPr>
                  <w:rFonts w:cs="Arial"/>
                  <w:color w:val="000000" w:themeColor="text1"/>
                  <w:sz w:val="20"/>
                  <w:szCs w:val="20"/>
                  <w:rPrChange w:id="232" w:author="Shah Ashay" w:date="2018-04-16T16:02:00Z">
                    <w:rPr/>
                  </w:rPrChange>
                </w:rPr>
                <w:tab/>
              </w:r>
            </w:del>
            <w:r w:rsidRPr="00706C73">
              <w:rPr>
                <w:rFonts w:cs="Arial"/>
                <w:color w:val="000000" w:themeColor="text1"/>
                <w:sz w:val="20"/>
                <w:szCs w:val="20"/>
                <w:rPrChange w:id="233" w:author="Shah Ashay" w:date="2018-04-16T16:02:00Z">
                  <w:rPr/>
                </w:rPrChange>
              </w:rPr>
              <w:t>Area</w:t>
            </w:r>
          </w:p>
          <w:p w14:paraId="79FA1824" w14:textId="16B98F43" w:rsidR="00D23FD6" w:rsidRPr="00706C73" w:rsidRDefault="00D23FD6">
            <w:pPr>
              <w:pStyle w:val="ListParagraph"/>
              <w:rPr>
                <w:rFonts w:cs="Arial"/>
                <w:color w:val="000000" w:themeColor="text1"/>
                <w:sz w:val="20"/>
                <w:szCs w:val="20"/>
                <w:rPrChange w:id="234" w:author="Shah Ashay" w:date="2018-04-16T16:02:00Z">
                  <w:rPr/>
                </w:rPrChange>
              </w:rPr>
              <w:pPrChange w:id="235" w:author="Prakash Atul (Ext)" w:date="2018-03-27T17:28:00Z">
                <w:pPr/>
              </w:pPrChange>
            </w:pPr>
            <w:del w:id="236" w:author="Prakash Atul (Ext)" w:date="2018-03-27T17:27:00Z">
              <w:r w:rsidRPr="00706C73" w:rsidDel="007F1FF3">
                <w:rPr>
                  <w:rFonts w:cs="Arial"/>
                  <w:color w:val="000000" w:themeColor="text1"/>
                  <w:sz w:val="20"/>
                  <w:szCs w:val="20"/>
                  <w:rPrChange w:id="237" w:author="Shah Ashay" w:date="2018-04-16T16:02:00Z">
                    <w:rPr/>
                  </w:rPrChange>
                </w:rPr>
                <w:delText>•</w:delText>
              </w:r>
              <w:r w:rsidRPr="00706C73" w:rsidDel="007F1FF3">
                <w:rPr>
                  <w:rFonts w:cs="Arial"/>
                  <w:color w:val="000000" w:themeColor="text1"/>
                  <w:sz w:val="20"/>
                  <w:szCs w:val="20"/>
                  <w:rPrChange w:id="238" w:author="Shah Ashay" w:date="2018-04-16T16:02:00Z">
                    <w:rPr/>
                  </w:rPrChange>
                </w:rPr>
                <w:tab/>
              </w:r>
            </w:del>
            <w:r w:rsidRPr="00706C73">
              <w:rPr>
                <w:rFonts w:cs="Arial"/>
                <w:color w:val="000000" w:themeColor="text1"/>
                <w:sz w:val="20"/>
                <w:szCs w:val="20"/>
                <w:rPrChange w:id="239" w:author="Shah Ashay" w:date="2018-04-16T16:02:00Z">
                  <w:rPr/>
                </w:rPrChange>
              </w:rPr>
              <w:t>Sub Area</w:t>
            </w:r>
          </w:p>
          <w:p w14:paraId="6CB244FE" w14:textId="4D5181D2" w:rsidR="000C08CA" w:rsidRPr="00706C73" w:rsidRDefault="00D23FD6">
            <w:pPr>
              <w:pStyle w:val="ListParagraph"/>
              <w:tabs>
                <w:tab w:val="left" w:pos="2490"/>
              </w:tabs>
              <w:rPr>
                <w:ins w:id="240" w:author="Prakash Atul (Ext)" w:date="2018-03-27T17:26:00Z"/>
                <w:rFonts w:cs="Arial"/>
                <w:color w:val="000000" w:themeColor="text1"/>
                <w:sz w:val="20"/>
                <w:szCs w:val="20"/>
                <w:rPrChange w:id="241" w:author="Shah Ashay" w:date="2018-04-16T16:02:00Z">
                  <w:rPr>
                    <w:ins w:id="242" w:author="Prakash Atul (Ext)" w:date="2018-03-27T17:26:00Z"/>
                  </w:rPr>
                </w:rPrChange>
              </w:rPr>
              <w:pPrChange w:id="243" w:author="Prakash Atul (Ext)" w:date="2018-03-27T17:28:00Z">
                <w:pPr>
                  <w:tabs>
                    <w:tab w:val="left" w:pos="2490"/>
                  </w:tabs>
                </w:pPr>
              </w:pPrChange>
            </w:pPr>
            <w:del w:id="244" w:author="Prakash Atul (Ext)" w:date="2018-03-27T17:27:00Z">
              <w:r w:rsidRPr="00706C73" w:rsidDel="007F1FF3">
                <w:rPr>
                  <w:rFonts w:cs="Arial"/>
                  <w:color w:val="000000" w:themeColor="text1"/>
                  <w:sz w:val="20"/>
                  <w:szCs w:val="20"/>
                  <w:rPrChange w:id="245" w:author="Shah Ashay" w:date="2018-04-16T16:02:00Z">
                    <w:rPr/>
                  </w:rPrChange>
                </w:rPr>
                <w:delText xml:space="preserve">•            </w:delText>
              </w:r>
            </w:del>
            <w:r w:rsidRPr="00706C73">
              <w:rPr>
                <w:rFonts w:cs="Arial"/>
                <w:color w:val="000000" w:themeColor="text1"/>
                <w:sz w:val="20"/>
                <w:szCs w:val="20"/>
                <w:rPrChange w:id="246" w:author="Shah Ashay" w:date="2018-04-16T16:02:00Z">
                  <w:rPr/>
                </w:rPrChange>
              </w:rPr>
              <w:t>Facility Class 2</w:t>
            </w:r>
          </w:p>
          <w:p w14:paraId="46D1BB49" w14:textId="6F7529B9" w:rsidR="007F1FF3" w:rsidRPr="00706C73" w:rsidDel="007F1FF3" w:rsidRDefault="007F1FF3">
            <w:pPr>
              <w:tabs>
                <w:tab w:val="left" w:pos="2490"/>
              </w:tabs>
              <w:ind w:left="720"/>
              <w:rPr>
                <w:del w:id="247" w:author="Prakash Atul (Ext)" w:date="2018-03-27T17:27:00Z"/>
                <w:rFonts w:cs="Arial"/>
                <w:color w:val="000000" w:themeColor="text1"/>
                <w:sz w:val="20"/>
                <w:szCs w:val="20"/>
                <w:rPrChange w:id="248" w:author="Shah Ashay" w:date="2018-04-16T16:02:00Z">
                  <w:rPr>
                    <w:del w:id="249" w:author="Prakash Atul (Ext)" w:date="2018-03-27T17:27:00Z"/>
                  </w:rPr>
                </w:rPrChange>
              </w:rPr>
              <w:pPrChange w:id="250" w:author="Prakash Atul (Ext)" w:date="2018-03-27T17:28:00Z">
                <w:pPr>
                  <w:tabs>
                    <w:tab w:val="left" w:pos="2490"/>
                  </w:tabs>
                </w:pPr>
              </w:pPrChange>
            </w:pPr>
            <w:ins w:id="251" w:author="Prakash Atul (Ext)" w:date="2018-03-27T17:27:00Z">
              <w:r w:rsidRPr="00706C73">
                <w:rPr>
                  <w:rFonts w:cs="Arial"/>
                  <w:color w:val="000000" w:themeColor="text1"/>
                  <w:sz w:val="20"/>
                  <w:szCs w:val="20"/>
                </w:rPr>
                <w:t>Fa</w:t>
              </w:r>
            </w:ins>
            <w:ins w:id="252" w:author="Prakash Atul (Ext)" w:date="2018-03-27T17:26:00Z">
              <w:r w:rsidRPr="00706C73">
                <w:rPr>
                  <w:rFonts w:cs="Arial"/>
                  <w:color w:val="000000" w:themeColor="text1"/>
                  <w:sz w:val="20"/>
                  <w:szCs w:val="20"/>
                  <w:rPrChange w:id="253" w:author="Shah Ashay" w:date="2018-04-16T16:02:00Z">
                    <w:rPr/>
                  </w:rPrChange>
                </w:rPr>
                <w:t>cility Class 1(Optional</w:t>
              </w:r>
            </w:ins>
            <w:ins w:id="254" w:author="Prakash Atul (Ext)" w:date="2018-03-27T17:27:00Z">
              <w:r w:rsidRPr="00706C73">
                <w:rPr>
                  <w:rFonts w:cs="Arial"/>
                  <w:color w:val="000000" w:themeColor="text1"/>
                  <w:sz w:val="20"/>
                  <w:szCs w:val="20"/>
                </w:rPr>
                <w:t>)</w:t>
              </w:r>
            </w:ins>
          </w:p>
          <w:p w14:paraId="69E4483A" w14:textId="02E37F85" w:rsidR="00D23FD6" w:rsidRPr="00706C73" w:rsidRDefault="00D23FD6">
            <w:pPr>
              <w:pStyle w:val="ListParagraph"/>
              <w:tabs>
                <w:tab w:val="left" w:pos="2490"/>
              </w:tabs>
              <w:rPr>
                <w:rFonts w:cs="Arial"/>
                <w:sz w:val="20"/>
                <w:szCs w:val="20"/>
                <w:rPrChange w:id="255" w:author="Shah Ashay" w:date="2018-04-16T16:02:00Z">
                  <w:rPr/>
                </w:rPrChange>
              </w:rPr>
              <w:pPrChange w:id="256" w:author="Prakash Atul (Ext)" w:date="2018-03-27T17:28:00Z">
                <w:pPr>
                  <w:tabs>
                    <w:tab w:val="left" w:pos="2490"/>
                  </w:tabs>
                </w:pPr>
              </w:pPrChange>
            </w:pPr>
            <w:del w:id="257" w:author="Prakash Atul (Ext)" w:date="2018-03-27T17:27:00Z">
              <w:r w:rsidRPr="00706C73" w:rsidDel="007F1FF3">
                <w:rPr>
                  <w:rFonts w:cs="Arial"/>
                  <w:color w:val="000000" w:themeColor="text1"/>
                  <w:sz w:val="20"/>
                  <w:szCs w:val="20"/>
                  <w:rPrChange w:id="258" w:author="Shah Ashay" w:date="2018-04-16T16:02:00Z">
                    <w:rPr/>
                  </w:rPrChange>
                </w:rPr>
                <w:delText xml:space="preserve">•   </w:delText>
              </w:r>
            </w:del>
            <w:r w:rsidRPr="00706C73">
              <w:rPr>
                <w:rFonts w:cs="Arial"/>
                <w:color w:val="000000" w:themeColor="text1"/>
                <w:sz w:val="20"/>
                <w:szCs w:val="20"/>
                <w:rPrChange w:id="259" w:author="Shah Ashay" w:date="2018-04-16T16:02:00Z">
                  <w:rPr/>
                </w:rPrChange>
              </w:rPr>
              <w:t xml:space="preserve">         Comment Type (Optional)</w:t>
            </w:r>
          </w:p>
        </w:tc>
        <w:tc>
          <w:tcPr>
            <w:tcW w:w="1490" w:type="pct"/>
            <w:tcPrChange w:id="260" w:author="Shah Ashay" w:date="2018-04-16T16:02:00Z">
              <w:tcPr>
                <w:tcW w:w="2790" w:type="dxa"/>
              </w:tcPr>
            </w:tcPrChange>
          </w:tcPr>
          <w:p w14:paraId="7420848E" w14:textId="1291044F" w:rsidR="000C08CA" w:rsidRPr="00706C73" w:rsidRDefault="000C08CA" w:rsidP="00705162">
            <w:pPr>
              <w:keepNext/>
              <w:keepLines/>
              <w:rPr>
                <w:rFonts w:cs="Arial"/>
                <w:sz w:val="20"/>
                <w:rPrChange w:id="261" w:author="Shah Ashay" w:date="2018-04-16T16:02:00Z">
                  <w:rPr>
                    <w:rFonts w:ascii="Calibri" w:hAnsi="Calibri"/>
                    <w:sz w:val="20"/>
                  </w:rPr>
                </w:rPrChange>
              </w:rPr>
            </w:pPr>
            <w:r w:rsidRPr="00706C73">
              <w:rPr>
                <w:rFonts w:cs="Arial"/>
                <w:sz w:val="20"/>
                <w:szCs w:val="20"/>
                <w:rPrChange w:id="262" w:author="Shah Ashay" w:date="2018-04-16T16:02:00Z">
                  <w:rPr>
                    <w:rFonts w:ascii="Calibri" w:hAnsi="Calibri"/>
                    <w:sz w:val="20"/>
                    <w:szCs w:val="20"/>
                  </w:rPr>
                </w:rPrChange>
              </w:rPr>
              <w:t>Previous comments for the date chosen will be shown in the Navigator in the Data Window (if applicable).</w:t>
            </w:r>
            <w:r w:rsidR="00257727" w:rsidRPr="00706C73">
              <w:rPr>
                <w:rFonts w:cs="Arial"/>
                <w:sz w:val="20"/>
                <w:szCs w:val="20"/>
                <w:rPrChange w:id="263" w:author="Shah Ashay" w:date="2018-04-16T16:02:00Z">
                  <w:rPr>
                    <w:rFonts w:ascii="Calibri" w:hAnsi="Calibri"/>
                    <w:sz w:val="20"/>
                    <w:szCs w:val="20"/>
                  </w:rPr>
                </w:rPrChange>
              </w:rPr>
              <w:t xml:space="preserve"> Comment type normally set to “</w:t>
            </w:r>
            <w:del w:id="264" w:author="Prakash Atul (Ext)" w:date="2018-03-27T17:29:00Z">
              <w:r w:rsidR="00257727" w:rsidRPr="00706C73" w:rsidDel="007F1FF3">
                <w:rPr>
                  <w:rFonts w:cs="Arial"/>
                  <w:b/>
                  <w:sz w:val="20"/>
                  <w:rPrChange w:id="265" w:author="Shah Ashay" w:date="2018-04-16T16:02:00Z">
                    <w:rPr>
                      <w:rFonts w:ascii="Calibri" w:hAnsi="Calibri"/>
                      <w:b/>
                      <w:sz w:val="20"/>
                    </w:rPr>
                  </w:rPrChange>
                </w:rPr>
                <w:delText>Daily Production Report</w:delText>
              </w:r>
            </w:del>
            <w:ins w:id="266" w:author="Prakash Atul (Ext)" w:date="2018-03-27T17:29:00Z">
              <w:r w:rsidR="007F1FF3" w:rsidRPr="00706C73">
                <w:rPr>
                  <w:rFonts w:cs="Arial"/>
                  <w:b/>
                  <w:sz w:val="20"/>
                  <w:rPrChange w:id="267" w:author="Shah Ashay" w:date="2018-04-16T16:02:00Z">
                    <w:rPr>
                      <w:rFonts w:ascii="Calibri" w:hAnsi="Calibri"/>
                      <w:b/>
                      <w:sz w:val="20"/>
                    </w:rPr>
                  </w:rPrChange>
                </w:rPr>
                <w:t>General</w:t>
              </w:r>
            </w:ins>
            <w:r w:rsidR="00257727" w:rsidRPr="00706C73">
              <w:rPr>
                <w:rFonts w:cs="Arial"/>
                <w:sz w:val="20"/>
                <w:rPrChange w:id="268" w:author="Shah Ashay" w:date="2018-04-16T16:02:00Z">
                  <w:rPr>
                    <w:rFonts w:ascii="Calibri" w:hAnsi="Calibri"/>
                    <w:sz w:val="20"/>
                  </w:rPr>
                </w:rPrChange>
              </w:rPr>
              <w:t>”.</w:t>
            </w:r>
          </w:p>
          <w:p w14:paraId="5B83CD21" w14:textId="521D55D5" w:rsidR="00D23FD6" w:rsidRPr="00706C73" w:rsidRDefault="00D23FD6" w:rsidP="00705162">
            <w:pPr>
              <w:keepNext/>
              <w:keepLines/>
              <w:rPr>
                <w:rFonts w:cs="Arial"/>
                <w:sz w:val="20"/>
                <w:rPrChange w:id="269" w:author="Shah Ashay" w:date="2018-04-16T16:02:00Z">
                  <w:rPr>
                    <w:rFonts w:ascii="Calibri" w:hAnsi="Calibri"/>
                    <w:sz w:val="20"/>
                  </w:rPr>
                </w:rPrChange>
              </w:rPr>
            </w:pPr>
          </w:p>
          <w:p w14:paraId="4A729B47" w14:textId="2B2DC285" w:rsidR="00D23FD6" w:rsidRPr="00706C73" w:rsidRDefault="00D23FD6" w:rsidP="00705162">
            <w:pPr>
              <w:keepNext/>
              <w:keepLines/>
              <w:rPr>
                <w:rFonts w:cs="Arial"/>
                <w:sz w:val="20"/>
                <w:rPrChange w:id="270" w:author="Shah Ashay" w:date="2018-04-16T16:02:00Z">
                  <w:rPr>
                    <w:rFonts w:ascii="Calibri" w:hAnsi="Calibri"/>
                    <w:sz w:val="20"/>
                  </w:rPr>
                </w:rPrChange>
              </w:rPr>
            </w:pPr>
            <w:del w:id="271" w:author="Batra Yogesh (EXT)" w:date="2018-04-04T17:16:00Z">
              <w:r w:rsidRPr="00706C73" w:rsidDel="00D64E79">
                <w:rPr>
                  <w:rFonts w:cs="Arial"/>
                  <w:sz w:val="20"/>
                  <w:rPrChange w:id="272" w:author="Shah Ashay" w:date="2018-04-16T16:02:00Z">
                    <w:rPr>
                      <w:rFonts w:ascii="Calibri" w:hAnsi="Calibri"/>
                      <w:sz w:val="20"/>
                    </w:rPr>
                  </w:rPrChange>
                </w:rPr>
                <w:delText>Comlumns</w:delText>
              </w:r>
            </w:del>
            <w:ins w:id="273" w:author="Batra Yogesh (EXT)" w:date="2018-04-04T17:16:00Z">
              <w:r w:rsidR="00D64E79" w:rsidRPr="00706C73">
                <w:rPr>
                  <w:rFonts w:cs="Arial"/>
                  <w:sz w:val="20"/>
                  <w:rPrChange w:id="274" w:author="Shah Ashay" w:date="2018-04-16T16:02:00Z">
                    <w:rPr>
                      <w:rFonts w:ascii="Calibri" w:hAnsi="Calibri"/>
                      <w:sz w:val="20"/>
                    </w:rPr>
                  </w:rPrChange>
                </w:rPr>
                <w:t>Columns</w:t>
              </w:r>
            </w:ins>
            <w:r w:rsidRPr="00706C73">
              <w:rPr>
                <w:rFonts w:cs="Arial"/>
                <w:sz w:val="20"/>
                <w:rPrChange w:id="275" w:author="Shah Ashay" w:date="2018-04-16T16:02:00Z">
                  <w:rPr>
                    <w:rFonts w:ascii="Calibri" w:hAnsi="Calibri"/>
                    <w:sz w:val="20"/>
                  </w:rPr>
                </w:rPrChange>
              </w:rPr>
              <w:t xml:space="preserve"> shown as follows:</w:t>
            </w:r>
            <w:r w:rsidRPr="00706C73">
              <w:rPr>
                <w:rFonts w:cs="Arial"/>
                <w:sz w:val="20"/>
                <w:rPrChange w:id="276" w:author="Shah Ashay" w:date="2018-04-16T16:02:00Z">
                  <w:rPr>
                    <w:rFonts w:ascii="Calibri" w:hAnsi="Calibri"/>
                    <w:sz w:val="20"/>
                  </w:rPr>
                </w:rPrChange>
              </w:rPr>
              <w:br/>
            </w:r>
          </w:p>
          <w:p w14:paraId="1E8A240A" w14:textId="3D4F12AF" w:rsidR="000C08CA" w:rsidRPr="00706C73" w:rsidRDefault="00D23FD6" w:rsidP="00705162">
            <w:pPr>
              <w:keepNext/>
              <w:keepLines/>
              <w:rPr>
                <w:rFonts w:cs="Arial"/>
                <w:sz w:val="20"/>
                <w:szCs w:val="20"/>
                <w:rPrChange w:id="277" w:author="Shah Ashay" w:date="2018-04-16T16:02:00Z">
                  <w:rPr>
                    <w:rFonts w:ascii="Calibri" w:hAnsi="Calibri"/>
                    <w:sz w:val="20"/>
                    <w:szCs w:val="20"/>
                  </w:rPr>
                </w:rPrChange>
              </w:rPr>
            </w:pPr>
            <w:r w:rsidRPr="00706C73">
              <w:rPr>
                <w:rFonts w:cs="Arial"/>
                <w:color w:val="000000" w:themeColor="text1"/>
                <w:sz w:val="20"/>
                <w:szCs w:val="20"/>
              </w:rPr>
              <w:t xml:space="preserve">• </w:t>
            </w:r>
            <w:r w:rsidRPr="00706C73">
              <w:rPr>
                <w:rFonts w:cs="Arial"/>
                <w:sz w:val="20"/>
                <w:rPrChange w:id="278" w:author="Shah Ashay" w:date="2018-04-16T16:02:00Z">
                  <w:rPr>
                    <w:rFonts w:ascii="Calibri" w:hAnsi="Calibri"/>
                    <w:sz w:val="20"/>
                  </w:rPr>
                </w:rPrChange>
              </w:rPr>
              <w:t>Time [hh:mm]</w:t>
            </w:r>
            <w:r w:rsidRPr="00706C73">
              <w:rPr>
                <w:rFonts w:cs="Arial"/>
                <w:sz w:val="20"/>
                <w:rPrChange w:id="279" w:author="Shah Ashay" w:date="2018-04-16T16:02:00Z">
                  <w:rPr>
                    <w:rFonts w:ascii="Calibri" w:hAnsi="Calibri"/>
                    <w:sz w:val="20"/>
                  </w:rPr>
                </w:rPrChange>
              </w:rPr>
              <w:br/>
            </w:r>
            <w:r w:rsidRPr="00706C73">
              <w:rPr>
                <w:rFonts w:cs="Arial"/>
                <w:color w:val="000000" w:themeColor="text1"/>
                <w:sz w:val="20"/>
                <w:szCs w:val="20"/>
              </w:rPr>
              <w:t xml:space="preserve">• </w:t>
            </w:r>
            <w:r w:rsidRPr="00706C73">
              <w:rPr>
                <w:rFonts w:cs="Arial"/>
                <w:sz w:val="20"/>
                <w:rPrChange w:id="280" w:author="Shah Ashay" w:date="2018-04-16T16:02:00Z">
                  <w:rPr>
                    <w:rFonts w:ascii="Calibri" w:hAnsi="Calibri"/>
                    <w:sz w:val="20"/>
                  </w:rPr>
                </w:rPrChange>
              </w:rPr>
              <w:t>Sub CPP (Dropdown List)</w:t>
            </w:r>
            <w:r w:rsidRPr="00706C73">
              <w:rPr>
                <w:rFonts w:cs="Arial"/>
                <w:sz w:val="20"/>
                <w:rPrChange w:id="281" w:author="Shah Ashay" w:date="2018-04-16T16:02:00Z">
                  <w:rPr>
                    <w:rFonts w:ascii="Calibri" w:hAnsi="Calibri"/>
                    <w:sz w:val="20"/>
                  </w:rPr>
                </w:rPrChange>
              </w:rPr>
              <w:br/>
            </w:r>
            <w:r w:rsidRPr="00706C73">
              <w:rPr>
                <w:rFonts w:cs="Arial"/>
                <w:color w:val="000000" w:themeColor="text1"/>
                <w:sz w:val="20"/>
                <w:szCs w:val="20"/>
              </w:rPr>
              <w:t xml:space="preserve">• </w:t>
            </w:r>
            <w:del w:id="282" w:author="Batra Yogesh (EXT)" w:date="2018-04-04T17:16:00Z">
              <w:r w:rsidRPr="00706C73" w:rsidDel="00D64E79">
                <w:rPr>
                  <w:rFonts w:cs="Arial"/>
                  <w:sz w:val="20"/>
                  <w:rPrChange w:id="283" w:author="Shah Ashay" w:date="2018-04-16T16:02:00Z">
                    <w:rPr>
                      <w:rFonts w:ascii="Calibri" w:hAnsi="Calibri"/>
                      <w:sz w:val="20"/>
                    </w:rPr>
                  </w:rPrChange>
                </w:rPr>
                <w:delText>Commemnt</w:delText>
              </w:r>
            </w:del>
            <w:ins w:id="284" w:author="Batra Yogesh (EXT)" w:date="2018-04-04T17:16:00Z">
              <w:r w:rsidR="00D64E79" w:rsidRPr="00706C73">
                <w:rPr>
                  <w:rFonts w:cs="Arial"/>
                  <w:sz w:val="20"/>
                  <w:rPrChange w:id="285" w:author="Shah Ashay" w:date="2018-04-16T16:02:00Z">
                    <w:rPr>
                      <w:rFonts w:ascii="Calibri" w:hAnsi="Calibri"/>
                      <w:sz w:val="20"/>
                    </w:rPr>
                  </w:rPrChange>
                </w:rPr>
                <w:t>Comment</w:t>
              </w:r>
            </w:ins>
            <w:r w:rsidRPr="00706C73">
              <w:rPr>
                <w:rFonts w:cs="Arial"/>
                <w:sz w:val="20"/>
                <w:rPrChange w:id="286" w:author="Shah Ashay" w:date="2018-04-16T16:02:00Z">
                  <w:rPr>
                    <w:rFonts w:ascii="Calibri" w:hAnsi="Calibri"/>
                    <w:sz w:val="20"/>
                  </w:rPr>
                </w:rPrChange>
              </w:rPr>
              <w:t xml:space="preserve"> Type (Dropdown list)</w:t>
            </w:r>
            <w:r w:rsidRPr="00706C73">
              <w:rPr>
                <w:rFonts w:cs="Arial"/>
                <w:sz w:val="20"/>
                <w:rPrChange w:id="287" w:author="Shah Ashay" w:date="2018-04-16T16:02:00Z">
                  <w:rPr>
                    <w:rFonts w:ascii="Calibri" w:hAnsi="Calibri"/>
                    <w:sz w:val="20"/>
                  </w:rPr>
                </w:rPrChange>
              </w:rPr>
              <w:br/>
            </w:r>
            <w:r w:rsidRPr="00706C73">
              <w:rPr>
                <w:rFonts w:cs="Arial"/>
                <w:color w:val="000000" w:themeColor="text1"/>
                <w:sz w:val="20"/>
                <w:szCs w:val="20"/>
              </w:rPr>
              <w:t xml:space="preserve">• </w:t>
            </w:r>
            <w:r w:rsidRPr="00706C73">
              <w:rPr>
                <w:rFonts w:cs="Arial"/>
                <w:sz w:val="20"/>
                <w:rPrChange w:id="288" w:author="Shah Ashay" w:date="2018-04-16T16:02:00Z">
                  <w:rPr>
                    <w:rFonts w:ascii="Calibri" w:hAnsi="Calibri"/>
                    <w:sz w:val="20"/>
                  </w:rPr>
                </w:rPrChange>
              </w:rPr>
              <w:t>Copy Forward</w:t>
            </w:r>
            <w:r w:rsidRPr="00706C73">
              <w:rPr>
                <w:rFonts w:cs="Arial"/>
                <w:sz w:val="20"/>
                <w:rPrChange w:id="289" w:author="Shah Ashay" w:date="2018-04-16T16:02:00Z">
                  <w:rPr>
                    <w:rFonts w:ascii="Calibri" w:hAnsi="Calibri"/>
                    <w:sz w:val="20"/>
                  </w:rPr>
                </w:rPrChange>
              </w:rPr>
              <w:br/>
            </w:r>
            <w:r w:rsidRPr="00706C73">
              <w:rPr>
                <w:rFonts w:cs="Arial"/>
                <w:color w:val="000000" w:themeColor="text1"/>
                <w:sz w:val="20"/>
                <w:szCs w:val="20"/>
              </w:rPr>
              <w:t xml:space="preserve">• </w:t>
            </w:r>
            <w:r w:rsidRPr="00706C73">
              <w:rPr>
                <w:rFonts w:cs="Arial"/>
                <w:sz w:val="20"/>
                <w:rPrChange w:id="290" w:author="Shah Ashay" w:date="2018-04-16T16:02:00Z">
                  <w:rPr>
                    <w:rFonts w:ascii="Calibri" w:hAnsi="Calibri"/>
                    <w:sz w:val="20"/>
                  </w:rPr>
                </w:rPrChange>
              </w:rPr>
              <w:t>Comments (Text Box-Dropdown)</w:t>
            </w:r>
            <w:r w:rsidRPr="00706C73">
              <w:rPr>
                <w:rFonts w:cs="Arial"/>
                <w:sz w:val="20"/>
                <w:rPrChange w:id="291" w:author="Shah Ashay" w:date="2018-04-16T16:02:00Z">
                  <w:rPr>
                    <w:rFonts w:ascii="Calibri" w:hAnsi="Calibri"/>
                    <w:sz w:val="20"/>
                  </w:rPr>
                </w:rPrChange>
              </w:rPr>
              <w:br/>
            </w:r>
            <w:r w:rsidRPr="00706C73">
              <w:rPr>
                <w:rFonts w:cs="Arial"/>
                <w:color w:val="000000" w:themeColor="text1"/>
                <w:sz w:val="20"/>
                <w:szCs w:val="20"/>
              </w:rPr>
              <w:t xml:space="preserve">• </w:t>
            </w:r>
            <w:r w:rsidRPr="00706C73">
              <w:rPr>
                <w:rFonts w:cs="Arial"/>
                <w:sz w:val="20"/>
                <w:rPrChange w:id="292" w:author="Shah Ashay" w:date="2018-04-16T16:02:00Z">
                  <w:rPr>
                    <w:rFonts w:ascii="Calibri" w:hAnsi="Calibri"/>
                    <w:sz w:val="20"/>
                  </w:rPr>
                </w:rPrChange>
              </w:rPr>
              <w:t>Comments 2(Text Box-Dropdown)</w:t>
            </w:r>
          </w:p>
          <w:p w14:paraId="75B3C5DD" w14:textId="5BD777EC" w:rsidR="000C08CA" w:rsidRPr="00706C73" w:rsidRDefault="000C08CA" w:rsidP="00CA3FFB">
            <w:pPr>
              <w:rPr>
                <w:rFonts w:cs="Arial"/>
                <w:sz w:val="20"/>
                <w:szCs w:val="20"/>
              </w:rPr>
            </w:pPr>
          </w:p>
        </w:tc>
        <w:tc>
          <w:tcPr>
            <w:tcW w:w="1202" w:type="pct"/>
            <w:tcPrChange w:id="293" w:author="Shah Ashay" w:date="2018-04-16T16:02:00Z">
              <w:tcPr>
                <w:tcW w:w="2250" w:type="dxa"/>
              </w:tcPr>
            </w:tcPrChange>
          </w:tcPr>
          <w:p w14:paraId="0CBAA59A" w14:textId="6B4901ED" w:rsidR="000C08CA" w:rsidRPr="00706C73" w:rsidRDefault="000C08CA" w:rsidP="00257727">
            <w:pPr>
              <w:rPr>
                <w:rFonts w:cs="Arial"/>
                <w:sz w:val="20"/>
                <w:szCs w:val="20"/>
              </w:rPr>
            </w:pPr>
            <w:r w:rsidRPr="00706C73">
              <w:rPr>
                <w:rFonts w:cs="Arial"/>
                <w:sz w:val="20"/>
                <w:rPrChange w:id="294" w:author="Shah Ashay" w:date="2018-04-16T16:02:00Z">
                  <w:rPr>
                    <w:rFonts w:ascii="Calibri" w:hAnsi="Calibri"/>
                    <w:sz w:val="20"/>
                  </w:rPr>
                </w:rPrChange>
              </w:rPr>
              <w:t xml:space="preserve">Note:  Use the </w:t>
            </w:r>
            <w:r w:rsidRPr="00706C73">
              <w:rPr>
                <w:rFonts w:cs="Arial"/>
                <w:b/>
                <w:i/>
                <w:sz w:val="20"/>
                <w:rPrChange w:id="295" w:author="Shah Ashay" w:date="2018-04-16T16:02:00Z">
                  <w:rPr>
                    <w:rFonts w:ascii="Calibri" w:hAnsi="Calibri"/>
                    <w:b/>
                    <w:i/>
                    <w:sz w:val="20"/>
                  </w:rPr>
                </w:rPrChange>
              </w:rPr>
              <w:t xml:space="preserve">Comment Type </w:t>
            </w:r>
            <w:r w:rsidRPr="00706C73">
              <w:rPr>
                <w:rFonts w:cs="Arial"/>
                <w:sz w:val="20"/>
                <w:rPrChange w:id="296" w:author="Shah Ashay" w:date="2018-04-16T16:02:00Z">
                  <w:rPr>
                    <w:rFonts w:ascii="Calibri" w:hAnsi="Calibri"/>
                    <w:sz w:val="20"/>
                  </w:rPr>
                </w:rPrChange>
              </w:rPr>
              <w:t xml:space="preserve"> in the hierarchy if the user would like to filter by “</w:t>
            </w:r>
            <w:r w:rsidR="00257727" w:rsidRPr="00706C73">
              <w:rPr>
                <w:rFonts w:cs="Arial"/>
                <w:sz w:val="20"/>
                <w:rPrChange w:id="297" w:author="Shah Ashay" w:date="2018-04-16T16:02:00Z">
                  <w:rPr>
                    <w:rFonts w:ascii="Calibri" w:hAnsi="Calibri"/>
                    <w:sz w:val="20"/>
                  </w:rPr>
                </w:rPrChange>
              </w:rPr>
              <w:t>Daily Production Report</w:t>
            </w:r>
            <w:r w:rsidRPr="00706C73">
              <w:rPr>
                <w:rFonts w:cs="Arial"/>
                <w:sz w:val="20"/>
                <w:rPrChange w:id="298" w:author="Shah Ashay" w:date="2018-04-16T16:02:00Z">
                  <w:rPr>
                    <w:rFonts w:ascii="Calibri" w:hAnsi="Calibri"/>
                    <w:sz w:val="20"/>
                  </w:rPr>
                </w:rPrChange>
              </w:rPr>
              <w:t>”</w:t>
            </w:r>
            <w:r w:rsidR="00257727" w:rsidRPr="00706C73">
              <w:rPr>
                <w:rFonts w:cs="Arial"/>
                <w:sz w:val="20"/>
                <w:rPrChange w:id="299" w:author="Shah Ashay" w:date="2018-04-16T16:02:00Z">
                  <w:rPr>
                    <w:rFonts w:ascii="Calibri" w:hAnsi="Calibri"/>
                    <w:sz w:val="20"/>
                  </w:rPr>
                </w:rPrChange>
              </w:rPr>
              <w:t>,</w:t>
            </w:r>
            <w:r w:rsidRPr="00706C73">
              <w:rPr>
                <w:rFonts w:cs="Arial"/>
                <w:sz w:val="20"/>
                <w:rPrChange w:id="300" w:author="Shah Ashay" w:date="2018-04-16T16:02:00Z">
                  <w:rPr>
                    <w:rFonts w:ascii="Calibri" w:hAnsi="Calibri"/>
                    <w:sz w:val="20"/>
                  </w:rPr>
                </w:rPrChange>
              </w:rPr>
              <w:t xml:space="preserve"> </w:t>
            </w:r>
            <w:r w:rsidR="00257727" w:rsidRPr="00706C73">
              <w:rPr>
                <w:rFonts w:cs="Arial"/>
                <w:sz w:val="20"/>
                <w:rPrChange w:id="301" w:author="Shah Ashay" w:date="2018-04-16T16:02:00Z">
                  <w:rPr>
                    <w:rFonts w:ascii="Calibri" w:hAnsi="Calibri"/>
                    <w:sz w:val="20"/>
                  </w:rPr>
                </w:rPrChange>
              </w:rPr>
              <w:t>“Daily Mail”</w:t>
            </w:r>
            <w:r w:rsidRPr="00706C73">
              <w:rPr>
                <w:rFonts w:cs="Arial"/>
                <w:sz w:val="20"/>
                <w:rPrChange w:id="302" w:author="Shah Ashay" w:date="2018-04-16T16:02:00Z">
                  <w:rPr>
                    <w:rFonts w:ascii="Calibri" w:hAnsi="Calibri"/>
                    <w:sz w:val="20"/>
                  </w:rPr>
                </w:rPrChange>
              </w:rPr>
              <w:t xml:space="preserve">or </w:t>
            </w:r>
            <w:r w:rsidR="00257727" w:rsidRPr="00706C73">
              <w:rPr>
                <w:rFonts w:cs="Arial"/>
                <w:sz w:val="20"/>
                <w:rPrChange w:id="303" w:author="Shah Ashay" w:date="2018-04-16T16:02:00Z">
                  <w:rPr>
                    <w:rFonts w:ascii="Calibri" w:hAnsi="Calibri"/>
                    <w:sz w:val="20"/>
                  </w:rPr>
                </w:rPrChange>
              </w:rPr>
              <w:t>“Weekly Production Report”</w:t>
            </w:r>
          </w:p>
        </w:tc>
      </w:tr>
      <w:tr w:rsidR="000C08CA" w:rsidRPr="00706C73" w14:paraId="35E7386F" w14:textId="77777777" w:rsidTr="00706C73">
        <w:trPr>
          <w:cantSplit/>
          <w:trPrChange w:id="304" w:author="Shah Ashay" w:date="2018-04-16T16:02:00Z">
            <w:trPr>
              <w:cantSplit/>
            </w:trPr>
          </w:trPrChange>
        </w:trPr>
        <w:tc>
          <w:tcPr>
            <w:tcW w:w="382" w:type="pct"/>
            <w:tcPrChange w:id="305" w:author="Shah Ashay" w:date="2018-04-16T16:02:00Z">
              <w:tcPr>
                <w:tcW w:w="630" w:type="dxa"/>
              </w:tcPr>
            </w:tcPrChange>
          </w:tcPr>
          <w:p w14:paraId="2AEEE553" w14:textId="77777777" w:rsidR="000C08CA" w:rsidRPr="00706C73" w:rsidRDefault="000C08CA" w:rsidP="00CA3FFB">
            <w:pPr>
              <w:numPr>
                <w:ilvl w:val="0"/>
                <w:numId w:val="4"/>
              </w:numPr>
              <w:tabs>
                <w:tab w:val="clear" w:pos="360"/>
                <w:tab w:val="num" w:pos="155"/>
              </w:tabs>
              <w:spacing w:after="120"/>
              <w:jc w:val="center"/>
              <w:rPr>
                <w:rFonts w:cs="Arial"/>
                <w:sz w:val="20"/>
                <w:rPrChange w:id="306" w:author="Shah Ashay" w:date="2018-04-16T16:02:00Z">
                  <w:rPr>
                    <w:rFonts w:asciiTheme="minorHAnsi" w:hAnsiTheme="minorHAnsi"/>
                    <w:sz w:val="20"/>
                  </w:rPr>
                </w:rPrChange>
              </w:rPr>
            </w:pPr>
          </w:p>
        </w:tc>
        <w:tc>
          <w:tcPr>
            <w:tcW w:w="1926" w:type="pct"/>
            <w:tcPrChange w:id="307" w:author="Shah Ashay" w:date="2018-04-16T16:02:00Z">
              <w:tcPr>
                <w:tcW w:w="3690" w:type="dxa"/>
              </w:tcPr>
            </w:tcPrChange>
          </w:tcPr>
          <w:p w14:paraId="04281D0D" w14:textId="4652B4A4" w:rsidR="000C08CA" w:rsidRPr="00706C73" w:rsidRDefault="000C08CA" w:rsidP="00CA3FFB">
            <w:pPr>
              <w:rPr>
                <w:rFonts w:cs="Arial"/>
                <w:sz w:val="20"/>
                <w:szCs w:val="20"/>
              </w:rPr>
            </w:pPr>
            <w:r w:rsidRPr="00706C73">
              <w:rPr>
                <w:rFonts w:cs="Arial"/>
                <w:sz w:val="20"/>
                <w:szCs w:val="20"/>
                <w:rPrChange w:id="308" w:author="Shah Ashay" w:date="2018-04-16T16:02:00Z">
                  <w:rPr>
                    <w:rFonts w:ascii="Calibri" w:hAnsi="Calibri"/>
                    <w:sz w:val="20"/>
                    <w:szCs w:val="20"/>
                  </w:rPr>
                </w:rPrChange>
              </w:rPr>
              <w:t xml:space="preserve">Click the </w:t>
            </w:r>
            <w:r w:rsidRPr="00706C73">
              <w:rPr>
                <w:rFonts w:cs="Arial"/>
                <w:b/>
                <w:i/>
                <w:sz w:val="20"/>
                <w:szCs w:val="20"/>
                <w:rPrChange w:id="309" w:author="Shah Ashay" w:date="2018-04-16T16:02:00Z">
                  <w:rPr>
                    <w:rFonts w:ascii="Calibri" w:hAnsi="Calibri"/>
                    <w:b/>
                    <w:i/>
                    <w:sz w:val="20"/>
                    <w:szCs w:val="20"/>
                  </w:rPr>
                </w:rPrChange>
              </w:rPr>
              <w:t>Insert</w:t>
            </w:r>
            <w:r w:rsidRPr="00706C73">
              <w:rPr>
                <w:rFonts w:cs="Arial"/>
                <w:sz w:val="20"/>
                <w:szCs w:val="20"/>
                <w:rPrChange w:id="310" w:author="Shah Ashay" w:date="2018-04-16T16:02:00Z">
                  <w:rPr>
                    <w:rFonts w:ascii="Calibri" w:hAnsi="Calibri"/>
                    <w:sz w:val="20"/>
                    <w:szCs w:val="20"/>
                  </w:rPr>
                </w:rPrChange>
              </w:rPr>
              <w:t xml:space="preserve"> icon in the Tool Bar</w:t>
            </w:r>
          </w:p>
        </w:tc>
        <w:tc>
          <w:tcPr>
            <w:tcW w:w="1490" w:type="pct"/>
            <w:tcPrChange w:id="311" w:author="Shah Ashay" w:date="2018-04-16T16:02:00Z">
              <w:tcPr>
                <w:tcW w:w="2790" w:type="dxa"/>
              </w:tcPr>
            </w:tcPrChange>
          </w:tcPr>
          <w:p w14:paraId="17270E03" w14:textId="0EC40B24" w:rsidR="000C08CA" w:rsidRPr="00706C73" w:rsidRDefault="000C08CA" w:rsidP="00705162">
            <w:pPr>
              <w:keepNext/>
              <w:keepLines/>
              <w:rPr>
                <w:rFonts w:cs="Arial"/>
                <w:sz w:val="20"/>
                <w:szCs w:val="20"/>
                <w:rPrChange w:id="312" w:author="Shah Ashay" w:date="2018-04-16T16:02:00Z">
                  <w:rPr>
                    <w:rFonts w:ascii="Calibri" w:hAnsi="Calibri"/>
                    <w:sz w:val="20"/>
                    <w:szCs w:val="20"/>
                  </w:rPr>
                </w:rPrChange>
              </w:rPr>
            </w:pPr>
            <w:r w:rsidRPr="00706C73">
              <w:rPr>
                <w:rFonts w:cs="Arial"/>
                <w:sz w:val="20"/>
                <w:szCs w:val="20"/>
                <w:rPrChange w:id="313" w:author="Shah Ashay" w:date="2018-04-16T16:02:00Z">
                  <w:rPr>
                    <w:rFonts w:ascii="Calibri" w:hAnsi="Calibri"/>
                    <w:sz w:val="20"/>
                    <w:szCs w:val="20"/>
                  </w:rPr>
                </w:rPrChange>
              </w:rPr>
              <w:t xml:space="preserve">New record entry fields are displayed on screen. </w:t>
            </w:r>
            <w:r w:rsidRPr="00706C73">
              <w:rPr>
                <w:rFonts w:cs="Arial"/>
                <w:b/>
                <w:sz w:val="20"/>
                <w:szCs w:val="20"/>
                <w:rPrChange w:id="314" w:author="Shah Ashay" w:date="2018-04-16T16:02:00Z">
                  <w:rPr>
                    <w:rFonts w:ascii="Calibri" w:hAnsi="Calibri"/>
                    <w:b/>
                    <w:sz w:val="20"/>
                    <w:szCs w:val="20"/>
                  </w:rPr>
                </w:rPrChange>
              </w:rPr>
              <w:t>Time is defaulted to 0</w:t>
            </w:r>
            <w:r w:rsidR="00257727" w:rsidRPr="00706C73">
              <w:rPr>
                <w:rFonts w:cs="Arial"/>
                <w:b/>
                <w:sz w:val="20"/>
                <w:szCs w:val="20"/>
                <w:rPrChange w:id="315" w:author="Shah Ashay" w:date="2018-04-16T16:02:00Z">
                  <w:rPr>
                    <w:rFonts w:ascii="Calibri" w:hAnsi="Calibri"/>
                    <w:b/>
                    <w:sz w:val="20"/>
                    <w:szCs w:val="20"/>
                  </w:rPr>
                </w:rPrChange>
              </w:rPr>
              <w:t>0</w:t>
            </w:r>
            <w:r w:rsidRPr="00706C73">
              <w:rPr>
                <w:rFonts w:cs="Arial"/>
                <w:b/>
                <w:sz w:val="20"/>
                <w:szCs w:val="20"/>
                <w:rPrChange w:id="316" w:author="Shah Ashay" w:date="2018-04-16T16:02:00Z">
                  <w:rPr>
                    <w:rFonts w:ascii="Calibri" w:hAnsi="Calibri"/>
                    <w:b/>
                    <w:sz w:val="20"/>
                    <w:szCs w:val="20"/>
                  </w:rPr>
                </w:rPrChange>
              </w:rPr>
              <w:t>:00</w:t>
            </w:r>
          </w:p>
          <w:p w14:paraId="50514A5A" w14:textId="77777777" w:rsidR="000C08CA" w:rsidRPr="00706C73" w:rsidRDefault="000C08CA" w:rsidP="00705162">
            <w:pPr>
              <w:pStyle w:val="ListParagraph"/>
              <w:keepNext/>
              <w:keepLines/>
              <w:ind w:left="0"/>
              <w:rPr>
                <w:rFonts w:cs="Arial"/>
                <w:sz w:val="20"/>
                <w:szCs w:val="20"/>
                <w:rPrChange w:id="317" w:author="Shah Ashay" w:date="2018-04-16T16:02:00Z">
                  <w:rPr>
                    <w:rFonts w:ascii="Calibri" w:hAnsi="Calibri"/>
                    <w:sz w:val="20"/>
                    <w:szCs w:val="20"/>
                  </w:rPr>
                </w:rPrChange>
              </w:rPr>
            </w:pPr>
          </w:p>
          <w:p w14:paraId="0D54C5DE" w14:textId="77777777" w:rsidR="00903311" w:rsidRPr="00706C73" w:rsidRDefault="000C08CA" w:rsidP="00903311">
            <w:pPr>
              <w:keepNext/>
              <w:keepLines/>
              <w:rPr>
                <w:rFonts w:cs="Arial"/>
                <w:sz w:val="20"/>
                <w:rPrChange w:id="318" w:author="Shah Ashay" w:date="2018-04-16T16:02:00Z">
                  <w:rPr>
                    <w:rFonts w:ascii="Calibri" w:hAnsi="Calibri"/>
                    <w:sz w:val="20"/>
                  </w:rPr>
                </w:rPrChange>
              </w:rPr>
            </w:pPr>
            <w:r w:rsidRPr="00706C73">
              <w:rPr>
                <w:rFonts w:cs="Arial"/>
                <w:color w:val="000000"/>
                <w:sz w:val="20"/>
                <w:szCs w:val="20"/>
                <w:rPrChange w:id="319" w:author="Shah Ashay" w:date="2018-04-16T16:02:00Z">
                  <w:rPr>
                    <w:rFonts w:ascii="Calibri" w:hAnsi="Calibri" w:cs="Arial"/>
                    <w:color w:val="000000"/>
                    <w:sz w:val="20"/>
                    <w:szCs w:val="20"/>
                  </w:rPr>
                </w:rPrChange>
              </w:rPr>
              <w:t xml:space="preserve">Displays fields: </w:t>
            </w:r>
            <w:r w:rsidR="00903311" w:rsidRPr="00706C73">
              <w:rPr>
                <w:rFonts w:cs="Arial"/>
                <w:color w:val="000000"/>
                <w:sz w:val="20"/>
                <w:szCs w:val="20"/>
                <w:rPrChange w:id="320" w:author="Shah Ashay" w:date="2018-04-16T16:02:00Z">
                  <w:rPr>
                    <w:rFonts w:ascii="Calibri" w:hAnsi="Calibri" w:cs="Arial"/>
                    <w:color w:val="000000"/>
                    <w:sz w:val="20"/>
                    <w:szCs w:val="20"/>
                  </w:rPr>
                </w:rPrChange>
              </w:rPr>
              <w:br/>
            </w:r>
            <w:r w:rsidR="00903311" w:rsidRPr="00706C73">
              <w:rPr>
                <w:rFonts w:cs="Arial"/>
                <w:color w:val="000000"/>
                <w:sz w:val="20"/>
                <w:szCs w:val="20"/>
                <w:rPrChange w:id="321" w:author="Shah Ashay" w:date="2018-04-16T16:02:00Z">
                  <w:rPr>
                    <w:rFonts w:ascii="Calibri" w:hAnsi="Calibri" w:cs="Arial"/>
                    <w:color w:val="000000"/>
                    <w:sz w:val="20"/>
                    <w:szCs w:val="20"/>
                  </w:rPr>
                </w:rPrChange>
              </w:rPr>
              <w:br/>
            </w:r>
          </w:p>
          <w:p w14:paraId="19AAB9B2" w14:textId="3443B6EB" w:rsidR="007F1FF3" w:rsidRPr="00706C73" w:rsidRDefault="00903311" w:rsidP="00903311">
            <w:pPr>
              <w:keepNext/>
              <w:keepLines/>
              <w:rPr>
                <w:ins w:id="322" w:author="Prakash Atul (Ext)" w:date="2018-03-27T17:30:00Z"/>
                <w:rFonts w:cs="Arial"/>
                <w:sz w:val="20"/>
                <w:rPrChange w:id="323" w:author="Shah Ashay" w:date="2018-04-16T16:02:00Z">
                  <w:rPr>
                    <w:ins w:id="324" w:author="Prakash Atul (Ext)" w:date="2018-03-27T17:30:00Z"/>
                    <w:rFonts w:ascii="Calibri" w:hAnsi="Calibri"/>
                    <w:sz w:val="20"/>
                  </w:rPr>
                </w:rPrChange>
              </w:rPr>
            </w:pPr>
            <w:r w:rsidRPr="00706C73">
              <w:rPr>
                <w:rFonts w:cs="Arial"/>
                <w:color w:val="000000" w:themeColor="text1"/>
                <w:sz w:val="20"/>
                <w:szCs w:val="20"/>
              </w:rPr>
              <w:t xml:space="preserve">• </w:t>
            </w:r>
            <w:r w:rsidRPr="00706C73">
              <w:rPr>
                <w:rFonts w:cs="Arial"/>
                <w:sz w:val="20"/>
                <w:rPrChange w:id="325" w:author="Shah Ashay" w:date="2018-04-16T16:02:00Z">
                  <w:rPr>
                    <w:rFonts w:ascii="Calibri" w:hAnsi="Calibri"/>
                    <w:sz w:val="20"/>
                  </w:rPr>
                </w:rPrChange>
              </w:rPr>
              <w:t>Time [hh:mm]</w:t>
            </w:r>
            <w:r w:rsidRPr="00706C73">
              <w:rPr>
                <w:rFonts w:cs="Arial"/>
                <w:sz w:val="20"/>
                <w:rPrChange w:id="326" w:author="Shah Ashay" w:date="2018-04-16T16:02:00Z">
                  <w:rPr>
                    <w:rFonts w:ascii="Calibri" w:hAnsi="Calibri"/>
                    <w:sz w:val="20"/>
                  </w:rPr>
                </w:rPrChange>
              </w:rPr>
              <w:br/>
            </w:r>
            <w:r w:rsidRPr="00706C73">
              <w:rPr>
                <w:rFonts w:cs="Arial"/>
                <w:color w:val="000000" w:themeColor="text1"/>
                <w:sz w:val="20"/>
                <w:szCs w:val="20"/>
              </w:rPr>
              <w:t xml:space="preserve">• </w:t>
            </w:r>
            <w:r w:rsidRPr="00706C73">
              <w:rPr>
                <w:rFonts w:cs="Arial"/>
                <w:sz w:val="20"/>
                <w:rPrChange w:id="327" w:author="Shah Ashay" w:date="2018-04-16T16:02:00Z">
                  <w:rPr>
                    <w:rFonts w:ascii="Calibri" w:hAnsi="Calibri"/>
                    <w:sz w:val="20"/>
                  </w:rPr>
                </w:rPrChange>
              </w:rPr>
              <w:t>Sub CPP (Dropdown List)</w:t>
            </w:r>
            <w:r w:rsidRPr="00706C73">
              <w:rPr>
                <w:rFonts w:cs="Arial"/>
                <w:sz w:val="20"/>
                <w:rPrChange w:id="328" w:author="Shah Ashay" w:date="2018-04-16T16:02:00Z">
                  <w:rPr>
                    <w:rFonts w:ascii="Calibri" w:hAnsi="Calibri"/>
                    <w:sz w:val="20"/>
                  </w:rPr>
                </w:rPrChange>
              </w:rPr>
              <w:br/>
            </w:r>
            <w:r w:rsidRPr="00706C73">
              <w:rPr>
                <w:rFonts w:cs="Arial"/>
                <w:color w:val="000000" w:themeColor="text1"/>
                <w:sz w:val="20"/>
                <w:szCs w:val="20"/>
              </w:rPr>
              <w:t xml:space="preserve">• </w:t>
            </w:r>
            <w:del w:id="329" w:author="Batra Yogesh (EXT)" w:date="2018-04-04T17:17:00Z">
              <w:r w:rsidRPr="00706C73" w:rsidDel="00D64E79">
                <w:rPr>
                  <w:rFonts w:cs="Arial"/>
                  <w:sz w:val="20"/>
                  <w:rPrChange w:id="330" w:author="Shah Ashay" w:date="2018-04-16T16:02:00Z">
                    <w:rPr>
                      <w:rFonts w:ascii="Calibri" w:hAnsi="Calibri"/>
                      <w:sz w:val="20"/>
                    </w:rPr>
                  </w:rPrChange>
                </w:rPr>
                <w:delText>Commemnt</w:delText>
              </w:r>
            </w:del>
            <w:ins w:id="331" w:author="Batra Yogesh (EXT)" w:date="2018-04-04T17:17:00Z">
              <w:r w:rsidR="00D64E79" w:rsidRPr="00706C73">
                <w:rPr>
                  <w:rFonts w:cs="Arial"/>
                  <w:sz w:val="20"/>
                  <w:rPrChange w:id="332" w:author="Shah Ashay" w:date="2018-04-16T16:02:00Z">
                    <w:rPr>
                      <w:rFonts w:ascii="Calibri" w:hAnsi="Calibri"/>
                      <w:sz w:val="20"/>
                    </w:rPr>
                  </w:rPrChange>
                </w:rPr>
                <w:t>Comment</w:t>
              </w:r>
            </w:ins>
            <w:r w:rsidRPr="00706C73">
              <w:rPr>
                <w:rFonts w:cs="Arial"/>
                <w:sz w:val="20"/>
                <w:rPrChange w:id="333" w:author="Shah Ashay" w:date="2018-04-16T16:02:00Z">
                  <w:rPr>
                    <w:rFonts w:ascii="Calibri" w:hAnsi="Calibri"/>
                    <w:sz w:val="20"/>
                  </w:rPr>
                </w:rPrChange>
              </w:rPr>
              <w:t xml:space="preserve"> Type (Dropdown list)</w:t>
            </w:r>
          </w:p>
          <w:p w14:paraId="245C34B6" w14:textId="77777777" w:rsidR="007F1FF3" w:rsidRPr="00706C73" w:rsidRDefault="007F1FF3" w:rsidP="00903311">
            <w:pPr>
              <w:keepNext/>
              <w:keepLines/>
              <w:rPr>
                <w:ins w:id="334" w:author="Prakash Atul (Ext)" w:date="2018-03-27T17:30:00Z"/>
                <w:rFonts w:cs="Arial"/>
                <w:sz w:val="20"/>
                <w:rPrChange w:id="335" w:author="Shah Ashay" w:date="2018-04-16T16:02:00Z">
                  <w:rPr>
                    <w:ins w:id="336" w:author="Prakash Atul (Ext)" w:date="2018-03-27T17:30:00Z"/>
                    <w:rFonts w:ascii="Calibri" w:hAnsi="Calibri"/>
                    <w:sz w:val="20"/>
                  </w:rPr>
                </w:rPrChange>
              </w:rPr>
            </w:pPr>
            <w:ins w:id="337" w:author="Prakash Atul (Ext)" w:date="2018-03-27T17:30:00Z">
              <w:r w:rsidRPr="00706C73">
                <w:rPr>
                  <w:rFonts w:cs="Arial"/>
                  <w:sz w:val="20"/>
                  <w:rPrChange w:id="338" w:author="Shah Ashay" w:date="2018-04-16T16:02:00Z">
                    <w:rPr>
                      <w:rFonts w:ascii="Calibri" w:hAnsi="Calibri"/>
                      <w:sz w:val="20"/>
                    </w:rPr>
                  </w:rPrChange>
                </w:rPr>
                <w:t>Type</w:t>
              </w:r>
            </w:ins>
          </w:p>
          <w:p w14:paraId="08378648" w14:textId="4CF06F84" w:rsidR="00903311" w:rsidRPr="00706C73" w:rsidRDefault="007F1FF3" w:rsidP="00903311">
            <w:pPr>
              <w:keepNext/>
              <w:keepLines/>
              <w:rPr>
                <w:rFonts w:cs="Arial"/>
                <w:sz w:val="20"/>
                <w:szCs w:val="20"/>
                <w:rPrChange w:id="339" w:author="Shah Ashay" w:date="2018-04-16T16:02:00Z">
                  <w:rPr>
                    <w:rFonts w:ascii="Calibri" w:hAnsi="Calibri"/>
                    <w:sz w:val="20"/>
                    <w:szCs w:val="20"/>
                  </w:rPr>
                </w:rPrChange>
              </w:rPr>
            </w:pPr>
            <w:ins w:id="340" w:author="Prakash Atul (Ext)" w:date="2018-03-27T17:30:00Z">
              <w:r w:rsidRPr="00706C73">
                <w:rPr>
                  <w:rFonts w:cs="Arial"/>
                  <w:sz w:val="20"/>
                  <w:rPrChange w:id="341" w:author="Shah Ashay" w:date="2018-04-16T16:02:00Z">
                    <w:rPr>
                      <w:rFonts w:ascii="Calibri" w:hAnsi="Calibri"/>
                      <w:sz w:val="20"/>
                    </w:rPr>
                  </w:rPrChange>
                </w:rPr>
                <w:t>Name</w:t>
              </w:r>
            </w:ins>
            <w:r w:rsidR="00903311" w:rsidRPr="00706C73">
              <w:rPr>
                <w:rFonts w:cs="Arial"/>
                <w:sz w:val="20"/>
                <w:rPrChange w:id="342" w:author="Shah Ashay" w:date="2018-04-16T16:02:00Z">
                  <w:rPr>
                    <w:rFonts w:ascii="Calibri" w:hAnsi="Calibri"/>
                    <w:sz w:val="20"/>
                  </w:rPr>
                </w:rPrChange>
              </w:rPr>
              <w:br/>
            </w:r>
            <w:r w:rsidR="00903311" w:rsidRPr="00706C73">
              <w:rPr>
                <w:rFonts w:cs="Arial"/>
                <w:color w:val="000000" w:themeColor="text1"/>
                <w:sz w:val="20"/>
                <w:szCs w:val="20"/>
              </w:rPr>
              <w:t xml:space="preserve">• </w:t>
            </w:r>
            <w:r w:rsidR="00903311" w:rsidRPr="00706C73">
              <w:rPr>
                <w:rFonts w:cs="Arial"/>
                <w:sz w:val="20"/>
                <w:rPrChange w:id="343" w:author="Shah Ashay" w:date="2018-04-16T16:02:00Z">
                  <w:rPr>
                    <w:rFonts w:ascii="Calibri" w:hAnsi="Calibri"/>
                    <w:sz w:val="20"/>
                  </w:rPr>
                </w:rPrChange>
              </w:rPr>
              <w:t>Copy Forward</w:t>
            </w:r>
            <w:r w:rsidR="00903311" w:rsidRPr="00706C73">
              <w:rPr>
                <w:rFonts w:cs="Arial"/>
                <w:sz w:val="20"/>
                <w:rPrChange w:id="344" w:author="Shah Ashay" w:date="2018-04-16T16:02:00Z">
                  <w:rPr>
                    <w:rFonts w:ascii="Calibri" w:hAnsi="Calibri"/>
                    <w:sz w:val="20"/>
                  </w:rPr>
                </w:rPrChange>
              </w:rPr>
              <w:br/>
            </w:r>
            <w:r w:rsidR="00903311" w:rsidRPr="00706C73">
              <w:rPr>
                <w:rFonts w:cs="Arial"/>
                <w:color w:val="000000" w:themeColor="text1"/>
                <w:sz w:val="20"/>
                <w:szCs w:val="20"/>
              </w:rPr>
              <w:t xml:space="preserve">• </w:t>
            </w:r>
            <w:r w:rsidR="00903311" w:rsidRPr="00706C73">
              <w:rPr>
                <w:rFonts w:cs="Arial"/>
                <w:sz w:val="20"/>
                <w:rPrChange w:id="345" w:author="Shah Ashay" w:date="2018-04-16T16:02:00Z">
                  <w:rPr>
                    <w:rFonts w:ascii="Calibri" w:hAnsi="Calibri"/>
                    <w:sz w:val="20"/>
                  </w:rPr>
                </w:rPrChange>
              </w:rPr>
              <w:t>Comments (Text Box-Dropdown)</w:t>
            </w:r>
            <w:r w:rsidR="00903311" w:rsidRPr="00706C73">
              <w:rPr>
                <w:rFonts w:cs="Arial"/>
                <w:sz w:val="20"/>
                <w:rPrChange w:id="346" w:author="Shah Ashay" w:date="2018-04-16T16:02:00Z">
                  <w:rPr>
                    <w:rFonts w:ascii="Calibri" w:hAnsi="Calibri"/>
                    <w:sz w:val="20"/>
                  </w:rPr>
                </w:rPrChange>
              </w:rPr>
              <w:br/>
            </w:r>
            <w:r w:rsidR="00903311" w:rsidRPr="00706C73">
              <w:rPr>
                <w:rFonts w:cs="Arial"/>
                <w:color w:val="000000" w:themeColor="text1"/>
                <w:sz w:val="20"/>
                <w:szCs w:val="20"/>
              </w:rPr>
              <w:t xml:space="preserve">• </w:t>
            </w:r>
            <w:r w:rsidR="00903311" w:rsidRPr="00706C73">
              <w:rPr>
                <w:rFonts w:cs="Arial"/>
                <w:sz w:val="20"/>
                <w:rPrChange w:id="347" w:author="Shah Ashay" w:date="2018-04-16T16:02:00Z">
                  <w:rPr>
                    <w:rFonts w:ascii="Calibri" w:hAnsi="Calibri"/>
                    <w:sz w:val="20"/>
                  </w:rPr>
                </w:rPrChange>
              </w:rPr>
              <w:t>Comments 2(Text Box-Dropdown)</w:t>
            </w:r>
          </w:p>
          <w:p w14:paraId="5F8EFE38" w14:textId="6DB90916" w:rsidR="000C08CA" w:rsidRPr="00706C73" w:rsidRDefault="00903311" w:rsidP="00CA3FFB">
            <w:pPr>
              <w:rPr>
                <w:rFonts w:cs="Arial"/>
                <w:sz w:val="20"/>
                <w:szCs w:val="20"/>
              </w:rPr>
            </w:pPr>
            <w:r w:rsidRPr="00706C73">
              <w:rPr>
                <w:rFonts w:cs="Arial"/>
                <w:color w:val="000000"/>
                <w:sz w:val="20"/>
                <w:szCs w:val="20"/>
                <w:rPrChange w:id="348" w:author="Shah Ashay" w:date="2018-04-16T16:02:00Z">
                  <w:rPr>
                    <w:rFonts w:ascii="Calibri" w:hAnsi="Calibri" w:cs="Arial"/>
                    <w:color w:val="000000"/>
                    <w:sz w:val="20"/>
                    <w:szCs w:val="20"/>
                  </w:rPr>
                </w:rPrChange>
              </w:rPr>
              <w:br/>
            </w:r>
            <w:r w:rsidRPr="00706C73">
              <w:rPr>
                <w:rFonts w:cs="Arial"/>
                <w:color w:val="000000"/>
                <w:sz w:val="20"/>
                <w:szCs w:val="20"/>
                <w:rPrChange w:id="349" w:author="Shah Ashay" w:date="2018-04-16T16:02:00Z">
                  <w:rPr>
                    <w:rFonts w:ascii="Calibri" w:hAnsi="Calibri" w:cs="Arial"/>
                    <w:color w:val="000000"/>
                    <w:sz w:val="20"/>
                    <w:szCs w:val="20"/>
                  </w:rPr>
                </w:rPrChange>
              </w:rPr>
              <w:br/>
            </w:r>
            <w:r w:rsidRPr="00706C73">
              <w:rPr>
                <w:rFonts w:cs="Arial"/>
                <w:sz w:val="20"/>
                <w:rPrChange w:id="350" w:author="Shah Ashay" w:date="2018-04-16T16:02:00Z">
                  <w:rPr>
                    <w:rFonts w:ascii="Calibri" w:hAnsi="Calibri"/>
                    <w:sz w:val="20"/>
                  </w:rPr>
                </w:rPrChange>
              </w:rPr>
              <w:t>EC populates the Sub CPP dropdown list of each hierarchy automatically by SUB_CPP EC codes</w:t>
            </w:r>
            <w:r w:rsidRPr="00706C73">
              <w:rPr>
                <w:rFonts w:cs="Arial"/>
                <w:sz w:val="20"/>
                <w:szCs w:val="20"/>
              </w:rPr>
              <w:br/>
            </w:r>
          </w:p>
        </w:tc>
        <w:tc>
          <w:tcPr>
            <w:tcW w:w="1202" w:type="pct"/>
            <w:tcPrChange w:id="351" w:author="Shah Ashay" w:date="2018-04-16T16:02:00Z">
              <w:tcPr>
                <w:tcW w:w="2250" w:type="dxa"/>
              </w:tcPr>
            </w:tcPrChange>
          </w:tcPr>
          <w:p w14:paraId="0BBB9246" w14:textId="77777777" w:rsidR="000C08CA" w:rsidRPr="00706C73" w:rsidRDefault="000C08CA" w:rsidP="00CA3FFB">
            <w:pPr>
              <w:rPr>
                <w:rFonts w:cs="Arial"/>
                <w:sz w:val="20"/>
                <w:szCs w:val="20"/>
              </w:rPr>
            </w:pPr>
          </w:p>
        </w:tc>
      </w:tr>
      <w:tr w:rsidR="00257727" w:rsidRPr="00706C73" w14:paraId="50F6FD44" w14:textId="77777777" w:rsidTr="00706C73">
        <w:trPr>
          <w:cantSplit/>
          <w:trPrChange w:id="352" w:author="Shah Ashay" w:date="2018-04-16T16:02:00Z">
            <w:trPr>
              <w:cantSplit/>
            </w:trPr>
          </w:trPrChange>
        </w:trPr>
        <w:tc>
          <w:tcPr>
            <w:tcW w:w="382" w:type="pct"/>
            <w:tcPrChange w:id="353" w:author="Shah Ashay" w:date="2018-04-16T16:02:00Z">
              <w:tcPr>
                <w:tcW w:w="630" w:type="dxa"/>
              </w:tcPr>
            </w:tcPrChange>
          </w:tcPr>
          <w:p w14:paraId="24AAE30D" w14:textId="77777777" w:rsidR="00257727" w:rsidRPr="00706C73" w:rsidRDefault="00257727" w:rsidP="00CA3FFB">
            <w:pPr>
              <w:numPr>
                <w:ilvl w:val="0"/>
                <w:numId w:val="4"/>
              </w:numPr>
              <w:tabs>
                <w:tab w:val="clear" w:pos="360"/>
                <w:tab w:val="num" w:pos="155"/>
              </w:tabs>
              <w:spacing w:after="120"/>
              <w:jc w:val="center"/>
              <w:rPr>
                <w:rFonts w:cs="Arial"/>
                <w:sz w:val="20"/>
                <w:rPrChange w:id="354" w:author="Shah Ashay" w:date="2018-04-16T16:02:00Z">
                  <w:rPr>
                    <w:rFonts w:asciiTheme="minorHAnsi" w:hAnsiTheme="minorHAnsi"/>
                    <w:sz w:val="20"/>
                  </w:rPr>
                </w:rPrChange>
              </w:rPr>
            </w:pPr>
          </w:p>
        </w:tc>
        <w:tc>
          <w:tcPr>
            <w:tcW w:w="1926" w:type="pct"/>
            <w:tcPrChange w:id="355" w:author="Shah Ashay" w:date="2018-04-16T16:02:00Z">
              <w:tcPr>
                <w:tcW w:w="3690" w:type="dxa"/>
              </w:tcPr>
            </w:tcPrChange>
          </w:tcPr>
          <w:p w14:paraId="4AD53D91" w14:textId="4ED4F77C" w:rsidR="00257727" w:rsidRPr="00706C73" w:rsidRDefault="00257727" w:rsidP="00CA3FFB">
            <w:pPr>
              <w:rPr>
                <w:rFonts w:cs="Arial"/>
                <w:sz w:val="20"/>
                <w:szCs w:val="20"/>
                <w:rPrChange w:id="356" w:author="Shah Ashay" w:date="2018-04-16T16:02:00Z">
                  <w:rPr>
                    <w:rFonts w:ascii="Calibri" w:hAnsi="Calibri"/>
                    <w:sz w:val="20"/>
                    <w:szCs w:val="20"/>
                  </w:rPr>
                </w:rPrChange>
              </w:rPr>
            </w:pPr>
            <w:r w:rsidRPr="00706C73">
              <w:rPr>
                <w:rFonts w:cs="Arial"/>
                <w:sz w:val="20"/>
                <w:szCs w:val="20"/>
                <w:rPrChange w:id="357" w:author="Shah Ashay" w:date="2018-04-16T16:02:00Z">
                  <w:rPr>
                    <w:rFonts w:ascii="Calibri" w:hAnsi="Calibri"/>
                    <w:sz w:val="20"/>
                    <w:szCs w:val="20"/>
                  </w:rPr>
                </w:rPrChange>
              </w:rPr>
              <w:t xml:space="preserve">Change </w:t>
            </w:r>
            <w:r w:rsidRPr="00706C73">
              <w:rPr>
                <w:rFonts w:cs="Arial"/>
                <w:b/>
                <w:i/>
                <w:sz w:val="20"/>
                <w:szCs w:val="20"/>
                <w:rPrChange w:id="358" w:author="Shah Ashay" w:date="2018-04-16T16:02:00Z">
                  <w:rPr>
                    <w:rFonts w:ascii="Calibri" w:hAnsi="Calibri"/>
                    <w:b/>
                    <w:i/>
                    <w:sz w:val="20"/>
                    <w:szCs w:val="20"/>
                  </w:rPr>
                </w:rPrChange>
              </w:rPr>
              <w:t>Time</w:t>
            </w:r>
            <w:r w:rsidRPr="00706C73">
              <w:rPr>
                <w:rFonts w:cs="Arial"/>
                <w:sz w:val="20"/>
                <w:szCs w:val="20"/>
                <w:rPrChange w:id="359" w:author="Shah Ashay" w:date="2018-04-16T16:02:00Z">
                  <w:rPr>
                    <w:rFonts w:ascii="Calibri" w:hAnsi="Calibri"/>
                    <w:sz w:val="20"/>
                    <w:szCs w:val="20"/>
                  </w:rPr>
                </w:rPrChange>
              </w:rPr>
              <w:t xml:space="preserve"> if necessary</w:t>
            </w:r>
          </w:p>
        </w:tc>
        <w:tc>
          <w:tcPr>
            <w:tcW w:w="1490" w:type="pct"/>
            <w:tcPrChange w:id="360" w:author="Shah Ashay" w:date="2018-04-16T16:02:00Z">
              <w:tcPr>
                <w:tcW w:w="2790" w:type="dxa"/>
              </w:tcPr>
            </w:tcPrChange>
          </w:tcPr>
          <w:p w14:paraId="71A7C754" w14:textId="0E4635DA" w:rsidR="00257727" w:rsidRPr="00706C73" w:rsidRDefault="00257727" w:rsidP="00705162">
            <w:pPr>
              <w:keepNext/>
              <w:keepLines/>
              <w:rPr>
                <w:rFonts w:cs="Arial"/>
                <w:sz w:val="20"/>
                <w:szCs w:val="20"/>
                <w:rPrChange w:id="361" w:author="Shah Ashay" w:date="2018-04-16T16:02:00Z">
                  <w:rPr>
                    <w:rFonts w:ascii="Calibri" w:hAnsi="Calibri"/>
                    <w:sz w:val="20"/>
                    <w:szCs w:val="20"/>
                  </w:rPr>
                </w:rPrChange>
              </w:rPr>
            </w:pPr>
            <w:r w:rsidRPr="00706C73">
              <w:rPr>
                <w:rFonts w:cs="Arial"/>
                <w:sz w:val="20"/>
                <w:szCs w:val="20"/>
                <w:rPrChange w:id="362" w:author="Shah Ashay" w:date="2018-04-16T16:02:00Z">
                  <w:rPr>
                    <w:rFonts w:ascii="Calibri" w:hAnsi="Calibri"/>
                    <w:sz w:val="20"/>
                    <w:szCs w:val="20"/>
                  </w:rPr>
                </w:rPrChange>
              </w:rPr>
              <w:t>Time</w:t>
            </w:r>
            <w:r w:rsidR="00D23FD6" w:rsidRPr="00706C73">
              <w:rPr>
                <w:rFonts w:cs="Arial"/>
                <w:sz w:val="20"/>
                <w:szCs w:val="20"/>
                <w:rPrChange w:id="363" w:author="Shah Ashay" w:date="2018-04-16T16:02:00Z">
                  <w:rPr>
                    <w:rFonts w:ascii="Calibri" w:hAnsi="Calibri"/>
                    <w:sz w:val="20"/>
                    <w:szCs w:val="20"/>
                  </w:rPr>
                </w:rPrChange>
              </w:rPr>
              <w:t xml:space="preserve"> is displayed in entry field (hh</w:t>
            </w:r>
            <w:r w:rsidRPr="00706C73">
              <w:rPr>
                <w:rFonts w:cs="Arial"/>
                <w:sz w:val="20"/>
                <w:szCs w:val="20"/>
                <w:rPrChange w:id="364" w:author="Shah Ashay" w:date="2018-04-16T16:02:00Z">
                  <w:rPr>
                    <w:rFonts w:ascii="Calibri" w:hAnsi="Calibri"/>
                    <w:sz w:val="20"/>
                    <w:szCs w:val="20"/>
                  </w:rPr>
                </w:rPrChange>
              </w:rPr>
              <w:t>:</w:t>
            </w:r>
            <w:r w:rsidR="00D23FD6" w:rsidRPr="00706C73">
              <w:rPr>
                <w:rFonts w:cs="Arial"/>
                <w:sz w:val="20"/>
                <w:szCs w:val="20"/>
                <w:rPrChange w:id="365" w:author="Shah Ashay" w:date="2018-04-16T16:02:00Z">
                  <w:rPr>
                    <w:rFonts w:ascii="Calibri" w:hAnsi="Calibri"/>
                    <w:sz w:val="20"/>
                    <w:szCs w:val="20"/>
                  </w:rPr>
                </w:rPrChange>
              </w:rPr>
              <w:t>mm</w:t>
            </w:r>
            <w:r w:rsidRPr="00706C73">
              <w:rPr>
                <w:rFonts w:cs="Arial"/>
                <w:sz w:val="20"/>
                <w:szCs w:val="20"/>
                <w:rPrChange w:id="366" w:author="Shah Ashay" w:date="2018-04-16T16:02:00Z">
                  <w:rPr>
                    <w:rFonts w:ascii="Calibri" w:hAnsi="Calibri"/>
                    <w:sz w:val="20"/>
                    <w:szCs w:val="20"/>
                  </w:rPr>
                </w:rPrChange>
              </w:rPr>
              <w:t>)</w:t>
            </w:r>
          </w:p>
        </w:tc>
        <w:tc>
          <w:tcPr>
            <w:tcW w:w="1202" w:type="pct"/>
            <w:tcPrChange w:id="367" w:author="Shah Ashay" w:date="2018-04-16T16:02:00Z">
              <w:tcPr>
                <w:tcW w:w="2250" w:type="dxa"/>
              </w:tcPr>
            </w:tcPrChange>
          </w:tcPr>
          <w:p w14:paraId="4C96D1AF" w14:textId="77777777" w:rsidR="00257727" w:rsidRPr="00706C73" w:rsidRDefault="00257727" w:rsidP="00CA3FFB">
            <w:pPr>
              <w:rPr>
                <w:rFonts w:cs="Arial"/>
                <w:sz w:val="20"/>
                <w:szCs w:val="20"/>
              </w:rPr>
            </w:pPr>
          </w:p>
        </w:tc>
      </w:tr>
      <w:tr w:rsidR="00D23FD6" w:rsidRPr="00706C73" w14:paraId="503C0B99" w14:textId="77777777" w:rsidTr="00706C73">
        <w:trPr>
          <w:cantSplit/>
          <w:trPrChange w:id="368" w:author="Shah Ashay" w:date="2018-04-16T16:02:00Z">
            <w:trPr>
              <w:cantSplit/>
            </w:trPr>
          </w:trPrChange>
        </w:trPr>
        <w:tc>
          <w:tcPr>
            <w:tcW w:w="382" w:type="pct"/>
            <w:tcPrChange w:id="369" w:author="Shah Ashay" w:date="2018-04-16T16:02:00Z">
              <w:tcPr>
                <w:tcW w:w="630" w:type="dxa"/>
              </w:tcPr>
            </w:tcPrChange>
          </w:tcPr>
          <w:p w14:paraId="00F5786D" w14:textId="77777777" w:rsidR="00D23FD6" w:rsidRPr="00706C73" w:rsidRDefault="00D23FD6" w:rsidP="00CA3FFB">
            <w:pPr>
              <w:numPr>
                <w:ilvl w:val="0"/>
                <w:numId w:val="4"/>
              </w:numPr>
              <w:tabs>
                <w:tab w:val="clear" w:pos="360"/>
                <w:tab w:val="num" w:pos="155"/>
              </w:tabs>
              <w:spacing w:after="120"/>
              <w:jc w:val="center"/>
              <w:rPr>
                <w:rFonts w:cs="Arial"/>
                <w:sz w:val="20"/>
                <w:rPrChange w:id="370" w:author="Shah Ashay" w:date="2018-04-16T16:02:00Z">
                  <w:rPr>
                    <w:rFonts w:asciiTheme="minorHAnsi" w:hAnsiTheme="minorHAnsi"/>
                    <w:sz w:val="20"/>
                  </w:rPr>
                </w:rPrChange>
              </w:rPr>
            </w:pPr>
          </w:p>
        </w:tc>
        <w:tc>
          <w:tcPr>
            <w:tcW w:w="1926" w:type="pct"/>
            <w:tcPrChange w:id="371" w:author="Shah Ashay" w:date="2018-04-16T16:02:00Z">
              <w:tcPr>
                <w:tcW w:w="3690" w:type="dxa"/>
              </w:tcPr>
            </w:tcPrChange>
          </w:tcPr>
          <w:p w14:paraId="759F4FB7" w14:textId="43F08248" w:rsidR="00D23FD6" w:rsidRPr="00706C73" w:rsidRDefault="00D23FD6" w:rsidP="00D23FD6">
            <w:pPr>
              <w:rPr>
                <w:rFonts w:cs="Arial"/>
                <w:sz w:val="20"/>
                <w:szCs w:val="20"/>
                <w:rPrChange w:id="372" w:author="Shah Ashay" w:date="2018-04-16T16:02:00Z">
                  <w:rPr>
                    <w:rFonts w:ascii="Calibri" w:hAnsi="Calibri"/>
                    <w:sz w:val="20"/>
                    <w:szCs w:val="20"/>
                  </w:rPr>
                </w:rPrChange>
              </w:rPr>
            </w:pPr>
            <w:r w:rsidRPr="00706C73">
              <w:rPr>
                <w:rFonts w:cs="Arial"/>
                <w:sz w:val="20"/>
                <w:szCs w:val="20"/>
                <w:rPrChange w:id="373" w:author="Shah Ashay" w:date="2018-04-16T16:02:00Z">
                  <w:rPr>
                    <w:rFonts w:ascii="Calibri" w:hAnsi="Calibri"/>
                    <w:sz w:val="20"/>
                    <w:szCs w:val="20"/>
                  </w:rPr>
                </w:rPrChange>
              </w:rPr>
              <w:t xml:space="preserve">Select </w:t>
            </w:r>
            <w:r w:rsidRPr="00706C73">
              <w:rPr>
                <w:rFonts w:cs="Arial"/>
                <w:b/>
                <w:i/>
                <w:sz w:val="20"/>
                <w:szCs w:val="20"/>
                <w:rPrChange w:id="374" w:author="Shah Ashay" w:date="2018-04-16T16:02:00Z">
                  <w:rPr>
                    <w:rFonts w:ascii="Calibri" w:hAnsi="Calibri"/>
                    <w:b/>
                    <w:i/>
                    <w:sz w:val="20"/>
                    <w:szCs w:val="20"/>
                  </w:rPr>
                </w:rPrChange>
              </w:rPr>
              <w:t xml:space="preserve">Sub Cpp </w:t>
            </w:r>
            <w:r w:rsidRPr="00706C73">
              <w:rPr>
                <w:rFonts w:cs="Arial"/>
                <w:sz w:val="20"/>
                <w:szCs w:val="20"/>
                <w:rPrChange w:id="375" w:author="Shah Ashay" w:date="2018-04-16T16:02:00Z">
                  <w:rPr>
                    <w:rFonts w:ascii="Calibri" w:hAnsi="Calibri"/>
                    <w:sz w:val="20"/>
                    <w:szCs w:val="20"/>
                  </w:rPr>
                </w:rPrChange>
              </w:rPr>
              <w:t xml:space="preserve">“ERCPP” </w:t>
            </w:r>
          </w:p>
          <w:p w14:paraId="64198BCB" w14:textId="77777777" w:rsidR="00D23FD6" w:rsidRPr="00706C73" w:rsidRDefault="00D23FD6" w:rsidP="00257727">
            <w:pPr>
              <w:rPr>
                <w:rFonts w:cs="Arial"/>
                <w:sz w:val="20"/>
                <w:szCs w:val="20"/>
                <w:rPrChange w:id="376" w:author="Shah Ashay" w:date="2018-04-16T16:02:00Z">
                  <w:rPr>
                    <w:rFonts w:ascii="Calibri" w:hAnsi="Calibri"/>
                    <w:sz w:val="20"/>
                    <w:szCs w:val="20"/>
                  </w:rPr>
                </w:rPrChange>
              </w:rPr>
            </w:pPr>
          </w:p>
        </w:tc>
        <w:tc>
          <w:tcPr>
            <w:tcW w:w="1490" w:type="pct"/>
            <w:tcPrChange w:id="377" w:author="Shah Ashay" w:date="2018-04-16T16:02:00Z">
              <w:tcPr>
                <w:tcW w:w="2790" w:type="dxa"/>
              </w:tcPr>
            </w:tcPrChange>
          </w:tcPr>
          <w:p w14:paraId="4FE70585" w14:textId="5E5DED06" w:rsidR="00D23FD6" w:rsidRPr="00706C73" w:rsidRDefault="00D23FD6" w:rsidP="00D23FD6">
            <w:pPr>
              <w:keepNext/>
              <w:keepLines/>
              <w:rPr>
                <w:rFonts w:cs="Arial"/>
                <w:sz w:val="20"/>
                <w:szCs w:val="20"/>
                <w:rPrChange w:id="378" w:author="Shah Ashay" w:date="2018-04-16T16:02:00Z">
                  <w:rPr>
                    <w:rFonts w:ascii="Calibri" w:hAnsi="Calibri"/>
                    <w:sz w:val="20"/>
                    <w:szCs w:val="20"/>
                  </w:rPr>
                </w:rPrChange>
              </w:rPr>
            </w:pPr>
            <w:r w:rsidRPr="00706C73">
              <w:rPr>
                <w:rFonts w:cs="Arial"/>
                <w:sz w:val="20"/>
                <w:szCs w:val="20"/>
                <w:rPrChange w:id="379" w:author="Shah Ashay" w:date="2018-04-16T16:02:00Z">
                  <w:rPr>
                    <w:rFonts w:ascii="Calibri" w:hAnsi="Calibri"/>
                    <w:sz w:val="20"/>
                    <w:szCs w:val="20"/>
                  </w:rPr>
                </w:rPrChange>
              </w:rPr>
              <w:t>Sub CPP dropdown options include:</w:t>
            </w:r>
            <w:r w:rsidRPr="00706C73">
              <w:rPr>
                <w:rFonts w:cs="Arial"/>
                <w:sz w:val="20"/>
                <w:szCs w:val="20"/>
                <w:rPrChange w:id="380" w:author="Shah Ashay" w:date="2018-04-16T16:02:00Z">
                  <w:rPr>
                    <w:rFonts w:ascii="Calibri" w:hAnsi="Calibri"/>
                    <w:sz w:val="20"/>
                    <w:szCs w:val="20"/>
                  </w:rPr>
                </w:rPrChange>
              </w:rPr>
              <w:br/>
            </w:r>
            <w:r w:rsidRPr="00706C73">
              <w:rPr>
                <w:rFonts w:cs="Arial"/>
                <w:color w:val="000000" w:themeColor="text1"/>
                <w:sz w:val="20"/>
                <w:szCs w:val="20"/>
              </w:rPr>
              <w:t xml:space="preserve">• </w:t>
            </w:r>
            <w:r w:rsidRPr="00706C73">
              <w:rPr>
                <w:rFonts w:cs="Arial"/>
                <w:sz w:val="20"/>
                <w:szCs w:val="20"/>
                <w:rPrChange w:id="381" w:author="Shah Ashay" w:date="2018-04-16T16:02:00Z">
                  <w:rPr>
                    <w:rFonts w:ascii="Calibri" w:hAnsi="Calibri"/>
                    <w:sz w:val="20"/>
                    <w:szCs w:val="20"/>
                  </w:rPr>
                </w:rPrChange>
              </w:rPr>
              <w:t>ERLQ1</w:t>
            </w:r>
          </w:p>
          <w:p w14:paraId="6CCBA285" w14:textId="5E09EECC" w:rsidR="00D23FD6" w:rsidRPr="00706C73" w:rsidRDefault="00D23FD6" w:rsidP="00D23FD6">
            <w:pPr>
              <w:keepNext/>
              <w:keepLines/>
              <w:rPr>
                <w:rFonts w:cs="Arial"/>
                <w:sz w:val="20"/>
                <w:szCs w:val="20"/>
                <w:rPrChange w:id="382" w:author="Shah Ashay" w:date="2018-04-16T16:02:00Z">
                  <w:rPr>
                    <w:rFonts w:ascii="Calibri" w:hAnsi="Calibri"/>
                    <w:sz w:val="20"/>
                    <w:szCs w:val="20"/>
                  </w:rPr>
                </w:rPrChange>
              </w:rPr>
            </w:pPr>
            <w:r w:rsidRPr="00706C73">
              <w:rPr>
                <w:rFonts w:cs="Arial"/>
                <w:color w:val="000000" w:themeColor="text1"/>
                <w:sz w:val="20"/>
                <w:szCs w:val="20"/>
              </w:rPr>
              <w:t xml:space="preserve">• </w:t>
            </w:r>
            <w:r w:rsidRPr="00706C73">
              <w:rPr>
                <w:rFonts w:cs="Arial"/>
                <w:sz w:val="20"/>
                <w:szCs w:val="20"/>
                <w:rPrChange w:id="383" w:author="Shah Ashay" w:date="2018-04-16T16:02:00Z">
                  <w:rPr>
                    <w:rFonts w:ascii="Calibri" w:hAnsi="Calibri"/>
                    <w:sz w:val="20"/>
                    <w:szCs w:val="20"/>
                  </w:rPr>
                </w:rPrChange>
              </w:rPr>
              <w:t xml:space="preserve">ERLQ2  </w:t>
            </w:r>
          </w:p>
          <w:p w14:paraId="5B26B509" w14:textId="4B64E0EA" w:rsidR="00D23FD6" w:rsidRPr="00706C73" w:rsidRDefault="00D23FD6" w:rsidP="00D23FD6">
            <w:pPr>
              <w:keepNext/>
              <w:keepLines/>
              <w:rPr>
                <w:rFonts w:cs="Arial"/>
                <w:sz w:val="20"/>
                <w:szCs w:val="20"/>
                <w:rPrChange w:id="384" w:author="Shah Ashay" w:date="2018-04-16T16:02:00Z">
                  <w:rPr>
                    <w:rFonts w:ascii="Calibri" w:hAnsi="Calibri"/>
                    <w:sz w:val="20"/>
                    <w:szCs w:val="20"/>
                  </w:rPr>
                </w:rPrChange>
              </w:rPr>
            </w:pPr>
            <w:r w:rsidRPr="00706C73">
              <w:rPr>
                <w:rFonts w:cs="Arial"/>
                <w:color w:val="000000" w:themeColor="text1"/>
                <w:sz w:val="20"/>
                <w:szCs w:val="20"/>
              </w:rPr>
              <w:t xml:space="preserve">• </w:t>
            </w:r>
            <w:r w:rsidRPr="00706C73">
              <w:rPr>
                <w:rFonts w:cs="Arial"/>
                <w:sz w:val="20"/>
                <w:szCs w:val="20"/>
                <w:rPrChange w:id="385" w:author="Shah Ashay" w:date="2018-04-16T16:02:00Z">
                  <w:rPr>
                    <w:rFonts w:ascii="Calibri" w:hAnsi="Calibri"/>
                    <w:sz w:val="20"/>
                    <w:szCs w:val="20"/>
                  </w:rPr>
                </w:rPrChange>
              </w:rPr>
              <w:t xml:space="preserve">ERCPP  </w:t>
            </w:r>
          </w:p>
          <w:p w14:paraId="76FC09AF" w14:textId="1DDA51D6" w:rsidR="00D23FD6" w:rsidRPr="00706C73" w:rsidRDefault="00D23FD6" w:rsidP="00D23FD6">
            <w:pPr>
              <w:keepNext/>
              <w:keepLines/>
              <w:rPr>
                <w:rFonts w:cs="Arial"/>
                <w:sz w:val="20"/>
                <w:szCs w:val="20"/>
                <w:rPrChange w:id="386" w:author="Shah Ashay" w:date="2018-04-16T16:02:00Z">
                  <w:rPr>
                    <w:rFonts w:ascii="Calibri" w:hAnsi="Calibri"/>
                    <w:sz w:val="20"/>
                    <w:szCs w:val="20"/>
                  </w:rPr>
                </w:rPrChange>
              </w:rPr>
            </w:pPr>
            <w:r w:rsidRPr="00706C73">
              <w:rPr>
                <w:rFonts w:cs="Arial"/>
                <w:color w:val="000000" w:themeColor="text1"/>
                <w:sz w:val="20"/>
                <w:szCs w:val="20"/>
              </w:rPr>
              <w:t xml:space="preserve">• </w:t>
            </w:r>
            <w:r w:rsidRPr="00706C73">
              <w:rPr>
                <w:rFonts w:cs="Arial"/>
                <w:sz w:val="20"/>
                <w:szCs w:val="20"/>
                <w:rPrChange w:id="387" w:author="Shah Ashay" w:date="2018-04-16T16:02:00Z">
                  <w:rPr>
                    <w:rFonts w:ascii="Calibri" w:hAnsi="Calibri"/>
                    <w:sz w:val="20"/>
                    <w:szCs w:val="20"/>
                  </w:rPr>
                </w:rPrChange>
              </w:rPr>
              <w:t xml:space="preserve">ERCP  </w:t>
            </w:r>
          </w:p>
          <w:p w14:paraId="4314CC4E" w14:textId="6818F31D" w:rsidR="00D23FD6" w:rsidRPr="00706C73" w:rsidRDefault="00D23FD6" w:rsidP="00D23FD6">
            <w:pPr>
              <w:keepNext/>
              <w:keepLines/>
              <w:rPr>
                <w:rFonts w:cs="Arial"/>
                <w:sz w:val="20"/>
                <w:szCs w:val="20"/>
                <w:rPrChange w:id="388" w:author="Shah Ashay" w:date="2018-04-16T16:02:00Z">
                  <w:rPr>
                    <w:rFonts w:ascii="Calibri" w:hAnsi="Calibri"/>
                    <w:sz w:val="20"/>
                    <w:szCs w:val="20"/>
                  </w:rPr>
                </w:rPrChange>
              </w:rPr>
            </w:pPr>
            <w:r w:rsidRPr="00706C73">
              <w:rPr>
                <w:rFonts w:cs="Arial"/>
                <w:color w:val="000000" w:themeColor="text1"/>
                <w:sz w:val="20"/>
                <w:szCs w:val="20"/>
              </w:rPr>
              <w:t xml:space="preserve">• </w:t>
            </w:r>
            <w:r w:rsidRPr="00706C73">
              <w:rPr>
                <w:rFonts w:cs="Arial"/>
                <w:sz w:val="20"/>
                <w:szCs w:val="20"/>
                <w:rPrChange w:id="389" w:author="Shah Ashay" w:date="2018-04-16T16:02:00Z">
                  <w:rPr>
                    <w:rFonts w:ascii="Calibri" w:hAnsi="Calibri"/>
                    <w:sz w:val="20"/>
                    <w:szCs w:val="20"/>
                  </w:rPr>
                </w:rPrChange>
              </w:rPr>
              <w:t>ERMRP</w:t>
            </w:r>
            <w:r w:rsidRPr="00706C73">
              <w:rPr>
                <w:rFonts w:cs="Arial"/>
                <w:sz w:val="20"/>
                <w:szCs w:val="20"/>
                <w:rPrChange w:id="390" w:author="Shah Ashay" w:date="2018-04-16T16:02:00Z">
                  <w:rPr>
                    <w:rFonts w:ascii="Calibri" w:hAnsi="Calibri"/>
                    <w:sz w:val="20"/>
                    <w:szCs w:val="20"/>
                  </w:rPr>
                </w:rPrChange>
              </w:rPr>
              <w:br/>
            </w:r>
          </w:p>
        </w:tc>
        <w:tc>
          <w:tcPr>
            <w:tcW w:w="1202" w:type="pct"/>
            <w:tcPrChange w:id="391" w:author="Shah Ashay" w:date="2018-04-16T16:02:00Z">
              <w:tcPr>
                <w:tcW w:w="2250" w:type="dxa"/>
              </w:tcPr>
            </w:tcPrChange>
          </w:tcPr>
          <w:p w14:paraId="0FEE9E50" w14:textId="74A06CB4" w:rsidR="00D23FD6" w:rsidRPr="00706C73" w:rsidRDefault="00D23FD6" w:rsidP="00CA3FFB">
            <w:pPr>
              <w:rPr>
                <w:rFonts w:cs="Arial"/>
                <w:sz w:val="20"/>
                <w:szCs w:val="20"/>
              </w:rPr>
            </w:pPr>
          </w:p>
        </w:tc>
      </w:tr>
      <w:tr w:rsidR="00257727" w:rsidRPr="00706C73" w14:paraId="079A3512" w14:textId="77777777" w:rsidTr="00706C73">
        <w:trPr>
          <w:cantSplit/>
          <w:trPrChange w:id="392" w:author="Shah Ashay" w:date="2018-04-16T16:02:00Z">
            <w:trPr>
              <w:cantSplit/>
            </w:trPr>
          </w:trPrChange>
        </w:trPr>
        <w:tc>
          <w:tcPr>
            <w:tcW w:w="382" w:type="pct"/>
            <w:tcPrChange w:id="393" w:author="Shah Ashay" w:date="2018-04-16T16:02:00Z">
              <w:tcPr>
                <w:tcW w:w="630" w:type="dxa"/>
              </w:tcPr>
            </w:tcPrChange>
          </w:tcPr>
          <w:p w14:paraId="2E5EF99D" w14:textId="77777777" w:rsidR="00257727" w:rsidRPr="00706C73" w:rsidRDefault="00257727" w:rsidP="00CA3FFB">
            <w:pPr>
              <w:numPr>
                <w:ilvl w:val="0"/>
                <w:numId w:val="4"/>
              </w:numPr>
              <w:tabs>
                <w:tab w:val="clear" w:pos="360"/>
                <w:tab w:val="num" w:pos="155"/>
              </w:tabs>
              <w:spacing w:after="120"/>
              <w:jc w:val="center"/>
              <w:rPr>
                <w:rFonts w:cs="Arial"/>
                <w:sz w:val="20"/>
                <w:rPrChange w:id="394" w:author="Shah Ashay" w:date="2018-04-16T16:02:00Z">
                  <w:rPr>
                    <w:rFonts w:asciiTheme="minorHAnsi" w:hAnsiTheme="minorHAnsi"/>
                    <w:sz w:val="20"/>
                  </w:rPr>
                </w:rPrChange>
              </w:rPr>
            </w:pPr>
          </w:p>
        </w:tc>
        <w:tc>
          <w:tcPr>
            <w:tcW w:w="1926" w:type="pct"/>
            <w:tcPrChange w:id="395" w:author="Shah Ashay" w:date="2018-04-16T16:02:00Z">
              <w:tcPr>
                <w:tcW w:w="3690" w:type="dxa"/>
              </w:tcPr>
            </w:tcPrChange>
          </w:tcPr>
          <w:p w14:paraId="0C9AC2B2" w14:textId="76474287" w:rsidR="00D23FD6" w:rsidRPr="00706C73" w:rsidRDefault="00257727" w:rsidP="00257727">
            <w:pPr>
              <w:rPr>
                <w:rFonts w:cs="Arial"/>
                <w:sz w:val="20"/>
                <w:szCs w:val="20"/>
                <w:rPrChange w:id="396" w:author="Shah Ashay" w:date="2018-04-16T16:02:00Z">
                  <w:rPr>
                    <w:rFonts w:ascii="Calibri" w:hAnsi="Calibri"/>
                    <w:sz w:val="20"/>
                    <w:szCs w:val="20"/>
                  </w:rPr>
                </w:rPrChange>
              </w:rPr>
            </w:pPr>
            <w:r w:rsidRPr="00706C73">
              <w:rPr>
                <w:rFonts w:cs="Arial"/>
                <w:sz w:val="20"/>
                <w:szCs w:val="20"/>
                <w:rPrChange w:id="397" w:author="Shah Ashay" w:date="2018-04-16T16:02:00Z">
                  <w:rPr>
                    <w:rFonts w:ascii="Calibri" w:hAnsi="Calibri"/>
                    <w:sz w:val="20"/>
                    <w:szCs w:val="20"/>
                  </w:rPr>
                </w:rPrChange>
              </w:rPr>
              <w:t xml:space="preserve">Select </w:t>
            </w:r>
            <w:r w:rsidRPr="00706C73">
              <w:rPr>
                <w:rFonts w:cs="Arial"/>
                <w:b/>
                <w:i/>
                <w:sz w:val="20"/>
                <w:szCs w:val="20"/>
                <w:rPrChange w:id="398" w:author="Shah Ashay" w:date="2018-04-16T16:02:00Z">
                  <w:rPr>
                    <w:rFonts w:ascii="Calibri" w:hAnsi="Calibri"/>
                    <w:b/>
                    <w:i/>
                    <w:sz w:val="20"/>
                    <w:szCs w:val="20"/>
                  </w:rPr>
                </w:rPrChange>
              </w:rPr>
              <w:t xml:space="preserve">Comment Type </w:t>
            </w:r>
            <w:r w:rsidRPr="00706C73">
              <w:rPr>
                <w:rFonts w:cs="Arial"/>
                <w:sz w:val="20"/>
                <w:szCs w:val="20"/>
                <w:rPrChange w:id="399" w:author="Shah Ashay" w:date="2018-04-16T16:02:00Z">
                  <w:rPr>
                    <w:rFonts w:ascii="Calibri" w:hAnsi="Calibri"/>
                    <w:sz w:val="20"/>
                    <w:szCs w:val="20"/>
                  </w:rPr>
                </w:rPrChange>
              </w:rPr>
              <w:t>“</w:t>
            </w:r>
            <w:r w:rsidR="00D23FD6" w:rsidRPr="00706C73">
              <w:rPr>
                <w:rFonts w:cs="Arial"/>
                <w:sz w:val="20"/>
                <w:szCs w:val="20"/>
                <w:rPrChange w:id="400" w:author="Shah Ashay" w:date="2018-04-16T16:02:00Z">
                  <w:rPr>
                    <w:rFonts w:ascii="Calibri" w:hAnsi="Calibri"/>
                    <w:sz w:val="20"/>
                    <w:szCs w:val="20"/>
                  </w:rPr>
                </w:rPrChange>
              </w:rPr>
              <w:t>General</w:t>
            </w:r>
            <w:r w:rsidRPr="00706C73">
              <w:rPr>
                <w:rFonts w:cs="Arial"/>
                <w:sz w:val="20"/>
                <w:szCs w:val="20"/>
                <w:rPrChange w:id="401" w:author="Shah Ashay" w:date="2018-04-16T16:02:00Z">
                  <w:rPr>
                    <w:rFonts w:ascii="Calibri" w:hAnsi="Calibri"/>
                    <w:sz w:val="20"/>
                    <w:szCs w:val="20"/>
                  </w:rPr>
                </w:rPrChange>
              </w:rPr>
              <w:t xml:space="preserve">” </w:t>
            </w:r>
            <w:r w:rsidR="00096755" w:rsidRPr="00706C73">
              <w:rPr>
                <w:rFonts w:cs="Arial"/>
                <w:sz w:val="20"/>
                <w:szCs w:val="20"/>
                <w:rPrChange w:id="402" w:author="Shah Ashay" w:date="2018-04-16T16:02:00Z">
                  <w:rPr>
                    <w:rFonts w:ascii="Calibri" w:hAnsi="Calibri"/>
                    <w:sz w:val="20"/>
                    <w:szCs w:val="20"/>
                  </w:rPr>
                </w:rPrChange>
              </w:rPr>
              <w:t>(Mandatory)</w:t>
            </w:r>
          </w:p>
          <w:p w14:paraId="1552F768" w14:textId="77777777" w:rsidR="00257727" w:rsidRPr="00706C73" w:rsidRDefault="00257727" w:rsidP="00D23FD6">
            <w:pPr>
              <w:ind w:firstLine="720"/>
              <w:rPr>
                <w:rFonts w:cs="Arial"/>
                <w:sz w:val="20"/>
                <w:szCs w:val="20"/>
                <w:rPrChange w:id="403" w:author="Shah Ashay" w:date="2018-04-16T16:02:00Z">
                  <w:rPr>
                    <w:rFonts w:ascii="Calibri" w:hAnsi="Calibri"/>
                    <w:sz w:val="20"/>
                    <w:szCs w:val="20"/>
                  </w:rPr>
                </w:rPrChange>
              </w:rPr>
            </w:pPr>
          </w:p>
        </w:tc>
        <w:tc>
          <w:tcPr>
            <w:tcW w:w="1490" w:type="pct"/>
            <w:tcPrChange w:id="404" w:author="Shah Ashay" w:date="2018-04-16T16:02:00Z">
              <w:tcPr>
                <w:tcW w:w="2790" w:type="dxa"/>
              </w:tcPr>
            </w:tcPrChange>
          </w:tcPr>
          <w:p w14:paraId="0A607B6D" w14:textId="6AF2C651" w:rsidR="00257727" w:rsidRPr="00706C73" w:rsidRDefault="002471F2" w:rsidP="00705162">
            <w:pPr>
              <w:keepNext/>
              <w:keepLines/>
              <w:rPr>
                <w:rFonts w:cs="Arial"/>
                <w:sz w:val="20"/>
                <w:szCs w:val="20"/>
                <w:rPrChange w:id="405" w:author="Shah Ashay" w:date="2018-04-16T16:02:00Z">
                  <w:rPr>
                    <w:rFonts w:ascii="Calibri" w:hAnsi="Calibri"/>
                    <w:sz w:val="20"/>
                    <w:szCs w:val="20"/>
                  </w:rPr>
                </w:rPrChange>
              </w:rPr>
            </w:pPr>
            <w:r w:rsidRPr="00706C73">
              <w:rPr>
                <w:rFonts w:cs="Arial"/>
                <w:sz w:val="20"/>
                <w:rPrChange w:id="406" w:author="Shah Ashay" w:date="2018-04-16T16:02:00Z">
                  <w:rPr>
                    <w:rFonts w:ascii="Calibri" w:hAnsi="Calibri"/>
                    <w:sz w:val="20"/>
                  </w:rPr>
                </w:rPrChange>
              </w:rPr>
              <w:t xml:space="preserve">EC populates the Comment </w:t>
            </w:r>
            <w:del w:id="407" w:author="Batra Yogesh (EXT)" w:date="2018-04-04T17:17:00Z">
              <w:r w:rsidRPr="00706C73" w:rsidDel="00D64E79">
                <w:rPr>
                  <w:rFonts w:cs="Arial"/>
                  <w:sz w:val="20"/>
                  <w:rPrChange w:id="408" w:author="Shah Ashay" w:date="2018-04-16T16:02:00Z">
                    <w:rPr>
                      <w:rFonts w:ascii="Calibri" w:hAnsi="Calibri"/>
                      <w:sz w:val="20"/>
                    </w:rPr>
                  </w:rPrChange>
                </w:rPr>
                <w:delText>TYpe</w:delText>
              </w:r>
            </w:del>
            <w:ins w:id="409" w:author="Batra Yogesh (EXT)" w:date="2018-04-04T17:17:00Z">
              <w:r w:rsidR="00D64E79" w:rsidRPr="00706C73">
                <w:rPr>
                  <w:rFonts w:cs="Arial"/>
                  <w:sz w:val="20"/>
                  <w:rPrChange w:id="410" w:author="Shah Ashay" w:date="2018-04-16T16:02:00Z">
                    <w:rPr>
                      <w:rFonts w:ascii="Calibri" w:hAnsi="Calibri"/>
                      <w:sz w:val="20"/>
                    </w:rPr>
                  </w:rPrChange>
                </w:rPr>
                <w:t>Type</w:t>
              </w:r>
            </w:ins>
            <w:r w:rsidRPr="00706C73">
              <w:rPr>
                <w:rFonts w:cs="Arial"/>
                <w:sz w:val="20"/>
                <w:rPrChange w:id="411" w:author="Shah Ashay" w:date="2018-04-16T16:02:00Z">
                  <w:rPr>
                    <w:rFonts w:ascii="Calibri" w:hAnsi="Calibri"/>
                    <w:sz w:val="20"/>
                  </w:rPr>
                </w:rPrChange>
              </w:rPr>
              <w:t xml:space="preserve"> dropdown list automatically by COMMENT_TYPE EC codes</w:t>
            </w:r>
            <w:r w:rsidRPr="00706C73">
              <w:rPr>
                <w:rFonts w:cs="Arial"/>
                <w:sz w:val="20"/>
                <w:szCs w:val="20"/>
                <w:rPrChange w:id="412" w:author="Shah Ashay" w:date="2018-04-16T16:02:00Z">
                  <w:rPr>
                    <w:rFonts w:ascii="Calibri" w:hAnsi="Calibri"/>
                    <w:sz w:val="20"/>
                    <w:szCs w:val="20"/>
                  </w:rPr>
                </w:rPrChange>
              </w:rPr>
              <w:t>.</w:t>
            </w:r>
            <w:r w:rsidRPr="00706C73">
              <w:rPr>
                <w:rFonts w:cs="Arial"/>
                <w:sz w:val="20"/>
                <w:szCs w:val="20"/>
                <w:rPrChange w:id="413" w:author="Shah Ashay" w:date="2018-04-16T16:02:00Z">
                  <w:rPr>
                    <w:rFonts w:ascii="Calibri" w:hAnsi="Calibri"/>
                    <w:sz w:val="20"/>
                    <w:szCs w:val="20"/>
                  </w:rPr>
                </w:rPrChange>
              </w:rPr>
              <w:br/>
            </w:r>
            <w:r w:rsidRPr="00706C73">
              <w:rPr>
                <w:rFonts w:cs="Arial"/>
                <w:sz w:val="20"/>
                <w:szCs w:val="20"/>
                <w:rPrChange w:id="414" w:author="Shah Ashay" w:date="2018-04-16T16:02:00Z">
                  <w:rPr>
                    <w:rFonts w:ascii="Calibri" w:hAnsi="Calibri"/>
                    <w:sz w:val="20"/>
                    <w:szCs w:val="20"/>
                  </w:rPr>
                </w:rPrChange>
              </w:rPr>
              <w:br/>
            </w:r>
            <w:r w:rsidR="00257727" w:rsidRPr="00706C73">
              <w:rPr>
                <w:rFonts w:cs="Arial"/>
                <w:sz w:val="20"/>
                <w:szCs w:val="20"/>
                <w:rPrChange w:id="415" w:author="Shah Ashay" w:date="2018-04-16T16:02:00Z">
                  <w:rPr>
                    <w:rFonts w:ascii="Calibri" w:hAnsi="Calibri"/>
                    <w:sz w:val="20"/>
                    <w:szCs w:val="20"/>
                  </w:rPr>
                </w:rPrChange>
              </w:rPr>
              <w:t>Comment type is displayed in entry field</w:t>
            </w:r>
            <w:r w:rsidRPr="00706C73">
              <w:rPr>
                <w:rFonts w:cs="Arial"/>
                <w:sz w:val="20"/>
                <w:szCs w:val="20"/>
                <w:rPrChange w:id="416" w:author="Shah Ashay" w:date="2018-04-16T16:02:00Z">
                  <w:rPr>
                    <w:rFonts w:ascii="Calibri" w:hAnsi="Calibri"/>
                    <w:sz w:val="20"/>
                    <w:szCs w:val="20"/>
                  </w:rPr>
                </w:rPrChange>
              </w:rPr>
              <w:t>.</w:t>
            </w:r>
          </w:p>
          <w:p w14:paraId="6C1F4470" w14:textId="05793021" w:rsidR="00257727" w:rsidRPr="00706C73" w:rsidRDefault="00257727" w:rsidP="00705162">
            <w:pPr>
              <w:keepNext/>
              <w:keepLines/>
              <w:spacing w:after="120"/>
              <w:rPr>
                <w:rFonts w:cs="Arial"/>
                <w:sz w:val="20"/>
                <w:szCs w:val="20"/>
                <w:rPrChange w:id="417" w:author="Shah Ashay" w:date="2018-04-16T16:02:00Z">
                  <w:rPr>
                    <w:rFonts w:ascii="Calibri" w:hAnsi="Calibri"/>
                    <w:sz w:val="20"/>
                    <w:szCs w:val="20"/>
                  </w:rPr>
                </w:rPrChange>
              </w:rPr>
            </w:pPr>
            <w:r w:rsidRPr="00706C73">
              <w:rPr>
                <w:rFonts w:cs="Arial"/>
                <w:sz w:val="20"/>
                <w:szCs w:val="20"/>
                <w:rPrChange w:id="418" w:author="Shah Ashay" w:date="2018-04-16T16:02:00Z">
                  <w:rPr>
                    <w:rFonts w:ascii="Calibri" w:hAnsi="Calibri"/>
                    <w:sz w:val="20"/>
                    <w:szCs w:val="20"/>
                  </w:rPr>
                </w:rPrChange>
              </w:rPr>
              <w:t>Dropdown options include:</w:t>
            </w:r>
          </w:p>
          <w:p w14:paraId="5A29D171" w14:textId="5065BE03" w:rsidR="007F1FF3" w:rsidRPr="00706C73" w:rsidRDefault="002471F2" w:rsidP="002471F2">
            <w:pPr>
              <w:keepNext/>
              <w:keepLines/>
              <w:spacing w:after="120"/>
              <w:rPr>
                <w:ins w:id="419" w:author="Prakash Atul (Ext)" w:date="2018-03-27T17:31:00Z"/>
                <w:rFonts w:cs="Arial"/>
                <w:color w:val="000000" w:themeColor="text1"/>
                <w:sz w:val="20"/>
                <w:szCs w:val="20"/>
              </w:rPr>
            </w:pPr>
            <w:del w:id="420" w:author="Prakash Atul (Ext)" w:date="2018-03-27T17:31:00Z">
              <w:r w:rsidRPr="00706C73" w:rsidDel="007F1FF3">
                <w:rPr>
                  <w:rFonts w:cs="Arial"/>
                  <w:color w:val="000000" w:themeColor="text1"/>
                  <w:sz w:val="20"/>
                  <w:szCs w:val="20"/>
                </w:rPr>
                <w:delText>•</w:delText>
              </w:r>
            </w:del>
            <w:ins w:id="421" w:author="Prakash Atul (Ext)" w:date="2018-03-27T17:31:00Z">
              <w:r w:rsidR="007F1FF3" w:rsidRPr="00706C73">
                <w:rPr>
                  <w:rFonts w:cs="Arial"/>
                  <w:color w:val="000000" w:themeColor="text1"/>
                  <w:sz w:val="20"/>
                  <w:szCs w:val="20"/>
                </w:rPr>
                <w:t>Unassigned Deferment</w:t>
              </w:r>
            </w:ins>
            <w:r w:rsidRPr="00706C73">
              <w:rPr>
                <w:rFonts w:cs="Arial"/>
                <w:color w:val="000000" w:themeColor="text1"/>
                <w:sz w:val="20"/>
                <w:szCs w:val="20"/>
              </w:rPr>
              <w:t xml:space="preserve"> </w:t>
            </w:r>
          </w:p>
          <w:p w14:paraId="3D24D047" w14:textId="4FF08BA3" w:rsidR="002471F2" w:rsidRPr="00706C73" w:rsidRDefault="002471F2" w:rsidP="002471F2">
            <w:pPr>
              <w:keepNext/>
              <w:keepLines/>
              <w:spacing w:after="120"/>
              <w:rPr>
                <w:rFonts w:cs="Arial"/>
                <w:sz w:val="20"/>
                <w:szCs w:val="20"/>
                <w:rPrChange w:id="422" w:author="Shah Ashay" w:date="2018-04-16T16:02:00Z">
                  <w:rPr>
                    <w:rFonts w:ascii="Calibri" w:hAnsi="Calibri"/>
                    <w:sz w:val="20"/>
                    <w:szCs w:val="20"/>
                  </w:rPr>
                </w:rPrChange>
              </w:rPr>
            </w:pPr>
            <w:r w:rsidRPr="00706C73">
              <w:rPr>
                <w:rFonts w:cs="Arial"/>
                <w:sz w:val="20"/>
                <w:szCs w:val="20"/>
                <w:rPrChange w:id="423" w:author="Shah Ashay" w:date="2018-04-16T16:02:00Z">
                  <w:rPr>
                    <w:rFonts w:ascii="Calibri" w:hAnsi="Calibri"/>
                    <w:sz w:val="20"/>
                    <w:szCs w:val="20"/>
                  </w:rPr>
                </w:rPrChange>
              </w:rPr>
              <w:t>General</w:t>
            </w:r>
          </w:p>
          <w:p w14:paraId="48570970" w14:textId="76C60D73" w:rsidR="002471F2" w:rsidRPr="00706C73" w:rsidRDefault="002471F2" w:rsidP="002471F2">
            <w:pPr>
              <w:keepNext/>
              <w:keepLines/>
              <w:spacing w:after="120"/>
              <w:rPr>
                <w:rFonts w:cs="Arial"/>
                <w:sz w:val="20"/>
                <w:szCs w:val="20"/>
                <w:rPrChange w:id="424" w:author="Shah Ashay" w:date="2018-04-16T16:02:00Z">
                  <w:rPr>
                    <w:rFonts w:ascii="Calibri" w:hAnsi="Calibri"/>
                    <w:sz w:val="20"/>
                    <w:szCs w:val="20"/>
                  </w:rPr>
                </w:rPrChange>
              </w:rPr>
            </w:pPr>
            <w:del w:id="425" w:author="Prakash Atul (Ext)" w:date="2018-03-27T17:31:00Z">
              <w:r w:rsidRPr="00706C73" w:rsidDel="007F1FF3">
                <w:rPr>
                  <w:rFonts w:cs="Arial"/>
                  <w:color w:val="000000" w:themeColor="text1"/>
                  <w:sz w:val="20"/>
                  <w:szCs w:val="20"/>
                </w:rPr>
                <w:delText xml:space="preserve">• </w:delText>
              </w:r>
            </w:del>
            <w:r w:rsidRPr="00706C73">
              <w:rPr>
                <w:rFonts w:cs="Arial"/>
                <w:sz w:val="20"/>
                <w:szCs w:val="20"/>
                <w:rPrChange w:id="426" w:author="Shah Ashay" w:date="2018-04-16T16:02:00Z">
                  <w:rPr>
                    <w:rFonts w:ascii="Calibri" w:hAnsi="Calibri"/>
                    <w:sz w:val="20"/>
                    <w:szCs w:val="20"/>
                  </w:rPr>
                </w:rPrChange>
              </w:rPr>
              <w:t>BC</w:t>
            </w:r>
          </w:p>
          <w:p w14:paraId="4E11E43B" w14:textId="42C0A8B8" w:rsidR="002471F2" w:rsidRPr="00706C73" w:rsidRDefault="002471F2" w:rsidP="002471F2">
            <w:pPr>
              <w:keepNext/>
              <w:keepLines/>
              <w:spacing w:after="120"/>
              <w:rPr>
                <w:rFonts w:cs="Arial"/>
                <w:sz w:val="20"/>
                <w:szCs w:val="20"/>
                <w:rPrChange w:id="427" w:author="Shah Ashay" w:date="2018-04-16T16:02:00Z">
                  <w:rPr>
                    <w:rFonts w:ascii="Calibri" w:hAnsi="Calibri"/>
                    <w:sz w:val="20"/>
                    <w:szCs w:val="20"/>
                  </w:rPr>
                </w:rPrChange>
              </w:rPr>
            </w:pPr>
            <w:del w:id="428" w:author="Prakash Atul (Ext)" w:date="2018-03-27T17:31:00Z">
              <w:r w:rsidRPr="00706C73" w:rsidDel="007F1FF3">
                <w:rPr>
                  <w:rFonts w:cs="Arial"/>
                  <w:color w:val="000000" w:themeColor="text1"/>
                  <w:sz w:val="20"/>
                  <w:szCs w:val="20"/>
                </w:rPr>
                <w:delText xml:space="preserve">• </w:delText>
              </w:r>
            </w:del>
            <w:r w:rsidRPr="00706C73">
              <w:rPr>
                <w:rFonts w:cs="Arial"/>
                <w:sz w:val="20"/>
                <w:szCs w:val="20"/>
                <w:rPrChange w:id="429" w:author="Shah Ashay" w:date="2018-04-16T16:02:00Z">
                  <w:rPr>
                    <w:rFonts w:ascii="Calibri" w:hAnsi="Calibri"/>
                    <w:sz w:val="20"/>
                    <w:szCs w:val="20"/>
                  </w:rPr>
                </w:rPrChange>
              </w:rPr>
              <w:t>WUU</w:t>
            </w:r>
          </w:p>
          <w:p w14:paraId="1F6D7D68" w14:textId="2E66CBA2" w:rsidR="002471F2" w:rsidRPr="00706C73" w:rsidRDefault="002471F2" w:rsidP="002471F2">
            <w:pPr>
              <w:keepNext/>
              <w:keepLines/>
              <w:spacing w:after="120"/>
              <w:rPr>
                <w:rFonts w:cs="Arial"/>
                <w:sz w:val="20"/>
                <w:szCs w:val="20"/>
                <w:rPrChange w:id="430" w:author="Shah Ashay" w:date="2018-04-16T16:02:00Z">
                  <w:rPr>
                    <w:rFonts w:ascii="Calibri" w:hAnsi="Calibri"/>
                    <w:sz w:val="20"/>
                    <w:szCs w:val="20"/>
                  </w:rPr>
                </w:rPrChange>
              </w:rPr>
            </w:pPr>
            <w:del w:id="431" w:author="Prakash Atul (Ext)" w:date="2018-03-27T17:31:00Z">
              <w:r w:rsidRPr="00706C73" w:rsidDel="007F1FF3">
                <w:rPr>
                  <w:rFonts w:cs="Arial"/>
                  <w:color w:val="000000" w:themeColor="text1"/>
                  <w:sz w:val="20"/>
                  <w:szCs w:val="20"/>
                </w:rPr>
                <w:delText xml:space="preserve">• </w:delText>
              </w:r>
            </w:del>
            <w:r w:rsidRPr="00706C73">
              <w:rPr>
                <w:rFonts w:cs="Arial"/>
                <w:sz w:val="20"/>
                <w:szCs w:val="20"/>
                <w:rPrChange w:id="432" w:author="Shah Ashay" w:date="2018-04-16T16:02:00Z">
                  <w:rPr>
                    <w:rFonts w:ascii="Calibri" w:hAnsi="Calibri"/>
                    <w:sz w:val="20"/>
                    <w:szCs w:val="20"/>
                  </w:rPr>
                </w:rPrChange>
              </w:rPr>
              <w:t>MPP</w:t>
            </w:r>
          </w:p>
          <w:p w14:paraId="282BE528" w14:textId="77FC870B" w:rsidR="00257727" w:rsidRPr="00706C73" w:rsidRDefault="002471F2" w:rsidP="002471F2">
            <w:pPr>
              <w:keepNext/>
              <w:keepLines/>
              <w:spacing w:after="120"/>
              <w:rPr>
                <w:rFonts w:cs="Arial"/>
                <w:sz w:val="20"/>
                <w:szCs w:val="20"/>
                <w:rPrChange w:id="433" w:author="Shah Ashay" w:date="2018-04-16T16:02:00Z">
                  <w:rPr>
                    <w:rFonts w:ascii="Calibri" w:hAnsi="Calibri"/>
                    <w:sz w:val="20"/>
                    <w:szCs w:val="20"/>
                  </w:rPr>
                </w:rPrChange>
              </w:rPr>
            </w:pPr>
            <w:del w:id="434" w:author="Prakash Atul (Ext)" w:date="2018-03-27T17:31:00Z">
              <w:r w:rsidRPr="00706C73" w:rsidDel="007F1FF3">
                <w:rPr>
                  <w:rFonts w:cs="Arial"/>
                  <w:color w:val="000000" w:themeColor="text1"/>
                  <w:sz w:val="20"/>
                  <w:szCs w:val="20"/>
                </w:rPr>
                <w:delText xml:space="preserve">• </w:delText>
              </w:r>
            </w:del>
            <w:r w:rsidRPr="00706C73">
              <w:rPr>
                <w:rFonts w:cs="Arial"/>
                <w:sz w:val="20"/>
                <w:szCs w:val="20"/>
                <w:rPrChange w:id="435" w:author="Shah Ashay" w:date="2018-04-16T16:02:00Z">
                  <w:rPr>
                    <w:rFonts w:ascii="Calibri" w:hAnsi="Calibri"/>
                    <w:sz w:val="20"/>
                    <w:szCs w:val="20"/>
                  </w:rPr>
                </w:rPrChange>
              </w:rPr>
              <w:t>Gas Lift Platform</w:t>
            </w:r>
          </w:p>
        </w:tc>
        <w:tc>
          <w:tcPr>
            <w:tcW w:w="1202" w:type="pct"/>
            <w:tcPrChange w:id="436" w:author="Shah Ashay" w:date="2018-04-16T16:02:00Z">
              <w:tcPr>
                <w:tcW w:w="2250" w:type="dxa"/>
              </w:tcPr>
            </w:tcPrChange>
          </w:tcPr>
          <w:p w14:paraId="3702F5BD" w14:textId="77777777" w:rsidR="00257727" w:rsidRPr="00706C73" w:rsidRDefault="00257727" w:rsidP="00CA3FFB">
            <w:pPr>
              <w:rPr>
                <w:rFonts w:cs="Arial"/>
                <w:sz w:val="20"/>
                <w:szCs w:val="20"/>
              </w:rPr>
            </w:pPr>
          </w:p>
        </w:tc>
      </w:tr>
      <w:tr w:rsidR="008B44A5" w:rsidRPr="00706C73" w:rsidDel="00FE75E6" w14:paraId="611A7E30" w14:textId="5E609192" w:rsidTr="00706C73">
        <w:trPr>
          <w:cantSplit/>
          <w:del w:id="437" w:author="Prakash Atul (Ext)" w:date="2018-03-28T08:49:00Z"/>
          <w:trPrChange w:id="438" w:author="Shah Ashay" w:date="2018-04-16T16:02:00Z">
            <w:trPr>
              <w:cantSplit/>
            </w:trPr>
          </w:trPrChange>
        </w:trPr>
        <w:tc>
          <w:tcPr>
            <w:tcW w:w="382" w:type="pct"/>
            <w:tcPrChange w:id="439" w:author="Shah Ashay" w:date="2018-04-16T16:02:00Z">
              <w:tcPr>
                <w:tcW w:w="630" w:type="dxa"/>
              </w:tcPr>
            </w:tcPrChange>
          </w:tcPr>
          <w:p w14:paraId="58079F73" w14:textId="21D1B619" w:rsidR="008B44A5" w:rsidRPr="00706C73" w:rsidDel="00FE75E6" w:rsidRDefault="008B44A5" w:rsidP="00CA3FFB">
            <w:pPr>
              <w:numPr>
                <w:ilvl w:val="0"/>
                <w:numId w:val="4"/>
              </w:numPr>
              <w:tabs>
                <w:tab w:val="clear" w:pos="360"/>
                <w:tab w:val="num" w:pos="155"/>
              </w:tabs>
              <w:spacing w:after="120"/>
              <w:jc w:val="center"/>
              <w:rPr>
                <w:del w:id="440" w:author="Prakash Atul (Ext)" w:date="2018-03-28T08:49:00Z"/>
                <w:rFonts w:cs="Arial"/>
                <w:sz w:val="20"/>
                <w:rPrChange w:id="441" w:author="Shah Ashay" w:date="2018-04-16T16:02:00Z">
                  <w:rPr>
                    <w:del w:id="442" w:author="Prakash Atul (Ext)" w:date="2018-03-28T08:49:00Z"/>
                    <w:rFonts w:asciiTheme="minorHAnsi" w:hAnsiTheme="minorHAnsi"/>
                    <w:sz w:val="20"/>
                  </w:rPr>
                </w:rPrChange>
              </w:rPr>
            </w:pPr>
          </w:p>
        </w:tc>
        <w:tc>
          <w:tcPr>
            <w:tcW w:w="1926" w:type="pct"/>
            <w:tcPrChange w:id="443" w:author="Shah Ashay" w:date="2018-04-16T16:02:00Z">
              <w:tcPr>
                <w:tcW w:w="3690" w:type="dxa"/>
              </w:tcPr>
            </w:tcPrChange>
          </w:tcPr>
          <w:p w14:paraId="377CDB64" w14:textId="7F56AC82" w:rsidR="008B44A5" w:rsidRPr="00706C73" w:rsidDel="00FE75E6" w:rsidRDefault="008B44A5" w:rsidP="008B44A5">
            <w:pPr>
              <w:rPr>
                <w:del w:id="444" w:author="Prakash Atul (Ext)" w:date="2018-03-28T08:49:00Z"/>
                <w:rFonts w:cs="Arial"/>
                <w:sz w:val="20"/>
                <w:szCs w:val="20"/>
                <w:rPrChange w:id="445" w:author="Shah Ashay" w:date="2018-04-16T16:02:00Z">
                  <w:rPr>
                    <w:del w:id="446" w:author="Prakash Atul (Ext)" w:date="2018-03-28T08:49:00Z"/>
                    <w:rFonts w:ascii="Calibri" w:hAnsi="Calibri"/>
                    <w:sz w:val="20"/>
                    <w:szCs w:val="20"/>
                  </w:rPr>
                </w:rPrChange>
              </w:rPr>
            </w:pPr>
            <w:del w:id="447" w:author="Prakash Atul (Ext)" w:date="2018-03-28T08:49:00Z">
              <w:r w:rsidRPr="00706C73" w:rsidDel="00FE75E6">
                <w:rPr>
                  <w:rFonts w:cs="Arial"/>
                  <w:sz w:val="20"/>
                  <w:szCs w:val="20"/>
                  <w:rPrChange w:id="448" w:author="Shah Ashay" w:date="2018-04-16T16:02:00Z">
                    <w:rPr>
                      <w:rFonts w:ascii="Calibri" w:hAnsi="Calibri"/>
                      <w:sz w:val="20"/>
                      <w:szCs w:val="20"/>
                    </w:rPr>
                  </w:rPrChange>
                </w:rPr>
                <w:delText xml:space="preserve">To Include in the Business Objects report  check </w:delText>
              </w:r>
              <w:r w:rsidRPr="00706C73" w:rsidDel="00FE75E6">
                <w:rPr>
                  <w:rFonts w:cs="Arial"/>
                  <w:b/>
                  <w:i/>
                  <w:sz w:val="20"/>
                  <w:szCs w:val="20"/>
                  <w:rPrChange w:id="449" w:author="Shah Ashay" w:date="2018-04-16T16:02:00Z">
                    <w:rPr>
                      <w:rFonts w:ascii="Calibri" w:hAnsi="Calibri"/>
                      <w:b/>
                      <w:i/>
                      <w:sz w:val="20"/>
                      <w:szCs w:val="20"/>
                    </w:rPr>
                  </w:rPrChange>
                </w:rPr>
                <w:delText>Report</w:delText>
              </w:r>
              <w:r w:rsidRPr="00706C73" w:rsidDel="00FE75E6">
                <w:rPr>
                  <w:rFonts w:cs="Arial"/>
                  <w:sz w:val="20"/>
                  <w:szCs w:val="20"/>
                  <w:rPrChange w:id="450" w:author="Shah Ashay" w:date="2018-04-16T16:02:00Z">
                    <w:rPr>
                      <w:rFonts w:ascii="Calibri" w:hAnsi="Calibri"/>
                      <w:sz w:val="20"/>
                      <w:szCs w:val="20"/>
                    </w:rPr>
                  </w:rPrChange>
                </w:rPr>
                <w:delText>, click to check box</w:delText>
              </w:r>
            </w:del>
          </w:p>
        </w:tc>
        <w:tc>
          <w:tcPr>
            <w:tcW w:w="1490" w:type="pct"/>
            <w:tcPrChange w:id="451" w:author="Shah Ashay" w:date="2018-04-16T16:02:00Z">
              <w:tcPr>
                <w:tcW w:w="2790" w:type="dxa"/>
              </w:tcPr>
            </w:tcPrChange>
          </w:tcPr>
          <w:p w14:paraId="4BF95249" w14:textId="165CEFE1" w:rsidR="008B44A5" w:rsidRPr="00706C73" w:rsidDel="00FE75E6" w:rsidRDefault="008B44A5" w:rsidP="00705162">
            <w:pPr>
              <w:keepNext/>
              <w:keepLines/>
              <w:rPr>
                <w:del w:id="452" w:author="Prakash Atul (Ext)" w:date="2018-03-28T08:49:00Z"/>
                <w:rFonts w:cs="Arial"/>
                <w:sz w:val="20"/>
                <w:szCs w:val="20"/>
                <w:rPrChange w:id="453" w:author="Shah Ashay" w:date="2018-04-16T16:02:00Z">
                  <w:rPr>
                    <w:del w:id="454" w:author="Prakash Atul (Ext)" w:date="2018-03-28T08:49:00Z"/>
                    <w:rFonts w:ascii="Calibri" w:hAnsi="Calibri"/>
                    <w:sz w:val="20"/>
                    <w:szCs w:val="20"/>
                  </w:rPr>
                </w:rPrChange>
              </w:rPr>
            </w:pPr>
            <w:del w:id="455" w:author="Prakash Atul (Ext)" w:date="2018-03-28T08:49:00Z">
              <w:r w:rsidRPr="00706C73" w:rsidDel="00FE75E6">
                <w:rPr>
                  <w:rFonts w:cs="Arial"/>
                  <w:sz w:val="20"/>
                  <w:szCs w:val="20"/>
                  <w:rPrChange w:id="456" w:author="Shah Ashay" w:date="2018-04-16T16:02:00Z">
                    <w:rPr>
                      <w:rFonts w:ascii="Calibri" w:hAnsi="Calibri"/>
                      <w:sz w:val="20"/>
                      <w:szCs w:val="20"/>
                    </w:rPr>
                  </w:rPrChange>
                </w:rPr>
                <w:delText xml:space="preserve">Report box is checked </w:delText>
              </w:r>
            </w:del>
          </w:p>
        </w:tc>
        <w:tc>
          <w:tcPr>
            <w:tcW w:w="1202" w:type="pct"/>
            <w:tcPrChange w:id="457" w:author="Shah Ashay" w:date="2018-04-16T16:02:00Z">
              <w:tcPr>
                <w:tcW w:w="2250" w:type="dxa"/>
              </w:tcPr>
            </w:tcPrChange>
          </w:tcPr>
          <w:p w14:paraId="36D694E2" w14:textId="208B11A1" w:rsidR="008B44A5" w:rsidRPr="00706C73" w:rsidDel="00FE75E6" w:rsidRDefault="00FE75E6" w:rsidP="00CA3FFB">
            <w:pPr>
              <w:rPr>
                <w:del w:id="458" w:author="Prakash Atul (Ext)" w:date="2018-03-28T08:49:00Z"/>
                <w:rFonts w:cs="Arial"/>
                <w:sz w:val="20"/>
                <w:szCs w:val="20"/>
              </w:rPr>
            </w:pPr>
            <w:ins w:id="459" w:author="Prakash Atul (Ext)" w:date="2018-03-28T08:49:00Z">
              <w:r w:rsidRPr="00706C73">
                <w:rPr>
                  <w:rFonts w:cs="Arial"/>
                  <w:sz w:val="20"/>
                  <w:szCs w:val="20"/>
                </w:rPr>
                <w:t>Report box is not found on screen.</w:t>
              </w:r>
            </w:ins>
          </w:p>
        </w:tc>
      </w:tr>
      <w:tr w:rsidR="008B44A5" w:rsidRPr="00706C73" w14:paraId="1DDA7A0F" w14:textId="77777777" w:rsidTr="00706C73">
        <w:trPr>
          <w:cantSplit/>
          <w:trPrChange w:id="460" w:author="Shah Ashay" w:date="2018-04-16T16:02:00Z">
            <w:trPr>
              <w:cantSplit/>
            </w:trPr>
          </w:trPrChange>
        </w:trPr>
        <w:tc>
          <w:tcPr>
            <w:tcW w:w="382" w:type="pct"/>
            <w:tcPrChange w:id="461" w:author="Shah Ashay" w:date="2018-04-16T16:02:00Z">
              <w:tcPr>
                <w:tcW w:w="630" w:type="dxa"/>
              </w:tcPr>
            </w:tcPrChange>
          </w:tcPr>
          <w:p w14:paraId="41F2AC1C" w14:textId="31C74C9D" w:rsidR="008B44A5" w:rsidRPr="00706C73" w:rsidRDefault="008B44A5" w:rsidP="00CA3FFB">
            <w:pPr>
              <w:numPr>
                <w:ilvl w:val="0"/>
                <w:numId w:val="4"/>
              </w:numPr>
              <w:tabs>
                <w:tab w:val="clear" w:pos="360"/>
                <w:tab w:val="num" w:pos="155"/>
              </w:tabs>
              <w:spacing w:after="120"/>
              <w:jc w:val="center"/>
              <w:rPr>
                <w:rFonts w:cs="Arial"/>
                <w:sz w:val="20"/>
                <w:rPrChange w:id="462" w:author="Shah Ashay" w:date="2018-04-16T16:02:00Z">
                  <w:rPr>
                    <w:rFonts w:asciiTheme="minorHAnsi" w:hAnsiTheme="minorHAnsi"/>
                    <w:sz w:val="20"/>
                  </w:rPr>
                </w:rPrChange>
              </w:rPr>
            </w:pPr>
          </w:p>
        </w:tc>
        <w:tc>
          <w:tcPr>
            <w:tcW w:w="1926" w:type="pct"/>
            <w:tcPrChange w:id="463" w:author="Shah Ashay" w:date="2018-04-16T16:02:00Z">
              <w:tcPr>
                <w:tcW w:w="3690" w:type="dxa"/>
              </w:tcPr>
            </w:tcPrChange>
          </w:tcPr>
          <w:p w14:paraId="15C18D55" w14:textId="7D99402F" w:rsidR="008B44A5" w:rsidRPr="00706C73" w:rsidRDefault="008B44A5" w:rsidP="00CA3FFB">
            <w:pPr>
              <w:rPr>
                <w:rFonts w:cs="Arial"/>
                <w:sz w:val="20"/>
                <w:szCs w:val="20"/>
                <w:rPrChange w:id="464" w:author="Shah Ashay" w:date="2018-04-16T16:02:00Z">
                  <w:rPr>
                    <w:rFonts w:ascii="Calibri" w:hAnsi="Calibri"/>
                    <w:sz w:val="20"/>
                    <w:szCs w:val="20"/>
                  </w:rPr>
                </w:rPrChange>
              </w:rPr>
            </w:pPr>
            <w:r w:rsidRPr="00706C73">
              <w:rPr>
                <w:rFonts w:cs="Arial"/>
                <w:sz w:val="20"/>
                <w:szCs w:val="20"/>
                <w:rPrChange w:id="465" w:author="Shah Ashay" w:date="2018-04-16T16:02:00Z">
                  <w:rPr>
                    <w:rFonts w:ascii="Calibri" w:hAnsi="Calibri"/>
                    <w:sz w:val="20"/>
                    <w:szCs w:val="20"/>
                  </w:rPr>
                </w:rPrChange>
              </w:rPr>
              <w:t xml:space="preserve">If you want to </w:t>
            </w:r>
            <w:r w:rsidRPr="00706C73">
              <w:rPr>
                <w:rFonts w:cs="Arial"/>
                <w:b/>
                <w:i/>
                <w:sz w:val="20"/>
                <w:szCs w:val="20"/>
                <w:rPrChange w:id="466" w:author="Shah Ashay" w:date="2018-04-16T16:02:00Z">
                  <w:rPr>
                    <w:rFonts w:ascii="Calibri" w:hAnsi="Calibri"/>
                    <w:b/>
                    <w:i/>
                    <w:sz w:val="20"/>
                    <w:szCs w:val="20"/>
                  </w:rPr>
                </w:rPrChange>
              </w:rPr>
              <w:t>Copy Forward</w:t>
            </w:r>
            <w:r w:rsidRPr="00706C73">
              <w:rPr>
                <w:rFonts w:cs="Arial"/>
                <w:sz w:val="20"/>
                <w:szCs w:val="20"/>
                <w:rPrChange w:id="467" w:author="Shah Ashay" w:date="2018-04-16T16:02:00Z">
                  <w:rPr>
                    <w:rFonts w:ascii="Calibri" w:hAnsi="Calibri"/>
                    <w:sz w:val="20"/>
                    <w:szCs w:val="20"/>
                  </w:rPr>
                </w:rPrChange>
              </w:rPr>
              <w:t xml:space="preserve"> comment, click to check box</w:t>
            </w:r>
          </w:p>
        </w:tc>
        <w:tc>
          <w:tcPr>
            <w:tcW w:w="1490" w:type="pct"/>
            <w:tcPrChange w:id="468" w:author="Shah Ashay" w:date="2018-04-16T16:02:00Z">
              <w:tcPr>
                <w:tcW w:w="2790" w:type="dxa"/>
              </w:tcPr>
            </w:tcPrChange>
          </w:tcPr>
          <w:p w14:paraId="3D57C394" w14:textId="7B4037CB" w:rsidR="008B44A5" w:rsidRPr="00706C73" w:rsidRDefault="008B44A5" w:rsidP="00705162">
            <w:pPr>
              <w:keepNext/>
              <w:keepLines/>
              <w:rPr>
                <w:rFonts w:cs="Arial"/>
                <w:sz w:val="20"/>
                <w:szCs w:val="20"/>
                <w:rPrChange w:id="469" w:author="Shah Ashay" w:date="2018-04-16T16:02:00Z">
                  <w:rPr>
                    <w:rFonts w:ascii="Calibri" w:hAnsi="Calibri"/>
                    <w:sz w:val="20"/>
                    <w:szCs w:val="20"/>
                  </w:rPr>
                </w:rPrChange>
              </w:rPr>
            </w:pPr>
            <w:r w:rsidRPr="00706C73">
              <w:rPr>
                <w:rFonts w:cs="Arial"/>
                <w:sz w:val="20"/>
                <w:szCs w:val="20"/>
                <w:rPrChange w:id="470" w:author="Shah Ashay" w:date="2018-04-16T16:02:00Z">
                  <w:rPr>
                    <w:rFonts w:ascii="Calibri" w:hAnsi="Calibri"/>
                    <w:sz w:val="20"/>
                    <w:szCs w:val="20"/>
                  </w:rPr>
                </w:rPrChange>
              </w:rPr>
              <w:t xml:space="preserve">Copy forward box is checked </w:t>
            </w:r>
          </w:p>
        </w:tc>
        <w:tc>
          <w:tcPr>
            <w:tcW w:w="1202" w:type="pct"/>
            <w:tcPrChange w:id="471" w:author="Shah Ashay" w:date="2018-04-16T16:02:00Z">
              <w:tcPr>
                <w:tcW w:w="2250" w:type="dxa"/>
              </w:tcPr>
            </w:tcPrChange>
          </w:tcPr>
          <w:p w14:paraId="6AF6EC77" w14:textId="77777777" w:rsidR="008B44A5" w:rsidRPr="00706C73" w:rsidRDefault="008B44A5" w:rsidP="00CA3FFB">
            <w:pPr>
              <w:rPr>
                <w:rFonts w:cs="Arial"/>
                <w:sz w:val="20"/>
                <w:szCs w:val="20"/>
              </w:rPr>
            </w:pPr>
          </w:p>
        </w:tc>
      </w:tr>
      <w:tr w:rsidR="008B44A5" w:rsidRPr="00706C73" w14:paraId="55F64932" w14:textId="77777777" w:rsidTr="00706C73">
        <w:trPr>
          <w:cantSplit/>
          <w:trPrChange w:id="472" w:author="Shah Ashay" w:date="2018-04-16T16:02:00Z">
            <w:trPr>
              <w:cantSplit/>
            </w:trPr>
          </w:trPrChange>
        </w:trPr>
        <w:tc>
          <w:tcPr>
            <w:tcW w:w="382" w:type="pct"/>
            <w:tcPrChange w:id="473" w:author="Shah Ashay" w:date="2018-04-16T16:02:00Z">
              <w:tcPr>
                <w:tcW w:w="630" w:type="dxa"/>
              </w:tcPr>
            </w:tcPrChange>
          </w:tcPr>
          <w:p w14:paraId="6189496B" w14:textId="77777777" w:rsidR="008B44A5" w:rsidRPr="00706C73" w:rsidRDefault="008B44A5" w:rsidP="00CA3FFB">
            <w:pPr>
              <w:numPr>
                <w:ilvl w:val="0"/>
                <w:numId w:val="4"/>
              </w:numPr>
              <w:tabs>
                <w:tab w:val="clear" w:pos="360"/>
                <w:tab w:val="num" w:pos="155"/>
              </w:tabs>
              <w:spacing w:after="120"/>
              <w:jc w:val="center"/>
              <w:rPr>
                <w:rFonts w:cs="Arial"/>
                <w:sz w:val="20"/>
                <w:rPrChange w:id="474" w:author="Shah Ashay" w:date="2018-04-16T16:02:00Z">
                  <w:rPr>
                    <w:rFonts w:asciiTheme="minorHAnsi" w:hAnsiTheme="minorHAnsi"/>
                    <w:sz w:val="20"/>
                  </w:rPr>
                </w:rPrChange>
              </w:rPr>
            </w:pPr>
          </w:p>
        </w:tc>
        <w:tc>
          <w:tcPr>
            <w:tcW w:w="1926" w:type="pct"/>
            <w:tcPrChange w:id="475" w:author="Shah Ashay" w:date="2018-04-16T16:02:00Z">
              <w:tcPr>
                <w:tcW w:w="3690" w:type="dxa"/>
              </w:tcPr>
            </w:tcPrChange>
          </w:tcPr>
          <w:p w14:paraId="6AD28202" w14:textId="69A9562A" w:rsidR="008B44A5" w:rsidRPr="00706C73" w:rsidRDefault="008B44A5" w:rsidP="00CA3FFB">
            <w:pPr>
              <w:rPr>
                <w:rFonts w:cs="Arial"/>
                <w:sz w:val="20"/>
                <w:szCs w:val="20"/>
                <w:rPrChange w:id="476" w:author="Shah Ashay" w:date="2018-04-16T16:02:00Z">
                  <w:rPr>
                    <w:rFonts w:ascii="Calibri" w:hAnsi="Calibri"/>
                    <w:sz w:val="20"/>
                    <w:szCs w:val="20"/>
                  </w:rPr>
                </w:rPrChange>
              </w:rPr>
            </w:pPr>
            <w:r w:rsidRPr="00706C73">
              <w:rPr>
                <w:rFonts w:cs="Arial"/>
                <w:sz w:val="20"/>
                <w:szCs w:val="20"/>
                <w:rPrChange w:id="477" w:author="Shah Ashay" w:date="2018-04-16T16:02:00Z">
                  <w:rPr>
                    <w:rFonts w:ascii="Calibri" w:hAnsi="Calibri"/>
                    <w:sz w:val="20"/>
                    <w:szCs w:val="20"/>
                  </w:rPr>
                </w:rPrChange>
              </w:rPr>
              <w:t xml:space="preserve">Enter </w:t>
            </w:r>
            <w:r w:rsidRPr="00706C73">
              <w:rPr>
                <w:rFonts w:cs="Arial"/>
                <w:b/>
                <w:i/>
                <w:sz w:val="20"/>
                <w:szCs w:val="20"/>
                <w:rPrChange w:id="478" w:author="Shah Ashay" w:date="2018-04-16T16:02:00Z">
                  <w:rPr>
                    <w:rFonts w:ascii="Calibri" w:hAnsi="Calibri"/>
                    <w:b/>
                    <w:i/>
                    <w:sz w:val="20"/>
                    <w:szCs w:val="20"/>
                  </w:rPr>
                </w:rPrChange>
              </w:rPr>
              <w:t>Comments</w:t>
            </w:r>
            <w:r w:rsidRPr="00706C73">
              <w:rPr>
                <w:rFonts w:cs="Arial"/>
                <w:sz w:val="20"/>
                <w:szCs w:val="20"/>
                <w:rPrChange w:id="479" w:author="Shah Ashay" w:date="2018-04-16T16:02:00Z">
                  <w:rPr>
                    <w:rFonts w:ascii="Calibri" w:hAnsi="Calibri"/>
                    <w:sz w:val="20"/>
                    <w:szCs w:val="20"/>
                  </w:rPr>
                </w:rPrChange>
              </w:rPr>
              <w:t>, use drop-down to display a larger area to write notes</w:t>
            </w:r>
            <w:r w:rsidRPr="00706C73">
              <w:rPr>
                <w:rFonts w:cs="Arial"/>
                <w:b/>
                <w:i/>
                <w:sz w:val="20"/>
                <w:szCs w:val="20"/>
                <w:rPrChange w:id="480" w:author="Shah Ashay" w:date="2018-04-16T16:02:00Z">
                  <w:rPr>
                    <w:rFonts w:ascii="Calibri" w:hAnsi="Calibri"/>
                    <w:b/>
                    <w:i/>
                    <w:sz w:val="20"/>
                    <w:szCs w:val="20"/>
                  </w:rPr>
                </w:rPrChange>
              </w:rPr>
              <w:t xml:space="preserve"> </w:t>
            </w:r>
            <w:r w:rsidRPr="00706C73">
              <w:rPr>
                <w:rFonts w:cs="Arial"/>
                <w:sz w:val="20"/>
                <w:szCs w:val="20"/>
                <w:rPrChange w:id="481" w:author="Shah Ashay" w:date="2018-04-16T16:02:00Z">
                  <w:rPr>
                    <w:rFonts w:ascii="Calibri" w:hAnsi="Calibri"/>
                    <w:sz w:val="20"/>
                    <w:szCs w:val="20"/>
                  </w:rPr>
                </w:rPrChange>
              </w:rPr>
              <w:t xml:space="preserve">in, then click </w:t>
            </w:r>
            <w:r w:rsidRPr="00706C73">
              <w:rPr>
                <w:rFonts w:cs="Arial"/>
                <w:b/>
                <w:i/>
                <w:sz w:val="20"/>
                <w:szCs w:val="20"/>
                <w:rPrChange w:id="482" w:author="Shah Ashay" w:date="2018-04-16T16:02:00Z">
                  <w:rPr>
                    <w:rFonts w:ascii="Calibri" w:hAnsi="Calibri"/>
                    <w:b/>
                    <w:i/>
                    <w:sz w:val="20"/>
                    <w:szCs w:val="20"/>
                  </w:rPr>
                </w:rPrChange>
              </w:rPr>
              <w:t>Ok</w:t>
            </w:r>
          </w:p>
        </w:tc>
        <w:tc>
          <w:tcPr>
            <w:tcW w:w="1490" w:type="pct"/>
            <w:tcPrChange w:id="483" w:author="Shah Ashay" w:date="2018-04-16T16:02:00Z">
              <w:tcPr>
                <w:tcW w:w="2790" w:type="dxa"/>
              </w:tcPr>
            </w:tcPrChange>
          </w:tcPr>
          <w:p w14:paraId="28D27566" w14:textId="205B66FF" w:rsidR="008B44A5" w:rsidRPr="00706C73" w:rsidRDefault="008B44A5" w:rsidP="00705162">
            <w:pPr>
              <w:keepNext/>
              <w:keepLines/>
              <w:rPr>
                <w:rFonts w:cs="Arial"/>
                <w:sz w:val="20"/>
                <w:szCs w:val="20"/>
                <w:rPrChange w:id="484" w:author="Shah Ashay" w:date="2018-04-16T16:02:00Z">
                  <w:rPr>
                    <w:rFonts w:ascii="Calibri" w:hAnsi="Calibri"/>
                    <w:sz w:val="20"/>
                    <w:szCs w:val="20"/>
                  </w:rPr>
                </w:rPrChange>
              </w:rPr>
            </w:pPr>
            <w:r w:rsidRPr="00706C73">
              <w:rPr>
                <w:rFonts w:cs="Arial"/>
                <w:sz w:val="20"/>
                <w:szCs w:val="20"/>
                <w:rPrChange w:id="485" w:author="Shah Ashay" w:date="2018-04-16T16:02:00Z">
                  <w:rPr>
                    <w:rFonts w:ascii="Calibri" w:hAnsi="Calibri"/>
                    <w:sz w:val="20"/>
                    <w:szCs w:val="20"/>
                  </w:rPr>
                </w:rPrChange>
              </w:rPr>
              <w:t>Comments are displayed in entry field</w:t>
            </w:r>
          </w:p>
        </w:tc>
        <w:tc>
          <w:tcPr>
            <w:tcW w:w="1202" w:type="pct"/>
            <w:tcPrChange w:id="486" w:author="Shah Ashay" w:date="2018-04-16T16:02:00Z">
              <w:tcPr>
                <w:tcW w:w="2250" w:type="dxa"/>
              </w:tcPr>
            </w:tcPrChange>
          </w:tcPr>
          <w:p w14:paraId="2CEE8879" w14:textId="77777777" w:rsidR="008B44A5" w:rsidRPr="00706C73" w:rsidRDefault="008B44A5" w:rsidP="00CA3FFB">
            <w:pPr>
              <w:rPr>
                <w:rFonts w:cs="Arial"/>
                <w:sz w:val="20"/>
                <w:szCs w:val="20"/>
              </w:rPr>
            </w:pPr>
          </w:p>
        </w:tc>
      </w:tr>
      <w:tr w:rsidR="008B44A5" w:rsidRPr="00706C73" w14:paraId="47A88276" w14:textId="77777777" w:rsidTr="00706C73">
        <w:trPr>
          <w:cantSplit/>
          <w:trPrChange w:id="487" w:author="Shah Ashay" w:date="2018-04-16T16:02:00Z">
            <w:trPr>
              <w:cantSplit/>
            </w:trPr>
          </w:trPrChange>
        </w:trPr>
        <w:tc>
          <w:tcPr>
            <w:tcW w:w="382" w:type="pct"/>
            <w:tcPrChange w:id="488" w:author="Shah Ashay" w:date="2018-04-16T16:02:00Z">
              <w:tcPr>
                <w:tcW w:w="630" w:type="dxa"/>
              </w:tcPr>
            </w:tcPrChange>
          </w:tcPr>
          <w:p w14:paraId="1E996114" w14:textId="77777777" w:rsidR="008B44A5" w:rsidRPr="00706C73" w:rsidRDefault="008B44A5" w:rsidP="00CA3FFB">
            <w:pPr>
              <w:numPr>
                <w:ilvl w:val="0"/>
                <w:numId w:val="4"/>
              </w:numPr>
              <w:tabs>
                <w:tab w:val="clear" w:pos="360"/>
                <w:tab w:val="num" w:pos="155"/>
              </w:tabs>
              <w:spacing w:after="120"/>
              <w:jc w:val="center"/>
              <w:rPr>
                <w:rFonts w:cs="Arial"/>
                <w:sz w:val="20"/>
                <w:rPrChange w:id="489" w:author="Shah Ashay" w:date="2018-04-16T16:02:00Z">
                  <w:rPr>
                    <w:rFonts w:asciiTheme="minorHAnsi" w:hAnsiTheme="minorHAnsi"/>
                    <w:sz w:val="20"/>
                  </w:rPr>
                </w:rPrChange>
              </w:rPr>
            </w:pPr>
          </w:p>
        </w:tc>
        <w:tc>
          <w:tcPr>
            <w:tcW w:w="1926" w:type="pct"/>
            <w:tcPrChange w:id="490" w:author="Shah Ashay" w:date="2018-04-16T16:02:00Z">
              <w:tcPr>
                <w:tcW w:w="3690" w:type="dxa"/>
              </w:tcPr>
            </w:tcPrChange>
          </w:tcPr>
          <w:p w14:paraId="7D2E1055" w14:textId="6D8B0107" w:rsidR="008B44A5" w:rsidRPr="00706C73" w:rsidRDefault="008B44A5" w:rsidP="00CA3FFB">
            <w:pPr>
              <w:rPr>
                <w:rFonts w:cs="Arial"/>
                <w:sz w:val="20"/>
                <w:szCs w:val="20"/>
                <w:rPrChange w:id="491" w:author="Shah Ashay" w:date="2018-04-16T16:02:00Z">
                  <w:rPr>
                    <w:rFonts w:ascii="Calibri" w:hAnsi="Calibri"/>
                    <w:sz w:val="20"/>
                    <w:szCs w:val="20"/>
                  </w:rPr>
                </w:rPrChange>
              </w:rPr>
            </w:pPr>
            <w:r w:rsidRPr="00706C73">
              <w:rPr>
                <w:rFonts w:cs="Arial"/>
                <w:sz w:val="20"/>
                <w:szCs w:val="20"/>
                <w:rPrChange w:id="492" w:author="Shah Ashay" w:date="2018-04-16T16:02:00Z">
                  <w:rPr>
                    <w:rFonts w:ascii="Calibri" w:hAnsi="Calibri"/>
                    <w:sz w:val="20"/>
                    <w:szCs w:val="20"/>
                  </w:rPr>
                </w:rPrChange>
              </w:rPr>
              <w:t xml:space="preserve">Click the </w:t>
            </w:r>
            <w:r w:rsidRPr="00706C73">
              <w:rPr>
                <w:rFonts w:cs="Arial"/>
                <w:b/>
                <w:i/>
                <w:sz w:val="20"/>
                <w:szCs w:val="20"/>
                <w:rPrChange w:id="493" w:author="Shah Ashay" w:date="2018-04-16T16:02:00Z">
                  <w:rPr>
                    <w:rFonts w:ascii="Calibri" w:hAnsi="Calibri"/>
                    <w:b/>
                    <w:i/>
                    <w:sz w:val="20"/>
                    <w:szCs w:val="20"/>
                  </w:rPr>
                </w:rPrChange>
              </w:rPr>
              <w:t>Save</w:t>
            </w:r>
            <w:r w:rsidRPr="00706C73">
              <w:rPr>
                <w:rFonts w:cs="Arial"/>
                <w:sz w:val="20"/>
                <w:szCs w:val="20"/>
                <w:rPrChange w:id="494" w:author="Shah Ashay" w:date="2018-04-16T16:02:00Z">
                  <w:rPr>
                    <w:rFonts w:ascii="Calibri" w:hAnsi="Calibri"/>
                    <w:sz w:val="20"/>
                    <w:szCs w:val="20"/>
                  </w:rPr>
                </w:rPrChange>
              </w:rPr>
              <w:t xml:space="preserve"> icon</w:t>
            </w:r>
          </w:p>
        </w:tc>
        <w:tc>
          <w:tcPr>
            <w:tcW w:w="1490" w:type="pct"/>
            <w:tcPrChange w:id="495" w:author="Shah Ashay" w:date="2018-04-16T16:02:00Z">
              <w:tcPr>
                <w:tcW w:w="2790" w:type="dxa"/>
              </w:tcPr>
            </w:tcPrChange>
          </w:tcPr>
          <w:p w14:paraId="08B352D2" w14:textId="77777777" w:rsidR="008B44A5" w:rsidRPr="00706C73" w:rsidRDefault="008B44A5" w:rsidP="00705162">
            <w:pPr>
              <w:keepNext/>
              <w:keepLines/>
              <w:rPr>
                <w:rFonts w:cs="Arial"/>
                <w:sz w:val="20"/>
                <w:szCs w:val="20"/>
                <w:rPrChange w:id="496" w:author="Shah Ashay" w:date="2018-04-16T16:02:00Z">
                  <w:rPr>
                    <w:rFonts w:ascii="Calibri" w:hAnsi="Calibri"/>
                    <w:sz w:val="20"/>
                    <w:szCs w:val="20"/>
                  </w:rPr>
                </w:rPrChange>
              </w:rPr>
            </w:pPr>
            <w:r w:rsidRPr="00706C73">
              <w:rPr>
                <w:rFonts w:cs="Arial"/>
                <w:sz w:val="20"/>
                <w:szCs w:val="20"/>
                <w:rPrChange w:id="497" w:author="Shah Ashay" w:date="2018-04-16T16:02:00Z">
                  <w:rPr>
                    <w:rFonts w:ascii="Calibri" w:hAnsi="Calibri"/>
                    <w:sz w:val="20"/>
                    <w:szCs w:val="20"/>
                  </w:rPr>
                </w:rPrChange>
              </w:rPr>
              <w:t xml:space="preserve">Entry is saved </w:t>
            </w:r>
          </w:p>
          <w:p w14:paraId="6B358570" w14:textId="77777777" w:rsidR="008B44A5" w:rsidRPr="00706C73" w:rsidRDefault="008B44A5" w:rsidP="00705162">
            <w:pPr>
              <w:keepNext/>
              <w:keepLines/>
              <w:rPr>
                <w:rFonts w:cs="Arial"/>
                <w:sz w:val="20"/>
                <w:szCs w:val="20"/>
                <w:rPrChange w:id="498" w:author="Shah Ashay" w:date="2018-04-16T16:02:00Z">
                  <w:rPr>
                    <w:rFonts w:ascii="Calibri" w:hAnsi="Calibri"/>
                    <w:sz w:val="20"/>
                    <w:szCs w:val="20"/>
                  </w:rPr>
                </w:rPrChange>
              </w:rPr>
            </w:pPr>
          </w:p>
        </w:tc>
        <w:tc>
          <w:tcPr>
            <w:tcW w:w="1202" w:type="pct"/>
            <w:tcPrChange w:id="499" w:author="Shah Ashay" w:date="2018-04-16T16:02:00Z">
              <w:tcPr>
                <w:tcW w:w="2250" w:type="dxa"/>
              </w:tcPr>
            </w:tcPrChange>
          </w:tcPr>
          <w:p w14:paraId="7F4CFD90" w14:textId="627CFDB5" w:rsidR="008B44A5" w:rsidRPr="00706C73" w:rsidRDefault="008B44A5" w:rsidP="00CA3FFB">
            <w:pPr>
              <w:rPr>
                <w:rFonts w:cs="Arial"/>
                <w:sz w:val="20"/>
                <w:szCs w:val="20"/>
              </w:rPr>
            </w:pPr>
            <w:r w:rsidRPr="00706C73">
              <w:rPr>
                <w:rFonts w:cs="Arial"/>
                <w:sz w:val="20"/>
                <w:rPrChange w:id="500" w:author="Shah Ashay" w:date="2018-04-16T16:02:00Z">
                  <w:rPr>
                    <w:rFonts w:ascii="Calibri" w:hAnsi="Calibri"/>
                    <w:sz w:val="20"/>
                  </w:rPr>
                </w:rPrChange>
              </w:rPr>
              <w:t>Ensure that once comments are saved they can be modified after the fact</w:t>
            </w:r>
          </w:p>
        </w:tc>
      </w:tr>
      <w:tr w:rsidR="008B44A5" w:rsidRPr="00706C73" w14:paraId="33A3B62C" w14:textId="77777777" w:rsidTr="00706C73">
        <w:trPr>
          <w:cantSplit/>
          <w:trPrChange w:id="501" w:author="Shah Ashay" w:date="2018-04-16T16:02:00Z">
            <w:trPr>
              <w:cantSplit/>
            </w:trPr>
          </w:trPrChange>
        </w:trPr>
        <w:tc>
          <w:tcPr>
            <w:tcW w:w="382" w:type="pct"/>
            <w:tcBorders>
              <w:top w:val="single" w:sz="4" w:space="0" w:color="auto"/>
              <w:bottom w:val="single" w:sz="4" w:space="0" w:color="auto"/>
            </w:tcBorders>
            <w:tcPrChange w:id="502" w:author="Shah Ashay" w:date="2018-04-16T16:02:00Z">
              <w:tcPr>
                <w:tcW w:w="630" w:type="dxa"/>
                <w:tcBorders>
                  <w:top w:val="single" w:sz="4" w:space="0" w:color="auto"/>
                  <w:bottom w:val="single" w:sz="4" w:space="0" w:color="auto"/>
                </w:tcBorders>
              </w:tcPr>
            </w:tcPrChange>
          </w:tcPr>
          <w:p w14:paraId="026CCC3A" w14:textId="77777777" w:rsidR="008B44A5" w:rsidRPr="00706C73" w:rsidRDefault="008B44A5" w:rsidP="00CA3FFB">
            <w:pPr>
              <w:numPr>
                <w:ilvl w:val="1"/>
                <w:numId w:val="5"/>
              </w:numPr>
              <w:spacing w:after="120"/>
              <w:jc w:val="center"/>
              <w:rPr>
                <w:rFonts w:cs="Arial"/>
                <w:sz w:val="20"/>
                <w:rPrChange w:id="503" w:author="Shah Ashay" w:date="2018-04-16T16:02:00Z">
                  <w:rPr>
                    <w:rFonts w:asciiTheme="minorHAnsi" w:hAnsiTheme="minorHAnsi"/>
                    <w:sz w:val="20"/>
                  </w:rPr>
                </w:rPrChange>
              </w:rPr>
            </w:pPr>
          </w:p>
        </w:tc>
        <w:tc>
          <w:tcPr>
            <w:tcW w:w="1926" w:type="pct"/>
            <w:tcPrChange w:id="504" w:author="Shah Ashay" w:date="2018-04-16T16:02:00Z">
              <w:tcPr>
                <w:tcW w:w="3690" w:type="dxa"/>
              </w:tcPr>
            </w:tcPrChange>
          </w:tcPr>
          <w:p w14:paraId="22E36EA4" w14:textId="77777777" w:rsidR="008B44A5" w:rsidRPr="00706C73" w:rsidRDefault="008B44A5" w:rsidP="00CA3FFB">
            <w:pPr>
              <w:spacing w:after="120"/>
              <w:rPr>
                <w:rFonts w:cs="Arial"/>
                <w:sz w:val="20"/>
                <w:rPrChange w:id="505" w:author="Shah Ashay" w:date="2018-04-16T16:02:00Z">
                  <w:rPr>
                    <w:rFonts w:asciiTheme="minorHAnsi" w:hAnsiTheme="minorHAnsi"/>
                    <w:sz w:val="20"/>
                  </w:rPr>
                </w:rPrChange>
              </w:rPr>
            </w:pPr>
            <w:r w:rsidRPr="00706C73">
              <w:rPr>
                <w:rFonts w:cs="Arial"/>
                <w:sz w:val="20"/>
                <w:rPrChange w:id="506" w:author="Shah Ashay" w:date="2018-04-16T16:02:00Z">
                  <w:rPr>
                    <w:rFonts w:asciiTheme="minorHAnsi" w:hAnsiTheme="minorHAnsi"/>
                    <w:sz w:val="20"/>
                  </w:rPr>
                </w:rPrChange>
              </w:rPr>
              <w:t>END OF USE CASE</w:t>
            </w:r>
          </w:p>
        </w:tc>
        <w:tc>
          <w:tcPr>
            <w:tcW w:w="1490" w:type="pct"/>
            <w:tcPrChange w:id="507" w:author="Shah Ashay" w:date="2018-04-16T16:02:00Z">
              <w:tcPr>
                <w:tcW w:w="2790" w:type="dxa"/>
              </w:tcPr>
            </w:tcPrChange>
          </w:tcPr>
          <w:p w14:paraId="0A184B72" w14:textId="77777777" w:rsidR="008B44A5" w:rsidRPr="00706C73" w:rsidRDefault="008B44A5" w:rsidP="00CA3FFB">
            <w:pPr>
              <w:rPr>
                <w:rFonts w:cs="Arial"/>
                <w:sz w:val="20"/>
                <w:rPrChange w:id="508" w:author="Shah Ashay" w:date="2018-04-16T16:02:00Z">
                  <w:rPr>
                    <w:rFonts w:asciiTheme="minorHAnsi" w:hAnsiTheme="minorHAnsi"/>
                    <w:sz w:val="20"/>
                  </w:rPr>
                </w:rPrChange>
              </w:rPr>
            </w:pPr>
          </w:p>
        </w:tc>
        <w:tc>
          <w:tcPr>
            <w:tcW w:w="1202" w:type="pct"/>
            <w:tcPrChange w:id="509" w:author="Shah Ashay" w:date="2018-04-16T16:02:00Z">
              <w:tcPr>
                <w:tcW w:w="2250" w:type="dxa"/>
              </w:tcPr>
            </w:tcPrChange>
          </w:tcPr>
          <w:p w14:paraId="611311EE" w14:textId="77777777" w:rsidR="008B44A5" w:rsidRPr="00706C73" w:rsidRDefault="008B44A5" w:rsidP="00CA3FFB">
            <w:pPr>
              <w:rPr>
                <w:rFonts w:cs="Arial"/>
                <w:sz w:val="20"/>
                <w:rPrChange w:id="510" w:author="Shah Ashay" w:date="2018-04-16T16:02:00Z">
                  <w:rPr>
                    <w:rFonts w:asciiTheme="minorHAnsi" w:hAnsiTheme="minorHAnsi"/>
                    <w:sz w:val="20"/>
                  </w:rPr>
                </w:rPrChange>
              </w:rPr>
            </w:pPr>
          </w:p>
        </w:tc>
      </w:tr>
    </w:tbl>
    <w:p w14:paraId="2A90803D" w14:textId="77777777" w:rsidR="00CA3FFB" w:rsidRPr="00A74045" w:rsidRDefault="00CA3FFB" w:rsidP="00CA3FFB">
      <w:pPr>
        <w:rPr>
          <w:rFonts w:cs="Arial"/>
          <w:rPrChange w:id="511" w:author="Batra Yogesh (EXT)" w:date="2018-04-13T12:31:00Z">
            <w:rPr>
              <w:rFonts w:asciiTheme="minorHAnsi" w:hAnsiTheme="minorHAnsi"/>
            </w:rPr>
          </w:rPrChange>
        </w:rPr>
      </w:pPr>
    </w:p>
    <w:p w14:paraId="0BAA37FD" w14:textId="77777777" w:rsidR="004D61A0" w:rsidRPr="00A74045" w:rsidRDefault="004D61A0">
      <w:pPr>
        <w:pStyle w:val="Header"/>
        <w:tabs>
          <w:tab w:val="clear" w:pos="4320"/>
          <w:tab w:val="clear" w:pos="8640"/>
        </w:tabs>
        <w:rPr>
          <w:rFonts w:cs="Arial"/>
        </w:rPr>
      </w:pPr>
    </w:p>
    <w:p w14:paraId="0BAA37FE" w14:textId="77777777" w:rsidR="00AB281C" w:rsidRPr="00A74045" w:rsidRDefault="00AB281C">
      <w:pPr>
        <w:rPr>
          <w:rFonts w:cs="Arial"/>
          <w:b/>
          <w:bCs/>
          <w:sz w:val="24"/>
          <w:szCs w:val="32"/>
        </w:rPr>
      </w:pPr>
      <w:bookmarkStart w:id="512" w:name="_Toc240857192"/>
      <w:r w:rsidRPr="00A74045">
        <w:rPr>
          <w:rFonts w:cs="Arial"/>
        </w:rPr>
        <w:br w:type="page"/>
      </w:r>
    </w:p>
    <w:p w14:paraId="0BAA37FF" w14:textId="77777777" w:rsidR="004D61A0" w:rsidRPr="00A74045" w:rsidRDefault="004D61A0" w:rsidP="005D1403">
      <w:pPr>
        <w:pStyle w:val="Heading1"/>
      </w:pPr>
      <w:bookmarkStart w:id="513" w:name="_Toc502154643"/>
      <w:r w:rsidRPr="00A74045">
        <w:lastRenderedPageBreak/>
        <w:t>Alternative</w:t>
      </w:r>
      <w:bookmarkEnd w:id="512"/>
      <w:r w:rsidR="00BF2F96" w:rsidRPr="00A74045">
        <w:t>s</w:t>
      </w:r>
      <w:bookmarkEnd w:id="513"/>
      <w:r w:rsidR="00023077" w:rsidRPr="00A74045">
        <w:t xml:space="preserve"> </w:t>
      </w:r>
    </w:p>
    <w:p w14:paraId="0FA90AE3" w14:textId="77777777" w:rsidR="008B44A5" w:rsidRPr="00A74045" w:rsidRDefault="004D61A0" w:rsidP="008B44A5">
      <w:pPr>
        <w:pStyle w:val="Heading2"/>
      </w:pPr>
      <w:bookmarkStart w:id="514" w:name="_Toc55750750"/>
      <w:bookmarkStart w:id="515" w:name="_Toc55748915"/>
      <w:bookmarkStart w:id="516" w:name="_Toc240857193"/>
      <w:bookmarkStart w:id="517" w:name="_Toc502154644"/>
      <w:r w:rsidRPr="00A74045">
        <w:t xml:space="preserve">Alternate </w:t>
      </w:r>
      <w:r w:rsidR="00447470" w:rsidRPr="00A74045">
        <w:t>Flow</w:t>
      </w:r>
      <w:r w:rsidRPr="00A74045">
        <w:t xml:space="preserve"> A1:</w:t>
      </w:r>
      <w:bookmarkEnd w:id="514"/>
      <w:r w:rsidRPr="00A74045">
        <w:t xml:space="preserve"> </w:t>
      </w:r>
      <w:bookmarkStart w:id="518" w:name="_Toc446670243"/>
      <w:bookmarkStart w:id="519" w:name="_Toc460933418"/>
      <w:bookmarkEnd w:id="515"/>
      <w:bookmarkEnd w:id="516"/>
      <w:r w:rsidR="008B44A5" w:rsidRPr="00A74045">
        <w:t xml:space="preserve">Alternate Flow A1: </w:t>
      </w:r>
      <w:bookmarkEnd w:id="518"/>
      <w:r w:rsidR="008B44A5" w:rsidRPr="00A74045">
        <w:t>Operational Comments – Validate Copy Forward Function</w:t>
      </w:r>
      <w:bookmarkEnd w:id="517"/>
      <w:bookmarkEnd w:id="519"/>
    </w:p>
    <w:p w14:paraId="0BAA3801" w14:textId="0041C58E" w:rsidR="00A93A96" w:rsidRPr="00A74045" w:rsidRDefault="00C002FE" w:rsidP="00D17537">
      <w:pPr>
        <w:rPr>
          <w:rFonts w:cs="Arial"/>
        </w:rPr>
      </w:pPr>
      <w:r w:rsidRPr="00A74045">
        <w:rPr>
          <w:rFonts w:cs="Arial"/>
          <w:iCs/>
          <w:szCs w:val="28"/>
        </w:rPr>
        <w:t>Details:</w:t>
      </w:r>
      <w:r w:rsidRPr="00A74045">
        <w:rPr>
          <w:rFonts w:cs="Arial"/>
        </w:rPr>
        <w:t xml:space="preserve">  </w:t>
      </w:r>
      <w:r w:rsidR="008B44A5" w:rsidRPr="00A74045">
        <w:rPr>
          <w:rFonts w:cs="Arial"/>
          <w:i/>
        </w:rPr>
        <w:t>Previous case must be run with the copy forward check box checked the day before you run this test (This test relies in instantiation of the record that was flagged to Copy Forward and this runs overnight. )</w:t>
      </w:r>
      <w:r w:rsidR="00CA3FFB" w:rsidRPr="00A74045">
        <w:rPr>
          <w:rFonts w:cs="Arial"/>
        </w:rPr>
        <w:t xml:space="preserve">  </w:t>
      </w:r>
    </w:p>
    <w:p w14:paraId="0BAA3802" w14:textId="77777777" w:rsidR="00446086" w:rsidRPr="00A74045" w:rsidRDefault="00446086" w:rsidP="00446086">
      <w:pPr>
        <w:ind w:left="1260"/>
        <w:rPr>
          <w:rFonts w:cs="Arial"/>
        </w:rPr>
      </w:pPr>
      <w:r w:rsidRPr="00A74045">
        <w:rPr>
          <w:rFonts w:cs="Arial"/>
        </w:rPr>
        <w:t xml:space="preserve">  </w:t>
      </w:r>
    </w:p>
    <w:p w14:paraId="37629B07" w14:textId="77777777" w:rsidR="002F7A27" w:rsidRPr="00A74045" w:rsidRDefault="002F7A27" w:rsidP="00446086">
      <w:pPr>
        <w:ind w:left="1260"/>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20" w:author="Batra Yogesh (EXT)" w:date="2018-04-13T12:32: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1040"/>
        <w:gridCol w:w="3845"/>
        <w:gridCol w:w="3117"/>
        <w:gridCol w:w="1348"/>
        <w:tblGridChange w:id="521">
          <w:tblGrid>
            <w:gridCol w:w="900"/>
            <w:gridCol w:w="3330"/>
            <w:gridCol w:w="2700"/>
            <w:gridCol w:w="1170"/>
          </w:tblGrid>
        </w:tblGridChange>
      </w:tblGrid>
      <w:tr w:rsidR="009D7887" w:rsidRPr="00A74045" w14:paraId="0BAA3807" w14:textId="77777777" w:rsidTr="00A74045">
        <w:trPr>
          <w:cantSplit/>
          <w:tblHeader/>
          <w:trPrChange w:id="522" w:author="Batra Yogesh (EXT)" w:date="2018-04-13T12:32:00Z">
            <w:trPr>
              <w:cantSplit/>
              <w:tblHeader/>
            </w:trPr>
          </w:trPrChange>
        </w:trPr>
        <w:tc>
          <w:tcPr>
            <w:tcW w:w="556" w:type="pct"/>
            <w:tcBorders>
              <w:bottom w:val="single" w:sz="4" w:space="0" w:color="auto"/>
            </w:tcBorders>
            <w:shd w:val="clear" w:color="auto" w:fill="3399FF"/>
            <w:tcPrChange w:id="523" w:author="Batra Yogesh (EXT)" w:date="2018-04-13T12:32:00Z">
              <w:tcPr>
                <w:tcW w:w="900" w:type="dxa"/>
                <w:tcBorders>
                  <w:bottom w:val="single" w:sz="4" w:space="0" w:color="auto"/>
                </w:tcBorders>
                <w:shd w:val="clear" w:color="auto" w:fill="3399FF"/>
              </w:tcPr>
            </w:tcPrChange>
          </w:tcPr>
          <w:p w14:paraId="0BAA3803" w14:textId="77777777" w:rsidR="00446086" w:rsidRPr="00A74045" w:rsidRDefault="00446086" w:rsidP="009D7887">
            <w:pPr>
              <w:pStyle w:val="ColumnHead"/>
              <w:keepNext/>
              <w:keepLines/>
              <w:rPr>
                <w:rFonts w:cs="Arial"/>
                <w:color w:val="FFFFFF" w:themeColor="background1"/>
                <w:sz w:val="20"/>
              </w:rPr>
            </w:pPr>
            <w:r w:rsidRPr="00A74045">
              <w:rPr>
                <w:rFonts w:cs="Arial"/>
                <w:color w:val="FFFFFF" w:themeColor="background1"/>
                <w:sz w:val="20"/>
              </w:rPr>
              <w:t>Step</w:t>
            </w:r>
          </w:p>
        </w:tc>
        <w:tc>
          <w:tcPr>
            <w:tcW w:w="2056" w:type="pct"/>
            <w:shd w:val="clear" w:color="auto" w:fill="3399FF"/>
            <w:tcPrChange w:id="524" w:author="Batra Yogesh (EXT)" w:date="2018-04-13T12:32:00Z">
              <w:tcPr>
                <w:tcW w:w="3330" w:type="dxa"/>
                <w:shd w:val="clear" w:color="auto" w:fill="3399FF"/>
              </w:tcPr>
            </w:tcPrChange>
          </w:tcPr>
          <w:p w14:paraId="0BAA3804" w14:textId="77777777" w:rsidR="00446086" w:rsidRPr="00A74045" w:rsidRDefault="00446086" w:rsidP="002C5CC8">
            <w:pPr>
              <w:pStyle w:val="ColumnHead"/>
              <w:keepNext/>
              <w:keepLines/>
              <w:rPr>
                <w:rFonts w:cs="Arial"/>
                <w:color w:val="FFFFFF" w:themeColor="background1"/>
                <w:sz w:val="20"/>
              </w:rPr>
            </w:pPr>
            <w:r w:rsidRPr="00A74045">
              <w:rPr>
                <w:rFonts w:cs="Arial"/>
                <w:color w:val="FFFFFF" w:themeColor="background1"/>
                <w:sz w:val="20"/>
              </w:rPr>
              <w:t>Actor Action</w:t>
            </w:r>
          </w:p>
        </w:tc>
        <w:tc>
          <w:tcPr>
            <w:tcW w:w="1667" w:type="pct"/>
            <w:shd w:val="clear" w:color="auto" w:fill="3399FF"/>
            <w:tcPrChange w:id="525" w:author="Batra Yogesh (EXT)" w:date="2018-04-13T12:32:00Z">
              <w:tcPr>
                <w:tcW w:w="2700" w:type="dxa"/>
                <w:shd w:val="clear" w:color="auto" w:fill="3399FF"/>
              </w:tcPr>
            </w:tcPrChange>
          </w:tcPr>
          <w:p w14:paraId="0BAA3805" w14:textId="77777777" w:rsidR="00446086" w:rsidRPr="00A74045" w:rsidRDefault="00446086" w:rsidP="002C5CC8">
            <w:pPr>
              <w:pStyle w:val="ColumnHead"/>
              <w:keepNext/>
              <w:keepLines/>
              <w:rPr>
                <w:rFonts w:cs="Arial"/>
                <w:color w:val="FFFFFF" w:themeColor="background1"/>
                <w:sz w:val="20"/>
              </w:rPr>
            </w:pPr>
            <w:r w:rsidRPr="00A74045">
              <w:rPr>
                <w:rFonts w:cs="Arial"/>
                <w:color w:val="FFFFFF" w:themeColor="background1"/>
                <w:sz w:val="20"/>
              </w:rPr>
              <w:t>System Response</w:t>
            </w:r>
          </w:p>
        </w:tc>
        <w:tc>
          <w:tcPr>
            <w:tcW w:w="722" w:type="pct"/>
            <w:shd w:val="clear" w:color="auto" w:fill="3399FF"/>
            <w:tcPrChange w:id="526" w:author="Batra Yogesh (EXT)" w:date="2018-04-13T12:32:00Z">
              <w:tcPr>
                <w:tcW w:w="1170" w:type="dxa"/>
                <w:shd w:val="clear" w:color="auto" w:fill="3399FF"/>
              </w:tcPr>
            </w:tcPrChange>
          </w:tcPr>
          <w:p w14:paraId="0BAA3806" w14:textId="77777777" w:rsidR="00446086" w:rsidRPr="00A74045" w:rsidRDefault="00446086" w:rsidP="002C5CC8">
            <w:pPr>
              <w:pStyle w:val="ColumnHead"/>
              <w:keepNext/>
              <w:keepLines/>
              <w:rPr>
                <w:rFonts w:cs="Arial"/>
                <w:color w:val="FFFFFF" w:themeColor="background1"/>
                <w:sz w:val="20"/>
              </w:rPr>
            </w:pPr>
            <w:r w:rsidRPr="00A74045">
              <w:rPr>
                <w:rFonts w:cs="Arial"/>
                <w:color w:val="FFFFFF" w:themeColor="background1"/>
                <w:sz w:val="20"/>
              </w:rPr>
              <w:t>Ref</w:t>
            </w:r>
          </w:p>
        </w:tc>
      </w:tr>
      <w:tr w:rsidR="008B44A5" w:rsidRPr="00A74045" w14:paraId="0BAA380C" w14:textId="77777777" w:rsidTr="00A74045">
        <w:trPr>
          <w:cantSplit/>
          <w:trPrChange w:id="527" w:author="Batra Yogesh (EXT)" w:date="2018-04-13T12:32:00Z">
            <w:trPr>
              <w:cantSplit/>
            </w:trPr>
          </w:trPrChange>
        </w:trPr>
        <w:tc>
          <w:tcPr>
            <w:tcW w:w="556" w:type="pct"/>
            <w:shd w:val="clear" w:color="auto" w:fill="C6D9F1" w:themeFill="text2" w:themeFillTint="33"/>
            <w:tcPrChange w:id="528" w:author="Batra Yogesh (EXT)" w:date="2018-04-13T12:32:00Z">
              <w:tcPr>
                <w:tcW w:w="900" w:type="dxa"/>
                <w:shd w:val="clear" w:color="auto" w:fill="C6D9F1" w:themeFill="text2" w:themeFillTint="33"/>
              </w:tcPr>
            </w:tcPrChange>
          </w:tcPr>
          <w:p w14:paraId="0BAA3808" w14:textId="0F600A9C" w:rsidR="008B44A5" w:rsidRPr="00A74045" w:rsidRDefault="008B44A5" w:rsidP="009D7887">
            <w:pPr>
              <w:pStyle w:val="TableText"/>
              <w:keepNext/>
              <w:keepLines/>
              <w:numPr>
                <w:ilvl w:val="0"/>
                <w:numId w:val="11"/>
              </w:numPr>
              <w:jc w:val="center"/>
              <w:rPr>
                <w:rFonts w:cs="Arial"/>
                <w:color w:val="000000"/>
                <w:sz w:val="20"/>
              </w:rPr>
            </w:pPr>
          </w:p>
        </w:tc>
        <w:tc>
          <w:tcPr>
            <w:tcW w:w="2056" w:type="pct"/>
            <w:tcPrChange w:id="529" w:author="Batra Yogesh (EXT)" w:date="2018-04-13T12:32:00Z">
              <w:tcPr>
                <w:tcW w:w="3330" w:type="dxa"/>
              </w:tcPr>
            </w:tcPrChange>
          </w:tcPr>
          <w:p w14:paraId="3EC45906" w14:textId="77777777" w:rsidR="008B44A5" w:rsidRPr="00A74045" w:rsidRDefault="008B44A5" w:rsidP="00705162">
            <w:pPr>
              <w:pStyle w:val="TableText"/>
              <w:keepNext/>
              <w:keepLines/>
              <w:rPr>
                <w:rFonts w:cs="Arial"/>
                <w:sz w:val="20"/>
                <w:szCs w:val="20"/>
              </w:rPr>
            </w:pPr>
            <w:r w:rsidRPr="00A74045">
              <w:rPr>
                <w:rFonts w:cs="Arial"/>
                <w:sz w:val="20"/>
                <w:szCs w:val="20"/>
              </w:rPr>
              <w:t xml:space="preserve">Open up </w:t>
            </w:r>
            <w:r w:rsidRPr="00A74045">
              <w:rPr>
                <w:rFonts w:cs="Arial"/>
                <w:b/>
                <w:i/>
                <w:sz w:val="20"/>
                <w:szCs w:val="20"/>
              </w:rPr>
              <w:t xml:space="preserve">Operational Comments </w:t>
            </w:r>
            <w:r w:rsidRPr="00A74045">
              <w:rPr>
                <w:rFonts w:cs="Arial"/>
                <w:sz w:val="20"/>
                <w:szCs w:val="20"/>
              </w:rPr>
              <w:t>Screen</w:t>
            </w:r>
          </w:p>
          <w:p w14:paraId="0BAA3809" w14:textId="0D981433" w:rsidR="008B44A5" w:rsidRPr="00A74045" w:rsidRDefault="008B44A5" w:rsidP="00F200A3">
            <w:pPr>
              <w:pStyle w:val="TableText"/>
              <w:keepNext/>
              <w:keepLines/>
              <w:rPr>
                <w:rFonts w:cs="Arial"/>
                <w:i/>
                <w:sz w:val="20"/>
                <w:szCs w:val="20"/>
              </w:rPr>
            </w:pPr>
            <w:r w:rsidRPr="00A74045">
              <w:rPr>
                <w:rFonts w:cs="Arial"/>
                <w:i/>
                <w:sz w:val="20"/>
                <w:szCs w:val="20"/>
              </w:rPr>
              <w:t xml:space="preserve">EC Production </w:t>
            </w:r>
            <w:r w:rsidRPr="00A74045">
              <w:rPr>
                <w:rFonts w:cs="Arial"/>
                <w:i/>
                <w:sz w:val="20"/>
                <w:szCs w:val="20"/>
              </w:rPr>
              <w:sym w:font="Wingdings" w:char="F0E0"/>
            </w:r>
            <w:r w:rsidRPr="00A74045">
              <w:rPr>
                <w:rFonts w:cs="Arial"/>
                <w:i/>
                <w:sz w:val="20"/>
                <w:szCs w:val="20"/>
              </w:rPr>
              <w:t xml:space="preserve"> Production Operations Data </w:t>
            </w:r>
            <w:r w:rsidRPr="00A74045">
              <w:rPr>
                <w:rFonts w:cs="Arial"/>
                <w:i/>
                <w:sz w:val="20"/>
                <w:szCs w:val="20"/>
              </w:rPr>
              <w:sym w:font="Wingdings" w:char="F0E0"/>
            </w:r>
            <w:r w:rsidRPr="00A74045">
              <w:rPr>
                <w:rFonts w:cs="Arial"/>
                <w:i/>
                <w:sz w:val="20"/>
                <w:szCs w:val="20"/>
              </w:rPr>
              <w:t xml:space="preserve"> Operational Comments</w:t>
            </w:r>
          </w:p>
        </w:tc>
        <w:tc>
          <w:tcPr>
            <w:tcW w:w="1667" w:type="pct"/>
            <w:tcPrChange w:id="530" w:author="Batra Yogesh (EXT)" w:date="2018-04-13T12:32:00Z">
              <w:tcPr>
                <w:tcW w:w="2700" w:type="dxa"/>
              </w:tcPr>
            </w:tcPrChange>
          </w:tcPr>
          <w:p w14:paraId="0D4D7387" w14:textId="77777777" w:rsidR="007F1FF3" w:rsidRPr="00A74045" w:rsidRDefault="007F1FF3" w:rsidP="007F1FF3">
            <w:pPr>
              <w:keepNext/>
              <w:keepLines/>
              <w:rPr>
                <w:ins w:id="531" w:author="Prakash Atul (Ext)" w:date="2018-03-27T17:32:00Z"/>
                <w:rFonts w:cs="Arial"/>
                <w:sz w:val="20"/>
                <w:szCs w:val="20"/>
                <w:rPrChange w:id="532" w:author="Batra Yogesh (EXT)" w:date="2018-04-13T12:31:00Z">
                  <w:rPr>
                    <w:ins w:id="533" w:author="Prakash Atul (Ext)" w:date="2018-03-27T17:32:00Z"/>
                    <w:rFonts w:ascii="Calibri" w:hAnsi="Calibri"/>
                    <w:sz w:val="20"/>
                    <w:szCs w:val="20"/>
                  </w:rPr>
                </w:rPrChange>
              </w:rPr>
            </w:pPr>
            <w:ins w:id="534" w:author="Prakash Atul (Ext)" w:date="2018-03-27T17:32:00Z">
              <w:r w:rsidRPr="00A74045">
                <w:rPr>
                  <w:rFonts w:cs="Arial"/>
                  <w:sz w:val="20"/>
                  <w:szCs w:val="20"/>
                  <w:rPrChange w:id="535" w:author="Batra Yogesh (EXT)" w:date="2018-04-13T12:31:00Z">
                    <w:rPr>
                      <w:rFonts w:ascii="Calibri" w:hAnsi="Calibri"/>
                      <w:sz w:val="20"/>
                      <w:szCs w:val="20"/>
                    </w:rPr>
                  </w:rPrChange>
                </w:rPr>
                <w:t xml:space="preserve">The following fields are automatically populated: </w:t>
              </w:r>
            </w:ins>
          </w:p>
          <w:p w14:paraId="3C2939B9" w14:textId="6F55C2DA" w:rsidR="008B44A5" w:rsidRPr="00A74045" w:rsidDel="007F1FF3" w:rsidRDefault="007F1FF3" w:rsidP="007F1FF3">
            <w:pPr>
              <w:pStyle w:val="TableText"/>
              <w:keepNext/>
              <w:keepLines/>
              <w:rPr>
                <w:del w:id="536" w:author="Prakash Atul (Ext)" w:date="2018-03-27T17:32:00Z"/>
                <w:rFonts w:cs="Arial"/>
                <w:sz w:val="20"/>
                <w:szCs w:val="20"/>
              </w:rPr>
            </w:pPr>
            <w:ins w:id="537" w:author="Prakash Atul (Ext)" w:date="2018-03-27T17:32:00Z">
              <w:r w:rsidRPr="00A74045">
                <w:rPr>
                  <w:rFonts w:cs="Arial"/>
                  <w:b/>
                  <w:i/>
                  <w:sz w:val="20"/>
                  <w:szCs w:val="20"/>
                  <w:rPrChange w:id="538" w:author="Batra Yogesh (EXT)" w:date="2018-04-13T12:31:00Z">
                    <w:rPr>
                      <w:rFonts w:ascii="Calibri" w:hAnsi="Calibri"/>
                      <w:b/>
                      <w:i/>
                      <w:sz w:val="20"/>
                      <w:szCs w:val="20"/>
                    </w:rPr>
                  </w:rPrChange>
                </w:rPr>
                <w:t>Date</w:t>
              </w:r>
              <w:r w:rsidRPr="00A74045">
                <w:rPr>
                  <w:rFonts w:cs="Arial"/>
                  <w:sz w:val="20"/>
                  <w:szCs w:val="20"/>
                  <w:rPrChange w:id="539" w:author="Batra Yogesh (EXT)" w:date="2018-04-13T12:31:00Z">
                    <w:rPr>
                      <w:rFonts w:ascii="Calibri" w:hAnsi="Calibri"/>
                      <w:sz w:val="20"/>
                      <w:szCs w:val="20"/>
                    </w:rPr>
                  </w:rPrChange>
                </w:rPr>
                <w:t xml:space="preserve"> is default populated to yesterday</w:t>
              </w:r>
            </w:ins>
            <w:del w:id="540" w:author="Prakash Atul (Ext)" w:date="2018-03-27T17:32:00Z">
              <w:r w:rsidR="008B44A5" w:rsidRPr="00A74045" w:rsidDel="007F1FF3">
                <w:rPr>
                  <w:rFonts w:cs="Arial"/>
                  <w:sz w:val="20"/>
                  <w:szCs w:val="20"/>
                </w:rPr>
                <w:delText xml:space="preserve">Open up </w:delText>
              </w:r>
              <w:r w:rsidR="008B44A5" w:rsidRPr="00A74045" w:rsidDel="007F1FF3">
                <w:rPr>
                  <w:rFonts w:cs="Arial"/>
                  <w:b/>
                  <w:i/>
                  <w:sz w:val="20"/>
                  <w:szCs w:val="20"/>
                </w:rPr>
                <w:delText xml:space="preserve">Operational Comments </w:delText>
              </w:r>
              <w:r w:rsidR="008B44A5" w:rsidRPr="00A74045" w:rsidDel="007F1FF3">
                <w:rPr>
                  <w:rFonts w:cs="Arial"/>
                  <w:sz w:val="20"/>
                  <w:szCs w:val="20"/>
                </w:rPr>
                <w:delText>Screen</w:delText>
              </w:r>
            </w:del>
          </w:p>
          <w:p w14:paraId="0BAA380A" w14:textId="58534366" w:rsidR="008B44A5" w:rsidRPr="00A74045" w:rsidRDefault="008B44A5" w:rsidP="00BF2F96">
            <w:pPr>
              <w:keepNext/>
              <w:keepLines/>
              <w:spacing w:after="120"/>
              <w:rPr>
                <w:rFonts w:cs="Arial"/>
                <w:sz w:val="20"/>
                <w:szCs w:val="20"/>
              </w:rPr>
            </w:pPr>
            <w:del w:id="541" w:author="Prakash Atul (Ext)" w:date="2018-03-27T17:32:00Z">
              <w:r w:rsidRPr="00A74045" w:rsidDel="007F1FF3">
                <w:rPr>
                  <w:rFonts w:cs="Arial"/>
                  <w:i/>
                  <w:sz w:val="20"/>
                  <w:szCs w:val="20"/>
                </w:rPr>
                <w:delText xml:space="preserve">EC Production </w:delText>
              </w:r>
              <w:r w:rsidRPr="00A74045" w:rsidDel="007F1FF3">
                <w:rPr>
                  <w:rFonts w:cs="Arial"/>
                  <w:i/>
                  <w:sz w:val="20"/>
                  <w:szCs w:val="20"/>
                </w:rPr>
                <w:sym w:font="Wingdings" w:char="F0E0"/>
              </w:r>
              <w:r w:rsidRPr="00A74045" w:rsidDel="007F1FF3">
                <w:rPr>
                  <w:rFonts w:cs="Arial"/>
                  <w:i/>
                  <w:sz w:val="20"/>
                  <w:szCs w:val="20"/>
                </w:rPr>
                <w:delText xml:space="preserve"> Production Operations Data </w:delText>
              </w:r>
              <w:r w:rsidRPr="00A74045" w:rsidDel="007F1FF3">
                <w:rPr>
                  <w:rFonts w:cs="Arial"/>
                  <w:i/>
                  <w:sz w:val="20"/>
                  <w:szCs w:val="20"/>
                </w:rPr>
                <w:sym w:font="Wingdings" w:char="F0E0"/>
              </w:r>
              <w:r w:rsidRPr="00A74045" w:rsidDel="007F1FF3">
                <w:rPr>
                  <w:rFonts w:cs="Arial"/>
                  <w:i/>
                  <w:sz w:val="20"/>
                  <w:szCs w:val="20"/>
                </w:rPr>
                <w:delText xml:space="preserve"> Operational Comments</w:delText>
              </w:r>
            </w:del>
          </w:p>
        </w:tc>
        <w:tc>
          <w:tcPr>
            <w:tcW w:w="722" w:type="pct"/>
            <w:tcPrChange w:id="542" w:author="Batra Yogesh (EXT)" w:date="2018-04-13T12:32:00Z">
              <w:tcPr>
                <w:tcW w:w="1170" w:type="dxa"/>
              </w:tcPr>
            </w:tcPrChange>
          </w:tcPr>
          <w:p w14:paraId="0BAA380B" w14:textId="77777777" w:rsidR="008B44A5" w:rsidRPr="00A74045" w:rsidRDefault="008B44A5" w:rsidP="00D031E8">
            <w:pPr>
              <w:keepNext/>
              <w:keepLines/>
              <w:rPr>
                <w:rFonts w:cs="Arial"/>
                <w:sz w:val="20"/>
              </w:rPr>
            </w:pPr>
          </w:p>
        </w:tc>
      </w:tr>
      <w:tr w:rsidR="008B44A5" w:rsidRPr="00A74045" w14:paraId="0BAA3816" w14:textId="77777777" w:rsidTr="00A74045">
        <w:trPr>
          <w:cantSplit/>
          <w:trPrChange w:id="543" w:author="Batra Yogesh (EXT)" w:date="2018-04-13T12:32:00Z">
            <w:trPr>
              <w:cantSplit/>
            </w:trPr>
          </w:trPrChange>
        </w:trPr>
        <w:tc>
          <w:tcPr>
            <w:tcW w:w="556" w:type="pct"/>
            <w:shd w:val="clear" w:color="auto" w:fill="C6D9F1" w:themeFill="text2" w:themeFillTint="33"/>
            <w:tcPrChange w:id="544" w:author="Batra Yogesh (EXT)" w:date="2018-04-13T12:32:00Z">
              <w:tcPr>
                <w:tcW w:w="900" w:type="dxa"/>
                <w:shd w:val="clear" w:color="auto" w:fill="C6D9F1" w:themeFill="text2" w:themeFillTint="33"/>
              </w:tcPr>
            </w:tcPrChange>
          </w:tcPr>
          <w:p w14:paraId="0BAA3812" w14:textId="431CA73F" w:rsidR="008B44A5" w:rsidRPr="00A74045" w:rsidRDefault="008B44A5" w:rsidP="009D7887">
            <w:pPr>
              <w:pStyle w:val="TableText"/>
              <w:keepNext/>
              <w:keepLines/>
              <w:numPr>
                <w:ilvl w:val="0"/>
                <w:numId w:val="11"/>
              </w:numPr>
              <w:jc w:val="center"/>
              <w:rPr>
                <w:rFonts w:cs="Arial"/>
                <w:color w:val="000000"/>
                <w:sz w:val="20"/>
              </w:rPr>
            </w:pPr>
          </w:p>
        </w:tc>
        <w:tc>
          <w:tcPr>
            <w:tcW w:w="2056" w:type="pct"/>
            <w:tcPrChange w:id="545" w:author="Batra Yogesh (EXT)" w:date="2018-04-13T12:32:00Z">
              <w:tcPr>
                <w:tcW w:w="3330" w:type="dxa"/>
              </w:tcPr>
            </w:tcPrChange>
          </w:tcPr>
          <w:p w14:paraId="0BAA3813" w14:textId="2F1520CD" w:rsidR="008B44A5" w:rsidRPr="00A74045" w:rsidRDefault="008B44A5" w:rsidP="00D17537">
            <w:pPr>
              <w:pStyle w:val="TableText"/>
              <w:keepNext/>
              <w:keepLines/>
              <w:tabs>
                <w:tab w:val="left" w:pos="2490"/>
              </w:tabs>
              <w:spacing w:after="0"/>
              <w:rPr>
                <w:rFonts w:cs="Arial"/>
                <w:sz w:val="20"/>
                <w:szCs w:val="20"/>
              </w:rPr>
            </w:pPr>
            <w:r w:rsidRPr="00A74045">
              <w:rPr>
                <w:rFonts w:cs="Arial"/>
                <w:sz w:val="20"/>
              </w:rPr>
              <w:t xml:space="preserve">Date: Search </w:t>
            </w:r>
            <w:r w:rsidRPr="00A74045">
              <w:rPr>
                <w:rFonts w:cs="Arial"/>
                <w:color w:val="000000"/>
                <w:sz w:val="20"/>
                <w:szCs w:val="20"/>
              </w:rPr>
              <w:t>Production Date One day greater than the  Original Record date that had the copy forward checked</w:t>
            </w:r>
          </w:p>
        </w:tc>
        <w:tc>
          <w:tcPr>
            <w:tcW w:w="1667" w:type="pct"/>
            <w:tcPrChange w:id="546" w:author="Batra Yogesh (EXT)" w:date="2018-04-13T12:32:00Z">
              <w:tcPr>
                <w:tcW w:w="2700" w:type="dxa"/>
              </w:tcPr>
            </w:tcPrChange>
          </w:tcPr>
          <w:p w14:paraId="0BAA3814" w14:textId="5A7815FB" w:rsidR="008B44A5" w:rsidRPr="00A74045" w:rsidRDefault="008B44A5" w:rsidP="00F200A3">
            <w:pPr>
              <w:keepNext/>
              <w:keepLines/>
              <w:rPr>
                <w:rFonts w:cs="Arial"/>
                <w:sz w:val="20"/>
                <w:szCs w:val="20"/>
              </w:rPr>
            </w:pPr>
            <w:del w:id="547" w:author="Prakash Atul (Ext)" w:date="2018-03-27T17:33:00Z">
              <w:r w:rsidRPr="00A74045" w:rsidDel="007F1FF3">
                <w:rPr>
                  <w:rFonts w:cs="Arial"/>
                  <w:sz w:val="20"/>
                </w:rPr>
                <w:delText xml:space="preserve">Date: Search </w:delText>
              </w:r>
              <w:r w:rsidRPr="00A74045" w:rsidDel="007F1FF3">
                <w:rPr>
                  <w:rFonts w:cs="Arial"/>
                  <w:color w:val="000000"/>
                  <w:sz w:val="20"/>
                  <w:szCs w:val="20"/>
                </w:rPr>
                <w:delText>Production Date One day greater than the  Original Record date that had the copy forward checked</w:delText>
              </w:r>
            </w:del>
            <w:ins w:id="548" w:author="Prakash Atul (Ext)" w:date="2018-03-27T17:33:00Z">
              <w:r w:rsidR="009B7C03" w:rsidRPr="00A74045">
                <w:rPr>
                  <w:rFonts w:cs="Arial"/>
                  <w:sz w:val="20"/>
                </w:rPr>
                <w:t xml:space="preserve">Date is </w:t>
              </w:r>
            </w:ins>
            <w:ins w:id="549" w:author="Prakash Atul (Ext)" w:date="2018-03-27T18:19:00Z">
              <w:r w:rsidR="009B7C03" w:rsidRPr="00A74045">
                <w:rPr>
                  <w:rFonts w:cs="Arial"/>
                  <w:sz w:val="20"/>
                </w:rPr>
                <w:t>changed</w:t>
              </w:r>
            </w:ins>
            <w:ins w:id="550" w:author="Prakash Atul (Ext)" w:date="2018-03-27T17:33:00Z">
              <w:r w:rsidR="009B7C03" w:rsidRPr="00A74045">
                <w:rPr>
                  <w:rFonts w:cs="Arial"/>
                  <w:sz w:val="20"/>
                </w:rPr>
                <w:t xml:space="preserve"> </w:t>
              </w:r>
            </w:ins>
            <w:ins w:id="551" w:author="Prakash Atul (Ext)" w:date="2018-03-27T18:19:00Z">
              <w:r w:rsidR="009B7C03" w:rsidRPr="00A74045">
                <w:rPr>
                  <w:rFonts w:cs="Arial"/>
                  <w:sz w:val="20"/>
                </w:rPr>
                <w:t>successfully.</w:t>
              </w:r>
            </w:ins>
          </w:p>
        </w:tc>
        <w:tc>
          <w:tcPr>
            <w:tcW w:w="722" w:type="pct"/>
            <w:tcPrChange w:id="552" w:author="Batra Yogesh (EXT)" w:date="2018-04-13T12:32:00Z">
              <w:tcPr>
                <w:tcW w:w="1170" w:type="dxa"/>
              </w:tcPr>
            </w:tcPrChange>
          </w:tcPr>
          <w:p w14:paraId="0BAA3815" w14:textId="6D91DA9F" w:rsidR="008B44A5" w:rsidRPr="00A74045" w:rsidRDefault="008B44A5" w:rsidP="00D031E8">
            <w:pPr>
              <w:keepNext/>
              <w:keepLines/>
              <w:rPr>
                <w:rFonts w:cs="Arial"/>
                <w:sz w:val="20"/>
              </w:rPr>
            </w:pPr>
            <w:r w:rsidRPr="00A74045">
              <w:rPr>
                <w:rFonts w:cs="Arial"/>
                <w:color w:val="000000" w:themeColor="text1"/>
                <w:sz w:val="20"/>
                <w:szCs w:val="20"/>
              </w:rPr>
              <w:t xml:space="preserve">Note:  The hierarchy information may be  pre-populated and user just needs to hit </w:t>
            </w:r>
            <w:r w:rsidRPr="00A74045">
              <w:rPr>
                <w:rFonts w:cs="Arial"/>
                <w:b/>
                <w:i/>
                <w:color w:val="000000" w:themeColor="text1"/>
                <w:sz w:val="20"/>
                <w:szCs w:val="20"/>
              </w:rPr>
              <w:t>Go…</w:t>
            </w:r>
          </w:p>
        </w:tc>
      </w:tr>
      <w:tr w:rsidR="008B44A5" w:rsidRPr="00A74045" w14:paraId="0BAA381B" w14:textId="77777777" w:rsidTr="00A74045">
        <w:trPr>
          <w:cantSplit/>
          <w:trPrChange w:id="553" w:author="Batra Yogesh (EXT)" w:date="2018-04-13T12:32:00Z">
            <w:trPr>
              <w:cantSplit/>
            </w:trPr>
          </w:trPrChange>
        </w:trPr>
        <w:tc>
          <w:tcPr>
            <w:tcW w:w="556" w:type="pct"/>
            <w:shd w:val="clear" w:color="auto" w:fill="C6D9F1" w:themeFill="text2" w:themeFillTint="33"/>
            <w:tcPrChange w:id="554" w:author="Batra Yogesh (EXT)" w:date="2018-04-13T12:32:00Z">
              <w:tcPr>
                <w:tcW w:w="900" w:type="dxa"/>
                <w:shd w:val="clear" w:color="auto" w:fill="C6D9F1" w:themeFill="text2" w:themeFillTint="33"/>
              </w:tcPr>
            </w:tcPrChange>
          </w:tcPr>
          <w:p w14:paraId="0BAA3817" w14:textId="5E26BE51" w:rsidR="008B44A5" w:rsidRPr="00A74045" w:rsidRDefault="008B44A5" w:rsidP="009D7887">
            <w:pPr>
              <w:pStyle w:val="TableText"/>
              <w:keepNext/>
              <w:keepLines/>
              <w:numPr>
                <w:ilvl w:val="0"/>
                <w:numId w:val="11"/>
              </w:numPr>
              <w:jc w:val="center"/>
              <w:rPr>
                <w:rFonts w:cs="Arial"/>
                <w:color w:val="000000"/>
                <w:sz w:val="20"/>
              </w:rPr>
            </w:pPr>
          </w:p>
        </w:tc>
        <w:tc>
          <w:tcPr>
            <w:tcW w:w="2056" w:type="pct"/>
            <w:tcPrChange w:id="555" w:author="Batra Yogesh (EXT)" w:date="2018-04-13T12:32:00Z">
              <w:tcPr>
                <w:tcW w:w="3330" w:type="dxa"/>
              </w:tcPr>
            </w:tcPrChange>
          </w:tcPr>
          <w:p w14:paraId="611CC0C0" w14:textId="77777777" w:rsidR="008B44A5" w:rsidRPr="00A74045" w:rsidRDefault="008B44A5" w:rsidP="00705162">
            <w:pPr>
              <w:keepNext/>
              <w:keepLines/>
              <w:numPr>
                <w:ilvl w:val="0"/>
                <w:numId w:val="3"/>
              </w:numPr>
              <w:rPr>
                <w:rFonts w:cs="Arial"/>
                <w:b/>
                <w:i/>
                <w:sz w:val="20"/>
                <w:szCs w:val="20"/>
              </w:rPr>
            </w:pPr>
            <w:r w:rsidRPr="00A74045">
              <w:rPr>
                <w:rFonts w:cs="Arial"/>
                <w:color w:val="000000" w:themeColor="text1"/>
                <w:sz w:val="20"/>
                <w:szCs w:val="20"/>
              </w:rPr>
              <w:t>Navigate  to where the comments should be assigned using the drop down menus and Click Go:</w:t>
            </w:r>
          </w:p>
          <w:p w14:paraId="62DDA183" w14:textId="63D4D45A" w:rsidR="001C5665" w:rsidRPr="00A74045" w:rsidRDefault="001C5665" w:rsidP="001C5665">
            <w:pPr>
              <w:rPr>
                <w:rFonts w:cs="Arial"/>
                <w:color w:val="000000" w:themeColor="text1"/>
                <w:sz w:val="20"/>
                <w:szCs w:val="20"/>
              </w:rPr>
            </w:pPr>
            <w:r w:rsidRPr="00A74045">
              <w:rPr>
                <w:rFonts w:cs="Arial"/>
                <w:b/>
                <w:i/>
                <w:sz w:val="20"/>
                <w:szCs w:val="20"/>
                <w:rPrChange w:id="556" w:author="Batra Yogesh (EXT)" w:date="2018-04-13T12:31:00Z">
                  <w:rPr>
                    <w:rFonts w:ascii="Century Gothic" w:hAnsi="Century Gothic"/>
                    <w:b/>
                    <w:i/>
                    <w:sz w:val="20"/>
                    <w:szCs w:val="20"/>
                  </w:rPr>
                </w:rPrChange>
              </w:rPr>
              <w:t>Operation Hierarchy</w:t>
            </w:r>
            <w:r w:rsidRPr="00A74045">
              <w:rPr>
                <w:rFonts w:cs="Arial"/>
                <w:b/>
                <w:i/>
                <w:sz w:val="20"/>
                <w:szCs w:val="20"/>
                <w:rPrChange w:id="557" w:author="Batra Yogesh (EXT)" w:date="2018-04-13T12:31:00Z">
                  <w:rPr>
                    <w:rFonts w:ascii="Century Gothic" w:hAnsi="Century Gothic"/>
                    <w:b/>
                    <w:i/>
                    <w:sz w:val="20"/>
                    <w:szCs w:val="20"/>
                  </w:rPr>
                </w:rPrChange>
              </w:rPr>
              <w:br/>
            </w:r>
            <w:r w:rsidRPr="00A74045">
              <w:rPr>
                <w:rFonts w:cs="Arial"/>
                <w:b/>
                <w:i/>
                <w:sz w:val="20"/>
                <w:szCs w:val="20"/>
                <w:rPrChange w:id="558" w:author="Batra Yogesh (EXT)" w:date="2018-04-13T12:31:00Z">
                  <w:rPr>
                    <w:rFonts w:ascii="Century Gothic" w:hAnsi="Century Gothic"/>
                    <w:b/>
                    <w:i/>
                    <w:sz w:val="20"/>
                    <w:szCs w:val="20"/>
                  </w:rPr>
                </w:rPrChange>
              </w:rPr>
              <w:br/>
            </w:r>
            <w:r w:rsidRPr="00A74045">
              <w:rPr>
                <w:rFonts w:cs="Arial"/>
                <w:color w:val="000000" w:themeColor="text1"/>
                <w:sz w:val="20"/>
                <w:szCs w:val="20"/>
              </w:rPr>
              <w:t>•  Production Unit</w:t>
            </w:r>
          </w:p>
          <w:p w14:paraId="6B8A14C0" w14:textId="61A35E96" w:rsidR="001C5665" w:rsidRPr="00A74045" w:rsidRDefault="001C5665" w:rsidP="001C5665">
            <w:pPr>
              <w:rPr>
                <w:rFonts w:cs="Arial"/>
                <w:color w:val="000000" w:themeColor="text1"/>
                <w:sz w:val="20"/>
                <w:szCs w:val="20"/>
              </w:rPr>
            </w:pPr>
            <w:r w:rsidRPr="00A74045">
              <w:rPr>
                <w:rFonts w:cs="Arial"/>
                <w:color w:val="000000" w:themeColor="text1"/>
                <w:sz w:val="20"/>
                <w:szCs w:val="20"/>
              </w:rPr>
              <w:t>•  Production Sub Unit</w:t>
            </w:r>
          </w:p>
          <w:p w14:paraId="2B4AF4C0" w14:textId="17488029" w:rsidR="001C5665" w:rsidRPr="00A74045" w:rsidRDefault="001C5665" w:rsidP="001C5665">
            <w:pPr>
              <w:rPr>
                <w:rFonts w:cs="Arial"/>
                <w:color w:val="000000" w:themeColor="text1"/>
                <w:sz w:val="20"/>
                <w:szCs w:val="20"/>
              </w:rPr>
            </w:pPr>
            <w:r w:rsidRPr="00A74045">
              <w:rPr>
                <w:rFonts w:cs="Arial"/>
                <w:color w:val="000000" w:themeColor="text1"/>
                <w:sz w:val="20"/>
                <w:szCs w:val="20"/>
              </w:rPr>
              <w:t>•  Area</w:t>
            </w:r>
          </w:p>
          <w:p w14:paraId="759C2BE9" w14:textId="713DB555" w:rsidR="001C5665" w:rsidRPr="00A74045" w:rsidRDefault="001C5665" w:rsidP="001C5665">
            <w:pPr>
              <w:rPr>
                <w:rFonts w:cs="Arial"/>
                <w:color w:val="000000" w:themeColor="text1"/>
                <w:sz w:val="20"/>
                <w:szCs w:val="20"/>
              </w:rPr>
            </w:pPr>
            <w:r w:rsidRPr="00A74045">
              <w:rPr>
                <w:rFonts w:cs="Arial"/>
                <w:color w:val="000000" w:themeColor="text1"/>
                <w:sz w:val="20"/>
                <w:szCs w:val="20"/>
              </w:rPr>
              <w:t>•  Sub Area</w:t>
            </w:r>
          </w:p>
          <w:p w14:paraId="3611DCA8" w14:textId="3E7FEDF9" w:rsidR="001C5665" w:rsidRPr="00A74045" w:rsidRDefault="001C5665" w:rsidP="001C5665">
            <w:pPr>
              <w:tabs>
                <w:tab w:val="left" w:pos="2490"/>
              </w:tabs>
              <w:rPr>
                <w:rFonts w:cs="Arial"/>
                <w:color w:val="000000" w:themeColor="text1"/>
                <w:sz w:val="20"/>
                <w:szCs w:val="20"/>
              </w:rPr>
            </w:pPr>
            <w:r w:rsidRPr="00A74045">
              <w:rPr>
                <w:rFonts w:cs="Arial"/>
                <w:color w:val="000000" w:themeColor="text1"/>
                <w:sz w:val="20"/>
                <w:szCs w:val="20"/>
              </w:rPr>
              <w:t>•  Facility Class 2</w:t>
            </w:r>
          </w:p>
          <w:p w14:paraId="60271CBC" w14:textId="60C2B87A" w:rsidR="008B44A5" w:rsidRPr="00A74045" w:rsidRDefault="001C5665" w:rsidP="001C5665">
            <w:pPr>
              <w:tabs>
                <w:tab w:val="left" w:pos="2490"/>
              </w:tabs>
              <w:rPr>
                <w:rFonts w:cs="Arial"/>
                <w:color w:val="000000" w:themeColor="text1"/>
                <w:sz w:val="20"/>
                <w:szCs w:val="20"/>
              </w:rPr>
            </w:pPr>
            <w:r w:rsidRPr="00A74045">
              <w:rPr>
                <w:rFonts w:cs="Arial"/>
                <w:color w:val="000000" w:themeColor="text1"/>
                <w:sz w:val="20"/>
                <w:szCs w:val="20"/>
              </w:rPr>
              <w:t>•  Comment Type (Optional)</w:t>
            </w:r>
          </w:p>
          <w:p w14:paraId="0BAA3818" w14:textId="77777777" w:rsidR="008B44A5" w:rsidRPr="00A74045" w:rsidRDefault="008B44A5" w:rsidP="00E33BBB">
            <w:pPr>
              <w:pStyle w:val="TableText"/>
              <w:keepNext/>
              <w:keepLines/>
              <w:rPr>
                <w:rFonts w:cs="Arial"/>
                <w:sz w:val="20"/>
                <w:szCs w:val="20"/>
              </w:rPr>
            </w:pPr>
          </w:p>
        </w:tc>
        <w:tc>
          <w:tcPr>
            <w:tcW w:w="1667" w:type="pct"/>
            <w:tcPrChange w:id="559" w:author="Batra Yogesh (EXT)" w:date="2018-04-13T12:32:00Z">
              <w:tcPr>
                <w:tcW w:w="2700" w:type="dxa"/>
              </w:tcPr>
            </w:tcPrChange>
          </w:tcPr>
          <w:p w14:paraId="5482E043" w14:textId="77777777" w:rsidR="008B44A5" w:rsidRPr="00A74045" w:rsidRDefault="008B44A5" w:rsidP="00705162">
            <w:pPr>
              <w:keepNext/>
              <w:keepLines/>
              <w:rPr>
                <w:rFonts w:cs="Arial"/>
                <w:sz w:val="20"/>
                <w:szCs w:val="20"/>
                <w:rPrChange w:id="560" w:author="Batra Yogesh (EXT)" w:date="2018-04-13T12:31:00Z">
                  <w:rPr>
                    <w:rFonts w:ascii="Calibri" w:hAnsi="Calibri"/>
                    <w:sz w:val="20"/>
                    <w:szCs w:val="20"/>
                  </w:rPr>
                </w:rPrChange>
              </w:rPr>
            </w:pPr>
            <w:r w:rsidRPr="00A74045">
              <w:rPr>
                <w:rFonts w:cs="Arial"/>
                <w:sz w:val="20"/>
                <w:szCs w:val="20"/>
                <w:rPrChange w:id="561" w:author="Batra Yogesh (EXT)" w:date="2018-04-13T12:31:00Z">
                  <w:rPr>
                    <w:rFonts w:ascii="Calibri" w:hAnsi="Calibri"/>
                    <w:sz w:val="20"/>
                    <w:szCs w:val="20"/>
                  </w:rPr>
                </w:rPrChange>
              </w:rPr>
              <w:t>Previous comments for the date chosen will be shown in the Navigator in the Data Window (if applicable).</w:t>
            </w:r>
          </w:p>
          <w:p w14:paraId="3BE24F45" w14:textId="77777777" w:rsidR="008B44A5" w:rsidRPr="00A74045" w:rsidRDefault="008B44A5" w:rsidP="00705162">
            <w:pPr>
              <w:keepNext/>
              <w:keepLines/>
              <w:rPr>
                <w:rFonts w:cs="Arial"/>
                <w:sz w:val="20"/>
                <w:szCs w:val="20"/>
                <w:rPrChange w:id="562" w:author="Batra Yogesh (EXT)" w:date="2018-04-13T12:31:00Z">
                  <w:rPr>
                    <w:rFonts w:ascii="Calibri" w:hAnsi="Calibri"/>
                    <w:sz w:val="20"/>
                    <w:szCs w:val="20"/>
                  </w:rPr>
                </w:rPrChange>
              </w:rPr>
            </w:pPr>
          </w:p>
          <w:p w14:paraId="0BAA3819" w14:textId="57864145" w:rsidR="008B44A5" w:rsidRPr="00A74045" w:rsidRDefault="008B44A5" w:rsidP="00293123">
            <w:pPr>
              <w:keepNext/>
              <w:keepLines/>
              <w:rPr>
                <w:rFonts w:cs="Arial"/>
                <w:sz w:val="20"/>
                <w:szCs w:val="20"/>
              </w:rPr>
            </w:pPr>
          </w:p>
        </w:tc>
        <w:tc>
          <w:tcPr>
            <w:tcW w:w="722" w:type="pct"/>
            <w:tcPrChange w:id="563" w:author="Batra Yogesh (EXT)" w:date="2018-04-13T12:32:00Z">
              <w:tcPr>
                <w:tcW w:w="1170" w:type="dxa"/>
              </w:tcPr>
            </w:tcPrChange>
          </w:tcPr>
          <w:p w14:paraId="0BAA381A" w14:textId="77777777" w:rsidR="008B44A5" w:rsidRPr="00A74045" w:rsidRDefault="008B44A5" w:rsidP="008018AC">
            <w:pPr>
              <w:keepNext/>
              <w:keepLines/>
              <w:rPr>
                <w:rFonts w:cs="Arial"/>
                <w:sz w:val="20"/>
              </w:rPr>
            </w:pPr>
          </w:p>
        </w:tc>
      </w:tr>
      <w:tr w:rsidR="008B44A5" w:rsidRPr="00A74045" w14:paraId="0BAA3820" w14:textId="77777777" w:rsidTr="00A74045">
        <w:trPr>
          <w:cantSplit/>
          <w:trPrChange w:id="564" w:author="Batra Yogesh (EXT)" w:date="2018-04-13T12:32:00Z">
            <w:trPr>
              <w:cantSplit/>
            </w:trPr>
          </w:trPrChange>
        </w:trPr>
        <w:tc>
          <w:tcPr>
            <w:tcW w:w="556" w:type="pct"/>
            <w:shd w:val="clear" w:color="auto" w:fill="C6D9F1" w:themeFill="text2" w:themeFillTint="33"/>
            <w:tcPrChange w:id="565" w:author="Batra Yogesh (EXT)" w:date="2018-04-13T12:32:00Z">
              <w:tcPr>
                <w:tcW w:w="900" w:type="dxa"/>
                <w:shd w:val="clear" w:color="auto" w:fill="C6D9F1" w:themeFill="text2" w:themeFillTint="33"/>
              </w:tcPr>
            </w:tcPrChange>
          </w:tcPr>
          <w:p w14:paraId="0BAA381C" w14:textId="311E2328" w:rsidR="008B44A5" w:rsidRPr="00A74045" w:rsidRDefault="008B44A5" w:rsidP="009D7887">
            <w:pPr>
              <w:pStyle w:val="TableText"/>
              <w:keepNext/>
              <w:keepLines/>
              <w:numPr>
                <w:ilvl w:val="0"/>
                <w:numId w:val="11"/>
              </w:numPr>
              <w:jc w:val="center"/>
              <w:rPr>
                <w:rFonts w:cs="Arial"/>
                <w:color w:val="000000"/>
                <w:sz w:val="20"/>
              </w:rPr>
            </w:pPr>
          </w:p>
        </w:tc>
        <w:tc>
          <w:tcPr>
            <w:tcW w:w="2056" w:type="pct"/>
            <w:tcBorders>
              <w:bottom w:val="single" w:sz="4" w:space="0" w:color="auto"/>
            </w:tcBorders>
            <w:tcPrChange w:id="566" w:author="Batra Yogesh (EXT)" w:date="2018-04-13T12:32:00Z">
              <w:tcPr>
                <w:tcW w:w="3330" w:type="dxa"/>
                <w:tcBorders>
                  <w:bottom w:val="single" w:sz="4" w:space="0" w:color="auto"/>
                </w:tcBorders>
              </w:tcPr>
            </w:tcPrChange>
          </w:tcPr>
          <w:p w14:paraId="0BAA381D" w14:textId="7F1FC5D8" w:rsidR="008B44A5" w:rsidRPr="00A74045" w:rsidRDefault="008B44A5" w:rsidP="00293123">
            <w:pPr>
              <w:pStyle w:val="TableText"/>
              <w:keepNext/>
              <w:keepLines/>
              <w:rPr>
                <w:rFonts w:cs="Arial"/>
                <w:sz w:val="20"/>
                <w:szCs w:val="20"/>
              </w:rPr>
            </w:pPr>
            <w:r w:rsidRPr="00A74045">
              <w:rPr>
                <w:rFonts w:cs="Arial"/>
                <w:b/>
                <w:sz w:val="20"/>
                <w:szCs w:val="20"/>
                <w:rPrChange w:id="567" w:author="Batra Yogesh (EXT)" w:date="2018-04-13T12:31:00Z">
                  <w:rPr>
                    <w:rFonts w:ascii="Calibri" w:hAnsi="Calibri" w:cs="Arial"/>
                    <w:b/>
                    <w:sz w:val="20"/>
                    <w:szCs w:val="20"/>
                  </w:rPr>
                </w:rPrChange>
              </w:rPr>
              <w:t>Verify that the copy forward process worked</w:t>
            </w:r>
          </w:p>
        </w:tc>
        <w:tc>
          <w:tcPr>
            <w:tcW w:w="1667" w:type="pct"/>
            <w:tcBorders>
              <w:bottom w:val="single" w:sz="4" w:space="0" w:color="auto"/>
            </w:tcBorders>
            <w:tcPrChange w:id="568" w:author="Batra Yogesh (EXT)" w:date="2018-04-13T12:32:00Z">
              <w:tcPr>
                <w:tcW w:w="2700" w:type="dxa"/>
                <w:tcBorders>
                  <w:bottom w:val="single" w:sz="4" w:space="0" w:color="auto"/>
                </w:tcBorders>
              </w:tcPr>
            </w:tcPrChange>
          </w:tcPr>
          <w:p w14:paraId="00F5F033" w14:textId="77777777" w:rsidR="008B44A5" w:rsidRPr="00A74045" w:rsidRDefault="008B44A5" w:rsidP="00705162">
            <w:pPr>
              <w:keepNext/>
              <w:keepLines/>
              <w:rPr>
                <w:rFonts w:cs="Arial"/>
                <w:sz w:val="20"/>
                <w:szCs w:val="20"/>
                <w:rPrChange w:id="569" w:author="Batra Yogesh (EXT)" w:date="2018-04-13T12:31:00Z">
                  <w:rPr>
                    <w:rFonts w:ascii="Calibri" w:hAnsi="Calibri"/>
                    <w:sz w:val="20"/>
                    <w:szCs w:val="20"/>
                  </w:rPr>
                </w:rPrChange>
              </w:rPr>
            </w:pPr>
            <w:r w:rsidRPr="00A74045">
              <w:rPr>
                <w:rFonts w:cs="Arial"/>
                <w:sz w:val="20"/>
                <w:szCs w:val="20"/>
                <w:rPrChange w:id="570" w:author="Batra Yogesh (EXT)" w:date="2018-04-13T12:31:00Z">
                  <w:rPr>
                    <w:rFonts w:ascii="Calibri" w:hAnsi="Calibri"/>
                    <w:sz w:val="20"/>
                    <w:szCs w:val="20"/>
                  </w:rPr>
                </w:rPrChange>
              </w:rPr>
              <w:t>Comment should exist for one day greater than primary use case above. Copy forward comments are displayed.</w:t>
            </w:r>
          </w:p>
          <w:p w14:paraId="0BAA381E" w14:textId="77777777" w:rsidR="008B44A5" w:rsidRPr="00A74045" w:rsidRDefault="008B44A5" w:rsidP="00293123">
            <w:pPr>
              <w:keepNext/>
              <w:keepLines/>
              <w:rPr>
                <w:rFonts w:cs="Arial"/>
                <w:sz w:val="20"/>
                <w:szCs w:val="20"/>
              </w:rPr>
            </w:pPr>
          </w:p>
        </w:tc>
        <w:tc>
          <w:tcPr>
            <w:tcW w:w="722" w:type="pct"/>
            <w:tcBorders>
              <w:bottom w:val="single" w:sz="4" w:space="0" w:color="auto"/>
            </w:tcBorders>
            <w:tcPrChange w:id="571" w:author="Batra Yogesh (EXT)" w:date="2018-04-13T12:32:00Z">
              <w:tcPr>
                <w:tcW w:w="1170" w:type="dxa"/>
                <w:tcBorders>
                  <w:bottom w:val="single" w:sz="4" w:space="0" w:color="auto"/>
                </w:tcBorders>
              </w:tcPr>
            </w:tcPrChange>
          </w:tcPr>
          <w:p w14:paraId="0BAA381F" w14:textId="77777777" w:rsidR="008B44A5" w:rsidRPr="00A74045" w:rsidRDefault="008B44A5" w:rsidP="00737BBD">
            <w:pPr>
              <w:keepNext/>
              <w:keepLines/>
              <w:rPr>
                <w:rFonts w:cs="Arial"/>
                <w:sz w:val="20"/>
              </w:rPr>
            </w:pPr>
          </w:p>
        </w:tc>
      </w:tr>
      <w:tr w:rsidR="008B44A5" w:rsidRPr="00A74045" w14:paraId="016DD3E8" w14:textId="77777777" w:rsidTr="00A74045">
        <w:trPr>
          <w:cantSplit/>
          <w:trPrChange w:id="572" w:author="Batra Yogesh (EXT)" w:date="2018-04-13T12:32:00Z">
            <w:trPr>
              <w:cantSplit/>
            </w:trPr>
          </w:trPrChange>
        </w:trPr>
        <w:tc>
          <w:tcPr>
            <w:tcW w:w="556" w:type="pct"/>
            <w:shd w:val="clear" w:color="auto" w:fill="C6D9F1" w:themeFill="text2" w:themeFillTint="33"/>
            <w:tcPrChange w:id="573" w:author="Batra Yogesh (EXT)" w:date="2018-04-13T12:32:00Z">
              <w:tcPr>
                <w:tcW w:w="900" w:type="dxa"/>
                <w:shd w:val="clear" w:color="auto" w:fill="C6D9F1" w:themeFill="text2" w:themeFillTint="33"/>
              </w:tcPr>
            </w:tcPrChange>
          </w:tcPr>
          <w:p w14:paraId="60B8354B" w14:textId="77777777" w:rsidR="008B44A5" w:rsidRPr="00A74045" w:rsidRDefault="008B44A5" w:rsidP="009D7887">
            <w:pPr>
              <w:pStyle w:val="TableText"/>
              <w:keepNext/>
              <w:keepLines/>
              <w:numPr>
                <w:ilvl w:val="0"/>
                <w:numId w:val="11"/>
              </w:numPr>
              <w:jc w:val="center"/>
              <w:rPr>
                <w:rFonts w:cs="Arial"/>
                <w:color w:val="000000"/>
                <w:sz w:val="20"/>
              </w:rPr>
            </w:pPr>
          </w:p>
        </w:tc>
        <w:tc>
          <w:tcPr>
            <w:tcW w:w="2056" w:type="pct"/>
            <w:tcBorders>
              <w:bottom w:val="single" w:sz="4" w:space="0" w:color="auto"/>
            </w:tcBorders>
            <w:tcPrChange w:id="574" w:author="Batra Yogesh (EXT)" w:date="2018-04-13T12:32:00Z">
              <w:tcPr>
                <w:tcW w:w="3330" w:type="dxa"/>
                <w:tcBorders>
                  <w:bottom w:val="single" w:sz="4" w:space="0" w:color="auto"/>
                </w:tcBorders>
              </w:tcPr>
            </w:tcPrChange>
          </w:tcPr>
          <w:p w14:paraId="15E16FB1" w14:textId="760C8A3F" w:rsidR="008B44A5" w:rsidRPr="00A74045" w:rsidRDefault="008B44A5" w:rsidP="00293123">
            <w:pPr>
              <w:pStyle w:val="TableText"/>
              <w:keepNext/>
              <w:keepLines/>
              <w:rPr>
                <w:rFonts w:cs="Arial"/>
                <w:sz w:val="20"/>
                <w:szCs w:val="20"/>
              </w:rPr>
            </w:pPr>
            <w:r w:rsidRPr="00A74045">
              <w:rPr>
                <w:rFonts w:cs="Arial"/>
                <w:sz w:val="20"/>
                <w:szCs w:val="20"/>
                <w:rPrChange w:id="575" w:author="Batra Yogesh (EXT)" w:date="2018-04-13T12:31:00Z">
                  <w:rPr>
                    <w:rFonts w:ascii="Calibri" w:hAnsi="Calibri"/>
                    <w:sz w:val="20"/>
                    <w:szCs w:val="20"/>
                  </w:rPr>
                </w:rPrChange>
              </w:rPr>
              <w:t>Go back to original record date to validate copy forward checkbox is unchecked.</w:t>
            </w:r>
          </w:p>
        </w:tc>
        <w:tc>
          <w:tcPr>
            <w:tcW w:w="1667" w:type="pct"/>
            <w:tcBorders>
              <w:bottom w:val="single" w:sz="4" w:space="0" w:color="auto"/>
            </w:tcBorders>
            <w:tcPrChange w:id="576" w:author="Batra Yogesh (EXT)" w:date="2018-04-13T12:32:00Z">
              <w:tcPr>
                <w:tcW w:w="2700" w:type="dxa"/>
                <w:tcBorders>
                  <w:bottom w:val="single" w:sz="4" w:space="0" w:color="auto"/>
                </w:tcBorders>
              </w:tcPr>
            </w:tcPrChange>
          </w:tcPr>
          <w:p w14:paraId="04868CEE" w14:textId="77777777" w:rsidR="008B44A5" w:rsidRPr="00A74045" w:rsidRDefault="008B44A5" w:rsidP="00293123">
            <w:pPr>
              <w:keepNext/>
              <w:keepLines/>
              <w:rPr>
                <w:rFonts w:cs="Arial"/>
                <w:sz w:val="20"/>
                <w:szCs w:val="20"/>
              </w:rPr>
            </w:pPr>
          </w:p>
        </w:tc>
        <w:tc>
          <w:tcPr>
            <w:tcW w:w="722" w:type="pct"/>
            <w:tcBorders>
              <w:bottom w:val="single" w:sz="4" w:space="0" w:color="auto"/>
            </w:tcBorders>
            <w:tcPrChange w:id="577" w:author="Batra Yogesh (EXT)" w:date="2018-04-13T12:32:00Z">
              <w:tcPr>
                <w:tcW w:w="1170" w:type="dxa"/>
                <w:tcBorders>
                  <w:bottom w:val="single" w:sz="4" w:space="0" w:color="auto"/>
                </w:tcBorders>
              </w:tcPr>
            </w:tcPrChange>
          </w:tcPr>
          <w:p w14:paraId="38D93FB5" w14:textId="5A209C28" w:rsidR="008B44A5" w:rsidRPr="00A74045" w:rsidRDefault="008B44A5" w:rsidP="00737BBD">
            <w:pPr>
              <w:keepNext/>
              <w:keepLines/>
              <w:rPr>
                <w:rFonts w:cs="Arial"/>
                <w:sz w:val="20"/>
              </w:rPr>
            </w:pPr>
            <w:r w:rsidRPr="00A74045">
              <w:rPr>
                <w:rFonts w:cs="Arial"/>
                <w:sz w:val="20"/>
                <w:szCs w:val="20"/>
                <w:rPrChange w:id="578" w:author="Batra Yogesh (EXT)" w:date="2018-04-13T12:31:00Z">
                  <w:rPr>
                    <w:rFonts w:ascii="Calibri" w:hAnsi="Calibri"/>
                    <w:sz w:val="20"/>
                    <w:szCs w:val="20"/>
                  </w:rPr>
                </w:rPrChange>
              </w:rPr>
              <w:t>instantiation process automatically unchecks this</w:t>
            </w:r>
          </w:p>
        </w:tc>
      </w:tr>
      <w:tr w:rsidR="008B44A5" w:rsidRPr="00A74045" w14:paraId="0BAA3825" w14:textId="77777777" w:rsidTr="00A74045">
        <w:trPr>
          <w:cantSplit/>
          <w:trPrChange w:id="579" w:author="Batra Yogesh (EXT)" w:date="2018-04-13T12:32:00Z">
            <w:trPr>
              <w:cantSplit/>
            </w:trPr>
          </w:trPrChange>
        </w:trPr>
        <w:tc>
          <w:tcPr>
            <w:tcW w:w="556" w:type="pct"/>
            <w:shd w:val="clear" w:color="auto" w:fill="C6D9F1" w:themeFill="text2" w:themeFillTint="33"/>
            <w:tcPrChange w:id="580" w:author="Batra Yogesh (EXT)" w:date="2018-04-13T12:32:00Z">
              <w:tcPr>
                <w:tcW w:w="900" w:type="dxa"/>
                <w:shd w:val="clear" w:color="auto" w:fill="C6D9F1" w:themeFill="text2" w:themeFillTint="33"/>
              </w:tcPr>
            </w:tcPrChange>
          </w:tcPr>
          <w:p w14:paraId="0BAA3821" w14:textId="77777777" w:rsidR="008B44A5" w:rsidRPr="00A74045" w:rsidRDefault="008B44A5" w:rsidP="009D7887">
            <w:pPr>
              <w:pStyle w:val="TableText"/>
              <w:keepNext/>
              <w:keepLines/>
              <w:jc w:val="center"/>
              <w:rPr>
                <w:rFonts w:cs="Arial"/>
                <w:sz w:val="20"/>
              </w:rPr>
            </w:pPr>
          </w:p>
        </w:tc>
        <w:tc>
          <w:tcPr>
            <w:tcW w:w="2056" w:type="pct"/>
            <w:shd w:val="clear" w:color="auto" w:fill="C6D9F1" w:themeFill="text2" w:themeFillTint="33"/>
            <w:tcPrChange w:id="581" w:author="Batra Yogesh (EXT)" w:date="2018-04-13T12:32:00Z">
              <w:tcPr>
                <w:tcW w:w="3330" w:type="dxa"/>
                <w:shd w:val="clear" w:color="auto" w:fill="C6D9F1" w:themeFill="text2" w:themeFillTint="33"/>
              </w:tcPr>
            </w:tcPrChange>
          </w:tcPr>
          <w:p w14:paraId="0BAA3822" w14:textId="77777777" w:rsidR="008B44A5" w:rsidRPr="00A74045" w:rsidRDefault="008B44A5" w:rsidP="00D031E8">
            <w:pPr>
              <w:pStyle w:val="TableText"/>
              <w:keepNext/>
              <w:keepLines/>
              <w:rPr>
                <w:rFonts w:cs="Arial"/>
                <w:sz w:val="20"/>
              </w:rPr>
            </w:pPr>
            <w:r w:rsidRPr="00A74045">
              <w:rPr>
                <w:rFonts w:cs="Arial"/>
                <w:sz w:val="20"/>
              </w:rPr>
              <w:t>END OF USE CASE</w:t>
            </w:r>
          </w:p>
        </w:tc>
        <w:tc>
          <w:tcPr>
            <w:tcW w:w="1667" w:type="pct"/>
            <w:shd w:val="clear" w:color="auto" w:fill="C6D9F1" w:themeFill="text2" w:themeFillTint="33"/>
            <w:tcPrChange w:id="582" w:author="Batra Yogesh (EXT)" w:date="2018-04-13T12:32:00Z">
              <w:tcPr>
                <w:tcW w:w="2700" w:type="dxa"/>
                <w:shd w:val="clear" w:color="auto" w:fill="C6D9F1" w:themeFill="text2" w:themeFillTint="33"/>
              </w:tcPr>
            </w:tcPrChange>
          </w:tcPr>
          <w:p w14:paraId="0BAA3823" w14:textId="77777777" w:rsidR="008B44A5" w:rsidRPr="00A74045" w:rsidRDefault="008B44A5" w:rsidP="00D031E8">
            <w:pPr>
              <w:keepNext/>
              <w:keepLines/>
              <w:rPr>
                <w:rFonts w:cs="Arial"/>
                <w:sz w:val="20"/>
              </w:rPr>
            </w:pPr>
          </w:p>
        </w:tc>
        <w:tc>
          <w:tcPr>
            <w:tcW w:w="722" w:type="pct"/>
            <w:shd w:val="clear" w:color="auto" w:fill="C6D9F1" w:themeFill="text2" w:themeFillTint="33"/>
            <w:tcPrChange w:id="583" w:author="Batra Yogesh (EXT)" w:date="2018-04-13T12:32:00Z">
              <w:tcPr>
                <w:tcW w:w="1170" w:type="dxa"/>
                <w:shd w:val="clear" w:color="auto" w:fill="C6D9F1" w:themeFill="text2" w:themeFillTint="33"/>
              </w:tcPr>
            </w:tcPrChange>
          </w:tcPr>
          <w:p w14:paraId="0BAA3824" w14:textId="77777777" w:rsidR="008B44A5" w:rsidRPr="00A74045" w:rsidRDefault="008B44A5" w:rsidP="00D031E8">
            <w:pPr>
              <w:keepNext/>
              <w:keepLines/>
              <w:rPr>
                <w:rFonts w:cs="Arial"/>
                <w:sz w:val="20"/>
              </w:rPr>
            </w:pPr>
          </w:p>
        </w:tc>
      </w:tr>
    </w:tbl>
    <w:p w14:paraId="0BAA3826" w14:textId="77777777" w:rsidR="00C13B91" w:rsidRPr="00A74045" w:rsidRDefault="00C13B91" w:rsidP="009601B2">
      <w:pPr>
        <w:rPr>
          <w:rFonts w:cs="Arial"/>
          <w:b/>
          <w:iCs/>
          <w:sz w:val="20"/>
          <w:szCs w:val="28"/>
        </w:rPr>
      </w:pPr>
    </w:p>
    <w:p w14:paraId="0BAA3827" w14:textId="77777777" w:rsidR="00543D6E" w:rsidRPr="00A74045" w:rsidRDefault="00543D6E" w:rsidP="00A902A5">
      <w:pPr>
        <w:rPr>
          <w:rFonts w:cs="Arial"/>
        </w:rPr>
      </w:pPr>
    </w:p>
    <w:p w14:paraId="0BAA3828" w14:textId="77777777" w:rsidR="003D41D8" w:rsidRPr="00A74045" w:rsidRDefault="001516B9" w:rsidP="003D41D8">
      <w:pPr>
        <w:pStyle w:val="Heading1"/>
      </w:pPr>
      <w:bookmarkStart w:id="584" w:name="_Toc502154645"/>
      <w:r w:rsidRPr="00A74045">
        <w:t>Exception</w:t>
      </w:r>
      <w:r w:rsidR="00BF2F96" w:rsidRPr="00A74045">
        <w:t>s</w:t>
      </w:r>
      <w:bookmarkEnd w:id="584"/>
    </w:p>
    <w:p w14:paraId="0BAA3829" w14:textId="2906BD66" w:rsidR="001516B9" w:rsidRPr="00A74045" w:rsidRDefault="00E71304" w:rsidP="00447470">
      <w:pPr>
        <w:pStyle w:val="Heading2"/>
      </w:pPr>
      <w:bookmarkStart w:id="585" w:name="_Toc502154646"/>
      <w:r w:rsidRPr="00A74045">
        <w:t>List of Common Issues/Errors</w:t>
      </w:r>
      <w:bookmarkEnd w:id="585"/>
    </w:p>
    <w:p w14:paraId="0BAA382A" w14:textId="6605AC92" w:rsidR="001516B9" w:rsidRPr="00A74045" w:rsidRDefault="009D157E" w:rsidP="001516B9">
      <w:pPr>
        <w:rPr>
          <w:rFonts w:cs="Arial"/>
        </w:rPr>
      </w:pPr>
      <w:r w:rsidRPr="00A74045">
        <w:rPr>
          <w:rFonts w:cs="Arial"/>
        </w:rPr>
        <w:t>Not aware of any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586" w:author="Batra Yogesh (EXT)" w:date="2018-04-13T12:32: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587">
          <w:tblGrid>
            <w:gridCol w:w="810"/>
            <w:gridCol w:w="2790"/>
            <w:gridCol w:w="3330"/>
            <w:gridCol w:w="1170"/>
          </w:tblGrid>
        </w:tblGridChange>
      </w:tblGrid>
      <w:tr w:rsidR="001516B9" w:rsidRPr="00A74045" w14:paraId="0BAA382F" w14:textId="77777777" w:rsidTr="00A74045">
        <w:trPr>
          <w:cantSplit/>
          <w:tblHeader/>
          <w:trPrChange w:id="588" w:author="Batra Yogesh (EXT)" w:date="2018-04-13T12:32:00Z">
            <w:trPr>
              <w:cantSplit/>
              <w:tblHeader/>
            </w:trPr>
          </w:trPrChange>
        </w:trPr>
        <w:tc>
          <w:tcPr>
            <w:tcW w:w="500" w:type="pct"/>
            <w:tcBorders>
              <w:bottom w:val="single" w:sz="4" w:space="0" w:color="auto"/>
            </w:tcBorders>
            <w:shd w:val="clear" w:color="auto" w:fill="3399FF"/>
            <w:tcPrChange w:id="589" w:author="Batra Yogesh (EXT)" w:date="2018-04-13T12:32:00Z">
              <w:tcPr>
                <w:tcW w:w="810" w:type="dxa"/>
                <w:tcBorders>
                  <w:bottom w:val="single" w:sz="4" w:space="0" w:color="auto"/>
                </w:tcBorders>
                <w:shd w:val="clear" w:color="auto" w:fill="3399FF"/>
              </w:tcPr>
            </w:tcPrChange>
          </w:tcPr>
          <w:p w14:paraId="0BAA382B" w14:textId="029CB4E5" w:rsidR="001516B9" w:rsidRPr="00A74045" w:rsidRDefault="001516B9" w:rsidP="0083596B">
            <w:pPr>
              <w:pStyle w:val="ColumnHead"/>
              <w:keepNext/>
              <w:keepLines/>
              <w:rPr>
                <w:rFonts w:cs="Arial"/>
                <w:color w:val="FFFFFF" w:themeColor="background1"/>
                <w:sz w:val="20"/>
              </w:rPr>
            </w:pPr>
          </w:p>
        </w:tc>
        <w:tc>
          <w:tcPr>
            <w:tcW w:w="1722" w:type="pct"/>
            <w:shd w:val="clear" w:color="auto" w:fill="3399FF"/>
            <w:tcPrChange w:id="590" w:author="Batra Yogesh (EXT)" w:date="2018-04-13T12:32:00Z">
              <w:tcPr>
                <w:tcW w:w="2790" w:type="dxa"/>
                <w:shd w:val="clear" w:color="auto" w:fill="3399FF"/>
              </w:tcPr>
            </w:tcPrChange>
          </w:tcPr>
          <w:p w14:paraId="0BAA382C" w14:textId="5D11B08C" w:rsidR="001516B9" w:rsidRPr="00A74045" w:rsidRDefault="00E71304" w:rsidP="0083596B">
            <w:pPr>
              <w:pStyle w:val="ColumnHead"/>
              <w:keepNext/>
              <w:keepLines/>
              <w:rPr>
                <w:rFonts w:cs="Arial"/>
                <w:color w:val="FFFFFF" w:themeColor="background1"/>
                <w:sz w:val="20"/>
              </w:rPr>
            </w:pPr>
            <w:r w:rsidRPr="00A74045">
              <w:rPr>
                <w:rFonts w:cs="Arial"/>
                <w:color w:val="FFFFFF" w:themeColor="background1"/>
                <w:sz w:val="20"/>
              </w:rPr>
              <w:t>Error</w:t>
            </w:r>
          </w:p>
        </w:tc>
        <w:tc>
          <w:tcPr>
            <w:tcW w:w="2056" w:type="pct"/>
            <w:shd w:val="clear" w:color="auto" w:fill="3399FF"/>
            <w:tcPrChange w:id="591" w:author="Batra Yogesh (EXT)" w:date="2018-04-13T12:32:00Z">
              <w:tcPr>
                <w:tcW w:w="3330" w:type="dxa"/>
                <w:shd w:val="clear" w:color="auto" w:fill="3399FF"/>
              </w:tcPr>
            </w:tcPrChange>
          </w:tcPr>
          <w:p w14:paraId="0BAA382D" w14:textId="232FB465" w:rsidR="001516B9" w:rsidRPr="00A74045" w:rsidRDefault="00E71304" w:rsidP="0083596B">
            <w:pPr>
              <w:pStyle w:val="ColumnHead"/>
              <w:keepNext/>
              <w:keepLines/>
              <w:rPr>
                <w:rFonts w:cs="Arial"/>
                <w:color w:val="FFFFFF" w:themeColor="background1"/>
                <w:sz w:val="20"/>
              </w:rPr>
            </w:pPr>
            <w:r w:rsidRPr="00A74045">
              <w:rPr>
                <w:rFonts w:cs="Arial"/>
                <w:color w:val="FFFFFF" w:themeColor="background1"/>
                <w:sz w:val="20"/>
              </w:rPr>
              <w:t>Error Message</w:t>
            </w:r>
          </w:p>
        </w:tc>
        <w:tc>
          <w:tcPr>
            <w:tcW w:w="722" w:type="pct"/>
            <w:shd w:val="clear" w:color="auto" w:fill="3399FF"/>
            <w:tcPrChange w:id="592" w:author="Batra Yogesh (EXT)" w:date="2018-04-13T12:32:00Z">
              <w:tcPr>
                <w:tcW w:w="1170" w:type="dxa"/>
                <w:shd w:val="clear" w:color="auto" w:fill="3399FF"/>
              </w:tcPr>
            </w:tcPrChange>
          </w:tcPr>
          <w:p w14:paraId="0BAA382E" w14:textId="37C307D4" w:rsidR="001516B9" w:rsidRPr="00A74045" w:rsidRDefault="001516B9" w:rsidP="0083596B">
            <w:pPr>
              <w:pStyle w:val="ColumnHead"/>
              <w:keepNext/>
              <w:keepLines/>
              <w:rPr>
                <w:rFonts w:cs="Arial"/>
                <w:color w:val="FFFFFF" w:themeColor="background1"/>
                <w:sz w:val="20"/>
              </w:rPr>
            </w:pPr>
          </w:p>
        </w:tc>
      </w:tr>
      <w:tr w:rsidR="001516B9" w:rsidRPr="00A74045" w14:paraId="0BAA3834" w14:textId="77777777" w:rsidTr="00A74045">
        <w:trPr>
          <w:cantSplit/>
          <w:trPrChange w:id="593" w:author="Batra Yogesh (EXT)" w:date="2018-04-13T12:32:00Z">
            <w:trPr>
              <w:cantSplit/>
            </w:trPr>
          </w:trPrChange>
        </w:trPr>
        <w:tc>
          <w:tcPr>
            <w:tcW w:w="500" w:type="pct"/>
            <w:shd w:val="clear" w:color="auto" w:fill="C6D9F1" w:themeFill="text2" w:themeFillTint="33"/>
            <w:tcPrChange w:id="594" w:author="Batra Yogesh (EXT)" w:date="2018-04-13T12:32:00Z">
              <w:tcPr>
                <w:tcW w:w="810" w:type="dxa"/>
                <w:shd w:val="clear" w:color="auto" w:fill="C6D9F1" w:themeFill="text2" w:themeFillTint="33"/>
              </w:tcPr>
            </w:tcPrChange>
          </w:tcPr>
          <w:p w14:paraId="0BAA3830" w14:textId="77777777" w:rsidR="00447470" w:rsidRPr="00A74045" w:rsidRDefault="00447470" w:rsidP="00726BBA">
            <w:pPr>
              <w:pStyle w:val="TableText"/>
              <w:keepNext/>
              <w:keepLines/>
              <w:numPr>
                <w:ilvl w:val="0"/>
                <w:numId w:val="8"/>
              </w:numPr>
              <w:jc w:val="center"/>
              <w:rPr>
                <w:rFonts w:cs="Arial"/>
                <w:color w:val="000000"/>
                <w:sz w:val="20"/>
              </w:rPr>
            </w:pPr>
          </w:p>
        </w:tc>
        <w:tc>
          <w:tcPr>
            <w:tcW w:w="1722" w:type="pct"/>
            <w:tcPrChange w:id="595" w:author="Batra Yogesh (EXT)" w:date="2018-04-13T12:32:00Z">
              <w:tcPr>
                <w:tcW w:w="2790" w:type="dxa"/>
              </w:tcPr>
            </w:tcPrChange>
          </w:tcPr>
          <w:p w14:paraId="0BAA3831" w14:textId="77777777" w:rsidR="001516B9" w:rsidRPr="00A74045" w:rsidRDefault="001516B9" w:rsidP="0083596B">
            <w:pPr>
              <w:pStyle w:val="TableText"/>
              <w:keepNext/>
              <w:keepLines/>
              <w:rPr>
                <w:rFonts w:cs="Arial"/>
                <w:color w:val="000000"/>
                <w:sz w:val="20"/>
              </w:rPr>
            </w:pPr>
          </w:p>
        </w:tc>
        <w:tc>
          <w:tcPr>
            <w:tcW w:w="2056" w:type="pct"/>
            <w:tcPrChange w:id="596" w:author="Batra Yogesh (EXT)" w:date="2018-04-13T12:32:00Z">
              <w:tcPr>
                <w:tcW w:w="3330" w:type="dxa"/>
              </w:tcPr>
            </w:tcPrChange>
          </w:tcPr>
          <w:p w14:paraId="0BAA3832" w14:textId="77777777" w:rsidR="001516B9" w:rsidRPr="00A74045" w:rsidRDefault="001516B9" w:rsidP="0083596B">
            <w:pPr>
              <w:keepNext/>
              <w:keepLines/>
              <w:rPr>
                <w:rFonts w:cs="Arial"/>
                <w:color w:val="000000"/>
                <w:sz w:val="20"/>
              </w:rPr>
            </w:pPr>
          </w:p>
        </w:tc>
        <w:tc>
          <w:tcPr>
            <w:tcW w:w="722" w:type="pct"/>
            <w:tcPrChange w:id="597" w:author="Batra Yogesh (EXT)" w:date="2018-04-13T12:32:00Z">
              <w:tcPr>
                <w:tcW w:w="1170" w:type="dxa"/>
              </w:tcPr>
            </w:tcPrChange>
          </w:tcPr>
          <w:p w14:paraId="0BAA3833" w14:textId="77777777" w:rsidR="001516B9" w:rsidRPr="00A74045" w:rsidRDefault="001516B9" w:rsidP="0083596B">
            <w:pPr>
              <w:keepNext/>
              <w:keepLines/>
              <w:rPr>
                <w:rFonts w:cs="Arial"/>
                <w:color w:val="000000"/>
                <w:sz w:val="20"/>
              </w:rPr>
            </w:pPr>
          </w:p>
        </w:tc>
      </w:tr>
      <w:tr w:rsidR="000A438C" w:rsidRPr="00A74045" w14:paraId="0BAA3839" w14:textId="77777777" w:rsidTr="00A74045">
        <w:trPr>
          <w:cantSplit/>
          <w:trHeight w:val="341"/>
          <w:trPrChange w:id="598" w:author="Batra Yogesh (EXT)" w:date="2018-04-13T12:32:00Z">
            <w:trPr>
              <w:cantSplit/>
              <w:trHeight w:val="341"/>
            </w:trPr>
          </w:trPrChange>
        </w:trPr>
        <w:tc>
          <w:tcPr>
            <w:tcW w:w="500" w:type="pct"/>
            <w:shd w:val="clear" w:color="auto" w:fill="C6D9F1" w:themeFill="text2" w:themeFillTint="33"/>
            <w:tcPrChange w:id="599" w:author="Batra Yogesh (EXT)" w:date="2018-04-13T12:32:00Z">
              <w:tcPr>
                <w:tcW w:w="810" w:type="dxa"/>
                <w:shd w:val="clear" w:color="auto" w:fill="C6D9F1" w:themeFill="text2" w:themeFillTint="33"/>
              </w:tcPr>
            </w:tcPrChange>
          </w:tcPr>
          <w:p w14:paraId="0BAA3835" w14:textId="77777777" w:rsidR="00447470" w:rsidRPr="00A74045" w:rsidRDefault="00447470" w:rsidP="00726BBA">
            <w:pPr>
              <w:pStyle w:val="TableText"/>
              <w:keepNext/>
              <w:keepLines/>
              <w:numPr>
                <w:ilvl w:val="0"/>
                <w:numId w:val="8"/>
              </w:numPr>
              <w:jc w:val="center"/>
              <w:rPr>
                <w:rFonts w:cs="Arial"/>
                <w:color w:val="000000"/>
                <w:sz w:val="20"/>
              </w:rPr>
            </w:pPr>
          </w:p>
        </w:tc>
        <w:tc>
          <w:tcPr>
            <w:tcW w:w="1722" w:type="pct"/>
            <w:tcPrChange w:id="600" w:author="Batra Yogesh (EXT)" w:date="2018-04-13T12:32:00Z">
              <w:tcPr>
                <w:tcW w:w="2790" w:type="dxa"/>
              </w:tcPr>
            </w:tcPrChange>
          </w:tcPr>
          <w:p w14:paraId="0BAA3836" w14:textId="77777777" w:rsidR="000A438C" w:rsidRPr="00A74045" w:rsidRDefault="000A438C" w:rsidP="0083596B">
            <w:pPr>
              <w:pStyle w:val="TableText"/>
              <w:keepNext/>
              <w:keepLines/>
              <w:rPr>
                <w:rFonts w:cs="Arial"/>
                <w:color w:val="000000"/>
                <w:sz w:val="20"/>
              </w:rPr>
            </w:pPr>
          </w:p>
        </w:tc>
        <w:tc>
          <w:tcPr>
            <w:tcW w:w="2056" w:type="pct"/>
            <w:tcPrChange w:id="601" w:author="Batra Yogesh (EXT)" w:date="2018-04-13T12:32:00Z">
              <w:tcPr>
                <w:tcW w:w="3330" w:type="dxa"/>
              </w:tcPr>
            </w:tcPrChange>
          </w:tcPr>
          <w:p w14:paraId="0BAA3837" w14:textId="77777777" w:rsidR="000A438C" w:rsidRPr="00A74045" w:rsidRDefault="000A438C" w:rsidP="0083596B">
            <w:pPr>
              <w:keepNext/>
              <w:keepLines/>
              <w:rPr>
                <w:rFonts w:cs="Arial"/>
                <w:color w:val="000000"/>
                <w:sz w:val="20"/>
              </w:rPr>
            </w:pPr>
          </w:p>
        </w:tc>
        <w:tc>
          <w:tcPr>
            <w:tcW w:w="722" w:type="pct"/>
            <w:tcPrChange w:id="602" w:author="Batra Yogesh (EXT)" w:date="2018-04-13T12:32:00Z">
              <w:tcPr>
                <w:tcW w:w="1170" w:type="dxa"/>
              </w:tcPr>
            </w:tcPrChange>
          </w:tcPr>
          <w:p w14:paraId="0BAA3838" w14:textId="77777777" w:rsidR="000A438C" w:rsidRPr="00A74045" w:rsidRDefault="000A438C" w:rsidP="0083596B">
            <w:pPr>
              <w:keepNext/>
              <w:keepLines/>
              <w:rPr>
                <w:rFonts w:cs="Arial"/>
                <w:color w:val="000000"/>
                <w:sz w:val="20"/>
              </w:rPr>
            </w:pPr>
          </w:p>
        </w:tc>
      </w:tr>
      <w:tr w:rsidR="000A438C" w:rsidRPr="00A74045" w14:paraId="0BAA383E" w14:textId="77777777" w:rsidTr="00A74045">
        <w:trPr>
          <w:cantSplit/>
          <w:trHeight w:val="341"/>
          <w:trPrChange w:id="603" w:author="Batra Yogesh (EXT)" w:date="2018-04-13T12:32:00Z">
            <w:trPr>
              <w:cantSplit/>
              <w:trHeight w:val="341"/>
            </w:trPr>
          </w:trPrChange>
        </w:trPr>
        <w:tc>
          <w:tcPr>
            <w:tcW w:w="500" w:type="pct"/>
            <w:shd w:val="clear" w:color="auto" w:fill="C6D9F1" w:themeFill="text2" w:themeFillTint="33"/>
            <w:tcPrChange w:id="604" w:author="Batra Yogesh (EXT)" w:date="2018-04-13T12:32:00Z">
              <w:tcPr>
                <w:tcW w:w="810" w:type="dxa"/>
                <w:shd w:val="clear" w:color="auto" w:fill="C6D9F1" w:themeFill="text2" w:themeFillTint="33"/>
              </w:tcPr>
            </w:tcPrChange>
          </w:tcPr>
          <w:p w14:paraId="0BAA383A" w14:textId="77777777" w:rsidR="000A438C" w:rsidRPr="00A74045" w:rsidRDefault="000A438C" w:rsidP="00726BBA">
            <w:pPr>
              <w:pStyle w:val="TableText"/>
              <w:keepNext/>
              <w:keepLines/>
              <w:numPr>
                <w:ilvl w:val="0"/>
                <w:numId w:val="8"/>
              </w:numPr>
              <w:jc w:val="center"/>
              <w:rPr>
                <w:rFonts w:cs="Arial"/>
                <w:color w:val="000000"/>
                <w:sz w:val="20"/>
              </w:rPr>
            </w:pPr>
          </w:p>
        </w:tc>
        <w:tc>
          <w:tcPr>
            <w:tcW w:w="1722" w:type="pct"/>
            <w:tcPrChange w:id="605" w:author="Batra Yogesh (EXT)" w:date="2018-04-13T12:32:00Z">
              <w:tcPr>
                <w:tcW w:w="2790" w:type="dxa"/>
              </w:tcPr>
            </w:tcPrChange>
          </w:tcPr>
          <w:p w14:paraId="0BAA383B" w14:textId="77777777" w:rsidR="000A438C" w:rsidRPr="00A74045" w:rsidRDefault="000A438C" w:rsidP="0083596B">
            <w:pPr>
              <w:pStyle w:val="TableText"/>
              <w:keepNext/>
              <w:keepLines/>
              <w:rPr>
                <w:rFonts w:cs="Arial"/>
                <w:color w:val="000000"/>
                <w:sz w:val="20"/>
              </w:rPr>
            </w:pPr>
          </w:p>
        </w:tc>
        <w:tc>
          <w:tcPr>
            <w:tcW w:w="2056" w:type="pct"/>
            <w:tcPrChange w:id="606" w:author="Batra Yogesh (EXT)" w:date="2018-04-13T12:32:00Z">
              <w:tcPr>
                <w:tcW w:w="3330" w:type="dxa"/>
              </w:tcPr>
            </w:tcPrChange>
          </w:tcPr>
          <w:p w14:paraId="0BAA383C" w14:textId="77777777" w:rsidR="000A438C" w:rsidRPr="00A74045" w:rsidRDefault="000A438C" w:rsidP="0083596B">
            <w:pPr>
              <w:keepNext/>
              <w:keepLines/>
              <w:rPr>
                <w:rFonts w:cs="Arial"/>
                <w:color w:val="000000"/>
                <w:sz w:val="20"/>
              </w:rPr>
            </w:pPr>
          </w:p>
        </w:tc>
        <w:tc>
          <w:tcPr>
            <w:tcW w:w="722" w:type="pct"/>
            <w:tcPrChange w:id="607" w:author="Batra Yogesh (EXT)" w:date="2018-04-13T12:32:00Z">
              <w:tcPr>
                <w:tcW w:w="1170" w:type="dxa"/>
              </w:tcPr>
            </w:tcPrChange>
          </w:tcPr>
          <w:p w14:paraId="0BAA383D" w14:textId="77777777" w:rsidR="000A438C" w:rsidRPr="00A74045" w:rsidRDefault="000A438C" w:rsidP="0083596B">
            <w:pPr>
              <w:keepNext/>
              <w:keepLines/>
              <w:rPr>
                <w:rFonts w:cs="Arial"/>
                <w:color w:val="000000"/>
                <w:sz w:val="20"/>
              </w:rPr>
            </w:pPr>
          </w:p>
        </w:tc>
      </w:tr>
    </w:tbl>
    <w:p w14:paraId="0BAA3844" w14:textId="77777777" w:rsidR="00E77205" w:rsidRPr="00A74045" w:rsidRDefault="00E77205" w:rsidP="00BF2F96">
      <w:pPr>
        <w:rPr>
          <w:rFonts w:cs="Arial"/>
          <w:i/>
        </w:rPr>
      </w:pPr>
    </w:p>
    <w:sectPr w:rsidR="00E77205" w:rsidRPr="00A74045"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E15F6" w14:textId="77777777" w:rsidR="00BE12FE" w:rsidRDefault="00BE12FE">
      <w:r>
        <w:separator/>
      </w:r>
    </w:p>
  </w:endnote>
  <w:endnote w:type="continuationSeparator" w:id="0">
    <w:p w14:paraId="28EA9057" w14:textId="77777777" w:rsidR="00BE12FE" w:rsidRDefault="00BE1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72A07" w14:textId="77777777" w:rsidR="00300A20" w:rsidRDefault="00300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1094A776"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C14E28">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33A12" w14:textId="77777777" w:rsidR="00300A20" w:rsidRDefault="00300A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20DCAB" w14:textId="77777777" w:rsidR="00BE12FE" w:rsidRDefault="00BE12FE">
      <w:r>
        <w:separator/>
      </w:r>
    </w:p>
  </w:footnote>
  <w:footnote w:type="continuationSeparator" w:id="0">
    <w:p w14:paraId="3729823D" w14:textId="77777777" w:rsidR="00BE12FE" w:rsidRDefault="00BE1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24F9E" w14:textId="77777777" w:rsidR="00300A20" w:rsidRDefault="00300A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524321E8" w:rsidR="00014D25" w:rsidRPr="00D730E7" w:rsidRDefault="0022356C" w:rsidP="00D730E7">
    <w:pPr>
      <w:pStyle w:val="Header"/>
      <w:pBdr>
        <w:bottom w:val="single" w:sz="4" w:space="1" w:color="auto"/>
      </w:pBdr>
      <w:tabs>
        <w:tab w:val="right" w:pos="8460"/>
      </w:tabs>
      <w:jc w:val="center"/>
      <w:rPr>
        <w:b/>
        <w:color w:val="3399FF"/>
      </w:rPr>
    </w:pPr>
    <w:r>
      <w:rPr>
        <w:b/>
        <w:color w:val="3399FF"/>
      </w:rPr>
      <w:t>BKK</w:t>
    </w:r>
    <w:r w:rsidR="000C08CA" w:rsidRPr="000C08CA">
      <w:rPr>
        <w:b/>
        <w:color w:val="3399FF"/>
      </w:rPr>
      <w:t>_UC</w:t>
    </w:r>
    <w:r w:rsidR="00D57186">
      <w:rPr>
        <w:b/>
        <w:color w:val="3399FF"/>
      </w:rPr>
      <w:t>13</w:t>
    </w:r>
    <w:r w:rsidR="000C08CA" w:rsidRPr="000C08CA">
      <w:rPr>
        <w:b/>
        <w:color w:val="3399FF"/>
      </w:rPr>
      <w:t xml:space="preserve"> – Enter Operational Comments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CB359" w14:textId="77777777" w:rsidR="00300A20" w:rsidRDefault="00300A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92E9A"/>
    <w:multiLevelType w:val="hybridMultilevel"/>
    <w:tmpl w:val="03CA9B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CD12C9B"/>
    <w:multiLevelType w:val="hybridMultilevel"/>
    <w:tmpl w:val="E814CD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B096C"/>
    <w:multiLevelType w:val="hybridMultilevel"/>
    <w:tmpl w:val="267A84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14637"/>
    <w:multiLevelType w:val="hybridMultilevel"/>
    <w:tmpl w:val="EEE692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9865982"/>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01147DE"/>
    <w:multiLevelType w:val="hybridMultilevel"/>
    <w:tmpl w:val="FCDC3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3F11EE"/>
    <w:multiLevelType w:val="hybridMultilevel"/>
    <w:tmpl w:val="98E411B2"/>
    <w:lvl w:ilvl="0" w:tplc="04090005">
      <w:start w:val="1"/>
      <w:numFmt w:val="bullet"/>
      <w:lvlText w:val=""/>
      <w:lvlJc w:val="left"/>
      <w:pPr>
        <w:tabs>
          <w:tab w:val="num" w:pos="1296"/>
        </w:tabs>
        <w:ind w:left="1296" w:hanging="360"/>
      </w:pPr>
      <w:rPr>
        <w:rFonts w:ascii="Wingdings" w:hAnsi="Wingdings" w:hint="default"/>
      </w:rPr>
    </w:lvl>
    <w:lvl w:ilvl="1" w:tplc="619ADA60">
      <w:start w:val="1"/>
      <w:numFmt w:val="decimal"/>
      <w:lvlText w:val="%2."/>
      <w:lvlJc w:val="left"/>
      <w:pPr>
        <w:tabs>
          <w:tab w:val="num" w:pos="2016"/>
        </w:tabs>
        <w:ind w:left="2016" w:hanging="360"/>
      </w:pPr>
      <w:rPr>
        <w:rFonts w:hint="default"/>
        <w:b w:val="0"/>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17"/>
  </w:num>
  <w:num w:numId="2">
    <w:abstractNumId w:val="7"/>
  </w:num>
  <w:num w:numId="3">
    <w:abstractNumId w:val="9"/>
  </w:num>
  <w:num w:numId="4">
    <w:abstractNumId w:val="10"/>
  </w:num>
  <w:num w:numId="5">
    <w:abstractNumId w:val="13"/>
  </w:num>
  <w:num w:numId="6">
    <w:abstractNumId w:val="0"/>
  </w:num>
  <w:num w:numId="7">
    <w:abstractNumId w:val="15"/>
  </w:num>
  <w:num w:numId="8">
    <w:abstractNumId w:val="16"/>
  </w:num>
  <w:num w:numId="9">
    <w:abstractNumId w:val="8"/>
  </w:num>
  <w:num w:numId="10">
    <w:abstractNumId w:val="2"/>
  </w:num>
  <w:num w:numId="11">
    <w:abstractNumId w:val="11"/>
  </w:num>
  <w:num w:numId="12">
    <w:abstractNumId w:val="5"/>
  </w:num>
  <w:num w:numId="13">
    <w:abstractNumId w:val="1"/>
  </w:num>
  <w:num w:numId="14">
    <w:abstractNumId w:val="14"/>
  </w:num>
  <w:num w:numId="15">
    <w:abstractNumId w:val="6"/>
  </w:num>
  <w:num w:numId="16">
    <w:abstractNumId w:val="3"/>
  </w:num>
  <w:num w:numId="17">
    <w:abstractNumId w:val="12"/>
  </w:num>
  <w:num w:numId="18">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Wirasak Chomphu">
    <w15:presenceInfo w15:providerId="AD" w15:userId="S::wcld@chevron.com::ff9f8cb3-7801-46c4-8294-8ccee1c17fab"/>
  </w15:person>
  <w15:person w15:author="Shah Ashay">
    <w15:presenceInfo w15:providerId="None" w15:userId="Shah Ashay"/>
  </w15:person>
  <w15:person w15:author="Prakash Atul (Ext)">
    <w15:presenceInfo w15:providerId="AD" w15:userId="S-1-5-21-4162059163-1544859033-1701284029-50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96B"/>
    <w:rsid w:val="00017834"/>
    <w:rsid w:val="00022BA5"/>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165A"/>
    <w:rsid w:val="000617EA"/>
    <w:rsid w:val="00061D30"/>
    <w:rsid w:val="00063CE0"/>
    <w:rsid w:val="00064A60"/>
    <w:rsid w:val="00066625"/>
    <w:rsid w:val="00070371"/>
    <w:rsid w:val="00071534"/>
    <w:rsid w:val="000721C3"/>
    <w:rsid w:val="00072FA1"/>
    <w:rsid w:val="000732FB"/>
    <w:rsid w:val="000737C5"/>
    <w:rsid w:val="000768AA"/>
    <w:rsid w:val="00080CE7"/>
    <w:rsid w:val="00084717"/>
    <w:rsid w:val="00084875"/>
    <w:rsid w:val="00085785"/>
    <w:rsid w:val="00093772"/>
    <w:rsid w:val="00096755"/>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08CA"/>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100CEB"/>
    <w:rsid w:val="00101DA8"/>
    <w:rsid w:val="001055C7"/>
    <w:rsid w:val="001132C1"/>
    <w:rsid w:val="001138E7"/>
    <w:rsid w:val="00117CB3"/>
    <w:rsid w:val="00120981"/>
    <w:rsid w:val="001216F3"/>
    <w:rsid w:val="00122D71"/>
    <w:rsid w:val="001249B6"/>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57A9"/>
    <w:rsid w:val="00156337"/>
    <w:rsid w:val="00156920"/>
    <w:rsid w:val="00157466"/>
    <w:rsid w:val="00161D8A"/>
    <w:rsid w:val="001626DE"/>
    <w:rsid w:val="00162B5C"/>
    <w:rsid w:val="001655FA"/>
    <w:rsid w:val="00167857"/>
    <w:rsid w:val="0017076D"/>
    <w:rsid w:val="001750D9"/>
    <w:rsid w:val="00175246"/>
    <w:rsid w:val="00187E72"/>
    <w:rsid w:val="00191390"/>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C5665"/>
    <w:rsid w:val="001C5CA6"/>
    <w:rsid w:val="001D4407"/>
    <w:rsid w:val="001D705B"/>
    <w:rsid w:val="001E2C66"/>
    <w:rsid w:val="001E3D6C"/>
    <w:rsid w:val="001E52CE"/>
    <w:rsid w:val="001F39DB"/>
    <w:rsid w:val="001F4076"/>
    <w:rsid w:val="0020298E"/>
    <w:rsid w:val="00205F8C"/>
    <w:rsid w:val="00207B56"/>
    <w:rsid w:val="002127A4"/>
    <w:rsid w:val="002153C4"/>
    <w:rsid w:val="00215B02"/>
    <w:rsid w:val="0022028E"/>
    <w:rsid w:val="0022356C"/>
    <w:rsid w:val="00226A6D"/>
    <w:rsid w:val="002277E3"/>
    <w:rsid w:val="00232E39"/>
    <w:rsid w:val="002377AB"/>
    <w:rsid w:val="0024192C"/>
    <w:rsid w:val="00243945"/>
    <w:rsid w:val="002471F2"/>
    <w:rsid w:val="0025276B"/>
    <w:rsid w:val="00253EC1"/>
    <w:rsid w:val="002541D2"/>
    <w:rsid w:val="00257727"/>
    <w:rsid w:val="00260010"/>
    <w:rsid w:val="00261D47"/>
    <w:rsid w:val="0026388A"/>
    <w:rsid w:val="0026754A"/>
    <w:rsid w:val="00267E2C"/>
    <w:rsid w:val="00270F0B"/>
    <w:rsid w:val="0027180E"/>
    <w:rsid w:val="00271C23"/>
    <w:rsid w:val="0027207C"/>
    <w:rsid w:val="00272623"/>
    <w:rsid w:val="00276FE3"/>
    <w:rsid w:val="002807BC"/>
    <w:rsid w:val="0028402D"/>
    <w:rsid w:val="00285FDE"/>
    <w:rsid w:val="00290302"/>
    <w:rsid w:val="00290A0C"/>
    <w:rsid w:val="0029105A"/>
    <w:rsid w:val="002922E9"/>
    <w:rsid w:val="00293123"/>
    <w:rsid w:val="002941C2"/>
    <w:rsid w:val="00294417"/>
    <w:rsid w:val="00294C4B"/>
    <w:rsid w:val="002951AE"/>
    <w:rsid w:val="00295875"/>
    <w:rsid w:val="002A0D7E"/>
    <w:rsid w:val="002A22DB"/>
    <w:rsid w:val="002A3B29"/>
    <w:rsid w:val="002A56C4"/>
    <w:rsid w:val="002A5F0D"/>
    <w:rsid w:val="002A6A74"/>
    <w:rsid w:val="002B11F2"/>
    <w:rsid w:val="002B36DF"/>
    <w:rsid w:val="002B4081"/>
    <w:rsid w:val="002B5473"/>
    <w:rsid w:val="002B7DDC"/>
    <w:rsid w:val="002C366C"/>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2F7A27"/>
    <w:rsid w:val="00300A20"/>
    <w:rsid w:val="00314CC3"/>
    <w:rsid w:val="00317A80"/>
    <w:rsid w:val="00321B32"/>
    <w:rsid w:val="00321BA0"/>
    <w:rsid w:val="0032219A"/>
    <w:rsid w:val="003226F0"/>
    <w:rsid w:val="00323ADA"/>
    <w:rsid w:val="0032596E"/>
    <w:rsid w:val="0032732F"/>
    <w:rsid w:val="003342A7"/>
    <w:rsid w:val="0033669C"/>
    <w:rsid w:val="003367BD"/>
    <w:rsid w:val="00337919"/>
    <w:rsid w:val="003420C4"/>
    <w:rsid w:val="003427A0"/>
    <w:rsid w:val="003429BC"/>
    <w:rsid w:val="00345908"/>
    <w:rsid w:val="00346E29"/>
    <w:rsid w:val="0035641B"/>
    <w:rsid w:val="00357BFB"/>
    <w:rsid w:val="0036072C"/>
    <w:rsid w:val="00361941"/>
    <w:rsid w:val="003658C7"/>
    <w:rsid w:val="003660AE"/>
    <w:rsid w:val="00370D86"/>
    <w:rsid w:val="00371F21"/>
    <w:rsid w:val="00373B8A"/>
    <w:rsid w:val="00373CC4"/>
    <w:rsid w:val="00375AC3"/>
    <w:rsid w:val="003763EC"/>
    <w:rsid w:val="00376768"/>
    <w:rsid w:val="00380D23"/>
    <w:rsid w:val="00380DA0"/>
    <w:rsid w:val="00381205"/>
    <w:rsid w:val="0038191C"/>
    <w:rsid w:val="00382BD2"/>
    <w:rsid w:val="0038641F"/>
    <w:rsid w:val="00390637"/>
    <w:rsid w:val="0039280F"/>
    <w:rsid w:val="00393BC9"/>
    <w:rsid w:val="003A51A0"/>
    <w:rsid w:val="003A5410"/>
    <w:rsid w:val="003A67BF"/>
    <w:rsid w:val="003A757E"/>
    <w:rsid w:val="003A79F2"/>
    <w:rsid w:val="003B211E"/>
    <w:rsid w:val="003C087F"/>
    <w:rsid w:val="003C2946"/>
    <w:rsid w:val="003C2D16"/>
    <w:rsid w:val="003C4506"/>
    <w:rsid w:val="003D1052"/>
    <w:rsid w:val="003D397C"/>
    <w:rsid w:val="003D41D8"/>
    <w:rsid w:val="003D44B5"/>
    <w:rsid w:val="003D53AB"/>
    <w:rsid w:val="003D67DB"/>
    <w:rsid w:val="003D7BD5"/>
    <w:rsid w:val="003E23CF"/>
    <w:rsid w:val="003E542E"/>
    <w:rsid w:val="003E6AB3"/>
    <w:rsid w:val="003F01E3"/>
    <w:rsid w:val="003F4F7B"/>
    <w:rsid w:val="00403523"/>
    <w:rsid w:val="00405C0C"/>
    <w:rsid w:val="00407A55"/>
    <w:rsid w:val="00412031"/>
    <w:rsid w:val="00412C60"/>
    <w:rsid w:val="004150E1"/>
    <w:rsid w:val="0041547A"/>
    <w:rsid w:val="00415AD7"/>
    <w:rsid w:val="00415F12"/>
    <w:rsid w:val="00420502"/>
    <w:rsid w:val="00424C51"/>
    <w:rsid w:val="00425F0F"/>
    <w:rsid w:val="00426A09"/>
    <w:rsid w:val="00427461"/>
    <w:rsid w:val="00431934"/>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3EF3"/>
    <w:rsid w:val="00474606"/>
    <w:rsid w:val="00476DA4"/>
    <w:rsid w:val="00477499"/>
    <w:rsid w:val="004828E2"/>
    <w:rsid w:val="00482A32"/>
    <w:rsid w:val="00483DFC"/>
    <w:rsid w:val="0048437B"/>
    <w:rsid w:val="00484AE9"/>
    <w:rsid w:val="00484D5F"/>
    <w:rsid w:val="00490E48"/>
    <w:rsid w:val="004930B1"/>
    <w:rsid w:val="004963F3"/>
    <w:rsid w:val="0049647C"/>
    <w:rsid w:val="00496759"/>
    <w:rsid w:val="004A1B2A"/>
    <w:rsid w:val="004A5FBD"/>
    <w:rsid w:val="004A6570"/>
    <w:rsid w:val="004B16C6"/>
    <w:rsid w:val="004B2324"/>
    <w:rsid w:val="004B6593"/>
    <w:rsid w:val="004C0E10"/>
    <w:rsid w:val="004C36C6"/>
    <w:rsid w:val="004C665F"/>
    <w:rsid w:val="004C711C"/>
    <w:rsid w:val="004D002A"/>
    <w:rsid w:val="004D0597"/>
    <w:rsid w:val="004D18DA"/>
    <w:rsid w:val="004D1B65"/>
    <w:rsid w:val="004D2C18"/>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087"/>
    <w:rsid w:val="005429E9"/>
    <w:rsid w:val="00543D6E"/>
    <w:rsid w:val="00545DA6"/>
    <w:rsid w:val="005460CE"/>
    <w:rsid w:val="00547544"/>
    <w:rsid w:val="00551048"/>
    <w:rsid w:val="005526F6"/>
    <w:rsid w:val="005539EF"/>
    <w:rsid w:val="00553C7A"/>
    <w:rsid w:val="0055734A"/>
    <w:rsid w:val="005602BF"/>
    <w:rsid w:val="00560974"/>
    <w:rsid w:val="00563401"/>
    <w:rsid w:val="00570D43"/>
    <w:rsid w:val="00573E1D"/>
    <w:rsid w:val="00576AE7"/>
    <w:rsid w:val="0057727E"/>
    <w:rsid w:val="0057791E"/>
    <w:rsid w:val="005843DA"/>
    <w:rsid w:val="00584CA8"/>
    <w:rsid w:val="00585F01"/>
    <w:rsid w:val="005867B6"/>
    <w:rsid w:val="00592117"/>
    <w:rsid w:val="00593F96"/>
    <w:rsid w:val="00593FD2"/>
    <w:rsid w:val="00594641"/>
    <w:rsid w:val="00595B5E"/>
    <w:rsid w:val="005A108E"/>
    <w:rsid w:val="005A30BE"/>
    <w:rsid w:val="005A3B3E"/>
    <w:rsid w:val="005A5F1D"/>
    <w:rsid w:val="005A6C91"/>
    <w:rsid w:val="005A7E32"/>
    <w:rsid w:val="005B04D3"/>
    <w:rsid w:val="005B2454"/>
    <w:rsid w:val="005B2627"/>
    <w:rsid w:val="005B5A0D"/>
    <w:rsid w:val="005C2746"/>
    <w:rsid w:val="005C3416"/>
    <w:rsid w:val="005C3E20"/>
    <w:rsid w:val="005C4449"/>
    <w:rsid w:val="005C7D08"/>
    <w:rsid w:val="005D1274"/>
    <w:rsid w:val="005D1403"/>
    <w:rsid w:val="005D6B17"/>
    <w:rsid w:val="005D7FC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33A92"/>
    <w:rsid w:val="00641D71"/>
    <w:rsid w:val="00641DD6"/>
    <w:rsid w:val="006423F9"/>
    <w:rsid w:val="006427A8"/>
    <w:rsid w:val="0064458C"/>
    <w:rsid w:val="00646698"/>
    <w:rsid w:val="006467F6"/>
    <w:rsid w:val="00646A05"/>
    <w:rsid w:val="006470A5"/>
    <w:rsid w:val="006519D2"/>
    <w:rsid w:val="00653624"/>
    <w:rsid w:val="00654F9D"/>
    <w:rsid w:val="006558D6"/>
    <w:rsid w:val="00655F3C"/>
    <w:rsid w:val="00660428"/>
    <w:rsid w:val="006610A7"/>
    <w:rsid w:val="00662028"/>
    <w:rsid w:val="00662CCE"/>
    <w:rsid w:val="00665974"/>
    <w:rsid w:val="00674C1C"/>
    <w:rsid w:val="0067692D"/>
    <w:rsid w:val="0068089C"/>
    <w:rsid w:val="00681BF7"/>
    <w:rsid w:val="00683E37"/>
    <w:rsid w:val="006843E5"/>
    <w:rsid w:val="00687409"/>
    <w:rsid w:val="00691FF1"/>
    <w:rsid w:val="006A7B3F"/>
    <w:rsid w:val="006B13B4"/>
    <w:rsid w:val="006B18DE"/>
    <w:rsid w:val="006B32F6"/>
    <w:rsid w:val="006B36A8"/>
    <w:rsid w:val="006B384E"/>
    <w:rsid w:val="006B3B53"/>
    <w:rsid w:val="006B6837"/>
    <w:rsid w:val="006B7B9D"/>
    <w:rsid w:val="006B7F9A"/>
    <w:rsid w:val="006C0088"/>
    <w:rsid w:val="006C0E25"/>
    <w:rsid w:val="006C143A"/>
    <w:rsid w:val="006C18C0"/>
    <w:rsid w:val="006C1C26"/>
    <w:rsid w:val="006C4791"/>
    <w:rsid w:val="006D0858"/>
    <w:rsid w:val="006D15A5"/>
    <w:rsid w:val="006D3C31"/>
    <w:rsid w:val="006D3F63"/>
    <w:rsid w:val="006D62C5"/>
    <w:rsid w:val="006D6B36"/>
    <w:rsid w:val="006E2D9C"/>
    <w:rsid w:val="006F2C73"/>
    <w:rsid w:val="006F4CFE"/>
    <w:rsid w:val="0070012D"/>
    <w:rsid w:val="00701F91"/>
    <w:rsid w:val="00702974"/>
    <w:rsid w:val="00702A88"/>
    <w:rsid w:val="00702C11"/>
    <w:rsid w:val="0070337A"/>
    <w:rsid w:val="00703AC3"/>
    <w:rsid w:val="00705571"/>
    <w:rsid w:val="00706C73"/>
    <w:rsid w:val="00706DDE"/>
    <w:rsid w:val="00710F47"/>
    <w:rsid w:val="00712224"/>
    <w:rsid w:val="00713630"/>
    <w:rsid w:val="007136EB"/>
    <w:rsid w:val="007143AE"/>
    <w:rsid w:val="007170C9"/>
    <w:rsid w:val="00720C28"/>
    <w:rsid w:val="00721B3A"/>
    <w:rsid w:val="0072699D"/>
    <w:rsid w:val="00726BBA"/>
    <w:rsid w:val="007270F5"/>
    <w:rsid w:val="00730760"/>
    <w:rsid w:val="007319E6"/>
    <w:rsid w:val="00736289"/>
    <w:rsid w:val="00737BBD"/>
    <w:rsid w:val="0074548D"/>
    <w:rsid w:val="0074647B"/>
    <w:rsid w:val="00747414"/>
    <w:rsid w:val="00752035"/>
    <w:rsid w:val="00752EFA"/>
    <w:rsid w:val="0075507C"/>
    <w:rsid w:val="007613F6"/>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CAC"/>
    <w:rsid w:val="007D5BBA"/>
    <w:rsid w:val="007D73C0"/>
    <w:rsid w:val="007D74E4"/>
    <w:rsid w:val="007E036B"/>
    <w:rsid w:val="007E0CF9"/>
    <w:rsid w:val="007F1FF3"/>
    <w:rsid w:val="007F6141"/>
    <w:rsid w:val="007F76A3"/>
    <w:rsid w:val="008015B3"/>
    <w:rsid w:val="008018AC"/>
    <w:rsid w:val="00802F3B"/>
    <w:rsid w:val="00806B74"/>
    <w:rsid w:val="0081344C"/>
    <w:rsid w:val="0082085E"/>
    <w:rsid w:val="00821C02"/>
    <w:rsid w:val="008220C4"/>
    <w:rsid w:val="00822718"/>
    <w:rsid w:val="00824BD2"/>
    <w:rsid w:val="0083094B"/>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6F99"/>
    <w:rsid w:val="00897719"/>
    <w:rsid w:val="008A12BF"/>
    <w:rsid w:val="008A16E1"/>
    <w:rsid w:val="008A1E28"/>
    <w:rsid w:val="008A4C3D"/>
    <w:rsid w:val="008B0312"/>
    <w:rsid w:val="008B2B3F"/>
    <w:rsid w:val="008B4001"/>
    <w:rsid w:val="008B44A5"/>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1BBB"/>
    <w:rsid w:val="008E4853"/>
    <w:rsid w:val="008E63C3"/>
    <w:rsid w:val="008F498E"/>
    <w:rsid w:val="0090066B"/>
    <w:rsid w:val="00901F83"/>
    <w:rsid w:val="009030F3"/>
    <w:rsid w:val="00903311"/>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6448"/>
    <w:rsid w:val="0095039A"/>
    <w:rsid w:val="00950923"/>
    <w:rsid w:val="00952CA5"/>
    <w:rsid w:val="00953165"/>
    <w:rsid w:val="009534B0"/>
    <w:rsid w:val="00955216"/>
    <w:rsid w:val="009555EF"/>
    <w:rsid w:val="009601B2"/>
    <w:rsid w:val="00962991"/>
    <w:rsid w:val="00963D78"/>
    <w:rsid w:val="00972CC3"/>
    <w:rsid w:val="009746E4"/>
    <w:rsid w:val="00974D4F"/>
    <w:rsid w:val="00975F5A"/>
    <w:rsid w:val="0097797D"/>
    <w:rsid w:val="00982D61"/>
    <w:rsid w:val="00986279"/>
    <w:rsid w:val="00987FBB"/>
    <w:rsid w:val="00990EB0"/>
    <w:rsid w:val="00992AE2"/>
    <w:rsid w:val="0099324B"/>
    <w:rsid w:val="00996334"/>
    <w:rsid w:val="009A4918"/>
    <w:rsid w:val="009A5A0D"/>
    <w:rsid w:val="009A6744"/>
    <w:rsid w:val="009A6F35"/>
    <w:rsid w:val="009A7F0B"/>
    <w:rsid w:val="009B4779"/>
    <w:rsid w:val="009B7627"/>
    <w:rsid w:val="009B7C03"/>
    <w:rsid w:val="009B7F8F"/>
    <w:rsid w:val="009C07BB"/>
    <w:rsid w:val="009C1E1F"/>
    <w:rsid w:val="009C6037"/>
    <w:rsid w:val="009C6763"/>
    <w:rsid w:val="009C68FF"/>
    <w:rsid w:val="009D0F14"/>
    <w:rsid w:val="009D157E"/>
    <w:rsid w:val="009D2E53"/>
    <w:rsid w:val="009D643A"/>
    <w:rsid w:val="009D657D"/>
    <w:rsid w:val="009D6FDD"/>
    <w:rsid w:val="009D7887"/>
    <w:rsid w:val="009E04D1"/>
    <w:rsid w:val="009E29B7"/>
    <w:rsid w:val="009E5A8E"/>
    <w:rsid w:val="009E7280"/>
    <w:rsid w:val="009F212D"/>
    <w:rsid w:val="009F2DC3"/>
    <w:rsid w:val="009F362E"/>
    <w:rsid w:val="009F778A"/>
    <w:rsid w:val="009F7EC6"/>
    <w:rsid w:val="00A0372C"/>
    <w:rsid w:val="00A05814"/>
    <w:rsid w:val="00A05DA3"/>
    <w:rsid w:val="00A073EA"/>
    <w:rsid w:val="00A15B2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4045"/>
    <w:rsid w:val="00A76055"/>
    <w:rsid w:val="00A77D6E"/>
    <w:rsid w:val="00A81107"/>
    <w:rsid w:val="00A82979"/>
    <w:rsid w:val="00A8459B"/>
    <w:rsid w:val="00A8498C"/>
    <w:rsid w:val="00A87505"/>
    <w:rsid w:val="00A877EA"/>
    <w:rsid w:val="00A902A5"/>
    <w:rsid w:val="00A91870"/>
    <w:rsid w:val="00A92FF2"/>
    <w:rsid w:val="00A93A96"/>
    <w:rsid w:val="00A956A8"/>
    <w:rsid w:val="00AA0EA8"/>
    <w:rsid w:val="00AA2283"/>
    <w:rsid w:val="00AA2654"/>
    <w:rsid w:val="00AA2D97"/>
    <w:rsid w:val="00AA5610"/>
    <w:rsid w:val="00AA6340"/>
    <w:rsid w:val="00AA6B33"/>
    <w:rsid w:val="00AB19C4"/>
    <w:rsid w:val="00AB281C"/>
    <w:rsid w:val="00AB2E16"/>
    <w:rsid w:val="00AB4770"/>
    <w:rsid w:val="00AB62EC"/>
    <w:rsid w:val="00AC034C"/>
    <w:rsid w:val="00AC03E8"/>
    <w:rsid w:val="00AC16E0"/>
    <w:rsid w:val="00AC30FD"/>
    <w:rsid w:val="00AC5686"/>
    <w:rsid w:val="00AD190F"/>
    <w:rsid w:val="00AD20E6"/>
    <w:rsid w:val="00AD22E9"/>
    <w:rsid w:val="00AD5566"/>
    <w:rsid w:val="00AD74A5"/>
    <w:rsid w:val="00AD7C99"/>
    <w:rsid w:val="00AE04CC"/>
    <w:rsid w:val="00AF18F6"/>
    <w:rsid w:val="00AF45BD"/>
    <w:rsid w:val="00B01900"/>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0FC"/>
    <w:rsid w:val="00B364A9"/>
    <w:rsid w:val="00B478D7"/>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4C57"/>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2FE"/>
    <w:rsid w:val="00BE1F1E"/>
    <w:rsid w:val="00BE78DF"/>
    <w:rsid w:val="00BF273B"/>
    <w:rsid w:val="00BF2F96"/>
    <w:rsid w:val="00BF7DD8"/>
    <w:rsid w:val="00C002FE"/>
    <w:rsid w:val="00C00446"/>
    <w:rsid w:val="00C0332E"/>
    <w:rsid w:val="00C053FB"/>
    <w:rsid w:val="00C106B0"/>
    <w:rsid w:val="00C1318A"/>
    <w:rsid w:val="00C13B91"/>
    <w:rsid w:val="00C14E28"/>
    <w:rsid w:val="00C17943"/>
    <w:rsid w:val="00C20B8B"/>
    <w:rsid w:val="00C21389"/>
    <w:rsid w:val="00C219B1"/>
    <w:rsid w:val="00C22B73"/>
    <w:rsid w:val="00C23626"/>
    <w:rsid w:val="00C26EF7"/>
    <w:rsid w:val="00C30619"/>
    <w:rsid w:val="00C31134"/>
    <w:rsid w:val="00C31456"/>
    <w:rsid w:val="00C3185D"/>
    <w:rsid w:val="00C33012"/>
    <w:rsid w:val="00C36EFD"/>
    <w:rsid w:val="00C37617"/>
    <w:rsid w:val="00C40764"/>
    <w:rsid w:val="00C4135F"/>
    <w:rsid w:val="00C4182E"/>
    <w:rsid w:val="00C428DE"/>
    <w:rsid w:val="00C46342"/>
    <w:rsid w:val="00C5177E"/>
    <w:rsid w:val="00C540E2"/>
    <w:rsid w:val="00C54432"/>
    <w:rsid w:val="00C55FA5"/>
    <w:rsid w:val="00C65A24"/>
    <w:rsid w:val="00C67034"/>
    <w:rsid w:val="00C67D1E"/>
    <w:rsid w:val="00C71E1F"/>
    <w:rsid w:val="00C7221E"/>
    <w:rsid w:val="00C8028D"/>
    <w:rsid w:val="00C8324A"/>
    <w:rsid w:val="00C84A1C"/>
    <w:rsid w:val="00C865FE"/>
    <w:rsid w:val="00C96A28"/>
    <w:rsid w:val="00CA2B98"/>
    <w:rsid w:val="00CA3FFB"/>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4812"/>
    <w:rsid w:val="00CE5400"/>
    <w:rsid w:val="00CE64C6"/>
    <w:rsid w:val="00CE7074"/>
    <w:rsid w:val="00CF0C84"/>
    <w:rsid w:val="00CF0DF4"/>
    <w:rsid w:val="00CF1324"/>
    <w:rsid w:val="00CF2E21"/>
    <w:rsid w:val="00CF3EA5"/>
    <w:rsid w:val="00CF5E42"/>
    <w:rsid w:val="00CF7480"/>
    <w:rsid w:val="00D0296D"/>
    <w:rsid w:val="00D029EE"/>
    <w:rsid w:val="00D031E8"/>
    <w:rsid w:val="00D10347"/>
    <w:rsid w:val="00D10639"/>
    <w:rsid w:val="00D119D8"/>
    <w:rsid w:val="00D12E33"/>
    <w:rsid w:val="00D15662"/>
    <w:rsid w:val="00D17537"/>
    <w:rsid w:val="00D1764C"/>
    <w:rsid w:val="00D203D3"/>
    <w:rsid w:val="00D236B7"/>
    <w:rsid w:val="00D23FD6"/>
    <w:rsid w:val="00D26A8E"/>
    <w:rsid w:val="00D31034"/>
    <w:rsid w:val="00D321CA"/>
    <w:rsid w:val="00D32A99"/>
    <w:rsid w:val="00D34D90"/>
    <w:rsid w:val="00D37C94"/>
    <w:rsid w:val="00D41042"/>
    <w:rsid w:val="00D433EB"/>
    <w:rsid w:val="00D4728F"/>
    <w:rsid w:val="00D53EC4"/>
    <w:rsid w:val="00D57186"/>
    <w:rsid w:val="00D62C62"/>
    <w:rsid w:val="00D64E79"/>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F4320"/>
    <w:rsid w:val="00E0262A"/>
    <w:rsid w:val="00E0345F"/>
    <w:rsid w:val="00E03ACE"/>
    <w:rsid w:val="00E041D9"/>
    <w:rsid w:val="00E05298"/>
    <w:rsid w:val="00E05B93"/>
    <w:rsid w:val="00E067BA"/>
    <w:rsid w:val="00E07FC0"/>
    <w:rsid w:val="00E13213"/>
    <w:rsid w:val="00E14F0F"/>
    <w:rsid w:val="00E16003"/>
    <w:rsid w:val="00E21D91"/>
    <w:rsid w:val="00E25E3A"/>
    <w:rsid w:val="00E31F59"/>
    <w:rsid w:val="00E33BBB"/>
    <w:rsid w:val="00E33F40"/>
    <w:rsid w:val="00E359E4"/>
    <w:rsid w:val="00E41DB9"/>
    <w:rsid w:val="00E42F54"/>
    <w:rsid w:val="00E507ED"/>
    <w:rsid w:val="00E57878"/>
    <w:rsid w:val="00E621CB"/>
    <w:rsid w:val="00E62DF2"/>
    <w:rsid w:val="00E647CC"/>
    <w:rsid w:val="00E66188"/>
    <w:rsid w:val="00E71304"/>
    <w:rsid w:val="00E71BA7"/>
    <w:rsid w:val="00E77205"/>
    <w:rsid w:val="00E82144"/>
    <w:rsid w:val="00E82B4B"/>
    <w:rsid w:val="00E84673"/>
    <w:rsid w:val="00E87851"/>
    <w:rsid w:val="00E95DEB"/>
    <w:rsid w:val="00E962B2"/>
    <w:rsid w:val="00EA53BB"/>
    <w:rsid w:val="00EB17E2"/>
    <w:rsid w:val="00EB3A11"/>
    <w:rsid w:val="00EB49E1"/>
    <w:rsid w:val="00EB4F9D"/>
    <w:rsid w:val="00EC0021"/>
    <w:rsid w:val="00ED22C4"/>
    <w:rsid w:val="00ED2C0A"/>
    <w:rsid w:val="00ED2DE9"/>
    <w:rsid w:val="00ED4E88"/>
    <w:rsid w:val="00ED6CD3"/>
    <w:rsid w:val="00ED6D99"/>
    <w:rsid w:val="00ED7981"/>
    <w:rsid w:val="00EE1F15"/>
    <w:rsid w:val="00EE2A9E"/>
    <w:rsid w:val="00EF2688"/>
    <w:rsid w:val="00EF399F"/>
    <w:rsid w:val="00EF4239"/>
    <w:rsid w:val="00EF5112"/>
    <w:rsid w:val="00EF674F"/>
    <w:rsid w:val="00EF7BB7"/>
    <w:rsid w:val="00F015AF"/>
    <w:rsid w:val="00F05BEF"/>
    <w:rsid w:val="00F07E6B"/>
    <w:rsid w:val="00F1392D"/>
    <w:rsid w:val="00F150B9"/>
    <w:rsid w:val="00F200A3"/>
    <w:rsid w:val="00F2242B"/>
    <w:rsid w:val="00F22E4B"/>
    <w:rsid w:val="00F309B0"/>
    <w:rsid w:val="00F31E60"/>
    <w:rsid w:val="00F34D95"/>
    <w:rsid w:val="00F362F5"/>
    <w:rsid w:val="00F36D02"/>
    <w:rsid w:val="00F37483"/>
    <w:rsid w:val="00F412A6"/>
    <w:rsid w:val="00F43629"/>
    <w:rsid w:val="00F443D5"/>
    <w:rsid w:val="00F467C1"/>
    <w:rsid w:val="00F51118"/>
    <w:rsid w:val="00F52A4D"/>
    <w:rsid w:val="00F537D9"/>
    <w:rsid w:val="00F53B11"/>
    <w:rsid w:val="00F53B81"/>
    <w:rsid w:val="00F53EF6"/>
    <w:rsid w:val="00F54205"/>
    <w:rsid w:val="00F55B30"/>
    <w:rsid w:val="00F55B7F"/>
    <w:rsid w:val="00F62DE0"/>
    <w:rsid w:val="00F72385"/>
    <w:rsid w:val="00F73B62"/>
    <w:rsid w:val="00F7428F"/>
    <w:rsid w:val="00F759E8"/>
    <w:rsid w:val="00F77C31"/>
    <w:rsid w:val="00F81ED7"/>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38B"/>
    <w:rsid w:val="00FD094A"/>
    <w:rsid w:val="00FD0CCA"/>
    <w:rsid w:val="00FD1E3E"/>
    <w:rsid w:val="00FD4094"/>
    <w:rsid w:val="00FD5498"/>
    <w:rsid w:val="00FD549D"/>
    <w:rsid w:val="00FD648B"/>
    <w:rsid w:val="00FE0D88"/>
    <w:rsid w:val="00FE331E"/>
    <w:rsid w:val="00FE7503"/>
    <w:rsid w:val="00FE75E6"/>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69231573-8FD7-4F0B-BEF7-FB7258C9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5A6C91"/>
    <w:pPr>
      <w:tabs>
        <w:tab w:val="left" w:pos="720"/>
        <w:tab w:val="right" w:leader="dot" w:pos="9350"/>
      </w:tabs>
      <w:ind w:left="270"/>
      <w:pPrChange w:id="0" w:author="Batra Yogesh (EXT)" w:date="2018-04-06T12:56:00Z">
        <w:pPr>
          <w:tabs>
            <w:tab w:val="left" w:pos="720"/>
            <w:tab w:val="right" w:leader="dot" w:pos="9350"/>
          </w:tabs>
          <w:ind w:left="270"/>
        </w:pPr>
      </w:pPrChange>
    </w:pPr>
    <w:rPr>
      <w:rFonts w:asciiTheme="minorHAnsi" w:hAnsiTheme="minorHAnsi" w:cstheme="minorHAnsi"/>
      <w:noProof/>
      <w:rPrChange w:id="0" w:author="Batra Yogesh (EXT)" w:date="2018-04-06T12:56: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0" Type="http://schemas.openxmlformats.org/officeDocument/2006/relationships/footer" Target="footer4.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2.xml><?xml version="1.0" encoding="utf-8"?>
<ds:datastoreItem xmlns:ds="http://schemas.openxmlformats.org/officeDocument/2006/customXml" ds:itemID="{D96FC06B-D5D0-4F4B-849F-E6FFAEEEF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17D1EA-9581-4FAE-BD5D-0615334B3C3F}"/>
</file>

<file path=customXml/itemProps4.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5.xml><?xml version="1.0" encoding="utf-8"?>
<ds:datastoreItem xmlns:ds="http://schemas.openxmlformats.org/officeDocument/2006/customXml" ds:itemID="{DED2AD85-6346-4A99-AB78-9D1E57395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0</TotalTime>
  <Pages>7</Pages>
  <Words>882</Words>
  <Characters>5033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Operational Comments</vt:lpstr>
    </vt:vector>
  </TitlesOfParts>
  <Company>Chevron</Company>
  <LinksUpToDate>false</LinksUpToDate>
  <CharactersWithSpaces>5904</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Comments</dc:title>
  <dc:creator>Wirasak Chomphu</dc:creator>
  <cp:lastModifiedBy>Wirasak Chomphu</cp:lastModifiedBy>
  <cp:revision>11</cp:revision>
  <cp:lastPrinted>2005-03-03T19:34:00Z</cp:lastPrinted>
  <dcterms:created xsi:type="dcterms:W3CDTF">2018-03-27T12:49:00Z</dcterms:created>
  <dcterms:modified xsi:type="dcterms:W3CDTF">2020-07-02T09:06:00Z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Tester">
    <vt:lpwstr/>
  </property>
  <property fmtid="{D5CDD505-2E9C-101B-9397-08002B2CF9AE}" pid="18" name="EC Module">
    <vt:lpwstr>Production</vt:lpwstr>
  </property>
  <property fmtid="{D5CDD505-2E9C-101B-9397-08002B2CF9AE}" pid="19" name="Instance">
    <vt:lpwstr>CUK</vt:lpwstr>
  </property>
  <property fmtid="{D5CDD505-2E9C-101B-9397-08002B2CF9AE}" pid="20" name="EC Version">
    <vt:lpwstr>9.3</vt:lpwstr>
  </property>
  <property fmtid="{D5CDD505-2E9C-101B-9397-08002B2CF9AE}" pid="21" name="Chevron Discipline">
    <vt:lpwstr/>
  </property>
  <property fmtid="{D5CDD505-2E9C-101B-9397-08002B2CF9AE}" pid="22" name="Retention Category">
    <vt:lpwstr>4;#Reference Document|b32bd135-7ebe-49d0-bfcc-ca766c5e9989</vt:lpwstr>
  </property>
  <property fmtid="{D5CDD505-2E9C-101B-9397-08002B2CF9AE}" pid="23" name="xd_Signature">
    <vt:bool>false</vt:bool>
  </property>
  <property fmtid="{D5CDD505-2E9C-101B-9397-08002B2CF9AE}" pid="24" name="xd_ProgID">
    <vt:lpwstr/>
  </property>
  <property fmtid="{D5CDD505-2E9C-101B-9397-08002B2CF9AE}" pid="25" name="_SourceUrl">
    <vt:lpwstr/>
  </property>
  <property fmtid="{D5CDD505-2E9C-101B-9397-08002B2CF9AE}" pid="26" name="_SharedFileIndex">
    <vt:lpwstr/>
  </property>
  <property fmtid="{D5CDD505-2E9C-101B-9397-08002B2CF9AE}" pid="27" name="ComplianceAssetId">
    <vt:lpwstr/>
  </property>
  <property fmtid="{D5CDD505-2E9C-101B-9397-08002B2CF9AE}" pid="28" name="TemplateUrl">
    <vt:lpwstr/>
  </property>
</Properties>
</file>