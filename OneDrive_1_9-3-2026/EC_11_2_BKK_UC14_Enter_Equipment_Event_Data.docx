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797E6720" w:rsidR="004D61A0" w:rsidRPr="00C47BEF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36:00Z">
            <w:rPr>
              <w:rFonts w:asciiTheme="minorHAnsi" w:hAnsiTheme="minorHAnsi"/>
            </w:rPr>
          </w:rPrChange>
        </w:rPr>
      </w:pPr>
      <w:r w:rsidRPr="00C47BEF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C47BE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36:00Z">
            <w:rPr>
              <w:rFonts w:asciiTheme="minorHAnsi" w:hAnsiTheme="minorHAnsi"/>
            </w:rPr>
          </w:rPrChange>
        </w:rPr>
      </w:pPr>
    </w:p>
    <w:p w14:paraId="0BAA3730" w14:textId="77777777" w:rsidR="004D61A0" w:rsidRPr="00C47BE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36:00Z">
            <w:rPr>
              <w:rFonts w:asciiTheme="minorHAnsi" w:hAnsiTheme="minorHAnsi"/>
            </w:rPr>
          </w:rPrChange>
        </w:rPr>
      </w:pPr>
    </w:p>
    <w:p w14:paraId="0BAA3731" w14:textId="77777777" w:rsidR="004D61A0" w:rsidRPr="00C47BE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36:00Z">
            <w:rPr>
              <w:rFonts w:asciiTheme="minorHAnsi" w:hAnsiTheme="minorHAnsi"/>
            </w:rPr>
          </w:rPrChange>
        </w:rPr>
      </w:pPr>
    </w:p>
    <w:p w14:paraId="0BAA3732" w14:textId="77777777" w:rsidR="004D61A0" w:rsidRPr="00C47BE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36:00Z">
            <w:rPr>
              <w:rFonts w:asciiTheme="minorHAnsi" w:hAnsiTheme="minorHAnsi"/>
            </w:rPr>
          </w:rPrChange>
        </w:rPr>
      </w:pPr>
    </w:p>
    <w:p w14:paraId="0BAA3733" w14:textId="77777777" w:rsidR="004D61A0" w:rsidRPr="00C47BE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36:00Z">
            <w:rPr>
              <w:rFonts w:asciiTheme="minorHAnsi" w:hAnsiTheme="minorHAnsi"/>
            </w:rPr>
          </w:rPrChange>
        </w:rPr>
      </w:pPr>
    </w:p>
    <w:p w14:paraId="0BAA3734" w14:textId="77777777" w:rsidR="004D61A0" w:rsidRPr="00C47BE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36:00Z">
            <w:rPr>
              <w:rFonts w:asciiTheme="minorHAnsi" w:hAnsiTheme="minorHAnsi"/>
            </w:rPr>
          </w:rPrChange>
        </w:rPr>
      </w:pPr>
    </w:p>
    <w:p w14:paraId="0BAA3735" w14:textId="77777777" w:rsidR="004D61A0" w:rsidRPr="00C47BE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36:00Z">
            <w:rPr>
              <w:rFonts w:asciiTheme="minorHAnsi" w:hAnsiTheme="minorHAnsi"/>
            </w:rPr>
          </w:rPrChange>
        </w:rPr>
      </w:pPr>
    </w:p>
    <w:p w14:paraId="0BAA3736" w14:textId="77777777" w:rsidR="004D61A0" w:rsidRPr="00C47BE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36:00Z">
            <w:rPr>
              <w:rFonts w:asciiTheme="minorHAnsi" w:hAnsiTheme="minorHAnsi"/>
            </w:rPr>
          </w:rPrChange>
        </w:rPr>
      </w:pPr>
    </w:p>
    <w:p w14:paraId="0BAA3737" w14:textId="77777777" w:rsidR="004D61A0" w:rsidRPr="00C47BE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36:00Z">
            <w:rPr>
              <w:rFonts w:asciiTheme="minorHAnsi" w:hAnsiTheme="minorHAnsi"/>
            </w:rPr>
          </w:rPrChange>
        </w:rPr>
      </w:pPr>
    </w:p>
    <w:p w14:paraId="0BAA3738" w14:textId="77777777" w:rsidR="004D61A0" w:rsidRPr="00C47BEF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2:36:00Z">
            <w:rPr>
              <w:rFonts w:asciiTheme="minorHAnsi" w:hAnsiTheme="minorHAnsi"/>
            </w:rPr>
          </w:rPrChange>
        </w:rPr>
      </w:pPr>
    </w:p>
    <w:p w14:paraId="0BAA3739" w14:textId="77777777" w:rsidR="004D61A0" w:rsidRPr="00C47BEF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27269125" w:rsidR="004D61A0" w:rsidRPr="00C47BEF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C47BEF">
        <w:rPr>
          <w:rFonts w:cs="Arial"/>
          <w:color w:val="3399FF"/>
          <w:sz w:val="52"/>
          <w:szCs w:val="52"/>
        </w:rPr>
        <w:t xml:space="preserve">EC Upgrade </w:t>
      </w:r>
      <w:r w:rsidR="009E2210" w:rsidRPr="00C47BEF">
        <w:rPr>
          <w:rFonts w:cs="Arial"/>
          <w:color w:val="3399FF"/>
          <w:sz w:val="52"/>
          <w:szCs w:val="52"/>
        </w:rPr>
        <w:t>BKK</w:t>
      </w:r>
      <w:r w:rsidRPr="00C47BEF">
        <w:rPr>
          <w:rFonts w:cs="Arial"/>
          <w:color w:val="3399FF"/>
          <w:sz w:val="52"/>
          <w:szCs w:val="52"/>
        </w:rPr>
        <w:t xml:space="preserve"> </w:t>
      </w:r>
      <w:r w:rsidR="004D61A0" w:rsidRPr="00C47BEF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C47BEF" w:rsidRDefault="004D61A0">
      <w:pPr>
        <w:jc w:val="center"/>
        <w:rPr>
          <w:rFonts w:cs="Arial"/>
        </w:rPr>
      </w:pPr>
    </w:p>
    <w:p w14:paraId="0BAA373C" w14:textId="77777777" w:rsidR="007C0F5B" w:rsidRPr="00C47BEF" w:rsidRDefault="007C0F5B">
      <w:pPr>
        <w:jc w:val="center"/>
        <w:rPr>
          <w:rFonts w:cs="Arial"/>
        </w:rPr>
      </w:pPr>
    </w:p>
    <w:p w14:paraId="0BAA373D" w14:textId="77777777" w:rsidR="007C0F5B" w:rsidRPr="00C47BEF" w:rsidRDefault="007C0F5B">
      <w:pPr>
        <w:jc w:val="center"/>
        <w:rPr>
          <w:rFonts w:cs="Arial"/>
        </w:rPr>
      </w:pPr>
    </w:p>
    <w:p w14:paraId="0BAA373E" w14:textId="77777777" w:rsidR="007C0F5B" w:rsidRPr="00C47BEF" w:rsidRDefault="004D61A0">
      <w:pPr>
        <w:pStyle w:val="BodyText"/>
        <w:rPr>
          <w:rFonts w:cs="Arial"/>
          <w:color w:val="3399FF"/>
        </w:rPr>
      </w:pPr>
      <w:r w:rsidRPr="00C47BEF">
        <w:rPr>
          <w:rFonts w:cs="Arial"/>
          <w:b/>
          <w:color w:val="3399FF"/>
        </w:rPr>
        <w:t>Project Name</w:t>
      </w:r>
    </w:p>
    <w:p w14:paraId="0BAA373F" w14:textId="4C0655D2" w:rsidR="00EF4239" w:rsidRPr="00C47BEF" w:rsidRDefault="00D15737">
      <w:pPr>
        <w:pStyle w:val="BodyText"/>
        <w:rPr>
          <w:rFonts w:cs="Arial"/>
          <w:color w:val="3399FF"/>
        </w:rPr>
      </w:pPr>
      <w:r w:rsidRPr="00C47BEF">
        <w:rPr>
          <w:rFonts w:cs="Arial"/>
          <w:color w:val="3399FF"/>
        </w:rPr>
        <w:t>BKK 11</w:t>
      </w:r>
      <w:r w:rsidR="009E2210" w:rsidRPr="00C47BEF">
        <w:rPr>
          <w:rFonts w:cs="Arial"/>
          <w:color w:val="3399FF"/>
        </w:rPr>
        <w:t>.2</w:t>
      </w:r>
      <w:r w:rsidR="00FA58CA" w:rsidRPr="00C47BEF">
        <w:rPr>
          <w:rFonts w:cs="Arial"/>
          <w:color w:val="3399FF"/>
        </w:rPr>
        <w:t xml:space="preserve"> Project</w:t>
      </w:r>
      <w:r w:rsidR="000A438C" w:rsidRPr="00C47BEF">
        <w:rPr>
          <w:rFonts w:cs="Arial"/>
          <w:color w:val="3399FF"/>
        </w:rPr>
        <w:t xml:space="preserve"> </w:t>
      </w:r>
      <w:r w:rsidR="002A6A74" w:rsidRPr="00C47BEF">
        <w:rPr>
          <w:rFonts w:cs="Arial"/>
          <w:color w:val="3399FF"/>
        </w:rPr>
        <w:t>Energy Components</w:t>
      </w:r>
    </w:p>
    <w:p w14:paraId="0BAA3740" w14:textId="77777777" w:rsidR="004D61A0" w:rsidRPr="00C47BEF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C47BEF" w:rsidRDefault="004D61A0">
      <w:pPr>
        <w:jc w:val="center"/>
        <w:rPr>
          <w:rFonts w:cs="Arial"/>
          <w:color w:val="3399FF"/>
        </w:rPr>
      </w:pPr>
      <w:r w:rsidRPr="00C47BEF">
        <w:rPr>
          <w:rFonts w:cs="Arial"/>
          <w:b/>
          <w:color w:val="3399FF"/>
        </w:rPr>
        <w:t>Use-Case Name</w:t>
      </w:r>
    </w:p>
    <w:p w14:paraId="0BAA3742" w14:textId="303F2710" w:rsidR="004D61A0" w:rsidRPr="00C47BEF" w:rsidRDefault="00D15737">
      <w:pPr>
        <w:jc w:val="center"/>
        <w:rPr>
          <w:rFonts w:cs="Arial"/>
          <w:color w:val="3399FF"/>
        </w:rPr>
      </w:pPr>
      <w:r w:rsidRPr="00C47BEF">
        <w:rPr>
          <w:rFonts w:cs="Arial"/>
          <w:color w:val="3399FF"/>
        </w:rPr>
        <w:t>BKK</w:t>
      </w:r>
      <w:r w:rsidR="00F62284" w:rsidRPr="00C47BEF">
        <w:rPr>
          <w:rFonts w:cs="Arial"/>
          <w:color w:val="3399FF"/>
        </w:rPr>
        <w:t>_UC</w:t>
      </w:r>
      <w:r w:rsidR="00453E53" w:rsidRPr="00C47BEF">
        <w:rPr>
          <w:rFonts w:cs="Arial"/>
          <w:color w:val="3399FF"/>
        </w:rPr>
        <w:t>1</w:t>
      </w:r>
      <w:r w:rsidR="00CA26F8" w:rsidRPr="00C47BEF">
        <w:rPr>
          <w:rFonts w:cs="Arial"/>
          <w:color w:val="3399FF"/>
        </w:rPr>
        <w:t>6</w:t>
      </w:r>
      <w:r w:rsidR="00F62284" w:rsidRPr="00C47BEF">
        <w:rPr>
          <w:rFonts w:cs="Arial"/>
          <w:color w:val="3399FF"/>
        </w:rPr>
        <w:t xml:space="preserve"> – </w:t>
      </w:r>
      <w:r w:rsidR="00453E53" w:rsidRPr="00C47BEF">
        <w:rPr>
          <w:rFonts w:cs="Arial"/>
          <w:color w:val="3399FF"/>
        </w:rPr>
        <w:t xml:space="preserve">Enter </w:t>
      </w:r>
      <w:r w:rsidR="007A76CA" w:rsidRPr="00C47BEF">
        <w:rPr>
          <w:rFonts w:cs="Arial"/>
          <w:color w:val="3399FF"/>
        </w:rPr>
        <w:t>E</w:t>
      </w:r>
      <w:r w:rsidR="00E167B4" w:rsidRPr="00C47BEF">
        <w:rPr>
          <w:rFonts w:cs="Arial"/>
          <w:color w:val="3399FF"/>
        </w:rPr>
        <w:t xml:space="preserve">quipment </w:t>
      </w:r>
      <w:r w:rsidR="00951B7B" w:rsidRPr="00C47BEF">
        <w:rPr>
          <w:rFonts w:cs="Arial"/>
          <w:color w:val="3399FF"/>
        </w:rPr>
        <w:t>Event</w:t>
      </w:r>
      <w:r w:rsidR="00453E53" w:rsidRPr="00C47BEF">
        <w:rPr>
          <w:rFonts w:cs="Arial"/>
          <w:color w:val="3399FF"/>
        </w:rPr>
        <w:t xml:space="preserve"> Data</w:t>
      </w:r>
      <w:r w:rsidR="004D61A0" w:rsidRPr="00C47BEF">
        <w:rPr>
          <w:rFonts w:cs="Arial"/>
          <w:color w:val="3399FF"/>
        </w:rPr>
        <w:br/>
      </w:r>
    </w:p>
    <w:p w14:paraId="0BAA3743" w14:textId="77777777" w:rsidR="007C0F5B" w:rsidRPr="00C47BEF" w:rsidRDefault="004D61A0" w:rsidP="00B107D1">
      <w:pPr>
        <w:jc w:val="center"/>
        <w:rPr>
          <w:rFonts w:cs="Arial"/>
          <w:color w:val="3399FF"/>
        </w:rPr>
      </w:pPr>
      <w:r w:rsidRPr="00C47BEF">
        <w:rPr>
          <w:rFonts w:cs="Arial"/>
          <w:b/>
          <w:color w:val="3399FF"/>
        </w:rPr>
        <w:t>Origination Date</w:t>
      </w:r>
    </w:p>
    <w:p w14:paraId="0BAA3744" w14:textId="5B7EFF17" w:rsidR="004D61A0" w:rsidRPr="00C47BEF" w:rsidRDefault="00D15737" w:rsidP="00D15737">
      <w:pPr>
        <w:jc w:val="center"/>
        <w:rPr>
          <w:rFonts w:cs="Arial"/>
          <w:color w:val="3399FF"/>
        </w:rPr>
      </w:pPr>
      <w:r w:rsidRPr="00C47BEF">
        <w:rPr>
          <w:rFonts w:cs="Arial"/>
          <w:color w:val="3399FF"/>
        </w:rPr>
        <w:t>28-Nov-2017</w:t>
      </w:r>
    </w:p>
    <w:p w14:paraId="0BAA3745" w14:textId="77777777" w:rsidR="004D61A0" w:rsidRPr="00C47BEF" w:rsidRDefault="004D61A0">
      <w:pPr>
        <w:rPr>
          <w:rFonts w:cs="Arial"/>
        </w:rPr>
      </w:pPr>
    </w:p>
    <w:p w14:paraId="0BAA3746" w14:textId="77777777" w:rsidR="004D61A0" w:rsidRPr="00C47BEF" w:rsidRDefault="004D61A0">
      <w:pPr>
        <w:rPr>
          <w:rFonts w:cs="Arial"/>
        </w:rPr>
      </w:pPr>
    </w:p>
    <w:p w14:paraId="0BAA3747" w14:textId="77777777" w:rsidR="004D61A0" w:rsidRPr="00C47BEF" w:rsidRDefault="004D61A0">
      <w:pPr>
        <w:rPr>
          <w:rFonts w:cs="Arial"/>
        </w:rPr>
      </w:pPr>
    </w:p>
    <w:p w14:paraId="0BAA3748" w14:textId="77777777" w:rsidR="004D61A0" w:rsidRPr="00C47BEF" w:rsidRDefault="004D61A0">
      <w:pPr>
        <w:rPr>
          <w:rFonts w:cs="Arial"/>
        </w:rPr>
      </w:pPr>
    </w:p>
    <w:p w14:paraId="0BAA3749" w14:textId="77777777" w:rsidR="004D61A0" w:rsidRPr="00C47BEF" w:rsidRDefault="004D61A0">
      <w:pPr>
        <w:rPr>
          <w:rFonts w:cs="Arial"/>
        </w:rPr>
      </w:pPr>
    </w:p>
    <w:p w14:paraId="0BAA374A" w14:textId="77777777" w:rsidR="004D61A0" w:rsidRPr="00C47BEF" w:rsidRDefault="004D61A0">
      <w:pPr>
        <w:rPr>
          <w:rFonts w:cs="Arial"/>
        </w:rPr>
      </w:pPr>
    </w:p>
    <w:p w14:paraId="0BAA374B" w14:textId="77777777" w:rsidR="004D61A0" w:rsidRPr="00C47BEF" w:rsidRDefault="004D61A0">
      <w:pPr>
        <w:rPr>
          <w:rFonts w:cs="Arial"/>
        </w:rPr>
      </w:pPr>
    </w:p>
    <w:p w14:paraId="0BAA374C" w14:textId="77777777" w:rsidR="004D61A0" w:rsidRPr="00C47BEF" w:rsidRDefault="004D61A0">
      <w:pPr>
        <w:rPr>
          <w:rFonts w:cs="Arial"/>
        </w:rPr>
      </w:pPr>
    </w:p>
    <w:p w14:paraId="0BAA374D" w14:textId="77777777" w:rsidR="004D61A0" w:rsidRPr="00C47BEF" w:rsidRDefault="004D61A0">
      <w:pPr>
        <w:rPr>
          <w:rFonts w:cs="Arial"/>
        </w:rPr>
      </w:pPr>
    </w:p>
    <w:p w14:paraId="0BAA374E" w14:textId="77777777" w:rsidR="004D61A0" w:rsidRPr="00C47BEF" w:rsidRDefault="004D61A0">
      <w:pPr>
        <w:rPr>
          <w:rFonts w:cs="Arial"/>
        </w:rPr>
      </w:pPr>
    </w:p>
    <w:p w14:paraId="0BAA374F" w14:textId="77777777" w:rsidR="007C0F5B" w:rsidRPr="00C47BEF" w:rsidRDefault="007C0F5B">
      <w:pPr>
        <w:rPr>
          <w:rFonts w:cs="Arial"/>
        </w:rPr>
      </w:pPr>
    </w:p>
    <w:p w14:paraId="0BAA3750" w14:textId="77777777" w:rsidR="004D61A0" w:rsidRPr="00C47BEF" w:rsidRDefault="004D61A0" w:rsidP="00447470">
      <w:pPr>
        <w:rPr>
          <w:rFonts w:cs="Arial"/>
        </w:rPr>
      </w:pPr>
      <w:r w:rsidRPr="00C47BEF">
        <w:rPr>
          <w:rFonts w:cs="Arial"/>
        </w:rPr>
        <w:t>Revision History</w:t>
      </w:r>
    </w:p>
    <w:p w14:paraId="0BAA3751" w14:textId="77777777" w:rsidR="004D61A0" w:rsidRPr="00C47BEF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12" w:author="Shah Ashay" w:date="2018-04-16T16:12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13">
          <w:tblGrid>
            <w:gridCol w:w="1143"/>
            <w:gridCol w:w="22"/>
            <w:gridCol w:w="1655"/>
            <w:gridCol w:w="55"/>
            <w:gridCol w:w="2857"/>
            <w:gridCol w:w="113"/>
            <w:gridCol w:w="1035"/>
            <w:gridCol w:w="135"/>
            <w:gridCol w:w="1013"/>
            <w:gridCol w:w="157"/>
            <w:gridCol w:w="1165"/>
            <w:gridCol w:w="185"/>
          </w:tblGrid>
        </w:tblGridChange>
      </w:tblGrid>
      <w:tr w:rsidR="005F74A6" w:rsidRPr="00F3304B" w14:paraId="0BAA3756" w14:textId="5ED8BD66" w:rsidTr="00F3304B">
        <w:trPr>
          <w:cantSplit/>
          <w:tblHeader/>
          <w:trPrChange w:id="14" w:author="Shah Ashay" w:date="2018-04-16T16:12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15" w:author="Shah Ashay" w:date="2018-04-16T16:12:00Z">
              <w:tcPr>
                <w:tcW w:w="1165" w:type="dxa"/>
                <w:gridSpan w:val="2"/>
                <w:shd w:val="clear" w:color="auto" w:fill="3399FF"/>
              </w:tcPr>
            </w:tcPrChange>
          </w:tcPr>
          <w:p w14:paraId="0BAA3752" w14:textId="7C5064CA" w:rsidR="005F74A6" w:rsidRPr="00F3304B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16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F3304B">
              <w:rPr>
                <w:rFonts w:cs="Arial"/>
                <w:color w:val="FFFFFF" w:themeColor="background1"/>
                <w:sz w:val="20"/>
                <w:szCs w:val="20"/>
                <w:rPrChange w:id="17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18" w:author="Shah Ashay" w:date="2018-04-16T16:12:00Z">
              <w:tcPr>
                <w:tcW w:w="1710" w:type="dxa"/>
                <w:gridSpan w:val="2"/>
                <w:shd w:val="clear" w:color="auto" w:fill="3399FF"/>
              </w:tcPr>
            </w:tcPrChange>
          </w:tcPr>
          <w:p w14:paraId="0BAA3753" w14:textId="706486C2" w:rsidR="005F74A6" w:rsidRPr="00F3304B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19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F3304B">
              <w:rPr>
                <w:rFonts w:cs="Arial"/>
                <w:color w:val="FFFFFF" w:themeColor="background1"/>
                <w:sz w:val="20"/>
                <w:szCs w:val="20"/>
                <w:rPrChange w:id="20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21" w:author="Shah Ashay" w:date="2018-04-16T16:12:00Z">
              <w:tcPr>
                <w:tcW w:w="2970" w:type="dxa"/>
                <w:gridSpan w:val="2"/>
                <w:shd w:val="clear" w:color="auto" w:fill="3399FF"/>
              </w:tcPr>
            </w:tcPrChange>
          </w:tcPr>
          <w:p w14:paraId="0BAA3754" w14:textId="77777777" w:rsidR="005F74A6" w:rsidRPr="00F3304B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22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F3304B">
              <w:rPr>
                <w:rFonts w:cs="Arial"/>
                <w:color w:val="FFFFFF" w:themeColor="background1"/>
                <w:sz w:val="20"/>
                <w:szCs w:val="20"/>
                <w:rPrChange w:id="23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4" w:author="Shah Ashay" w:date="2018-04-16T16:12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77777777" w:rsidR="005F74A6" w:rsidRPr="00F3304B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25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F3304B">
              <w:rPr>
                <w:rFonts w:cs="Arial"/>
                <w:color w:val="FFFFFF" w:themeColor="background1"/>
                <w:sz w:val="20"/>
                <w:szCs w:val="20"/>
                <w:rPrChange w:id="26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Prepared</w:t>
            </w:r>
          </w:p>
          <w:p w14:paraId="0BAA3755" w14:textId="24CB89A3" w:rsidR="005F74A6" w:rsidRPr="00F3304B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27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F3304B">
              <w:rPr>
                <w:rFonts w:cs="Arial"/>
                <w:color w:val="FFFFFF" w:themeColor="background1"/>
                <w:sz w:val="20"/>
                <w:szCs w:val="20"/>
                <w:rPrChange w:id="28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9" w:author="Shah Ashay" w:date="2018-04-16T16:12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2279381B" w14:textId="77777777" w:rsidR="005F74A6" w:rsidRPr="00F3304B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30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F3304B">
              <w:rPr>
                <w:rFonts w:cs="Arial"/>
                <w:color w:val="FFFFFF" w:themeColor="background1"/>
                <w:sz w:val="20"/>
                <w:szCs w:val="20"/>
                <w:rPrChange w:id="31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Checked</w:t>
            </w:r>
          </w:p>
          <w:p w14:paraId="6407E4C1" w14:textId="0BC8493E" w:rsidR="005F74A6" w:rsidRPr="00F3304B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32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F3304B">
              <w:rPr>
                <w:rFonts w:cs="Arial"/>
                <w:color w:val="FFFFFF" w:themeColor="background1"/>
                <w:sz w:val="20"/>
                <w:szCs w:val="20"/>
                <w:rPrChange w:id="33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34" w:author="Shah Ashay" w:date="2018-04-16T16:12:00Z">
              <w:tcPr>
                <w:tcW w:w="1350" w:type="dxa"/>
                <w:gridSpan w:val="2"/>
                <w:shd w:val="clear" w:color="auto" w:fill="3399FF"/>
              </w:tcPr>
            </w:tcPrChange>
          </w:tcPr>
          <w:p w14:paraId="69284D3A" w14:textId="3EEBDEA0" w:rsidR="005F74A6" w:rsidRPr="00F3304B" w:rsidRDefault="005F74A6" w:rsidP="005F74A6">
            <w:pPr>
              <w:pStyle w:val="ColumnHead"/>
              <w:rPr>
                <w:rFonts w:cs="Arial"/>
                <w:color w:val="FFFFFF" w:themeColor="background1"/>
                <w:sz w:val="20"/>
                <w:szCs w:val="20"/>
                <w:rPrChange w:id="35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</w:pPr>
            <w:r w:rsidRPr="00F3304B">
              <w:rPr>
                <w:rFonts w:cs="Arial"/>
                <w:color w:val="FFFFFF" w:themeColor="background1"/>
                <w:sz w:val="20"/>
                <w:szCs w:val="20"/>
                <w:rPrChange w:id="36" w:author="Shah Ashay" w:date="2018-04-16T16:12:00Z">
                  <w:rPr>
                    <w:rFonts w:cs="Arial"/>
                    <w:color w:val="FFFFFF" w:themeColor="background1"/>
                  </w:rPr>
                </w:rPrChange>
              </w:rPr>
              <w:t>Approved by</w:t>
            </w:r>
          </w:p>
        </w:tc>
      </w:tr>
      <w:tr w:rsidR="00D15737" w:rsidRPr="00F3304B" w14:paraId="0BAA375B" w14:textId="2375FBD8" w:rsidTr="00F3304B">
        <w:trPr>
          <w:cantSplit/>
          <w:trPrChange w:id="37" w:author="Shah Ashay" w:date="2018-04-16T16:12:00Z">
            <w:trPr>
              <w:cantSplit/>
            </w:trPr>
          </w:trPrChange>
        </w:trPr>
        <w:tc>
          <w:tcPr>
            <w:tcW w:w="611" w:type="pct"/>
            <w:tcPrChange w:id="38" w:author="Shah Ashay" w:date="2018-04-16T16:12:00Z">
              <w:tcPr>
                <w:tcW w:w="1165" w:type="dxa"/>
                <w:gridSpan w:val="2"/>
              </w:tcPr>
            </w:tcPrChange>
          </w:tcPr>
          <w:p w14:paraId="0BAA3757" w14:textId="03CFD18E" w:rsidR="00D15737" w:rsidRPr="00F3304B" w:rsidRDefault="00D15737" w:rsidP="00D15737">
            <w:pPr>
              <w:jc w:val="center"/>
              <w:rPr>
                <w:rFonts w:cs="Arial"/>
                <w:sz w:val="20"/>
                <w:szCs w:val="20"/>
              </w:rPr>
            </w:pPr>
            <w:r w:rsidRPr="00F3304B">
              <w:rPr>
                <w:rFonts w:cs="Arial"/>
                <w:sz w:val="20"/>
                <w:szCs w:val="20"/>
              </w:rPr>
              <w:t>0.1</w:t>
            </w:r>
          </w:p>
        </w:tc>
        <w:tc>
          <w:tcPr>
            <w:tcW w:w="897" w:type="pct"/>
            <w:tcPrChange w:id="39" w:author="Shah Ashay" w:date="2018-04-16T16:12:00Z">
              <w:tcPr>
                <w:tcW w:w="1710" w:type="dxa"/>
                <w:gridSpan w:val="2"/>
              </w:tcPr>
            </w:tcPrChange>
          </w:tcPr>
          <w:p w14:paraId="56A6F3AD" w14:textId="67F8365B" w:rsidR="00D15737" w:rsidRPr="00F3304B" w:rsidRDefault="00D15737" w:rsidP="00D15737">
            <w:pPr>
              <w:jc w:val="center"/>
              <w:rPr>
                <w:rFonts w:cs="Arial"/>
                <w:sz w:val="20"/>
                <w:szCs w:val="20"/>
              </w:rPr>
            </w:pPr>
            <w:r w:rsidRPr="00F3304B">
              <w:rPr>
                <w:rFonts w:cs="Arial"/>
                <w:sz w:val="20"/>
                <w:szCs w:val="20"/>
              </w:rPr>
              <w:t>28-Nov-2017</w:t>
            </w:r>
          </w:p>
          <w:p w14:paraId="0BAA3758" w14:textId="29DF5BD9" w:rsidR="00D15737" w:rsidRPr="00F3304B" w:rsidRDefault="00D15737" w:rsidP="00D15737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557" w:type="pct"/>
            <w:tcPrChange w:id="40" w:author="Shah Ashay" w:date="2018-04-16T16:12:00Z">
              <w:tcPr>
                <w:tcW w:w="2970" w:type="dxa"/>
                <w:gridSpan w:val="2"/>
              </w:tcPr>
            </w:tcPrChange>
          </w:tcPr>
          <w:p w14:paraId="0BAA3759" w14:textId="50C6AE7D" w:rsidR="00D15737" w:rsidRPr="00F3304B" w:rsidRDefault="00D15737" w:rsidP="00D15737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  <w:szCs w:val="20"/>
              </w:rPr>
            </w:pPr>
            <w:r w:rsidRPr="00F3304B">
              <w:rPr>
                <w:rFonts w:cs="Arial"/>
                <w:sz w:val="20"/>
                <w:szCs w:val="20"/>
              </w:rPr>
              <w:t xml:space="preserve">Draft </w:t>
            </w:r>
          </w:p>
        </w:tc>
        <w:tc>
          <w:tcPr>
            <w:tcW w:w="614" w:type="pct"/>
            <w:tcPrChange w:id="41" w:author="Shah Ashay" w:date="2018-04-16T16:12:00Z">
              <w:tcPr>
                <w:tcW w:w="1170" w:type="dxa"/>
                <w:gridSpan w:val="2"/>
              </w:tcPr>
            </w:tcPrChange>
          </w:tcPr>
          <w:p w14:paraId="0BAA375A" w14:textId="135899F5" w:rsidR="00D15737" w:rsidRPr="00F3304B" w:rsidRDefault="00D15737" w:rsidP="00D15737">
            <w:pPr>
              <w:jc w:val="center"/>
              <w:rPr>
                <w:rFonts w:cs="Arial"/>
                <w:sz w:val="20"/>
                <w:szCs w:val="20"/>
                <w:rPrChange w:id="42" w:author="Shah Ashay" w:date="2018-04-16T16:12:00Z">
                  <w:rPr>
                    <w:rFonts w:cs="Arial"/>
                    <w:sz w:val="18"/>
                    <w:szCs w:val="18"/>
                  </w:rPr>
                </w:rPrChange>
              </w:rPr>
            </w:pPr>
            <w:r w:rsidRPr="00F3304B">
              <w:rPr>
                <w:rFonts w:cs="Arial"/>
                <w:sz w:val="20"/>
                <w:szCs w:val="20"/>
                <w:rPrChange w:id="43" w:author="Shah Ashay" w:date="2018-04-16T16:12:00Z">
                  <w:rPr>
                    <w:rFonts w:cs="Arial"/>
                    <w:sz w:val="18"/>
                    <w:szCs w:val="18"/>
                  </w:rPr>
                </w:rPrChange>
              </w:rPr>
              <w:t>Wirasak C.</w:t>
            </w:r>
          </w:p>
        </w:tc>
        <w:tc>
          <w:tcPr>
            <w:tcW w:w="614" w:type="pct"/>
            <w:tcPrChange w:id="44" w:author="Shah Ashay" w:date="2018-04-16T16:12:00Z">
              <w:tcPr>
                <w:tcW w:w="1170" w:type="dxa"/>
                <w:gridSpan w:val="2"/>
              </w:tcPr>
            </w:tcPrChange>
          </w:tcPr>
          <w:p w14:paraId="29DF2C40" w14:textId="77777777" w:rsidR="00D15737" w:rsidRPr="00F3304B" w:rsidRDefault="00D15737" w:rsidP="00D15737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707" w:type="pct"/>
            <w:tcPrChange w:id="45" w:author="Shah Ashay" w:date="2018-04-16T16:12:00Z">
              <w:tcPr>
                <w:tcW w:w="1350" w:type="dxa"/>
                <w:gridSpan w:val="2"/>
              </w:tcPr>
            </w:tcPrChange>
          </w:tcPr>
          <w:p w14:paraId="6A1BC662" w14:textId="1DDFB2E8" w:rsidR="00D15737" w:rsidRPr="00F3304B" w:rsidRDefault="00D15737" w:rsidP="00D15737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F74A6" w:rsidRPr="00F3304B" w14:paraId="0BAA3760" w14:textId="645D3AAF" w:rsidTr="00F3304B">
        <w:trPr>
          <w:cantSplit/>
          <w:trPrChange w:id="46" w:author="Shah Ashay" w:date="2018-04-16T16:12:00Z">
            <w:trPr>
              <w:cantSplit/>
            </w:trPr>
          </w:trPrChange>
        </w:trPr>
        <w:tc>
          <w:tcPr>
            <w:tcW w:w="611" w:type="pct"/>
            <w:tcPrChange w:id="47" w:author="Shah Ashay" w:date="2018-04-16T16:12:00Z">
              <w:tcPr>
                <w:tcW w:w="1165" w:type="dxa"/>
                <w:gridSpan w:val="2"/>
              </w:tcPr>
            </w:tcPrChange>
          </w:tcPr>
          <w:p w14:paraId="0BAA375C" w14:textId="4B68CDEC" w:rsidR="005F74A6" w:rsidRPr="00F3304B" w:rsidRDefault="001B0D41">
            <w:pPr>
              <w:jc w:val="center"/>
              <w:rPr>
                <w:rFonts w:cs="Arial"/>
                <w:sz w:val="20"/>
                <w:szCs w:val="20"/>
              </w:rPr>
            </w:pPr>
            <w:ins w:id="48" w:author="Prakash Atul (Ext)" w:date="2018-03-27T19:06:00Z">
              <w:r w:rsidRPr="00F3304B">
                <w:rPr>
                  <w:rFonts w:cs="Arial"/>
                  <w:sz w:val="20"/>
                  <w:szCs w:val="20"/>
                </w:rPr>
                <w:t>1.0</w:t>
              </w:r>
            </w:ins>
          </w:p>
        </w:tc>
        <w:tc>
          <w:tcPr>
            <w:tcW w:w="897" w:type="pct"/>
            <w:tcPrChange w:id="49" w:author="Shah Ashay" w:date="2018-04-16T16:12:00Z">
              <w:tcPr>
                <w:tcW w:w="1710" w:type="dxa"/>
                <w:gridSpan w:val="2"/>
              </w:tcPr>
            </w:tcPrChange>
          </w:tcPr>
          <w:p w14:paraId="0BAA375D" w14:textId="07696BF5" w:rsidR="005F74A6" w:rsidRPr="00F3304B" w:rsidRDefault="001B0D41">
            <w:pPr>
              <w:jc w:val="center"/>
              <w:rPr>
                <w:rFonts w:cs="Arial"/>
                <w:sz w:val="20"/>
                <w:szCs w:val="20"/>
              </w:rPr>
            </w:pPr>
            <w:ins w:id="50" w:author="Prakash Atul (Ext)" w:date="2018-03-27T19:06:00Z">
              <w:r w:rsidRPr="00F3304B">
                <w:rPr>
                  <w:rFonts w:cs="Arial"/>
                  <w:sz w:val="20"/>
                  <w:szCs w:val="20"/>
                </w:rPr>
                <w:t>27-Mar-2018</w:t>
              </w:r>
            </w:ins>
          </w:p>
        </w:tc>
        <w:tc>
          <w:tcPr>
            <w:tcW w:w="1557" w:type="pct"/>
            <w:tcPrChange w:id="51" w:author="Shah Ashay" w:date="2018-04-16T16:12:00Z">
              <w:tcPr>
                <w:tcW w:w="2970" w:type="dxa"/>
                <w:gridSpan w:val="2"/>
              </w:tcPr>
            </w:tcPrChange>
          </w:tcPr>
          <w:p w14:paraId="0BAA375E" w14:textId="4484BB10" w:rsidR="005F74A6" w:rsidRPr="00F3304B" w:rsidRDefault="001B0D41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  <w:szCs w:val="20"/>
              </w:rPr>
            </w:pPr>
            <w:ins w:id="52" w:author="Prakash Atul (Ext)" w:date="2018-03-27T19:06:00Z">
              <w:r w:rsidRPr="00F3304B">
                <w:rPr>
                  <w:rFonts w:cs="Arial"/>
                  <w:sz w:val="20"/>
                  <w:szCs w:val="20"/>
                </w:rPr>
                <w:t>Updated as per EC 11.2</w:t>
              </w:r>
            </w:ins>
          </w:p>
        </w:tc>
        <w:tc>
          <w:tcPr>
            <w:tcW w:w="614" w:type="pct"/>
            <w:tcPrChange w:id="53" w:author="Shah Ashay" w:date="2018-04-16T16:12:00Z">
              <w:tcPr>
                <w:tcW w:w="1170" w:type="dxa"/>
                <w:gridSpan w:val="2"/>
              </w:tcPr>
            </w:tcPrChange>
          </w:tcPr>
          <w:p w14:paraId="0BAA375F" w14:textId="4AB2252D" w:rsidR="005F74A6" w:rsidRPr="00F3304B" w:rsidRDefault="001B0D41">
            <w:pPr>
              <w:jc w:val="center"/>
              <w:rPr>
                <w:rFonts w:cs="Arial"/>
                <w:sz w:val="20"/>
                <w:szCs w:val="20"/>
              </w:rPr>
            </w:pPr>
            <w:ins w:id="54" w:author="Prakash Atul (Ext)" w:date="2018-03-27T19:06:00Z">
              <w:r w:rsidRPr="00F3304B">
                <w:rPr>
                  <w:rFonts w:cs="Arial"/>
                  <w:sz w:val="20"/>
                  <w:szCs w:val="20"/>
                </w:rPr>
                <w:t>Tieto</w:t>
              </w:r>
            </w:ins>
          </w:p>
        </w:tc>
        <w:tc>
          <w:tcPr>
            <w:tcW w:w="614" w:type="pct"/>
            <w:tcPrChange w:id="55" w:author="Shah Ashay" w:date="2018-04-16T16:12:00Z">
              <w:tcPr>
                <w:tcW w:w="1170" w:type="dxa"/>
                <w:gridSpan w:val="2"/>
              </w:tcPr>
            </w:tcPrChange>
          </w:tcPr>
          <w:p w14:paraId="3A3230E3" w14:textId="14C38325" w:rsidR="005F74A6" w:rsidRPr="00F3304B" w:rsidRDefault="005F74A6">
            <w:pPr>
              <w:jc w:val="center"/>
              <w:rPr>
                <w:rFonts w:cs="Arial"/>
                <w:sz w:val="20"/>
                <w:szCs w:val="20"/>
                <w:rPrChange w:id="56" w:author="Shah Ashay" w:date="2018-04-16T16:12:00Z">
                  <w:rPr>
                    <w:rFonts w:cs="Arial"/>
                    <w:sz w:val="20"/>
                  </w:rPr>
                </w:rPrChange>
              </w:rPr>
            </w:pPr>
          </w:p>
        </w:tc>
        <w:tc>
          <w:tcPr>
            <w:tcW w:w="707" w:type="pct"/>
            <w:tcPrChange w:id="57" w:author="Shah Ashay" w:date="2018-04-16T16:12:00Z">
              <w:tcPr>
                <w:tcW w:w="1350" w:type="dxa"/>
                <w:gridSpan w:val="2"/>
              </w:tcPr>
            </w:tcPrChange>
          </w:tcPr>
          <w:p w14:paraId="16DB2B6E" w14:textId="54E29D90" w:rsidR="005F74A6" w:rsidRPr="00F3304B" w:rsidRDefault="005F74A6">
            <w:pPr>
              <w:jc w:val="center"/>
              <w:rPr>
                <w:rFonts w:cs="Arial"/>
                <w:sz w:val="20"/>
                <w:szCs w:val="20"/>
                <w:rPrChange w:id="58" w:author="Shah Ashay" w:date="2018-04-16T16:12:00Z">
                  <w:rPr>
                    <w:rFonts w:cs="Arial"/>
                    <w:sz w:val="20"/>
                  </w:rPr>
                </w:rPrChange>
              </w:rPr>
            </w:pPr>
          </w:p>
        </w:tc>
      </w:tr>
      <w:tr w:rsidR="00F45857" w:rsidRPr="00F3304B" w14:paraId="4244492A" w14:textId="77777777" w:rsidTr="00F3304B">
        <w:trPr>
          <w:cantSplit/>
          <w:ins w:id="59" w:author="Wirasak Chomphu" w:date="2020-07-02T16:08:00Z"/>
        </w:trPr>
        <w:tc>
          <w:tcPr>
            <w:tcW w:w="611" w:type="pct"/>
          </w:tcPr>
          <w:p w14:paraId="53F41250" w14:textId="11685F0C" w:rsidR="00F45857" w:rsidRPr="00F3304B" w:rsidRDefault="00F45857" w:rsidP="00F45857">
            <w:pPr>
              <w:jc w:val="center"/>
              <w:rPr>
                <w:ins w:id="60" w:author="Wirasak Chomphu" w:date="2020-07-02T16:08:00Z"/>
                <w:rFonts w:cs="Arial"/>
                <w:sz w:val="20"/>
                <w:szCs w:val="20"/>
              </w:rPr>
            </w:pPr>
            <w:bookmarkStart w:id="61" w:name="_GoBack" w:colFirst="0" w:colLast="5"/>
            <w:ins w:id="62" w:author="Wirasak Chomphu" w:date="2020-07-02T16:08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897" w:type="pct"/>
          </w:tcPr>
          <w:p w14:paraId="556F5D74" w14:textId="6C12FAAA" w:rsidR="00F45857" w:rsidRPr="00F3304B" w:rsidRDefault="00F45857" w:rsidP="00F45857">
            <w:pPr>
              <w:jc w:val="center"/>
              <w:rPr>
                <w:ins w:id="63" w:author="Wirasak Chomphu" w:date="2020-07-02T16:08:00Z"/>
                <w:rFonts w:cs="Arial"/>
                <w:sz w:val="20"/>
                <w:szCs w:val="20"/>
              </w:rPr>
            </w:pPr>
            <w:ins w:id="64" w:author="Wirasak Chomphu" w:date="2020-07-02T16:08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1557" w:type="pct"/>
          </w:tcPr>
          <w:p w14:paraId="2C61158A" w14:textId="2F274B83" w:rsidR="00F45857" w:rsidRPr="00F3304B" w:rsidRDefault="00F45857" w:rsidP="00F45857">
            <w:pPr>
              <w:pStyle w:val="Header"/>
              <w:tabs>
                <w:tab w:val="clear" w:pos="4320"/>
                <w:tab w:val="clear" w:pos="8640"/>
              </w:tabs>
              <w:rPr>
                <w:ins w:id="65" w:author="Wirasak Chomphu" w:date="2020-07-02T16:08:00Z"/>
                <w:rFonts w:cs="Arial"/>
                <w:sz w:val="20"/>
                <w:szCs w:val="20"/>
              </w:rPr>
            </w:pPr>
            <w:ins w:id="66" w:author="Wirasak Chomphu" w:date="2020-07-02T16:08:00Z">
              <w:r>
                <w:rPr>
                  <w:rFonts w:cs="Arial"/>
                  <w:sz w:val="20"/>
                </w:rPr>
                <w:t>Thailand ECsasS</w:t>
              </w:r>
            </w:ins>
          </w:p>
        </w:tc>
        <w:tc>
          <w:tcPr>
            <w:tcW w:w="614" w:type="pct"/>
          </w:tcPr>
          <w:p w14:paraId="23842647" w14:textId="1188AEE5" w:rsidR="00F45857" w:rsidRPr="00F3304B" w:rsidRDefault="00F45857" w:rsidP="00F45857">
            <w:pPr>
              <w:jc w:val="center"/>
              <w:rPr>
                <w:ins w:id="67" w:author="Wirasak Chomphu" w:date="2020-07-02T16:08:00Z"/>
                <w:rFonts w:cs="Arial"/>
                <w:sz w:val="20"/>
                <w:szCs w:val="20"/>
              </w:rPr>
            </w:pPr>
            <w:ins w:id="68" w:author="Wirasak Chomphu" w:date="2020-07-02T16:08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1FBD2EC9" w14:textId="77777777" w:rsidR="00F45857" w:rsidRPr="00F3304B" w:rsidRDefault="00F45857" w:rsidP="00F45857">
            <w:pPr>
              <w:jc w:val="center"/>
              <w:rPr>
                <w:ins w:id="69" w:author="Wirasak Chomphu" w:date="2020-07-02T16:08:00Z"/>
                <w:rFonts w:cs="Arial"/>
                <w:sz w:val="20"/>
                <w:szCs w:val="20"/>
                <w:rPrChange w:id="70" w:author="Shah Ashay" w:date="2018-04-16T16:12:00Z">
                  <w:rPr>
                    <w:ins w:id="71" w:author="Wirasak Chomphu" w:date="2020-07-02T16:08:00Z"/>
                    <w:rFonts w:cs="Arial"/>
                    <w:sz w:val="20"/>
                    <w:szCs w:val="20"/>
                  </w:rPr>
                </w:rPrChange>
              </w:rPr>
            </w:pPr>
          </w:p>
        </w:tc>
        <w:tc>
          <w:tcPr>
            <w:tcW w:w="707" w:type="pct"/>
          </w:tcPr>
          <w:p w14:paraId="37B8A951" w14:textId="77777777" w:rsidR="00F45857" w:rsidRPr="00F3304B" w:rsidRDefault="00F45857" w:rsidP="00F45857">
            <w:pPr>
              <w:jc w:val="center"/>
              <w:rPr>
                <w:ins w:id="72" w:author="Wirasak Chomphu" w:date="2020-07-02T16:08:00Z"/>
                <w:rFonts w:cs="Arial"/>
                <w:sz w:val="20"/>
                <w:szCs w:val="20"/>
                <w:rPrChange w:id="73" w:author="Shah Ashay" w:date="2018-04-16T16:12:00Z">
                  <w:rPr>
                    <w:ins w:id="74" w:author="Wirasak Chomphu" w:date="2020-07-02T16:08:00Z"/>
                    <w:rFonts w:cs="Arial"/>
                    <w:sz w:val="20"/>
                    <w:szCs w:val="20"/>
                  </w:rPr>
                </w:rPrChange>
              </w:rPr>
            </w:pPr>
          </w:p>
        </w:tc>
      </w:tr>
      <w:bookmarkEnd w:id="61"/>
      <w:tr w:rsidR="005F74A6" w:rsidRPr="00F3304B" w:rsidDel="00F3304B" w14:paraId="0BAA3765" w14:textId="71634867" w:rsidTr="00F3304B">
        <w:trPr>
          <w:cantSplit/>
          <w:del w:id="75" w:author="Shah Ashay" w:date="2018-04-16T16:12:00Z"/>
          <w:trPrChange w:id="76" w:author="Shah Ashay" w:date="2018-04-16T16:12:00Z">
            <w:trPr>
              <w:cantSplit/>
            </w:trPr>
          </w:trPrChange>
        </w:trPr>
        <w:tc>
          <w:tcPr>
            <w:tcW w:w="611" w:type="pct"/>
            <w:tcPrChange w:id="77" w:author="Shah Ashay" w:date="2018-04-16T16:12:00Z">
              <w:tcPr>
                <w:tcW w:w="1165" w:type="dxa"/>
                <w:gridSpan w:val="2"/>
              </w:tcPr>
            </w:tcPrChange>
          </w:tcPr>
          <w:p w14:paraId="0BAA3761" w14:textId="787E9C94" w:rsidR="005F74A6" w:rsidRPr="00F3304B" w:rsidDel="00F3304B" w:rsidRDefault="005F74A6">
            <w:pPr>
              <w:jc w:val="center"/>
              <w:rPr>
                <w:del w:id="78" w:author="Shah Ashay" w:date="2018-04-16T16:12:00Z"/>
                <w:rFonts w:cs="Arial"/>
                <w:sz w:val="20"/>
                <w:szCs w:val="20"/>
              </w:rPr>
            </w:pPr>
          </w:p>
        </w:tc>
        <w:tc>
          <w:tcPr>
            <w:tcW w:w="897" w:type="pct"/>
            <w:tcPrChange w:id="79" w:author="Shah Ashay" w:date="2018-04-16T16:12:00Z">
              <w:tcPr>
                <w:tcW w:w="1710" w:type="dxa"/>
                <w:gridSpan w:val="2"/>
              </w:tcPr>
            </w:tcPrChange>
          </w:tcPr>
          <w:p w14:paraId="0BAA3762" w14:textId="2C49DA6B" w:rsidR="005F74A6" w:rsidRPr="00F3304B" w:rsidDel="00F3304B" w:rsidRDefault="005F74A6">
            <w:pPr>
              <w:jc w:val="center"/>
              <w:rPr>
                <w:del w:id="80" w:author="Shah Ashay" w:date="2018-04-16T16:12:00Z"/>
                <w:rFonts w:cs="Arial"/>
                <w:sz w:val="20"/>
                <w:szCs w:val="20"/>
              </w:rPr>
            </w:pPr>
          </w:p>
        </w:tc>
        <w:tc>
          <w:tcPr>
            <w:tcW w:w="1557" w:type="pct"/>
            <w:tcPrChange w:id="81" w:author="Shah Ashay" w:date="2018-04-16T16:12:00Z">
              <w:tcPr>
                <w:tcW w:w="2970" w:type="dxa"/>
                <w:gridSpan w:val="2"/>
              </w:tcPr>
            </w:tcPrChange>
          </w:tcPr>
          <w:p w14:paraId="0BAA3763" w14:textId="284D1011" w:rsidR="005F74A6" w:rsidRPr="00F3304B" w:rsidDel="00F3304B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2" w:author="Shah Ashay" w:date="2018-04-16T16:12:00Z"/>
                <w:rFonts w:cs="Arial"/>
                <w:sz w:val="20"/>
                <w:szCs w:val="20"/>
              </w:rPr>
            </w:pPr>
          </w:p>
        </w:tc>
        <w:tc>
          <w:tcPr>
            <w:tcW w:w="614" w:type="pct"/>
            <w:tcPrChange w:id="83" w:author="Shah Ashay" w:date="2018-04-16T16:12:00Z">
              <w:tcPr>
                <w:tcW w:w="1170" w:type="dxa"/>
                <w:gridSpan w:val="2"/>
              </w:tcPr>
            </w:tcPrChange>
          </w:tcPr>
          <w:p w14:paraId="0BAA3764" w14:textId="2F6E23CF" w:rsidR="005F74A6" w:rsidRPr="00F3304B" w:rsidDel="00F3304B" w:rsidRDefault="005F74A6">
            <w:pPr>
              <w:jc w:val="center"/>
              <w:rPr>
                <w:del w:id="84" w:author="Shah Ashay" w:date="2018-04-16T16:12:00Z"/>
                <w:rFonts w:cs="Arial"/>
                <w:sz w:val="20"/>
                <w:szCs w:val="20"/>
              </w:rPr>
            </w:pPr>
          </w:p>
        </w:tc>
        <w:tc>
          <w:tcPr>
            <w:tcW w:w="614" w:type="pct"/>
            <w:tcPrChange w:id="85" w:author="Shah Ashay" w:date="2018-04-16T16:12:00Z">
              <w:tcPr>
                <w:tcW w:w="1170" w:type="dxa"/>
                <w:gridSpan w:val="2"/>
              </w:tcPr>
            </w:tcPrChange>
          </w:tcPr>
          <w:p w14:paraId="7F4C939B" w14:textId="2F60888D" w:rsidR="005F74A6" w:rsidRPr="00F3304B" w:rsidDel="00F3304B" w:rsidRDefault="005F74A6">
            <w:pPr>
              <w:jc w:val="center"/>
              <w:rPr>
                <w:del w:id="86" w:author="Shah Ashay" w:date="2018-04-16T16:12:00Z"/>
                <w:rFonts w:cs="Arial"/>
                <w:sz w:val="20"/>
                <w:szCs w:val="20"/>
                <w:rPrChange w:id="87" w:author="Shah Ashay" w:date="2018-04-16T16:12:00Z">
                  <w:rPr>
                    <w:del w:id="88" w:author="Shah Ashay" w:date="2018-04-16T16:12:00Z"/>
                    <w:rFonts w:cs="Arial"/>
                    <w:sz w:val="20"/>
                  </w:rPr>
                </w:rPrChange>
              </w:rPr>
            </w:pPr>
          </w:p>
        </w:tc>
        <w:tc>
          <w:tcPr>
            <w:tcW w:w="707" w:type="pct"/>
            <w:tcPrChange w:id="89" w:author="Shah Ashay" w:date="2018-04-16T16:12:00Z">
              <w:tcPr>
                <w:tcW w:w="1350" w:type="dxa"/>
                <w:gridSpan w:val="2"/>
              </w:tcPr>
            </w:tcPrChange>
          </w:tcPr>
          <w:p w14:paraId="2220525C" w14:textId="25636696" w:rsidR="005F74A6" w:rsidRPr="00F3304B" w:rsidDel="00F3304B" w:rsidRDefault="005F74A6">
            <w:pPr>
              <w:jc w:val="center"/>
              <w:rPr>
                <w:del w:id="90" w:author="Shah Ashay" w:date="2018-04-16T16:12:00Z"/>
                <w:rFonts w:cs="Arial"/>
                <w:sz w:val="20"/>
                <w:szCs w:val="20"/>
                <w:rPrChange w:id="91" w:author="Shah Ashay" w:date="2018-04-16T16:12:00Z">
                  <w:rPr>
                    <w:del w:id="92" w:author="Shah Ashay" w:date="2018-04-16T16:12:00Z"/>
                    <w:rFonts w:cs="Arial"/>
                    <w:sz w:val="20"/>
                  </w:rPr>
                </w:rPrChange>
              </w:rPr>
            </w:pPr>
          </w:p>
        </w:tc>
      </w:tr>
      <w:tr w:rsidR="005F74A6" w:rsidRPr="00F3304B" w:rsidDel="00F3304B" w14:paraId="0BAA376A" w14:textId="26BFC1FD" w:rsidTr="00F3304B">
        <w:trPr>
          <w:cantSplit/>
          <w:del w:id="93" w:author="Shah Ashay" w:date="2018-04-16T16:12:00Z"/>
          <w:trPrChange w:id="94" w:author="Shah Ashay" w:date="2018-04-16T16:12:00Z">
            <w:trPr>
              <w:cantSplit/>
            </w:trPr>
          </w:trPrChange>
        </w:trPr>
        <w:tc>
          <w:tcPr>
            <w:tcW w:w="611" w:type="pct"/>
            <w:tcPrChange w:id="95" w:author="Shah Ashay" w:date="2018-04-16T16:12:00Z">
              <w:tcPr>
                <w:tcW w:w="1165" w:type="dxa"/>
                <w:gridSpan w:val="2"/>
              </w:tcPr>
            </w:tcPrChange>
          </w:tcPr>
          <w:p w14:paraId="0BAA3766" w14:textId="08DD954D" w:rsidR="005F74A6" w:rsidRPr="00F3304B" w:rsidDel="00F3304B" w:rsidRDefault="005F74A6">
            <w:pPr>
              <w:jc w:val="center"/>
              <w:rPr>
                <w:del w:id="96" w:author="Shah Ashay" w:date="2018-04-16T16:12:00Z"/>
                <w:rFonts w:cs="Arial"/>
                <w:sz w:val="20"/>
                <w:szCs w:val="20"/>
              </w:rPr>
            </w:pPr>
          </w:p>
        </w:tc>
        <w:tc>
          <w:tcPr>
            <w:tcW w:w="897" w:type="pct"/>
            <w:tcPrChange w:id="97" w:author="Shah Ashay" w:date="2018-04-16T16:12:00Z">
              <w:tcPr>
                <w:tcW w:w="1710" w:type="dxa"/>
                <w:gridSpan w:val="2"/>
              </w:tcPr>
            </w:tcPrChange>
          </w:tcPr>
          <w:p w14:paraId="0BAA3767" w14:textId="37B56472" w:rsidR="005F74A6" w:rsidRPr="00F3304B" w:rsidDel="00F3304B" w:rsidRDefault="005F74A6">
            <w:pPr>
              <w:jc w:val="center"/>
              <w:rPr>
                <w:del w:id="98" w:author="Shah Ashay" w:date="2018-04-16T16:12:00Z"/>
                <w:rFonts w:cs="Arial"/>
                <w:sz w:val="20"/>
                <w:szCs w:val="20"/>
              </w:rPr>
            </w:pPr>
          </w:p>
        </w:tc>
        <w:tc>
          <w:tcPr>
            <w:tcW w:w="1557" w:type="pct"/>
            <w:tcPrChange w:id="99" w:author="Shah Ashay" w:date="2018-04-16T16:12:00Z">
              <w:tcPr>
                <w:tcW w:w="2970" w:type="dxa"/>
                <w:gridSpan w:val="2"/>
              </w:tcPr>
            </w:tcPrChange>
          </w:tcPr>
          <w:p w14:paraId="0BAA3768" w14:textId="44DB291A" w:rsidR="005F74A6" w:rsidRPr="00F3304B" w:rsidDel="00F3304B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100" w:author="Shah Ashay" w:date="2018-04-16T16:12:00Z"/>
                <w:rFonts w:cs="Arial"/>
                <w:sz w:val="20"/>
                <w:szCs w:val="20"/>
              </w:rPr>
            </w:pPr>
          </w:p>
        </w:tc>
        <w:tc>
          <w:tcPr>
            <w:tcW w:w="614" w:type="pct"/>
            <w:tcPrChange w:id="101" w:author="Shah Ashay" w:date="2018-04-16T16:12:00Z">
              <w:tcPr>
                <w:tcW w:w="1170" w:type="dxa"/>
                <w:gridSpan w:val="2"/>
              </w:tcPr>
            </w:tcPrChange>
          </w:tcPr>
          <w:p w14:paraId="0BAA3769" w14:textId="26C4B36C" w:rsidR="005F74A6" w:rsidRPr="00F3304B" w:rsidDel="00F3304B" w:rsidRDefault="005F74A6">
            <w:pPr>
              <w:jc w:val="center"/>
              <w:rPr>
                <w:del w:id="102" w:author="Shah Ashay" w:date="2018-04-16T16:12:00Z"/>
                <w:rFonts w:cs="Arial"/>
                <w:sz w:val="20"/>
                <w:szCs w:val="20"/>
              </w:rPr>
            </w:pPr>
          </w:p>
        </w:tc>
        <w:tc>
          <w:tcPr>
            <w:tcW w:w="614" w:type="pct"/>
            <w:tcPrChange w:id="103" w:author="Shah Ashay" w:date="2018-04-16T16:12:00Z">
              <w:tcPr>
                <w:tcW w:w="1170" w:type="dxa"/>
                <w:gridSpan w:val="2"/>
              </w:tcPr>
            </w:tcPrChange>
          </w:tcPr>
          <w:p w14:paraId="027A5A19" w14:textId="6323FC11" w:rsidR="005F74A6" w:rsidRPr="00F3304B" w:rsidDel="00F3304B" w:rsidRDefault="005F74A6">
            <w:pPr>
              <w:jc w:val="center"/>
              <w:rPr>
                <w:del w:id="104" w:author="Shah Ashay" w:date="2018-04-16T16:12:00Z"/>
                <w:rFonts w:cs="Arial"/>
                <w:sz w:val="20"/>
                <w:szCs w:val="20"/>
                <w:rPrChange w:id="105" w:author="Shah Ashay" w:date="2018-04-16T16:12:00Z">
                  <w:rPr>
                    <w:del w:id="106" w:author="Shah Ashay" w:date="2018-04-16T16:12:00Z"/>
                    <w:rFonts w:cs="Arial"/>
                    <w:sz w:val="20"/>
                  </w:rPr>
                </w:rPrChange>
              </w:rPr>
            </w:pPr>
          </w:p>
        </w:tc>
        <w:tc>
          <w:tcPr>
            <w:tcW w:w="707" w:type="pct"/>
            <w:tcPrChange w:id="107" w:author="Shah Ashay" w:date="2018-04-16T16:12:00Z">
              <w:tcPr>
                <w:tcW w:w="1350" w:type="dxa"/>
                <w:gridSpan w:val="2"/>
              </w:tcPr>
            </w:tcPrChange>
          </w:tcPr>
          <w:p w14:paraId="38883292" w14:textId="7689FD1A" w:rsidR="005F74A6" w:rsidRPr="00F3304B" w:rsidDel="00F3304B" w:rsidRDefault="005F74A6">
            <w:pPr>
              <w:jc w:val="center"/>
              <w:rPr>
                <w:del w:id="108" w:author="Shah Ashay" w:date="2018-04-16T16:12:00Z"/>
                <w:rFonts w:cs="Arial"/>
                <w:sz w:val="20"/>
                <w:szCs w:val="20"/>
                <w:rPrChange w:id="109" w:author="Shah Ashay" w:date="2018-04-16T16:12:00Z">
                  <w:rPr>
                    <w:del w:id="110" w:author="Shah Ashay" w:date="2018-04-16T16:12:00Z"/>
                    <w:rFonts w:cs="Arial"/>
                    <w:sz w:val="20"/>
                  </w:rPr>
                </w:rPrChange>
              </w:rPr>
            </w:pPr>
          </w:p>
        </w:tc>
      </w:tr>
      <w:tr w:rsidR="005F74A6" w:rsidRPr="00F3304B" w:rsidDel="00F3304B" w14:paraId="0BAA376F" w14:textId="0D8E039C" w:rsidTr="00F3304B">
        <w:trPr>
          <w:cantSplit/>
          <w:del w:id="111" w:author="Shah Ashay" w:date="2018-04-16T16:12:00Z"/>
          <w:trPrChange w:id="112" w:author="Shah Ashay" w:date="2018-04-16T16:12:00Z">
            <w:trPr>
              <w:cantSplit/>
            </w:trPr>
          </w:trPrChange>
        </w:trPr>
        <w:tc>
          <w:tcPr>
            <w:tcW w:w="611" w:type="pct"/>
            <w:tcPrChange w:id="113" w:author="Shah Ashay" w:date="2018-04-16T16:12:00Z">
              <w:tcPr>
                <w:tcW w:w="1165" w:type="dxa"/>
                <w:gridSpan w:val="2"/>
              </w:tcPr>
            </w:tcPrChange>
          </w:tcPr>
          <w:p w14:paraId="0BAA376B" w14:textId="2581BDFC" w:rsidR="005F74A6" w:rsidRPr="00F3304B" w:rsidDel="00F3304B" w:rsidRDefault="005F74A6">
            <w:pPr>
              <w:jc w:val="center"/>
              <w:rPr>
                <w:del w:id="114" w:author="Shah Ashay" w:date="2018-04-16T16:12:00Z"/>
                <w:rFonts w:cs="Arial"/>
                <w:sz w:val="20"/>
                <w:szCs w:val="20"/>
              </w:rPr>
            </w:pPr>
          </w:p>
        </w:tc>
        <w:tc>
          <w:tcPr>
            <w:tcW w:w="897" w:type="pct"/>
            <w:tcPrChange w:id="115" w:author="Shah Ashay" w:date="2018-04-16T16:12:00Z">
              <w:tcPr>
                <w:tcW w:w="1710" w:type="dxa"/>
                <w:gridSpan w:val="2"/>
              </w:tcPr>
            </w:tcPrChange>
          </w:tcPr>
          <w:p w14:paraId="0BAA376C" w14:textId="7D62336D" w:rsidR="005F74A6" w:rsidRPr="00F3304B" w:rsidDel="00F3304B" w:rsidRDefault="005F74A6">
            <w:pPr>
              <w:jc w:val="center"/>
              <w:rPr>
                <w:del w:id="116" w:author="Shah Ashay" w:date="2018-04-16T16:12:00Z"/>
                <w:rFonts w:cs="Arial"/>
                <w:sz w:val="20"/>
                <w:szCs w:val="20"/>
              </w:rPr>
            </w:pPr>
          </w:p>
        </w:tc>
        <w:tc>
          <w:tcPr>
            <w:tcW w:w="1557" w:type="pct"/>
            <w:tcPrChange w:id="117" w:author="Shah Ashay" w:date="2018-04-16T16:12:00Z">
              <w:tcPr>
                <w:tcW w:w="2970" w:type="dxa"/>
                <w:gridSpan w:val="2"/>
              </w:tcPr>
            </w:tcPrChange>
          </w:tcPr>
          <w:p w14:paraId="0BAA376D" w14:textId="3B5BD65B" w:rsidR="005F74A6" w:rsidRPr="00F3304B" w:rsidDel="00F3304B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118" w:author="Shah Ashay" w:date="2018-04-16T16:12:00Z"/>
                <w:rFonts w:cs="Arial"/>
                <w:sz w:val="20"/>
                <w:szCs w:val="20"/>
              </w:rPr>
            </w:pPr>
          </w:p>
        </w:tc>
        <w:tc>
          <w:tcPr>
            <w:tcW w:w="614" w:type="pct"/>
            <w:tcPrChange w:id="119" w:author="Shah Ashay" w:date="2018-04-16T16:12:00Z">
              <w:tcPr>
                <w:tcW w:w="1170" w:type="dxa"/>
                <w:gridSpan w:val="2"/>
              </w:tcPr>
            </w:tcPrChange>
          </w:tcPr>
          <w:p w14:paraId="0BAA376E" w14:textId="4D3B4157" w:rsidR="005F74A6" w:rsidRPr="00F3304B" w:rsidDel="00F3304B" w:rsidRDefault="005F74A6">
            <w:pPr>
              <w:jc w:val="center"/>
              <w:rPr>
                <w:del w:id="120" w:author="Shah Ashay" w:date="2018-04-16T16:12:00Z"/>
                <w:rFonts w:cs="Arial"/>
                <w:sz w:val="20"/>
                <w:szCs w:val="20"/>
              </w:rPr>
            </w:pPr>
          </w:p>
        </w:tc>
        <w:tc>
          <w:tcPr>
            <w:tcW w:w="614" w:type="pct"/>
            <w:tcPrChange w:id="121" w:author="Shah Ashay" w:date="2018-04-16T16:12:00Z">
              <w:tcPr>
                <w:tcW w:w="1170" w:type="dxa"/>
                <w:gridSpan w:val="2"/>
              </w:tcPr>
            </w:tcPrChange>
          </w:tcPr>
          <w:p w14:paraId="4BC707ED" w14:textId="7546901A" w:rsidR="005F74A6" w:rsidRPr="00F3304B" w:rsidDel="00F3304B" w:rsidRDefault="005F74A6">
            <w:pPr>
              <w:jc w:val="center"/>
              <w:rPr>
                <w:del w:id="122" w:author="Shah Ashay" w:date="2018-04-16T16:12:00Z"/>
                <w:rFonts w:cs="Arial"/>
                <w:sz w:val="20"/>
                <w:szCs w:val="20"/>
                <w:rPrChange w:id="123" w:author="Shah Ashay" w:date="2018-04-16T16:12:00Z">
                  <w:rPr>
                    <w:del w:id="124" w:author="Shah Ashay" w:date="2018-04-16T16:12:00Z"/>
                    <w:rFonts w:cs="Arial"/>
                    <w:sz w:val="20"/>
                  </w:rPr>
                </w:rPrChange>
              </w:rPr>
            </w:pPr>
          </w:p>
        </w:tc>
        <w:tc>
          <w:tcPr>
            <w:tcW w:w="707" w:type="pct"/>
            <w:tcPrChange w:id="125" w:author="Shah Ashay" w:date="2018-04-16T16:12:00Z">
              <w:tcPr>
                <w:tcW w:w="1350" w:type="dxa"/>
                <w:gridSpan w:val="2"/>
              </w:tcPr>
            </w:tcPrChange>
          </w:tcPr>
          <w:p w14:paraId="5CF39564" w14:textId="2F132C0F" w:rsidR="005F74A6" w:rsidRPr="00F3304B" w:rsidDel="00F3304B" w:rsidRDefault="005F74A6">
            <w:pPr>
              <w:jc w:val="center"/>
              <w:rPr>
                <w:del w:id="126" w:author="Shah Ashay" w:date="2018-04-16T16:12:00Z"/>
                <w:rFonts w:cs="Arial"/>
                <w:sz w:val="20"/>
                <w:szCs w:val="20"/>
                <w:rPrChange w:id="127" w:author="Shah Ashay" w:date="2018-04-16T16:12:00Z">
                  <w:rPr>
                    <w:del w:id="128" w:author="Shah Ashay" w:date="2018-04-16T16:12:00Z"/>
                    <w:rFonts w:cs="Arial"/>
                    <w:sz w:val="20"/>
                  </w:rPr>
                </w:rPrChange>
              </w:rPr>
            </w:pPr>
          </w:p>
        </w:tc>
      </w:tr>
    </w:tbl>
    <w:p w14:paraId="0BAA3770" w14:textId="77777777" w:rsidR="00AD190F" w:rsidRPr="00C47BEF" w:rsidRDefault="00AD190F">
      <w:pPr>
        <w:rPr>
          <w:rFonts w:cs="Arial"/>
        </w:rPr>
        <w:sectPr w:rsidR="00AD190F" w:rsidRPr="00C47B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C47BEF" w:rsidRDefault="004D61A0">
      <w:pPr>
        <w:jc w:val="center"/>
        <w:rPr>
          <w:rFonts w:cs="Arial"/>
          <w:b/>
          <w:color w:val="3399FF"/>
          <w:sz w:val="28"/>
        </w:rPr>
      </w:pPr>
      <w:r w:rsidRPr="00C47BEF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C47BEF" w:rsidRDefault="004D61A0">
      <w:pPr>
        <w:rPr>
          <w:rFonts w:cs="Arial"/>
        </w:rPr>
      </w:pPr>
    </w:p>
    <w:p w14:paraId="4B711A2E" w14:textId="2AD65FFF" w:rsidR="00CA26F8" w:rsidRPr="00F3304B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F3304B">
        <w:rPr>
          <w:rFonts w:ascii="Arial" w:hAnsi="Arial" w:cs="Arial"/>
        </w:rPr>
        <w:fldChar w:fldCharType="begin"/>
      </w:r>
      <w:r w:rsidR="004D61A0" w:rsidRPr="00C47BEF">
        <w:rPr>
          <w:rFonts w:ascii="Arial" w:hAnsi="Arial" w:cs="Arial"/>
        </w:rPr>
        <w:instrText xml:space="preserve"> TOC \o "1-2" \h \z </w:instrText>
      </w:r>
      <w:r w:rsidRPr="00F3304B">
        <w:rPr>
          <w:rFonts w:ascii="Arial" w:hAnsi="Arial" w:cs="Arial"/>
          <w:rPrChange w:id="129" w:author="Batra Yogesh (EXT)" w:date="2018-04-13T12:36:00Z">
            <w:rPr>
              <w:rFonts w:ascii="Arial" w:hAnsi="Arial" w:cs="Arial"/>
            </w:rPr>
          </w:rPrChange>
        </w:rPr>
        <w:fldChar w:fldCharType="separate"/>
      </w:r>
      <w:r w:rsidR="004322C4" w:rsidRPr="00F3304B">
        <w:fldChar w:fldCharType="begin"/>
      </w:r>
      <w:r w:rsidR="004322C4" w:rsidRPr="00C47BEF">
        <w:rPr>
          <w:rFonts w:ascii="Arial" w:hAnsi="Arial" w:cs="Arial"/>
          <w:rPrChange w:id="130" w:author="Batra Yogesh (EXT)" w:date="2018-04-13T12:36:00Z">
            <w:rPr/>
          </w:rPrChange>
        </w:rPr>
        <w:instrText xml:space="preserve"> HYPERLINK \l "_Toc501465362" </w:instrText>
      </w:r>
      <w:r w:rsidR="004322C4" w:rsidRPr="00F3304B">
        <w:rPr>
          <w:noProof/>
        </w:rPr>
        <w:fldChar w:fldCharType="separate"/>
      </w:r>
      <w:r w:rsidR="00CA26F8" w:rsidRPr="00F3304B">
        <w:rPr>
          <w:rStyle w:val="Hyperlink"/>
          <w:rFonts w:ascii="Arial" w:hAnsi="Arial" w:cs="Arial"/>
          <w:noProof/>
          <w:rPrChange w:id="131" w:author="Shah Ashay" w:date="2018-04-16T16:14:00Z">
            <w:rPr>
              <w:rStyle w:val="Hyperlink"/>
              <w:noProof/>
            </w:rPr>
          </w:rPrChange>
        </w:rPr>
        <w:t>1.</w:t>
      </w:r>
      <w:r w:rsidR="00CA26F8" w:rsidRPr="00F3304B">
        <w:rPr>
          <w:rFonts w:cstheme="minorBidi"/>
          <w:noProof/>
          <w:szCs w:val="28"/>
          <w:lang w:bidi="th-TH"/>
        </w:rPr>
        <w:tab/>
      </w:r>
      <w:r w:rsidR="00CA26F8" w:rsidRPr="00F3304B">
        <w:rPr>
          <w:rStyle w:val="Hyperlink"/>
          <w:rFonts w:ascii="Arial" w:hAnsi="Arial" w:cs="Arial"/>
          <w:noProof/>
          <w:rPrChange w:id="132" w:author="Shah Ashay" w:date="2018-04-16T16:13:00Z">
            <w:rPr>
              <w:rStyle w:val="Hyperlink"/>
              <w:noProof/>
            </w:rPr>
          </w:rPrChange>
        </w:rPr>
        <w:t>Use Case Information</w:t>
      </w:r>
      <w:r w:rsidR="00CA26F8" w:rsidRPr="00F3304B">
        <w:rPr>
          <w:noProof/>
          <w:webHidden/>
        </w:rPr>
        <w:tab/>
      </w:r>
      <w:r w:rsidR="00CA26F8" w:rsidRPr="00F3304B">
        <w:rPr>
          <w:noProof/>
          <w:webHidden/>
        </w:rPr>
        <w:fldChar w:fldCharType="begin"/>
      </w:r>
      <w:r w:rsidR="00CA26F8" w:rsidRPr="00F3304B">
        <w:rPr>
          <w:noProof/>
          <w:webHidden/>
        </w:rPr>
        <w:instrText xml:space="preserve"> PAGEREF _Toc501465362 \h </w:instrText>
      </w:r>
      <w:r w:rsidR="00CA26F8" w:rsidRPr="00F3304B">
        <w:rPr>
          <w:noProof/>
          <w:webHidden/>
        </w:rPr>
      </w:r>
      <w:r w:rsidR="00CA26F8" w:rsidRPr="00F3304B">
        <w:rPr>
          <w:noProof/>
          <w:webHidden/>
        </w:rPr>
        <w:fldChar w:fldCharType="separate"/>
      </w:r>
      <w:r w:rsidR="00CA26F8" w:rsidRPr="00C47BEF">
        <w:rPr>
          <w:rFonts w:ascii="Arial" w:hAnsi="Arial" w:cs="Arial"/>
          <w:noProof/>
          <w:webHidden/>
          <w:rPrChange w:id="133" w:author="Batra Yogesh (EXT)" w:date="2018-04-13T12:36:00Z">
            <w:rPr>
              <w:noProof/>
              <w:webHidden/>
            </w:rPr>
          </w:rPrChange>
        </w:rPr>
        <w:t>3</w:t>
      </w:r>
      <w:r w:rsidR="00CA26F8" w:rsidRPr="00F3304B">
        <w:rPr>
          <w:noProof/>
          <w:webHidden/>
        </w:rPr>
        <w:fldChar w:fldCharType="end"/>
      </w:r>
      <w:r w:rsidR="004322C4" w:rsidRPr="00F3304B">
        <w:rPr>
          <w:noProof/>
        </w:rPr>
        <w:fldChar w:fldCharType="end"/>
      </w:r>
    </w:p>
    <w:p w14:paraId="4D062AA1" w14:textId="20CB0848" w:rsidR="00CA26F8" w:rsidRPr="00F3304B" w:rsidRDefault="004322C4">
      <w:pPr>
        <w:pStyle w:val="TOC1"/>
        <w:rPr>
          <w:rFonts w:cstheme="minorBidi"/>
          <w:noProof/>
          <w:szCs w:val="28"/>
          <w:lang w:bidi="th-TH"/>
        </w:rPr>
      </w:pPr>
      <w:r w:rsidRPr="00F3304B">
        <w:fldChar w:fldCharType="begin"/>
      </w:r>
      <w:r w:rsidRPr="00F3304B">
        <w:instrText xml:space="preserve"> HYPERLINK \l "_Toc501465363" </w:instrText>
      </w:r>
      <w:r w:rsidRPr="00F3304B">
        <w:rPr>
          <w:noProof/>
        </w:rPr>
        <w:fldChar w:fldCharType="separate"/>
      </w:r>
      <w:r w:rsidR="00CA26F8" w:rsidRPr="00F3304B">
        <w:rPr>
          <w:rStyle w:val="Hyperlink"/>
          <w:rFonts w:ascii="Arial" w:hAnsi="Arial" w:cs="Arial"/>
          <w:noProof/>
          <w:rPrChange w:id="134" w:author="Shah Ashay" w:date="2018-04-16T16:14:00Z">
            <w:rPr>
              <w:rStyle w:val="Hyperlink"/>
              <w:noProof/>
            </w:rPr>
          </w:rPrChange>
        </w:rPr>
        <w:t>2.</w:t>
      </w:r>
      <w:r w:rsidR="00CA26F8" w:rsidRPr="00F3304B">
        <w:rPr>
          <w:rFonts w:cstheme="minorBidi"/>
          <w:noProof/>
          <w:szCs w:val="28"/>
          <w:lang w:bidi="th-TH"/>
        </w:rPr>
        <w:tab/>
      </w:r>
      <w:r w:rsidR="00CA26F8" w:rsidRPr="00F3304B">
        <w:rPr>
          <w:rStyle w:val="Hyperlink"/>
          <w:rFonts w:ascii="Arial" w:hAnsi="Arial" w:cs="Arial"/>
          <w:noProof/>
          <w:rPrChange w:id="135" w:author="Shah Ashay" w:date="2018-04-16T16:13:00Z">
            <w:rPr>
              <w:rStyle w:val="Hyperlink"/>
              <w:noProof/>
            </w:rPr>
          </w:rPrChange>
        </w:rPr>
        <w:t>Primary Flow: BKK_UC16 – Enter Equipment Daily Data</w:t>
      </w:r>
      <w:r w:rsidR="00CA26F8" w:rsidRPr="00F3304B">
        <w:rPr>
          <w:noProof/>
          <w:webHidden/>
        </w:rPr>
        <w:tab/>
      </w:r>
      <w:r w:rsidR="00CA26F8" w:rsidRPr="00F3304B">
        <w:rPr>
          <w:noProof/>
          <w:webHidden/>
        </w:rPr>
        <w:fldChar w:fldCharType="begin"/>
      </w:r>
      <w:r w:rsidR="00CA26F8" w:rsidRPr="00F3304B">
        <w:rPr>
          <w:noProof/>
          <w:webHidden/>
        </w:rPr>
        <w:instrText xml:space="preserve"> PAGEREF _Toc501465363 \h </w:instrText>
      </w:r>
      <w:r w:rsidR="00CA26F8" w:rsidRPr="00F3304B">
        <w:rPr>
          <w:noProof/>
          <w:webHidden/>
        </w:rPr>
      </w:r>
      <w:r w:rsidR="00CA26F8" w:rsidRPr="00F3304B">
        <w:rPr>
          <w:noProof/>
          <w:webHidden/>
        </w:rPr>
        <w:fldChar w:fldCharType="separate"/>
      </w:r>
      <w:r w:rsidR="00CA26F8" w:rsidRPr="00F3304B">
        <w:rPr>
          <w:noProof/>
          <w:webHidden/>
        </w:rPr>
        <w:t>3</w:t>
      </w:r>
      <w:r w:rsidR="00CA26F8" w:rsidRPr="00F3304B">
        <w:rPr>
          <w:noProof/>
          <w:webHidden/>
        </w:rPr>
        <w:fldChar w:fldCharType="end"/>
      </w:r>
      <w:r w:rsidRPr="00F3304B">
        <w:rPr>
          <w:noProof/>
        </w:rPr>
        <w:fldChar w:fldCharType="end"/>
      </w:r>
    </w:p>
    <w:p w14:paraId="009E4D1E" w14:textId="4F3479F2" w:rsidR="00CA26F8" w:rsidRPr="00F3304B" w:rsidRDefault="004322C4">
      <w:pPr>
        <w:pStyle w:val="TOC1"/>
        <w:rPr>
          <w:rFonts w:cstheme="minorBidi"/>
          <w:noProof/>
          <w:szCs w:val="28"/>
          <w:lang w:bidi="th-TH"/>
        </w:rPr>
      </w:pPr>
      <w:r w:rsidRPr="00F3304B">
        <w:fldChar w:fldCharType="begin"/>
      </w:r>
      <w:r w:rsidRPr="00F3304B">
        <w:instrText xml:space="preserve"> HYPERLINK \l "_Toc501465364" </w:instrText>
      </w:r>
      <w:r w:rsidRPr="00F3304B">
        <w:rPr>
          <w:noProof/>
        </w:rPr>
        <w:fldChar w:fldCharType="separate"/>
      </w:r>
      <w:r w:rsidR="00CA26F8" w:rsidRPr="00F3304B">
        <w:rPr>
          <w:rStyle w:val="Hyperlink"/>
          <w:rFonts w:ascii="Arial" w:hAnsi="Arial" w:cs="Arial"/>
          <w:noProof/>
          <w:rPrChange w:id="136" w:author="Shah Ashay" w:date="2018-04-16T16:14:00Z">
            <w:rPr>
              <w:rStyle w:val="Hyperlink"/>
              <w:noProof/>
            </w:rPr>
          </w:rPrChange>
        </w:rPr>
        <w:t>3.</w:t>
      </w:r>
      <w:r w:rsidR="00CA26F8" w:rsidRPr="00F3304B">
        <w:rPr>
          <w:rFonts w:cstheme="minorBidi"/>
          <w:noProof/>
          <w:szCs w:val="28"/>
          <w:lang w:bidi="th-TH"/>
        </w:rPr>
        <w:tab/>
      </w:r>
      <w:r w:rsidR="00CA26F8" w:rsidRPr="00F3304B">
        <w:rPr>
          <w:rStyle w:val="Hyperlink"/>
          <w:rFonts w:ascii="Arial" w:hAnsi="Arial" w:cs="Arial"/>
          <w:noProof/>
          <w:rPrChange w:id="137" w:author="Shah Ashay" w:date="2018-04-16T16:13:00Z">
            <w:rPr>
              <w:rStyle w:val="Hyperlink"/>
              <w:noProof/>
            </w:rPr>
          </w:rPrChange>
        </w:rPr>
        <w:t>Alternatives</w:t>
      </w:r>
      <w:r w:rsidR="00CA26F8" w:rsidRPr="00F3304B">
        <w:rPr>
          <w:noProof/>
          <w:webHidden/>
        </w:rPr>
        <w:tab/>
      </w:r>
      <w:r w:rsidR="00CA26F8" w:rsidRPr="00F3304B">
        <w:rPr>
          <w:noProof/>
          <w:webHidden/>
        </w:rPr>
        <w:fldChar w:fldCharType="begin"/>
      </w:r>
      <w:r w:rsidR="00CA26F8" w:rsidRPr="00F3304B">
        <w:rPr>
          <w:noProof/>
          <w:webHidden/>
        </w:rPr>
        <w:instrText xml:space="preserve"> PAGEREF _Toc501465364 \h </w:instrText>
      </w:r>
      <w:r w:rsidR="00CA26F8" w:rsidRPr="00F3304B">
        <w:rPr>
          <w:noProof/>
          <w:webHidden/>
        </w:rPr>
      </w:r>
      <w:r w:rsidR="00CA26F8" w:rsidRPr="00F3304B">
        <w:rPr>
          <w:noProof/>
          <w:webHidden/>
        </w:rPr>
        <w:fldChar w:fldCharType="separate"/>
      </w:r>
      <w:r w:rsidR="00CA26F8" w:rsidRPr="00F3304B">
        <w:rPr>
          <w:noProof/>
          <w:webHidden/>
        </w:rPr>
        <w:t>13</w:t>
      </w:r>
      <w:r w:rsidR="00CA26F8" w:rsidRPr="00F3304B">
        <w:rPr>
          <w:noProof/>
          <w:webHidden/>
        </w:rPr>
        <w:fldChar w:fldCharType="end"/>
      </w:r>
      <w:r w:rsidRPr="00F3304B">
        <w:rPr>
          <w:noProof/>
        </w:rPr>
        <w:fldChar w:fldCharType="end"/>
      </w:r>
    </w:p>
    <w:p w14:paraId="54011738" w14:textId="728759CA" w:rsidR="00CA26F8" w:rsidRPr="00F3304B" w:rsidRDefault="004322C4" w:rsidP="00F3304B">
      <w:pPr>
        <w:pStyle w:val="TOC2"/>
        <w:rPr>
          <w:rFonts w:eastAsiaTheme="minorEastAsia" w:cstheme="minorBidi"/>
          <w:szCs w:val="28"/>
          <w:lang w:bidi="th-TH"/>
        </w:rPr>
      </w:pPr>
      <w:r w:rsidRPr="00F3304B">
        <w:fldChar w:fldCharType="begin"/>
      </w:r>
      <w:r w:rsidRPr="00F3304B">
        <w:instrText xml:space="preserve"> HYPERLINK \l "_Toc501465365" </w:instrText>
      </w:r>
      <w:r w:rsidRPr="00F3304B">
        <w:fldChar w:fldCharType="separate"/>
      </w:r>
      <w:r w:rsidR="00CA26F8" w:rsidRPr="00F3304B">
        <w:rPr>
          <w:rStyle w:val="Hyperlink"/>
          <w:rFonts w:ascii="Arial" w:hAnsi="Arial" w:cs="Arial"/>
          <w:rPrChange w:id="138" w:author="Shah Ashay" w:date="2018-04-16T16:14:00Z">
            <w:rPr>
              <w:rStyle w:val="Hyperlink"/>
            </w:rPr>
          </w:rPrChange>
        </w:rPr>
        <w:t>3.1</w:t>
      </w:r>
      <w:ins w:id="139" w:author="Shah Ashay" w:date="2018-04-16T16:15:00Z">
        <w:r w:rsidR="00F3304B">
          <w:rPr>
            <w:rStyle w:val="Hyperlink"/>
            <w:rFonts w:ascii="Arial" w:hAnsi="Arial" w:cs="Arial"/>
          </w:rPr>
          <w:t xml:space="preserve">. </w:t>
        </w:r>
      </w:ins>
      <w:del w:id="140" w:author="Shah Ashay" w:date="2018-04-16T16:14:00Z">
        <w:r w:rsidR="00CA26F8" w:rsidRPr="00F3304B" w:rsidDel="00F3304B">
          <w:rPr>
            <w:rFonts w:eastAsiaTheme="minorEastAsia"/>
            <w:szCs w:val="28"/>
            <w:lang w:bidi="th-TH"/>
          </w:rPr>
          <w:tab/>
        </w:r>
      </w:del>
      <w:r w:rsidR="00CA26F8" w:rsidRPr="00F3304B">
        <w:rPr>
          <w:rStyle w:val="Hyperlink"/>
          <w:rFonts w:ascii="Arial" w:hAnsi="Arial" w:cs="Arial"/>
          <w:rPrChange w:id="141" w:author="Shah Ashay" w:date="2018-04-16T16:13:00Z">
            <w:rPr>
              <w:rStyle w:val="Hyperlink"/>
            </w:rPr>
          </w:rPrChange>
        </w:rPr>
        <w:t>Alternate Flow A1: To correct or update the attributes of an existing Entry</w:t>
      </w:r>
      <w:r w:rsidR="00CA26F8" w:rsidRPr="00F3304B">
        <w:rPr>
          <w:webHidden/>
        </w:rPr>
        <w:tab/>
      </w:r>
      <w:r w:rsidR="00CA26F8" w:rsidRPr="00F3304B">
        <w:rPr>
          <w:webHidden/>
        </w:rPr>
        <w:fldChar w:fldCharType="begin"/>
      </w:r>
      <w:r w:rsidR="00CA26F8" w:rsidRPr="00F3304B">
        <w:rPr>
          <w:webHidden/>
        </w:rPr>
        <w:instrText xml:space="preserve"> PAGEREF _Toc501465365 \h </w:instrText>
      </w:r>
      <w:r w:rsidR="00CA26F8" w:rsidRPr="00F3304B">
        <w:rPr>
          <w:webHidden/>
        </w:rPr>
      </w:r>
      <w:r w:rsidR="00CA26F8" w:rsidRPr="00F3304B">
        <w:rPr>
          <w:webHidden/>
        </w:rPr>
        <w:fldChar w:fldCharType="separate"/>
      </w:r>
      <w:r w:rsidR="00CA26F8" w:rsidRPr="00F3304B">
        <w:rPr>
          <w:webHidden/>
        </w:rPr>
        <w:t>13</w:t>
      </w:r>
      <w:r w:rsidR="00CA26F8" w:rsidRPr="00F3304B">
        <w:rPr>
          <w:webHidden/>
        </w:rPr>
        <w:fldChar w:fldCharType="end"/>
      </w:r>
      <w:r w:rsidRPr="00F3304B">
        <w:fldChar w:fldCharType="end"/>
      </w:r>
    </w:p>
    <w:p w14:paraId="48E49656" w14:textId="52923DC3" w:rsidR="00CA26F8" w:rsidRPr="00F3304B" w:rsidDel="00F3304B" w:rsidRDefault="004322C4">
      <w:pPr>
        <w:pStyle w:val="TOC1"/>
        <w:rPr>
          <w:del w:id="142" w:author="Shah Ashay" w:date="2018-04-16T16:13:00Z"/>
          <w:rFonts w:cstheme="minorBidi"/>
          <w:noProof/>
          <w:szCs w:val="28"/>
          <w:lang w:bidi="th-TH"/>
        </w:rPr>
      </w:pPr>
      <w:del w:id="143" w:author="Shah Ashay" w:date="2018-04-16T16:13:00Z">
        <w:r w:rsidRPr="00F3304B" w:rsidDel="00F3304B">
          <w:fldChar w:fldCharType="begin"/>
        </w:r>
        <w:r w:rsidRPr="00F3304B" w:rsidDel="00F3304B">
          <w:delInstrText xml:space="preserve"> HYPERLINK \l "_Toc501465366" </w:delInstrText>
        </w:r>
        <w:r w:rsidRPr="00F3304B" w:rsidDel="00F3304B">
          <w:rPr>
            <w:noProof/>
          </w:rPr>
          <w:fldChar w:fldCharType="separate"/>
        </w:r>
        <w:r w:rsidR="00CA26F8" w:rsidRPr="00F3304B" w:rsidDel="00F3304B">
          <w:rPr>
            <w:rStyle w:val="Hyperlink"/>
            <w:noProof/>
          </w:rPr>
          <w:delText>See work flow above</w:delText>
        </w:r>
        <w:r w:rsidR="00CA26F8" w:rsidRPr="00F3304B" w:rsidDel="00F3304B">
          <w:rPr>
            <w:noProof/>
            <w:webHidden/>
          </w:rPr>
          <w:tab/>
        </w:r>
        <w:r w:rsidR="00CA26F8" w:rsidRPr="00F3304B" w:rsidDel="00F3304B">
          <w:rPr>
            <w:noProof/>
            <w:webHidden/>
          </w:rPr>
          <w:fldChar w:fldCharType="begin"/>
        </w:r>
        <w:r w:rsidR="00CA26F8" w:rsidRPr="00F3304B" w:rsidDel="00F3304B">
          <w:rPr>
            <w:noProof/>
            <w:webHidden/>
          </w:rPr>
          <w:delInstrText xml:space="preserve"> PAGEREF _Toc501465366 \h </w:delInstrText>
        </w:r>
        <w:r w:rsidR="00CA26F8" w:rsidRPr="00F3304B" w:rsidDel="00F3304B">
          <w:rPr>
            <w:noProof/>
            <w:webHidden/>
          </w:rPr>
        </w:r>
        <w:r w:rsidR="00CA26F8" w:rsidRPr="00F3304B" w:rsidDel="00F3304B">
          <w:rPr>
            <w:noProof/>
            <w:webHidden/>
          </w:rPr>
          <w:fldChar w:fldCharType="separate"/>
        </w:r>
        <w:r w:rsidR="00CA26F8" w:rsidRPr="00F3304B" w:rsidDel="00F3304B">
          <w:rPr>
            <w:noProof/>
            <w:webHidden/>
          </w:rPr>
          <w:delText>13</w:delText>
        </w:r>
        <w:r w:rsidR="00CA26F8" w:rsidRPr="00F3304B" w:rsidDel="00F3304B">
          <w:rPr>
            <w:noProof/>
            <w:webHidden/>
          </w:rPr>
          <w:fldChar w:fldCharType="end"/>
        </w:r>
        <w:r w:rsidRPr="00F3304B" w:rsidDel="00F3304B">
          <w:rPr>
            <w:noProof/>
          </w:rPr>
          <w:fldChar w:fldCharType="end"/>
        </w:r>
      </w:del>
    </w:p>
    <w:p w14:paraId="04684221" w14:textId="57B516F8" w:rsidR="00CA26F8" w:rsidRPr="00F3304B" w:rsidRDefault="004322C4">
      <w:pPr>
        <w:pStyle w:val="TOC1"/>
        <w:rPr>
          <w:rFonts w:cstheme="minorBidi"/>
          <w:noProof/>
          <w:szCs w:val="28"/>
          <w:lang w:bidi="th-TH"/>
        </w:rPr>
      </w:pPr>
      <w:r w:rsidRPr="00F3304B">
        <w:fldChar w:fldCharType="begin"/>
      </w:r>
      <w:r w:rsidRPr="00F3304B">
        <w:instrText xml:space="preserve"> HYPERLINK \l "_Toc501465367" </w:instrText>
      </w:r>
      <w:r w:rsidRPr="00F3304B">
        <w:rPr>
          <w:noProof/>
        </w:rPr>
        <w:fldChar w:fldCharType="separate"/>
      </w:r>
      <w:r w:rsidR="00CA26F8" w:rsidRPr="00F3304B">
        <w:rPr>
          <w:rStyle w:val="Hyperlink"/>
          <w:rFonts w:ascii="Arial" w:hAnsi="Arial" w:cs="Arial"/>
          <w:noProof/>
          <w:rPrChange w:id="144" w:author="Shah Ashay" w:date="2018-04-16T16:14:00Z">
            <w:rPr>
              <w:rStyle w:val="Hyperlink"/>
              <w:noProof/>
            </w:rPr>
          </w:rPrChange>
        </w:rPr>
        <w:t>4.</w:t>
      </w:r>
      <w:r w:rsidR="00CA26F8" w:rsidRPr="00F3304B">
        <w:rPr>
          <w:rFonts w:cstheme="minorBidi"/>
          <w:noProof/>
          <w:szCs w:val="28"/>
          <w:lang w:bidi="th-TH"/>
        </w:rPr>
        <w:tab/>
      </w:r>
      <w:r w:rsidR="00CA26F8" w:rsidRPr="00F3304B">
        <w:rPr>
          <w:rStyle w:val="Hyperlink"/>
          <w:rFonts w:ascii="Arial" w:hAnsi="Arial" w:cs="Arial"/>
          <w:noProof/>
          <w:rPrChange w:id="145" w:author="Shah Ashay" w:date="2018-04-16T16:13:00Z">
            <w:rPr>
              <w:rStyle w:val="Hyperlink"/>
              <w:noProof/>
            </w:rPr>
          </w:rPrChange>
        </w:rPr>
        <w:t>Exceptions</w:t>
      </w:r>
      <w:r w:rsidR="00CA26F8" w:rsidRPr="00F3304B">
        <w:rPr>
          <w:noProof/>
          <w:webHidden/>
        </w:rPr>
        <w:tab/>
      </w:r>
      <w:r w:rsidR="00CA26F8" w:rsidRPr="00F3304B">
        <w:rPr>
          <w:noProof/>
          <w:webHidden/>
        </w:rPr>
        <w:fldChar w:fldCharType="begin"/>
      </w:r>
      <w:r w:rsidR="00CA26F8" w:rsidRPr="00F3304B">
        <w:rPr>
          <w:noProof/>
          <w:webHidden/>
        </w:rPr>
        <w:instrText xml:space="preserve"> PAGEREF _Toc501465367 \h </w:instrText>
      </w:r>
      <w:r w:rsidR="00CA26F8" w:rsidRPr="00F3304B">
        <w:rPr>
          <w:noProof/>
          <w:webHidden/>
        </w:rPr>
      </w:r>
      <w:r w:rsidR="00CA26F8" w:rsidRPr="00F3304B">
        <w:rPr>
          <w:noProof/>
          <w:webHidden/>
        </w:rPr>
        <w:fldChar w:fldCharType="separate"/>
      </w:r>
      <w:r w:rsidR="00CA26F8" w:rsidRPr="00F3304B">
        <w:rPr>
          <w:noProof/>
          <w:webHidden/>
        </w:rPr>
        <w:t>14</w:t>
      </w:r>
      <w:r w:rsidR="00CA26F8" w:rsidRPr="00F3304B">
        <w:rPr>
          <w:noProof/>
          <w:webHidden/>
        </w:rPr>
        <w:fldChar w:fldCharType="end"/>
      </w:r>
      <w:r w:rsidRPr="00F3304B">
        <w:rPr>
          <w:noProof/>
        </w:rPr>
        <w:fldChar w:fldCharType="end"/>
      </w:r>
    </w:p>
    <w:p w14:paraId="2EBD9A25" w14:textId="2ACD3D9B" w:rsidR="00CA26F8" w:rsidRPr="00F3304B" w:rsidRDefault="00EA78CF" w:rsidP="00F3304B">
      <w:pPr>
        <w:pStyle w:val="TOC2"/>
        <w:rPr>
          <w:rFonts w:eastAsiaTheme="minorEastAsia" w:cstheme="minorBidi"/>
          <w:szCs w:val="28"/>
          <w:lang w:bidi="th-TH"/>
        </w:rPr>
      </w:pPr>
      <w:r w:rsidRPr="00F3304B">
        <w:fldChar w:fldCharType="begin"/>
      </w:r>
      <w:r w:rsidRPr="00F3304B">
        <w:instrText xml:space="preserve"> HYPERLINK \l "_Toc501465368" </w:instrText>
      </w:r>
      <w:r w:rsidRPr="00F3304B">
        <w:fldChar w:fldCharType="separate"/>
      </w:r>
      <w:r w:rsidR="00CA26F8" w:rsidRPr="00F3304B">
        <w:rPr>
          <w:rStyle w:val="Hyperlink"/>
          <w:rFonts w:ascii="Arial" w:hAnsi="Arial" w:cs="Arial"/>
          <w:rPrChange w:id="146" w:author="Shah Ashay" w:date="2018-04-16T16:14:00Z">
            <w:rPr>
              <w:rStyle w:val="Hyperlink"/>
            </w:rPr>
          </w:rPrChange>
        </w:rPr>
        <w:t>4</w:t>
      </w:r>
      <w:del w:id="147" w:author="Shah Ashay" w:date="2018-04-16T16:14:00Z">
        <w:r w:rsidR="00CA26F8" w:rsidRPr="00F3304B" w:rsidDel="00F3304B">
          <w:rPr>
            <w:rStyle w:val="Hyperlink"/>
            <w:rFonts w:ascii="Arial" w:hAnsi="Arial" w:cs="Arial"/>
            <w:rPrChange w:id="148" w:author="Shah Ashay" w:date="2018-04-16T16:14:00Z">
              <w:rPr>
                <w:rStyle w:val="Hyperlink"/>
              </w:rPr>
            </w:rPrChange>
          </w:rPr>
          <w:delText>.</w:delText>
        </w:r>
      </w:del>
      <w:r w:rsidR="00CA26F8" w:rsidRPr="00F3304B">
        <w:rPr>
          <w:rStyle w:val="Hyperlink"/>
          <w:rFonts w:ascii="Arial" w:hAnsi="Arial" w:cs="Arial"/>
          <w:rPrChange w:id="149" w:author="Shah Ashay" w:date="2018-04-16T16:14:00Z">
            <w:rPr>
              <w:rStyle w:val="Hyperlink"/>
            </w:rPr>
          </w:rPrChange>
        </w:rPr>
        <w:t>1</w:t>
      </w:r>
      <w:ins w:id="150" w:author="Shah Ashay" w:date="2018-04-16T16:14:00Z">
        <w:r w:rsidR="00F3304B">
          <w:rPr>
            <w:rStyle w:val="Hyperlink"/>
            <w:rFonts w:ascii="Arial" w:hAnsi="Arial" w:cs="Arial"/>
          </w:rPr>
          <w:t>.</w:t>
        </w:r>
      </w:ins>
      <w:ins w:id="151" w:author="Shah Ashay" w:date="2018-04-16T16:15:00Z">
        <w:r w:rsidR="00F3304B">
          <w:rPr>
            <w:rStyle w:val="Hyperlink"/>
            <w:rFonts w:ascii="Arial" w:hAnsi="Arial" w:cs="Arial"/>
          </w:rPr>
          <w:t xml:space="preserve"> </w:t>
        </w:r>
      </w:ins>
      <w:del w:id="152" w:author="Shah Ashay" w:date="2018-04-16T16:14:00Z">
        <w:r w:rsidR="00CA26F8" w:rsidRPr="00F3304B" w:rsidDel="00F3304B">
          <w:rPr>
            <w:rFonts w:eastAsiaTheme="minorEastAsia"/>
            <w:szCs w:val="28"/>
            <w:lang w:bidi="th-TH"/>
          </w:rPr>
          <w:tab/>
        </w:r>
      </w:del>
      <w:r w:rsidR="00CA26F8" w:rsidRPr="00F3304B">
        <w:rPr>
          <w:rStyle w:val="Hyperlink"/>
          <w:rFonts w:ascii="Arial" w:hAnsi="Arial" w:cs="Arial"/>
          <w:rPrChange w:id="153" w:author="Shah Ashay" w:date="2018-04-16T16:13:00Z">
            <w:rPr>
              <w:rStyle w:val="Hyperlink"/>
              <w:rFonts w:ascii="Calibri" w:hAnsi="Calibri" w:cs="Calibri"/>
            </w:rPr>
          </w:rPrChange>
        </w:rPr>
        <w:t>List of Common Issues/Errors</w:t>
      </w:r>
      <w:r w:rsidR="00CA26F8" w:rsidRPr="00F3304B">
        <w:rPr>
          <w:webHidden/>
        </w:rPr>
        <w:tab/>
      </w:r>
      <w:r w:rsidR="00CA26F8" w:rsidRPr="00F3304B">
        <w:rPr>
          <w:webHidden/>
        </w:rPr>
        <w:fldChar w:fldCharType="begin"/>
      </w:r>
      <w:r w:rsidR="00CA26F8" w:rsidRPr="00F3304B">
        <w:rPr>
          <w:webHidden/>
        </w:rPr>
        <w:instrText xml:space="preserve"> PAGEREF _Toc501465368 \h </w:instrText>
      </w:r>
      <w:r w:rsidR="00CA26F8" w:rsidRPr="00F3304B">
        <w:rPr>
          <w:webHidden/>
        </w:rPr>
      </w:r>
      <w:r w:rsidR="00CA26F8" w:rsidRPr="00F3304B">
        <w:rPr>
          <w:webHidden/>
        </w:rPr>
        <w:fldChar w:fldCharType="separate"/>
      </w:r>
      <w:r w:rsidR="00CA26F8" w:rsidRPr="00F3304B">
        <w:rPr>
          <w:webHidden/>
        </w:rPr>
        <w:t>14</w:t>
      </w:r>
      <w:r w:rsidR="00CA26F8" w:rsidRPr="00F3304B">
        <w:rPr>
          <w:webHidden/>
        </w:rPr>
        <w:fldChar w:fldCharType="end"/>
      </w:r>
      <w:r w:rsidRPr="00F3304B">
        <w:fldChar w:fldCharType="end"/>
      </w:r>
    </w:p>
    <w:p w14:paraId="3ACF5316" w14:textId="63BC5961" w:rsidR="00CA26F8" w:rsidRPr="00F3304B" w:rsidRDefault="00EA78CF" w:rsidP="00F3304B">
      <w:pPr>
        <w:pStyle w:val="TOC2"/>
        <w:rPr>
          <w:rFonts w:eastAsiaTheme="minorEastAsia" w:cstheme="minorBidi"/>
          <w:szCs w:val="28"/>
          <w:lang w:bidi="th-TH"/>
        </w:rPr>
      </w:pPr>
      <w:r w:rsidRPr="00F3304B">
        <w:fldChar w:fldCharType="begin"/>
      </w:r>
      <w:r w:rsidRPr="00F3304B">
        <w:instrText xml:space="preserve"> HYPERLINK \l "_Toc501465369" </w:instrText>
      </w:r>
      <w:r w:rsidRPr="00F3304B">
        <w:fldChar w:fldCharType="separate"/>
      </w:r>
      <w:r w:rsidR="00CA26F8" w:rsidRPr="00F3304B">
        <w:rPr>
          <w:rStyle w:val="Hyperlink"/>
          <w:rFonts w:ascii="Arial" w:hAnsi="Arial" w:cs="Arial"/>
          <w:rPrChange w:id="154" w:author="Shah Ashay" w:date="2018-04-16T16:14:00Z">
            <w:rPr>
              <w:rStyle w:val="Hyperlink"/>
              <w:rFonts w:ascii="Century Gothic" w:hAnsi="Century Gothic"/>
            </w:rPr>
          </w:rPrChange>
        </w:rPr>
        <w:t>5.</w:t>
      </w:r>
      <w:r w:rsidR="00CA26F8" w:rsidRPr="00F3304B">
        <w:rPr>
          <w:rStyle w:val="Hyperlink"/>
          <w:rFonts w:ascii="Century Gothic" w:hAnsi="Century Gothic"/>
        </w:rPr>
        <w:t xml:space="preserve"> </w:t>
      </w:r>
      <w:r w:rsidR="00CA26F8" w:rsidRPr="00F3304B">
        <w:rPr>
          <w:rStyle w:val="Hyperlink"/>
          <w:rFonts w:ascii="Arial" w:hAnsi="Arial" w:cs="Arial"/>
          <w:rPrChange w:id="155" w:author="Shah Ashay" w:date="2018-04-16T16:13:00Z">
            <w:rPr>
              <w:rStyle w:val="Hyperlink"/>
              <w:rFonts w:ascii="Century Gothic" w:hAnsi="Century Gothic"/>
            </w:rPr>
          </w:rPrChange>
        </w:rPr>
        <w:t>Business Rules:</w:t>
      </w:r>
      <w:r w:rsidR="00CA26F8" w:rsidRPr="00F3304B">
        <w:rPr>
          <w:webHidden/>
        </w:rPr>
        <w:tab/>
      </w:r>
      <w:r w:rsidR="00CA26F8" w:rsidRPr="00F3304B">
        <w:rPr>
          <w:webHidden/>
        </w:rPr>
        <w:fldChar w:fldCharType="begin"/>
      </w:r>
      <w:r w:rsidR="00CA26F8" w:rsidRPr="00F3304B">
        <w:rPr>
          <w:webHidden/>
        </w:rPr>
        <w:instrText xml:space="preserve"> PAGEREF _Toc501465369 \h </w:instrText>
      </w:r>
      <w:r w:rsidR="00CA26F8" w:rsidRPr="00F3304B">
        <w:rPr>
          <w:webHidden/>
        </w:rPr>
      </w:r>
      <w:r w:rsidR="00CA26F8" w:rsidRPr="00F3304B">
        <w:rPr>
          <w:webHidden/>
        </w:rPr>
        <w:fldChar w:fldCharType="separate"/>
      </w:r>
      <w:r w:rsidR="00CA26F8" w:rsidRPr="00F3304B">
        <w:rPr>
          <w:webHidden/>
        </w:rPr>
        <w:t>14</w:t>
      </w:r>
      <w:r w:rsidR="00CA26F8" w:rsidRPr="00F3304B">
        <w:rPr>
          <w:webHidden/>
        </w:rPr>
        <w:fldChar w:fldCharType="end"/>
      </w:r>
      <w:r w:rsidRPr="00F3304B">
        <w:fldChar w:fldCharType="end"/>
      </w:r>
    </w:p>
    <w:p w14:paraId="0BAA3779" w14:textId="3BDDEA45" w:rsidR="004D61A0" w:rsidRPr="00C47BEF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C47BEF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F3304B">
        <w:rPr>
          <w:rFonts w:ascii="Arial" w:hAnsi="Arial" w:cs="Arial"/>
        </w:rPr>
        <w:fldChar w:fldCharType="end"/>
      </w:r>
    </w:p>
    <w:p w14:paraId="0BAA377A" w14:textId="77777777" w:rsidR="00447470" w:rsidRPr="00C47BEF" w:rsidRDefault="00447470" w:rsidP="00447470">
      <w:pPr>
        <w:pStyle w:val="Heading1"/>
      </w:pPr>
      <w:bookmarkStart w:id="156" w:name="_Toc501465362"/>
      <w:r w:rsidRPr="00C47BEF">
        <w:lastRenderedPageBreak/>
        <w:t>Use Case Information</w:t>
      </w:r>
      <w:bookmarkEnd w:id="156"/>
    </w:p>
    <w:p w14:paraId="0BAA377B" w14:textId="77777777" w:rsidR="00447470" w:rsidRPr="00C47BEF" w:rsidRDefault="00447470" w:rsidP="00447470">
      <w:pPr>
        <w:rPr>
          <w:rFonts w:cs="Arial"/>
        </w:rPr>
      </w:pPr>
    </w:p>
    <w:tbl>
      <w:tblPr>
        <w:tblW w:w="9360" w:type="dxa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57" w:author="Shah Ashay" w:date="2018-04-16T16:15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80"/>
        <w:gridCol w:w="6480"/>
        <w:tblGridChange w:id="158">
          <w:tblGrid>
            <w:gridCol w:w="2880"/>
            <w:gridCol w:w="6480"/>
          </w:tblGrid>
        </w:tblGridChange>
      </w:tblGrid>
      <w:tr w:rsidR="00447470" w:rsidRPr="00C47BEF" w14:paraId="0BAA377E" w14:textId="77777777" w:rsidTr="0048634C">
        <w:trPr>
          <w:cantSplit/>
          <w:trPrChange w:id="159" w:author="Shah Ashay" w:date="2018-04-16T16:15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60" w:author="Shah Ashay" w:date="2018-04-16T16:15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C47BEF" w:rsidRDefault="00447470" w:rsidP="0048634C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C47BEF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6480" w:type="dxa"/>
            <w:vAlign w:val="center"/>
            <w:tcPrChange w:id="161" w:author="Shah Ashay" w:date="2018-04-16T16:15:00Z">
              <w:tcPr>
                <w:tcW w:w="6480" w:type="dxa"/>
              </w:tcPr>
            </w:tcPrChange>
          </w:tcPr>
          <w:p w14:paraId="0BAA377D" w14:textId="47C073CE" w:rsidR="00447470" w:rsidRPr="00C47BEF" w:rsidRDefault="00D15737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C47BEF">
              <w:rPr>
                <w:rFonts w:cs="Arial"/>
                <w:color w:val="000000" w:themeColor="text1"/>
                <w:sz w:val="20"/>
                <w:szCs w:val="20"/>
              </w:rPr>
              <w:t>BKK</w:t>
            </w:r>
            <w:r w:rsidR="00CA26F8" w:rsidRPr="00C47BEF">
              <w:rPr>
                <w:rFonts w:cs="Arial"/>
                <w:color w:val="000000" w:themeColor="text1"/>
                <w:sz w:val="20"/>
                <w:szCs w:val="20"/>
              </w:rPr>
              <w:t>_UC16</w:t>
            </w:r>
            <w:r w:rsidR="00E167B4" w:rsidRPr="00C47BEF">
              <w:rPr>
                <w:rFonts w:cs="Arial"/>
                <w:color w:val="000000" w:themeColor="text1"/>
                <w:sz w:val="20"/>
                <w:szCs w:val="20"/>
              </w:rPr>
              <w:t xml:space="preserve"> – Enter </w:t>
            </w:r>
            <w:r w:rsidR="007A76CA" w:rsidRPr="00C47BEF">
              <w:rPr>
                <w:rFonts w:cs="Arial"/>
                <w:color w:val="000000" w:themeColor="text1"/>
                <w:sz w:val="20"/>
                <w:szCs w:val="20"/>
              </w:rPr>
              <w:t>E</w:t>
            </w:r>
            <w:r w:rsidR="00E167B4" w:rsidRPr="00C47BEF">
              <w:rPr>
                <w:rFonts w:cs="Arial"/>
                <w:color w:val="000000" w:themeColor="text1"/>
                <w:sz w:val="20"/>
                <w:szCs w:val="20"/>
              </w:rPr>
              <w:t xml:space="preserve">quipment </w:t>
            </w:r>
            <w:r w:rsidR="00951B7B" w:rsidRPr="00C47BEF">
              <w:rPr>
                <w:rFonts w:cs="Arial"/>
                <w:color w:val="000000" w:themeColor="text1"/>
                <w:sz w:val="20"/>
                <w:szCs w:val="20"/>
              </w:rPr>
              <w:t>Event</w:t>
            </w:r>
            <w:r w:rsidR="00E167B4" w:rsidRPr="00C47BEF">
              <w:rPr>
                <w:rFonts w:cs="Arial"/>
                <w:color w:val="000000" w:themeColor="text1"/>
                <w:sz w:val="20"/>
                <w:szCs w:val="20"/>
              </w:rPr>
              <w:t xml:space="preserve"> Data</w:t>
            </w:r>
          </w:p>
        </w:tc>
      </w:tr>
      <w:tr w:rsidR="00B21B66" w:rsidRPr="00C47BEF" w14:paraId="0BAA3781" w14:textId="77777777" w:rsidTr="0048634C">
        <w:trPr>
          <w:cantSplit/>
          <w:trPrChange w:id="162" w:author="Shah Ashay" w:date="2018-04-16T16:15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63" w:author="Shah Ashay" w:date="2018-04-16T16:15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B21B66" w:rsidRPr="00C47BEF" w:rsidRDefault="00B21B66" w:rsidP="0048634C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C47BEF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6480" w:type="dxa"/>
            <w:vAlign w:val="center"/>
            <w:tcPrChange w:id="164" w:author="Shah Ashay" w:date="2018-04-16T16:15:00Z">
              <w:tcPr>
                <w:tcW w:w="6480" w:type="dxa"/>
              </w:tcPr>
            </w:tcPrChange>
          </w:tcPr>
          <w:p w14:paraId="0BAA3780" w14:textId="7B8F7D74" w:rsidR="00B21B66" w:rsidRPr="00C47BEF" w:rsidRDefault="002334C4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C47BEF">
              <w:rPr>
                <w:rFonts w:cs="Arial"/>
                <w:sz w:val="20"/>
                <w:szCs w:val="20"/>
              </w:rPr>
              <w:t xml:space="preserve">This BF is used when daily </w:t>
            </w:r>
            <w:r w:rsidR="005D314F" w:rsidRPr="00C47BEF">
              <w:rPr>
                <w:rFonts w:cs="Arial"/>
                <w:sz w:val="20"/>
                <w:szCs w:val="20"/>
              </w:rPr>
              <w:t>equipment</w:t>
            </w:r>
            <w:r w:rsidRPr="00C47BEF">
              <w:rPr>
                <w:rFonts w:cs="Arial"/>
                <w:sz w:val="20"/>
                <w:szCs w:val="20"/>
              </w:rPr>
              <w:t xml:space="preserve"> data is available. </w:t>
            </w:r>
          </w:p>
        </w:tc>
      </w:tr>
      <w:tr w:rsidR="00B21B66" w:rsidRPr="00C47BEF" w14:paraId="0BAA3785" w14:textId="77777777" w:rsidTr="0048634C">
        <w:trPr>
          <w:cantSplit/>
          <w:trHeight w:val="978"/>
          <w:trPrChange w:id="165" w:author="Shah Ashay" w:date="2018-04-16T16:15:00Z">
            <w:trPr>
              <w:cantSplit/>
              <w:trHeight w:val="978"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66" w:author="Shah Ashay" w:date="2018-04-16T16:15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B21B66" w:rsidRPr="00C47BEF" w:rsidRDefault="00B21B66" w:rsidP="0048634C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C47BEF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6480" w:type="dxa"/>
            <w:vAlign w:val="center"/>
            <w:tcPrChange w:id="167" w:author="Shah Ashay" w:date="2018-04-16T16:15:00Z">
              <w:tcPr>
                <w:tcW w:w="6480" w:type="dxa"/>
              </w:tcPr>
            </w:tcPrChange>
          </w:tcPr>
          <w:p w14:paraId="0BAA3784" w14:textId="0BB48FED" w:rsidR="00B21B66" w:rsidRPr="00C47BEF" w:rsidRDefault="00B21B66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C47BEF">
              <w:rPr>
                <w:rFonts w:cs="Arial"/>
                <w:sz w:val="20"/>
                <w:szCs w:val="20"/>
              </w:rPr>
              <w:t>None</w:t>
            </w:r>
          </w:p>
        </w:tc>
      </w:tr>
      <w:tr w:rsidR="00B21B66" w:rsidRPr="00C47BEF" w14:paraId="786CE4E0" w14:textId="77777777" w:rsidTr="0048634C">
        <w:trPr>
          <w:cantSplit/>
          <w:trHeight w:val="881"/>
          <w:trPrChange w:id="168" w:author="Shah Ashay" w:date="2018-04-16T16:15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69" w:author="Shah Ashay" w:date="2018-04-16T16:15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B21B66" w:rsidRPr="00C47BEF" w:rsidRDefault="00B21B66" w:rsidP="0048634C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C47BEF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6480" w:type="dxa"/>
            <w:vAlign w:val="center"/>
            <w:tcPrChange w:id="170" w:author="Shah Ashay" w:date="2018-04-16T16:15:00Z">
              <w:tcPr>
                <w:tcW w:w="6480" w:type="dxa"/>
              </w:tcPr>
            </w:tcPrChange>
          </w:tcPr>
          <w:p w14:paraId="315DD97A" w14:textId="0045F639" w:rsidR="00B21B66" w:rsidRPr="00C47BEF" w:rsidRDefault="005D314F">
            <w:pPr>
              <w:pStyle w:val="ListParagraph"/>
              <w:keepNext/>
              <w:keepLines/>
              <w:numPr>
                <w:ilvl w:val="0"/>
                <w:numId w:val="23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C47BEF">
              <w:rPr>
                <w:rFonts w:cs="Arial"/>
                <w:sz w:val="20"/>
                <w:szCs w:val="20"/>
              </w:rPr>
              <w:t xml:space="preserve">PO.0011 – Equipment </w:t>
            </w:r>
            <w:r w:rsidR="00951B7B" w:rsidRPr="00C47BEF">
              <w:rPr>
                <w:rFonts w:cs="Arial"/>
                <w:sz w:val="20"/>
                <w:szCs w:val="20"/>
              </w:rPr>
              <w:t>Event</w:t>
            </w:r>
            <w:r w:rsidRPr="00C47BEF">
              <w:rPr>
                <w:rFonts w:cs="Arial"/>
                <w:sz w:val="20"/>
                <w:szCs w:val="20"/>
              </w:rPr>
              <w:t xml:space="preserve"> Data</w:t>
            </w:r>
          </w:p>
        </w:tc>
      </w:tr>
      <w:tr w:rsidR="00951B7B" w:rsidRPr="00C47BEF" w14:paraId="1FCC6949" w14:textId="77777777" w:rsidTr="0048634C">
        <w:trPr>
          <w:cantSplit/>
          <w:trPrChange w:id="171" w:author="Shah Ashay" w:date="2018-04-16T16:15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72" w:author="Shah Ashay" w:date="2018-04-16T16:15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270DFA7" w14:textId="77777777" w:rsidR="00951B7B" w:rsidRPr="00C47BEF" w:rsidRDefault="00951B7B" w:rsidP="0048634C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C47BEF">
              <w:rPr>
                <w:rFonts w:cs="Arial"/>
                <w:b/>
                <w:sz w:val="20"/>
                <w:szCs w:val="20"/>
              </w:rPr>
              <w:t>EC Roles</w:t>
            </w:r>
          </w:p>
          <w:p w14:paraId="09D71A80" w14:textId="7F40E2AE" w:rsidR="00951B7B" w:rsidRPr="00C47BEF" w:rsidRDefault="00951B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C47BEF">
              <w:rPr>
                <w:rFonts w:cs="Arial"/>
                <w:sz w:val="20"/>
                <w:szCs w:val="20"/>
              </w:rPr>
              <w:t>(list EC roles that may execute Use Case)</w:t>
            </w:r>
          </w:p>
        </w:tc>
        <w:tc>
          <w:tcPr>
            <w:tcW w:w="6480" w:type="dxa"/>
            <w:vAlign w:val="center"/>
            <w:tcPrChange w:id="173" w:author="Shah Ashay" w:date="2018-04-16T16:15:00Z">
              <w:tcPr>
                <w:tcW w:w="6480" w:type="dxa"/>
              </w:tcPr>
            </w:tcPrChange>
          </w:tcPr>
          <w:p w14:paraId="77452551" w14:textId="77777777" w:rsidR="00951B7B" w:rsidRPr="00C47BEF" w:rsidRDefault="00951B7B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C47BEF">
              <w:rPr>
                <w:rFonts w:cs="Arial"/>
                <w:color w:val="000000" w:themeColor="text1"/>
                <w:sz w:val="20"/>
                <w:szCs w:val="20"/>
              </w:rPr>
              <w:t>Roles can be able to execute this use case are as follows:</w:t>
            </w:r>
          </w:p>
          <w:p w14:paraId="1C205793" w14:textId="32B59B39" w:rsidR="00951B7B" w:rsidRPr="00C47BEF" w:rsidRDefault="00951B7B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C47BEF">
              <w:rPr>
                <w:rFonts w:cs="Arial"/>
                <w:color w:val="000000" w:themeColor="text1"/>
                <w:sz w:val="20"/>
                <w:szCs w:val="20"/>
              </w:rPr>
              <w:t>Erawan Administrator, Erawan Prod.Operator</w:t>
            </w:r>
          </w:p>
        </w:tc>
      </w:tr>
      <w:tr w:rsidR="00B21B66" w:rsidRPr="00C47BEF" w14:paraId="0BAA378E" w14:textId="77777777" w:rsidTr="0048634C">
        <w:trPr>
          <w:cantSplit/>
          <w:trPrChange w:id="174" w:author="Shah Ashay" w:date="2018-04-16T16:15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75" w:author="Shah Ashay" w:date="2018-04-16T16:15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B21B66" w:rsidRPr="00C47BEF" w:rsidRDefault="00B21B66" w:rsidP="0048634C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C47BEF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6480" w:type="dxa"/>
            <w:vAlign w:val="center"/>
            <w:tcPrChange w:id="176" w:author="Shah Ashay" w:date="2018-04-16T16:15:00Z">
              <w:tcPr>
                <w:tcW w:w="6480" w:type="dxa"/>
              </w:tcPr>
            </w:tcPrChange>
          </w:tcPr>
          <w:p w14:paraId="5E55FEFA" w14:textId="1C6E7305" w:rsidR="00B21B66" w:rsidRPr="00C47BEF" w:rsidRDefault="005D314F">
            <w:pPr>
              <w:keepNext/>
              <w:keepLines/>
              <w:rPr>
                <w:rFonts w:cs="Arial"/>
                <w:sz w:val="20"/>
                <w:szCs w:val="20"/>
              </w:rPr>
            </w:pPr>
            <w:bookmarkStart w:id="177" w:name="_Toc248223699"/>
            <w:r w:rsidRPr="00C47BEF">
              <w:rPr>
                <w:rFonts w:cs="Arial"/>
                <w:sz w:val="20"/>
                <w:szCs w:val="20"/>
              </w:rPr>
              <w:t>Daily</w:t>
            </w:r>
            <w:r w:rsidR="002334C4" w:rsidRPr="00C47BEF">
              <w:rPr>
                <w:rFonts w:cs="Arial"/>
                <w:sz w:val="20"/>
                <w:szCs w:val="20"/>
              </w:rPr>
              <w:t xml:space="preserve"> data</w:t>
            </w:r>
            <w:r w:rsidR="00B21B66" w:rsidRPr="00C47BEF">
              <w:rPr>
                <w:rFonts w:cs="Arial"/>
                <w:sz w:val="20"/>
                <w:szCs w:val="20"/>
              </w:rPr>
              <w:t xml:space="preserve"> has been instantiated</w:t>
            </w:r>
          </w:p>
          <w:bookmarkEnd w:id="177"/>
          <w:p w14:paraId="0BAA378D" w14:textId="49200678" w:rsidR="00B21B66" w:rsidRPr="00C47BEF" w:rsidRDefault="00B21B66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B21B66" w:rsidRPr="00C47BEF" w14:paraId="0BAA3791" w14:textId="77777777" w:rsidTr="0048634C">
        <w:trPr>
          <w:cantSplit/>
          <w:trPrChange w:id="178" w:author="Shah Ashay" w:date="2018-04-16T16:15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79" w:author="Shah Ashay" w:date="2018-04-16T16:15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B21B66" w:rsidRPr="00C47BEF" w:rsidRDefault="00B21B66" w:rsidP="0048634C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C47BEF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6480" w:type="dxa"/>
            <w:vAlign w:val="center"/>
            <w:tcPrChange w:id="180" w:author="Shah Ashay" w:date="2018-04-16T16:15:00Z">
              <w:tcPr>
                <w:tcW w:w="6480" w:type="dxa"/>
              </w:tcPr>
            </w:tcPrChange>
          </w:tcPr>
          <w:p w14:paraId="0BAA3790" w14:textId="77777777" w:rsidR="00B21B66" w:rsidRPr="00C47BEF" w:rsidRDefault="00B21B66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C47BEF" w:rsidRDefault="00447470" w:rsidP="00447470">
      <w:pPr>
        <w:rPr>
          <w:rFonts w:cs="Arial"/>
        </w:rPr>
      </w:pPr>
    </w:p>
    <w:p w14:paraId="1D0B606B" w14:textId="77777777" w:rsidR="0048634C" w:rsidRPr="00437B91" w:rsidRDefault="0048634C" w:rsidP="0048634C">
      <w:pPr>
        <w:rPr>
          <w:ins w:id="181" w:author="Shah Ashay" w:date="2018-04-16T16:15:00Z"/>
          <w:rFonts w:cs="Arial"/>
          <w:b/>
          <w:bCs/>
          <w:sz w:val="24"/>
          <w:szCs w:val="32"/>
        </w:rPr>
      </w:pPr>
      <w:bookmarkStart w:id="182" w:name="_Toc536253722"/>
      <w:bookmarkStart w:id="183" w:name="_Toc536258288"/>
      <w:ins w:id="184" w:author="Shah Ashay" w:date="2018-04-16T16:15:00Z">
        <w:r w:rsidRPr="00286EB4">
          <w:rPr>
            <w:rFonts w:cs="Arial"/>
            <w:bCs/>
            <w:color w:val="000000"/>
            <w:szCs w:val="22"/>
          </w:rPr>
          <w:t xml:space="preserve">Note: </w:t>
        </w:r>
        <w:r>
          <w:rPr>
            <w:rFonts w:cs="Arial"/>
            <w:bCs/>
            <w:color w:val="000000"/>
            <w:szCs w:val="22"/>
          </w:rPr>
          <w:t>T</w:t>
        </w:r>
        <w:r w:rsidRPr="00286EB4">
          <w:rPr>
            <w:rFonts w:cs="Arial"/>
            <w:bCs/>
            <w:color w:val="000000"/>
            <w:szCs w:val="22"/>
          </w:rPr>
          <w:t>he toolbar on EC11</w:t>
        </w:r>
        <w:r>
          <w:rPr>
            <w:rFonts w:cs="Arial"/>
            <w:bCs/>
            <w:color w:val="000000"/>
            <w:szCs w:val="22"/>
          </w:rPr>
          <w:t>.2</w:t>
        </w:r>
        <w:r w:rsidRPr="00286EB4">
          <w:rPr>
            <w:rFonts w:cs="Arial"/>
            <w:bCs/>
            <w:color w:val="000000"/>
            <w:szCs w:val="22"/>
          </w:rPr>
          <w:t xml:space="preserve"> has changed. Refer to the image below for different buttons</w:t>
        </w:r>
      </w:ins>
    </w:p>
    <w:p w14:paraId="4E5C5390" w14:textId="3FCC55FB" w:rsidR="001B0D41" w:rsidRPr="00C47BEF" w:rsidDel="0048634C" w:rsidRDefault="00C47BEF" w:rsidP="001B0D41">
      <w:pPr>
        <w:rPr>
          <w:ins w:id="185" w:author="Prakash Atul (Ext)" w:date="2018-03-27T19:06:00Z"/>
          <w:del w:id="186" w:author="Shah Ashay" w:date="2018-04-16T16:15:00Z"/>
          <w:rFonts w:cs="Arial"/>
          <w:b/>
          <w:bCs/>
          <w:sz w:val="24"/>
          <w:szCs w:val="32"/>
        </w:rPr>
      </w:pPr>
      <w:ins w:id="187" w:author="Batra Yogesh (EXT)" w:date="2018-04-13T12:37:00Z">
        <w:del w:id="188" w:author="Shah Ashay" w:date="2018-04-16T16:15:00Z">
          <w:r w:rsidDel="0048634C">
            <w:rPr>
              <w:rFonts w:cs="Arial"/>
              <w:bCs/>
              <w:color w:val="000000"/>
              <w:szCs w:val="22"/>
            </w:rPr>
            <w:delText>.2</w:delText>
          </w:r>
        </w:del>
      </w:ins>
      <w:ins w:id="189" w:author="Prakash Atul (Ext)" w:date="2018-03-27T19:06:00Z">
        <w:del w:id="190" w:author="Shah Ashay" w:date="2018-04-16T16:15:00Z">
          <w:r w:rsidR="001B0D41" w:rsidRPr="00C47BEF" w:rsidDel="0048634C">
            <w:rPr>
              <w:rFonts w:cs="Arial"/>
              <w:bCs/>
              <w:color w:val="000000"/>
              <w:szCs w:val="22"/>
              <w:rPrChange w:id="191" w:author="Batra Yogesh (EXT)" w:date="2018-04-13T12:36:00Z">
                <w:rPr>
                  <w:rFonts w:ascii="Calibri Light" w:hAnsi="Calibri Light" w:cs="Calibri Light"/>
                  <w:bCs/>
                  <w:color w:val="000000"/>
                  <w:szCs w:val="22"/>
                </w:rPr>
              </w:rPrChange>
            </w:rPr>
            <w:delText xml:space="preserve"> has changed. Refer to the image below for different buttons</w:delText>
          </w:r>
        </w:del>
      </w:ins>
    </w:p>
    <w:p w14:paraId="46FEA7F5" w14:textId="77777777" w:rsidR="001B0D41" w:rsidRPr="00C47BEF" w:rsidRDefault="001B0D41" w:rsidP="001B0D41">
      <w:pPr>
        <w:rPr>
          <w:ins w:id="192" w:author="Prakash Atul (Ext)" w:date="2018-03-27T19:06:00Z"/>
          <w:rFonts w:cs="Arial"/>
          <w:b/>
          <w:bCs/>
          <w:sz w:val="24"/>
          <w:szCs w:val="32"/>
        </w:rPr>
      </w:pPr>
    </w:p>
    <w:p w14:paraId="327E4A61" w14:textId="77777777" w:rsidR="001B0D41" w:rsidRPr="00C47BEF" w:rsidRDefault="001B0D41" w:rsidP="001B0D41">
      <w:pPr>
        <w:rPr>
          <w:ins w:id="193" w:author="Prakash Atul (Ext)" w:date="2018-03-27T19:06:00Z"/>
          <w:rFonts w:cs="Arial"/>
          <w:b/>
          <w:bCs/>
          <w:sz w:val="24"/>
          <w:szCs w:val="32"/>
        </w:rPr>
      </w:pPr>
      <w:ins w:id="194" w:author="Prakash Atul (Ext)" w:date="2018-03-27T19:06:00Z">
        <w:r w:rsidRPr="00C47BEF">
          <w:rPr>
            <w:rFonts w:cs="Arial"/>
            <w:noProof/>
            <w:color w:val="000000"/>
            <w:szCs w:val="22"/>
            <w:rPrChange w:id="195" w:author="Batra Yogesh (EXT)" w:date="2018-04-13T12:36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31F8460D" wp14:editId="39C1CEFA">
              <wp:extent cx="5105048" cy="1144752"/>
              <wp:effectExtent l="19050" t="19050" r="19685" b="17780"/>
              <wp:docPr id="2" name="Picture 2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739E08A9" w14:textId="77777777" w:rsidR="001B0D41" w:rsidRPr="00C47BEF" w:rsidRDefault="001B0D41">
      <w:pPr>
        <w:rPr>
          <w:rFonts w:cs="Arial"/>
          <w:b/>
          <w:bCs/>
          <w:sz w:val="24"/>
          <w:szCs w:val="32"/>
        </w:rPr>
      </w:pPr>
    </w:p>
    <w:p w14:paraId="0BAA3794" w14:textId="05CC6480" w:rsidR="004D61A0" w:rsidRPr="00C47BEF" w:rsidRDefault="004D61A0" w:rsidP="00991377">
      <w:pPr>
        <w:pStyle w:val="Heading1"/>
      </w:pPr>
      <w:bookmarkStart w:id="196" w:name="_Toc501465363"/>
      <w:r w:rsidRPr="00C47BEF">
        <w:t xml:space="preserve">Primary </w:t>
      </w:r>
      <w:bookmarkEnd w:id="182"/>
      <w:bookmarkEnd w:id="183"/>
      <w:r w:rsidR="00BF2F96" w:rsidRPr="00C47BEF">
        <w:t>Flow</w:t>
      </w:r>
      <w:r w:rsidR="0033669C" w:rsidRPr="00C47BEF">
        <w:t xml:space="preserve">: </w:t>
      </w:r>
      <w:r w:rsidR="00D15737" w:rsidRPr="00C47BEF">
        <w:t>BKK</w:t>
      </w:r>
      <w:r w:rsidR="00CA26F8" w:rsidRPr="00C47BEF">
        <w:t>_UC16</w:t>
      </w:r>
      <w:r w:rsidR="00E167B4" w:rsidRPr="00C47BEF">
        <w:t xml:space="preserve"> – Enter </w:t>
      </w:r>
      <w:r w:rsidR="007A76CA" w:rsidRPr="00C47BEF">
        <w:t>E</w:t>
      </w:r>
      <w:r w:rsidR="00E167B4" w:rsidRPr="00C47BEF">
        <w:t>quipment Daily Data</w:t>
      </w:r>
      <w:bookmarkEnd w:id="196"/>
    </w:p>
    <w:p w14:paraId="0BAA3795" w14:textId="102E8B76" w:rsidR="00EF4239" w:rsidRPr="00C47BEF" w:rsidRDefault="004D61A0" w:rsidP="00E356A4">
      <w:pPr>
        <w:rPr>
          <w:rFonts w:cs="Arial"/>
          <w:color w:val="000000" w:themeColor="text1"/>
          <w:szCs w:val="22"/>
          <w:rPrChange w:id="197" w:author="Batra Yogesh (EXT)" w:date="2018-04-13T12:37:00Z">
            <w:rPr>
              <w:rFonts w:cs="Arial"/>
              <w:color w:val="000000" w:themeColor="text1"/>
              <w:sz w:val="20"/>
              <w:szCs w:val="20"/>
            </w:rPr>
          </w:rPrChange>
        </w:rPr>
      </w:pPr>
      <w:r w:rsidRPr="00F3304B">
        <w:rPr>
          <w:rFonts w:cs="Arial"/>
          <w:szCs w:val="22"/>
        </w:rPr>
        <w:t>Trigger</w:t>
      </w:r>
      <w:r w:rsidR="00E356A4" w:rsidRPr="00C47BEF">
        <w:rPr>
          <w:rFonts w:cs="Arial"/>
          <w:color w:val="000000" w:themeColor="text1"/>
          <w:szCs w:val="22"/>
          <w:rPrChange w:id="198" w:author="Batra Yogesh (EXT)" w:date="2018-04-13T12:37:00Z">
            <w:rPr>
              <w:rFonts w:cs="Arial"/>
              <w:color w:val="000000" w:themeColor="text1"/>
              <w:sz w:val="20"/>
              <w:szCs w:val="20"/>
            </w:rPr>
          </w:rPrChange>
        </w:rPr>
        <w:t xml:space="preserve">:  </w:t>
      </w:r>
      <w:r w:rsidR="006E1EC5" w:rsidRPr="00C47BEF">
        <w:rPr>
          <w:rFonts w:cs="Arial"/>
          <w:color w:val="000000" w:themeColor="text1"/>
          <w:szCs w:val="22"/>
          <w:rPrChange w:id="199" w:author="Batra Yogesh (EXT)" w:date="2018-04-13T12:37:00Z">
            <w:rPr>
              <w:rFonts w:cs="Arial"/>
              <w:color w:val="000000" w:themeColor="text1"/>
              <w:sz w:val="20"/>
              <w:szCs w:val="20"/>
            </w:rPr>
          </w:rPrChange>
        </w:rPr>
        <w:t xml:space="preserve">End of Day </w:t>
      </w:r>
      <w:r w:rsidR="005D314F" w:rsidRPr="00C47BEF">
        <w:rPr>
          <w:rFonts w:cs="Arial"/>
          <w:color w:val="000000" w:themeColor="text1"/>
          <w:szCs w:val="22"/>
          <w:rPrChange w:id="200" w:author="Batra Yogesh (EXT)" w:date="2018-04-13T12:37:00Z">
            <w:rPr>
              <w:rFonts w:cs="Arial"/>
              <w:color w:val="000000" w:themeColor="text1"/>
              <w:sz w:val="20"/>
              <w:szCs w:val="20"/>
            </w:rPr>
          </w:rPrChange>
        </w:rPr>
        <w:t>Equipment data is available for entry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01" w:author="Batra Yogesh (EXT)" w:date="2018-04-13T12:37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009"/>
        <w:gridCol w:w="5301"/>
        <w:gridCol w:w="4470"/>
        <w:gridCol w:w="2890"/>
        <w:tblGridChange w:id="202">
          <w:tblGrid>
            <w:gridCol w:w="690"/>
            <w:gridCol w:w="3630"/>
            <w:gridCol w:w="3060"/>
            <w:gridCol w:w="1980"/>
          </w:tblGrid>
        </w:tblGridChange>
      </w:tblGrid>
      <w:tr w:rsidR="009D7887" w:rsidRPr="00C47BEF" w14:paraId="0BAA379A" w14:textId="77777777" w:rsidTr="00C47BEF">
        <w:trPr>
          <w:tblHeader/>
          <w:trPrChange w:id="203" w:author="Batra Yogesh (EXT)" w:date="2018-04-13T12:37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204" w:author="Batra Yogesh (EXT)" w:date="2018-04-13T12:37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796" w14:textId="77777777" w:rsidR="00EE1F15" w:rsidRPr="0048634C" w:rsidRDefault="00EE1F15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48634C">
              <w:rPr>
                <w:rFonts w:cs="Arial"/>
                <w:color w:val="FFFFFF" w:themeColor="background1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205" w:author="Batra Yogesh (EXT)" w:date="2018-04-13T12:37:00Z">
              <w:tcPr>
                <w:tcW w:w="3630" w:type="dxa"/>
                <w:shd w:val="clear" w:color="auto" w:fill="3399FF"/>
              </w:tcPr>
            </w:tcPrChange>
          </w:tcPr>
          <w:p w14:paraId="0BAA3797" w14:textId="77777777" w:rsidR="00EE1F15" w:rsidRPr="0048634C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  <w:rPrChange w:id="206" w:author="Shah Ashay" w:date="2018-04-16T16:15:00Z">
                  <w:rPr>
                    <w:rFonts w:cs="Arial"/>
                    <w:color w:val="FFFFFF" w:themeColor="background1"/>
                    <w:sz w:val="20"/>
                  </w:rPr>
                </w:rPrChange>
              </w:rPr>
            </w:pPr>
            <w:r w:rsidRPr="0048634C">
              <w:rPr>
                <w:rFonts w:cs="Arial"/>
                <w:color w:val="FFFFFF" w:themeColor="background1"/>
                <w:sz w:val="20"/>
                <w:szCs w:val="20"/>
                <w:rPrChange w:id="207" w:author="Shah Ashay" w:date="2018-04-16T16:15:00Z">
                  <w:rPr>
                    <w:rFonts w:cs="Arial"/>
                    <w:color w:val="FFFFFF" w:themeColor="background1"/>
                    <w:sz w:val="20"/>
                  </w:rPr>
                </w:rPrChange>
              </w:rPr>
              <w:t>Actor Action</w:t>
            </w:r>
          </w:p>
        </w:tc>
        <w:tc>
          <w:tcPr>
            <w:tcW w:w="1635" w:type="pct"/>
            <w:shd w:val="clear" w:color="auto" w:fill="3399FF"/>
            <w:tcPrChange w:id="208" w:author="Batra Yogesh (EXT)" w:date="2018-04-13T12:37:00Z">
              <w:tcPr>
                <w:tcW w:w="3060" w:type="dxa"/>
                <w:shd w:val="clear" w:color="auto" w:fill="3399FF"/>
              </w:tcPr>
            </w:tcPrChange>
          </w:tcPr>
          <w:p w14:paraId="0BAA3798" w14:textId="77777777" w:rsidR="00EE1F15" w:rsidRPr="0048634C" w:rsidRDefault="00EE1F15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  <w:rPrChange w:id="209" w:author="Shah Ashay" w:date="2018-04-16T16:15:00Z">
                  <w:rPr>
                    <w:rFonts w:cs="Arial"/>
                    <w:color w:val="FFFFFF" w:themeColor="background1"/>
                    <w:sz w:val="20"/>
                  </w:rPr>
                </w:rPrChange>
              </w:rPr>
            </w:pPr>
            <w:r w:rsidRPr="0048634C">
              <w:rPr>
                <w:rFonts w:cs="Arial"/>
                <w:color w:val="FFFFFF" w:themeColor="background1"/>
                <w:sz w:val="20"/>
                <w:szCs w:val="20"/>
                <w:rPrChange w:id="210" w:author="Shah Ashay" w:date="2018-04-16T16:15:00Z">
                  <w:rPr>
                    <w:rFonts w:cs="Arial"/>
                    <w:color w:val="FFFFFF" w:themeColor="background1"/>
                    <w:sz w:val="20"/>
                  </w:rPr>
                </w:rPrChange>
              </w:rPr>
              <w:t>System Response</w:t>
            </w:r>
          </w:p>
        </w:tc>
        <w:tc>
          <w:tcPr>
            <w:tcW w:w="1058" w:type="pct"/>
            <w:shd w:val="clear" w:color="auto" w:fill="3399FF"/>
            <w:tcPrChange w:id="211" w:author="Batra Yogesh (EXT)" w:date="2018-04-13T12:37:00Z">
              <w:tcPr>
                <w:tcW w:w="1980" w:type="dxa"/>
                <w:shd w:val="clear" w:color="auto" w:fill="3399FF"/>
              </w:tcPr>
            </w:tcPrChange>
          </w:tcPr>
          <w:p w14:paraId="0BAA3799" w14:textId="079CFEA5" w:rsidR="00EE1F15" w:rsidRPr="0048634C" w:rsidRDefault="00E71304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  <w:rPrChange w:id="212" w:author="Shah Ashay" w:date="2018-04-16T16:15:00Z">
                  <w:rPr>
                    <w:rFonts w:cs="Arial"/>
                    <w:color w:val="FFFFFF" w:themeColor="background1"/>
                    <w:sz w:val="20"/>
                  </w:rPr>
                </w:rPrChange>
              </w:rPr>
            </w:pPr>
            <w:r w:rsidRPr="0048634C">
              <w:rPr>
                <w:rFonts w:cs="Arial"/>
                <w:color w:val="FFFFFF" w:themeColor="background1"/>
                <w:sz w:val="20"/>
                <w:szCs w:val="20"/>
                <w:rPrChange w:id="213" w:author="Shah Ashay" w:date="2018-04-16T16:15:00Z">
                  <w:rPr>
                    <w:rFonts w:cs="Arial"/>
                    <w:color w:val="FFFFFF" w:themeColor="background1"/>
                    <w:sz w:val="20"/>
                  </w:rPr>
                </w:rPrChange>
              </w:rPr>
              <w:t>Notes</w:t>
            </w:r>
          </w:p>
        </w:tc>
      </w:tr>
      <w:tr w:rsidR="005D314F" w:rsidRPr="00C47BEF" w14:paraId="0BAA37A2" w14:textId="77777777" w:rsidTr="00C47BEF">
        <w:tc>
          <w:tcPr>
            <w:tcW w:w="369" w:type="pct"/>
            <w:shd w:val="clear" w:color="auto" w:fill="C6D9F1" w:themeFill="text2" w:themeFillTint="33"/>
            <w:tcPrChange w:id="214" w:author="Batra Yogesh (EXT)" w:date="2018-04-13T12:3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9B" w14:textId="77777777" w:rsidR="005D314F" w:rsidRPr="0048634C" w:rsidRDefault="005D314F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215" w:author="Batra Yogesh (EXT)" w:date="2018-04-13T12:37:00Z">
              <w:tcPr>
                <w:tcW w:w="3630" w:type="dxa"/>
              </w:tcPr>
            </w:tcPrChange>
          </w:tcPr>
          <w:p w14:paraId="31016EC2" w14:textId="414F1BA7" w:rsidR="005D314F" w:rsidRPr="0048634C" w:rsidRDefault="00951B7B" w:rsidP="001B0D41">
            <w:pPr>
              <w:pStyle w:val="TableText"/>
              <w:rPr>
                <w:rFonts w:cs="Arial"/>
                <w:sz w:val="20"/>
                <w:szCs w:val="20"/>
                <w:rPrChange w:id="216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7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O</w:t>
            </w:r>
            <w:r w:rsidR="005D314F" w:rsidRPr="0048634C">
              <w:rPr>
                <w:rFonts w:cs="Arial"/>
                <w:sz w:val="20"/>
                <w:szCs w:val="20"/>
                <w:rPrChange w:id="218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pens up the </w:t>
            </w:r>
            <w:r w:rsidR="005D314F" w:rsidRPr="0048634C">
              <w:rPr>
                <w:rFonts w:cs="Arial"/>
                <w:b/>
                <w:i/>
                <w:sz w:val="20"/>
                <w:szCs w:val="20"/>
                <w:rPrChange w:id="219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Equipment </w:t>
            </w:r>
            <w:r w:rsidRPr="0048634C">
              <w:rPr>
                <w:rFonts w:cs="Arial"/>
                <w:b/>
                <w:i/>
                <w:sz w:val="20"/>
                <w:szCs w:val="20"/>
                <w:rPrChange w:id="220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Event </w:t>
            </w:r>
            <w:r w:rsidR="005D314F" w:rsidRPr="0048634C">
              <w:rPr>
                <w:rFonts w:cs="Arial"/>
                <w:b/>
                <w:i/>
                <w:sz w:val="20"/>
                <w:szCs w:val="20"/>
                <w:rPrChange w:id="221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Data </w:t>
            </w:r>
            <w:r w:rsidR="005D314F" w:rsidRPr="0048634C">
              <w:rPr>
                <w:rFonts w:cs="Arial"/>
                <w:sz w:val="20"/>
                <w:szCs w:val="20"/>
                <w:rPrChange w:id="222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screen</w:t>
            </w:r>
          </w:p>
          <w:p w14:paraId="0BAA379D" w14:textId="1B2B9C5B" w:rsidR="005D314F" w:rsidRPr="0048634C" w:rsidRDefault="005D314F" w:rsidP="00DA5D28">
            <w:pPr>
              <w:pStyle w:val="TableText"/>
              <w:keepNext/>
              <w:keepLines/>
              <w:rPr>
                <w:rFonts w:cs="Arial"/>
                <w:i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i/>
                <w:sz w:val="20"/>
                <w:szCs w:val="20"/>
                <w:rPrChange w:id="223" w:author="Shah Ashay" w:date="2018-04-16T16:15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EC Production </w:t>
            </w:r>
            <w:r w:rsidRPr="0048634C">
              <w:rPr>
                <w:rFonts w:cs="Arial"/>
                <w:i/>
                <w:sz w:val="20"/>
                <w:szCs w:val="20"/>
                <w:rPrChange w:id="224" w:author="Shah Ashay" w:date="2018-04-16T16:15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48634C">
              <w:rPr>
                <w:rFonts w:cs="Arial"/>
                <w:i/>
                <w:sz w:val="20"/>
                <w:szCs w:val="20"/>
                <w:rPrChange w:id="225" w:author="Shah Ashay" w:date="2018-04-16T16:15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</w:t>
            </w:r>
            <w:del w:id="226" w:author="Prakash Atul (Ext)" w:date="2018-03-27T19:07:00Z">
              <w:r w:rsidRPr="0048634C" w:rsidDel="001B0D41">
                <w:rPr>
                  <w:rFonts w:cs="Arial"/>
                  <w:i/>
                  <w:sz w:val="20"/>
                  <w:szCs w:val="20"/>
                  <w:rPrChange w:id="227" w:author="Shah Ashay" w:date="2018-04-16T16:15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delText>Facility and Equipment</w:delText>
              </w:r>
            </w:del>
            <w:ins w:id="228" w:author="Prakash Atul (Ext)" w:date="2018-03-27T19:07:00Z">
              <w:r w:rsidR="001B0D41" w:rsidRPr="0048634C">
                <w:rPr>
                  <w:rFonts w:cs="Arial"/>
                  <w:i/>
                  <w:sz w:val="20"/>
                  <w:szCs w:val="20"/>
                  <w:rPrChange w:id="229" w:author="Shah Ashay" w:date="2018-04-16T16:15:00Z">
                    <w:rPr>
                      <w:rFonts w:asciiTheme="minorHAnsi" w:hAnsiTheme="minorHAnsi"/>
                      <w:i/>
                      <w:sz w:val="20"/>
                      <w:szCs w:val="20"/>
                    </w:rPr>
                  </w:rPrChange>
                </w:rPr>
                <w:t>Production Operations</w:t>
              </w:r>
            </w:ins>
            <w:r w:rsidRPr="0048634C">
              <w:rPr>
                <w:rFonts w:cs="Arial"/>
                <w:i/>
                <w:sz w:val="20"/>
                <w:szCs w:val="20"/>
                <w:rPrChange w:id="230" w:author="Shah Ashay" w:date="2018-04-16T16:15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Data</w:t>
            </w:r>
            <w:r w:rsidRPr="0048634C">
              <w:rPr>
                <w:rFonts w:cs="Arial"/>
                <w:i/>
                <w:sz w:val="20"/>
                <w:szCs w:val="20"/>
                <w:rPrChange w:id="231" w:author="Shah Ashay" w:date="2018-04-16T16:15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48634C">
              <w:rPr>
                <w:rFonts w:cs="Arial"/>
                <w:i/>
                <w:sz w:val="20"/>
                <w:szCs w:val="20"/>
                <w:rPrChange w:id="232" w:author="Shah Ashay" w:date="2018-04-16T16:15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Equipment </w:t>
            </w:r>
            <w:r w:rsidR="00951B7B" w:rsidRPr="0048634C">
              <w:rPr>
                <w:rFonts w:cs="Arial"/>
                <w:i/>
                <w:sz w:val="20"/>
                <w:szCs w:val="20"/>
                <w:rPrChange w:id="233" w:author="Shah Ashay" w:date="2018-04-16T16:15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>Event</w:t>
            </w:r>
            <w:r w:rsidRPr="0048634C">
              <w:rPr>
                <w:rFonts w:cs="Arial"/>
                <w:i/>
                <w:sz w:val="20"/>
                <w:szCs w:val="20"/>
                <w:rPrChange w:id="234" w:author="Shah Ashay" w:date="2018-04-16T16:15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Data</w:t>
            </w:r>
          </w:p>
        </w:tc>
        <w:tc>
          <w:tcPr>
            <w:tcW w:w="1635" w:type="pct"/>
            <w:tcPrChange w:id="235" w:author="Batra Yogesh (EXT)" w:date="2018-04-13T12:37:00Z">
              <w:tcPr>
                <w:tcW w:w="3060" w:type="dxa"/>
              </w:tcPr>
            </w:tcPrChange>
          </w:tcPr>
          <w:p w14:paraId="0AECBD93" w14:textId="77777777" w:rsidR="005D314F" w:rsidRPr="0048634C" w:rsidRDefault="005D314F" w:rsidP="001B0D41">
            <w:pPr>
              <w:rPr>
                <w:rFonts w:cs="Arial"/>
                <w:sz w:val="20"/>
                <w:szCs w:val="20"/>
                <w:rPrChange w:id="236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7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The following fields are automatically populated: </w:t>
            </w:r>
          </w:p>
          <w:p w14:paraId="3D27FFFC" w14:textId="77777777" w:rsidR="005D314F" w:rsidRPr="0048634C" w:rsidRDefault="001B0D41" w:rsidP="006C143A">
            <w:pPr>
              <w:keepNext/>
              <w:keepLines/>
              <w:numPr>
                <w:ilvl w:val="0"/>
                <w:numId w:val="3"/>
              </w:numPr>
              <w:tabs>
                <w:tab w:val="num" w:pos="245"/>
              </w:tabs>
              <w:spacing w:after="120"/>
              <w:ind w:left="245" w:hanging="245"/>
              <w:rPr>
                <w:ins w:id="238" w:author="Prakash Atul (Ext)" w:date="2018-03-27T19:07:00Z"/>
                <w:rFonts w:cs="Arial"/>
                <w:color w:val="000000" w:themeColor="text1"/>
                <w:sz w:val="20"/>
                <w:szCs w:val="20"/>
                <w:rPrChange w:id="239" w:author="Shah Ashay" w:date="2018-04-16T16:15:00Z">
                  <w:rPr>
                    <w:ins w:id="240" w:author="Prakash Atul (Ext)" w:date="2018-03-27T19:07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241" w:author="Prakash Atul (Ext)" w:date="2018-03-27T19:07:00Z">
              <w:r w:rsidRPr="0048634C">
                <w:rPr>
                  <w:rFonts w:cs="Arial"/>
                  <w:b/>
                  <w:i/>
                  <w:sz w:val="20"/>
                  <w:szCs w:val="20"/>
                  <w:rPrChange w:id="242" w:author="Shah Ashay" w:date="2018-04-16T16:15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 xml:space="preserve">From </w:t>
              </w:r>
            </w:ins>
            <w:r w:rsidR="005D314F" w:rsidRPr="0048634C">
              <w:rPr>
                <w:rFonts w:cs="Arial"/>
                <w:b/>
                <w:i/>
                <w:sz w:val="20"/>
                <w:szCs w:val="20"/>
                <w:rPrChange w:id="243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Date</w:t>
            </w:r>
            <w:r w:rsidR="005D314F" w:rsidRPr="0048634C">
              <w:rPr>
                <w:rFonts w:cs="Arial"/>
                <w:sz w:val="20"/>
                <w:szCs w:val="20"/>
                <w:rPrChange w:id="244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 is yesterday’s date</w:t>
            </w:r>
          </w:p>
          <w:p w14:paraId="0BAA37A0" w14:textId="43308D45" w:rsidR="001B0D41" w:rsidRPr="0048634C" w:rsidRDefault="001B0D41" w:rsidP="006C143A">
            <w:pPr>
              <w:keepNext/>
              <w:keepLines/>
              <w:numPr>
                <w:ilvl w:val="0"/>
                <w:numId w:val="3"/>
              </w:numPr>
              <w:tabs>
                <w:tab w:val="num" w:pos="245"/>
              </w:tabs>
              <w:spacing w:after="120"/>
              <w:ind w:left="245" w:hanging="245"/>
              <w:rPr>
                <w:rFonts w:cs="Arial"/>
                <w:color w:val="000000" w:themeColor="text1"/>
                <w:sz w:val="20"/>
                <w:szCs w:val="20"/>
              </w:rPr>
            </w:pPr>
            <w:ins w:id="245" w:author="Prakash Atul (Ext)" w:date="2018-03-27T19:07:00Z">
              <w:r w:rsidRPr="0048634C">
                <w:rPr>
                  <w:rFonts w:cs="Arial"/>
                  <w:b/>
                  <w:i/>
                  <w:sz w:val="20"/>
                  <w:szCs w:val="20"/>
                  <w:rPrChange w:id="246" w:author="Shah Ashay" w:date="2018-04-16T16:15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 xml:space="preserve">To Date </w:t>
              </w:r>
              <w:r w:rsidRPr="0048634C">
                <w:rPr>
                  <w:rFonts w:cs="Arial"/>
                  <w:i/>
                  <w:sz w:val="20"/>
                  <w:szCs w:val="20"/>
                  <w:rPrChange w:id="247" w:author="Shah Ashay" w:date="2018-04-16T16:15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>is yesterday</w:t>
              </w:r>
            </w:ins>
            <w:ins w:id="248" w:author="Prakash Atul (Ext)" w:date="2018-03-27T19:08:00Z">
              <w:r w:rsidRPr="0048634C">
                <w:rPr>
                  <w:rFonts w:cs="Arial"/>
                  <w:i/>
                  <w:sz w:val="20"/>
                  <w:szCs w:val="20"/>
                  <w:rPrChange w:id="249" w:author="Shah Ashay" w:date="2018-04-16T16:15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>’s date</w:t>
              </w:r>
            </w:ins>
          </w:p>
        </w:tc>
        <w:tc>
          <w:tcPr>
            <w:tcW w:w="1058" w:type="pct"/>
            <w:tcPrChange w:id="250" w:author="Batra Yogesh (EXT)" w:date="2018-04-13T12:37:00Z">
              <w:tcPr>
                <w:tcW w:w="1980" w:type="dxa"/>
              </w:tcPr>
            </w:tcPrChange>
          </w:tcPr>
          <w:p w14:paraId="0BAA37A1" w14:textId="7DE573FE" w:rsidR="005D314F" w:rsidRPr="0048634C" w:rsidRDefault="005D314F" w:rsidP="00853AA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sz w:val="20"/>
                <w:szCs w:val="20"/>
                <w:rPrChange w:id="251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Hierarchy may be pre-populated if user has a default hierarchy configured.</w:t>
            </w:r>
          </w:p>
        </w:tc>
      </w:tr>
      <w:tr w:rsidR="005D314F" w:rsidRPr="00C47BEF" w14:paraId="0BAA37B4" w14:textId="77777777" w:rsidTr="00C47BEF">
        <w:tc>
          <w:tcPr>
            <w:tcW w:w="369" w:type="pct"/>
            <w:shd w:val="clear" w:color="auto" w:fill="C6D9F1" w:themeFill="text2" w:themeFillTint="33"/>
            <w:tcPrChange w:id="252" w:author="Batra Yogesh (EXT)" w:date="2018-04-13T12:3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0BAA37A8" w14:textId="77777777" w:rsidR="005D314F" w:rsidRPr="0048634C" w:rsidRDefault="005D314F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PrChange w:id="253" w:author="Batra Yogesh (EXT)" w:date="2018-04-13T12:37:00Z">
              <w:tcPr>
                <w:tcW w:w="3630" w:type="dxa"/>
              </w:tcPr>
            </w:tcPrChange>
          </w:tcPr>
          <w:p w14:paraId="0BAA37AF" w14:textId="1B3D0A8A" w:rsidR="005D314F" w:rsidRPr="0048634C" w:rsidRDefault="005D314F" w:rsidP="00F144A9">
            <w:pPr>
              <w:pStyle w:val="TableText"/>
              <w:numPr>
                <w:ilvl w:val="0"/>
                <w:numId w:val="3"/>
              </w:numPr>
              <w:tabs>
                <w:tab w:val="left" w:pos="2490"/>
              </w:tabs>
              <w:spacing w:after="0"/>
              <w:rPr>
                <w:rFonts w:cs="Arial"/>
                <w:b/>
                <w:i/>
                <w:sz w:val="20"/>
                <w:szCs w:val="20"/>
                <w:rPrChange w:id="254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5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Change the </w:t>
            </w:r>
            <w:r w:rsidRPr="0048634C">
              <w:rPr>
                <w:rFonts w:cs="Arial"/>
                <w:b/>
                <w:i/>
                <w:sz w:val="20"/>
                <w:szCs w:val="20"/>
                <w:rPrChange w:id="256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Date</w:t>
            </w:r>
            <w:r w:rsidRPr="0048634C">
              <w:rPr>
                <w:rFonts w:cs="Arial"/>
                <w:sz w:val="20"/>
                <w:szCs w:val="20"/>
                <w:rPrChange w:id="257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to include the date of the equipment being entered </w:t>
            </w:r>
          </w:p>
        </w:tc>
        <w:tc>
          <w:tcPr>
            <w:tcW w:w="1635" w:type="pct"/>
            <w:tcPrChange w:id="258" w:author="Batra Yogesh (EXT)" w:date="2018-04-13T12:37:00Z">
              <w:tcPr>
                <w:tcW w:w="3060" w:type="dxa"/>
              </w:tcPr>
            </w:tcPrChange>
          </w:tcPr>
          <w:p w14:paraId="0BAA37B2" w14:textId="53FC2937" w:rsidR="005D314F" w:rsidRPr="0048634C" w:rsidRDefault="005D314F" w:rsidP="00134986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sz w:val="20"/>
                <w:szCs w:val="20"/>
                <w:rPrChange w:id="259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Date is displayed</w:t>
            </w:r>
          </w:p>
        </w:tc>
        <w:tc>
          <w:tcPr>
            <w:tcW w:w="1058" w:type="pct"/>
            <w:tcPrChange w:id="260" w:author="Batra Yogesh (EXT)" w:date="2018-04-13T12:37:00Z">
              <w:tcPr>
                <w:tcW w:w="1980" w:type="dxa"/>
              </w:tcPr>
            </w:tcPrChange>
          </w:tcPr>
          <w:p w14:paraId="0BAA37B3" w14:textId="769351B2" w:rsidR="005D314F" w:rsidRPr="0048634C" w:rsidRDefault="005D314F" w:rsidP="00F144A9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5D314F" w:rsidRPr="00C47BEF" w14:paraId="305C3121" w14:textId="77777777" w:rsidTr="00C47BEF">
        <w:tc>
          <w:tcPr>
            <w:tcW w:w="369" w:type="pct"/>
            <w:shd w:val="clear" w:color="auto" w:fill="C6D9F1" w:themeFill="text2" w:themeFillTint="33"/>
            <w:tcPrChange w:id="261" w:author="Batra Yogesh (EXT)" w:date="2018-04-13T12:3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57A6B13E" w14:textId="77777777" w:rsidR="005D314F" w:rsidRPr="0048634C" w:rsidRDefault="005D314F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262" w:author="Batra Yogesh (EXT)" w:date="2018-04-13T12:37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42F3C636" w14:textId="73AC151E" w:rsidR="00951B7B" w:rsidRPr="0048634C" w:rsidRDefault="005D314F" w:rsidP="00951B7B">
            <w:pPr>
              <w:pStyle w:val="TableText"/>
              <w:keepNext/>
              <w:keepLines/>
              <w:rPr>
                <w:rFonts w:cs="Arial"/>
                <w:b/>
                <w:i/>
                <w:sz w:val="20"/>
                <w:szCs w:val="20"/>
                <w:rPrChange w:id="263" w:author="Shah Ashay" w:date="2018-04-16T16:15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4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In the Navigator Pane</w:t>
            </w:r>
            <w:r w:rsidR="00951B7B" w:rsidRPr="0048634C">
              <w:rPr>
                <w:rFonts w:cs="Arial"/>
                <w:sz w:val="20"/>
                <w:szCs w:val="20"/>
                <w:rPrChange w:id="265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l</w:t>
            </w:r>
            <w:r w:rsidRPr="0048634C">
              <w:rPr>
                <w:rFonts w:cs="Arial"/>
                <w:sz w:val="20"/>
                <w:szCs w:val="20"/>
                <w:rPrChange w:id="266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, </w:t>
            </w:r>
            <w:r w:rsidR="00951B7B" w:rsidRPr="0048634C">
              <w:rPr>
                <w:rFonts w:cs="Arial"/>
                <w:sz w:val="20"/>
                <w:szCs w:val="20"/>
                <w:rPrChange w:id="267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user</w:t>
            </w:r>
            <w:r w:rsidRPr="0048634C">
              <w:rPr>
                <w:rFonts w:cs="Arial"/>
                <w:sz w:val="20"/>
                <w:szCs w:val="20"/>
                <w:rPrChange w:id="268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navigates to the equipment using the drop down menus and clicks </w:t>
            </w:r>
            <w:r w:rsidRPr="0048634C">
              <w:rPr>
                <w:rFonts w:cs="Arial"/>
                <w:b/>
                <w:i/>
                <w:sz w:val="20"/>
                <w:szCs w:val="20"/>
                <w:rPrChange w:id="269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Go…</w:t>
            </w:r>
            <w:r w:rsidR="00951B7B" w:rsidRPr="0048634C">
              <w:rPr>
                <w:rFonts w:cs="Arial"/>
                <w:b/>
                <w:i/>
                <w:sz w:val="20"/>
                <w:szCs w:val="20"/>
                <w:rPrChange w:id="270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br/>
            </w:r>
            <w:r w:rsidR="00951B7B" w:rsidRPr="0048634C">
              <w:rPr>
                <w:rFonts w:cs="Arial"/>
                <w:b/>
                <w:i/>
                <w:sz w:val="20"/>
                <w:szCs w:val="20"/>
                <w:rPrChange w:id="271" w:author="Shah Ashay" w:date="2018-04-16T16:15:00Z">
                  <w:rPr>
                    <w:rFonts w:ascii="Century Gothic" w:hAnsi="Century Gothic"/>
                    <w:b/>
                    <w:i/>
                    <w:sz w:val="20"/>
                    <w:szCs w:val="20"/>
                  </w:rPr>
                </w:rPrChange>
              </w:rPr>
              <w:br/>
              <w:t>Operation Hierarchy</w:t>
            </w:r>
          </w:p>
          <w:p w14:paraId="33D5DC6D" w14:textId="77777777" w:rsidR="005D314F" w:rsidRPr="0048634C" w:rsidRDefault="005D314F" w:rsidP="005D314F">
            <w:pPr>
              <w:pStyle w:val="TableText"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272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b/>
                <w:i/>
                <w:sz w:val="20"/>
                <w:szCs w:val="20"/>
                <w:rPrChange w:id="273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Production Unit</w:t>
            </w:r>
          </w:p>
          <w:p w14:paraId="2E761F56" w14:textId="77777777" w:rsidR="005D314F" w:rsidRPr="0048634C" w:rsidRDefault="005D314F" w:rsidP="005D314F">
            <w:pPr>
              <w:pStyle w:val="TableText"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274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b/>
                <w:i/>
                <w:sz w:val="20"/>
                <w:szCs w:val="20"/>
                <w:rPrChange w:id="275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Production Sub Unit</w:t>
            </w:r>
          </w:p>
          <w:p w14:paraId="049CE2A3" w14:textId="77777777" w:rsidR="005D314F" w:rsidRPr="0048634C" w:rsidRDefault="005D314F" w:rsidP="005D314F">
            <w:pPr>
              <w:pStyle w:val="TableText"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276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b/>
                <w:i/>
                <w:sz w:val="20"/>
                <w:szCs w:val="20"/>
                <w:rPrChange w:id="277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Area</w:t>
            </w:r>
          </w:p>
          <w:p w14:paraId="11AF4A21" w14:textId="77777777" w:rsidR="005D314F" w:rsidRPr="0048634C" w:rsidRDefault="005D314F" w:rsidP="005D314F">
            <w:pPr>
              <w:pStyle w:val="TableText"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278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b/>
                <w:i/>
                <w:sz w:val="20"/>
                <w:szCs w:val="20"/>
                <w:rPrChange w:id="279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Sub Area</w:t>
            </w:r>
          </w:p>
          <w:p w14:paraId="0CBB8F56" w14:textId="7D9C2555" w:rsidR="005D314F" w:rsidRPr="0048634C" w:rsidRDefault="005D314F" w:rsidP="005D314F">
            <w:pPr>
              <w:pStyle w:val="TableText"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ins w:id="280" w:author="Prakash Atul (Ext)" w:date="2018-03-27T19:12:00Z"/>
                <w:rFonts w:cs="Arial"/>
                <w:b/>
                <w:i/>
                <w:sz w:val="20"/>
                <w:szCs w:val="20"/>
                <w:rPrChange w:id="281" w:author="Shah Ashay" w:date="2018-04-16T16:15:00Z">
                  <w:rPr>
                    <w:ins w:id="282" w:author="Prakash Atul (Ext)" w:date="2018-03-27T19:12:00Z"/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b/>
                <w:i/>
                <w:sz w:val="20"/>
                <w:szCs w:val="20"/>
                <w:rPrChange w:id="283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Facility Class 2</w:t>
            </w:r>
          </w:p>
          <w:p w14:paraId="6A513C64" w14:textId="3ABEB31D" w:rsidR="001B0D41" w:rsidRPr="0048634C" w:rsidRDefault="001B0D41" w:rsidP="005D314F">
            <w:pPr>
              <w:pStyle w:val="TableText"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b/>
                <w:i/>
                <w:sz w:val="20"/>
                <w:szCs w:val="20"/>
                <w:rPrChange w:id="284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ins w:id="285" w:author="Prakash Atul (Ext)" w:date="2018-03-27T19:12:00Z">
              <w:r w:rsidRPr="0048634C">
                <w:rPr>
                  <w:rFonts w:cs="Arial"/>
                  <w:b/>
                  <w:i/>
                  <w:sz w:val="20"/>
                  <w:szCs w:val="20"/>
                  <w:rPrChange w:id="286" w:author="Shah Ashay" w:date="2018-04-16T16:15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>Facility Class 1</w:t>
              </w:r>
            </w:ins>
            <w:ins w:id="287" w:author="Prakash Atul (Ext)" w:date="2018-03-27T19:13:00Z">
              <w:r w:rsidRPr="0048634C">
                <w:rPr>
                  <w:rFonts w:cs="Arial"/>
                  <w:b/>
                  <w:i/>
                  <w:sz w:val="20"/>
                  <w:szCs w:val="20"/>
                  <w:rPrChange w:id="288" w:author="Shah Ashay" w:date="2018-04-16T16:15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 xml:space="preserve"> (Optional)</w:t>
              </w:r>
            </w:ins>
          </w:p>
          <w:p w14:paraId="49870C56" w14:textId="77777777" w:rsidR="005D314F" w:rsidRPr="0048634C" w:rsidRDefault="00951B7B" w:rsidP="00951B7B">
            <w:pPr>
              <w:pStyle w:val="TableText"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ins w:id="289" w:author="Prakash Atul (Ext)" w:date="2018-03-27T19:12:00Z"/>
                <w:rFonts w:cs="Arial"/>
                <w:color w:val="000000" w:themeColor="text1"/>
                <w:sz w:val="20"/>
                <w:szCs w:val="20"/>
                <w:rPrChange w:id="290" w:author="Shah Ashay" w:date="2018-04-16T16:15:00Z">
                  <w:rPr>
                    <w:ins w:id="291" w:author="Prakash Atul (Ext)" w:date="2018-03-27T19:12:00Z"/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b/>
                <w:i/>
                <w:sz w:val="20"/>
                <w:szCs w:val="20"/>
                <w:rPrChange w:id="292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Equipment Type (Optional)</w:t>
            </w:r>
          </w:p>
          <w:p w14:paraId="30EA79C1" w14:textId="3ACE9682" w:rsidR="001B0D41" w:rsidRPr="0048634C" w:rsidRDefault="001B0D41" w:rsidP="00951B7B">
            <w:pPr>
              <w:pStyle w:val="TableText"/>
              <w:numPr>
                <w:ilvl w:val="0"/>
                <w:numId w:val="3"/>
              </w:numPr>
              <w:tabs>
                <w:tab w:val="clear" w:pos="360"/>
                <w:tab w:val="num" w:pos="720"/>
                <w:tab w:val="left" w:pos="2490"/>
              </w:tabs>
              <w:spacing w:after="0"/>
              <w:ind w:left="720"/>
              <w:rPr>
                <w:rFonts w:cs="Arial"/>
                <w:color w:val="000000" w:themeColor="text1"/>
                <w:sz w:val="20"/>
                <w:szCs w:val="20"/>
              </w:rPr>
            </w:pPr>
            <w:ins w:id="293" w:author="Prakash Atul (Ext)" w:date="2018-03-27T19:12:00Z">
              <w:r w:rsidRPr="0048634C">
                <w:rPr>
                  <w:rFonts w:cs="Arial"/>
                  <w:b/>
                  <w:i/>
                  <w:sz w:val="20"/>
                  <w:szCs w:val="20"/>
                  <w:rPrChange w:id="294" w:author="Shah Ashay" w:date="2018-04-16T16:15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>Equipment</w:t>
              </w:r>
            </w:ins>
            <w:ins w:id="295" w:author="Prakash Atul (Ext)" w:date="2018-03-27T19:13:00Z">
              <w:r w:rsidRPr="0048634C">
                <w:rPr>
                  <w:rFonts w:cs="Arial"/>
                  <w:b/>
                  <w:i/>
                  <w:sz w:val="20"/>
                  <w:szCs w:val="20"/>
                  <w:rPrChange w:id="296" w:author="Shah Ashay" w:date="2018-04-16T16:15:00Z">
                    <w:rPr>
                      <w:rFonts w:asciiTheme="minorHAnsi" w:hAnsiTheme="minorHAnsi"/>
                      <w:b/>
                      <w:i/>
                      <w:sz w:val="20"/>
                      <w:szCs w:val="20"/>
                    </w:rPr>
                  </w:rPrChange>
                </w:rPr>
                <w:t xml:space="preserve"> (Optional)</w:t>
              </w:r>
            </w:ins>
          </w:p>
        </w:tc>
        <w:tc>
          <w:tcPr>
            <w:tcW w:w="1635" w:type="pct"/>
            <w:tcBorders>
              <w:bottom w:val="single" w:sz="4" w:space="0" w:color="auto"/>
            </w:tcBorders>
            <w:tcPrChange w:id="297" w:author="Batra Yogesh (EXT)" w:date="2018-04-13T12:37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03B8C36A" w14:textId="77777777" w:rsidR="005D314F" w:rsidRPr="0048634C" w:rsidRDefault="005D314F" w:rsidP="00F144A9">
            <w:pPr>
              <w:rPr>
                <w:rFonts w:cs="Arial"/>
                <w:sz w:val="20"/>
                <w:szCs w:val="20"/>
                <w:rPrChange w:id="298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9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If there were no instantiated equipment records for the Date, there will be a message “no records found…”</w:t>
            </w:r>
          </w:p>
          <w:p w14:paraId="16686681" w14:textId="77777777" w:rsidR="00951B7B" w:rsidRPr="0048634C" w:rsidRDefault="00951B7B" w:rsidP="00F144A9">
            <w:pPr>
              <w:rPr>
                <w:rFonts w:cs="Arial"/>
                <w:sz w:val="20"/>
                <w:szCs w:val="20"/>
                <w:rPrChange w:id="300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1FC4C5E7" w14:textId="1C73F8A8" w:rsidR="00951B7B" w:rsidRPr="0048634C" w:rsidRDefault="00951B7B" w:rsidP="00951B7B">
            <w:pPr>
              <w:rPr>
                <w:rFonts w:cs="Arial"/>
                <w:color w:val="000000" w:themeColor="text1"/>
                <w:sz w:val="20"/>
                <w:szCs w:val="20"/>
                <w:rPrChange w:id="301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2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In Equipment Type options must include all Equipment type be</w:t>
            </w:r>
            <w:del w:id="303" w:author="Prakash Atul (Ext)" w:date="2018-03-27T19:15:00Z">
              <w:r w:rsidRPr="0048634C" w:rsidDel="001B0D41">
                <w:rPr>
                  <w:rFonts w:cs="Arial"/>
                  <w:sz w:val="20"/>
                  <w:szCs w:val="20"/>
                  <w:rPrChange w:id="304" w:author="Shah Ashay" w:date="2018-04-16T16:1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 xml:space="preserve"> </w:delText>
              </w:r>
            </w:del>
            <w:r w:rsidRPr="0048634C">
              <w:rPr>
                <w:rFonts w:cs="Arial"/>
                <w:sz w:val="20"/>
                <w:szCs w:val="20"/>
                <w:rPrChange w:id="305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long to current selected facility class 2.</w:t>
            </w:r>
            <w:r w:rsidRPr="0048634C">
              <w:rPr>
                <w:rFonts w:cs="Arial"/>
                <w:sz w:val="20"/>
                <w:szCs w:val="20"/>
                <w:rPrChange w:id="306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 xml:space="preserve">Example: </w:t>
            </w:r>
            <w:r w:rsidRPr="0048634C">
              <w:rPr>
                <w:rFonts w:cs="Arial"/>
                <w:sz w:val="20"/>
                <w:szCs w:val="20"/>
                <w:rPrChange w:id="307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Facility Class 1 :ERCPP</w:t>
            </w:r>
            <w:r w:rsidRPr="0048634C">
              <w:rPr>
                <w:rFonts w:cs="Arial"/>
                <w:sz w:val="20"/>
                <w:szCs w:val="20"/>
                <w:rPrChange w:id="308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Pr="0048634C">
              <w:rPr>
                <w:rFonts w:cs="Arial"/>
                <w:sz w:val="20"/>
                <w:szCs w:val="20"/>
                <w:rPrChange w:id="309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</w:r>
            <w:r w:rsidRPr="0048634C">
              <w:rPr>
                <w:rFonts w:cs="Arial"/>
                <w:color w:val="000000" w:themeColor="text1"/>
                <w:sz w:val="20"/>
                <w:szCs w:val="20"/>
                <w:rPrChange w:id="310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t>Equipment Type Dropdown List :</w:t>
            </w:r>
            <w:r w:rsidRPr="0048634C">
              <w:rPr>
                <w:rFonts w:cs="Arial"/>
                <w:color w:val="000000" w:themeColor="text1"/>
                <w:sz w:val="20"/>
                <w:szCs w:val="20"/>
                <w:rPrChange w:id="311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br/>
            </w:r>
            <w:r w:rsidRPr="0048634C">
              <w:rPr>
                <w:rFonts w:cs="Arial"/>
                <w:b/>
                <w:bCs/>
                <w:color w:val="000000" w:themeColor="text1"/>
                <w:sz w:val="20"/>
                <w:szCs w:val="20"/>
                <w:rPrChange w:id="312" w:author="Shah Ashay" w:date="2018-04-16T16:15:00Z">
                  <w:rPr>
                    <w:rFonts w:cs="Arial"/>
                    <w:b/>
                    <w:bCs/>
                    <w:color w:val="000000" w:themeColor="text1"/>
                    <w:sz w:val="12"/>
                    <w:szCs w:val="12"/>
                  </w:rPr>
                </w:rPrChange>
              </w:rPr>
              <w:t xml:space="preserve">Class </w:t>
            </w:r>
            <w:del w:id="313" w:author="Batra Yogesh (EXT)" w:date="2018-04-04T17:20:00Z">
              <w:r w:rsidRPr="0048634C" w:rsidDel="00D503C2">
                <w:rPr>
                  <w:rFonts w:cs="Arial"/>
                  <w:b/>
                  <w:bCs/>
                  <w:color w:val="000000" w:themeColor="text1"/>
                  <w:sz w:val="20"/>
                  <w:szCs w:val="20"/>
                  <w:rPrChange w:id="314" w:author="Shah Ashay" w:date="2018-04-16T16:15:00Z">
                    <w:rPr>
                      <w:rFonts w:cs="Arial"/>
                      <w:b/>
                      <w:bCs/>
                      <w:color w:val="000000" w:themeColor="text1"/>
                      <w:sz w:val="12"/>
                      <w:szCs w:val="12"/>
                    </w:rPr>
                  </w:rPrChange>
                </w:rPr>
                <w:delText>Lable</w:delText>
              </w:r>
            </w:del>
            <w:ins w:id="315" w:author="Batra Yogesh (EXT)" w:date="2018-04-04T17:20:00Z">
              <w:r w:rsidR="00D503C2" w:rsidRPr="0048634C">
                <w:rPr>
                  <w:rFonts w:cs="Arial"/>
                  <w:b/>
                  <w:bCs/>
                  <w:color w:val="000000" w:themeColor="text1"/>
                  <w:sz w:val="20"/>
                  <w:szCs w:val="20"/>
                  <w:rPrChange w:id="316" w:author="Shah Ashay" w:date="2018-04-16T16:15:00Z">
                    <w:rPr>
                      <w:rFonts w:cs="Arial"/>
                      <w:b/>
                      <w:bCs/>
                      <w:color w:val="000000" w:themeColor="text1"/>
                      <w:sz w:val="12"/>
                      <w:szCs w:val="12"/>
                    </w:rPr>
                  </w:rPrChange>
                </w:rPr>
                <w:t>Label</w:t>
              </w:r>
            </w:ins>
            <w:r w:rsidRPr="0048634C">
              <w:rPr>
                <w:rFonts w:cs="Arial"/>
                <w:b/>
                <w:bCs/>
                <w:color w:val="000000" w:themeColor="text1"/>
                <w:sz w:val="20"/>
                <w:szCs w:val="20"/>
                <w:rPrChange w:id="317" w:author="Shah Ashay" w:date="2018-04-16T16:15:00Z">
                  <w:rPr>
                    <w:rFonts w:cs="Arial"/>
                    <w:b/>
                    <w:bCs/>
                    <w:color w:val="000000" w:themeColor="text1"/>
                    <w:sz w:val="12"/>
                    <w:szCs w:val="12"/>
                  </w:rPr>
                </w:rPrChange>
              </w:rPr>
              <w:t xml:space="preserve"> | Class Name</w:t>
            </w:r>
            <w:r w:rsidRPr="0048634C">
              <w:rPr>
                <w:rFonts w:cs="Arial"/>
                <w:color w:val="000000" w:themeColor="text1"/>
                <w:sz w:val="20"/>
                <w:szCs w:val="20"/>
                <w:rPrChange w:id="318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br/>
            </w:r>
            <w:r w:rsidRPr="0048634C">
              <w:rPr>
                <w:rFonts w:cs="Arial"/>
                <w:color w:val="000000" w:themeColor="text1"/>
                <w:sz w:val="20"/>
                <w:szCs w:val="20"/>
                <w:rPrChange w:id="319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br/>
              <w:t xml:space="preserve">Compressor </w:t>
            </w:r>
            <w:r w:rsidRPr="0048634C">
              <w:rPr>
                <w:rFonts w:cs="Arial"/>
                <w:color w:val="000000" w:themeColor="text1"/>
                <w:sz w:val="20"/>
                <w:szCs w:val="20"/>
                <w:rPrChange w:id="320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tab/>
              <w:t xml:space="preserve">COMPRESSOR   </w:t>
            </w:r>
          </w:p>
          <w:p w14:paraId="5AE8F2BA" w14:textId="77777777" w:rsidR="00951B7B" w:rsidRPr="0048634C" w:rsidRDefault="00951B7B" w:rsidP="00951B7B">
            <w:pPr>
              <w:rPr>
                <w:rFonts w:cs="Arial"/>
                <w:color w:val="000000" w:themeColor="text1"/>
                <w:sz w:val="20"/>
                <w:szCs w:val="20"/>
                <w:rPrChange w:id="321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  <w:rPrChange w:id="322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t xml:space="preserve">Equipment </w:t>
            </w:r>
            <w:r w:rsidRPr="0048634C">
              <w:rPr>
                <w:rFonts w:cs="Arial"/>
                <w:color w:val="000000" w:themeColor="text1"/>
                <w:sz w:val="20"/>
                <w:szCs w:val="20"/>
                <w:rPrChange w:id="323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tab/>
              <w:t xml:space="preserve">Other EQUIPMENT_OTHER  </w:t>
            </w:r>
          </w:p>
          <w:p w14:paraId="35B4B22C" w14:textId="77777777" w:rsidR="00951B7B" w:rsidRPr="0048634C" w:rsidRDefault="00951B7B" w:rsidP="00951B7B">
            <w:pPr>
              <w:rPr>
                <w:rFonts w:cs="Arial"/>
                <w:color w:val="000000" w:themeColor="text1"/>
                <w:sz w:val="20"/>
                <w:szCs w:val="20"/>
                <w:rPrChange w:id="324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  <w:rPrChange w:id="325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t xml:space="preserve">Generator </w:t>
            </w:r>
            <w:r w:rsidRPr="0048634C">
              <w:rPr>
                <w:rFonts w:cs="Arial"/>
                <w:color w:val="000000" w:themeColor="text1"/>
                <w:sz w:val="20"/>
                <w:szCs w:val="20"/>
                <w:rPrChange w:id="326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tab/>
              <w:t xml:space="preserve">GENERATOR  </w:t>
            </w:r>
          </w:p>
          <w:p w14:paraId="70240B56" w14:textId="77777777" w:rsidR="00951B7B" w:rsidRPr="0048634C" w:rsidRDefault="00951B7B" w:rsidP="00951B7B">
            <w:pPr>
              <w:rPr>
                <w:rFonts w:cs="Arial"/>
                <w:color w:val="000000" w:themeColor="text1"/>
                <w:sz w:val="20"/>
                <w:szCs w:val="20"/>
                <w:rPrChange w:id="327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  <w:rPrChange w:id="328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t xml:space="preserve">Pump </w:t>
            </w:r>
            <w:r w:rsidRPr="0048634C">
              <w:rPr>
                <w:rFonts w:cs="Arial"/>
                <w:color w:val="000000" w:themeColor="text1"/>
                <w:sz w:val="20"/>
                <w:szCs w:val="20"/>
                <w:rPrChange w:id="329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tab/>
            </w:r>
            <w:r w:rsidRPr="0048634C">
              <w:rPr>
                <w:rFonts w:cs="Arial"/>
                <w:color w:val="000000" w:themeColor="text1"/>
                <w:sz w:val="20"/>
                <w:szCs w:val="20"/>
                <w:rPrChange w:id="330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tab/>
              <w:t xml:space="preserve">PUMP  </w:t>
            </w:r>
          </w:p>
          <w:p w14:paraId="31D3DBC7" w14:textId="77777777" w:rsidR="00951B7B" w:rsidRPr="0048634C" w:rsidRDefault="00951B7B" w:rsidP="00951B7B">
            <w:pPr>
              <w:rPr>
                <w:rFonts w:cs="Arial"/>
                <w:color w:val="000000" w:themeColor="text1"/>
                <w:sz w:val="20"/>
                <w:szCs w:val="20"/>
                <w:rPrChange w:id="331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  <w:rPrChange w:id="332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t xml:space="preserve">Reboiler </w:t>
            </w:r>
            <w:r w:rsidRPr="0048634C">
              <w:rPr>
                <w:rFonts w:cs="Arial"/>
                <w:color w:val="000000" w:themeColor="text1"/>
                <w:sz w:val="20"/>
                <w:szCs w:val="20"/>
                <w:rPrChange w:id="333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tab/>
              <w:t xml:space="preserve">REBOILER  </w:t>
            </w:r>
          </w:p>
          <w:p w14:paraId="3BC292D2" w14:textId="77777777" w:rsidR="00951B7B" w:rsidRPr="0048634C" w:rsidRDefault="00951B7B" w:rsidP="00951B7B">
            <w:pPr>
              <w:rPr>
                <w:rFonts w:cs="Arial"/>
                <w:color w:val="000000" w:themeColor="text1"/>
                <w:sz w:val="20"/>
                <w:szCs w:val="20"/>
                <w:rPrChange w:id="334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  <w:rPrChange w:id="335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t xml:space="preserve">Stabilizer </w:t>
            </w:r>
            <w:r w:rsidRPr="0048634C">
              <w:rPr>
                <w:rFonts w:cs="Arial"/>
                <w:color w:val="000000" w:themeColor="text1"/>
                <w:sz w:val="20"/>
                <w:szCs w:val="20"/>
                <w:rPrChange w:id="336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  <w:tab/>
              <w:t>STABILIZER</w:t>
            </w:r>
          </w:p>
          <w:p w14:paraId="2CBFCB84" w14:textId="77777777" w:rsidR="00951B7B" w:rsidRPr="0048634C" w:rsidRDefault="00951B7B" w:rsidP="00951B7B">
            <w:pPr>
              <w:rPr>
                <w:rFonts w:cs="Arial"/>
                <w:color w:val="000000" w:themeColor="text1"/>
                <w:sz w:val="20"/>
                <w:szCs w:val="20"/>
                <w:rPrChange w:id="337" w:author="Shah Ashay" w:date="2018-04-16T16:15:00Z">
                  <w:rPr>
                    <w:rFonts w:cs="Arial"/>
                    <w:color w:val="000000" w:themeColor="text1"/>
                    <w:sz w:val="12"/>
                    <w:szCs w:val="12"/>
                  </w:rPr>
                </w:rPrChange>
              </w:rPr>
            </w:pPr>
          </w:p>
          <w:p w14:paraId="258C5D23" w14:textId="77777777" w:rsidR="00951B7B" w:rsidRPr="0048634C" w:rsidRDefault="00951B7B" w:rsidP="00951B7B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In equipment events, columns are displayed on the following:</w:t>
            </w: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br/>
            </w:r>
          </w:p>
          <w:p w14:paraId="6F0EAAD9" w14:textId="77777777" w:rsidR="00951B7B" w:rsidRPr="0048634C" w:rsidRDefault="00951B7B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CPP</w:t>
            </w:r>
          </w:p>
          <w:p w14:paraId="2AAD0895" w14:textId="77777777" w:rsidR="00A83398" w:rsidRPr="0048634C" w:rsidRDefault="00951B7B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Daytime [yyyy-MM-dd hh:mm]</w:t>
            </w:r>
          </w:p>
          <w:p w14:paraId="169640AB" w14:textId="12905A06" w:rsidR="00A83398" w:rsidRPr="0048634C" w:rsidRDefault="00A8339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 xml:space="preserve">Equipment </w:t>
            </w:r>
            <w:del w:id="338" w:author="Prakash Atul (Ext)" w:date="2018-03-27T19:16:00Z">
              <w:r w:rsidRPr="0048634C" w:rsidDel="00341128">
                <w:rPr>
                  <w:rFonts w:cs="Arial"/>
                  <w:color w:val="000000" w:themeColor="text1"/>
                  <w:sz w:val="20"/>
                  <w:szCs w:val="20"/>
                </w:rPr>
                <w:delText>Type</w:delText>
              </w:r>
            </w:del>
            <w:ins w:id="339" w:author="Prakash Atul (Ext)" w:date="2018-03-27T19:16:00Z">
              <w:r w:rsidR="00341128" w:rsidRPr="0048634C">
                <w:rPr>
                  <w:rFonts w:cs="Arial"/>
                  <w:color w:val="000000" w:themeColor="text1"/>
                  <w:sz w:val="20"/>
                  <w:szCs w:val="20"/>
                </w:rPr>
                <w:t>Class</w:t>
              </w:r>
            </w:ins>
          </w:p>
          <w:p w14:paraId="0BDF2108" w14:textId="77777777" w:rsidR="00A83398" w:rsidRPr="0048634C" w:rsidRDefault="00A8339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Equipment</w:t>
            </w:r>
          </w:p>
          <w:p w14:paraId="2E2D35CD" w14:textId="77777777" w:rsidR="00A83398" w:rsidRPr="0048634C" w:rsidRDefault="00A8339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Online [h]</w:t>
            </w:r>
          </w:p>
          <w:p w14:paraId="50BFF2C2" w14:textId="014E26A5" w:rsidR="00951B7B" w:rsidRPr="0048634C" w:rsidRDefault="00A9046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Bypass [h]</w:t>
            </w:r>
          </w:p>
          <w:p w14:paraId="38D6D7EE" w14:textId="77777777" w:rsidR="00A90468" w:rsidRPr="0048634C" w:rsidRDefault="00A9046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Comments</w:t>
            </w:r>
          </w:p>
          <w:p w14:paraId="5B45CE25" w14:textId="77777777" w:rsidR="00A90468" w:rsidRPr="0048634C" w:rsidRDefault="00A9046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Stand by [h]</w:t>
            </w:r>
          </w:p>
          <w:p w14:paraId="5DEBFC84" w14:textId="77777777" w:rsidR="00A83398" w:rsidRPr="0048634C" w:rsidRDefault="00A8339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Non Mech Downtime [h]</w:t>
            </w:r>
          </w:p>
          <w:p w14:paraId="3AD5E955" w14:textId="77777777" w:rsidR="00A83398" w:rsidRPr="0048634C" w:rsidRDefault="00A9046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SCM Without PMI[</w:t>
            </w:r>
            <w:r w:rsidR="00A83398" w:rsidRPr="0048634C">
              <w:rPr>
                <w:rFonts w:cs="Arial"/>
                <w:color w:val="000000" w:themeColor="text1"/>
                <w:sz w:val="20"/>
                <w:szCs w:val="20"/>
              </w:rPr>
              <w:t>h]</w:t>
            </w:r>
          </w:p>
          <w:p w14:paraId="4314BBD9" w14:textId="77777777" w:rsidR="00A83398" w:rsidRPr="0048634C" w:rsidRDefault="00A9046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With</w:t>
            </w:r>
            <w:r w:rsidR="00A83398" w:rsidRPr="0048634C">
              <w:rPr>
                <w:rFonts w:cs="Arial"/>
                <w:color w:val="000000" w:themeColor="text1"/>
                <w:sz w:val="20"/>
                <w:szCs w:val="20"/>
              </w:rPr>
              <w:t xml:space="preserve"> PMI[h]</w:t>
            </w:r>
          </w:p>
          <w:p w14:paraId="4558ACD9" w14:textId="6E78A4E2" w:rsidR="00A83398" w:rsidRPr="0048634C" w:rsidRDefault="00A90468" w:rsidP="00A83398">
            <w:pPr>
              <w:pStyle w:val="ListParagraph"/>
              <w:numPr>
                <w:ilvl w:val="0"/>
                <w:numId w:val="26"/>
              </w:numPr>
              <w:rPr>
                <w:ins w:id="340" w:author="Prakash Atul (Ext)" w:date="2018-03-27T19:17:00Z"/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UPM [h]</w:t>
            </w:r>
          </w:p>
          <w:p w14:paraId="255A5A67" w14:textId="14D795E5" w:rsidR="00341128" w:rsidRPr="0048634C" w:rsidRDefault="0034112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ins w:id="341" w:author="Prakash Atul (Ext)" w:date="2018-03-27T19:17:00Z">
              <w:r w:rsidRPr="0048634C">
                <w:rPr>
                  <w:rFonts w:cs="Arial"/>
                  <w:color w:val="000000" w:themeColor="text1"/>
                  <w:sz w:val="20"/>
                  <w:szCs w:val="20"/>
                </w:rPr>
                <w:t>UCM[h]</w:t>
              </w:r>
            </w:ins>
          </w:p>
          <w:p w14:paraId="4BB959F6" w14:textId="77777777" w:rsidR="00A83398" w:rsidRPr="0048634C" w:rsidRDefault="00A8339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Total Hours[h]</w:t>
            </w:r>
          </w:p>
          <w:p w14:paraId="505780B7" w14:textId="77777777" w:rsidR="00A83398" w:rsidRPr="0048634C" w:rsidRDefault="00A8339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No. of S/D</w:t>
            </w:r>
          </w:p>
          <w:p w14:paraId="2E51CEF5" w14:textId="77777777" w:rsidR="00A83398" w:rsidRPr="0048634C" w:rsidRDefault="00A8339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Back Online</w:t>
            </w:r>
          </w:p>
          <w:p w14:paraId="09FAEAB6" w14:textId="77777777" w:rsidR="00A83398" w:rsidRPr="0048634C" w:rsidRDefault="00A8339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lastRenderedPageBreak/>
              <w:t>PM W/O Number</w:t>
            </w:r>
          </w:p>
          <w:p w14:paraId="2653116F" w14:textId="77777777" w:rsidR="00A83398" w:rsidRPr="0048634C" w:rsidRDefault="00A8339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CM W/O Number</w:t>
            </w:r>
          </w:p>
          <w:p w14:paraId="57C21DAC" w14:textId="77777777" w:rsidR="00A83398" w:rsidRPr="0048634C" w:rsidRDefault="00A8339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Production Impact</w:t>
            </w:r>
          </w:p>
          <w:p w14:paraId="41A80F13" w14:textId="77777777" w:rsidR="00A83398" w:rsidRPr="0048634C" w:rsidRDefault="00A8339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Oil[bbl]</w:t>
            </w:r>
          </w:p>
          <w:p w14:paraId="2E4DBFF9" w14:textId="019163A3" w:rsidR="00A90468" w:rsidRPr="0048634C" w:rsidRDefault="00A83398" w:rsidP="00A83398">
            <w:pPr>
              <w:pStyle w:val="ListParagraph"/>
              <w:numPr>
                <w:ilvl w:val="0"/>
                <w:numId w:val="26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color w:val="000000" w:themeColor="text1"/>
                <w:sz w:val="20"/>
                <w:szCs w:val="20"/>
              </w:rPr>
              <w:t>Gas[mmScf]</w:t>
            </w:r>
            <w:r w:rsidR="00681C57" w:rsidRPr="0048634C">
              <w:rPr>
                <w:rFonts w:cs="Arial"/>
                <w:color w:val="000000" w:themeColor="text1"/>
                <w:sz w:val="20"/>
                <w:szCs w:val="20"/>
              </w:rPr>
              <w:t xml:space="preserve">          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tcPrChange w:id="342" w:author="Batra Yogesh (EXT)" w:date="2018-04-13T12:37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77CA8BA5" w14:textId="5A473359" w:rsidR="005D314F" w:rsidRPr="0048634C" w:rsidRDefault="005D314F" w:rsidP="007712F2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48634C">
              <w:rPr>
                <w:rFonts w:cs="Arial"/>
                <w:sz w:val="20"/>
                <w:szCs w:val="20"/>
                <w:rPrChange w:id="343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lastRenderedPageBreak/>
              <w:t xml:space="preserve">Note:  The hierarchy information may be pre-populated and user just needs to hit </w:t>
            </w:r>
            <w:r w:rsidRPr="0048634C">
              <w:rPr>
                <w:rFonts w:cs="Arial"/>
                <w:b/>
                <w:i/>
                <w:sz w:val="20"/>
                <w:szCs w:val="20"/>
                <w:rPrChange w:id="344" w:author="Shah Ashay" w:date="2018-04-16T16:15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Go…</w:t>
            </w:r>
          </w:p>
        </w:tc>
      </w:tr>
      <w:tr w:rsidR="002368A2" w:rsidRPr="00C47BEF" w14:paraId="2D9665E1" w14:textId="77777777" w:rsidTr="00C47BEF">
        <w:trPr>
          <w:ins w:id="345" w:author="Prakash Atul (Ext)" w:date="2018-03-27T19:28:00Z"/>
        </w:trPr>
        <w:tc>
          <w:tcPr>
            <w:tcW w:w="369" w:type="pct"/>
            <w:shd w:val="clear" w:color="auto" w:fill="C6D9F1" w:themeFill="text2" w:themeFillTint="33"/>
            <w:tcPrChange w:id="346" w:author="Batra Yogesh (EXT)" w:date="2018-04-13T12:3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3AFF938F" w14:textId="77777777" w:rsidR="002368A2" w:rsidRPr="0048634C" w:rsidRDefault="002368A2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ins w:id="347" w:author="Prakash Atul (Ext)" w:date="2018-03-27T19:28:00Z"/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348" w:author="Batra Yogesh (EXT)" w:date="2018-04-13T12:37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79CCA917" w14:textId="267128EB" w:rsidR="002368A2" w:rsidRPr="0048634C" w:rsidRDefault="002368A2" w:rsidP="001B0D41">
            <w:pPr>
              <w:pStyle w:val="TableText"/>
              <w:rPr>
                <w:ins w:id="349" w:author="Prakash Atul (Ext)" w:date="2018-03-27T19:28:00Z"/>
                <w:rFonts w:cs="Arial"/>
                <w:sz w:val="20"/>
                <w:szCs w:val="20"/>
                <w:rPrChange w:id="350" w:author="Shah Ashay" w:date="2018-04-16T16:15:00Z">
                  <w:rPr>
                    <w:ins w:id="351" w:author="Prakash Atul (Ext)" w:date="2018-03-27T19:28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352" w:author="Prakash Atul (Ext)" w:date="2018-03-27T19:28:00Z">
              <w:r w:rsidRPr="0048634C">
                <w:rPr>
                  <w:rFonts w:cs="Arial"/>
                  <w:sz w:val="20"/>
                  <w:szCs w:val="20"/>
                  <w:rPrChange w:id="353" w:author="Shah Ashay" w:date="2018-04-16T16:1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Mouse </w:t>
              </w:r>
            </w:ins>
            <w:ins w:id="354" w:author="Batra Yogesh (EXT)" w:date="2018-04-06T12:53:00Z">
              <w:r w:rsidR="006F32CD" w:rsidRPr="0048634C">
                <w:rPr>
                  <w:rFonts w:cs="Arial"/>
                  <w:sz w:val="20"/>
                  <w:szCs w:val="20"/>
                  <w:rPrChange w:id="355" w:author="Shah Ashay" w:date="2018-04-16T16:1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h</w:t>
              </w:r>
            </w:ins>
            <w:ins w:id="356" w:author="Prakash Atul (Ext)" w:date="2018-03-27T19:28:00Z">
              <w:r w:rsidRPr="0048634C">
                <w:rPr>
                  <w:rFonts w:cs="Arial"/>
                  <w:sz w:val="20"/>
                  <w:szCs w:val="20"/>
                  <w:rPrChange w:id="357" w:author="Shah Ashay" w:date="2018-04-16T16:1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over to insert icon in the toolbar and click on </w:t>
              </w:r>
            </w:ins>
            <w:ins w:id="358" w:author="Prakash Atul (Ext)" w:date="2018-03-27T19:29:00Z">
              <w:r w:rsidRPr="0048634C">
                <w:rPr>
                  <w:rFonts w:cs="Arial"/>
                  <w:sz w:val="20"/>
                  <w:szCs w:val="20"/>
                  <w:rPrChange w:id="359" w:author="Shah Ashay" w:date="2018-04-16T16:1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Equip events</w:t>
              </w:r>
            </w:ins>
          </w:p>
        </w:tc>
        <w:tc>
          <w:tcPr>
            <w:tcW w:w="1635" w:type="pct"/>
            <w:tcBorders>
              <w:bottom w:val="single" w:sz="4" w:space="0" w:color="auto"/>
            </w:tcBorders>
            <w:tcPrChange w:id="360" w:author="Batra Yogesh (EXT)" w:date="2018-04-13T12:37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0344DEC1" w14:textId="77777777" w:rsidR="002368A2" w:rsidRPr="0048634C" w:rsidRDefault="002368A2" w:rsidP="001B0D41">
            <w:pPr>
              <w:rPr>
                <w:ins w:id="361" w:author="Prakash Atul (Ext)" w:date="2018-03-27T19:30:00Z"/>
                <w:rFonts w:cs="Arial"/>
                <w:sz w:val="20"/>
                <w:szCs w:val="20"/>
                <w:rPrChange w:id="362" w:author="Shah Ashay" w:date="2018-04-16T16:15:00Z">
                  <w:rPr>
                    <w:ins w:id="363" w:author="Prakash Atul (Ext)" w:date="2018-03-27T19:30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ins w:id="364" w:author="Prakash Atul (Ext)" w:date="2018-03-27T19:29:00Z">
              <w:r w:rsidRPr="0048634C">
                <w:rPr>
                  <w:rFonts w:cs="Arial"/>
                  <w:sz w:val="20"/>
                  <w:szCs w:val="20"/>
                  <w:rPrChange w:id="365" w:author="Shah Ashay" w:date="2018-04-16T16:1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A row is created where records can be entered. Day</w:t>
              </w:r>
            </w:ins>
            <w:ins w:id="366" w:author="Prakash Atul (Ext)" w:date="2018-03-27T19:30:00Z">
              <w:r w:rsidRPr="0048634C">
                <w:rPr>
                  <w:rFonts w:cs="Arial"/>
                  <w:sz w:val="20"/>
                  <w:szCs w:val="20"/>
                  <w:rPrChange w:id="367" w:author="Shah Ashay" w:date="2018-04-16T16:1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/</w:t>
              </w:r>
            </w:ins>
            <w:ins w:id="368" w:author="Prakash Atul (Ext)" w:date="2018-03-27T19:29:00Z">
              <w:r w:rsidRPr="0048634C">
                <w:rPr>
                  <w:rFonts w:cs="Arial"/>
                  <w:sz w:val="20"/>
                  <w:szCs w:val="20"/>
                  <w:rPrChange w:id="369" w:author="Shah Ashay" w:date="2018-04-16T16:1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 xml:space="preserve">time </w:t>
              </w:r>
            </w:ins>
            <w:ins w:id="370" w:author="Prakash Atul (Ext)" w:date="2018-03-27T19:30:00Z">
              <w:r w:rsidRPr="0048634C">
                <w:rPr>
                  <w:rFonts w:cs="Arial"/>
                  <w:sz w:val="20"/>
                  <w:szCs w:val="20"/>
                  <w:rPrChange w:id="371" w:author="Shah Ashay" w:date="2018-04-16T16:1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can be updated. Mandatory entries are:</w:t>
              </w:r>
            </w:ins>
          </w:p>
          <w:p w14:paraId="275FF511" w14:textId="77777777" w:rsidR="002368A2" w:rsidRPr="0048634C" w:rsidRDefault="002368A2">
            <w:pPr>
              <w:pStyle w:val="ListParagraph"/>
              <w:numPr>
                <w:ilvl w:val="0"/>
                <w:numId w:val="28"/>
              </w:numPr>
              <w:rPr>
                <w:ins w:id="372" w:author="Prakash Atul (Ext)" w:date="2018-03-27T19:30:00Z"/>
                <w:rFonts w:cs="Arial"/>
                <w:sz w:val="20"/>
                <w:szCs w:val="20"/>
                <w:rPrChange w:id="373" w:author="Shah Ashay" w:date="2018-04-16T16:15:00Z">
                  <w:rPr>
                    <w:ins w:id="374" w:author="Prakash Atul (Ext)" w:date="2018-03-27T19:30:00Z"/>
                  </w:rPr>
                </w:rPrChange>
              </w:rPr>
              <w:pPrChange w:id="375" w:author="Prakash Atul (Ext)" w:date="2018-03-27T19:31:00Z">
                <w:pPr/>
              </w:pPrChange>
            </w:pPr>
            <w:ins w:id="376" w:author="Prakash Atul (Ext)" w:date="2018-03-27T19:30:00Z">
              <w:r w:rsidRPr="0048634C">
                <w:rPr>
                  <w:rFonts w:cs="Arial"/>
                  <w:sz w:val="20"/>
                  <w:szCs w:val="20"/>
                  <w:rPrChange w:id="377" w:author="Shah Ashay" w:date="2018-04-16T16:15:00Z">
                    <w:rPr/>
                  </w:rPrChange>
                </w:rPr>
                <w:t>Equipment class</w:t>
              </w:r>
            </w:ins>
          </w:p>
          <w:p w14:paraId="3B7FD6E2" w14:textId="70937906" w:rsidR="002368A2" w:rsidRPr="0048634C" w:rsidRDefault="002368A2">
            <w:pPr>
              <w:pStyle w:val="ListParagraph"/>
              <w:numPr>
                <w:ilvl w:val="0"/>
                <w:numId w:val="28"/>
              </w:numPr>
              <w:rPr>
                <w:ins w:id="378" w:author="Prakash Atul (Ext)" w:date="2018-03-27T19:28:00Z"/>
                <w:rFonts w:cs="Arial"/>
                <w:sz w:val="20"/>
                <w:szCs w:val="20"/>
                <w:rPrChange w:id="379" w:author="Shah Ashay" w:date="2018-04-16T16:15:00Z">
                  <w:rPr>
                    <w:ins w:id="380" w:author="Prakash Atul (Ext)" w:date="2018-03-27T19:28:00Z"/>
                  </w:rPr>
                </w:rPrChange>
              </w:rPr>
              <w:pPrChange w:id="381" w:author="Prakash Atul (Ext)" w:date="2018-03-27T19:31:00Z">
                <w:pPr/>
              </w:pPrChange>
            </w:pPr>
            <w:ins w:id="382" w:author="Prakash Atul (Ext)" w:date="2018-03-27T19:30:00Z">
              <w:r w:rsidRPr="0048634C">
                <w:rPr>
                  <w:rFonts w:cs="Arial"/>
                  <w:sz w:val="20"/>
                  <w:szCs w:val="20"/>
                  <w:rPrChange w:id="383" w:author="Shah Ashay" w:date="2018-04-16T16:15:00Z">
                    <w:rPr/>
                  </w:rPrChange>
                </w:rPr>
                <w:t>Equipment</w:t>
              </w:r>
            </w:ins>
            <w:ins w:id="384" w:author="Prakash Atul (Ext)" w:date="2018-03-27T19:29:00Z">
              <w:r w:rsidRPr="0048634C">
                <w:rPr>
                  <w:rFonts w:cs="Arial"/>
                  <w:sz w:val="20"/>
                  <w:szCs w:val="20"/>
                  <w:rPrChange w:id="385" w:author="Shah Ashay" w:date="2018-04-16T16:15:00Z">
                    <w:rPr/>
                  </w:rPrChange>
                </w:rPr>
                <w:t xml:space="preserve"> </w:t>
              </w:r>
            </w:ins>
          </w:p>
        </w:tc>
        <w:tc>
          <w:tcPr>
            <w:tcW w:w="1058" w:type="pct"/>
            <w:tcBorders>
              <w:bottom w:val="single" w:sz="4" w:space="0" w:color="auto"/>
            </w:tcBorders>
            <w:tcPrChange w:id="386" w:author="Batra Yogesh (EXT)" w:date="2018-04-13T12:37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32637BF0" w14:textId="77777777" w:rsidR="002368A2" w:rsidRPr="0048634C" w:rsidRDefault="002368A2" w:rsidP="007712F2">
            <w:pPr>
              <w:keepNext/>
              <w:keepLines/>
              <w:rPr>
                <w:ins w:id="387" w:author="Prakash Atul (Ext)" w:date="2018-03-27T19:28:00Z"/>
                <w:rFonts w:cs="Arial"/>
                <w:sz w:val="20"/>
                <w:szCs w:val="20"/>
                <w:rPrChange w:id="388" w:author="Shah Ashay" w:date="2018-04-16T16:15:00Z">
                  <w:rPr>
                    <w:ins w:id="389" w:author="Prakash Atul (Ext)" w:date="2018-03-27T19:28:00Z"/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</w:tr>
      <w:tr w:rsidR="005D314F" w:rsidRPr="00C47BEF" w14:paraId="6B78AF6C" w14:textId="77777777" w:rsidTr="00C47BEF">
        <w:tc>
          <w:tcPr>
            <w:tcW w:w="369" w:type="pct"/>
            <w:shd w:val="clear" w:color="auto" w:fill="C6D9F1" w:themeFill="text2" w:themeFillTint="33"/>
            <w:tcPrChange w:id="390" w:author="Batra Yogesh (EXT)" w:date="2018-04-13T12:3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12AE48D5" w14:textId="77777777" w:rsidR="005D314F" w:rsidRPr="0048634C" w:rsidRDefault="005D314F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391" w:author="Batra Yogesh (EXT)" w:date="2018-04-13T12:37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580E0718" w14:textId="0534C139" w:rsidR="005D314F" w:rsidRPr="0048634C" w:rsidRDefault="005D314F" w:rsidP="001B0D41">
            <w:pPr>
              <w:pStyle w:val="TableText"/>
              <w:rPr>
                <w:rFonts w:cs="Arial"/>
                <w:sz w:val="20"/>
                <w:szCs w:val="20"/>
                <w:rPrChange w:id="392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93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Enter data in the following data fields where appropriate:</w:t>
            </w:r>
          </w:p>
          <w:p w14:paraId="1D50CF0B" w14:textId="170C96C9" w:rsidR="005D314F" w:rsidRPr="0048634C" w:rsidRDefault="005D314F" w:rsidP="001B0D41">
            <w:pPr>
              <w:pStyle w:val="TableText"/>
              <w:rPr>
                <w:rFonts w:cs="Arial"/>
                <w:sz w:val="20"/>
                <w:szCs w:val="20"/>
                <w:rPrChange w:id="394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95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Click the Save icon</w:t>
            </w:r>
            <w:r w:rsidR="00672258" w:rsidRPr="0048634C">
              <w:rPr>
                <w:rFonts w:cs="Arial"/>
                <w:sz w:val="20"/>
                <w:szCs w:val="20"/>
                <w:rPrChange w:id="396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.</w:t>
            </w:r>
          </w:p>
          <w:p w14:paraId="4023A19A" w14:textId="76B842C3" w:rsidR="005D314F" w:rsidRPr="0048634C" w:rsidRDefault="005D314F" w:rsidP="001B0D41">
            <w:pPr>
              <w:rPr>
                <w:rFonts w:cs="Arial"/>
                <w:sz w:val="20"/>
                <w:szCs w:val="20"/>
                <w:rPrChange w:id="397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98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Verify that data is saved and displayed</w:t>
            </w:r>
            <w:r w:rsidR="00672258" w:rsidRPr="0048634C">
              <w:rPr>
                <w:rFonts w:cs="Arial"/>
                <w:sz w:val="20"/>
                <w:szCs w:val="20"/>
                <w:rPrChange w:id="399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.</w:t>
            </w:r>
            <w:r w:rsidRPr="0048634C">
              <w:rPr>
                <w:rFonts w:cs="Arial"/>
                <w:sz w:val="20"/>
                <w:szCs w:val="20"/>
                <w:rPrChange w:id="400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correctly</w:t>
            </w:r>
          </w:p>
          <w:p w14:paraId="432CD04C" w14:textId="7889C315" w:rsidR="005D314F" w:rsidRPr="0048634C" w:rsidRDefault="005D314F" w:rsidP="00726BBA">
            <w:pPr>
              <w:rPr>
                <w:rFonts w:cs="Arial"/>
                <w:sz w:val="20"/>
                <w:szCs w:val="20"/>
                <w:rPrChange w:id="401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1635" w:type="pct"/>
            <w:tcBorders>
              <w:bottom w:val="single" w:sz="4" w:space="0" w:color="auto"/>
            </w:tcBorders>
            <w:tcPrChange w:id="402" w:author="Batra Yogesh (EXT)" w:date="2018-04-13T12:37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31FB6B29" w14:textId="77777777" w:rsidR="005D314F" w:rsidRPr="0048634C" w:rsidRDefault="005D314F" w:rsidP="001B0D41">
            <w:pPr>
              <w:rPr>
                <w:rFonts w:cs="Arial"/>
                <w:sz w:val="20"/>
                <w:szCs w:val="20"/>
                <w:rPrChange w:id="403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04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Data was saved and displayed as expected</w:t>
            </w:r>
          </w:p>
          <w:p w14:paraId="154AD20C" w14:textId="77777777" w:rsidR="005D314F" w:rsidRPr="0048634C" w:rsidRDefault="005D314F" w:rsidP="001B0D41">
            <w:pPr>
              <w:rPr>
                <w:rFonts w:cs="Arial"/>
                <w:sz w:val="20"/>
                <w:szCs w:val="20"/>
                <w:rPrChange w:id="405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  <w:p w14:paraId="293FC0F0" w14:textId="18CB5066" w:rsidR="005D314F" w:rsidRPr="0048634C" w:rsidRDefault="005D314F" w:rsidP="001B0D41">
            <w:pPr>
              <w:rPr>
                <w:rFonts w:cs="Arial"/>
                <w:sz w:val="20"/>
                <w:szCs w:val="20"/>
                <w:rPrChange w:id="406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07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Calculated fields display expected values</w:t>
            </w:r>
            <w:r w:rsidR="00672258" w:rsidRPr="0048634C">
              <w:rPr>
                <w:rFonts w:cs="Arial"/>
                <w:sz w:val="20"/>
                <w:szCs w:val="20"/>
                <w:rPrChange w:id="408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(Total Hours[h])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tcPrChange w:id="409" w:author="Batra Yogesh (EXT)" w:date="2018-04-13T12:37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0DD97C0D" w14:textId="125F8343" w:rsidR="005D314F" w:rsidRPr="0048634C" w:rsidRDefault="005D314F" w:rsidP="007712F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48634C">
              <w:rPr>
                <w:rFonts w:cs="Arial"/>
                <w:sz w:val="20"/>
                <w:szCs w:val="20"/>
                <w:rPrChange w:id="410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Depending on the configuration, the data for all these attributes can be populated using ECIS.</w:t>
            </w:r>
          </w:p>
        </w:tc>
      </w:tr>
      <w:tr w:rsidR="00672258" w:rsidRPr="00C47BEF" w14:paraId="5DA603EB" w14:textId="77777777" w:rsidTr="00C47BEF">
        <w:tc>
          <w:tcPr>
            <w:tcW w:w="369" w:type="pct"/>
            <w:shd w:val="clear" w:color="auto" w:fill="C6D9F1" w:themeFill="text2" w:themeFillTint="33"/>
            <w:tcPrChange w:id="411" w:author="Batra Yogesh (EXT)" w:date="2018-04-13T12:37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372C2ADA" w14:textId="77777777" w:rsidR="00672258" w:rsidRPr="0048634C" w:rsidRDefault="00672258" w:rsidP="009D7887">
            <w:pPr>
              <w:pStyle w:val="TableText"/>
              <w:keepNext/>
              <w:keepLines/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tcBorders>
              <w:bottom w:val="single" w:sz="4" w:space="0" w:color="auto"/>
            </w:tcBorders>
            <w:tcPrChange w:id="412" w:author="Batra Yogesh (EXT)" w:date="2018-04-13T12:37:00Z">
              <w:tcPr>
                <w:tcW w:w="3630" w:type="dxa"/>
                <w:tcBorders>
                  <w:bottom w:val="single" w:sz="4" w:space="0" w:color="auto"/>
                </w:tcBorders>
              </w:tcPr>
            </w:tcPrChange>
          </w:tcPr>
          <w:p w14:paraId="3474C011" w14:textId="3BC8B2C4" w:rsidR="00672258" w:rsidRPr="0048634C" w:rsidRDefault="00672258" w:rsidP="001B0D41">
            <w:pPr>
              <w:pStyle w:val="TableText"/>
              <w:rPr>
                <w:rFonts w:cs="Arial"/>
                <w:sz w:val="20"/>
                <w:szCs w:val="20"/>
                <w:rPrChange w:id="413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14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at any equipment event, and in data panel, enter equipment </w:t>
            </w:r>
            <w:del w:id="415" w:author="Prakash Atul (Ext)" w:date="2018-03-27T19:31:00Z">
              <w:r w:rsidRPr="0048634C" w:rsidDel="002368A2">
                <w:rPr>
                  <w:rFonts w:cs="Arial"/>
                  <w:sz w:val="20"/>
                  <w:szCs w:val="20"/>
                  <w:rPrChange w:id="416" w:author="Shah Ashay" w:date="2018-04-16T16:1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process</w:delText>
              </w:r>
            </w:del>
            <w:ins w:id="417" w:author="Prakash Atul (Ext)" w:date="2018-03-27T19:31:00Z">
              <w:r w:rsidR="002368A2" w:rsidRPr="0048634C">
                <w:rPr>
                  <w:rFonts w:cs="Arial"/>
                  <w:sz w:val="20"/>
                  <w:szCs w:val="20"/>
                  <w:rPrChange w:id="418" w:author="Shah Ashay" w:date="2018-04-16T16:15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Booster</w:t>
              </w:r>
            </w:ins>
            <w:r w:rsidRPr="0048634C">
              <w:rPr>
                <w:rFonts w:cs="Arial"/>
                <w:sz w:val="20"/>
                <w:szCs w:val="20"/>
                <w:rPrChange w:id="419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data.</w:t>
            </w:r>
            <w:r w:rsidRPr="0048634C">
              <w:rPr>
                <w:rFonts w:cs="Arial"/>
                <w:sz w:val="20"/>
                <w:szCs w:val="20"/>
                <w:rPrChange w:id="420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Click the Save icon.</w:t>
            </w:r>
            <w:r w:rsidRPr="0048634C">
              <w:rPr>
                <w:rFonts w:cs="Arial"/>
                <w:sz w:val="20"/>
                <w:szCs w:val="20"/>
                <w:rPrChange w:id="421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br/>
              <w:t>Verify that data is saved and displayed.</w:t>
            </w:r>
          </w:p>
        </w:tc>
        <w:tc>
          <w:tcPr>
            <w:tcW w:w="1635" w:type="pct"/>
            <w:tcBorders>
              <w:bottom w:val="single" w:sz="4" w:space="0" w:color="auto"/>
            </w:tcBorders>
            <w:tcPrChange w:id="422" w:author="Batra Yogesh (EXT)" w:date="2018-04-13T12:37:00Z">
              <w:tcPr>
                <w:tcW w:w="3060" w:type="dxa"/>
                <w:tcBorders>
                  <w:bottom w:val="single" w:sz="4" w:space="0" w:color="auto"/>
                </w:tcBorders>
              </w:tcPr>
            </w:tcPrChange>
          </w:tcPr>
          <w:p w14:paraId="7DF921F7" w14:textId="1567D7F8" w:rsidR="00672258" w:rsidRPr="0048634C" w:rsidRDefault="00672258" w:rsidP="001B0D41">
            <w:pPr>
              <w:rPr>
                <w:rFonts w:cs="Arial"/>
                <w:sz w:val="20"/>
                <w:szCs w:val="20"/>
                <w:rPrChange w:id="423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24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When user click any equipment event. If it’s associated with data class. </w:t>
            </w:r>
            <w:r w:rsidR="00FC1B6D" w:rsidRPr="0048634C">
              <w:rPr>
                <w:rFonts w:cs="Arial"/>
                <w:sz w:val="20"/>
                <w:szCs w:val="20"/>
                <w:rPrChange w:id="425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The data fields</w:t>
            </w:r>
            <w:r w:rsidRPr="0048634C">
              <w:rPr>
                <w:rFonts w:cs="Arial"/>
                <w:sz w:val="20"/>
                <w:szCs w:val="20"/>
                <w:rPrChange w:id="426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should be displayed </w:t>
            </w:r>
            <w:r w:rsidR="00FC1B6D" w:rsidRPr="0048634C">
              <w:rPr>
                <w:rFonts w:cs="Arial"/>
                <w:sz w:val="20"/>
                <w:szCs w:val="20"/>
                <w:rPrChange w:id="427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per </w:t>
            </w:r>
            <w:r w:rsidR="00FC1B6D" w:rsidRPr="0048634C">
              <w:rPr>
                <w:rFonts w:cs="Arial"/>
                <w:b/>
                <w:bCs/>
                <w:sz w:val="20"/>
                <w:szCs w:val="20"/>
                <w:rPrChange w:id="428" w:author="Shah Ashay" w:date="2018-04-16T16:15:00Z">
                  <w:rPr>
                    <w:rFonts w:asciiTheme="minorHAnsi" w:hAnsiTheme="minorHAnsi"/>
                    <w:b/>
                    <w:bCs/>
                    <w:sz w:val="20"/>
                    <w:szCs w:val="20"/>
                  </w:rPr>
                </w:rPrChange>
              </w:rPr>
              <w:t>table 1.1</w:t>
            </w:r>
            <w:r w:rsidR="003D717C" w:rsidRPr="0048634C">
              <w:rPr>
                <w:rFonts w:cs="Arial"/>
                <w:b/>
                <w:bCs/>
                <w:sz w:val="20"/>
                <w:szCs w:val="20"/>
                <w:rPrChange w:id="429" w:author="Shah Ashay" w:date="2018-04-16T16:15:00Z">
                  <w:rPr>
                    <w:rFonts w:asciiTheme="minorHAnsi" w:hAnsiTheme="minorHAnsi"/>
                    <w:b/>
                    <w:bCs/>
                    <w:sz w:val="20"/>
                    <w:szCs w:val="20"/>
                  </w:rPr>
                </w:rPrChange>
              </w:rPr>
              <w:t xml:space="preserve"> BKK </w:t>
            </w:r>
            <w:del w:id="430" w:author="Batra Yogesh (EXT)" w:date="2018-04-04T17:20:00Z">
              <w:r w:rsidR="003D717C" w:rsidRPr="0048634C" w:rsidDel="00D503C2">
                <w:rPr>
                  <w:rFonts w:cs="Arial"/>
                  <w:b/>
                  <w:bCs/>
                  <w:sz w:val="20"/>
                  <w:szCs w:val="20"/>
                  <w:rPrChange w:id="431" w:author="Shah Ashay" w:date="2018-04-16T16:15:00Z">
                    <w:rPr>
                      <w:rFonts w:asciiTheme="minorHAnsi" w:hAnsiTheme="minorHAnsi"/>
                      <w:b/>
                      <w:bCs/>
                      <w:sz w:val="20"/>
                      <w:szCs w:val="20"/>
                    </w:rPr>
                  </w:rPrChange>
                </w:rPr>
                <w:delText>Equipmetn</w:delText>
              </w:r>
            </w:del>
            <w:ins w:id="432" w:author="Batra Yogesh (EXT)" w:date="2018-04-04T17:20:00Z">
              <w:r w:rsidR="00D503C2" w:rsidRPr="0048634C">
                <w:rPr>
                  <w:rFonts w:cs="Arial"/>
                  <w:b/>
                  <w:bCs/>
                  <w:sz w:val="20"/>
                  <w:szCs w:val="20"/>
                  <w:rPrChange w:id="433" w:author="Shah Ashay" w:date="2018-04-16T16:15:00Z">
                    <w:rPr>
                      <w:rFonts w:asciiTheme="minorHAnsi" w:hAnsiTheme="minorHAnsi"/>
                      <w:b/>
                      <w:bCs/>
                      <w:sz w:val="20"/>
                      <w:szCs w:val="20"/>
                    </w:rPr>
                  </w:rPrChange>
                </w:rPr>
                <w:t>Equipment</w:t>
              </w:r>
            </w:ins>
            <w:r w:rsidR="003D717C" w:rsidRPr="0048634C">
              <w:rPr>
                <w:rFonts w:cs="Arial"/>
                <w:b/>
                <w:bCs/>
                <w:sz w:val="20"/>
                <w:szCs w:val="20"/>
                <w:rPrChange w:id="434" w:author="Shah Ashay" w:date="2018-04-16T16:15:00Z">
                  <w:rPr>
                    <w:rFonts w:asciiTheme="minorHAnsi" w:hAnsiTheme="minorHAnsi"/>
                    <w:b/>
                    <w:bCs/>
                    <w:sz w:val="20"/>
                    <w:szCs w:val="20"/>
                  </w:rPr>
                </w:rPrChange>
              </w:rPr>
              <w:t xml:space="preserve"> Data Class</w:t>
            </w:r>
          </w:p>
        </w:tc>
        <w:tc>
          <w:tcPr>
            <w:tcW w:w="1058" w:type="pct"/>
            <w:tcBorders>
              <w:bottom w:val="single" w:sz="4" w:space="0" w:color="auto"/>
            </w:tcBorders>
            <w:tcPrChange w:id="435" w:author="Batra Yogesh (EXT)" w:date="2018-04-13T12:37:00Z">
              <w:tcPr>
                <w:tcW w:w="1980" w:type="dxa"/>
                <w:tcBorders>
                  <w:bottom w:val="single" w:sz="4" w:space="0" w:color="auto"/>
                </w:tcBorders>
              </w:tcPr>
            </w:tcPrChange>
          </w:tcPr>
          <w:p w14:paraId="5999001B" w14:textId="77777777" w:rsidR="00672258" w:rsidRPr="0048634C" w:rsidRDefault="00672258" w:rsidP="007712F2">
            <w:pPr>
              <w:keepNext/>
              <w:keepLines/>
              <w:rPr>
                <w:rFonts w:cs="Arial"/>
                <w:sz w:val="20"/>
                <w:szCs w:val="20"/>
                <w:rPrChange w:id="436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</w:tr>
      <w:tr w:rsidR="005D314F" w:rsidRPr="00C47BEF" w14:paraId="43D445DB" w14:textId="77777777" w:rsidTr="00C47BEF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437" w:author="Batra Yogesh (EXT)" w:date="2018-04-13T12:37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16DD4E8" w14:textId="0AE18E3B" w:rsidR="005D314F" w:rsidRPr="0048634C" w:rsidRDefault="005D314F" w:rsidP="009D7887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438" w:author="Batra Yogesh (EXT)" w:date="2018-04-13T12:37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0D8D9337" w14:textId="2182B9E7" w:rsidR="005D314F" w:rsidRPr="0048634C" w:rsidRDefault="005D314F" w:rsidP="00B317C9">
            <w:pPr>
              <w:pStyle w:val="TableText"/>
              <w:keepNext/>
              <w:keepLines/>
              <w:rPr>
                <w:rFonts w:cs="Arial"/>
                <w:sz w:val="20"/>
                <w:szCs w:val="20"/>
                <w:rPrChange w:id="439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40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End of Use case</w:t>
            </w:r>
          </w:p>
        </w:tc>
        <w:tc>
          <w:tcPr>
            <w:tcW w:w="1635" w:type="pct"/>
            <w:shd w:val="clear" w:color="auto" w:fill="C6D9F1" w:themeFill="text2" w:themeFillTint="33"/>
            <w:tcPrChange w:id="441" w:author="Batra Yogesh (EXT)" w:date="2018-04-13T12:37:00Z">
              <w:tcPr>
                <w:tcW w:w="3060" w:type="dxa"/>
                <w:shd w:val="clear" w:color="auto" w:fill="C6D9F1" w:themeFill="text2" w:themeFillTint="33"/>
              </w:tcPr>
            </w:tcPrChange>
          </w:tcPr>
          <w:p w14:paraId="0B554AAC" w14:textId="77777777" w:rsidR="005D314F" w:rsidRPr="0048634C" w:rsidRDefault="005D314F" w:rsidP="007F76A3">
            <w:pPr>
              <w:keepNext/>
              <w:keepLines/>
              <w:rPr>
                <w:rFonts w:cs="Arial"/>
                <w:sz w:val="20"/>
                <w:szCs w:val="20"/>
                <w:rPrChange w:id="442" w:author="Shah Ashay" w:date="2018-04-16T16:15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</w:p>
        </w:tc>
        <w:tc>
          <w:tcPr>
            <w:tcW w:w="1058" w:type="pct"/>
            <w:shd w:val="clear" w:color="auto" w:fill="C6D9F1" w:themeFill="text2" w:themeFillTint="33"/>
            <w:tcPrChange w:id="443" w:author="Batra Yogesh (EXT)" w:date="2018-04-13T12:37:00Z">
              <w:tcPr>
                <w:tcW w:w="1980" w:type="dxa"/>
                <w:shd w:val="clear" w:color="auto" w:fill="C6D9F1" w:themeFill="text2" w:themeFillTint="33"/>
              </w:tcPr>
            </w:tcPrChange>
          </w:tcPr>
          <w:p w14:paraId="621E69F8" w14:textId="77777777" w:rsidR="005D314F" w:rsidRPr="0048634C" w:rsidRDefault="005D314F" w:rsidP="007F76A3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</w:tr>
    </w:tbl>
    <w:p w14:paraId="0BAA37FC" w14:textId="68001863" w:rsidR="00FC1B6D" w:rsidRPr="00C47BEF" w:rsidRDefault="00FC1B6D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66B47FDB" w14:textId="77777777" w:rsidR="00FC1B6D" w:rsidRPr="00C47BEF" w:rsidRDefault="00FC1B6D">
      <w:pPr>
        <w:rPr>
          <w:rFonts w:cs="Arial"/>
        </w:rPr>
      </w:pPr>
      <w:r w:rsidRPr="00C47BEF">
        <w:rPr>
          <w:rFonts w:cs="Arial"/>
        </w:rPr>
        <w:br w:type="page"/>
      </w:r>
    </w:p>
    <w:p w14:paraId="0F486966" w14:textId="77777777" w:rsidR="006B18DE" w:rsidRPr="00C47BEF" w:rsidRDefault="006B18DE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FD" w14:textId="45BAFA6A" w:rsidR="004D61A0" w:rsidRPr="00C47BEF" w:rsidRDefault="003D717C">
      <w:pPr>
        <w:pStyle w:val="Header"/>
        <w:tabs>
          <w:tab w:val="clear" w:pos="4320"/>
          <w:tab w:val="clear" w:pos="8640"/>
        </w:tabs>
        <w:rPr>
          <w:rFonts w:cs="Arial"/>
          <w:b/>
          <w:bCs/>
          <w:sz w:val="20"/>
          <w:szCs w:val="20"/>
          <w:rPrChange w:id="444" w:author="Batra Yogesh (EXT)" w:date="2018-04-13T12:36:00Z">
            <w:rPr>
              <w:rFonts w:asciiTheme="minorHAnsi" w:hAnsiTheme="minorHAnsi"/>
              <w:b/>
              <w:bCs/>
              <w:sz w:val="20"/>
              <w:szCs w:val="20"/>
            </w:rPr>
          </w:rPrChange>
        </w:rPr>
      </w:pPr>
      <w:r w:rsidRPr="00C47BEF">
        <w:rPr>
          <w:rFonts w:cs="Arial"/>
          <w:b/>
          <w:bCs/>
          <w:sz w:val="20"/>
          <w:szCs w:val="20"/>
          <w:rPrChange w:id="445" w:author="Batra Yogesh (EXT)" w:date="2018-04-13T12:36:00Z">
            <w:rPr>
              <w:rFonts w:asciiTheme="minorHAnsi" w:hAnsiTheme="minorHAnsi"/>
              <w:b/>
              <w:bCs/>
              <w:sz w:val="20"/>
              <w:szCs w:val="20"/>
            </w:rPr>
          </w:rPrChange>
        </w:rPr>
        <w:t xml:space="preserve">Table 1.1 BKK </w:t>
      </w:r>
      <w:del w:id="446" w:author="Batra Yogesh (EXT)" w:date="2018-04-04T17:21:00Z">
        <w:r w:rsidRPr="00C47BEF" w:rsidDel="00D503C2">
          <w:rPr>
            <w:rFonts w:cs="Arial"/>
            <w:b/>
            <w:bCs/>
            <w:sz w:val="20"/>
            <w:szCs w:val="20"/>
            <w:rPrChange w:id="447" w:author="Batra Yogesh (EXT)" w:date="2018-04-13T12:36:00Z">
              <w:rPr>
                <w:rFonts w:asciiTheme="minorHAnsi" w:hAnsiTheme="minorHAnsi"/>
                <w:b/>
                <w:bCs/>
                <w:sz w:val="20"/>
                <w:szCs w:val="20"/>
              </w:rPr>
            </w:rPrChange>
          </w:rPr>
          <w:delText>Equipmetn</w:delText>
        </w:r>
      </w:del>
      <w:ins w:id="448" w:author="Batra Yogesh (EXT)" w:date="2018-04-04T17:21:00Z">
        <w:r w:rsidR="00D503C2" w:rsidRPr="00C47BEF">
          <w:rPr>
            <w:rFonts w:cs="Arial"/>
            <w:b/>
            <w:bCs/>
            <w:sz w:val="20"/>
            <w:szCs w:val="20"/>
            <w:rPrChange w:id="449" w:author="Batra Yogesh (EXT)" w:date="2018-04-13T12:36:00Z">
              <w:rPr>
                <w:rFonts w:asciiTheme="minorHAnsi" w:hAnsiTheme="minorHAnsi"/>
                <w:b/>
                <w:bCs/>
                <w:sz w:val="20"/>
                <w:szCs w:val="20"/>
              </w:rPr>
            </w:rPrChange>
          </w:rPr>
          <w:t>Equipment</w:t>
        </w:r>
      </w:ins>
      <w:r w:rsidRPr="00C47BEF">
        <w:rPr>
          <w:rFonts w:cs="Arial"/>
          <w:b/>
          <w:bCs/>
          <w:sz w:val="20"/>
          <w:szCs w:val="20"/>
          <w:rPrChange w:id="450" w:author="Batra Yogesh (EXT)" w:date="2018-04-13T12:36:00Z">
            <w:rPr>
              <w:rFonts w:asciiTheme="minorHAnsi" w:hAnsiTheme="minorHAnsi"/>
              <w:b/>
              <w:bCs/>
              <w:sz w:val="20"/>
              <w:szCs w:val="20"/>
            </w:rPr>
          </w:rPrChange>
        </w:rPr>
        <w:t xml:space="preserve"> Data Class</w:t>
      </w:r>
    </w:p>
    <w:p w14:paraId="264CA506" w14:textId="77777777" w:rsidR="003D717C" w:rsidRPr="00C47BEF" w:rsidRDefault="003D717C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tbl>
      <w:tblPr>
        <w:tblW w:w="5000" w:type="pct"/>
        <w:tblLook w:val="04A0" w:firstRow="1" w:lastRow="0" w:firstColumn="1" w:lastColumn="0" w:noHBand="0" w:noVBand="1"/>
        <w:tblPrChange w:id="451" w:author="Batra Yogesh (EXT)" w:date="2018-04-13T12:37:00Z">
          <w:tblPr>
            <w:tblW w:w="13313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2719"/>
        <w:gridCol w:w="2755"/>
        <w:gridCol w:w="3519"/>
        <w:gridCol w:w="1148"/>
        <w:gridCol w:w="3519"/>
        <w:tblGridChange w:id="452">
          <w:tblGrid>
            <w:gridCol w:w="2724"/>
            <w:gridCol w:w="2759"/>
            <w:gridCol w:w="3340"/>
            <w:gridCol w:w="1150"/>
            <w:gridCol w:w="3340"/>
          </w:tblGrid>
        </w:tblGridChange>
      </w:tblGrid>
      <w:tr w:rsidR="00FC1B6D" w:rsidRPr="0048634C" w14:paraId="5C4BE796" w14:textId="77777777" w:rsidTr="00C47BEF">
        <w:trPr>
          <w:trHeight w:val="315"/>
          <w:trPrChange w:id="45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454" w:author="Batra Yogesh (EXT)" w:date="2018-04-13T12:37:00Z">
              <w:tcPr>
                <w:tcW w:w="2724" w:type="dxa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757A31B" w14:textId="77777777" w:rsidR="003D717C" w:rsidRPr="0048634C" w:rsidRDefault="003D717C" w:rsidP="001B0D41">
            <w:pPr>
              <w:rPr>
                <w:rFonts w:cs="Arial"/>
                <w:sz w:val="20"/>
                <w:szCs w:val="20"/>
                <w:rPrChange w:id="45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bookmarkStart w:id="456" w:name="_Toc240857192"/>
          </w:p>
          <w:p w14:paraId="0827EFB6" w14:textId="496B603B" w:rsidR="00FC1B6D" w:rsidRPr="0048634C" w:rsidRDefault="00FC1B6D" w:rsidP="001B0D41">
            <w:pPr>
              <w:rPr>
                <w:rFonts w:cs="Arial"/>
                <w:sz w:val="20"/>
                <w:szCs w:val="20"/>
                <w:rPrChange w:id="45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5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459" w:author="Batra Yogesh (EXT)" w:date="2018-04-13T12:37:00Z">
              <w:tcPr>
                <w:tcW w:w="2759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F23BB6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46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6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462" w:author="Batra Yogesh (EXT)" w:date="2018-04-13T12:37:00Z">
              <w:tcPr>
                <w:tcW w:w="33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8DA898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46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6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465" w:author="Batra Yogesh (EXT)" w:date="2018-04-13T12:37:00Z">
              <w:tcPr>
                <w:tcW w:w="115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2D9CBB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46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67" w:author="Shah Ashay" w:date="2018-04-16T16:16:00Z">
                  <w:rPr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468" w:author="Batra Yogesh (EXT)" w:date="2018-04-13T12:37:00Z">
              <w:tcPr>
                <w:tcW w:w="3340" w:type="dxa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868171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46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70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62899096" w14:textId="77777777" w:rsidTr="00C47BEF">
        <w:trPr>
          <w:trHeight w:val="315"/>
          <w:trPrChange w:id="47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72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0051D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47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7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CT_BKK_EQPM_BOOSTER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7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250719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47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7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7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323329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47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8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Discharge/Outlet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8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859425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48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8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8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353023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48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86" w:author="Shah Ashay" w:date="2018-04-16T16:16:00Z">
                  <w:rPr>
                    <w:sz w:val="16"/>
                    <w:szCs w:val="16"/>
                  </w:rPr>
                </w:rPrChange>
              </w:rPr>
              <w:t>Discharge/Outlet Press</w:t>
            </w:r>
          </w:p>
        </w:tc>
      </w:tr>
      <w:tr w:rsidR="00FC1B6D" w:rsidRPr="0048634C" w14:paraId="64232F00" w14:textId="77777777" w:rsidTr="00C47BEF">
        <w:trPr>
          <w:trHeight w:val="315"/>
          <w:trPrChange w:id="48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48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27CADB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48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9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420726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49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92" w:author="Shah Ashay" w:date="2018-04-16T16:16:00Z">
                  <w:rPr>
                    <w:sz w:val="16"/>
                    <w:szCs w:val="16"/>
                  </w:rPr>
                </w:rPrChange>
              </w:rPr>
              <w:t>DISCHARGE_TEMP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9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BD108F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49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95" w:author="Shah Ashay" w:date="2018-04-16T16:16:00Z">
                  <w:rPr>
                    <w:sz w:val="16"/>
                    <w:szCs w:val="16"/>
                  </w:rPr>
                </w:rPrChange>
              </w:rPr>
              <w:t>Discharge/Outlet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9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D51029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49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49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49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7DDD43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0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01" w:author="Shah Ashay" w:date="2018-04-16T16:16:00Z">
                  <w:rPr>
                    <w:sz w:val="16"/>
                    <w:szCs w:val="16"/>
                  </w:rPr>
                </w:rPrChange>
              </w:rPr>
              <w:t>Discharge/Outlet Temp</w:t>
            </w:r>
          </w:p>
        </w:tc>
      </w:tr>
      <w:tr w:rsidR="00FC1B6D" w:rsidRPr="0048634C" w14:paraId="5E27FF97" w14:textId="77777777" w:rsidTr="00C47BEF">
        <w:trPr>
          <w:trHeight w:val="315"/>
          <w:trPrChange w:id="50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50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4CEF7D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0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0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0752C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0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07" w:author="Shah Ashay" w:date="2018-04-16T16:16:00Z">
                  <w:rPr>
                    <w:sz w:val="16"/>
                    <w:szCs w:val="16"/>
                  </w:rPr>
                </w:rPrChange>
              </w:rPr>
              <w:t>GAS_FLOW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0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AFF0A9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0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10" w:author="Shah Ashay" w:date="2018-04-16T16:16:00Z">
                  <w:rPr>
                    <w:sz w:val="16"/>
                    <w:szCs w:val="16"/>
                  </w:rPr>
                </w:rPrChange>
              </w:rPr>
              <w:t>Gas flow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1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546E19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1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1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1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B49ED7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1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16" w:author="Shah Ashay" w:date="2018-04-16T16:16:00Z">
                  <w:rPr>
                    <w:sz w:val="16"/>
                    <w:szCs w:val="16"/>
                  </w:rPr>
                </w:rPrChange>
              </w:rPr>
              <w:t>Gas flow</w:t>
            </w:r>
          </w:p>
        </w:tc>
      </w:tr>
      <w:tr w:rsidR="00FC1B6D" w:rsidRPr="0048634C" w14:paraId="2AF4CE59" w14:textId="77777777" w:rsidTr="00C47BEF">
        <w:trPr>
          <w:trHeight w:val="315"/>
          <w:trPrChange w:id="51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51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F852C6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1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2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3046DF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2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22" w:author="Shah Ashay" w:date="2018-04-16T16:16:00Z">
                  <w:rPr>
                    <w:sz w:val="16"/>
                    <w:szCs w:val="16"/>
                  </w:rPr>
                </w:rPrChange>
              </w:rPr>
              <w:t>LIQ_FLOW_OUT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2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BFC5A3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2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25" w:author="Shah Ashay" w:date="2018-04-16T16:16:00Z">
                  <w:rPr>
                    <w:sz w:val="16"/>
                    <w:szCs w:val="16"/>
                  </w:rPr>
                </w:rPrChange>
              </w:rPr>
              <w:t>Condy/Oil Flow Outlet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2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B1D47E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2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2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2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D5BEF3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3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31" w:author="Shah Ashay" w:date="2018-04-16T16:16:00Z">
                  <w:rPr>
                    <w:sz w:val="16"/>
                    <w:szCs w:val="16"/>
                  </w:rPr>
                </w:rPrChange>
              </w:rPr>
              <w:t>Condy/Oil Flow Outlet</w:t>
            </w:r>
          </w:p>
        </w:tc>
      </w:tr>
      <w:tr w:rsidR="00FC1B6D" w:rsidRPr="0048634C" w14:paraId="00D57311" w14:textId="77777777" w:rsidTr="00C47BEF">
        <w:trPr>
          <w:trHeight w:val="315"/>
          <w:trPrChange w:id="53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53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C9CFD1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3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3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DA6C74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3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37" w:author="Shah Ashay" w:date="2018-04-16T16:16:00Z">
                  <w:rPr>
                    <w:sz w:val="16"/>
                    <w:szCs w:val="16"/>
                  </w:rPr>
                </w:rPrChange>
              </w:rPr>
              <w:t>SUCTION_PRESS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3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238D4A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3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40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4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942D1E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4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4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4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37C40F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4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46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</w:tr>
      <w:tr w:rsidR="00FC1B6D" w:rsidRPr="0048634C" w14:paraId="226547D0" w14:textId="77777777" w:rsidTr="00C47BEF">
        <w:trPr>
          <w:trHeight w:val="315"/>
          <w:trPrChange w:id="54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54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7AC082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4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5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C183C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5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52" w:author="Shah Ashay" w:date="2018-04-16T16:16:00Z">
                  <w:rPr>
                    <w:sz w:val="16"/>
                    <w:szCs w:val="16"/>
                  </w:rPr>
                </w:rPrChange>
              </w:rPr>
              <w:t>SUCTION_TEMP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5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3E8624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5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55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5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510551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5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5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5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E9DAF9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6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61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</w:tr>
      <w:tr w:rsidR="00FC1B6D" w:rsidRPr="0048634C" w14:paraId="2752A6B6" w14:textId="77777777" w:rsidTr="00C47BEF">
        <w:trPr>
          <w:trHeight w:val="315"/>
          <w:trPrChange w:id="56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563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280ACE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6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6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56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D754E6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6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6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56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84D289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7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7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57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31A458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7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7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57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1E91EE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7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77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7DE916D9" w14:textId="77777777" w:rsidTr="00C47BEF">
        <w:trPr>
          <w:trHeight w:val="315"/>
          <w:trPrChange w:id="57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79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8D2491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8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8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CT_BKK_EQPM_CHEM_PUMP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8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64AE14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8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8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INJ_RATE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8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1B2410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8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8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Inj Rate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8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E75A5A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8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9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59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25FBD2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9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93" w:author="Shah Ashay" w:date="2018-04-16T16:16:00Z">
                  <w:rPr>
                    <w:sz w:val="16"/>
                    <w:szCs w:val="16"/>
                  </w:rPr>
                </w:rPrChange>
              </w:rPr>
              <w:t>Inj Rate</w:t>
            </w:r>
          </w:p>
        </w:tc>
      </w:tr>
      <w:tr w:rsidR="00FC1B6D" w:rsidRPr="0048634C" w14:paraId="7FA2763C" w14:textId="77777777" w:rsidTr="00C47BEF">
        <w:trPr>
          <w:trHeight w:val="315"/>
          <w:trPrChange w:id="59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595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21E892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9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59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598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881776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59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0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60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9CEDEE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0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0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604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04ACD2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0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0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60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60AD9E6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0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09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1C576785" w14:textId="77777777" w:rsidTr="00C47BEF">
        <w:trPr>
          <w:trHeight w:val="315"/>
          <w:trPrChange w:id="61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11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69ECB1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1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1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CT_BKK_EQPM_COMP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1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4E11AF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1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1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1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AD4AD7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1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1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Discharge/Outlet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2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C0F23A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2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2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2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BD8198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2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25" w:author="Shah Ashay" w:date="2018-04-16T16:16:00Z">
                  <w:rPr>
                    <w:sz w:val="16"/>
                    <w:szCs w:val="16"/>
                  </w:rPr>
                </w:rPrChange>
              </w:rPr>
              <w:t>Discharge/Outlet press</w:t>
            </w:r>
          </w:p>
        </w:tc>
      </w:tr>
      <w:tr w:rsidR="00FC1B6D" w:rsidRPr="0048634C" w14:paraId="212D6262" w14:textId="77777777" w:rsidTr="00C47BEF">
        <w:trPr>
          <w:trHeight w:val="315"/>
          <w:trPrChange w:id="62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62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02B243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2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2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21A50F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3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31" w:author="Shah Ashay" w:date="2018-04-16T16:16:00Z">
                  <w:rPr>
                    <w:sz w:val="16"/>
                    <w:szCs w:val="16"/>
                  </w:rPr>
                </w:rPrChange>
              </w:rPr>
              <w:t>DISCHARGE_TEMP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3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69FEF0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3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34" w:author="Shah Ashay" w:date="2018-04-16T16:16:00Z">
                  <w:rPr>
                    <w:sz w:val="16"/>
                    <w:szCs w:val="16"/>
                  </w:rPr>
                </w:rPrChange>
              </w:rPr>
              <w:t>Discharge/Outlet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3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0A2232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3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3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3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2C7FB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3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40" w:author="Shah Ashay" w:date="2018-04-16T16:16:00Z">
                  <w:rPr>
                    <w:sz w:val="16"/>
                    <w:szCs w:val="16"/>
                  </w:rPr>
                </w:rPrChange>
              </w:rPr>
              <w:t>Discharge/Outlet temp</w:t>
            </w:r>
          </w:p>
        </w:tc>
      </w:tr>
      <w:tr w:rsidR="00FC1B6D" w:rsidRPr="0048634C" w14:paraId="2FC4F2AC" w14:textId="77777777" w:rsidTr="00C47BEF">
        <w:trPr>
          <w:trHeight w:val="315"/>
          <w:trPrChange w:id="64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64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524129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4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4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3E9B4D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4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46" w:author="Shah Ashay" w:date="2018-04-16T16:16:00Z">
                  <w:rPr>
                    <w:sz w:val="16"/>
                    <w:szCs w:val="16"/>
                  </w:rPr>
                </w:rPrChange>
              </w:rPr>
              <w:t>GAS_FLOW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4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7CABC3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4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49" w:author="Shah Ashay" w:date="2018-04-16T16:16:00Z">
                  <w:rPr>
                    <w:sz w:val="16"/>
                    <w:szCs w:val="16"/>
                  </w:rPr>
                </w:rPrChange>
              </w:rPr>
              <w:t>Gas flow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5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7A2B73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5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5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5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85A6AE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5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55" w:author="Shah Ashay" w:date="2018-04-16T16:16:00Z">
                  <w:rPr>
                    <w:sz w:val="16"/>
                    <w:szCs w:val="16"/>
                  </w:rPr>
                </w:rPrChange>
              </w:rPr>
              <w:t>Gas flow</w:t>
            </w:r>
          </w:p>
        </w:tc>
      </w:tr>
      <w:tr w:rsidR="00FC1B6D" w:rsidRPr="0048634C" w14:paraId="15F38D4D" w14:textId="77777777" w:rsidTr="00C47BEF">
        <w:trPr>
          <w:trHeight w:val="315"/>
          <w:trPrChange w:id="65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65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19E6B8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5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5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58FF8F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6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61" w:author="Shah Ashay" w:date="2018-04-16T16:16:00Z">
                  <w:rPr>
                    <w:sz w:val="16"/>
                    <w:szCs w:val="16"/>
                  </w:rPr>
                </w:rPrChange>
              </w:rPr>
              <w:t>GG_SPEED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6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F4F6DF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6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64" w:author="Shah Ashay" w:date="2018-04-16T16:16:00Z">
                  <w:rPr>
                    <w:sz w:val="16"/>
                    <w:szCs w:val="16"/>
                  </w:rPr>
                </w:rPrChange>
              </w:rPr>
              <w:t>GG Speed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6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53B03E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6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6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6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410DCC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6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70" w:author="Shah Ashay" w:date="2018-04-16T16:16:00Z">
                  <w:rPr>
                    <w:sz w:val="16"/>
                    <w:szCs w:val="16"/>
                  </w:rPr>
                </w:rPrChange>
              </w:rPr>
              <w:t>GG Speed</w:t>
            </w:r>
          </w:p>
        </w:tc>
      </w:tr>
      <w:tr w:rsidR="00FC1B6D" w:rsidRPr="0048634C" w14:paraId="2F045CD2" w14:textId="77777777" w:rsidTr="00C47BEF">
        <w:trPr>
          <w:trHeight w:val="315"/>
          <w:trPrChange w:id="67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67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B807AD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7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7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AF683D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7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76" w:author="Shah Ashay" w:date="2018-04-16T16:16:00Z">
                  <w:rPr>
                    <w:sz w:val="16"/>
                    <w:szCs w:val="16"/>
                  </w:rPr>
                </w:rPrChange>
              </w:rPr>
              <w:t>GG_SPEED_2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7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E2BDBB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7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79" w:author="Shah Ashay" w:date="2018-04-16T16:16:00Z">
                  <w:rPr>
                    <w:sz w:val="16"/>
                    <w:szCs w:val="16"/>
                  </w:rPr>
                </w:rPrChange>
              </w:rPr>
              <w:t>GG Speed 2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8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398DFD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8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8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8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ACEEA6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8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85" w:author="Shah Ashay" w:date="2018-04-16T16:16:00Z">
                  <w:rPr>
                    <w:sz w:val="16"/>
                    <w:szCs w:val="16"/>
                  </w:rPr>
                </w:rPrChange>
              </w:rPr>
              <w:t>GG Speed 2</w:t>
            </w:r>
          </w:p>
        </w:tc>
      </w:tr>
      <w:tr w:rsidR="00FC1B6D" w:rsidRPr="0048634C" w14:paraId="7A8B355A" w14:textId="77777777" w:rsidTr="00C47BEF">
        <w:trPr>
          <w:trHeight w:val="315"/>
          <w:trPrChange w:id="68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68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569BC7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8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8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4708C8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9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91" w:author="Shah Ashay" w:date="2018-04-16T16:16:00Z">
                  <w:rPr>
                    <w:sz w:val="16"/>
                    <w:szCs w:val="16"/>
                  </w:rPr>
                </w:rPrChange>
              </w:rPr>
              <w:t>GP_SPEED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9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CCB183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9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94" w:author="Shah Ashay" w:date="2018-04-16T16:16:00Z">
                  <w:rPr>
                    <w:sz w:val="16"/>
                    <w:szCs w:val="16"/>
                  </w:rPr>
                </w:rPrChange>
              </w:rPr>
              <w:t>GP Speed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9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66BD5C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9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69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69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1F54CA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69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00" w:author="Shah Ashay" w:date="2018-04-16T16:16:00Z">
                  <w:rPr>
                    <w:sz w:val="16"/>
                    <w:szCs w:val="16"/>
                  </w:rPr>
                </w:rPrChange>
              </w:rPr>
              <w:t>GP Speed</w:t>
            </w:r>
          </w:p>
        </w:tc>
      </w:tr>
      <w:tr w:rsidR="00FC1B6D" w:rsidRPr="0048634C" w14:paraId="0FA8453B" w14:textId="77777777" w:rsidTr="00C47BEF">
        <w:trPr>
          <w:trHeight w:val="315"/>
          <w:trPrChange w:id="70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70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98AB9D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0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0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A08B94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0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06" w:author="Shah Ashay" w:date="2018-04-16T16:16:00Z">
                  <w:rPr>
                    <w:sz w:val="16"/>
                    <w:szCs w:val="16"/>
                  </w:rPr>
                </w:rPrChange>
              </w:rPr>
              <w:t>PT_SPEED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0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BB8FE3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0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09" w:author="Shah Ashay" w:date="2018-04-16T16:16:00Z">
                  <w:rPr>
                    <w:sz w:val="16"/>
                    <w:szCs w:val="16"/>
                  </w:rPr>
                </w:rPrChange>
              </w:rPr>
              <w:t>PT Speed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1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2FE200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1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1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1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A1FC3D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1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15" w:author="Shah Ashay" w:date="2018-04-16T16:16:00Z">
                  <w:rPr>
                    <w:sz w:val="16"/>
                    <w:szCs w:val="16"/>
                  </w:rPr>
                </w:rPrChange>
              </w:rPr>
              <w:t>PT Speed</w:t>
            </w:r>
          </w:p>
        </w:tc>
      </w:tr>
      <w:tr w:rsidR="00FC1B6D" w:rsidRPr="0048634C" w14:paraId="4A345664" w14:textId="77777777" w:rsidTr="00C47BEF">
        <w:trPr>
          <w:trHeight w:val="315"/>
          <w:trPrChange w:id="71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71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574982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1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1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4FE51C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2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21" w:author="Shah Ashay" w:date="2018-04-16T16:16:00Z">
                  <w:rPr>
                    <w:sz w:val="16"/>
                    <w:szCs w:val="16"/>
                  </w:rPr>
                </w:rPrChange>
              </w:rPr>
              <w:t>SUCTION_PRESS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2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B944D4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2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24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2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365A50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2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2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2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78467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2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30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</w:tr>
      <w:tr w:rsidR="00FC1B6D" w:rsidRPr="0048634C" w14:paraId="01E4B52B" w14:textId="77777777" w:rsidTr="00C47BEF">
        <w:trPr>
          <w:trHeight w:val="315"/>
          <w:trPrChange w:id="73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73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4E30A4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3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3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50E185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3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36" w:author="Shah Ashay" w:date="2018-04-16T16:16:00Z">
                  <w:rPr>
                    <w:sz w:val="16"/>
                    <w:szCs w:val="16"/>
                  </w:rPr>
                </w:rPrChange>
              </w:rPr>
              <w:t>SUCTION_TEMP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3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8C9881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3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39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4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675DDA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4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4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4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2C6061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4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45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</w:tr>
      <w:tr w:rsidR="00FC1B6D" w:rsidRPr="0048634C" w14:paraId="3D0A3A78" w14:textId="77777777" w:rsidTr="00C47BEF">
        <w:trPr>
          <w:trHeight w:val="315"/>
          <w:trPrChange w:id="74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747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E06DC0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4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4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75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835071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5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5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75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55D887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5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5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75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04852C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5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5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75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19BB20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6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61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63FBA06F" w14:textId="77777777" w:rsidTr="00C47BEF">
        <w:trPr>
          <w:trHeight w:val="315"/>
          <w:trPrChange w:id="76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63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C71EBB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6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6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CT_BKK_EQPM_COMP_COOL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6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96C37A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6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6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AVG_OUTLET_TEMP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6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79EC9CB" w14:textId="079FFC64" w:rsidR="00FC1B6D" w:rsidRPr="0048634C" w:rsidRDefault="00FC1B6D" w:rsidP="001B0D41">
            <w:pPr>
              <w:rPr>
                <w:rFonts w:cs="Arial"/>
                <w:sz w:val="20"/>
                <w:szCs w:val="20"/>
                <w:rPrChange w:id="77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7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 xml:space="preserve">Avg Cooler </w:t>
            </w:r>
            <w:del w:id="772" w:author="Batra Yogesh (EXT)" w:date="2018-04-04T17:21:00Z">
              <w:r w:rsidRPr="0048634C" w:rsidDel="00D503C2">
                <w:rPr>
                  <w:rFonts w:cs="Arial"/>
                  <w:sz w:val="20"/>
                  <w:szCs w:val="20"/>
                  <w:rPrChange w:id="773" w:author="Shah Ashay" w:date="2018-04-16T16:16:00Z">
                    <w:rPr>
                      <w:rFonts w:cs="Arial"/>
                      <w:sz w:val="16"/>
                      <w:szCs w:val="16"/>
                    </w:rPr>
                  </w:rPrChange>
                </w:rPr>
                <w:delText>Oulet</w:delText>
              </w:r>
            </w:del>
            <w:ins w:id="774" w:author="Batra Yogesh (EXT)" w:date="2018-04-04T17:21:00Z">
              <w:r w:rsidR="00D503C2" w:rsidRPr="0048634C">
                <w:rPr>
                  <w:rFonts w:cs="Arial"/>
                  <w:sz w:val="20"/>
                  <w:szCs w:val="20"/>
                  <w:rPrChange w:id="775" w:author="Shah Ashay" w:date="2018-04-16T16:16:00Z">
                    <w:rPr>
                      <w:rFonts w:cs="Arial"/>
                      <w:sz w:val="16"/>
                      <w:szCs w:val="16"/>
                    </w:rPr>
                  </w:rPrChange>
                </w:rPr>
                <w:t>Outlet</w:t>
              </w:r>
            </w:ins>
            <w:r w:rsidRPr="0048634C">
              <w:rPr>
                <w:rFonts w:cs="Arial"/>
                <w:sz w:val="20"/>
                <w:szCs w:val="20"/>
                <w:rPrChange w:id="77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 xml:space="preserve"> Temp   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7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1B0545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7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7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8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49FDD5A" w14:textId="67D4BBB1" w:rsidR="00FC1B6D" w:rsidRPr="0048634C" w:rsidRDefault="00FC1B6D" w:rsidP="001B0D41">
            <w:pPr>
              <w:rPr>
                <w:rFonts w:cs="Arial"/>
                <w:sz w:val="20"/>
                <w:szCs w:val="20"/>
                <w:rPrChange w:id="78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82" w:author="Shah Ashay" w:date="2018-04-16T16:16:00Z">
                  <w:rPr>
                    <w:sz w:val="16"/>
                    <w:szCs w:val="16"/>
                  </w:rPr>
                </w:rPrChange>
              </w:rPr>
              <w:t xml:space="preserve">Avg Cooler </w:t>
            </w:r>
            <w:del w:id="783" w:author="Batra Yogesh (EXT)" w:date="2018-04-04T17:21:00Z">
              <w:r w:rsidRPr="0048634C" w:rsidDel="00D503C2">
                <w:rPr>
                  <w:rFonts w:cs="Arial"/>
                  <w:sz w:val="20"/>
                  <w:szCs w:val="20"/>
                  <w:rPrChange w:id="784" w:author="Shah Ashay" w:date="2018-04-16T16:16:00Z">
                    <w:rPr>
                      <w:sz w:val="16"/>
                      <w:szCs w:val="16"/>
                    </w:rPr>
                  </w:rPrChange>
                </w:rPr>
                <w:delText>Oulet</w:delText>
              </w:r>
            </w:del>
            <w:ins w:id="785" w:author="Batra Yogesh (EXT)" w:date="2018-04-04T17:21:00Z">
              <w:r w:rsidR="00D503C2" w:rsidRPr="0048634C">
                <w:rPr>
                  <w:rFonts w:cs="Arial"/>
                  <w:sz w:val="20"/>
                  <w:szCs w:val="20"/>
                  <w:rPrChange w:id="786" w:author="Shah Ashay" w:date="2018-04-16T16:16:00Z">
                    <w:rPr>
                      <w:sz w:val="16"/>
                      <w:szCs w:val="16"/>
                    </w:rPr>
                  </w:rPrChange>
                </w:rPr>
                <w:t>Outlet</w:t>
              </w:r>
            </w:ins>
            <w:r w:rsidRPr="0048634C">
              <w:rPr>
                <w:rFonts w:cs="Arial"/>
                <w:sz w:val="20"/>
                <w:szCs w:val="20"/>
                <w:rPrChange w:id="787" w:author="Shah Ashay" w:date="2018-04-16T16:16:00Z">
                  <w:rPr>
                    <w:sz w:val="16"/>
                    <w:szCs w:val="16"/>
                  </w:rPr>
                </w:rPrChange>
              </w:rPr>
              <w:t xml:space="preserve"> Temp   </w:t>
            </w:r>
          </w:p>
        </w:tc>
      </w:tr>
      <w:tr w:rsidR="00FC1B6D" w:rsidRPr="0048634C" w14:paraId="751394A5" w14:textId="77777777" w:rsidTr="00C47BEF">
        <w:trPr>
          <w:trHeight w:val="315"/>
          <w:trPrChange w:id="78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78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746B1E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9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9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E23636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9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93" w:author="Shah Ashay" w:date="2018-04-16T16:16:00Z">
                  <w:rPr>
                    <w:sz w:val="16"/>
                    <w:szCs w:val="16"/>
                  </w:rPr>
                </w:rPrChange>
              </w:rPr>
              <w:t>MAX_OUTLET_TEMP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9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EAA202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9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96" w:author="Shah Ashay" w:date="2018-04-16T16:16:00Z">
                  <w:rPr>
                    <w:sz w:val="16"/>
                    <w:szCs w:val="16"/>
                  </w:rPr>
                </w:rPrChange>
              </w:rPr>
              <w:t>Max Cooler 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79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F9FF34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79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79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0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6458BD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0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02" w:author="Shah Ashay" w:date="2018-04-16T16:16:00Z">
                  <w:rPr>
                    <w:sz w:val="16"/>
                    <w:szCs w:val="16"/>
                  </w:rPr>
                </w:rPrChange>
              </w:rPr>
              <w:t>Max Cooler Outlet Temp</w:t>
            </w:r>
          </w:p>
        </w:tc>
      </w:tr>
      <w:tr w:rsidR="00FC1B6D" w:rsidRPr="0048634C" w14:paraId="3D13673A" w14:textId="77777777" w:rsidTr="00C47BEF">
        <w:trPr>
          <w:trHeight w:val="315"/>
          <w:trPrChange w:id="80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804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B3A655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0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0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80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A4EADE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0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0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81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772FF1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1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1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81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1B1E73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1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1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81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0FFB6C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1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18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2FA899AF" w14:textId="77777777" w:rsidTr="00C47BEF">
        <w:trPr>
          <w:trHeight w:val="315"/>
          <w:trPrChange w:id="81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20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C6BF6B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2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2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lastRenderedPageBreak/>
              <w:t>CT_BKK_EQPM_COND_PUMP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2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4E55BE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2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2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2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E03329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2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2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Discharge/Outlet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2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BB9836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3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3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3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6F211F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3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34" w:author="Shah Ashay" w:date="2018-04-16T16:16:00Z">
                  <w:rPr>
                    <w:sz w:val="16"/>
                    <w:szCs w:val="16"/>
                  </w:rPr>
                </w:rPrChange>
              </w:rPr>
              <w:t>Discharge/Outlet Press</w:t>
            </w:r>
          </w:p>
        </w:tc>
      </w:tr>
      <w:tr w:rsidR="00FC1B6D" w:rsidRPr="0048634C" w14:paraId="01CAA7B9" w14:textId="77777777" w:rsidTr="00C47BEF">
        <w:trPr>
          <w:trHeight w:val="315"/>
          <w:trPrChange w:id="83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836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21C9DB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37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38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EDAAEA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3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40" w:author="Shah Ashay" w:date="2018-04-16T16:16:00Z">
                  <w:rPr>
                    <w:sz w:val="16"/>
                    <w:szCs w:val="16"/>
                  </w:rPr>
                </w:rPrChange>
              </w:rPr>
              <w:t>SUCTION_PRESS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4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66BE3D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4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43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44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40F688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4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46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4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E2A8F5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4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49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</w:tr>
      <w:tr w:rsidR="00FC1B6D" w:rsidRPr="0048634C" w14:paraId="61E83706" w14:textId="77777777" w:rsidTr="00C47BEF">
        <w:trPr>
          <w:trHeight w:val="315"/>
          <w:trPrChange w:id="85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851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6911BE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5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5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85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7E75F0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5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5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85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234992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5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5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86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6E46DA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6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6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86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45026A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6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65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38764C5D" w14:textId="77777777" w:rsidTr="00C47BEF">
        <w:trPr>
          <w:trHeight w:val="315"/>
          <w:trPrChange w:id="86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67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493D74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6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6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CT_BKK_EQPM_DEHYDR_FTR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7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6B62FB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7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7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AVG_PRESS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7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652059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7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7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Avg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7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3ACE72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7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7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7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B2C2AE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8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81" w:author="Shah Ashay" w:date="2018-04-16T16:16:00Z">
                  <w:rPr>
                    <w:sz w:val="16"/>
                    <w:szCs w:val="16"/>
                  </w:rPr>
                </w:rPrChange>
              </w:rPr>
              <w:t>Avg Press</w:t>
            </w:r>
          </w:p>
        </w:tc>
      </w:tr>
      <w:tr w:rsidR="00FC1B6D" w:rsidRPr="0048634C" w14:paraId="4DCAEAD5" w14:textId="77777777" w:rsidTr="00C47BEF">
        <w:trPr>
          <w:trHeight w:val="315"/>
          <w:trPrChange w:id="88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88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D5C55F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8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8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A5AB7D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8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87" w:author="Shah Ashay" w:date="2018-04-16T16:16:00Z">
                  <w:rPr>
                    <w:sz w:val="16"/>
                    <w:szCs w:val="16"/>
                  </w:rPr>
                </w:rPrChange>
              </w:rPr>
              <w:t>AVG_PRESS_2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8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54B045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8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90" w:author="Shah Ashay" w:date="2018-04-16T16:16:00Z">
                  <w:rPr>
                    <w:sz w:val="16"/>
                    <w:szCs w:val="16"/>
                  </w:rPr>
                </w:rPrChange>
              </w:rPr>
              <w:t>Avg Press 2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9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9F2BD5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9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9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89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056D23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9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896" w:author="Shah Ashay" w:date="2018-04-16T16:16:00Z">
                  <w:rPr>
                    <w:sz w:val="16"/>
                    <w:szCs w:val="16"/>
                  </w:rPr>
                </w:rPrChange>
              </w:rPr>
              <w:t>Avg Press 2</w:t>
            </w:r>
          </w:p>
        </w:tc>
      </w:tr>
      <w:tr w:rsidR="00FC1B6D" w:rsidRPr="0048634C" w14:paraId="008B23CB" w14:textId="77777777" w:rsidTr="00C47BEF">
        <w:trPr>
          <w:trHeight w:val="315"/>
          <w:trPrChange w:id="89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89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C9FD46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89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0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AA46A4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0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02" w:author="Shah Ashay" w:date="2018-04-16T16:16:00Z">
                  <w:rPr>
                    <w:sz w:val="16"/>
                    <w:szCs w:val="16"/>
                  </w:rPr>
                </w:rPrChange>
              </w:rPr>
              <w:t>DIFF_PRESS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0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08D1CC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0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05" w:author="Shah Ashay" w:date="2018-04-16T16:16:00Z">
                  <w:rPr>
                    <w:sz w:val="16"/>
                    <w:szCs w:val="16"/>
                  </w:rPr>
                </w:rPrChange>
              </w:rPr>
              <w:t>Diff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0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094C32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0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0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0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60E602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1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11" w:author="Shah Ashay" w:date="2018-04-16T16:16:00Z">
                  <w:rPr>
                    <w:sz w:val="16"/>
                    <w:szCs w:val="16"/>
                  </w:rPr>
                </w:rPrChange>
              </w:rPr>
              <w:t>Diff Press</w:t>
            </w:r>
          </w:p>
        </w:tc>
      </w:tr>
      <w:tr w:rsidR="00FC1B6D" w:rsidRPr="0048634C" w14:paraId="52CC0676" w14:textId="77777777" w:rsidTr="00C47BEF">
        <w:trPr>
          <w:trHeight w:val="315"/>
          <w:trPrChange w:id="91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91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4E8C6A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1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1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119354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1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17" w:author="Shah Ashay" w:date="2018-04-16T16:16:00Z">
                  <w:rPr>
                    <w:sz w:val="16"/>
                    <w:szCs w:val="16"/>
                  </w:rPr>
                </w:rPrChange>
              </w:rPr>
              <w:t>DIFF_PRESS_2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1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F1DD6E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1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20" w:author="Shah Ashay" w:date="2018-04-16T16:16:00Z">
                  <w:rPr>
                    <w:sz w:val="16"/>
                    <w:szCs w:val="16"/>
                  </w:rPr>
                </w:rPrChange>
              </w:rPr>
              <w:t>Diff Press 2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2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6CA74A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2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2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2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FE8D8A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2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26" w:author="Shah Ashay" w:date="2018-04-16T16:16:00Z">
                  <w:rPr>
                    <w:sz w:val="16"/>
                    <w:szCs w:val="16"/>
                  </w:rPr>
                </w:rPrChange>
              </w:rPr>
              <w:t>Diff Press 2</w:t>
            </w:r>
          </w:p>
        </w:tc>
      </w:tr>
      <w:tr w:rsidR="00FC1B6D" w:rsidRPr="0048634C" w14:paraId="6E120437" w14:textId="77777777" w:rsidTr="00C47BEF">
        <w:trPr>
          <w:trHeight w:val="315"/>
          <w:trPrChange w:id="92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92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820B28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2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3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96D16A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3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32" w:author="Shah Ashay" w:date="2018-04-16T16:16:00Z">
                  <w:rPr>
                    <w:sz w:val="16"/>
                    <w:szCs w:val="16"/>
                  </w:rPr>
                </w:rPrChange>
              </w:rPr>
              <w:t>GAS_FLOW_TO_EXCH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3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90B784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3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35" w:author="Shah Ashay" w:date="2018-04-16T16:16:00Z">
                  <w:rPr>
                    <w:sz w:val="16"/>
                    <w:szCs w:val="16"/>
                  </w:rPr>
                </w:rPrChange>
              </w:rPr>
              <w:t>Flow to Gas/Liq Exchanger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3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811698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3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3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3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F0A029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4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41" w:author="Shah Ashay" w:date="2018-04-16T16:16:00Z">
                  <w:rPr>
                    <w:sz w:val="16"/>
                    <w:szCs w:val="16"/>
                  </w:rPr>
                </w:rPrChange>
              </w:rPr>
              <w:t>Flow to Gas/Liq Exchanger</w:t>
            </w:r>
          </w:p>
        </w:tc>
      </w:tr>
      <w:tr w:rsidR="00FC1B6D" w:rsidRPr="0048634C" w14:paraId="64140110" w14:textId="77777777" w:rsidTr="00C47BEF">
        <w:trPr>
          <w:trHeight w:val="315"/>
          <w:trPrChange w:id="94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94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438960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4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4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9DFB77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4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47" w:author="Shah Ashay" w:date="2018-04-16T16:16:00Z">
                  <w:rPr>
                    <w:sz w:val="16"/>
                    <w:szCs w:val="16"/>
                  </w:rPr>
                </w:rPrChange>
              </w:rPr>
              <w:t>GAS_WAT_CONTENT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4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68D7FC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4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50" w:author="Shah Ashay" w:date="2018-04-16T16:16:00Z">
                  <w:rPr>
                    <w:sz w:val="16"/>
                    <w:szCs w:val="16"/>
                  </w:rPr>
                </w:rPrChange>
              </w:rPr>
              <w:t>Gas Water Content 1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5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6B0C2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5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5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5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EBEAD8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5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56" w:author="Shah Ashay" w:date="2018-04-16T16:16:00Z">
                  <w:rPr>
                    <w:sz w:val="16"/>
                    <w:szCs w:val="16"/>
                  </w:rPr>
                </w:rPrChange>
              </w:rPr>
              <w:t>Gas Water Content 1</w:t>
            </w:r>
          </w:p>
        </w:tc>
      </w:tr>
      <w:tr w:rsidR="00FC1B6D" w:rsidRPr="0048634C" w14:paraId="69835B0F" w14:textId="77777777" w:rsidTr="00C47BEF">
        <w:trPr>
          <w:trHeight w:val="315"/>
          <w:trPrChange w:id="95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95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E79A7A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5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6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C22115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6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62" w:author="Shah Ashay" w:date="2018-04-16T16:16:00Z">
                  <w:rPr>
                    <w:sz w:val="16"/>
                    <w:szCs w:val="16"/>
                  </w:rPr>
                </w:rPrChange>
              </w:rPr>
              <w:t>GAS_WAT_CONTENT_2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6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1FFA4F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6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65" w:author="Shah Ashay" w:date="2018-04-16T16:16:00Z">
                  <w:rPr>
                    <w:sz w:val="16"/>
                    <w:szCs w:val="16"/>
                  </w:rPr>
                </w:rPrChange>
              </w:rPr>
              <w:t>Gas Water Content 2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6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769B08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6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6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6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CA6792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7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71" w:author="Shah Ashay" w:date="2018-04-16T16:16:00Z">
                  <w:rPr>
                    <w:sz w:val="16"/>
                    <w:szCs w:val="16"/>
                  </w:rPr>
                </w:rPrChange>
              </w:rPr>
              <w:t>Gas Water Content 2</w:t>
            </w:r>
          </w:p>
        </w:tc>
      </w:tr>
      <w:tr w:rsidR="00FC1B6D" w:rsidRPr="0048634C" w14:paraId="5118AA9A" w14:textId="77777777" w:rsidTr="00C47BEF">
        <w:trPr>
          <w:trHeight w:val="315"/>
          <w:trPrChange w:id="97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97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F4932A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7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7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6281EB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7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77" w:author="Shah Ashay" w:date="2018-04-16T16:16:00Z">
                  <w:rPr>
                    <w:sz w:val="16"/>
                    <w:szCs w:val="16"/>
                  </w:rPr>
                </w:rPrChange>
              </w:rPr>
              <w:t>AVG_PRESS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7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C2EE5E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7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80" w:author="Shah Ashay" w:date="2018-04-16T16:16:00Z">
                  <w:rPr>
                    <w:sz w:val="16"/>
                    <w:szCs w:val="16"/>
                  </w:rPr>
                </w:rPrChange>
              </w:rPr>
              <w:t>Avg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8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E36110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8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8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98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B38120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8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86" w:author="Shah Ashay" w:date="2018-04-16T16:16:00Z">
                  <w:rPr>
                    <w:sz w:val="16"/>
                    <w:szCs w:val="16"/>
                  </w:rPr>
                </w:rPrChange>
              </w:rPr>
              <w:t>Avg Press</w:t>
            </w:r>
          </w:p>
        </w:tc>
      </w:tr>
      <w:tr w:rsidR="00FC1B6D" w:rsidRPr="0048634C" w14:paraId="7F6AD9D3" w14:textId="77777777" w:rsidTr="00C47BEF">
        <w:trPr>
          <w:trHeight w:val="315"/>
          <w:trPrChange w:id="98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988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A55ACC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8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9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99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3D288D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9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9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99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ED96B1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9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9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99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5ED2A6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99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99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00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66810A0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0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02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42B0B914" w14:textId="77777777" w:rsidTr="00C47BEF">
        <w:trPr>
          <w:trHeight w:val="315"/>
          <w:trPrChange w:id="100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04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1337CB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0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0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CT_BKK_EQPM_DEHYDRATOR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0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F439B0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0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0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CARB_FLTR_DIFF_PRESS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1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F9FE1C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1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1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Glycol Carb Filter Diff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1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A5F8B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1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1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1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142973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1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18" w:author="Shah Ashay" w:date="2018-04-16T16:16:00Z">
                  <w:rPr>
                    <w:sz w:val="16"/>
                    <w:szCs w:val="16"/>
                  </w:rPr>
                </w:rPrChange>
              </w:rPr>
              <w:t>Glycol Carb Filter Diff Press</w:t>
            </w:r>
          </w:p>
        </w:tc>
      </w:tr>
      <w:tr w:rsidR="00FC1B6D" w:rsidRPr="0048634C" w14:paraId="4BE07772" w14:textId="77777777" w:rsidTr="00C47BEF">
        <w:trPr>
          <w:trHeight w:val="315"/>
          <w:trPrChange w:id="101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020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0B91DC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21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2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8B7B87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2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24" w:author="Shah Ashay" w:date="2018-04-16T16:16:00Z">
                  <w:rPr>
                    <w:sz w:val="16"/>
                    <w:szCs w:val="16"/>
                  </w:rPr>
                </w:rPrChange>
              </w:rPr>
              <w:t>CIRCULATION_RATE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2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B2C023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2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27" w:author="Shah Ashay" w:date="2018-04-16T16:16:00Z">
                  <w:rPr>
                    <w:sz w:val="16"/>
                    <w:szCs w:val="16"/>
                  </w:rPr>
                </w:rPrChange>
              </w:rPr>
              <w:t>Recirculation Rate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2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25E148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2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30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3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E4583D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3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33" w:author="Shah Ashay" w:date="2018-04-16T16:16:00Z">
                  <w:rPr>
                    <w:sz w:val="16"/>
                    <w:szCs w:val="16"/>
                  </w:rPr>
                </w:rPrChange>
              </w:rPr>
              <w:t>Recirculation Rate</w:t>
            </w:r>
          </w:p>
        </w:tc>
      </w:tr>
      <w:tr w:rsidR="00FC1B6D" w:rsidRPr="0048634C" w14:paraId="34531EC4" w14:textId="77777777" w:rsidTr="00C47BEF">
        <w:trPr>
          <w:trHeight w:val="315"/>
          <w:trPrChange w:id="103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035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D53393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36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3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CC7B76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3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39" w:author="Shah Ashay" w:date="2018-04-16T16:16:00Z">
                  <w:rPr>
                    <w:sz w:val="16"/>
                    <w:szCs w:val="16"/>
                  </w:rPr>
                </w:rPrChange>
              </w:rPr>
              <w:t>DISCHARGE_TEMP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4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4D4713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4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42" w:author="Shah Ashay" w:date="2018-04-16T16:16:00Z">
                  <w:rPr>
                    <w:sz w:val="16"/>
                    <w:szCs w:val="16"/>
                  </w:rPr>
                </w:rPrChange>
              </w:rPr>
              <w:t>Gas 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4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5073F3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4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45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4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211EA3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4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48" w:author="Shah Ashay" w:date="2018-04-16T16:16:00Z">
                  <w:rPr>
                    <w:sz w:val="16"/>
                    <w:szCs w:val="16"/>
                  </w:rPr>
                </w:rPrChange>
              </w:rPr>
              <w:t>Gas Outlet Temp</w:t>
            </w:r>
          </w:p>
        </w:tc>
      </w:tr>
      <w:tr w:rsidR="00FC1B6D" w:rsidRPr="0048634C" w14:paraId="12C4FADB" w14:textId="77777777" w:rsidTr="00C47BEF">
        <w:trPr>
          <w:trHeight w:val="315"/>
          <w:trPrChange w:id="104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050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3D0167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51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5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0FC096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5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54" w:author="Shah Ashay" w:date="2018-04-16T16:16:00Z">
                  <w:rPr>
                    <w:sz w:val="16"/>
                    <w:szCs w:val="16"/>
                  </w:rPr>
                </w:rPrChange>
              </w:rPr>
              <w:t>FLASH_DRUM_PRESS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5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001E3F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5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57" w:author="Shah Ashay" w:date="2018-04-16T16:16:00Z">
                  <w:rPr>
                    <w:sz w:val="16"/>
                    <w:szCs w:val="16"/>
                  </w:rPr>
                </w:rPrChange>
              </w:rPr>
              <w:t>Glycol Flash Drum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5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393B7B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5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60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6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4FB2B9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6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63" w:author="Shah Ashay" w:date="2018-04-16T16:16:00Z">
                  <w:rPr>
                    <w:sz w:val="16"/>
                    <w:szCs w:val="16"/>
                  </w:rPr>
                </w:rPrChange>
              </w:rPr>
              <w:t>Glycol Flash Drum Press</w:t>
            </w:r>
          </w:p>
        </w:tc>
      </w:tr>
      <w:tr w:rsidR="00FC1B6D" w:rsidRPr="0048634C" w14:paraId="382E24AA" w14:textId="77777777" w:rsidTr="00C47BEF">
        <w:trPr>
          <w:trHeight w:val="315"/>
          <w:trPrChange w:id="106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065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9D86EB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66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6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F1C1D1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6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69" w:author="Shah Ashay" w:date="2018-04-16T16:16:00Z">
                  <w:rPr>
                    <w:sz w:val="16"/>
                    <w:szCs w:val="16"/>
                  </w:rPr>
                </w:rPrChange>
              </w:rPr>
              <w:t>FLASH_DRUM_TEMP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7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4943D6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7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72" w:author="Shah Ashay" w:date="2018-04-16T16:16:00Z">
                  <w:rPr>
                    <w:sz w:val="16"/>
                    <w:szCs w:val="16"/>
                  </w:rPr>
                </w:rPrChange>
              </w:rPr>
              <w:t>Glycol Flash Drum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7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603F6E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7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75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7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124B48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7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78" w:author="Shah Ashay" w:date="2018-04-16T16:16:00Z">
                  <w:rPr>
                    <w:sz w:val="16"/>
                    <w:szCs w:val="16"/>
                  </w:rPr>
                </w:rPrChange>
              </w:rPr>
              <w:t>Glycol Flash Drum Temp</w:t>
            </w:r>
          </w:p>
        </w:tc>
      </w:tr>
      <w:tr w:rsidR="00FC1B6D" w:rsidRPr="0048634C" w14:paraId="68E5A893" w14:textId="77777777" w:rsidTr="00C47BEF">
        <w:trPr>
          <w:trHeight w:val="315"/>
          <w:trPrChange w:id="107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080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D41592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81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8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F05633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8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84" w:author="Shah Ashay" w:date="2018-04-16T16:16:00Z">
                  <w:rPr>
                    <w:sz w:val="16"/>
                    <w:szCs w:val="16"/>
                  </w:rPr>
                </w:rPrChange>
              </w:rPr>
              <w:t>GLYC_REBOILER_PRESS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8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CBC041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8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87" w:author="Shah Ashay" w:date="2018-04-16T16:16:00Z">
                  <w:rPr>
                    <w:sz w:val="16"/>
                    <w:szCs w:val="16"/>
                  </w:rPr>
                </w:rPrChange>
              </w:rPr>
              <w:t>Glycol Reboiler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8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3F6527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8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90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9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BC6137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9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93" w:author="Shah Ashay" w:date="2018-04-16T16:16:00Z">
                  <w:rPr>
                    <w:sz w:val="16"/>
                    <w:szCs w:val="16"/>
                  </w:rPr>
                </w:rPrChange>
              </w:rPr>
              <w:t>Glycol Reboiler Press</w:t>
            </w:r>
          </w:p>
        </w:tc>
      </w:tr>
      <w:tr w:rsidR="00FC1B6D" w:rsidRPr="0048634C" w14:paraId="049275E6" w14:textId="77777777" w:rsidTr="00C47BEF">
        <w:trPr>
          <w:trHeight w:val="315"/>
          <w:trPrChange w:id="109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095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D81024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96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09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940D60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09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099" w:author="Shah Ashay" w:date="2018-04-16T16:16:00Z">
                  <w:rPr>
                    <w:sz w:val="16"/>
                    <w:szCs w:val="16"/>
                  </w:rPr>
                </w:rPrChange>
              </w:rPr>
              <w:t>GLYC_REBOILER_TEMP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0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75E9C0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0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02" w:author="Shah Ashay" w:date="2018-04-16T16:16:00Z">
                  <w:rPr>
                    <w:sz w:val="16"/>
                    <w:szCs w:val="16"/>
                  </w:rPr>
                </w:rPrChange>
              </w:rPr>
              <w:t>Glycol Reboiler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0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94DD8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0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05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0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103A9B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0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08" w:author="Shah Ashay" w:date="2018-04-16T16:16:00Z">
                  <w:rPr>
                    <w:sz w:val="16"/>
                    <w:szCs w:val="16"/>
                  </w:rPr>
                </w:rPrChange>
              </w:rPr>
              <w:t>Glycol Reboiler Temp</w:t>
            </w:r>
          </w:p>
        </w:tc>
      </w:tr>
      <w:tr w:rsidR="00FC1B6D" w:rsidRPr="0048634C" w14:paraId="52CA17BF" w14:textId="77777777" w:rsidTr="00C47BEF">
        <w:trPr>
          <w:trHeight w:val="315"/>
          <w:trPrChange w:id="110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110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1C1B6A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11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1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F89B9B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1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14" w:author="Shah Ashay" w:date="2018-04-16T16:16:00Z">
                  <w:rPr>
                    <w:sz w:val="16"/>
                    <w:szCs w:val="16"/>
                  </w:rPr>
                </w:rPrChange>
              </w:rPr>
              <w:t>GLYC_REF_TO_SYS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1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1A651C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1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17" w:author="Shah Ashay" w:date="2018-04-16T16:16:00Z">
                  <w:rPr>
                    <w:sz w:val="16"/>
                    <w:szCs w:val="16"/>
                  </w:rPr>
                </w:rPrChange>
              </w:rPr>
              <w:t>Glycol Refill to System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1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49C833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1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20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2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36347E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2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23" w:author="Shah Ashay" w:date="2018-04-16T16:16:00Z">
                  <w:rPr>
                    <w:sz w:val="16"/>
                    <w:szCs w:val="16"/>
                  </w:rPr>
                </w:rPrChange>
              </w:rPr>
              <w:t>Glycol Refill to System</w:t>
            </w:r>
          </w:p>
        </w:tc>
      </w:tr>
      <w:tr w:rsidR="00FC1B6D" w:rsidRPr="0048634C" w14:paraId="67CD90AE" w14:textId="77777777" w:rsidTr="00C47BEF">
        <w:trPr>
          <w:trHeight w:val="315"/>
          <w:trPrChange w:id="112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125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DFDE86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26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2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0C8C3F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2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29" w:author="Shah Ashay" w:date="2018-04-16T16:16:00Z">
                  <w:rPr>
                    <w:sz w:val="16"/>
                    <w:szCs w:val="16"/>
                  </w:rPr>
                </w:rPrChange>
              </w:rPr>
              <w:t>GLYC_TANK_LEVEL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3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112450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3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32" w:author="Shah Ashay" w:date="2018-04-16T16:16:00Z">
                  <w:rPr>
                    <w:sz w:val="16"/>
                    <w:szCs w:val="16"/>
                  </w:rPr>
                </w:rPrChange>
              </w:rPr>
              <w:t>Glycol Tank Level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3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4EDF74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3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35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3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83441C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3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38" w:author="Shah Ashay" w:date="2018-04-16T16:16:00Z">
                  <w:rPr>
                    <w:sz w:val="16"/>
                    <w:szCs w:val="16"/>
                  </w:rPr>
                </w:rPrChange>
              </w:rPr>
              <w:t>Glycol Tank Level</w:t>
            </w:r>
          </w:p>
        </w:tc>
      </w:tr>
      <w:tr w:rsidR="00FC1B6D" w:rsidRPr="0048634C" w14:paraId="22730503" w14:textId="77777777" w:rsidTr="00C47BEF">
        <w:trPr>
          <w:trHeight w:val="315"/>
          <w:trPrChange w:id="113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140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43449B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41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4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4FCB78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4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44" w:author="Shah Ashay" w:date="2018-04-16T16:16:00Z">
                  <w:rPr>
                    <w:sz w:val="16"/>
                    <w:szCs w:val="16"/>
                  </w:rPr>
                </w:rPrChange>
              </w:rPr>
              <w:t>HOT_OIL_FLOW_RATE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4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E19FC9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4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47" w:author="Shah Ashay" w:date="2018-04-16T16:16:00Z">
                  <w:rPr>
                    <w:sz w:val="16"/>
                    <w:szCs w:val="16"/>
                  </w:rPr>
                </w:rPrChange>
              </w:rPr>
              <w:t>Hot Oil Flow Rate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4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5FC874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4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50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5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3DE4E6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5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53" w:author="Shah Ashay" w:date="2018-04-16T16:16:00Z">
                  <w:rPr>
                    <w:sz w:val="16"/>
                    <w:szCs w:val="16"/>
                  </w:rPr>
                </w:rPrChange>
              </w:rPr>
              <w:t>Hot Oil Flow Rate</w:t>
            </w:r>
          </w:p>
        </w:tc>
      </w:tr>
      <w:tr w:rsidR="00FC1B6D" w:rsidRPr="0048634C" w14:paraId="67C78771" w14:textId="77777777" w:rsidTr="00C47BEF">
        <w:trPr>
          <w:trHeight w:val="315"/>
          <w:trPrChange w:id="115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155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194090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56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5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2B093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5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59" w:author="Shah Ashay" w:date="2018-04-16T16:16:00Z">
                  <w:rPr>
                    <w:sz w:val="16"/>
                    <w:szCs w:val="16"/>
                  </w:rPr>
                </w:rPrChange>
              </w:rPr>
              <w:t>REC_BTEX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6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90D5B3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6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62" w:author="Shah Ashay" w:date="2018-04-16T16:16:00Z">
                  <w:rPr>
                    <w:sz w:val="16"/>
                    <w:szCs w:val="16"/>
                  </w:rPr>
                </w:rPrChange>
              </w:rPr>
              <w:t>Recovered BTEX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6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07258A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6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65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6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DC0C80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6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68" w:author="Shah Ashay" w:date="2018-04-16T16:16:00Z">
                  <w:rPr>
                    <w:sz w:val="16"/>
                    <w:szCs w:val="16"/>
                  </w:rPr>
                </w:rPrChange>
              </w:rPr>
              <w:t>Recovered BTEX</w:t>
            </w:r>
          </w:p>
        </w:tc>
      </w:tr>
      <w:tr w:rsidR="00FC1B6D" w:rsidRPr="0048634C" w14:paraId="233E749F" w14:textId="77777777" w:rsidTr="00C47BEF">
        <w:trPr>
          <w:trHeight w:val="315"/>
          <w:trPrChange w:id="116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170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CA3E97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71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7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407E4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7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74" w:author="Shah Ashay" w:date="2018-04-16T16:16:00Z">
                  <w:rPr>
                    <w:sz w:val="16"/>
                    <w:szCs w:val="16"/>
                  </w:rPr>
                </w:rPrChange>
              </w:rPr>
              <w:t>REC_VSSL_PRESS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7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0385F8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7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77" w:author="Shah Ashay" w:date="2018-04-16T16:16:00Z">
                  <w:rPr>
                    <w:sz w:val="16"/>
                    <w:szCs w:val="16"/>
                  </w:rPr>
                </w:rPrChange>
              </w:rPr>
              <w:t>Recovery Vessel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7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DB6793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7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80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8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C5425E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8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83" w:author="Shah Ashay" w:date="2018-04-16T16:16:00Z">
                  <w:rPr>
                    <w:sz w:val="16"/>
                    <w:szCs w:val="16"/>
                  </w:rPr>
                </w:rPrChange>
              </w:rPr>
              <w:t>Recovery Vessel Press</w:t>
            </w:r>
          </w:p>
        </w:tc>
      </w:tr>
      <w:tr w:rsidR="00FC1B6D" w:rsidRPr="0048634C" w14:paraId="073BF3C9" w14:textId="77777777" w:rsidTr="00C47BEF">
        <w:trPr>
          <w:trHeight w:val="315"/>
          <w:trPrChange w:id="118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185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E0CB49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86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8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87964A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8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89" w:author="Shah Ashay" w:date="2018-04-16T16:16:00Z">
                  <w:rPr>
                    <w:sz w:val="16"/>
                    <w:szCs w:val="16"/>
                  </w:rPr>
                </w:rPrChange>
              </w:rPr>
              <w:t>REC_VSSL_TEMP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9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417BD1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9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92" w:author="Shah Ashay" w:date="2018-04-16T16:16:00Z">
                  <w:rPr>
                    <w:sz w:val="16"/>
                    <w:szCs w:val="16"/>
                  </w:rPr>
                </w:rPrChange>
              </w:rPr>
              <w:t>Recovery Vessel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9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BE652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9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95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19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C3ACF9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19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198" w:author="Shah Ashay" w:date="2018-04-16T16:16:00Z">
                  <w:rPr>
                    <w:sz w:val="16"/>
                    <w:szCs w:val="16"/>
                  </w:rPr>
                </w:rPrChange>
              </w:rPr>
              <w:t>Recovery Vessel Temp</w:t>
            </w:r>
          </w:p>
        </w:tc>
      </w:tr>
      <w:tr w:rsidR="00FC1B6D" w:rsidRPr="0048634C" w14:paraId="03EB3ED4" w14:textId="77777777" w:rsidTr="00C47BEF">
        <w:trPr>
          <w:trHeight w:val="315"/>
          <w:trPrChange w:id="119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200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204248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01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0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3F97BC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0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04" w:author="Shah Ashay" w:date="2018-04-16T16:16:00Z">
                  <w:rPr>
                    <w:sz w:val="16"/>
                    <w:szCs w:val="16"/>
                  </w:rPr>
                </w:rPrChange>
              </w:rPr>
              <w:t>REC_WATER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0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50F228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0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07" w:author="Shah Ashay" w:date="2018-04-16T16:16:00Z">
                  <w:rPr>
                    <w:sz w:val="16"/>
                    <w:szCs w:val="16"/>
                  </w:rPr>
                </w:rPrChange>
              </w:rPr>
              <w:t>Recovered Water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0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0AC00E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0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10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1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1AAE3A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1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13" w:author="Shah Ashay" w:date="2018-04-16T16:16:00Z">
                  <w:rPr>
                    <w:sz w:val="16"/>
                    <w:szCs w:val="16"/>
                  </w:rPr>
                </w:rPrChange>
              </w:rPr>
              <w:t>Recovered Water</w:t>
            </w:r>
          </w:p>
        </w:tc>
      </w:tr>
      <w:tr w:rsidR="00FC1B6D" w:rsidRPr="0048634C" w14:paraId="2133C18D" w14:textId="77777777" w:rsidTr="00C47BEF">
        <w:trPr>
          <w:trHeight w:val="315"/>
          <w:trPrChange w:id="121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215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2D60C5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16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1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8A4C18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1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19" w:author="Shah Ashay" w:date="2018-04-16T16:16:00Z">
                  <w:rPr>
                    <w:sz w:val="16"/>
                    <w:szCs w:val="16"/>
                  </w:rPr>
                </w:rPrChange>
              </w:rPr>
              <w:t>SERV_WAT_FLOW_RATE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2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A0E9A8" w14:textId="5EE5A37E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21" w:author="Shah Ashay" w:date="2018-04-16T16:16:00Z">
                  <w:rPr>
                    <w:sz w:val="16"/>
                    <w:szCs w:val="16"/>
                  </w:rPr>
                </w:rPrChange>
              </w:rPr>
            </w:pPr>
            <w:del w:id="1222" w:author="Batra Yogesh (EXT)" w:date="2018-04-04T17:21:00Z">
              <w:r w:rsidRPr="0048634C" w:rsidDel="00D503C2">
                <w:rPr>
                  <w:rFonts w:cs="Arial"/>
                  <w:sz w:val="20"/>
                  <w:szCs w:val="20"/>
                  <w:rPrChange w:id="1223" w:author="Shah Ashay" w:date="2018-04-16T16:16:00Z">
                    <w:rPr>
                      <w:sz w:val="16"/>
                      <w:szCs w:val="16"/>
                    </w:rPr>
                  </w:rPrChange>
                </w:rPr>
                <w:delText>Sevice</w:delText>
              </w:r>
            </w:del>
            <w:ins w:id="1224" w:author="Batra Yogesh (EXT)" w:date="2018-04-04T17:21:00Z">
              <w:r w:rsidR="00D503C2" w:rsidRPr="0048634C">
                <w:rPr>
                  <w:rFonts w:cs="Arial"/>
                  <w:sz w:val="20"/>
                  <w:szCs w:val="20"/>
                  <w:rPrChange w:id="1225" w:author="Shah Ashay" w:date="2018-04-16T16:16:00Z">
                    <w:rPr>
                      <w:sz w:val="16"/>
                      <w:szCs w:val="16"/>
                    </w:rPr>
                  </w:rPrChange>
                </w:rPr>
                <w:t>Service</w:t>
              </w:r>
            </w:ins>
            <w:r w:rsidRPr="0048634C">
              <w:rPr>
                <w:rFonts w:cs="Arial"/>
                <w:sz w:val="20"/>
                <w:szCs w:val="20"/>
                <w:rPrChange w:id="1226" w:author="Shah Ashay" w:date="2018-04-16T16:16:00Z">
                  <w:rPr>
                    <w:sz w:val="16"/>
                    <w:szCs w:val="16"/>
                  </w:rPr>
                </w:rPrChange>
              </w:rPr>
              <w:t xml:space="preserve"> Water Flow Rate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2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F30797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2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2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3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1AFD2B9" w14:textId="11878CB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31" w:author="Shah Ashay" w:date="2018-04-16T16:16:00Z">
                  <w:rPr>
                    <w:sz w:val="16"/>
                    <w:szCs w:val="16"/>
                  </w:rPr>
                </w:rPrChange>
              </w:rPr>
            </w:pPr>
            <w:del w:id="1232" w:author="Batra Yogesh (EXT)" w:date="2018-04-04T17:21:00Z">
              <w:r w:rsidRPr="0048634C" w:rsidDel="00D503C2">
                <w:rPr>
                  <w:rFonts w:cs="Arial"/>
                  <w:sz w:val="20"/>
                  <w:szCs w:val="20"/>
                  <w:rPrChange w:id="1233" w:author="Shah Ashay" w:date="2018-04-16T16:16:00Z">
                    <w:rPr>
                      <w:sz w:val="16"/>
                      <w:szCs w:val="16"/>
                    </w:rPr>
                  </w:rPrChange>
                </w:rPr>
                <w:delText>Sevice</w:delText>
              </w:r>
            </w:del>
            <w:ins w:id="1234" w:author="Batra Yogesh (EXT)" w:date="2018-04-04T17:21:00Z">
              <w:r w:rsidR="00D503C2" w:rsidRPr="0048634C">
                <w:rPr>
                  <w:rFonts w:cs="Arial"/>
                  <w:sz w:val="20"/>
                  <w:szCs w:val="20"/>
                  <w:rPrChange w:id="1235" w:author="Shah Ashay" w:date="2018-04-16T16:16:00Z">
                    <w:rPr>
                      <w:sz w:val="16"/>
                      <w:szCs w:val="16"/>
                    </w:rPr>
                  </w:rPrChange>
                </w:rPr>
                <w:t>Service</w:t>
              </w:r>
            </w:ins>
            <w:r w:rsidRPr="0048634C">
              <w:rPr>
                <w:rFonts w:cs="Arial"/>
                <w:sz w:val="20"/>
                <w:szCs w:val="20"/>
                <w:rPrChange w:id="1236" w:author="Shah Ashay" w:date="2018-04-16T16:16:00Z">
                  <w:rPr>
                    <w:sz w:val="16"/>
                    <w:szCs w:val="16"/>
                  </w:rPr>
                </w:rPrChange>
              </w:rPr>
              <w:t xml:space="preserve"> Water Flow Rate</w:t>
            </w:r>
          </w:p>
        </w:tc>
      </w:tr>
      <w:tr w:rsidR="00FC1B6D" w:rsidRPr="0048634C" w14:paraId="01F9E5BC" w14:textId="77777777" w:rsidTr="00C47BEF">
        <w:trPr>
          <w:trHeight w:val="315"/>
          <w:trPrChange w:id="123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23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994F67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3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4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2C1296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4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42" w:author="Shah Ashay" w:date="2018-04-16T16:16:00Z">
                  <w:rPr>
                    <w:sz w:val="16"/>
                    <w:szCs w:val="16"/>
                  </w:rPr>
                </w:rPrChange>
              </w:rPr>
              <w:t>STILL_OUTLET_PRESS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4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75EF26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4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45" w:author="Shah Ashay" w:date="2018-04-16T16:16:00Z">
                  <w:rPr>
                    <w:sz w:val="16"/>
                    <w:szCs w:val="16"/>
                  </w:rPr>
                </w:rPrChange>
              </w:rPr>
              <w:t>Still Outlet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4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086D91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4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4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4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0427E7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5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51" w:author="Shah Ashay" w:date="2018-04-16T16:16:00Z">
                  <w:rPr>
                    <w:sz w:val="16"/>
                    <w:szCs w:val="16"/>
                  </w:rPr>
                </w:rPrChange>
              </w:rPr>
              <w:t>Still Outlet Press</w:t>
            </w:r>
          </w:p>
        </w:tc>
      </w:tr>
      <w:tr w:rsidR="00FC1B6D" w:rsidRPr="0048634C" w14:paraId="2EC817DF" w14:textId="77777777" w:rsidTr="00C47BEF">
        <w:trPr>
          <w:trHeight w:val="315"/>
          <w:trPrChange w:id="125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25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AEF1C9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5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5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229792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5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57" w:author="Shah Ashay" w:date="2018-04-16T16:16:00Z">
                  <w:rPr>
                    <w:sz w:val="16"/>
                    <w:szCs w:val="16"/>
                  </w:rPr>
                </w:rPrChange>
              </w:rPr>
              <w:t>STILL_OUTLET_TEMP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5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C1A582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5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60" w:author="Shah Ashay" w:date="2018-04-16T16:16:00Z">
                  <w:rPr>
                    <w:sz w:val="16"/>
                    <w:szCs w:val="16"/>
                  </w:rPr>
                </w:rPrChange>
              </w:rPr>
              <w:t>Still 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6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9B417B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6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6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6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CFFDCD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6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66" w:author="Shah Ashay" w:date="2018-04-16T16:16:00Z">
                  <w:rPr>
                    <w:sz w:val="16"/>
                    <w:szCs w:val="16"/>
                  </w:rPr>
                </w:rPrChange>
              </w:rPr>
              <w:t>Still Outlet Temp</w:t>
            </w:r>
          </w:p>
        </w:tc>
      </w:tr>
      <w:tr w:rsidR="00FC1B6D" w:rsidRPr="0048634C" w14:paraId="1321D71F" w14:textId="77777777" w:rsidTr="00C47BEF">
        <w:trPr>
          <w:trHeight w:val="315"/>
          <w:trPrChange w:id="126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26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D4891E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6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7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41297E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7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72" w:author="Shah Ashay" w:date="2018-04-16T16:16:00Z">
                  <w:rPr>
                    <w:sz w:val="16"/>
                    <w:szCs w:val="16"/>
                  </w:rPr>
                </w:rPrChange>
              </w:rPr>
              <w:t>SUCTION_TEMP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7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85B116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7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75" w:author="Shah Ashay" w:date="2018-04-16T16:16:00Z">
                  <w:rPr>
                    <w:sz w:val="16"/>
                    <w:szCs w:val="16"/>
                  </w:rPr>
                </w:rPrChange>
              </w:rPr>
              <w:t>Gas 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7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8B6653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7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7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7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855EAE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8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81" w:author="Shah Ashay" w:date="2018-04-16T16:16:00Z">
                  <w:rPr>
                    <w:sz w:val="16"/>
                    <w:szCs w:val="16"/>
                  </w:rPr>
                </w:rPrChange>
              </w:rPr>
              <w:t>Gas Inlet Temp</w:t>
            </w:r>
          </w:p>
        </w:tc>
      </w:tr>
      <w:tr w:rsidR="00FC1B6D" w:rsidRPr="0048634C" w14:paraId="5C7B7971" w14:textId="77777777" w:rsidTr="00C47BEF">
        <w:trPr>
          <w:trHeight w:val="315"/>
          <w:trPrChange w:id="128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28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446781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8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8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E79A3D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8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87" w:author="Shah Ashay" w:date="2018-04-16T16:16:00Z">
                  <w:rPr>
                    <w:sz w:val="16"/>
                    <w:szCs w:val="16"/>
                  </w:rPr>
                </w:rPrChange>
              </w:rPr>
              <w:t>SURG_TANK_TEMP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8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B8EF2E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8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90" w:author="Shah Ashay" w:date="2018-04-16T16:16:00Z">
                  <w:rPr>
                    <w:sz w:val="16"/>
                    <w:szCs w:val="16"/>
                  </w:rPr>
                </w:rPrChange>
              </w:rPr>
              <w:t>Glycol Surge Tank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9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60A522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9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9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29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4FD824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9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296" w:author="Shah Ashay" w:date="2018-04-16T16:16:00Z">
                  <w:rPr>
                    <w:sz w:val="16"/>
                    <w:szCs w:val="16"/>
                  </w:rPr>
                </w:rPrChange>
              </w:rPr>
              <w:t>Glycol Surge Tank Temp</w:t>
            </w:r>
          </w:p>
        </w:tc>
      </w:tr>
      <w:tr w:rsidR="00FC1B6D" w:rsidRPr="0048634C" w14:paraId="078B6AA7" w14:textId="77777777" w:rsidTr="00C47BEF">
        <w:trPr>
          <w:trHeight w:val="315"/>
          <w:trPrChange w:id="129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29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7EEBED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29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0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D1D03D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0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02" w:author="Shah Ashay" w:date="2018-04-16T16:16:00Z">
                  <w:rPr>
                    <w:sz w:val="16"/>
                    <w:szCs w:val="16"/>
                  </w:rPr>
                </w:rPrChange>
              </w:rPr>
              <w:t>WET_FLTR_DIFF_PRESS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0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D28597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0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05" w:author="Shah Ashay" w:date="2018-04-16T16:16:00Z">
                  <w:rPr>
                    <w:sz w:val="16"/>
                    <w:szCs w:val="16"/>
                  </w:rPr>
                </w:rPrChange>
              </w:rPr>
              <w:t>Glycol Wet Filter Diff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0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FFD23D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0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0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0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D54C16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1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11" w:author="Shah Ashay" w:date="2018-04-16T16:16:00Z">
                  <w:rPr>
                    <w:sz w:val="16"/>
                    <w:szCs w:val="16"/>
                  </w:rPr>
                </w:rPrChange>
              </w:rPr>
              <w:t>Glycol Wet Filter Diff Press</w:t>
            </w:r>
          </w:p>
        </w:tc>
      </w:tr>
      <w:tr w:rsidR="00FC1B6D" w:rsidRPr="0048634C" w14:paraId="3BE00532" w14:textId="77777777" w:rsidTr="00C47BEF">
        <w:trPr>
          <w:trHeight w:val="315"/>
          <w:trPrChange w:id="131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313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A8735E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1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1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31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02C93D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1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1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31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930C20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2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2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32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6E8F4F7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2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2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32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AE986A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2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27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5A60879A" w14:textId="77777777" w:rsidTr="00C47BEF">
        <w:trPr>
          <w:trHeight w:val="315"/>
          <w:trPrChange w:id="132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29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C34160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3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3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CT_BKK_EQPM_ELECTRICAL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3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53E9DC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3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3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KW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3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E36D55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3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3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Power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3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8A28D5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3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4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4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F14572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4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43" w:author="Shah Ashay" w:date="2018-04-16T16:16:00Z">
                  <w:rPr>
                    <w:sz w:val="16"/>
                    <w:szCs w:val="16"/>
                  </w:rPr>
                </w:rPrChange>
              </w:rPr>
              <w:t>Power</w:t>
            </w:r>
          </w:p>
        </w:tc>
      </w:tr>
      <w:tr w:rsidR="00FC1B6D" w:rsidRPr="0048634C" w14:paraId="513C0619" w14:textId="77777777" w:rsidTr="00C47BEF">
        <w:trPr>
          <w:trHeight w:val="315"/>
          <w:trPrChange w:id="134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345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43EF24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46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4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E0F3F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4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49" w:author="Shah Ashay" w:date="2018-04-16T16:16:00Z">
                  <w:rPr>
                    <w:sz w:val="16"/>
                    <w:szCs w:val="16"/>
                  </w:rPr>
                </w:rPrChange>
              </w:rPr>
              <w:t>MAX_KW_LOAD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5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9FB4B3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5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52" w:author="Shah Ashay" w:date="2018-04-16T16:16:00Z">
                  <w:rPr>
                    <w:sz w:val="16"/>
                    <w:szCs w:val="16"/>
                  </w:rPr>
                </w:rPrChange>
              </w:rPr>
              <w:t>Max Electric Load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5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880DDE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5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55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5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2CD18C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5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58" w:author="Shah Ashay" w:date="2018-04-16T16:16:00Z">
                  <w:rPr>
                    <w:sz w:val="16"/>
                    <w:szCs w:val="16"/>
                  </w:rPr>
                </w:rPrChange>
              </w:rPr>
              <w:t>Max Electric Load</w:t>
            </w:r>
          </w:p>
        </w:tc>
      </w:tr>
      <w:tr w:rsidR="00FC1B6D" w:rsidRPr="0048634C" w14:paraId="554AD79D" w14:textId="77777777" w:rsidTr="00C47BEF">
        <w:trPr>
          <w:trHeight w:val="315"/>
          <w:trPrChange w:id="135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360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6C2C05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61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6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85928C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6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64" w:author="Shah Ashay" w:date="2018-04-16T16:16:00Z">
                  <w:rPr>
                    <w:sz w:val="16"/>
                    <w:szCs w:val="16"/>
                  </w:rPr>
                </w:rPrChange>
              </w:rPr>
              <w:t>MIN_KW_LOAD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6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F7E91C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6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67" w:author="Shah Ashay" w:date="2018-04-16T16:16:00Z">
                  <w:rPr>
                    <w:sz w:val="16"/>
                    <w:szCs w:val="16"/>
                  </w:rPr>
                </w:rPrChange>
              </w:rPr>
              <w:t>Min Electric Load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6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5ABEC7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6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70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7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F9A80C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7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73" w:author="Shah Ashay" w:date="2018-04-16T16:16:00Z">
                  <w:rPr>
                    <w:sz w:val="16"/>
                    <w:szCs w:val="16"/>
                  </w:rPr>
                </w:rPrChange>
              </w:rPr>
              <w:t>Min Electric Load</w:t>
            </w:r>
          </w:p>
        </w:tc>
      </w:tr>
      <w:tr w:rsidR="00FC1B6D" w:rsidRPr="0048634C" w14:paraId="46414957" w14:textId="77777777" w:rsidTr="00C47BEF">
        <w:trPr>
          <w:trHeight w:val="315"/>
          <w:trPrChange w:id="137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375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33E77E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7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7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378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E8AB8E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7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8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38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AE4438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8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8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384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2000C3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8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8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38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6E1FA0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8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89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4AD744E9" w14:textId="77777777" w:rsidTr="00C47BEF">
        <w:trPr>
          <w:trHeight w:val="315"/>
          <w:trPrChange w:id="139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91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1A758E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9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9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CT_BKK_EQPM_EXCHANGER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9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C0BA9D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9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9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EQPM_TEMP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39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680190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39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39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Equipment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0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B4C7BD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0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0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0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0384C6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0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05" w:author="Shah Ashay" w:date="2018-04-16T16:16:00Z">
                  <w:rPr>
                    <w:sz w:val="16"/>
                    <w:szCs w:val="16"/>
                  </w:rPr>
                </w:rPrChange>
              </w:rPr>
              <w:t>Equipment Temp</w:t>
            </w:r>
          </w:p>
        </w:tc>
      </w:tr>
      <w:tr w:rsidR="00FC1B6D" w:rsidRPr="0048634C" w14:paraId="3704A106" w14:textId="77777777" w:rsidTr="00C47BEF">
        <w:trPr>
          <w:trHeight w:val="315"/>
          <w:trPrChange w:id="140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40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F7B7B6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0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0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F3A19A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1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11" w:author="Shah Ashay" w:date="2018-04-16T16:16:00Z">
                  <w:rPr>
                    <w:sz w:val="16"/>
                    <w:szCs w:val="16"/>
                  </w:rPr>
                </w:rPrChange>
              </w:rPr>
              <w:t>LIQ_FLOW_IN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1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2F7D3F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1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14" w:author="Shah Ashay" w:date="2018-04-16T16:16:00Z">
                  <w:rPr>
                    <w:sz w:val="16"/>
                    <w:szCs w:val="16"/>
                  </w:rPr>
                </w:rPrChange>
              </w:rPr>
              <w:t>Cond/Oil Flow Inlet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1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88BADE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1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1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1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19C5F6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1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20" w:author="Shah Ashay" w:date="2018-04-16T16:16:00Z">
                  <w:rPr>
                    <w:sz w:val="16"/>
                    <w:szCs w:val="16"/>
                  </w:rPr>
                </w:rPrChange>
              </w:rPr>
              <w:t>Cond/Oil Flow Inlet</w:t>
            </w:r>
          </w:p>
        </w:tc>
      </w:tr>
      <w:tr w:rsidR="00FC1B6D" w:rsidRPr="0048634C" w14:paraId="3DC58192" w14:textId="77777777" w:rsidTr="00C47BEF">
        <w:trPr>
          <w:trHeight w:val="315"/>
          <w:trPrChange w:id="142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42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7A23C4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2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2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5EEFBC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2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26" w:author="Shah Ashay" w:date="2018-04-16T16:16:00Z">
                  <w:rPr>
                    <w:sz w:val="16"/>
                    <w:szCs w:val="16"/>
                  </w:rPr>
                </w:rPrChange>
              </w:rPr>
              <w:t>SHELL_SIDE_INLET_PRESS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2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C3E03E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2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29" w:author="Shah Ashay" w:date="2018-04-16T16:16:00Z">
                  <w:rPr>
                    <w:sz w:val="16"/>
                    <w:szCs w:val="16"/>
                  </w:rPr>
                </w:rPrChange>
              </w:rPr>
              <w:t>Shell Side Inlet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3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22832A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3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3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3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B2CB91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3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35" w:author="Shah Ashay" w:date="2018-04-16T16:16:00Z">
                  <w:rPr>
                    <w:sz w:val="16"/>
                    <w:szCs w:val="16"/>
                  </w:rPr>
                </w:rPrChange>
              </w:rPr>
              <w:t>Shell Side Inlet Press</w:t>
            </w:r>
          </w:p>
        </w:tc>
      </w:tr>
      <w:tr w:rsidR="00FC1B6D" w:rsidRPr="0048634C" w14:paraId="0B7706E7" w14:textId="77777777" w:rsidTr="00C47BEF">
        <w:trPr>
          <w:trHeight w:val="315"/>
          <w:trPrChange w:id="143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43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D088C3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3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3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BF6F89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4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41" w:author="Shah Ashay" w:date="2018-04-16T16:16:00Z">
                  <w:rPr>
                    <w:sz w:val="16"/>
                    <w:szCs w:val="16"/>
                  </w:rPr>
                </w:rPrChange>
              </w:rPr>
              <w:t>SHELL_SIDE_INLET_TEMP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4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CAB629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4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44" w:author="Shah Ashay" w:date="2018-04-16T16:16:00Z">
                  <w:rPr>
                    <w:sz w:val="16"/>
                    <w:szCs w:val="16"/>
                  </w:rPr>
                </w:rPrChange>
              </w:rPr>
              <w:t>Shell Side 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4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5F21B5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4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4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4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41096D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4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50" w:author="Shah Ashay" w:date="2018-04-16T16:16:00Z">
                  <w:rPr>
                    <w:sz w:val="16"/>
                    <w:szCs w:val="16"/>
                  </w:rPr>
                </w:rPrChange>
              </w:rPr>
              <w:t>Shell Side Inlet Temp</w:t>
            </w:r>
          </w:p>
        </w:tc>
      </w:tr>
      <w:tr w:rsidR="00FC1B6D" w:rsidRPr="0048634C" w14:paraId="34EDDC61" w14:textId="77777777" w:rsidTr="00C47BEF">
        <w:trPr>
          <w:trHeight w:val="315"/>
          <w:trPrChange w:id="145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45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050951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5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5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E75B1D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5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56" w:author="Shah Ashay" w:date="2018-04-16T16:16:00Z">
                  <w:rPr>
                    <w:sz w:val="16"/>
                    <w:szCs w:val="16"/>
                  </w:rPr>
                </w:rPrChange>
              </w:rPr>
              <w:t>SHELL_SIDE_OUTLET_PRESS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5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435187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5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59" w:author="Shah Ashay" w:date="2018-04-16T16:16:00Z">
                  <w:rPr>
                    <w:sz w:val="16"/>
                    <w:szCs w:val="16"/>
                  </w:rPr>
                </w:rPrChange>
              </w:rPr>
              <w:t>Shell Side Outlet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6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3F87B6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6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6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6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EA1EC2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6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65" w:author="Shah Ashay" w:date="2018-04-16T16:16:00Z">
                  <w:rPr>
                    <w:sz w:val="16"/>
                    <w:szCs w:val="16"/>
                  </w:rPr>
                </w:rPrChange>
              </w:rPr>
              <w:t>Shell Side Outlet Press</w:t>
            </w:r>
          </w:p>
        </w:tc>
      </w:tr>
      <w:tr w:rsidR="00FC1B6D" w:rsidRPr="0048634C" w14:paraId="31D40A08" w14:textId="77777777" w:rsidTr="00C47BEF">
        <w:trPr>
          <w:trHeight w:val="315"/>
          <w:trPrChange w:id="146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46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42C35E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6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6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F1CAF6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7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71" w:author="Shah Ashay" w:date="2018-04-16T16:16:00Z">
                  <w:rPr>
                    <w:sz w:val="16"/>
                    <w:szCs w:val="16"/>
                  </w:rPr>
                </w:rPrChange>
              </w:rPr>
              <w:t>SHELL_SIDE_OUTLET_TEMP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7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A816C5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7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74" w:author="Shah Ashay" w:date="2018-04-16T16:16:00Z">
                  <w:rPr>
                    <w:sz w:val="16"/>
                    <w:szCs w:val="16"/>
                  </w:rPr>
                </w:rPrChange>
              </w:rPr>
              <w:t>Shell Side 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7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22522D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7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7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7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5B73E0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7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80" w:author="Shah Ashay" w:date="2018-04-16T16:16:00Z">
                  <w:rPr>
                    <w:sz w:val="16"/>
                    <w:szCs w:val="16"/>
                  </w:rPr>
                </w:rPrChange>
              </w:rPr>
              <w:t>Shell Side Outlet Temp</w:t>
            </w:r>
          </w:p>
        </w:tc>
      </w:tr>
      <w:tr w:rsidR="00FC1B6D" w:rsidRPr="0048634C" w14:paraId="4AFD82CB" w14:textId="77777777" w:rsidTr="00C47BEF">
        <w:trPr>
          <w:trHeight w:val="315"/>
          <w:trPrChange w:id="148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48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E91AD2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8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8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5AD49C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8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86" w:author="Shah Ashay" w:date="2018-04-16T16:16:00Z">
                  <w:rPr>
                    <w:sz w:val="16"/>
                    <w:szCs w:val="16"/>
                  </w:rPr>
                </w:rPrChange>
              </w:rPr>
              <w:t>TCV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8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F4142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8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89" w:author="Shah Ashay" w:date="2018-04-16T16:16:00Z">
                  <w:rPr>
                    <w:sz w:val="16"/>
                    <w:szCs w:val="16"/>
                  </w:rPr>
                </w:rPrChange>
              </w:rPr>
              <w:t>TCV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9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5B5491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9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9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9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6C126E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9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495" w:author="Shah Ashay" w:date="2018-04-16T16:16:00Z">
                  <w:rPr>
                    <w:sz w:val="16"/>
                    <w:szCs w:val="16"/>
                  </w:rPr>
                </w:rPrChange>
              </w:rPr>
              <w:t>TCV</w:t>
            </w:r>
          </w:p>
        </w:tc>
      </w:tr>
      <w:tr w:rsidR="00FC1B6D" w:rsidRPr="0048634C" w14:paraId="5DC92063" w14:textId="77777777" w:rsidTr="00C47BEF">
        <w:trPr>
          <w:trHeight w:val="315"/>
          <w:trPrChange w:id="149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49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A8F85A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49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49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F0744B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0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01" w:author="Shah Ashay" w:date="2018-04-16T16:16:00Z">
                  <w:rPr>
                    <w:sz w:val="16"/>
                    <w:szCs w:val="16"/>
                  </w:rPr>
                </w:rPrChange>
              </w:rPr>
              <w:t>TUBE_SIDE_INLET_PRESS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0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4E2F8D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0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04" w:author="Shah Ashay" w:date="2018-04-16T16:16:00Z">
                  <w:rPr>
                    <w:sz w:val="16"/>
                    <w:szCs w:val="16"/>
                  </w:rPr>
                </w:rPrChange>
              </w:rPr>
              <w:t>Tube Side Inlet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0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27229E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0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0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0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0BE40C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0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10" w:author="Shah Ashay" w:date="2018-04-16T16:16:00Z">
                  <w:rPr>
                    <w:sz w:val="16"/>
                    <w:szCs w:val="16"/>
                  </w:rPr>
                </w:rPrChange>
              </w:rPr>
              <w:t>Tube Side Inlet Press</w:t>
            </w:r>
          </w:p>
        </w:tc>
      </w:tr>
      <w:tr w:rsidR="00FC1B6D" w:rsidRPr="0048634C" w14:paraId="7D56B300" w14:textId="77777777" w:rsidTr="00C47BEF">
        <w:trPr>
          <w:trHeight w:val="315"/>
          <w:trPrChange w:id="151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51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7EC51F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1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1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011BFC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1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16" w:author="Shah Ashay" w:date="2018-04-16T16:16:00Z">
                  <w:rPr>
                    <w:sz w:val="16"/>
                    <w:szCs w:val="16"/>
                  </w:rPr>
                </w:rPrChange>
              </w:rPr>
              <w:t>TUBE_SIDE_INLET_TEMP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1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3F64A7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1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19" w:author="Shah Ashay" w:date="2018-04-16T16:16:00Z">
                  <w:rPr>
                    <w:sz w:val="16"/>
                    <w:szCs w:val="16"/>
                  </w:rPr>
                </w:rPrChange>
              </w:rPr>
              <w:t>Tube Side 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2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A92D08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2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2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2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55BD9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2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25" w:author="Shah Ashay" w:date="2018-04-16T16:16:00Z">
                  <w:rPr>
                    <w:sz w:val="16"/>
                    <w:szCs w:val="16"/>
                  </w:rPr>
                </w:rPrChange>
              </w:rPr>
              <w:t>Tube Side Inlet Temp</w:t>
            </w:r>
          </w:p>
        </w:tc>
      </w:tr>
      <w:tr w:rsidR="00FC1B6D" w:rsidRPr="0048634C" w14:paraId="4B99E792" w14:textId="77777777" w:rsidTr="00C47BEF">
        <w:trPr>
          <w:trHeight w:val="315"/>
          <w:trPrChange w:id="152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52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21DF7D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2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2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2B9E23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3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31" w:author="Shah Ashay" w:date="2018-04-16T16:16:00Z">
                  <w:rPr>
                    <w:sz w:val="16"/>
                    <w:szCs w:val="16"/>
                  </w:rPr>
                </w:rPrChange>
              </w:rPr>
              <w:t>TUBE_SIDE_OUTLET_PRESS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3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0288CD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3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34" w:author="Shah Ashay" w:date="2018-04-16T16:16:00Z">
                  <w:rPr>
                    <w:sz w:val="16"/>
                    <w:szCs w:val="16"/>
                  </w:rPr>
                </w:rPrChange>
              </w:rPr>
              <w:t>Tube Side Outlet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3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EB0B0D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3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3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3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B7CBE3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3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40" w:author="Shah Ashay" w:date="2018-04-16T16:16:00Z">
                  <w:rPr>
                    <w:sz w:val="16"/>
                    <w:szCs w:val="16"/>
                  </w:rPr>
                </w:rPrChange>
              </w:rPr>
              <w:t>Tube Side Outlet Press</w:t>
            </w:r>
          </w:p>
        </w:tc>
      </w:tr>
      <w:tr w:rsidR="00FC1B6D" w:rsidRPr="0048634C" w14:paraId="05852215" w14:textId="77777777" w:rsidTr="00C47BEF">
        <w:trPr>
          <w:trHeight w:val="315"/>
          <w:trPrChange w:id="154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54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A55B09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4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4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46487E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4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46" w:author="Shah Ashay" w:date="2018-04-16T16:16:00Z">
                  <w:rPr>
                    <w:sz w:val="16"/>
                    <w:szCs w:val="16"/>
                  </w:rPr>
                </w:rPrChange>
              </w:rPr>
              <w:t>TUBE_SIDE_OUTLET_TEMP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4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FBF0DE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4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49" w:author="Shah Ashay" w:date="2018-04-16T16:16:00Z">
                  <w:rPr>
                    <w:sz w:val="16"/>
                    <w:szCs w:val="16"/>
                  </w:rPr>
                </w:rPrChange>
              </w:rPr>
              <w:t>Tube Side 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5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F850DF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5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5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5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E76902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5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55" w:author="Shah Ashay" w:date="2018-04-16T16:16:00Z">
                  <w:rPr>
                    <w:sz w:val="16"/>
                    <w:szCs w:val="16"/>
                  </w:rPr>
                </w:rPrChange>
              </w:rPr>
              <w:t>Tube Side Outlet Temp</w:t>
            </w:r>
          </w:p>
        </w:tc>
      </w:tr>
      <w:tr w:rsidR="00FC1B6D" w:rsidRPr="0048634C" w14:paraId="312D1C8D" w14:textId="77777777" w:rsidTr="00C47BEF">
        <w:trPr>
          <w:trHeight w:val="315"/>
          <w:trPrChange w:id="155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557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F79210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5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5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56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4F5A3A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6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6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56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E93EC6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6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6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56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BE1D24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6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6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56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14C24D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7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71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15C8B9CB" w14:textId="77777777" w:rsidTr="00C47BEF">
        <w:trPr>
          <w:trHeight w:val="315"/>
          <w:trPrChange w:id="157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73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AAD10A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7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7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CT_BKK_EQPM_EXPANDER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7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C64E92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7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7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7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6515B2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8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8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Discharge/Outlet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8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A21D24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8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8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8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E8D176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8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87" w:author="Shah Ashay" w:date="2018-04-16T16:16:00Z">
                  <w:rPr>
                    <w:sz w:val="16"/>
                    <w:szCs w:val="16"/>
                  </w:rPr>
                </w:rPrChange>
              </w:rPr>
              <w:t>Discharge/Outlet Press</w:t>
            </w:r>
          </w:p>
        </w:tc>
      </w:tr>
      <w:tr w:rsidR="00FC1B6D" w:rsidRPr="0048634C" w14:paraId="4450CEBF" w14:textId="77777777" w:rsidTr="00C47BEF">
        <w:trPr>
          <w:trHeight w:val="315"/>
          <w:trPrChange w:id="158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58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08C6AA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9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9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5E359B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9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93" w:author="Shah Ashay" w:date="2018-04-16T16:16:00Z">
                  <w:rPr>
                    <w:sz w:val="16"/>
                    <w:szCs w:val="16"/>
                  </w:rPr>
                </w:rPrChange>
              </w:rPr>
              <w:t>DISCHARGE_TEMP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9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DF56FE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9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96" w:author="Shah Ashay" w:date="2018-04-16T16:16:00Z">
                  <w:rPr>
                    <w:sz w:val="16"/>
                    <w:szCs w:val="16"/>
                  </w:rPr>
                </w:rPrChange>
              </w:rPr>
              <w:t>Discharge/Outlet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59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BD4155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59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59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0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2438BA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0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02" w:author="Shah Ashay" w:date="2018-04-16T16:16:00Z">
                  <w:rPr>
                    <w:sz w:val="16"/>
                    <w:szCs w:val="16"/>
                  </w:rPr>
                </w:rPrChange>
              </w:rPr>
              <w:t>Discharge/Outlet Temp</w:t>
            </w:r>
          </w:p>
        </w:tc>
      </w:tr>
      <w:tr w:rsidR="00FC1B6D" w:rsidRPr="0048634C" w14:paraId="4E9B21CF" w14:textId="77777777" w:rsidTr="00C47BEF">
        <w:trPr>
          <w:trHeight w:val="315"/>
          <w:trPrChange w:id="160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604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B1849C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05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0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D25F2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0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08" w:author="Shah Ashay" w:date="2018-04-16T16:16:00Z">
                  <w:rPr>
                    <w:sz w:val="16"/>
                    <w:szCs w:val="16"/>
                  </w:rPr>
                </w:rPrChange>
              </w:rPr>
              <w:t>GAS_FLOW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0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A9A617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1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11" w:author="Shah Ashay" w:date="2018-04-16T16:16:00Z">
                  <w:rPr>
                    <w:sz w:val="16"/>
                    <w:szCs w:val="16"/>
                  </w:rPr>
                </w:rPrChange>
              </w:rPr>
              <w:t>Gas flow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1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F9A18C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1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14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1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5B6530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1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17" w:author="Shah Ashay" w:date="2018-04-16T16:16:00Z">
                  <w:rPr>
                    <w:sz w:val="16"/>
                    <w:szCs w:val="16"/>
                  </w:rPr>
                </w:rPrChange>
              </w:rPr>
              <w:t>Gas flow</w:t>
            </w:r>
          </w:p>
        </w:tc>
      </w:tr>
      <w:tr w:rsidR="00FC1B6D" w:rsidRPr="0048634C" w14:paraId="19021135" w14:textId="77777777" w:rsidTr="00C47BEF">
        <w:trPr>
          <w:trHeight w:val="315"/>
          <w:trPrChange w:id="161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61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06CD0E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2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2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995F09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2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23" w:author="Shah Ashay" w:date="2018-04-16T16:16:00Z">
                  <w:rPr>
                    <w:sz w:val="16"/>
                    <w:szCs w:val="16"/>
                  </w:rPr>
                </w:rPrChange>
              </w:rPr>
              <w:t>GG_SPEED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2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83B110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2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26" w:author="Shah Ashay" w:date="2018-04-16T16:16:00Z">
                  <w:rPr>
                    <w:sz w:val="16"/>
                    <w:szCs w:val="16"/>
                  </w:rPr>
                </w:rPrChange>
              </w:rPr>
              <w:t>GG Speed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2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08A99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2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2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3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05E9EE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3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32" w:author="Shah Ashay" w:date="2018-04-16T16:16:00Z">
                  <w:rPr>
                    <w:sz w:val="16"/>
                    <w:szCs w:val="16"/>
                  </w:rPr>
                </w:rPrChange>
              </w:rPr>
              <w:t>GG Speed</w:t>
            </w:r>
          </w:p>
        </w:tc>
      </w:tr>
      <w:tr w:rsidR="00FC1B6D" w:rsidRPr="0048634C" w14:paraId="37157ABA" w14:textId="77777777" w:rsidTr="00C47BEF">
        <w:trPr>
          <w:trHeight w:val="315"/>
          <w:trPrChange w:id="163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634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F5ACE3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35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3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9A5AAA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3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38" w:author="Shah Ashay" w:date="2018-04-16T16:16:00Z">
                  <w:rPr>
                    <w:sz w:val="16"/>
                    <w:szCs w:val="16"/>
                  </w:rPr>
                </w:rPrChange>
              </w:rPr>
              <w:t>SUCTION_PRESS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3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391D6E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4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41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4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CEE929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4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44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4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77AA4E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4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47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</w:tr>
      <w:tr w:rsidR="00FC1B6D" w:rsidRPr="0048634C" w14:paraId="65447304" w14:textId="77777777" w:rsidTr="00C47BEF">
        <w:trPr>
          <w:trHeight w:val="315"/>
          <w:trPrChange w:id="164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64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E12039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5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5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4219A4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5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53" w:author="Shah Ashay" w:date="2018-04-16T16:16:00Z">
                  <w:rPr>
                    <w:sz w:val="16"/>
                    <w:szCs w:val="16"/>
                  </w:rPr>
                </w:rPrChange>
              </w:rPr>
              <w:t>SUCTION_TEMP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5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82802B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5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56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5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1FBE78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5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5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6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EF600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6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62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</w:tr>
      <w:tr w:rsidR="00FC1B6D" w:rsidRPr="0048634C" w14:paraId="044C6BB0" w14:textId="77777777" w:rsidTr="00C47BEF">
        <w:trPr>
          <w:trHeight w:val="315"/>
          <w:trPrChange w:id="166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664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DFD454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6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6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66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858ADE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6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6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67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D147EB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7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7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67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664D04D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7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7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67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3C0BE2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7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78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78948F42" w14:textId="77777777" w:rsidTr="00C47BEF">
        <w:trPr>
          <w:trHeight w:val="315"/>
          <w:trPrChange w:id="167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80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2CC004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8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8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CT_BKK_EQPM_FEED_CHILLER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8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33664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8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8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SHELL_SIDE_OUTLET_TEMP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8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9E6A9E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8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8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Shell Side 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8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10FD42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9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9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9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74BF8C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9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694" w:author="Shah Ashay" w:date="2018-04-16T16:16:00Z">
                  <w:rPr>
                    <w:sz w:val="16"/>
                    <w:szCs w:val="16"/>
                  </w:rPr>
                </w:rPrChange>
              </w:rPr>
              <w:t>Shell Side Outlet Temp</w:t>
            </w:r>
          </w:p>
        </w:tc>
      </w:tr>
      <w:tr w:rsidR="00FC1B6D" w:rsidRPr="0048634C" w14:paraId="71F2D9DE" w14:textId="77777777" w:rsidTr="00C47BEF">
        <w:trPr>
          <w:trHeight w:val="315"/>
          <w:trPrChange w:id="169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696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648DF6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97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698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4B0033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69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00" w:author="Shah Ashay" w:date="2018-04-16T16:16:00Z">
                  <w:rPr>
                    <w:sz w:val="16"/>
                    <w:szCs w:val="16"/>
                  </w:rPr>
                </w:rPrChange>
              </w:rPr>
              <w:t>TUBE_SIDE_OUTLET_TEMP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0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F78D5E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0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03" w:author="Shah Ashay" w:date="2018-04-16T16:16:00Z">
                  <w:rPr>
                    <w:sz w:val="16"/>
                    <w:szCs w:val="16"/>
                  </w:rPr>
                </w:rPrChange>
              </w:rPr>
              <w:t>Tube Side 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04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9B31F9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0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06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0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CEC1F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0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09" w:author="Shah Ashay" w:date="2018-04-16T16:16:00Z">
                  <w:rPr>
                    <w:sz w:val="16"/>
                    <w:szCs w:val="16"/>
                  </w:rPr>
                </w:rPrChange>
              </w:rPr>
              <w:t>Tube Side Outlet Temp</w:t>
            </w:r>
          </w:p>
        </w:tc>
      </w:tr>
      <w:tr w:rsidR="00FC1B6D" w:rsidRPr="0048634C" w14:paraId="1F1FB0F7" w14:textId="77777777" w:rsidTr="00C47BEF">
        <w:trPr>
          <w:trHeight w:val="315"/>
          <w:trPrChange w:id="171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711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C9D170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1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1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71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18856D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1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1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71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6678F31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1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1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72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9118F0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2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2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72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1A9835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2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25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39C4FDC9" w14:textId="77777777" w:rsidTr="00C47BEF">
        <w:trPr>
          <w:trHeight w:val="315"/>
          <w:trPrChange w:id="172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27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D4B4D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2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2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CT_BKK_EQPM_FUEL_GAS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3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42A966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3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3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3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0D83E9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3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3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Superheater Outlet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3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2E5EC8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3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3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3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9B0414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4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41" w:author="Shah Ashay" w:date="2018-04-16T16:16:00Z">
                  <w:rPr>
                    <w:sz w:val="16"/>
                    <w:szCs w:val="16"/>
                  </w:rPr>
                </w:rPrChange>
              </w:rPr>
              <w:t>Superheater Outlet Press</w:t>
            </w:r>
          </w:p>
        </w:tc>
      </w:tr>
      <w:tr w:rsidR="00FC1B6D" w:rsidRPr="0048634C" w14:paraId="49AB46AD" w14:textId="77777777" w:rsidTr="00C47BEF">
        <w:trPr>
          <w:trHeight w:val="315"/>
          <w:trPrChange w:id="174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74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548DC5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4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4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38D02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4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47" w:author="Shah Ashay" w:date="2018-04-16T16:16:00Z">
                  <w:rPr>
                    <w:sz w:val="16"/>
                    <w:szCs w:val="16"/>
                  </w:rPr>
                </w:rPrChange>
              </w:rPr>
              <w:t>DISCHARGE_TEMP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4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996B2B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4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50" w:author="Shah Ashay" w:date="2018-04-16T16:16:00Z">
                  <w:rPr>
                    <w:sz w:val="16"/>
                    <w:szCs w:val="16"/>
                  </w:rPr>
                </w:rPrChange>
              </w:rPr>
              <w:t>Superheater 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5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55255E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5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5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5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2B5F60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5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56" w:author="Shah Ashay" w:date="2018-04-16T16:16:00Z">
                  <w:rPr>
                    <w:sz w:val="16"/>
                    <w:szCs w:val="16"/>
                  </w:rPr>
                </w:rPrChange>
              </w:rPr>
              <w:t>Superheater Outlet Temp</w:t>
            </w:r>
          </w:p>
        </w:tc>
      </w:tr>
      <w:tr w:rsidR="00FC1B6D" w:rsidRPr="0048634C" w14:paraId="4C100DBB" w14:textId="77777777" w:rsidTr="00C47BEF">
        <w:trPr>
          <w:trHeight w:val="315"/>
          <w:trPrChange w:id="175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75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AC32B3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5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6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C5EE5E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6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62" w:author="Shah Ashay" w:date="2018-04-16T16:16:00Z">
                  <w:rPr>
                    <w:sz w:val="16"/>
                    <w:szCs w:val="16"/>
                  </w:rPr>
                </w:rPrChange>
              </w:rPr>
              <w:t>GEN_SKID_PRESS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6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FA6BCD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6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65" w:author="Shah Ashay" w:date="2018-04-16T16:16:00Z">
                  <w:rPr>
                    <w:sz w:val="16"/>
                    <w:szCs w:val="16"/>
                  </w:rPr>
                </w:rPrChange>
              </w:rPr>
              <w:t xml:space="preserve">Pressure to Generator Skid 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6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AA7497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6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6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6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EBB21E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7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71" w:author="Shah Ashay" w:date="2018-04-16T16:16:00Z">
                  <w:rPr>
                    <w:sz w:val="16"/>
                    <w:szCs w:val="16"/>
                  </w:rPr>
                </w:rPrChange>
              </w:rPr>
              <w:t xml:space="preserve">Pressure to Generator Skid </w:t>
            </w:r>
          </w:p>
        </w:tc>
      </w:tr>
      <w:tr w:rsidR="00FC1B6D" w:rsidRPr="0048634C" w14:paraId="24A1FAD0" w14:textId="77777777" w:rsidTr="00C47BEF">
        <w:trPr>
          <w:trHeight w:val="315"/>
          <w:trPrChange w:id="177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77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EEB99F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7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7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F7EB38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7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77" w:author="Shah Ashay" w:date="2018-04-16T16:16:00Z">
                  <w:rPr>
                    <w:sz w:val="16"/>
                    <w:szCs w:val="16"/>
                  </w:rPr>
                </w:rPrChange>
              </w:rPr>
              <w:t>HOT_OIL_IN_FLOW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7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ABA4C9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7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80" w:author="Shah Ashay" w:date="2018-04-16T16:16:00Z">
                  <w:rPr>
                    <w:sz w:val="16"/>
                    <w:szCs w:val="16"/>
                  </w:rPr>
                </w:rPrChange>
              </w:rPr>
              <w:t>Hot Oil In Flow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8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818EAB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8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8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78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EF1284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8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86" w:author="Shah Ashay" w:date="2018-04-16T16:16:00Z">
                  <w:rPr>
                    <w:sz w:val="16"/>
                    <w:szCs w:val="16"/>
                  </w:rPr>
                </w:rPrChange>
              </w:rPr>
              <w:t>Hot Oil In Flow</w:t>
            </w:r>
          </w:p>
        </w:tc>
      </w:tr>
      <w:tr w:rsidR="00FC1B6D" w:rsidRPr="0048634C" w14:paraId="25D74F0C" w14:textId="77777777" w:rsidTr="00C47BEF">
        <w:trPr>
          <w:trHeight w:val="315"/>
          <w:trPrChange w:id="178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788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51FD60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8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9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79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61639E6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9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9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79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5C145B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9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9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79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29C44F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79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79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80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600E762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0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02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14A4F29B" w14:textId="77777777" w:rsidTr="00C47BEF">
        <w:trPr>
          <w:trHeight w:val="315"/>
          <w:trPrChange w:id="180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04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0003E8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0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0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CT_BKK_EQPM_GENERATOR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0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46B793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0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0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AIR_IN_TEMP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1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A16FBD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1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1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Air -In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1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EC8496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1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1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1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4B526F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1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18" w:author="Shah Ashay" w:date="2018-04-16T16:16:00Z">
                  <w:rPr>
                    <w:sz w:val="16"/>
                    <w:szCs w:val="16"/>
                  </w:rPr>
                </w:rPrChange>
              </w:rPr>
              <w:t>Air In Temp</w:t>
            </w:r>
          </w:p>
        </w:tc>
      </w:tr>
      <w:tr w:rsidR="00FC1B6D" w:rsidRPr="0048634C" w14:paraId="3EFFFBEE" w14:textId="77777777" w:rsidTr="00C47BEF">
        <w:trPr>
          <w:trHeight w:val="315"/>
          <w:trPrChange w:id="181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820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6FBD71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21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2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6782CD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2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24" w:author="Shah Ashay" w:date="2018-04-16T16:16:00Z">
                  <w:rPr>
                    <w:sz w:val="16"/>
                    <w:szCs w:val="16"/>
                  </w:rPr>
                </w:rPrChange>
              </w:rPr>
              <w:t>DISCHARGE_PRESS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2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B5DA5A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2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27" w:author="Shah Ashay" w:date="2018-04-16T16:16:00Z">
                  <w:rPr>
                    <w:sz w:val="16"/>
                    <w:szCs w:val="16"/>
                  </w:rPr>
                </w:rPrChange>
              </w:rPr>
              <w:t>Compressor Discharge Press (PCD)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2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2A9A8B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2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30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3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1B9C67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3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33" w:author="Shah Ashay" w:date="2018-04-16T16:16:00Z">
                  <w:rPr>
                    <w:sz w:val="16"/>
                    <w:szCs w:val="16"/>
                  </w:rPr>
                </w:rPrChange>
              </w:rPr>
              <w:t>Compressor Discharge  Press</w:t>
            </w:r>
          </w:p>
        </w:tc>
      </w:tr>
      <w:tr w:rsidR="00FC1B6D" w:rsidRPr="0048634C" w14:paraId="24AC92C0" w14:textId="77777777" w:rsidTr="00C47BEF">
        <w:trPr>
          <w:trHeight w:val="315"/>
          <w:trPrChange w:id="183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835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D70A97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36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3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622D39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3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39" w:author="Shah Ashay" w:date="2018-04-16T16:16:00Z">
                  <w:rPr>
                    <w:sz w:val="16"/>
                    <w:szCs w:val="16"/>
                  </w:rPr>
                </w:rPrChange>
              </w:rPr>
              <w:t>EQPM_TEMP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4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11BFDB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4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42" w:author="Shah Ashay" w:date="2018-04-16T16:16:00Z">
                  <w:rPr>
                    <w:sz w:val="16"/>
                    <w:szCs w:val="16"/>
                  </w:rPr>
                </w:rPrChange>
              </w:rPr>
              <w:t>TurbineTemp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4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9E1B96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4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45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4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392E01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4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48" w:author="Shah Ashay" w:date="2018-04-16T16:16:00Z">
                  <w:rPr>
                    <w:sz w:val="16"/>
                    <w:szCs w:val="16"/>
                  </w:rPr>
                </w:rPrChange>
              </w:rPr>
              <w:t>Turbine Temp</w:t>
            </w:r>
          </w:p>
        </w:tc>
      </w:tr>
      <w:tr w:rsidR="00FC1B6D" w:rsidRPr="0048634C" w14:paraId="6AE31464" w14:textId="77777777" w:rsidTr="00C47BEF">
        <w:trPr>
          <w:trHeight w:val="315"/>
          <w:trPrChange w:id="184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850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B869DE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51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5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6646BB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5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54" w:author="Shah Ashay" w:date="2018-04-16T16:16:00Z">
                  <w:rPr>
                    <w:sz w:val="16"/>
                    <w:szCs w:val="16"/>
                  </w:rPr>
                </w:rPrChange>
              </w:rPr>
              <w:t>EXHAUST_TEMP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5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584A87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5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57" w:author="Shah Ashay" w:date="2018-04-16T16:16:00Z">
                  <w:rPr>
                    <w:sz w:val="16"/>
                    <w:szCs w:val="16"/>
                  </w:rPr>
                </w:rPrChange>
              </w:rPr>
              <w:t>Exhaust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5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40A3E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5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60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6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3DD466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6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63" w:author="Shah Ashay" w:date="2018-04-16T16:16:00Z">
                  <w:rPr>
                    <w:sz w:val="16"/>
                    <w:szCs w:val="16"/>
                  </w:rPr>
                </w:rPrChange>
              </w:rPr>
              <w:t>Exhaust Temp</w:t>
            </w:r>
          </w:p>
        </w:tc>
      </w:tr>
      <w:tr w:rsidR="00FC1B6D" w:rsidRPr="0048634C" w14:paraId="42886533" w14:textId="77777777" w:rsidTr="00C47BEF">
        <w:trPr>
          <w:trHeight w:val="315"/>
          <w:trPrChange w:id="186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865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4922FE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66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6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444FD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6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69" w:author="Shah Ashay" w:date="2018-04-16T16:16:00Z">
                  <w:rPr>
                    <w:sz w:val="16"/>
                    <w:szCs w:val="16"/>
                  </w:rPr>
                </w:rPrChange>
              </w:rPr>
              <w:t>FUEL_CONSUMP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7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2B8ABC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7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72" w:author="Shah Ashay" w:date="2018-04-16T16:16:00Z">
                  <w:rPr>
                    <w:sz w:val="16"/>
                    <w:szCs w:val="16"/>
                  </w:rPr>
                </w:rPrChange>
              </w:rPr>
              <w:t>Fuel Consumption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7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1A39B2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7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75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7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C83420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7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78" w:author="Shah Ashay" w:date="2018-04-16T16:16:00Z">
                  <w:rPr>
                    <w:sz w:val="16"/>
                    <w:szCs w:val="16"/>
                  </w:rPr>
                </w:rPrChange>
              </w:rPr>
              <w:t>Fuel Consumption</w:t>
            </w:r>
          </w:p>
        </w:tc>
      </w:tr>
      <w:tr w:rsidR="00FC1B6D" w:rsidRPr="0048634C" w14:paraId="232B73C3" w14:textId="77777777" w:rsidTr="00C47BEF">
        <w:trPr>
          <w:trHeight w:val="315"/>
          <w:trPrChange w:id="187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880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59F35E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81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8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7E30F9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8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84" w:author="Shah Ashay" w:date="2018-04-16T16:16:00Z">
                  <w:rPr>
                    <w:sz w:val="16"/>
                    <w:szCs w:val="16"/>
                  </w:rPr>
                </w:rPrChange>
              </w:rPr>
              <w:t>FUEL_CONSUMP_0600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8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CD9202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8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87" w:author="Shah Ashay" w:date="2018-04-16T16:16:00Z">
                  <w:rPr>
                    <w:sz w:val="16"/>
                    <w:szCs w:val="16"/>
                  </w:rPr>
                </w:rPrChange>
              </w:rPr>
              <w:t>Fuel Consumption at 6.00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8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0B3DA1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8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90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9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EC1FD9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9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93" w:author="Shah Ashay" w:date="2018-04-16T16:16:00Z">
                  <w:rPr>
                    <w:sz w:val="16"/>
                    <w:szCs w:val="16"/>
                  </w:rPr>
                </w:rPrChange>
              </w:rPr>
              <w:t>Fuel Consumption at 6.00</w:t>
            </w:r>
          </w:p>
        </w:tc>
      </w:tr>
      <w:tr w:rsidR="00FC1B6D" w:rsidRPr="0048634C" w14:paraId="7B8F5B59" w14:textId="77777777" w:rsidTr="00C47BEF">
        <w:trPr>
          <w:trHeight w:val="315"/>
          <w:trPrChange w:id="189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895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504BFE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96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89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242E65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89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899" w:author="Shah Ashay" w:date="2018-04-16T16:16:00Z">
                  <w:rPr>
                    <w:sz w:val="16"/>
                    <w:szCs w:val="16"/>
                  </w:rPr>
                </w:rPrChange>
              </w:rPr>
              <w:t>KW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0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B8CA21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0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02" w:author="Shah Ashay" w:date="2018-04-16T16:16:00Z">
                  <w:rPr>
                    <w:sz w:val="16"/>
                    <w:szCs w:val="16"/>
                  </w:rPr>
                </w:rPrChange>
              </w:rPr>
              <w:t>Power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0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D33A63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0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05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0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17DA0D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0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08" w:author="Shah Ashay" w:date="2018-04-16T16:16:00Z">
                  <w:rPr>
                    <w:sz w:val="16"/>
                    <w:szCs w:val="16"/>
                  </w:rPr>
                </w:rPrChange>
              </w:rPr>
              <w:t>Power</w:t>
            </w:r>
          </w:p>
        </w:tc>
      </w:tr>
      <w:tr w:rsidR="00FC1B6D" w:rsidRPr="0048634C" w14:paraId="071AC8AA" w14:textId="77777777" w:rsidTr="00C47BEF">
        <w:trPr>
          <w:trHeight w:val="315"/>
          <w:trPrChange w:id="190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910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5B0550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1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1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91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8BBA6F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1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1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91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2014A5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1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1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91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68EBC8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2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2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192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CE48DA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2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24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76463F47" w14:textId="77777777" w:rsidTr="00C47BEF">
        <w:trPr>
          <w:trHeight w:val="315"/>
          <w:trPrChange w:id="192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26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990CD7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2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2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CT_BKK_EQPM_HOT_OIL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2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3263DE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3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3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CIRCULATION_RATE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3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D22405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3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3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Circulation Rate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3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60BB0B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3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3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3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9860A4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3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40" w:author="Shah Ashay" w:date="2018-04-16T16:16:00Z">
                  <w:rPr>
                    <w:sz w:val="16"/>
                    <w:szCs w:val="16"/>
                  </w:rPr>
                </w:rPrChange>
              </w:rPr>
              <w:t>Circulation Rate</w:t>
            </w:r>
          </w:p>
        </w:tc>
      </w:tr>
      <w:tr w:rsidR="00FC1B6D" w:rsidRPr="0048634C" w14:paraId="2F8B779A" w14:textId="77777777" w:rsidTr="00C47BEF">
        <w:trPr>
          <w:trHeight w:val="315"/>
          <w:trPrChange w:id="194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94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FF68B0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4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4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040EF6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4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46" w:author="Shah Ashay" w:date="2018-04-16T16:16:00Z">
                  <w:rPr>
                    <w:sz w:val="16"/>
                    <w:szCs w:val="16"/>
                  </w:rPr>
                </w:rPrChange>
              </w:rPr>
              <w:t>HI_TEMP_HOT_OIL_GLYCOL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4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62D042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4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49" w:author="Shah Ashay" w:date="2018-04-16T16:16:00Z">
                  <w:rPr>
                    <w:sz w:val="16"/>
                    <w:szCs w:val="16"/>
                  </w:rPr>
                </w:rPrChange>
              </w:rPr>
              <w:t>High Temp Hot Oil Supply To Glycol Regen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5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8044B4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5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5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5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C945E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5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55" w:author="Shah Ashay" w:date="2018-04-16T16:16:00Z">
                  <w:rPr>
                    <w:sz w:val="16"/>
                    <w:szCs w:val="16"/>
                  </w:rPr>
                </w:rPrChange>
              </w:rPr>
              <w:t>High Temp Hot Oil Supply To Glycol Regen</w:t>
            </w:r>
          </w:p>
        </w:tc>
      </w:tr>
      <w:tr w:rsidR="00FC1B6D" w:rsidRPr="0048634C" w14:paraId="3ACB1FD2" w14:textId="77777777" w:rsidTr="00C47BEF">
        <w:trPr>
          <w:trHeight w:val="315"/>
          <w:trPrChange w:id="195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95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47809C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5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5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C1B6E3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6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61" w:author="Shah Ashay" w:date="2018-04-16T16:16:00Z">
                  <w:rPr>
                    <w:sz w:val="16"/>
                    <w:szCs w:val="16"/>
                  </w:rPr>
                </w:rPrChange>
              </w:rPr>
              <w:t>HOT_OIL_IN_PRESS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6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360B8F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6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64" w:author="Shah Ashay" w:date="2018-04-16T16:16:00Z">
                  <w:rPr>
                    <w:sz w:val="16"/>
                    <w:szCs w:val="16"/>
                  </w:rPr>
                </w:rPrChange>
              </w:rPr>
              <w:t>Hot Oil In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6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0A45B9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6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6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6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C5A2F0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6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70" w:author="Shah Ashay" w:date="2018-04-16T16:16:00Z">
                  <w:rPr>
                    <w:sz w:val="16"/>
                    <w:szCs w:val="16"/>
                  </w:rPr>
                </w:rPrChange>
              </w:rPr>
              <w:t>Hot Oil In Press</w:t>
            </w:r>
          </w:p>
        </w:tc>
      </w:tr>
      <w:tr w:rsidR="00FC1B6D" w:rsidRPr="0048634C" w14:paraId="20C4120E" w14:textId="77777777" w:rsidTr="00C47BEF">
        <w:trPr>
          <w:trHeight w:val="315"/>
          <w:trPrChange w:id="197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97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D9093E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7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7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E87E6B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7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76" w:author="Shah Ashay" w:date="2018-04-16T16:16:00Z">
                  <w:rPr>
                    <w:sz w:val="16"/>
                    <w:szCs w:val="16"/>
                  </w:rPr>
                </w:rPrChange>
              </w:rPr>
              <w:t>HOT_OIL_IN_TEMP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7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EAB628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7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79" w:author="Shah Ashay" w:date="2018-04-16T16:16:00Z">
                  <w:rPr>
                    <w:sz w:val="16"/>
                    <w:szCs w:val="16"/>
                  </w:rPr>
                </w:rPrChange>
              </w:rPr>
              <w:t>Hot Oil In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8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FEFEA0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8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8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8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1F0DFB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8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85" w:author="Shah Ashay" w:date="2018-04-16T16:16:00Z">
                  <w:rPr>
                    <w:sz w:val="16"/>
                    <w:szCs w:val="16"/>
                  </w:rPr>
                </w:rPrChange>
              </w:rPr>
              <w:t>Hot Oil In Temp</w:t>
            </w:r>
          </w:p>
        </w:tc>
      </w:tr>
      <w:tr w:rsidR="00FC1B6D" w:rsidRPr="0048634C" w14:paraId="0038AF0C" w14:textId="77777777" w:rsidTr="00C47BEF">
        <w:trPr>
          <w:trHeight w:val="315"/>
          <w:trPrChange w:id="198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198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CF5660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8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8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D56C95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9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91" w:author="Shah Ashay" w:date="2018-04-16T16:16:00Z">
                  <w:rPr>
                    <w:sz w:val="16"/>
                    <w:szCs w:val="16"/>
                  </w:rPr>
                </w:rPrChange>
              </w:rPr>
              <w:t>HOT_OIL_OUT_TEMP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9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577096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9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94" w:author="Shah Ashay" w:date="2018-04-16T16:16:00Z">
                  <w:rPr>
                    <w:sz w:val="16"/>
                    <w:szCs w:val="16"/>
                  </w:rPr>
                </w:rPrChange>
              </w:rPr>
              <w:t>Hot Oil Out Temp (Train 1)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9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2B0F62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9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199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199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9E1384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199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00" w:author="Shah Ashay" w:date="2018-04-16T16:16:00Z">
                  <w:rPr>
                    <w:sz w:val="16"/>
                    <w:szCs w:val="16"/>
                  </w:rPr>
                </w:rPrChange>
              </w:rPr>
              <w:t>Hot Oil Out Temp (Train 1)</w:t>
            </w:r>
          </w:p>
        </w:tc>
      </w:tr>
      <w:tr w:rsidR="00FC1B6D" w:rsidRPr="0048634C" w14:paraId="4D59A2E0" w14:textId="77777777" w:rsidTr="00C47BEF">
        <w:trPr>
          <w:trHeight w:val="315"/>
          <w:trPrChange w:id="200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00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9A01C2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0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0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E63DD6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0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06" w:author="Shah Ashay" w:date="2018-04-16T16:16:00Z">
                  <w:rPr>
                    <w:sz w:val="16"/>
                    <w:szCs w:val="16"/>
                  </w:rPr>
                </w:rPrChange>
              </w:rPr>
              <w:t>HOT_OIL_OUT_TEMP_2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0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830ADB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0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09" w:author="Shah Ashay" w:date="2018-04-16T16:16:00Z">
                  <w:rPr>
                    <w:sz w:val="16"/>
                    <w:szCs w:val="16"/>
                  </w:rPr>
                </w:rPrChange>
              </w:rPr>
              <w:t>Hot Oil Out Temp (Train 2)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1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E84D22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1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1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1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87EA3A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1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15" w:author="Shah Ashay" w:date="2018-04-16T16:16:00Z">
                  <w:rPr>
                    <w:sz w:val="16"/>
                    <w:szCs w:val="16"/>
                  </w:rPr>
                </w:rPrChange>
              </w:rPr>
              <w:t>Hot Oil Out Temp (Train 2)</w:t>
            </w:r>
          </w:p>
        </w:tc>
      </w:tr>
      <w:tr w:rsidR="00FC1B6D" w:rsidRPr="0048634C" w14:paraId="6C5F0FAA" w14:textId="77777777" w:rsidTr="00C47BEF">
        <w:trPr>
          <w:trHeight w:val="315"/>
          <w:trPrChange w:id="201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01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2CA375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1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1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2BA589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2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21" w:author="Shah Ashay" w:date="2018-04-16T16:16:00Z">
                  <w:rPr>
                    <w:sz w:val="16"/>
                    <w:szCs w:val="16"/>
                  </w:rPr>
                </w:rPrChange>
              </w:rPr>
              <w:t>HOT_OIL_PRESS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2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1E4FA4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2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24" w:author="Shah Ashay" w:date="2018-04-16T16:16:00Z">
                  <w:rPr>
                    <w:sz w:val="16"/>
                    <w:szCs w:val="16"/>
                  </w:rPr>
                </w:rPrChange>
              </w:rPr>
              <w:t>Hot Oil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2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862AF2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2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2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2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CE6C6A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2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30" w:author="Shah Ashay" w:date="2018-04-16T16:16:00Z">
                  <w:rPr>
                    <w:sz w:val="16"/>
                    <w:szCs w:val="16"/>
                  </w:rPr>
                </w:rPrChange>
              </w:rPr>
              <w:t>Hot Oil Press</w:t>
            </w:r>
          </w:p>
        </w:tc>
      </w:tr>
      <w:tr w:rsidR="00FC1B6D" w:rsidRPr="0048634C" w14:paraId="71AEE0E8" w14:textId="77777777" w:rsidTr="00C47BEF">
        <w:trPr>
          <w:trHeight w:val="315"/>
          <w:trPrChange w:id="203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03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5E8CC4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3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3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EF2238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3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36" w:author="Shah Ashay" w:date="2018-04-16T16:16:00Z">
                  <w:rPr>
                    <w:sz w:val="16"/>
                    <w:szCs w:val="16"/>
                  </w:rPr>
                </w:rPrChange>
              </w:rPr>
              <w:t>HOT_OIL_TO_LIQ_HEATERS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3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A48BF9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3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39" w:author="Shah Ashay" w:date="2018-04-16T16:16:00Z">
                  <w:rPr>
                    <w:sz w:val="16"/>
                    <w:szCs w:val="16"/>
                  </w:rPr>
                </w:rPrChange>
              </w:rPr>
              <w:t>Return Temp Hot Oil Supply To Liquid Heaters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4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3E9DDE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4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4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4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F240D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4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45" w:author="Shah Ashay" w:date="2018-04-16T16:16:00Z">
                  <w:rPr>
                    <w:sz w:val="16"/>
                    <w:szCs w:val="16"/>
                  </w:rPr>
                </w:rPrChange>
              </w:rPr>
              <w:t>Return Temp Hot Oil Supply To Liquid Heaters</w:t>
            </w:r>
          </w:p>
        </w:tc>
      </w:tr>
      <w:tr w:rsidR="00FC1B6D" w:rsidRPr="0048634C" w14:paraId="37117E52" w14:textId="77777777" w:rsidTr="00C47BEF">
        <w:trPr>
          <w:trHeight w:val="315"/>
          <w:trPrChange w:id="204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04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CF70BD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4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4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C8DC56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5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51" w:author="Shah Ashay" w:date="2018-04-16T16:16:00Z">
                  <w:rPr>
                    <w:sz w:val="16"/>
                    <w:szCs w:val="16"/>
                  </w:rPr>
                </w:rPrChange>
              </w:rPr>
              <w:t>MAX_TUBE_WALL_TEMP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5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5DB67F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5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54" w:author="Shah Ashay" w:date="2018-04-16T16:16:00Z">
                  <w:rPr>
                    <w:sz w:val="16"/>
                    <w:szCs w:val="16"/>
                  </w:rPr>
                </w:rPrChange>
              </w:rPr>
              <w:t>Max Tube Wall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5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2F931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5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5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5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52AD3F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5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60" w:author="Shah Ashay" w:date="2018-04-16T16:16:00Z">
                  <w:rPr>
                    <w:sz w:val="16"/>
                    <w:szCs w:val="16"/>
                  </w:rPr>
                </w:rPrChange>
              </w:rPr>
              <w:t>Max Tube Wall Temp</w:t>
            </w:r>
          </w:p>
        </w:tc>
      </w:tr>
      <w:tr w:rsidR="00FC1B6D" w:rsidRPr="0048634C" w14:paraId="107F7E0E" w14:textId="77777777" w:rsidTr="00C47BEF">
        <w:trPr>
          <w:trHeight w:val="315"/>
          <w:trPrChange w:id="206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06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527EB5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6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6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77CB42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6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66" w:author="Shah Ashay" w:date="2018-04-16T16:16:00Z">
                  <w:rPr>
                    <w:sz w:val="16"/>
                    <w:szCs w:val="16"/>
                  </w:rPr>
                </w:rPrChange>
              </w:rPr>
              <w:t>RET_TEMP_HOT_OIL_GLYCOL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6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6195CC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6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69" w:author="Shah Ashay" w:date="2018-04-16T16:16:00Z">
                  <w:rPr>
                    <w:sz w:val="16"/>
                    <w:szCs w:val="16"/>
                  </w:rPr>
                </w:rPrChange>
              </w:rPr>
              <w:t>Return Temp Hot Oil Supply To Glycol Regen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7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608C86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7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7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7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9FD2BA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7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75" w:author="Shah Ashay" w:date="2018-04-16T16:16:00Z">
                  <w:rPr>
                    <w:sz w:val="16"/>
                    <w:szCs w:val="16"/>
                  </w:rPr>
                </w:rPrChange>
              </w:rPr>
              <w:t>Return Temp Hot Oil Supply To Glycol Regen</w:t>
            </w:r>
          </w:p>
        </w:tc>
      </w:tr>
      <w:tr w:rsidR="00FC1B6D" w:rsidRPr="0048634C" w14:paraId="0C02E91A" w14:textId="77777777" w:rsidTr="00C47BEF">
        <w:trPr>
          <w:trHeight w:val="315"/>
          <w:trPrChange w:id="207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07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613AC4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7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7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BC463A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8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81" w:author="Shah Ashay" w:date="2018-04-16T16:16:00Z">
                  <w:rPr>
                    <w:sz w:val="16"/>
                    <w:szCs w:val="16"/>
                  </w:rPr>
                </w:rPrChange>
              </w:rPr>
              <w:t>TANK_PRESS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8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82ED06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8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84" w:author="Shah Ashay" w:date="2018-04-16T16:16:00Z">
                  <w:rPr>
                    <w:sz w:val="16"/>
                    <w:szCs w:val="16"/>
                  </w:rPr>
                </w:rPrChange>
              </w:rPr>
              <w:t>Expansion Tank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8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6FF0DF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8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8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8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1C775E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8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90" w:author="Shah Ashay" w:date="2018-04-16T16:16:00Z">
                  <w:rPr>
                    <w:sz w:val="16"/>
                    <w:szCs w:val="16"/>
                  </w:rPr>
                </w:rPrChange>
              </w:rPr>
              <w:t>Expansion Tank Press</w:t>
            </w:r>
          </w:p>
        </w:tc>
      </w:tr>
      <w:tr w:rsidR="00FC1B6D" w:rsidRPr="0048634C" w14:paraId="2BE098B9" w14:textId="77777777" w:rsidTr="00C47BEF">
        <w:trPr>
          <w:trHeight w:val="315"/>
          <w:trPrChange w:id="209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09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6B5375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9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9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11863C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9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96" w:author="Shah Ashay" w:date="2018-04-16T16:16:00Z">
                  <w:rPr>
                    <w:sz w:val="16"/>
                    <w:szCs w:val="16"/>
                  </w:rPr>
                </w:rPrChange>
              </w:rPr>
              <w:t>TUBE_WALL_TEMP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09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FB900C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09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099" w:author="Shah Ashay" w:date="2018-04-16T16:16:00Z">
                  <w:rPr>
                    <w:sz w:val="16"/>
                    <w:szCs w:val="16"/>
                  </w:rPr>
                </w:rPrChange>
              </w:rPr>
              <w:t>Tube Wall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0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603F5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0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0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0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26BC7E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0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05" w:author="Shah Ashay" w:date="2018-04-16T16:16:00Z">
                  <w:rPr>
                    <w:sz w:val="16"/>
                    <w:szCs w:val="16"/>
                  </w:rPr>
                </w:rPrChange>
              </w:rPr>
              <w:t>Tube Wall Temp</w:t>
            </w:r>
          </w:p>
        </w:tc>
      </w:tr>
      <w:tr w:rsidR="00FC1B6D" w:rsidRPr="0048634C" w14:paraId="32211C5B" w14:textId="77777777" w:rsidTr="00C47BEF">
        <w:trPr>
          <w:trHeight w:val="315"/>
          <w:trPrChange w:id="210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107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624FC6D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0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0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11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98C644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1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1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11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9EFAB6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1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1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11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A90077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1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1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11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27BCAD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2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21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4A448651" w14:textId="77777777" w:rsidTr="00C47BEF">
        <w:trPr>
          <w:trHeight w:val="315"/>
          <w:trPrChange w:id="212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23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B4993C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2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2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CT_BKK_EQPM_HOT_OIL_PUMP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2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0B6B5B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2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2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2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C65524B" w14:textId="05D15C02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30" w:author="Shah Ashay" w:date="2018-04-16T16:16:00Z">
                  <w:rPr>
                    <w:sz w:val="16"/>
                    <w:szCs w:val="16"/>
                  </w:rPr>
                </w:rPrChange>
              </w:rPr>
            </w:pPr>
            <w:del w:id="2131" w:author="Batra Yogesh (EXT)" w:date="2018-04-04T17:21:00Z">
              <w:r w:rsidRPr="0048634C" w:rsidDel="00D503C2">
                <w:rPr>
                  <w:rFonts w:cs="Arial"/>
                  <w:sz w:val="20"/>
                  <w:szCs w:val="20"/>
                  <w:rPrChange w:id="2132" w:author="Shah Ashay" w:date="2018-04-16T16:16:00Z">
                    <w:rPr>
                      <w:rFonts w:cs="Arial"/>
                      <w:sz w:val="16"/>
                      <w:szCs w:val="16"/>
                    </w:rPr>
                  </w:rPrChange>
                </w:rPr>
                <w:delText>Dicharge</w:delText>
              </w:r>
            </w:del>
            <w:ins w:id="2133" w:author="Batra Yogesh (EXT)" w:date="2018-04-04T17:21:00Z">
              <w:r w:rsidR="00D503C2" w:rsidRPr="0048634C">
                <w:rPr>
                  <w:rFonts w:cs="Arial"/>
                  <w:sz w:val="20"/>
                  <w:szCs w:val="20"/>
                  <w:rPrChange w:id="2134" w:author="Shah Ashay" w:date="2018-04-16T16:16:00Z">
                    <w:rPr>
                      <w:rFonts w:cs="Arial"/>
                      <w:sz w:val="16"/>
                      <w:szCs w:val="16"/>
                    </w:rPr>
                  </w:rPrChange>
                </w:rPr>
                <w:t>Discharge</w:t>
              </w:r>
            </w:ins>
            <w:r w:rsidRPr="0048634C">
              <w:rPr>
                <w:rFonts w:cs="Arial"/>
                <w:sz w:val="20"/>
                <w:szCs w:val="20"/>
                <w:rPrChange w:id="2135" w:author="Shah Ashay" w:date="2018-04-16T16:16:00Z">
                  <w:rPr>
                    <w:sz w:val="16"/>
                    <w:szCs w:val="16"/>
                  </w:rPr>
                </w:rPrChange>
              </w:rPr>
              <w:t xml:space="preserve">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3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612DEE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3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3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3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CFE7E69" w14:textId="7FB04E79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40" w:author="Shah Ashay" w:date="2018-04-16T16:16:00Z">
                  <w:rPr>
                    <w:sz w:val="16"/>
                    <w:szCs w:val="16"/>
                  </w:rPr>
                </w:rPrChange>
              </w:rPr>
            </w:pPr>
            <w:del w:id="2141" w:author="Batra Yogesh (EXT)" w:date="2018-04-04T17:21:00Z">
              <w:r w:rsidRPr="0048634C" w:rsidDel="00D503C2">
                <w:rPr>
                  <w:rFonts w:cs="Arial"/>
                  <w:sz w:val="20"/>
                  <w:szCs w:val="20"/>
                  <w:rPrChange w:id="2142" w:author="Shah Ashay" w:date="2018-04-16T16:16:00Z">
                    <w:rPr>
                      <w:sz w:val="16"/>
                      <w:szCs w:val="16"/>
                    </w:rPr>
                  </w:rPrChange>
                </w:rPr>
                <w:delText>Dicharge</w:delText>
              </w:r>
            </w:del>
            <w:ins w:id="2143" w:author="Batra Yogesh (EXT)" w:date="2018-04-04T17:21:00Z">
              <w:r w:rsidR="00D503C2" w:rsidRPr="0048634C">
                <w:rPr>
                  <w:rFonts w:cs="Arial"/>
                  <w:sz w:val="20"/>
                  <w:szCs w:val="20"/>
                  <w:rPrChange w:id="2144" w:author="Shah Ashay" w:date="2018-04-16T16:16:00Z">
                    <w:rPr>
                      <w:sz w:val="16"/>
                      <w:szCs w:val="16"/>
                    </w:rPr>
                  </w:rPrChange>
                </w:rPr>
                <w:t>Discharge</w:t>
              </w:r>
            </w:ins>
            <w:r w:rsidRPr="0048634C">
              <w:rPr>
                <w:rFonts w:cs="Arial"/>
                <w:sz w:val="20"/>
                <w:szCs w:val="20"/>
                <w:rPrChange w:id="2145" w:author="Shah Ashay" w:date="2018-04-16T16:16:00Z">
                  <w:rPr>
                    <w:sz w:val="16"/>
                    <w:szCs w:val="16"/>
                  </w:rPr>
                </w:rPrChange>
              </w:rPr>
              <w:t xml:space="preserve"> Press</w:t>
            </w:r>
          </w:p>
        </w:tc>
      </w:tr>
      <w:tr w:rsidR="00FC1B6D" w:rsidRPr="0048634C" w14:paraId="35F4DB20" w14:textId="77777777" w:rsidTr="00C47BEF">
        <w:trPr>
          <w:trHeight w:val="315"/>
          <w:trPrChange w:id="214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14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1E1BB2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4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4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BD585F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5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51" w:author="Shah Ashay" w:date="2018-04-16T16:16:00Z">
                  <w:rPr>
                    <w:sz w:val="16"/>
                    <w:szCs w:val="16"/>
                  </w:rPr>
                </w:rPrChange>
              </w:rPr>
              <w:t>FLOW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5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980EA1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5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54" w:author="Shah Ashay" w:date="2018-04-16T16:16:00Z">
                  <w:rPr>
                    <w:sz w:val="16"/>
                    <w:szCs w:val="16"/>
                  </w:rPr>
                </w:rPrChange>
              </w:rPr>
              <w:t>Flow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5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1A11EE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5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5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5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2BD77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5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60" w:author="Shah Ashay" w:date="2018-04-16T16:16:00Z">
                  <w:rPr>
                    <w:sz w:val="16"/>
                    <w:szCs w:val="16"/>
                  </w:rPr>
                </w:rPrChange>
              </w:rPr>
              <w:t>Flow</w:t>
            </w:r>
          </w:p>
        </w:tc>
      </w:tr>
      <w:tr w:rsidR="00FC1B6D" w:rsidRPr="0048634C" w14:paraId="2B804157" w14:textId="77777777" w:rsidTr="00C47BEF">
        <w:trPr>
          <w:trHeight w:val="315"/>
          <w:trPrChange w:id="216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16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D872E2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6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6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601A5D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6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66" w:author="Shah Ashay" w:date="2018-04-16T16:16:00Z">
                  <w:rPr>
                    <w:sz w:val="16"/>
                    <w:szCs w:val="16"/>
                  </w:rPr>
                </w:rPrChange>
              </w:rPr>
              <w:t>SUCTION_PRESS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6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845157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6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69" w:author="Shah Ashay" w:date="2018-04-16T16:16:00Z">
                  <w:rPr>
                    <w:sz w:val="16"/>
                    <w:szCs w:val="16"/>
                  </w:rPr>
                </w:rPrChange>
              </w:rPr>
              <w:t>Suction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7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D55F5B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7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7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7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5C1164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7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75" w:author="Shah Ashay" w:date="2018-04-16T16:16:00Z">
                  <w:rPr>
                    <w:sz w:val="16"/>
                    <w:szCs w:val="16"/>
                  </w:rPr>
                </w:rPrChange>
              </w:rPr>
              <w:t>Suction Press</w:t>
            </w:r>
          </w:p>
        </w:tc>
      </w:tr>
      <w:tr w:rsidR="00FC1B6D" w:rsidRPr="0048634C" w14:paraId="1939131B" w14:textId="77777777" w:rsidTr="00C47BEF">
        <w:trPr>
          <w:trHeight w:val="315"/>
          <w:trPrChange w:id="217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177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2576C2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7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7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18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EDC6A2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8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8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18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8E0781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8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8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18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66BC6C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8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8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18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FB476A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9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91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1D34B153" w14:textId="77777777" w:rsidTr="00C47BEF">
        <w:trPr>
          <w:trHeight w:val="315"/>
          <w:trPrChange w:id="219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93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9EA0E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9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9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CT_BKK_EQPM_HYDROCYCL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9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98F198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19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19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INLET_WAT_FLOW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19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1D2391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0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0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Inlet Water Flow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0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8E3F46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0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0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0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C24DCB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0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07" w:author="Shah Ashay" w:date="2018-04-16T16:16:00Z">
                  <w:rPr>
                    <w:sz w:val="16"/>
                    <w:szCs w:val="16"/>
                  </w:rPr>
                </w:rPrChange>
              </w:rPr>
              <w:t>Inlet Water Flow</w:t>
            </w:r>
          </w:p>
        </w:tc>
      </w:tr>
      <w:tr w:rsidR="00FC1B6D" w:rsidRPr="0048634C" w14:paraId="59CCD822" w14:textId="77777777" w:rsidTr="00C47BEF">
        <w:trPr>
          <w:trHeight w:val="315"/>
          <w:trPrChange w:id="220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20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9838A4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1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1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65BB5E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1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13" w:author="Shah Ashay" w:date="2018-04-16T16:16:00Z">
                  <w:rPr>
                    <w:sz w:val="16"/>
                    <w:szCs w:val="16"/>
                  </w:rPr>
                </w:rPrChange>
              </w:rPr>
              <w:t>LINERS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1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75F4EE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1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16" w:author="Shah Ashay" w:date="2018-04-16T16:16:00Z">
                  <w:rPr>
                    <w:sz w:val="16"/>
                    <w:szCs w:val="16"/>
                  </w:rPr>
                </w:rPrChange>
              </w:rPr>
              <w:t>Liners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1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E625C1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1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1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2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E73C15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2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22" w:author="Shah Ashay" w:date="2018-04-16T16:16:00Z">
                  <w:rPr>
                    <w:sz w:val="16"/>
                    <w:szCs w:val="16"/>
                  </w:rPr>
                </w:rPrChange>
              </w:rPr>
              <w:t>Liners</w:t>
            </w:r>
          </w:p>
        </w:tc>
      </w:tr>
      <w:tr w:rsidR="00FC1B6D" w:rsidRPr="0048634C" w14:paraId="6CFA6B96" w14:textId="77777777" w:rsidTr="00C47BEF">
        <w:trPr>
          <w:trHeight w:val="315"/>
          <w:trPrChange w:id="222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224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28C6CA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2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2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22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031873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2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2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23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71CC0B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3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3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23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51AED3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3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3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23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50C894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3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38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2E94C28F" w14:textId="77777777" w:rsidTr="00C47BEF">
        <w:trPr>
          <w:trHeight w:val="315"/>
          <w:trPrChange w:id="223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40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DFE45B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4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4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CT_BKK_EQPM_MRU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4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EC455D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4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4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AVG_PRESS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4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D1EF2D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4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4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Avg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4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756661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5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5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5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897473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5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54" w:author="Shah Ashay" w:date="2018-04-16T16:16:00Z">
                  <w:rPr>
                    <w:sz w:val="16"/>
                    <w:szCs w:val="16"/>
                  </w:rPr>
                </w:rPrChange>
              </w:rPr>
              <w:t>Avg Press</w:t>
            </w:r>
          </w:p>
        </w:tc>
      </w:tr>
      <w:tr w:rsidR="00FC1B6D" w:rsidRPr="0048634C" w14:paraId="2FB21BF7" w14:textId="77777777" w:rsidTr="00C47BEF">
        <w:trPr>
          <w:trHeight w:val="315"/>
          <w:trPrChange w:id="225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256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BF8A1C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57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58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C63CB4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5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60" w:author="Shah Ashay" w:date="2018-04-16T16:16:00Z">
                  <w:rPr>
                    <w:sz w:val="16"/>
                    <w:szCs w:val="16"/>
                  </w:rPr>
                </w:rPrChange>
              </w:rPr>
              <w:t>BED_OUT_FLOW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6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B7A372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6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63" w:author="Shah Ashay" w:date="2018-04-16T16:16:00Z">
                  <w:rPr>
                    <w:sz w:val="16"/>
                    <w:szCs w:val="16"/>
                  </w:rPr>
                </w:rPrChange>
              </w:rPr>
              <w:t>Hg Bed Output Flow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64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AA30DF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6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66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6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C5B900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6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69" w:author="Shah Ashay" w:date="2018-04-16T16:16:00Z">
                  <w:rPr>
                    <w:sz w:val="16"/>
                    <w:szCs w:val="16"/>
                  </w:rPr>
                </w:rPrChange>
              </w:rPr>
              <w:t>Hg Bed Output Flow</w:t>
            </w:r>
          </w:p>
        </w:tc>
      </w:tr>
      <w:tr w:rsidR="00FC1B6D" w:rsidRPr="0048634C" w14:paraId="4996D112" w14:textId="77777777" w:rsidTr="00C47BEF">
        <w:trPr>
          <w:trHeight w:val="315"/>
          <w:trPrChange w:id="227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271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EE7930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72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7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4FFFAC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7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75" w:author="Shah Ashay" w:date="2018-04-16T16:16:00Z">
                  <w:rPr>
                    <w:sz w:val="16"/>
                    <w:szCs w:val="16"/>
                  </w:rPr>
                </w:rPrChange>
              </w:rPr>
              <w:t>COAL_OUT_FLOW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7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B45C8CB" w14:textId="5AD3926E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77" w:author="Shah Ashay" w:date="2018-04-16T16:16:00Z">
                  <w:rPr>
                    <w:sz w:val="16"/>
                    <w:szCs w:val="16"/>
                  </w:rPr>
                </w:rPrChange>
              </w:rPr>
            </w:pPr>
            <w:del w:id="2278" w:author="Batra Yogesh (EXT)" w:date="2018-04-04T17:22:00Z">
              <w:r w:rsidRPr="0048634C" w:rsidDel="00D503C2">
                <w:rPr>
                  <w:rFonts w:cs="Arial"/>
                  <w:sz w:val="20"/>
                  <w:szCs w:val="20"/>
                  <w:rPrChange w:id="2279" w:author="Shah Ashay" w:date="2018-04-16T16:16:00Z">
                    <w:rPr>
                      <w:sz w:val="16"/>
                      <w:szCs w:val="16"/>
                    </w:rPr>
                  </w:rPrChange>
                </w:rPr>
                <w:delText>Coalscer</w:delText>
              </w:r>
            </w:del>
            <w:ins w:id="2280" w:author="Batra Yogesh (EXT)" w:date="2018-04-04T17:22:00Z">
              <w:r w:rsidR="00D503C2" w:rsidRPr="0048634C">
                <w:rPr>
                  <w:rFonts w:cs="Arial"/>
                  <w:sz w:val="20"/>
                  <w:szCs w:val="20"/>
                  <w:rPrChange w:id="2281" w:author="Shah Ashay" w:date="2018-04-16T16:16:00Z">
                    <w:rPr>
                      <w:sz w:val="16"/>
                      <w:szCs w:val="16"/>
                    </w:rPr>
                  </w:rPrChange>
                </w:rPr>
                <w:t xml:space="preserve"> Coal</w:t>
              </w:r>
            </w:ins>
            <w:ins w:id="2282" w:author="Batra Yogesh (EXT)" w:date="2018-04-04T17:23:00Z">
              <w:r w:rsidR="00D503C2" w:rsidRPr="0048634C">
                <w:rPr>
                  <w:rFonts w:cs="Arial"/>
                  <w:sz w:val="20"/>
                  <w:szCs w:val="20"/>
                  <w:rPrChange w:id="2283" w:author="Shah Ashay" w:date="2018-04-16T16:16:00Z">
                    <w:rPr>
                      <w:sz w:val="16"/>
                      <w:szCs w:val="16"/>
                    </w:rPr>
                  </w:rPrChange>
                </w:rPr>
                <w:t>e</w:t>
              </w:r>
            </w:ins>
            <w:ins w:id="2284" w:author="Batra Yogesh (EXT)" w:date="2018-04-04T17:22:00Z">
              <w:r w:rsidR="00D503C2" w:rsidRPr="0048634C">
                <w:rPr>
                  <w:rFonts w:cs="Arial"/>
                  <w:sz w:val="20"/>
                  <w:szCs w:val="20"/>
                  <w:rPrChange w:id="2285" w:author="Shah Ashay" w:date="2018-04-16T16:16:00Z">
                    <w:rPr>
                      <w:sz w:val="16"/>
                      <w:szCs w:val="16"/>
                    </w:rPr>
                  </w:rPrChange>
                </w:rPr>
                <w:t>scer</w:t>
              </w:r>
            </w:ins>
            <w:r w:rsidRPr="0048634C">
              <w:rPr>
                <w:rFonts w:cs="Arial"/>
                <w:sz w:val="20"/>
                <w:szCs w:val="20"/>
                <w:rPrChange w:id="2286" w:author="Shah Ashay" w:date="2018-04-16T16:16:00Z">
                  <w:rPr>
                    <w:sz w:val="16"/>
                    <w:szCs w:val="16"/>
                  </w:rPr>
                </w:rPrChange>
              </w:rPr>
              <w:t xml:space="preserve"> Output Flow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8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F34D54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8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8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9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8E80F12" w14:textId="01A571C9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9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292" w:author="Shah Ashay" w:date="2018-04-16T16:16:00Z">
                  <w:rPr>
                    <w:sz w:val="16"/>
                    <w:szCs w:val="16"/>
                  </w:rPr>
                </w:rPrChange>
              </w:rPr>
              <w:t>Coal</w:t>
            </w:r>
            <w:ins w:id="2293" w:author="Batra Yogesh (EXT)" w:date="2018-04-04T17:23:00Z">
              <w:r w:rsidR="00D503C2" w:rsidRPr="0048634C">
                <w:rPr>
                  <w:rFonts w:cs="Arial"/>
                  <w:sz w:val="20"/>
                  <w:szCs w:val="20"/>
                  <w:rPrChange w:id="2294" w:author="Shah Ashay" w:date="2018-04-16T16:16:00Z">
                    <w:rPr>
                      <w:sz w:val="16"/>
                      <w:szCs w:val="16"/>
                    </w:rPr>
                  </w:rPrChange>
                </w:rPr>
                <w:t>e</w:t>
              </w:r>
            </w:ins>
            <w:r w:rsidRPr="0048634C">
              <w:rPr>
                <w:rFonts w:cs="Arial"/>
                <w:sz w:val="20"/>
                <w:szCs w:val="20"/>
                <w:rPrChange w:id="2295" w:author="Shah Ashay" w:date="2018-04-16T16:16:00Z">
                  <w:rPr>
                    <w:sz w:val="16"/>
                    <w:szCs w:val="16"/>
                  </w:rPr>
                </w:rPrChange>
              </w:rPr>
              <w:t>scer Output Flow</w:t>
            </w:r>
          </w:p>
        </w:tc>
      </w:tr>
      <w:tr w:rsidR="00FC1B6D" w:rsidRPr="0048634C" w14:paraId="645DE943" w14:textId="77777777" w:rsidTr="00C47BEF">
        <w:trPr>
          <w:trHeight w:val="315"/>
          <w:trPrChange w:id="229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29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9DF8DD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29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29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0510C9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0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01" w:author="Shah Ashay" w:date="2018-04-16T16:16:00Z">
                  <w:rPr>
                    <w:sz w:val="16"/>
                    <w:szCs w:val="16"/>
                  </w:rPr>
                </w:rPrChange>
              </w:rPr>
              <w:t>DIFF_PRESS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0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05D632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0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04" w:author="Shah Ashay" w:date="2018-04-16T16:16:00Z">
                  <w:rPr>
                    <w:sz w:val="16"/>
                    <w:szCs w:val="16"/>
                  </w:rPr>
                </w:rPrChange>
              </w:rPr>
              <w:t>Diff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0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9B2E9D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0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0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0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FC219A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0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10" w:author="Shah Ashay" w:date="2018-04-16T16:16:00Z">
                  <w:rPr>
                    <w:sz w:val="16"/>
                    <w:szCs w:val="16"/>
                  </w:rPr>
                </w:rPrChange>
              </w:rPr>
              <w:t>Diff Press</w:t>
            </w:r>
          </w:p>
        </w:tc>
      </w:tr>
      <w:tr w:rsidR="00FC1B6D" w:rsidRPr="0048634C" w14:paraId="4D5E756B" w14:textId="77777777" w:rsidTr="00C47BEF">
        <w:trPr>
          <w:trHeight w:val="315"/>
          <w:trPrChange w:id="231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31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1CA9CE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1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1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4F1795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1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16" w:author="Shah Ashay" w:date="2018-04-16T16:16:00Z">
                  <w:rPr>
                    <w:sz w:val="16"/>
                    <w:szCs w:val="16"/>
                  </w:rPr>
                </w:rPrChange>
              </w:rPr>
              <w:t>DIFF_PRESS_2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1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ECA013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1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19" w:author="Shah Ashay" w:date="2018-04-16T16:16:00Z">
                  <w:rPr>
                    <w:sz w:val="16"/>
                    <w:szCs w:val="16"/>
                  </w:rPr>
                </w:rPrChange>
              </w:rPr>
              <w:t>Diff Press Coalescer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2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69E55D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2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2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2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34F899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2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25" w:author="Shah Ashay" w:date="2018-04-16T16:16:00Z">
                  <w:rPr>
                    <w:sz w:val="16"/>
                    <w:szCs w:val="16"/>
                  </w:rPr>
                </w:rPrChange>
              </w:rPr>
              <w:t>Diff Press Coalescer</w:t>
            </w:r>
          </w:p>
        </w:tc>
      </w:tr>
      <w:tr w:rsidR="00FC1B6D" w:rsidRPr="0048634C" w14:paraId="76600F5F" w14:textId="77777777" w:rsidTr="00C47BEF">
        <w:trPr>
          <w:trHeight w:val="315"/>
          <w:trPrChange w:id="232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32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BCB649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2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2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4DF8D3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3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31" w:author="Shah Ashay" w:date="2018-04-16T16:16:00Z">
                  <w:rPr>
                    <w:sz w:val="16"/>
                    <w:szCs w:val="16"/>
                  </w:rPr>
                </w:rPrChange>
              </w:rPr>
              <w:t>DISCHARGE_PRESS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3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F3A2B7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3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34" w:author="Shah Ashay" w:date="2018-04-16T16:16:00Z">
                  <w:rPr>
                    <w:sz w:val="16"/>
                    <w:szCs w:val="16"/>
                  </w:rPr>
                </w:rPrChange>
              </w:rPr>
              <w:t>Outlet Pressure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3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5A2209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3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3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3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7C908B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3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40" w:author="Shah Ashay" w:date="2018-04-16T16:16:00Z">
                  <w:rPr>
                    <w:sz w:val="16"/>
                    <w:szCs w:val="16"/>
                  </w:rPr>
                </w:rPrChange>
              </w:rPr>
              <w:t>Outlet Pressure</w:t>
            </w:r>
          </w:p>
        </w:tc>
      </w:tr>
      <w:tr w:rsidR="00FC1B6D" w:rsidRPr="0048634C" w14:paraId="50678BA5" w14:textId="77777777" w:rsidTr="00C47BEF">
        <w:trPr>
          <w:trHeight w:val="315"/>
          <w:trPrChange w:id="234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34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E3AA70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4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4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B26603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4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46" w:author="Shah Ashay" w:date="2018-04-16T16:16:00Z">
                  <w:rPr>
                    <w:sz w:val="16"/>
                    <w:szCs w:val="16"/>
                  </w:rPr>
                </w:rPrChange>
              </w:rPr>
              <w:t>FILTER_DIFF_PRESS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4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A46831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4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49" w:author="Shah Ashay" w:date="2018-04-16T16:16:00Z">
                  <w:rPr>
                    <w:sz w:val="16"/>
                    <w:szCs w:val="16"/>
                  </w:rPr>
                </w:rPrChange>
              </w:rPr>
              <w:t>Inlet Filter Diff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5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E20B48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5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5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5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7BB1D8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5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55" w:author="Shah Ashay" w:date="2018-04-16T16:16:00Z">
                  <w:rPr>
                    <w:sz w:val="16"/>
                    <w:szCs w:val="16"/>
                  </w:rPr>
                </w:rPrChange>
              </w:rPr>
              <w:t>Inlet Filter Diff Press</w:t>
            </w:r>
          </w:p>
        </w:tc>
      </w:tr>
      <w:tr w:rsidR="00FC1B6D" w:rsidRPr="0048634C" w14:paraId="7810DE26" w14:textId="77777777" w:rsidTr="00C47BEF">
        <w:trPr>
          <w:trHeight w:val="315"/>
          <w:trPrChange w:id="235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35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F65121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5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5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374757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6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61" w:author="Shah Ashay" w:date="2018-04-16T16:16:00Z">
                  <w:rPr>
                    <w:sz w:val="16"/>
                    <w:szCs w:val="16"/>
                  </w:rPr>
                </w:rPrChange>
              </w:rPr>
              <w:t>LOWER_LIQ_LEVEL_PCT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6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5CC3AE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6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64" w:author="Shah Ashay" w:date="2018-04-16T16:16:00Z">
                  <w:rPr>
                    <w:sz w:val="16"/>
                    <w:szCs w:val="16"/>
                  </w:rPr>
                </w:rPrChange>
              </w:rPr>
              <w:t>Lower Liq Level Pct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6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6FC07A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6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6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6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BF89A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6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70" w:author="Shah Ashay" w:date="2018-04-16T16:16:00Z">
                  <w:rPr>
                    <w:sz w:val="16"/>
                    <w:szCs w:val="16"/>
                  </w:rPr>
                </w:rPrChange>
              </w:rPr>
              <w:t>Lower Liq Level Pct</w:t>
            </w:r>
          </w:p>
        </w:tc>
      </w:tr>
      <w:tr w:rsidR="00FC1B6D" w:rsidRPr="0048634C" w14:paraId="0702D553" w14:textId="77777777" w:rsidTr="00C47BEF">
        <w:trPr>
          <w:trHeight w:val="315"/>
          <w:trPrChange w:id="237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37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A275C2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7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7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3062F7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7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76" w:author="Shah Ashay" w:date="2018-04-16T16:16:00Z">
                  <w:rPr>
                    <w:sz w:val="16"/>
                    <w:szCs w:val="16"/>
                  </w:rPr>
                </w:rPrChange>
              </w:rPr>
              <w:t>MRU_SKID_PRESS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7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F56A02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7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79" w:author="Shah Ashay" w:date="2018-04-16T16:16:00Z">
                  <w:rPr>
                    <w:sz w:val="16"/>
                    <w:szCs w:val="16"/>
                  </w:rPr>
                </w:rPrChange>
              </w:rPr>
              <w:t>dP across MRU Skid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8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94B929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8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8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8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342DC1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8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85" w:author="Shah Ashay" w:date="2018-04-16T16:16:00Z">
                  <w:rPr>
                    <w:sz w:val="16"/>
                    <w:szCs w:val="16"/>
                  </w:rPr>
                </w:rPrChange>
              </w:rPr>
              <w:t>dP across MRU Skid</w:t>
            </w:r>
          </w:p>
        </w:tc>
      </w:tr>
      <w:tr w:rsidR="00FC1B6D" w:rsidRPr="0048634C" w14:paraId="67A72906" w14:textId="77777777" w:rsidTr="00C47BEF">
        <w:trPr>
          <w:trHeight w:val="315"/>
          <w:trPrChange w:id="238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38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2BE78A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8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8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026FAD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9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91" w:author="Shah Ashay" w:date="2018-04-16T16:16:00Z">
                  <w:rPr>
                    <w:sz w:val="16"/>
                    <w:szCs w:val="16"/>
                  </w:rPr>
                </w:rPrChange>
              </w:rPr>
              <w:t>UPPER_LIQ_LEVEL_PCT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9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2725DC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9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94" w:author="Shah Ashay" w:date="2018-04-16T16:16:00Z">
                  <w:rPr>
                    <w:sz w:val="16"/>
                    <w:szCs w:val="16"/>
                  </w:rPr>
                </w:rPrChange>
              </w:rPr>
              <w:t>Upper Liq Level Pct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9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8847A4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9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39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39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D54C21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39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00" w:author="Shah Ashay" w:date="2018-04-16T16:16:00Z">
                  <w:rPr>
                    <w:sz w:val="16"/>
                    <w:szCs w:val="16"/>
                  </w:rPr>
                </w:rPrChange>
              </w:rPr>
              <w:t>Upper Liq Level Pct</w:t>
            </w:r>
          </w:p>
        </w:tc>
      </w:tr>
      <w:tr w:rsidR="00FC1B6D" w:rsidRPr="0048634C" w14:paraId="54D594AB" w14:textId="77777777" w:rsidTr="00C47BEF">
        <w:trPr>
          <w:trHeight w:val="315"/>
          <w:trPrChange w:id="240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402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2DDB36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0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0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40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E3869A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0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0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40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53A39C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0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1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41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5C883A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1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1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41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86E91A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1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16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3419B8FD" w14:textId="77777777" w:rsidTr="00C47BEF">
        <w:trPr>
          <w:trHeight w:val="315"/>
          <w:trPrChange w:id="241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18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0B5536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1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2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CT_BKK_EQPM_MULTIPHASE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2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4CF30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2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2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2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E151DC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2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2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Discharge/Outlet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2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B233B6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2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2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3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1AA7A1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3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32" w:author="Shah Ashay" w:date="2018-04-16T16:16:00Z">
                  <w:rPr>
                    <w:sz w:val="16"/>
                    <w:szCs w:val="16"/>
                  </w:rPr>
                </w:rPrChange>
              </w:rPr>
              <w:t>Discharge/Outlet Press</w:t>
            </w:r>
          </w:p>
        </w:tc>
      </w:tr>
      <w:tr w:rsidR="00FC1B6D" w:rsidRPr="0048634C" w14:paraId="31FB02A5" w14:textId="77777777" w:rsidTr="00C47BEF">
        <w:trPr>
          <w:trHeight w:val="315"/>
          <w:trPrChange w:id="243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434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9DAA17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35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3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3705C9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3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38" w:author="Shah Ashay" w:date="2018-04-16T16:16:00Z">
                  <w:rPr>
                    <w:sz w:val="16"/>
                    <w:szCs w:val="16"/>
                  </w:rPr>
                </w:rPrChange>
              </w:rPr>
              <w:t>DISCHARGE_TEMP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3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89D065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4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41" w:author="Shah Ashay" w:date="2018-04-16T16:16:00Z">
                  <w:rPr>
                    <w:sz w:val="16"/>
                    <w:szCs w:val="16"/>
                  </w:rPr>
                </w:rPrChange>
              </w:rPr>
              <w:t>Discharge/Outlet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4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B0815C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4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44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4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037A67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4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47" w:author="Shah Ashay" w:date="2018-04-16T16:16:00Z">
                  <w:rPr>
                    <w:sz w:val="16"/>
                    <w:szCs w:val="16"/>
                  </w:rPr>
                </w:rPrChange>
              </w:rPr>
              <w:t>Discharge/Outlet Temp</w:t>
            </w:r>
          </w:p>
        </w:tc>
      </w:tr>
      <w:tr w:rsidR="00FC1B6D" w:rsidRPr="0048634C" w14:paraId="692DBA36" w14:textId="77777777" w:rsidTr="00C47BEF">
        <w:trPr>
          <w:trHeight w:val="315"/>
          <w:trPrChange w:id="244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44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5A149B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5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5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968A5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5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53" w:author="Shah Ashay" w:date="2018-04-16T16:16:00Z">
                  <w:rPr>
                    <w:sz w:val="16"/>
                    <w:szCs w:val="16"/>
                  </w:rPr>
                </w:rPrChange>
              </w:rPr>
              <w:t>ENGINE_SPEED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5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544F0D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5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56" w:author="Shah Ashay" w:date="2018-04-16T16:16:00Z">
                  <w:rPr>
                    <w:sz w:val="16"/>
                    <w:szCs w:val="16"/>
                  </w:rPr>
                </w:rPrChange>
              </w:rPr>
              <w:t>Engine Speed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5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0D7158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5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5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6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662D90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6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62" w:author="Shah Ashay" w:date="2018-04-16T16:16:00Z">
                  <w:rPr>
                    <w:sz w:val="16"/>
                    <w:szCs w:val="16"/>
                  </w:rPr>
                </w:rPrChange>
              </w:rPr>
              <w:t>Engine Speed</w:t>
            </w:r>
          </w:p>
        </w:tc>
      </w:tr>
      <w:tr w:rsidR="00FC1B6D" w:rsidRPr="0048634C" w14:paraId="6207C21F" w14:textId="77777777" w:rsidTr="00C47BEF">
        <w:trPr>
          <w:trHeight w:val="315"/>
          <w:trPrChange w:id="246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464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A4D987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65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6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DDDCCF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6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68" w:author="Shah Ashay" w:date="2018-04-16T16:16:00Z">
                  <w:rPr>
                    <w:sz w:val="16"/>
                    <w:szCs w:val="16"/>
                  </w:rPr>
                </w:rPrChange>
              </w:rPr>
              <w:t>SUCTION_PRESS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6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10CF62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7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71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7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94AEDA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7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74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7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A8C438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7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77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</w:tr>
      <w:tr w:rsidR="00FC1B6D" w:rsidRPr="0048634C" w14:paraId="3B308CFD" w14:textId="77777777" w:rsidTr="00C47BEF">
        <w:trPr>
          <w:trHeight w:val="315"/>
          <w:trPrChange w:id="247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47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EAF19E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8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8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E82337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8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83" w:author="Shah Ashay" w:date="2018-04-16T16:16:00Z">
                  <w:rPr>
                    <w:sz w:val="16"/>
                    <w:szCs w:val="16"/>
                  </w:rPr>
                </w:rPrChange>
              </w:rPr>
              <w:t>SUCTION_TEMP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8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3FD806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8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86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8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F33A1F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8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8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49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ADA7E6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9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92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</w:tr>
      <w:tr w:rsidR="00FC1B6D" w:rsidRPr="0048634C" w14:paraId="4737A8DF" w14:textId="77777777" w:rsidTr="00C47BEF">
        <w:trPr>
          <w:trHeight w:val="315"/>
          <w:trPrChange w:id="249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494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09D8FA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9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9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49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79C563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49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49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50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3A4CC2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0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0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50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437FEC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0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0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50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3351A1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0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08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148FFED6" w14:textId="77777777" w:rsidTr="00C47BEF">
        <w:trPr>
          <w:trHeight w:val="315"/>
          <w:trPrChange w:id="250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10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5640C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1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1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CT_BKK_EQPM_OIL_EXCH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1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1004DB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1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1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LIQ_FLOW_IN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1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3B13DA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1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1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Cond/Oil Flow Inlet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1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1969B3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2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2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2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9CD505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2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24" w:author="Shah Ashay" w:date="2018-04-16T16:16:00Z">
                  <w:rPr>
                    <w:sz w:val="16"/>
                    <w:szCs w:val="16"/>
                  </w:rPr>
                </w:rPrChange>
              </w:rPr>
              <w:t>Cond/Oil Flow Inlet</w:t>
            </w:r>
          </w:p>
        </w:tc>
      </w:tr>
      <w:tr w:rsidR="00FC1B6D" w:rsidRPr="0048634C" w14:paraId="0D86D610" w14:textId="77777777" w:rsidTr="00C47BEF">
        <w:trPr>
          <w:trHeight w:val="315"/>
          <w:trPrChange w:id="252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526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3301A6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27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28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72BAC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2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30" w:author="Shah Ashay" w:date="2018-04-16T16:16:00Z">
                  <w:rPr>
                    <w:sz w:val="16"/>
                    <w:szCs w:val="16"/>
                  </w:rPr>
                </w:rPrChange>
              </w:rPr>
              <w:t>LIQ_FLOW_OUT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3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773ABB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3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33" w:author="Shah Ashay" w:date="2018-04-16T16:16:00Z">
                  <w:rPr>
                    <w:sz w:val="16"/>
                    <w:szCs w:val="16"/>
                  </w:rPr>
                </w:rPrChange>
              </w:rPr>
              <w:t>Cond/Oil Flow Outlet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34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B8FACB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3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36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3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1E2313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3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39" w:author="Shah Ashay" w:date="2018-04-16T16:16:00Z">
                  <w:rPr>
                    <w:sz w:val="16"/>
                    <w:szCs w:val="16"/>
                  </w:rPr>
                </w:rPrChange>
              </w:rPr>
              <w:t>Cond/Oil Flow Outlet</w:t>
            </w:r>
          </w:p>
        </w:tc>
      </w:tr>
      <w:tr w:rsidR="00FC1B6D" w:rsidRPr="0048634C" w14:paraId="2E4B2070" w14:textId="77777777" w:rsidTr="00C47BEF">
        <w:trPr>
          <w:trHeight w:val="315"/>
          <w:trPrChange w:id="254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541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8CED79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42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4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231830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4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45" w:author="Shah Ashay" w:date="2018-04-16T16:16:00Z">
                  <w:rPr>
                    <w:sz w:val="16"/>
                    <w:szCs w:val="16"/>
                  </w:rPr>
                </w:rPrChange>
              </w:rPr>
              <w:t>SHELL_SIDE_INLET_TEMP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4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07CDF8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4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48" w:author="Shah Ashay" w:date="2018-04-16T16:16:00Z">
                  <w:rPr>
                    <w:sz w:val="16"/>
                    <w:szCs w:val="16"/>
                  </w:rPr>
                </w:rPrChange>
              </w:rPr>
              <w:t>Shell Side 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4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19880D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5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51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5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2944C9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5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54" w:author="Shah Ashay" w:date="2018-04-16T16:16:00Z">
                  <w:rPr>
                    <w:sz w:val="16"/>
                    <w:szCs w:val="16"/>
                  </w:rPr>
                </w:rPrChange>
              </w:rPr>
              <w:t>Shell Side Inlet Temp</w:t>
            </w:r>
          </w:p>
        </w:tc>
      </w:tr>
      <w:tr w:rsidR="00FC1B6D" w:rsidRPr="0048634C" w14:paraId="569C73B5" w14:textId="77777777" w:rsidTr="00C47BEF">
        <w:trPr>
          <w:trHeight w:val="315"/>
          <w:trPrChange w:id="255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556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3282B8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57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58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71A8E6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5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60" w:author="Shah Ashay" w:date="2018-04-16T16:16:00Z">
                  <w:rPr>
                    <w:sz w:val="16"/>
                    <w:szCs w:val="16"/>
                  </w:rPr>
                </w:rPrChange>
              </w:rPr>
              <w:t>SHELL_SIDE_OUTLET_TEMP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6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0D6777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6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63" w:author="Shah Ashay" w:date="2018-04-16T16:16:00Z">
                  <w:rPr>
                    <w:sz w:val="16"/>
                    <w:szCs w:val="16"/>
                  </w:rPr>
                </w:rPrChange>
              </w:rPr>
              <w:t>Shell Side 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64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EB0D1F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6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66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6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074A9A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6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69" w:author="Shah Ashay" w:date="2018-04-16T16:16:00Z">
                  <w:rPr>
                    <w:sz w:val="16"/>
                    <w:szCs w:val="16"/>
                  </w:rPr>
                </w:rPrChange>
              </w:rPr>
              <w:t>Shell Side Outlet Temp</w:t>
            </w:r>
          </w:p>
        </w:tc>
      </w:tr>
      <w:tr w:rsidR="00FC1B6D" w:rsidRPr="0048634C" w14:paraId="6B3CC175" w14:textId="77777777" w:rsidTr="00C47BEF">
        <w:trPr>
          <w:trHeight w:val="315"/>
          <w:trPrChange w:id="257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571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B0FC80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72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7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778EC1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7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75" w:author="Shah Ashay" w:date="2018-04-16T16:16:00Z">
                  <w:rPr>
                    <w:sz w:val="16"/>
                    <w:szCs w:val="16"/>
                  </w:rPr>
                </w:rPrChange>
              </w:rPr>
              <w:t>SHELL_TUBE_INLET_PSID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7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505EF6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7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78" w:author="Shah Ashay" w:date="2018-04-16T16:16:00Z">
                  <w:rPr>
                    <w:sz w:val="16"/>
                    <w:szCs w:val="16"/>
                  </w:rPr>
                </w:rPrChange>
              </w:rPr>
              <w:t>Shell-Tube Diff Press Inlet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7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FBDC2A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8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81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8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DE0FC5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8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84" w:author="Shah Ashay" w:date="2018-04-16T16:16:00Z">
                  <w:rPr>
                    <w:sz w:val="16"/>
                    <w:szCs w:val="16"/>
                  </w:rPr>
                </w:rPrChange>
              </w:rPr>
              <w:t>Shell-Tube Diff Press Inlet</w:t>
            </w:r>
          </w:p>
        </w:tc>
      </w:tr>
      <w:tr w:rsidR="00FC1B6D" w:rsidRPr="0048634C" w14:paraId="3A69BE01" w14:textId="77777777" w:rsidTr="00C47BEF">
        <w:trPr>
          <w:trHeight w:val="315"/>
          <w:trPrChange w:id="258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586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4D6A67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87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88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9BCA13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8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90" w:author="Shah Ashay" w:date="2018-04-16T16:16:00Z">
                  <w:rPr>
                    <w:sz w:val="16"/>
                    <w:szCs w:val="16"/>
                  </w:rPr>
                </w:rPrChange>
              </w:rPr>
              <w:t>SHELL_TUBE_OUTLET_PSID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9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4814BC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9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93" w:author="Shah Ashay" w:date="2018-04-16T16:16:00Z">
                  <w:rPr>
                    <w:sz w:val="16"/>
                    <w:szCs w:val="16"/>
                  </w:rPr>
                </w:rPrChange>
              </w:rPr>
              <w:t>Shell-Tube Diff Press Outlet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94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F446C0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9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96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59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EF2245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59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599" w:author="Shah Ashay" w:date="2018-04-16T16:16:00Z">
                  <w:rPr>
                    <w:sz w:val="16"/>
                    <w:szCs w:val="16"/>
                  </w:rPr>
                </w:rPrChange>
              </w:rPr>
              <w:t>Shell-Tube Diff Press Outlet</w:t>
            </w:r>
          </w:p>
        </w:tc>
      </w:tr>
      <w:tr w:rsidR="00FC1B6D" w:rsidRPr="0048634C" w14:paraId="2426EBB1" w14:textId="77777777" w:rsidTr="00C47BEF">
        <w:trPr>
          <w:trHeight w:val="315"/>
          <w:trPrChange w:id="260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601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5AB0B6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02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0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DE021A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0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05" w:author="Shah Ashay" w:date="2018-04-16T16:16:00Z">
                  <w:rPr>
                    <w:sz w:val="16"/>
                    <w:szCs w:val="16"/>
                  </w:rPr>
                </w:rPrChange>
              </w:rPr>
              <w:t>TCV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0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A775A2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0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08" w:author="Shah Ashay" w:date="2018-04-16T16:16:00Z">
                  <w:rPr>
                    <w:sz w:val="16"/>
                    <w:szCs w:val="16"/>
                  </w:rPr>
                </w:rPrChange>
              </w:rPr>
              <w:t>TCV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0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FCA989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1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11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1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A4D579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1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14" w:author="Shah Ashay" w:date="2018-04-16T16:16:00Z">
                  <w:rPr>
                    <w:sz w:val="16"/>
                    <w:szCs w:val="16"/>
                  </w:rPr>
                </w:rPrChange>
              </w:rPr>
              <w:t>TCV</w:t>
            </w:r>
          </w:p>
        </w:tc>
      </w:tr>
      <w:tr w:rsidR="00FC1B6D" w:rsidRPr="0048634C" w14:paraId="62257FC2" w14:textId="77777777" w:rsidTr="00C47BEF">
        <w:trPr>
          <w:trHeight w:val="315"/>
          <w:trPrChange w:id="261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616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42CADF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17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18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11B575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1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20" w:author="Shah Ashay" w:date="2018-04-16T16:16:00Z">
                  <w:rPr>
                    <w:sz w:val="16"/>
                    <w:szCs w:val="16"/>
                  </w:rPr>
                </w:rPrChange>
              </w:rPr>
              <w:t>TUBE_SIDE_INLET_TEMP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2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0F37B2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2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23" w:author="Shah Ashay" w:date="2018-04-16T16:16:00Z">
                  <w:rPr>
                    <w:sz w:val="16"/>
                    <w:szCs w:val="16"/>
                  </w:rPr>
                </w:rPrChange>
              </w:rPr>
              <w:t>Tube Side 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24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7C958D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2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26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2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2632F9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2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29" w:author="Shah Ashay" w:date="2018-04-16T16:16:00Z">
                  <w:rPr>
                    <w:sz w:val="16"/>
                    <w:szCs w:val="16"/>
                  </w:rPr>
                </w:rPrChange>
              </w:rPr>
              <w:t>Tube Side Inlet Temp</w:t>
            </w:r>
          </w:p>
        </w:tc>
      </w:tr>
      <w:tr w:rsidR="00FC1B6D" w:rsidRPr="0048634C" w14:paraId="156B24CF" w14:textId="77777777" w:rsidTr="00C47BEF">
        <w:trPr>
          <w:trHeight w:val="315"/>
          <w:trPrChange w:id="263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631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3A30F7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32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3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19527D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3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35" w:author="Shah Ashay" w:date="2018-04-16T16:16:00Z">
                  <w:rPr>
                    <w:sz w:val="16"/>
                    <w:szCs w:val="16"/>
                  </w:rPr>
                </w:rPrChange>
              </w:rPr>
              <w:t>TUBE_SIDE_OUTLET_TEMP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3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226344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3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38" w:author="Shah Ashay" w:date="2018-04-16T16:16:00Z">
                  <w:rPr>
                    <w:sz w:val="16"/>
                    <w:szCs w:val="16"/>
                  </w:rPr>
                </w:rPrChange>
              </w:rPr>
              <w:t>Tube Side 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3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EAF709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4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41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4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B7F159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4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44" w:author="Shah Ashay" w:date="2018-04-16T16:16:00Z">
                  <w:rPr>
                    <w:sz w:val="16"/>
                    <w:szCs w:val="16"/>
                  </w:rPr>
                </w:rPrChange>
              </w:rPr>
              <w:t>Tube Side Outlet Temp</w:t>
            </w:r>
          </w:p>
        </w:tc>
      </w:tr>
      <w:tr w:rsidR="00FC1B6D" w:rsidRPr="0048634C" w14:paraId="25471FB2" w14:textId="77777777" w:rsidTr="00C47BEF">
        <w:trPr>
          <w:trHeight w:val="315"/>
          <w:trPrChange w:id="264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646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A6FD77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4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4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64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FA9C7E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5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5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65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6F6689F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5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5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65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BC7802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5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5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65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F8D281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5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60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0BF52D0B" w14:textId="77777777" w:rsidTr="00C47BEF">
        <w:trPr>
          <w:trHeight w:val="315"/>
          <w:trPrChange w:id="266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62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497AB6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6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6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CT_BKK_EQPM_PROPANE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6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9969F8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6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6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6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272B81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6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7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Discharge/Outlet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7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60E019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7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7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7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26085A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7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76" w:author="Shah Ashay" w:date="2018-04-16T16:16:00Z">
                  <w:rPr>
                    <w:sz w:val="16"/>
                    <w:szCs w:val="16"/>
                  </w:rPr>
                </w:rPrChange>
              </w:rPr>
              <w:t>Discharge/Outlet Press</w:t>
            </w:r>
          </w:p>
        </w:tc>
      </w:tr>
      <w:tr w:rsidR="00FC1B6D" w:rsidRPr="0048634C" w14:paraId="0E8B4475" w14:textId="77777777" w:rsidTr="00C47BEF">
        <w:trPr>
          <w:trHeight w:val="315"/>
          <w:trPrChange w:id="267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67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7CDC7C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7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8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C74F8E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8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82" w:author="Shah Ashay" w:date="2018-04-16T16:16:00Z">
                  <w:rPr>
                    <w:sz w:val="16"/>
                    <w:szCs w:val="16"/>
                  </w:rPr>
                </w:rPrChange>
              </w:rPr>
              <w:t>INTERSTAGE_PRESS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8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E7D7BD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8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85" w:author="Shah Ashay" w:date="2018-04-16T16:16:00Z">
                  <w:rPr>
                    <w:sz w:val="16"/>
                    <w:szCs w:val="16"/>
                  </w:rPr>
                </w:rPrChange>
              </w:rPr>
              <w:t>Interstage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8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F04398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8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8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8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0209F4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9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91" w:author="Shah Ashay" w:date="2018-04-16T16:16:00Z">
                  <w:rPr>
                    <w:sz w:val="16"/>
                    <w:szCs w:val="16"/>
                  </w:rPr>
                </w:rPrChange>
              </w:rPr>
              <w:t>Interstage Press</w:t>
            </w:r>
          </w:p>
        </w:tc>
      </w:tr>
      <w:tr w:rsidR="00FC1B6D" w:rsidRPr="0048634C" w14:paraId="5B8589C7" w14:textId="77777777" w:rsidTr="00C47BEF">
        <w:trPr>
          <w:trHeight w:val="315"/>
          <w:trPrChange w:id="269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69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FCDF1E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9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9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AC6FE7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9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697" w:author="Shah Ashay" w:date="2018-04-16T16:16:00Z">
                  <w:rPr>
                    <w:sz w:val="16"/>
                    <w:szCs w:val="16"/>
                  </w:rPr>
                </w:rPrChange>
              </w:rPr>
              <w:t>SUCTION_PRESS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69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F1E091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69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00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0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E5028D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0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0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0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43BF72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0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06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</w:tr>
      <w:tr w:rsidR="00FC1B6D" w:rsidRPr="0048634C" w14:paraId="5D9688C0" w14:textId="77777777" w:rsidTr="00C47BEF">
        <w:trPr>
          <w:trHeight w:val="315"/>
          <w:trPrChange w:id="270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708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D0385B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0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1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 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71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B2E737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1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1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71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0103A8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1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1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71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9A1290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1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1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72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6AFB3E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2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22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0640FDB9" w14:textId="77777777" w:rsidTr="00C47BEF">
        <w:trPr>
          <w:trHeight w:val="315"/>
          <w:trPrChange w:id="272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24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3091F0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2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2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lastRenderedPageBreak/>
              <w:t>CT_BKK_EQPM_PUMP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2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FF8B50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2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2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3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346754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3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3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 Outlet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3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10E48E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3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35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3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C0EFE5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3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38" w:author="Shah Ashay" w:date="2018-04-16T16:16:00Z">
                  <w:rPr>
                    <w:sz w:val="16"/>
                    <w:szCs w:val="16"/>
                  </w:rPr>
                </w:rPrChange>
              </w:rPr>
              <w:t>Discharge Outlet Press</w:t>
            </w:r>
          </w:p>
        </w:tc>
      </w:tr>
      <w:tr w:rsidR="00FC1B6D" w:rsidRPr="0048634C" w14:paraId="43EFD829" w14:textId="77777777" w:rsidTr="00C47BEF">
        <w:trPr>
          <w:trHeight w:val="315"/>
          <w:trPrChange w:id="273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740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652493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41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4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CF51C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4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44" w:author="Shah Ashay" w:date="2018-04-16T16:16:00Z">
                  <w:rPr>
                    <w:sz w:val="16"/>
                    <w:szCs w:val="16"/>
                  </w:rPr>
                </w:rPrChange>
              </w:rPr>
              <w:t>DISCHARGE_RATE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4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581277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4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47" w:author="Shah Ashay" w:date="2018-04-16T16:16:00Z">
                  <w:rPr>
                    <w:sz w:val="16"/>
                    <w:szCs w:val="16"/>
                  </w:rPr>
                </w:rPrChange>
              </w:rPr>
              <w:t>Discharge Rate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4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6D4764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4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50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5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FC9989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5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53" w:author="Shah Ashay" w:date="2018-04-16T16:16:00Z">
                  <w:rPr>
                    <w:sz w:val="16"/>
                    <w:szCs w:val="16"/>
                  </w:rPr>
                </w:rPrChange>
              </w:rPr>
              <w:t>Discharge Rate</w:t>
            </w:r>
          </w:p>
        </w:tc>
      </w:tr>
      <w:tr w:rsidR="00FC1B6D" w:rsidRPr="0048634C" w14:paraId="227048BB" w14:textId="77777777" w:rsidTr="00C47BEF">
        <w:trPr>
          <w:trHeight w:val="315"/>
          <w:trPrChange w:id="275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755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34467A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56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5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24A15F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5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59" w:author="Shah Ashay" w:date="2018-04-16T16:16:00Z">
                  <w:rPr>
                    <w:sz w:val="16"/>
                    <w:szCs w:val="16"/>
                  </w:rPr>
                </w:rPrChange>
              </w:rPr>
              <w:t>ENGINE_SPEED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6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F396E7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6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62" w:author="Shah Ashay" w:date="2018-04-16T16:16:00Z">
                  <w:rPr>
                    <w:sz w:val="16"/>
                    <w:szCs w:val="16"/>
                  </w:rPr>
                </w:rPrChange>
              </w:rPr>
              <w:t>Engine Speed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6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94F748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6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65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6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835C91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6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68" w:author="Shah Ashay" w:date="2018-04-16T16:16:00Z">
                  <w:rPr>
                    <w:sz w:val="16"/>
                    <w:szCs w:val="16"/>
                  </w:rPr>
                </w:rPrChange>
              </w:rPr>
              <w:t>Engine Speed</w:t>
            </w:r>
          </w:p>
        </w:tc>
      </w:tr>
      <w:tr w:rsidR="00FC1B6D" w:rsidRPr="0048634C" w14:paraId="7D94C4BF" w14:textId="77777777" w:rsidTr="00C47BEF">
        <w:trPr>
          <w:trHeight w:val="315"/>
          <w:trPrChange w:id="276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</w:tcBorders>
            <w:vAlign w:val="center"/>
            <w:tcPrChange w:id="2770" w:author="Batra Yogesh (EXT)" w:date="2018-04-13T12:37:00Z">
              <w:tcPr>
                <w:tcW w:w="2724" w:type="dxa"/>
                <w:tcBorders>
                  <w:top w:val="nil"/>
                </w:tcBorders>
                <w:vAlign w:val="center"/>
              </w:tcPr>
            </w:tcPrChange>
          </w:tcPr>
          <w:p w14:paraId="48A2EB7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7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</w:tcBorders>
            <w:shd w:val="clear" w:color="auto" w:fill="auto"/>
            <w:noWrap/>
            <w:vAlign w:val="center"/>
            <w:tcPrChange w:id="2772" w:author="Batra Yogesh (EXT)" w:date="2018-04-13T12:37:00Z">
              <w:tcPr>
                <w:tcW w:w="2759" w:type="dxa"/>
                <w:tcBorders>
                  <w:top w:val="nil"/>
                </w:tcBorders>
                <w:shd w:val="clear" w:color="auto" w:fill="auto"/>
                <w:noWrap/>
                <w:vAlign w:val="center"/>
              </w:tcPr>
            </w:tcPrChange>
          </w:tcPr>
          <w:p w14:paraId="2D2F797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7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254" w:type="pct"/>
            <w:tcBorders>
              <w:top w:val="nil"/>
            </w:tcBorders>
            <w:shd w:val="clear" w:color="auto" w:fill="auto"/>
            <w:noWrap/>
            <w:vAlign w:val="center"/>
            <w:tcPrChange w:id="2774" w:author="Batra Yogesh (EXT)" w:date="2018-04-13T12:37:00Z">
              <w:tcPr>
                <w:tcW w:w="3340" w:type="dxa"/>
                <w:tcBorders>
                  <w:top w:val="nil"/>
                </w:tcBorders>
                <w:shd w:val="clear" w:color="auto" w:fill="auto"/>
                <w:noWrap/>
                <w:vAlign w:val="center"/>
              </w:tcPr>
            </w:tcPrChange>
          </w:tcPr>
          <w:p w14:paraId="11547AA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7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432" w:type="pct"/>
            <w:tcBorders>
              <w:top w:val="nil"/>
            </w:tcBorders>
            <w:shd w:val="clear" w:color="auto" w:fill="auto"/>
            <w:noWrap/>
            <w:vAlign w:val="center"/>
            <w:tcPrChange w:id="2776" w:author="Batra Yogesh (EXT)" w:date="2018-04-13T12:37:00Z">
              <w:tcPr>
                <w:tcW w:w="1150" w:type="dxa"/>
                <w:tcBorders>
                  <w:top w:val="nil"/>
                </w:tcBorders>
                <w:shd w:val="clear" w:color="auto" w:fill="auto"/>
                <w:noWrap/>
                <w:vAlign w:val="center"/>
              </w:tcPr>
            </w:tcPrChange>
          </w:tcPr>
          <w:p w14:paraId="70F2A5D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7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</w:p>
        </w:tc>
        <w:tc>
          <w:tcPr>
            <w:tcW w:w="1254" w:type="pct"/>
            <w:tcBorders>
              <w:top w:val="nil"/>
            </w:tcBorders>
            <w:shd w:val="clear" w:color="auto" w:fill="auto"/>
            <w:noWrap/>
            <w:vAlign w:val="center"/>
            <w:tcPrChange w:id="2778" w:author="Batra Yogesh (EXT)" w:date="2018-04-13T12:37:00Z">
              <w:tcPr>
                <w:tcW w:w="3340" w:type="dxa"/>
                <w:tcBorders>
                  <w:top w:val="nil"/>
                </w:tcBorders>
                <w:shd w:val="clear" w:color="auto" w:fill="auto"/>
                <w:noWrap/>
                <w:vAlign w:val="center"/>
              </w:tcPr>
            </w:tcPrChange>
          </w:tcPr>
          <w:p w14:paraId="27D04FD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7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</w:tr>
      <w:tr w:rsidR="00FC1B6D" w:rsidRPr="0048634C" w14:paraId="0FBA7333" w14:textId="77777777" w:rsidTr="00C47BEF">
        <w:trPr>
          <w:trHeight w:val="315"/>
          <w:trPrChange w:id="278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781" w:author="Batra Yogesh (EXT)" w:date="2018-04-13T12:37:00Z">
              <w:tcPr>
                <w:tcW w:w="2724" w:type="dxa"/>
                <w:tcBorders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F4CD01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8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8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784" w:author="Batra Yogesh (EXT)" w:date="2018-04-13T12:37:00Z">
              <w:tcPr>
                <w:tcW w:w="2759" w:type="dxa"/>
                <w:tcBorders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0D6FF9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8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8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787" w:author="Batra Yogesh (EXT)" w:date="2018-04-13T12:37:00Z">
              <w:tcPr>
                <w:tcW w:w="3340" w:type="dxa"/>
                <w:tcBorders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6318B89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8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8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790" w:author="Batra Yogesh (EXT)" w:date="2018-04-13T12:37:00Z">
              <w:tcPr>
                <w:tcW w:w="1150" w:type="dxa"/>
                <w:tcBorders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66D9C0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9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9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793" w:author="Batra Yogesh (EXT)" w:date="2018-04-13T12:37:00Z">
              <w:tcPr>
                <w:tcW w:w="3340" w:type="dxa"/>
                <w:tcBorders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60743A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9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95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67652251" w14:textId="77777777" w:rsidTr="00C47BEF">
        <w:trPr>
          <w:trHeight w:val="315"/>
          <w:trPrChange w:id="279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797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EE21AC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79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79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CT_BKK_EQPM_REBOILER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0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32B424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0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0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0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D9A77E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0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0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0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9F7D30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0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0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0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366BCC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1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11" w:author="Shah Ashay" w:date="2018-04-16T16:16:00Z">
                  <w:rPr>
                    <w:sz w:val="16"/>
                    <w:szCs w:val="16"/>
                  </w:rPr>
                </w:rPrChange>
              </w:rPr>
              <w:t>Discharge temp</w:t>
            </w:r>
          </w:p>
        </w:tc>
      </w:tr>
      <w:tr w:rsidR="00FC1B6D" w:rsidRPr="0048634C" w14:paraId="7E977A86" w14:textId="77777777" w:rsidTr="00C47BEF">
        <w:trPr>
          <w:trHeight w:val="315"/>
          <w:trPrChange w:id="281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81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DE2593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1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1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F855A0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1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17" w:author="Shah Ashay" w:date="2018-04-16T16:16:00Z">
                  <w:rPr>
                    <w:sz w:val="16"/>
                    <w:szCs w:val="16"/>
                  </w:rPr>
                </w:rPrChange>
              </w:rPr>
              <w:t>LIQ_FLOW_IN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1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9DB066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1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20" w:author="Shah Ashay" w:date="2018-04-16T16:16:00Z">
                  <w:rPr>
                    <w:sz w:val="16"/>
                    <w:szCs w:val="16"/>
                  </w:rPr>
                </w:rPrChange>
              </w:rPr>
              <w:t>Cond/Oil Flow Inlet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2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292353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2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2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2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E0FC8C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2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26" w:author="Shah Ashay" w:date="2018-04-16T16:16:00Z">
                  <w:rPr>
                    <w:sz w:val="16"/>
                    <w:szCs w:val="16"/>
                  </w:rPr>
                </w:rPrChange>
              </w:rPr>
              <w:t>Cond/Oil Flow Inlet</w:t>
            </w:r>
          </w:p>
        </w:tc>
      </w:tr>
      <w:tr w:rsidR="00FC1B6D" w:rsidRPr="0048634C" w14:paraId="5BE3E971" w14:textId="77777777" w:rsidTr="00C47BEF">
        <w:trPr>
          <w:trHeight w:val="315"/>
          <w:trPrChange w:id="282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82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44468E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2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3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F795A6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3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32" w:author="Shah Ashay" w:date="2018-04-16T16:16:00Z">
                  <w:rPr>
                    <w:sz w:val="16"/>
                    <w:szCs w:val="16"/>
                  </w:rPr>
                </w:rPrChange>
              </w:rPr>
              <w:t>LIQ_FLOW_OUT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3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D8F191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3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35" w:author="Shah Ashay" w:date="2018-04-16T16:16:00Z">
                  <w:rPr>
                    <w:sz w:val="16"/>
                    <w:szCs w:val="16"/>
                  </w:rPr>
                </w:rPrChange>
              </w:rPr>
              <w:t>Cond/Oil Flow Outlet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3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5C3174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3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3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3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860929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4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41" w:author="Shah Ashay" w:date="2018-04-16T16:16:00Z">
                  <w:rPr>
                    <w:sz w:val="16"/>
                    <w:szCs w:val="16"/>
                  </w:rPr>
                </w:rPrChange>
              </w:rPr>
              <w:t>Cond/Oil Flow Outlet</w:t>
            </w:r>
          </w:p>
        </w:tc>
      </w:tr>
      <w:tr w:rsidR="00FC1B6D" w:rsidRPr="0048634C" w14:paraId="697B5D97" w14:textId="77777777" w:rsidTr="00C47BEF">
        <w:trPr>
          <w:trHeight w:val="315"/>
          <w:trPrChange w:id="284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84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17F7E4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4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4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31D192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4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47" w:author="Shah Ashay" w:date="2018-04-16T16:16:00Z">
                  <w:rPr>
                    <w:sz w:val="16"/>
                    <w:szCs w:val="16"/>
                  </w:rPr>
                </w:rPrChange>
              </w:rPr>
              <w:t>SUCTION_TEMP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4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E5BBEF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4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50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5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0B91D7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5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5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5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8ABFFA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5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56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</w:tr>
      <w:tr w:rsidR="00FC1B6D" w:rsidRPr="0048634C" w14:paraId="7742B1C8" w14:textId="77777777" w:rsidTr="00C47BEF">
        <w:trPr>
          <w:trHeight w:val="315"/>
          <w:trPrChange w:id="285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85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CC2655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5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6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8B67B4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6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62" w:author="Shah Ashay" w:date="2018-04-16T16:16:00Z">
                  <w:rPr>
                    <w:sz w:val="16"/>
                    <w:szCs w:val="16"/>
                  </w:rPr>
                </w:rPrChange>
              </w:rPr>
              <w:t>THERM_IN_FLOW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6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BA3D68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6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65" w:author="Shah Ashay" w:date="2018-04-16T16:16:00Z">
                  <w:rPr>
                    <w:sz w:val="16"/>
                    <w:szCs w:val="16"/>
                  </w:rPr>
                </w:rPrChange>
              </w:rPr>
              <w:t>Thermoil Flow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6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76A491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6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6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6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83EDB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7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71" w:author="Shah Ashay" w:date="2018-04-16T16:16:00Z">
                  <w:rPr>
                    <w:sz w:val="16"/>
                    <w:szCs w:val="16"/>
                  </w:rPr>
                </w:rPrChange>
              </w:rPr>
              <w:t>Thermoil Flow</w:t>
            </w:r>
          </w:p>
        </w:tc>
      </w:tr>
      <w:tr w:rsidR="00FC1B6D" w:rsidRPr="0048634C" w14:paraId="79FB4044" w14:textId="77777777" w:rsidTr="00C47BEF">
        <w:trPr>
          <w:trHeight w:val="315"/>
          <w:trPrChange w:id="287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87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4AB49F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7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7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A41F3A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7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77" w:author="Shah Ashay" w:date="2018-04-16T16:16:00Z">
                  <w:rPr>
                    <w:sz w:val="16"/>
                    <w:szCs w:val="16"/>
                  </w:rPr>
                </w:rPrChange>
              </w:rPr>
              <w:t>THERM_INLET_TEMP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7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F2C525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7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80" w:author="Shah Ashay" w:date="2018-04-16T16:16:00Z">
                  <w:rPr>
                    <w:sz w:val="16"/>
                    <w:szCs w:val="16"/>
                  </w:rPr>
                </w:rPrChange>
              </w:rPr>
              <w:t>Thermoil 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8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25F87D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8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8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8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5EAC10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8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86" w:author="Shah Ashay" w:date="2018-04-16T16:16:00Z">
                  <w:rPr>
                    <w:sz w:val="16"/>
                    <w:szCs w:val="16"/>
                  </w:rPr>
                </w:rPrChange>
              </w:rPr>
              <w:t>Thermoil Inlet Temp</w:t>
            </w:r>
          </w:p>
        </w:tc>
      </w:tr>
      <w:tr w:rsidR="00FC1B6D" w:rsidRPr="0048634C" w14:paraId="484AF938" w14:textId="77777777" w:rsidTr="00C47BEF">
        <w:trPr>
          <w:trHeight w:val="315"/>
          <w:trPrChange w:id="288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88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6DD690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8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9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1373A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9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92" w:author="Shah Ashay" w:date="2018-04-16T16:16:00Z">
                  <w:rPr>
                    <w:sz w:val="16"/>
                    <w:szCs w:val="16"/>
                  </w:rPr>
                </w:rPrChange>
              </w:rPr>
              <w:t>THERM_OUTLET_TEMP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9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049CC4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9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95" w:author="Shah Ashay" w:date="2018-04-16T16:16:00Z">
                  <w:rPr>
                    <w:sz w:val="16"/>
                    <w:szCs w:val="16"/>
                  </w:rPr>
                </w:rPrChange>
              </w:rPr>
              <w:t>Thermoil 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9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A2D9E9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89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89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89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32B1ED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0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01" w:author="Shah Ashay" w:date="2018-04-16T16:16:00Z">
                  <w:rPr>
                    <w:sz w:val="16"/>
                    <w:szCs w:val="16"/>
                  </w:rPr>
                </w:rPrChange>
              </w:rPr>
              <w:t>Thermoil Outlet Temp</w:t>
            </w:r>
          </w:p>
        </w:tc>
      </w:tr>
      <w:tr w:rsidR="00FC1B6D" w:rsidRPr="0048634C" w14:paraId="6E93ABCC" w14:textId="77777777" w:rsidTr="00C47BEF">
        <w:trPr>
          <w:trHeight w:val="315"/>
          <w:trPrChange w:id="290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90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F47AE6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0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0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BF9EC0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0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07" w:author="Shah Ashay" w:date="2018-04-16T16:16:00Z">
                  <w:rPr>
                    <w:sz w:val="16"/>
                    <w:szCs w:val="16"/>
                  </w:rPr>
                </w:rPrChange>
              </w:rPr>
              <w:t>TUBE_WALL_TEMP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0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E076E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0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10" w:author="Shah Ashay" w:date="2018-04-16T16:16:00Z">
                  <w:rPr>
                    <w:sz w:val="16"/>
                    <w:szCs w:val="16"/>
                  </w:rPr>
                </w:rPrChange>
              </w:rPr>
              <w:t>Tube Wall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1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3F265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1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1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1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CAF5D1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1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16" w:author="Shah Ashay" w:date="2018-04-16T16:16:00Z">
                  <w:rPr>
                    <w:sz w:val="16"/>
                    <w:szCs w:val="16"/>
                  </w:rPr>
                </w:rPrChange>
              </w:rPr>
              <w:t>Tube Wall Temp</w:t>
            </w:r>
          </w:p>
        </w:tc>
      </w:tr>
      <w:tr w:rsidR="00FC1B6D" w:rsidRPr="0048634C" w14:paraId="04568B04" w14:textId="77777777" w:rsidTr="00C47BEF">
        <w:trPr>
          <w:trHeight w:val="315"/>
          <w:trPrChange w:id="291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918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232ACF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1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2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92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D22634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2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2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92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B48B6E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2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2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92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F9D704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2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2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93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5E9C5C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3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32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15AC50D4" w14:textId="77777777" w:rsidTr="00C47BEF">
        <w:trPr>
          <w:trHeight w:val="315"/>
          <w:trPrChange w:id="293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34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71FD2C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3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3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CT_BKK_EQPM_RGN_CHILLER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3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AE4CF5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3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3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SHELL_SIDE_OUTLET_TEMP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4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6F404C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4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4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Shell Side 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4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A68A9B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4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4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4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C431C9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4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48" w:author="Shah Ashay" w:date="2018-04-16T16:16:00Z">
                  <w:rPr>
                    <w:sz w:val="16"/>
                    <w:szCs w:val="16"/>
                  </w:rPr>
                </w:rPrChange>
              </w:rPr>
              <w:t>Shell Side Outlet Temp</w:t>
            </w:r>
          </w:p>
        </w:tc>
      </w:tr>
      <w:tr w:rsidR="00FC1B6D" w:rsidRPr="0048634C" w14:paraId="0C2836FF" w14:textId="77777777" w:rsidTr="00C47BEF">
        <w:trPr>
          <w:trHeight w:val="315"/>
          <w:trPrChange w:id="294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950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EA5A08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51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52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0CD1F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5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54" w:author="Shah Ashay" w:date="2018-04-16T16:16:00Z">
                  <w:rPr>
                    <w:sz w:val="16"/>
                    <w:szCs w:val="16"/>
                  </w:rPr>
                </w:rPrChange>
              </w:rPr>
              <w:t>TUBE_SIDE_INLET_TEMP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5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DE84B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5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57" w:author="Shah Ashay" w:date="2018-04-16T16:16:00Z">
                  <w:rPr>
                    <w:sz w:val="16"/>
                    <w:szCs w:val="16"/>
                  </w:rPr>
                </w:rPrChange>
              </w:rPr>
              <w:t>Tube Side 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58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C95E72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5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60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6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DD1940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6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63" w:author="Shah Ashay" w:date="2018-04-16T16:16:00Z">
                  <w:rPr>
                    <w:sz w:val="16"/>
                    <w:szCs w:val="16"/>
                  </w:rPr>
                </w:rPrChange>
              </w:rPr>
              <w:t>Tube Side Inlet Temp</w:t>
            </w:r>
          </w:p>
        </w:tc>
      </w:tr>
      <w:tr w:rsidR="00FC1B6D" w:rsidRPr="0048634C" w14:paraId="1D9DAE28" w14:textId="77777777" w:rsidTr="00C47BEF">
        <w:trPr>
          <w:trHeight w:val="315"/>
          <w:trPrChange w:id="2964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2965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DD28A6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66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6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115AE3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6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69" w:author="Shah Ashay" w:date="2018-04-16T16:16:00Z">
                  <w:rPr>
                    <w:sz w:val="16"/>
                    <w:szCs w:val="16"/>
                  </w:rPr>
                </w:rPrChange>
              </w:rPr>
              <w:t>TUBE_SIDE_OUTLET_TEMP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7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7C8A75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7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72" w:author="Shah Ashay" w:date="2018-04-16T16:16:00Z">
                  <w:rPr>
                    <w:sz w:val="16"/>
                    <w:szCs w:val="16"/>
                  </w:rPr>
                </w:rPrChange>
              </w:rPr>
              <w:t>Tube Side 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7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7C8225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7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75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7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3D997B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7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78" w:author="Shah Ashay" w:date="2018-04-16T16:16:00Z">
                  <w:rPr>
                    <w:sz w:val="16"/>
                    <w:szCs w:val="16"/>
                  </w:rPr>
                </w:rPrChange>
              </w:rPr>
              <w:t>Tube Side Outlet Temp</w:t>
            </w:r>
          </w:p>
        </w:tc>
      </w:tr>
      <w:tr w:rsidR="00FC1B6D" w:rsidRPr="0048634C" w14:paraId="3B60FB98" w14:textId="77777777" w:rsidTr="00C47BEF">
        <w:trPr>
          <w:trHeight w:val="315"/>
          <w:trPrChange w:id="297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980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52EFF3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8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8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98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7027E4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8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8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98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5B46A8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8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8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98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568728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9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9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299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2FD52D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9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94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33D17395" w14:textId="77777777" w:rsidTr="00C47BEF">
        <w:trPr>
          <w:trHeight w:val="315"/>
          <w:trPrChange w:id="299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96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2A0D41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299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299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CT_BKK_EQPM_SLDG_PUMP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299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EF5DA2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0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0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INJ_RATE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0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8BE51B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0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0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Inj Rate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0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852EED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0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0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0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0A1A20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0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10" w:author="Shah Ashay" w:date="2018-04-16T16:16:00Z">
                  <w:rPr>
                    <w:sz w:val="16"/>
                    <w:szCs w:val="16"/>
                  </w:rPr>
                </w:rPrChange>
              </w:rPr>
              <w:t>Inj Rate</w:t>
            </w:r>
          </w:p>
        </w:tc>
      </w:tr>
      <w:tr w:rsidR="00FC1B6D" w:rsidRPr="0048634C" w14:paraId="6473137F" w14:textId="77777777" w:rsidTr="00C47BEF">
        <w:trPr>
          <w:trHeight w:val="315"/>
          <w:trPrChange w:id="301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012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54BE5D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1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1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01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BBCF9E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1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1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01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BCB6DA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1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2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02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63B7B7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2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2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02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2FD24A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2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26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04EF791C" w14:textId="77777777" w:rsidTr="00C47BEF">
        <w:trPr>
          <w:trHeight w:val="315"/>
          <w:trPrChange w:id="302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28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DBFD54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2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3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CT_BKK_EQPM_STABILIZER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3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3655B4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3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3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AVG_PRESS_COND_PIPE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3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26BC13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3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3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Stabilizer Condensate Avg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3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AE0D9B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3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3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4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F0DF15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4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42" w:author="Shah Ashay" w:date="2018-04-16T16:16:00Z">
                  <w:rPr>
                    <w:sz w:val="16"/>
                    <w:szCs w:val="16"/>
                  </w:rPr>
                </w:rPrChange>
              </w:rPr>
              <w:t>Stabilizer Condensate Avg Press</w:t>
            </w:r>
          </w:p>
        </w:tc>
      </w:tr>
      <w:tr w:rsidR="00FC1B6D" w:rsidRPr="0048634C" w14:paraId="4AB80BCF" w14:textId="77777777" w:rsidTr="00C47BEF">
        <w:trPr>
          <w:trHeight w:val="315"/>
          <w:trPrChange w:id="304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044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205E22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45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4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6C1570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4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48" w:author="Shah Ashay" w:date="2018-04-16T16:16:00Z">
                  <w:rPr>
                    <w:sz w:val="16"/>
                    <w:szCs w:val="16"/>
                  </w:rPr>
                </w:rPrChange>
              </w:rPr>
              <w:t>COND_BURNER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4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235246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5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51" w:author="Shah Ashay" w:date="2018-04-16T16:16:00Z">
                  <w:rPr>
                    <w:sz w:val="16"/>
                    <w:szCs w:val="16"/>
                  </w:rPr>
                </w:rPrChange>
              </w:rPr>
              <w:t>Cond To Burner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5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BC344D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5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54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5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358EE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5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57" w:author="Shah Ashay" w:date="2018-04-16T16:16:00Z">
                  <w:rPr>
                    <w:sz w:val="16"/>
                    <w:szCs w:val="16"/>
                  </w:rPr>
                </w:rPrChange>
              </w:rPr>
              <w:t>Cond To Burner</w:t>
            </w:r>
          </w:p>
        </w:tc>
      </w:tr>
      <w:tr w:rsidR="00FC1B6D" w:rsidRPr="0048634C" w14:paraId="40A87C2D" w14:textId="77777777" w:rsidTr="00C47BEF">
        <w:trPr>
          <w:trHeight w:val="315"/>
          <w:trPrChange w:id="305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05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1A9E08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6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6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16D30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6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63" w:author="Shah Ashay" w:date="2018-04-16T16:16:00Z">
                  <w:rPr>
                    <w:sz w:val="16"/>
                    <w:szCs w:val="16"/>
                  </w:rPr>
                </w:rPrChange>
              </w:rPr>
              <w:t>FLOW_AT_MAX_PRESS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6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FAAEB1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6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66" w:author="Shah Ashay" w:date="2018-04-16T16:16:00Z">
                  <w:rPr>
                    <w:sz w:val="16"/>
                    <w:szCs w:val="16"/>
                  </w:rPr>
                </w:rPrChange>
              </w:rPr>
              <w:t>Flow at Max Pressure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6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B0AB87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6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6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7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5545E0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7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72" w:author="Shah Ashay" w:date="2018-04-16T16:16:00Z">
                  <w:rPr>
                    <w:sz w:val="16"/>
                    <w:szCs w:val="16"/>
                  </w:rPr>
                </w:rPrChange>
              </w:rPr>
              <w:t>Flow at Max Pressure</w:t>
            </w:r>
          </w:p>
        </w:tc>
      </w:tr>
      <w:tr w:rsidR="00FC1B6D" w:rsidRPr="0048634C" w14:paraId="2A8C072D" w14:textId="77777777" w:rsidTr="00C47BEF">
        <w:trPr>
          <w:trHeight w:val="315"/>
          <w:trPrChange w:id="307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074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AB09C6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75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7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46CA49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7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78" w:author="Shah Ashay" w:date="2018-04-16T16:16:00Z">
                  <w:rPr>
                    <w:sz w:val="16"/>
                    <w:szCs w:val="16"/>
                  </w:rPr>
                </w:rPrChange>
              </w:rPr>
              <w:t>GAS_FLOW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7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6F1E1E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8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81" w:author="Shah Ashay" w:date="2018-04-16T16:16:00Z">
                  <w:rPr>
                    <w:sz w:val="16"/>
                    <w:szCs w:val="16"/>
                  </w:rPr>
                </w:rPrChange>
              </w:rPr>
              <w:t>Gas flow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8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8755B7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8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84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8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9422B8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8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87" w:author="Shah Ashay" w:date="2018-04-16T16:16:00Z">
                  <w:rPr>
                    <w:sz w:val="16"/>
                    <w:szCs w:val="16"/>
                  </w:rPr>
                </w:rPrChange>
              </w:rPr>
              <w:t>Gas flow</w:t>
            </w:r>
          </w:p>
        </w:tc>
      </w:tr>
      <w:tr w:rsidR="00FC1B6D" w:rsidRPr="0048634C" w14:paraId="7C4C154A" w14:textId="77777777" w:rsidTr="00C47BEF">
        <w:trPr>
          <w:trHeight w:val="315"/>
          <w:trPrChange w:id="308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08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8FC00D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9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9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6BA355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9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93" w:author="Shah Ashay" w:date="2018-04-16T16:16:00Z">
                  <w:rPr>
                    <w:sz w:val="16"/>
                    <w:szCs w:val="16"/>
                  </w:rPr>
                </w:rPrChange>
              </w:rPr>
              <w:t>MAX_FLOW_COND_PIPE_PRESS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09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09D2BA3" w14:textId="155D6398" w:rsidR="00FC1B6D" w:rsidRPr="0048634C" w:rsidRDefault="00FC1B6D" w:rsidP="001B0D41">
            <w:pPr>
              <w:rPr>
                <w:rFonts w:cs="Arial"/>
                <w:sz w:val="20"/>
                <w:szCs w:val="20"/>
                <w:rPrChange w:id="309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096" w:author="Shah Ashay" w:date="2018-04-16T16:16:00Z">
                  <w:rPr>
                    <w:sz w:val="16"/>
                    <w:szCs w:val="16"/>
                  </w:rPr>
                </w:rPrChange>
              </w:rPr>
              <w:t xml:space="preserve">Pressure at Max </w:t>
            </w:r>
            <w:del w:id="3097" w:author="Batra Yogesh (EXT)" w:date="2018-04-04T17:24:00Z">
              <w:r w:rsidRPr="0048634C" w:rsidDel="00D503C2">
                <w:rPr>
                  <w:rFonts w:cs="Arial"/>
                  <w:sz w:val="20"/>
                  <w:szCs w:val="20"/>
                  <w:rPrChange w:id="3098" w:author="Shah Ashay" w:date="2018-04-16T16:16:00Z">
                    <w:rPr>
                      <w:sz w:val="16"/>
                      <w:szCs w:val="16"/>
                    </w:rPr>
                  </w:rPrChange>
                </w:rPr>
                <w:delText>Flpw</w:delText>
              </w:r>
            </w:del>
            <w:ins w:id="3099" w:author="Batra Yogesh (EXT)" w:date="2018-04-04T17:24:00Z">
              <w:r w:rsidR="00D503C2" w:rsidRPr="0048634C">
                <w:rPr>
                  <w:rFonts w:cs="Arial"/>
                  <w:sz w:val="20"/>
                  <w:szCs w:val="20"/>
                  <w:rPrChange w:id="3100" w:author="Shah Ashay" w:date="2018-04-16T16:16:00Z">
                    <w:rPr>
                      <w:sz w:val="16"/>
                      <w:szCs w:val="16"/>
                    </w:rPr>
                  </w:rPrChange>
                </w:rPr>
                <w:t>Flow</w:t>
              </w:r>
            </w:ins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0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89FEEA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0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0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0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A9409E2" w14:textId="5284B4D5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0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06" w:author="Shah Ashay" w:date="2018-04-16T16:16:00Z">
                  <w:rPr>
                    <w:sz w:val="16"/>
                    <w:szCs w:val="16"/>
                  </w:rPr>
                </w:rPrChange>
              </w:rPr>
              <w:t xml:space="preserve">Pressure at Max </w:t>
            </w:r>
            <w:del w:id="3107" w:author="Batra Yogesh (EXT)" w:date="2018-04-04T17:24:00Z">
              <w:r w:rsidRPr="0048634C" w:rsidDel="00D503C2">
                <w:rPr>
                  <w:rFonts w:cs="Arial"/>
                  <w:sz w:val="20"/>
                  <w:szCs w:val="20"/>
                  <w:rPrChange w:id="3108" w:author="Shah Ashay" w:date="2018-04-16T16:16:00Z">
                    <w:rPr>
                      <w:sz w:val="16"/>
                      <w:szCs w:val="16"/>
                    </w:rPr>
                  </w:rPrChange>
                </w:rPr>
                <w:delText>Flpw</w:delText>
              </w:r>
            </w:del>
            <w:ins w:id="3109" w:author="Batra Yogesh (EXT)" w:date="2018-04-04T17:24:00Z">
              <w:r w:rsidR="00D503C2" w:rsidRPr="0048634C">
                <w:rPr>
                  <w:rFonts w:cs="Arial"/>
                  <w:sz w:val="20"/>
                  <w:szCs w:val="20"/>
                  <w:rPrChange w:id="3110" w:author="Shah Ashay" w:date="2018-04-16T16:16:00Z">
                    <w:rPr>
                      <w:sz w:val="16"/>
                      <w:szCs w:val="16"/>
                    </w:rPr>
                  </w:rPrChange>
                </w:rPr>
                <w:t>Flow</w:t>
              </w:r>
            </w:ins>
          </w:p>
        </w:tc>
      </w:tr>
      <w:tr w:rsidR="00FC1B6D" w:rsidRPr="0048634C" w14:paraId="267D2922" w14:textId="77777777" w:rsidTr="00C47BEF">
        <w:trPr>
          <w:trHeight w:val="315"/>
          <w:trPrChange w:id="311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11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DD9B13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1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1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36F81A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1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16" w:author="Shah Ashay" w:date="2018-04-16T16:16:00Z">
                  <w:rPr>
                    <w:sz w:val="16"/>
                    <w:szCs w:val="16"/>
                  </w:rPr>
                </w:rPrChange>
              </w:rPr>
              <w:t>MAX_FLOW_COND_TO_PIPE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1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CD261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1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19" w:author="Shah Ashay" w:date="2018-04-16T16:16:00Z">
                  <w:rPr>
                    <w:sz w:val="16"/>
                    <w:szCs w:val="16"/>
                  </w:rPr>
                </w:rPrChange>
              </w:rPr>
              <w:t>Stabilizer Condensate Max Flow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2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43A9B6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2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2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2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7691CA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2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25" w:author="Shah Ashay" w:date="2018-04-16T16:16:00Z">
                  <w:rPr>
                    <w:sz w:val="16"/>
                    <w:szCs w:val="16"/>
                  </w:rPr>
                </w:rPrChange>
              </w:rPr>
              <w:t>Stabilizer Condensate Max Flow</w:t>
            </w:r>
          </w:p>
        </w:tc>
      </w:tr>
      <w:tr w:rsidR="00FC1B6D" w:rsidRPr="0048634C" w14:paraId="48B39BF1" w14:textId="77777777" w:rsidTr="00C47BEF">
        <w:trPr>
          <w:trHeight w:val="315"/>
          <w:trPrChange w:id="312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12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A9FB77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2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2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C4F5B2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3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31" w:author="Shah Ashay" w:date="2018-04-16T16:16:00Z">
                  <w:rPr>
                    <w:sz w:val="16"/>
                    <w:szCs w:val="16"/>
                  </w:rPr>
                </w:rPrChange>
              </w:rPr>
              <w:t>MAX_PRESS_COND_PIPE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3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B69B79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3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34" w:author="Shah Ashay" w:date="2018-04-16T16:16:00Z">
                  <w:rPr>
                    <w:sz w:val="16"/>
                    <w:szCs w:val="16"/>
                  </w:rPr>
                </w:rPrChange>
              </w:rPr>
              <w:t>Stabilizer Condensate Max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3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1B531C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3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3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3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F43D79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3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40" w:author="Shah Ashay" w:date="2018-04-16T16:16:00Z">
                  <w:rPr>
                    <w:sz w:val="16"/>
                    <w:szCs w:val="16"/>
                  </w:rPr>
                </w:rPrChange>
              </w:rPr>
              <w:t>Stabilizer Condensate Max Press</w:t>
            </w:r>
          </w:p>
        </w:tc>
      </w:tr>
      <w:tr w:rsidR="00FC1B6D" w:rsidRPr="0048634C" w14:paraId="3C11633B" w14:textId="77777777" w:rsidTr="00C47BEF">
        <w:trPr>
          <w:trHeight w:val="315"/>
          <w:trPrChange w:id="314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14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D725AB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4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4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0E38F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4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46" w:author="Shah Ashay" w:date="2018-04-16T16:16:00Z">
                  <w:rPr>
                    <w:sz w:val="16"/>
                    <w:szCs w:val="16"/>
                  </w:rPr>
                </w:rPrChange>
              </w:rPr>
              <w:t>STAB_BTM_TEMP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4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ABBDC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4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49" w:author="Shah Ashay" w:date="2018-04-16T16:16:00Z">
                  <w:rPr>
                    <w:sz w:val="16"/>
                    <w:szCs w:val="16"/>
                  </w:rPr>
                </w:rPrChange>
              </w:rPr>
              <w:t>Stabilizer Bottom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5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29BA28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5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5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5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B5FF5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5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55" w:author="Shah Ashay" w:date="2018-04-16T16:16:00Z">
                  <w:rPr>
                    <w:sz w:val="16"/>
                    <w:szCs w:val="16"/>
                  </w:rPr>
                </w:rPrChange>
              </w:rPr>
              <w:t>Stabilizer Bottom Temp</w:t>
            </w:r>
          </w:p>
        </w:tc>
      </w:tr>
      <w:tr w:rsidR="00FC1B6D" w:rsidRPr="0048634C" w14:paraId="308E1C08" w14:textId="77777777" w:rsidTr="00C47BEF">
        <w:trPr>
          <w:trHeight w:val="315"/>
          <w:trPrChange w:id="315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15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021891E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5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5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A0DDC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6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61" w:author="Shah Ashay" w:date="2018-04-16T16:16:00Z">
                  <w:rPr>
                    <w:sz w:val="16"/>
                    <w:szCs w:val="16"/>
                  </w:rPr>
                </w:rPrChange>
              </w:rPr>
              <w:t>STAB_OVHD_PRESS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6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D68AC8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6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64" w:author="Shah Ashay" w:date="2018-04-16T16:16:00Z">
                  <w:rPr>
                    <w:sz w:val="16"/>
                    <w:szCs w:val="16"/>
                  </w:rPr>
                </w:rPrChange>
              </w:rPr>
              <w:t>Stabilizer Overhead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6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3AF9F5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6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6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6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3806AC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6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70" w:author="Shah Ashay" w:date="2018-04-16T16:16:00Z">
                  <w:rPr>
                    <w:sz w:val="16"/>
                    <w:szCs w:val="16"/>
                  </w:rPr>
                </w:rPrChange>
              </w:rPr>
              <w:t>Stabilizer Overhead Press</w:t>
            </w:r>
          </w:p>
        </w:tc>
      </w:tr>
      <w:tr w:rsidR="00FC1B6D" w:rsidRPr="0048634C" w14:paraId="1B63BDDC" w14:textId="77777777" w:rsidTr="00C47BEF">
        <w:trPr>
          <w:trHeight w:val="315"/>
          <w:trPrChange w:id="317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17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6D6256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7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7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0662A6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7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76" w:author="Shah Ashay" w:date="2018-04-16T16:16:00Z">
                  <w:rPr>
                    <w:sz w:val="16"/>
                    <w:szCs w:val="16"/>
                  </w:rPr>
                </w:rPrChange>
              </w:rPr>
              <w:t>STAB_OVHD_TEMP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7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A76660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7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79" w:author="Shah Ashay" w:date="2018-04-16T16:16:00Z">
                  <w:rPr>
                    <w:sz w:val="16"/>
                    <w:szCs w:val="16"/>
                  </w:rPr>
                </w:rPrChange>
              </w:rPr>
              <w:t>Stabilizer Overhead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8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B35BB1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8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8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8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574E4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8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85" w:author="Shah Ashay" w:date="2018-04-16T16:16:00Z">
                  <w:rPr>
                    <w:sz w:val="16"/>
                    <w:szCs w:val="16"/>
                  </w:rPr>
                </w:rPrChange>
              </w:rPr>
              <w:t>Stabilizer Overhead Temp</w:t>
            </w:r>
          </w:p>
        </w:tc>
      </w:tr>
      <w:tr w:rsidR="00FC1B6D" w:rsidRPr="0048634C" w14:paraId="7B8689AD" w14:textId="77777777" w:rsidTr="00C47BEF">
        <w:trPr>
          <w:trHeight w:val="315"/>
          <w:trPrChange w:id="318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187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C776B4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88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8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C5A574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9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91" w:author="Shah Ashay" w:date="2018-04-16T16:16:00Z">
                  <w:rPr>
                    <w:sz w:val="16"/>
                    <w:szCs w:val="16"/>
                  </w:rPr>
                </w:rPrChange>
              </w:rPr>
              <w:t>SUCTION_TEMP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9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0D3479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9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94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9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46F1F9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9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197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19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61B974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19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00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</w:tr>
      <w:tr w:rsidR="00FC1B6D" w:rsidRPr="0048634C" w14:paraId="6DA375A8" w14:textId="77777777" w:rsidTr="00C47BEF">
        <w:trPr>
          <w:trHeight w:val="315"/>
          <w:trPrChange w:id="320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202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735CB5B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03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04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6B4480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0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06" w:author="Shah Ashay" w:date="2018-04-16T16:16:00Z">
                  <w:rPr>
                    <w:sz w:val="16"/>
                    <w:szCs w:val="16"/>
                  </w:rPr>
                </w:rPrChange>
              </w:rPr>
              <w:t>TRAY10_TEMP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0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D3D36C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0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09" w:author="Shah Ashay" w:date="2018-04-16T16:16:00Z">
                  <w:rPr>
                    <w:sz w:val="16"/>
                    <w:szCs w:val="16"/>
                  </w:rPr>
                </w:rPrChange>
              </w:rPr>
              <w:t>Tray 10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10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06C17A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1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12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1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DD4894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1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15" w:author="Shah Ashay" w:date="2018-04-16T16:16:00Z">
                  <w:rPr>
                    <w:sz w:val="16"/>
                    <w:szCs w:val="16"/>
                  </w:rPr>
                </w:rPrChange>
              </w:rPr>
              <w:t>Tray 10 Temp</w:t>
            </w:r>
          </w:p>
        </w:tc>
      </w:tr>
      <w:tr w:rsidR="00FC1B6D" w:rsidRPr="0048634C" w14:paraId="6C634FEF" w14:textId="77777777" w:rsidTr="00C47BEF">
        <w:trPr>
          <w:trHeight w:val="315"/>
          <w:trPrChange w:id="3216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217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2E5A5E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1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1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22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2F1AF3D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2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2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22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808BC1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2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2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22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225BC4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2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2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22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CB44FB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3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31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629F798C" w14:textId="77777777" w:rsidTr="00C47BEF">
        <w:trPr>
          <w:trHeight w:val="315"/>
          <w:trPrChange w:id="323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33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8FE7AF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3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3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CT_BKK_EQPM_TURBINE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3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5C0020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3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3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AIR_IN_TEMP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3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21A145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4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4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Air-In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4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8B32F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4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4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4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02FBE2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4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47" w:author="Shah Ashay" w:date="2018-04-16T16:16:00Z">
                  <w:rPr>
                    <w:sz w:val="16"/>
                    <w:szCs w:val="16"/>
                  </w:rPr>
                </w:rPrChange>
              </w:rPr>
              <w:t>Air-In Temp</w:t>
            </w:r>
          </w:p>
        </w:tc>
      </w:tr>
      <w:tr w:rsidR="00FC1B6D" w:rsidRPr="0048634C" w14:paraId="4083D94B" w14:textId="77777777" w:rsidTr="00C47BEF">
        <w:trPr>
          <w:trHeight w:val="315"/>
          <w:trPrChange w:id="324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24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B06C85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5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5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E40EC0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5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53" w:author="Shah Ashay" w:date="2018-04-16T16:16:00Z">
                  <w:rPr>
                    <w:sz w:val="16"/>
                    <w:szCs w:val="16"/>
                  </w:rPr>
                </w:rPrChange>
              </w:rPr>
              <w:t>DISCHARGE_PRESS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5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BAB9F6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5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56" w:author="Shah Ashay" w:date="2018-04-16T16:16:00Z">
                  <w:rPr>
                    <w:sz w:val="16"/>
                    <w:szCs w:val="16"/>
                  </w:rPr>
                </w:rPrChange>
              </w:rPr>
              <w:t>Discharge/Outlet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5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20E608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5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5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6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C99BA1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6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62" w:author="Shah Ashay" w:date="2018-04-16T16:16:00Z">
                  <w:rPr>
                    <w:sz w:val="16"/>
                    <w:szCs w:val="16"/>
                  </w:rPr>
                </w:rPrChange>
              </w:rPr>
              <w:t>Discharge/Outlet Press</w:t>
            </w:r>
          </w:p>
        </w:tc>
      </w:tr>
      <w:tr w:rsidR="00FC1B6D" w:rsidRPr="0048634C" w14:paraId="799E9516" w14:textId="77777777" w:rsidTr="00C47BEF">
        <w:trPr>
          <w:trHeight w:val="315"/>
          <w:trPrChange w:id="326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264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D33F82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65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6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DC3A4D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6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68" w:author="Shah Ashay" w:date="2018-04-16T16:16:00Z">
                  <w:rPr>
                    <w:sz w:val="16"/>
                    <w:szCs w:val="16"/>
                  </w:rPr>
                </w:rPrChange>
              </w:rPr>
              <w:t>DISCHARGE_TEMP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6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597C08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7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71" w:author="Shah Ashay" w:date="2018-04-16T16:16:00Z">
                  <w:rPr>
                    <w:sz w:val="16"/>
                    <w:szCs w:val="16"/>
                  </w:rPr>
                </w:rPrChange>
              </w:rPr>
              <w:t>Discharge/Outlet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7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9C278D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7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74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7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4A218C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7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77" w:author="Shah Ashay" w:date="2018-04-16T16:16:00Z">
                  <w:rPr>
                    <w:sz w:val="16"/>
                    <w:szCs w:val="16"/>
                  </w:rPr>
                </w:rPrChange>
              </w:rPr>
              <w:t>Discharge/Outlet Temp</w:t>
            </w:r>
          </w:p>
        </w:tc>
      </w:tr>
      <w:tr w:rsidR="00FC1B6D" w:rsidRPr="0048634C" w14:paraId="571E6435" w14:textId="77777777" w:rsidTr="00C47BEF">
        <w:trPr>
          <w:trHeight w:val="315"/>
          <w:trPrChange w:id="327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27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3CA6FA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8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8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82AC49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8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83" w:author="Shah Ashay" w:date="2018-04-16T16:16:00Z">
                  <w:rPr>
                    <w:sz w:val="16"/>
                    <w:szCs w:val="16"/>
                  </w:rPr>
                </w:rPrChange>
              </w:rPr>
              <w:t>EXHAUST_PRESS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8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BC3D98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8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86" w:author="Shah Ashay" w:date="2018-04-16T16:16:00Z">
                  <w:rPr>
                    <w:sz w:val="16"/>
                    <w:szCs w:val="16"/>
                  </w:rPr>
                </w:rPrChange>
              </w:rPr>
              <w:t>Exhaust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8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37CC44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8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8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9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48255B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9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92" w:author="Shah Ashay" w:date="2018-04-16T16:16:00Z">
                  <w:rPr>
                    <w:sz w:val="16"/>
                    <w:szCs w:val="16"/>
                  </w:rPr>
                </w:rPrChange>
              </w:rPr>
              <w:t>Exhaust Press</w:t>
            </w:r>
          </w:p>
        </w:tc>
      </w:tr>
      <w:tr w:rsidR="00FC1B6D" w:rsidRPr="0048634C" w14:paraId="4C57ED0C" w14:textId="77777777" w:rsidTr="00C47BEF">
        <w:trPr>
          <w:trHeight w:val="315"/>
          <w:trPrChange w:id="329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294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3F7173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95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9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942DAF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29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298" w:author="Shah Ashay" w:date="2018-04-16T16:16:00Z">
                  <w:rPr>
                    <w:sz w:val="16"/>
                    <w:szCs w:val="16"/>
                  </w:rPr>
                </w:rPrChange>
              </w:rPr>
              <w:t>EXHAUST_TEMP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29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4D7403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0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01" w:author="Shah Ashay" w:date="2018-04-16T16:16:00Z">
                  <w:rPr>
                    <w:sz w:val="16"/>
                    <w:szCs w:val="16"/>
                  </w:rPr>
                </w:rPrChange>
              </w:rPr>
              <w:t>Exhaust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0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0C6B1C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0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04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0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19F038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0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07" w:author="Shah Ashay" w:date="2018-04-16T16:16:00Z">
                  <w:rPr>
                    <w:sz w:val="16"/>
                    <w:szCs w:val="16"/>
                  </w:rPr>
                </w:rPrChange>
              </w:rPr>
              <w:t>Exhaust Temp</w:t>
            </w:r>
          </w:p>
        </w:tc>
      </w:tr>
      <w:tr w:rsidR="00FC1B6D" w:rsidRPr="0048634C" w14:paraId="457FB6F6" w14:textId="77777777" w:rsidTr="00C47BEF">
        <w:trPr>
          <w:trHeight w:val="315"/>
          <w:trPrChange w:id="330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30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42DC15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1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1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A6040E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1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13" w:author="Shah Ashay" w:date="2018-04-16T16:16:00Z">
                  <w:rPr>
                    <w:sz w:val="16"/>
                    <w:szCs w:val="16"/>
                  </w:rPr>
                </w:rPrChange>
              </w:rPr>
              <w:t>FUEL_CONSUMP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1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9A71DF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1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16" w:author="Shah Ashay" w:date="2018-04-16T16:16:00Z">
                  <w:rPr>
                    <w:sz w:val="16"/>
                    <w:szCs w:val="16"/>
                  </w:rPr>
                </w:rPrChange>
              </w:rPr>
              <w:t>Fuel Consumption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1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B352EB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1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1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2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24F410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2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22" w:author="Shah Ashay" w:date="2018-04-16T16:16:00Z">
                  <w:rPr>
                    <w:sz w:val="16"/>
                    <w:szCs w:val="16"/>
                  </w:rPr>
                </w:rPrChange>
              </w:rPr>
              <w:t>Fuel Consumption</w:t>
            </w:r>
          </w:p>
        </w:tc>
      </w:tr>
      <w:tr w:rsidR="00FC1B6D" w:rsidRPr="0048634C" w14:paraId="3994B6DD" w14:textId="77777777" w:rsidTr="00C47BEF">
        <w:trPr>
          <w:trHeight w:val="315"/>
          <w:trPrChange w:id="332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324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4F9AE56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25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2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45F07F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2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28" w:author="Shah Ashay" w:date="2018-04-16T16:16:00Z">
                  <w:rPr>
                    <w:sz w:val="16"/>
                    <w:szCs w:val="16"/>
                  </w:rPr>
                </w:rPrChange>
              </w:rPr>
              <w:t>FUEL_CONSUMP_0600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2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CC26CD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3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31" w:author="Shah Ashay" w:date="2018-04-16T16:16:00Z">
                  <w:rPr>
                    <w:sz w:val="16"/>
                    <w:szCs w:val="16"/>
                  </w:rPr>
                </w:rPrChange>
              </w:rPr>
              <w:t>Fuel Consumption at 6.00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3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9D7796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3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34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3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A5A69A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3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37" w:author="Shah Ashay" w:date="2018-04-16T16:16:00Z">
                  <w:rPr>
                    <w:sz w:val="16"/>
                    <w:szCs w:val="16"/>
                  </w:rPr>
                </w:rPrChange>
              </w:rPr>
              <w:t>Fuel Consumption at 6.00</w:t>
            </w:r>
          </w:p>
        </w:tc>
      </w:tr>
      <w:tr w:rsidR="00FC1B6D" w:rsidRPr="0048634C" w14:paraId="0927DF8B" w14:textId="77777777" w:rsidTr="00C47BEF">
        <w:trPr>
          <w:trHeight w:val="315"/>
          <w:trPrChange w:id="333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33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9380BC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4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4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628ED2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4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43" w:author="Shah Ashay" w:date="2018-04-16T16:16:00Z">
                  <w:rPr>
                    <w:sz w:val="16"/>
                    <w:szCs w:val="16"/>
                  </w:rPr>
                </w:rPrChange>
              </w:rPr>
              <w:t>GG_SPEED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4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B1E771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4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46" w:author="Shah Ashay" w:date="2018-04-16T16:16:00Z">
                  <w:rPr>
                    <w:sz w:val="16"/>
                    <w:szCs w:val="16"/>
                  </w:rPr>
                </w:rPrChange>
              </w:rPr>
              <w:t>GG Speed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4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ACB6E3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4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4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5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95125E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5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52" w:author="Shah Ashay" w:date="2018-04-16T16:16:00Z">
                  <w:rPr>
                    <w:sz w:val="16"/>
                    <w:szCs w:val="16"/>
                  </w:rPr>
                </w:rPrChange>
              </w:rPr>
              <w:t>GG Speed</w:t>
            </w:r>
          </w:p>
        </w:tc>
      </w:tr>
      <w:tr w:rsidR="00FC1B6D" w:rsidRPr="0048634C" w14:paraId="4DEE7A15" w14:textId="77777777" w:rsidTr="00C47BEF">
        <w:trPr>
          <w:trHeight w:val="315"/>
          <w:trPrChange w:id="335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354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9B79C0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55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56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3EAA6A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5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58" w:author="Shah Ashay" w:date="2018-04-16T16:16:00Z">
                  <w:rPr>
                    <w:sz w:val="16"/>
                    <w:szCs w:val="16"/>
                  </w:rPr>
                </w:rPrChange>
              </w:rPr>
              <w:t>GG_SPEED_2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5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C07CE7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6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61" w:author="Shah Ashay" w:date="2018-04-16T16:16:00Z">
                  <w:rPr>
                    <w:sz w:val="16"/>
                    <w:szCs w:val="16"/>
                  </w:rPr>
                </w:rPrChange>
              </w:rPr>
              <w:t>GG Speed 2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62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287E8C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6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64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65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2F9A2F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6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67" w:author="Shah Ashay" w:date="2018-04-16T16:16:00Z">
                  <w:rPr>
                    <w:sz w:val="16"/>
                    <w:szCs w:val="16"/>
                  </w:rPr>
                </w:rPrChange>
              </w:rPr>
              <w:t>GG Speed 2</w:t>
            </w:r>
          </w:p>
        </w:tc>
      </w:tr>
      <w:tr w:rsidR="00FC1B6D" w:rsidRPr="0048634C" w14:paraId="42772679" w14:textId="77777777" w:rsidTr="00C47BEF">
        <w:trPr>
          <w:trHeight w:val="315"/>
          <w:trPrChange w:id="3368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369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50CE5DF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70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71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7F844A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7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73" w:author="Shah Ashay" w:date="2018-04-16T16:16:00Z">
                  <w:rPr>
                    <w:sz w:val="16"/>
                    <w:szCs w:val="16"/>
                  </w:rPr>
                </w:rPrChange>
              </w:rPr>
              <w:t>PT_SPEED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7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A6F2FD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7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76" w:author="Shah Ashay" w:date="2018-04-16T16:16:00Z">
                  <w:rPr>
                    <w:sz w:val="16"/>
                    <w:szCs w:val="16"/>
                  </w:rPr>
                </w:rPrChange>
              </w:rPr>
              <w:t>PT Speed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77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68AE4C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7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79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38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978984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8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82" w:author="Shah Ashay" w:date="2018-04-16T16:16:00Z">
                  <w:rPr>
                    <w:sz w:val="16"/>
                    <w:szCs w:val="16"/>
                  </w:rPr>
                </w:rPrChange>
              </w:rPr>
              <w:t>PT Speed</w:t>
            </w:r>
          </w:p>
        </w:tc>
      </w:tr>
      <w:tr w:rsidR="00FC1B6D" w:rsidRPr="0048634C" w14:paraId="25871DE2" w14:textId="77777777" w:rsidTr="00C47BEF">
        <w:trPr>
          <w:trHeight w:val="315"/>
          <w:trPrChange w:id="3383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384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00BD6C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8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8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387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13AB26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8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8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390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3DB293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9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9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393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9C89F8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9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9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39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009D16F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39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398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09C65D64" w14:textId="77777777" w:rsidTr="00C47BEF">
        <w:trPr>
          <w:trHeight w:val="315"/>
          <w:trPrChange w:id="3399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00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B922F4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0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0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CT_BKK_EQPM_WATERTREAT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0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22BD93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0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05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DEOIL_NO_LINERS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0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73A150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0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0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Deoiler No Liners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0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A44E6B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1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1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1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054A18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1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14" w:author="Shah Ashay" w:date="2018-04-16T16:16:00Z">
                  <w:rPr>
                    <w:sz w:val="16"/>
                    <w:szCs w:val="16"/>
                  </w:rPr>
                </w:rPrChange>
              </w:rPr>
              <w:t>Deoiler No Liners</w:t>
            </w:r>
          </w:p>
        </w:tc>
      </w:tr>
      <w:tr w:rsidR="00FC1B6D" w:rsidRPr="0048634C" w14:paraId="59368AD2" w14:textId="77777777" w:rsidTr="00C47BEF">
        <w:trPr>
          <w:trHeight w:val="315"/>
          <w:trPrChange w:id="341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416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9F97D8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17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18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351605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1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20" w:author="Shah Ashay" w:date="2018-04-16T16:16:00Z">
                  <w:rPr>
                    <w:sz w:val="16"/>
                    <w:szCs w:val="16"/>
                  </w:rPr>
                </w:rPrChange>
              </w:rPr>
              <w:t>DES_NO_LINERS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2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3EA8BB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2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23" w:author="Shah Ashay" w:date="2018-04-16T16:16:00Z">
                  <w:rPr>
                    <w:sz w:val="16"/>
                    <w:szCs w:val="16"/>
                  </w:rPr>
                </w:rPrChange>
              </w:rPr>
              <w:t>Desander No Liners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24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7FF446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2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26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2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6EFD12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2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29" w:author="Shah Ashay" w:date="2018-04-16T16:16:00Z">
                  <w:rPr>
                    <w:sz w:val="16"/>
                    <w:szCs w:val="16"/>
                  </w:rPr>
                </w:rPrChange>
              </w:rPr>
              <w:t>Desander No Liners</w:t>
            </w:r>
          </w:p>
        </w:tc>
      </w:tr>
      <w:tr w:rsidR="00FC1B6D" w:rsidRPr="0048634C" w14:paraId="1AB6761D" w14:textId="77777777" w:rsidTr="00C47BEF">
        <w:trPr>
          <w:trHeight w:val="315"/>
          <w:trPrChange w:id="343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431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C787E1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32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3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58A367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3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35" w:author="Shah Ashay" w:date="2018-04-16T16:16:00Z">
                  <w:rPr>
                    <w:sz w:val="16"/>
                    <w:szCs w:val="16"/>
                  </w:rPr>
                </w:rPrChange>
              </w:rPr>
              <w:t>FECL3_RFL_LEVEL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3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2581B3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3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38" w:author="Shah Ashay" w:date="2018-04-16T16:16:00Z">
                  <w:rPr>
                    <w:sz w:val="16"/>
                    <w:szCs w:val="16"/>
                  </w:rPr>
                </w:rPrChange>
              </w:rPr>
              <w:t>Ferric Chloride Refill Level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3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919F33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4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41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4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39448B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4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44" w:author="Shah Ashay" w:date="2018-04-16T16:16:00Z">
                  <w:rPr>
                    <w:sz w:val="16"/>
                    <w:szCs w:val="16"/>
                  </w:rPr>
                </w:rPrChange>
              </w:rPr>
              <w:t>Ferric Chloride Refill Level</w:t>
            </w:r>
          </w:p>
        </w:tc>
      </w:tr>
      <w:tr w:rsidR="00FC1B6D" w:rsidRPr="0048634C" w14:paraId="72B4C138" w14:textId="77777777" w:rsidTr="00C47BEF">
        <w:trPr>
          <w:trHeight w:val="315"/>
          <w:trPrChange w:id="344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446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4DE041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47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48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44F99C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4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50" w:author="Shah Ashay" w:date="2018-04-16T16:16:00Z">
                  <w:rPr>
                    <w:sz w:val="16"/>
                    <w:szCs w:val="16"/>
                  </w:rPr>
                </w:rPrChange>
              </w:rPr>
              <w:t>FECL3_STOR_LEVEL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5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CCA722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5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53" w:author="Shah Ashay" w:date="2018-04-16T16:16:00Z">
                  <w:rPr>
                    <w:sz w:val="16"/>
                    <w:szCs w:val="16"/>
                  </w:rPr>
                </w:rPrChange>
              </w:rPr>
              <w:t>Ferric Chloride Storage Level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54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D8B2C3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5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56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5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F2C548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5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59" w:author="Shah Ashay" w:date="2018-04-16T16:16:00Z">
                  <w:rPr>
                    <w:sz w:val="16"/>
                    <w:szCs w:val="16"/>
                  </w:rPr>
                </w:rPrChange>
              </w:rPr>
              <w:t>Ferric Chloride Storage Level</w:t>
            </w:r>
          </w:p>
        </w:tc>
      </w:tr>
      <w:tr w:rsidR="00FC1B6D" w:rsidRPr="0048634C" w14:paraId="5936F06F" w14:textId="77777777" w:rsidTr="00C47BEF">
        <w:trPr>
          <w:trHeight w:val="315"/>
          <w:trPrChange w:id="346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461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B65884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62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6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12A5DF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6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65" w:author="Shah Ashay" w:date="2018-04-16T16:16:00Z">
                  <w:rPr>
                    <w:sz w:val="16"/>
                    <w:szCs w:val="16"/>
                  </w:rPr>
                </w:rPrChange>
              </w:rPr>
              <w:t>ONLINE_TIME_PCT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6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163B9D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6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68" w:author="Shah Ashay" w:date="2018-04-16T16:16:00Z">
                  <w:rPr>
                    <w:sz w:val="16"/>
                    <w:szCs w:val="16"/>
                  </w:rPr>
                </w:rPrChange>
              </w:rPr>
              <w:t>Online Time Percent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6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9DCBF7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7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71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7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4AA6D7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7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74" w:author="Shah Ashay" w:date="2018-04-16T16:16:00Z">
                  <w:rPr>
                    <w:sz w:val="16"/>
                    <w:szCs w:val="16"/>
                  </w:rPr>
                </w:rPrChange>
              </w:rPr>
              <w:t>Online Time Percent</w:t>
            </w:r>
          </w:p>
        </w:tc>
      </w:tr>
      <w:tr w:rsidR="00FC1B6D" w:rsidRPr="0048634C" w14:paraId="1B53343E" w14:textId="77777777" w:rsidTr="00C47BEF">
        <w:trPr>
          <w:trHeight w:val="315"/>
          <w:trPrChange w:id="347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476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BB2A99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77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78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021DD5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7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80" w:author="Shah Ashay" w:date="2018-04-16T16:16:00Z">
                  <w:rPr>
                    <w:sz w:val="16"/>
                    <w:szCs w:val="16"/>
                  </w:rPr>
                </w:rPrChange>
              </w:rPr>
              <w:t>ORP_SET_POINT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8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E34AB9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8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83" w:author="Shah Ashay" w:date="2018-04-16T16:16:00Z">
                  <w:rPr>
                    <w:sz w:val="16"/>
                    <w:szCs w:val="16"/>
                  </w:rPr>
                </w:rPrChange>
              </w:rPr>
              <w:t>Orp Set Point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84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5A6C18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8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86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8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95B36D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8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89" w:author="Shah Ashay" w:date="2018-04-16T16:16:00Z">
                  <w:rPr>
                    <w:sz w:val="16"/>
                    <w:szCs w:val="16"/>
                  </w:rPr>
                </w:rPrChange>
              </w:rPr>
              <w:t>Orp Set Point</w:t>
            </w:r>
          </w:p>
        </w:tc>
      </w:tr>
      <w:tr w:rsidR="00FC1B6D" w:rsidRPr="0048634C" w14:paraId="4FDA97DE" w14:textId="77777777" w:rsidTr="00C47BEF">
        <w:trPr>
          <w:trHeight w:val="315"/>
          <w:trPrChange w:id="349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491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207DE1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92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9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2E0726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9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95" w:author="Shah Ashay" w:date="2018-04-16T16:16:00Z">
                  <w:rPr>
                    <w:sz w:val="16"/>
                    <w:szCs w:val="16"/>
                  </w:rPr>
                </w:rPrChange>
              </w:rPr>
              <w:t>REC_OIL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9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7917C8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49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498" w:author="Shah Ashay" w:date="2018-04-16T16:16:00Z">
                  <w:rPr>
                    <w:sz w:val="16"/>
                    <w:szCs w:val="16"/>
                  </w:rPr>
                </w:rPrChange>
              </w:rPr>
              <w:t>Recovered Oil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49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645B0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0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01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0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C06118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0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04" w:author="Shah Ashay" w:date="2018-04-16T16:16:00Z">
                  <w:rPr>
                    <w:sz w:val="16"/>
                    <w:szCs w:val="16"/>
                  </w:rPr>
                </w:rPrChange>
              </w:rPr>
              <w:t>Recovered Oil</w:t>
            </w:r>
          </w:p>
        </w:tc>
      </w:tr>
      <w:tr w:rsidR="00FC1B6D" w:rsidRPr="0048634C" w14:paraId="0942F8DB" w14:textId="77777777" w:rsidTr="00C47BEF">
        <w:trPr>
          <w:trHeight w:val="315"/>
          <w:trPrChange w:id="350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506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1001123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07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08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424976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0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10" w:author="Shah Ashay" w:date="2018-04-16T16:16:00Z">
                  <w:rPr>
                    <w:sz w:val="16"/>
                    <w:szCs w:val="16"/>
                  </w:rPr>
                </w:rPrChange>
              </w:rPr>
              <w:t>SLUDGE_FLOW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11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AD138F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1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13" w:author="Shah Ashay" w:date="2018-04-16T16:16:00Z">
                  <w:rPr>
                    <w:sz w:val="16"/>
                    <w:szCs w:val="16"/>
                  </w:rPr>
                </w:rPrChange>
              </w:rPr>
              <w:t>Sludge Flow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14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78225F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1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16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17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6F6E88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18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19" w:author="Shah Ashay" w:date="2018-04-16T16:16:00Z">
                  <w:rPr>
                    <w:sz w:val="16"/>
                    <w:szCs w:val="16"/>
                  </w:rPr>
                </w:rPrChange>
              </w:rPr>
              <w:t>Sludge Flow</w:t>
            </w:r>
          </w:p>
        </w:tc>
      </w:tr>
      <w:tr w:rsidR="00FC1B6D" w:rsidRPr="0048634C" w14:paraId="3D591602" w14:textId="77777777" w:rsidTr="00C47BEF">
        <w:trPr>
          <w:trHeight w:val="315"/>
          <w:trPrChange w:id="3520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521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951A86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22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23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CB7204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2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25" w:author="Shah Ashay" w:date="2018-04-16T16:16:00Z">
                  <w:rPr>
                    <w:sz w:val="16"/>
                    <w:szCs w:val="16"/>
                  </w:rPr>
                </w:rPrChange>
              </w:rPr>
              <w:t>TANK_PRESS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26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85E5D5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2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28" w:author="Shah Ashay" w:date="2018-04-16T16:16:00Z">
                  <w:rPr>
                    <w:sz w:val="16"/>
                    <w:szCs w:val="16"/>
                  </w:rPr>
                </w:rPrChange>
              </w:rPr>
              <w:t>Tank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29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72EF3A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3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31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3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F46E200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33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34" w:author="Shah Ashay" w:date="2018-04-16T16:16:00Z">
                  <w:rPr>
                    <w:sz w:val="16"/>
                    <w:szCs w:val="16"/>
                  </w:rPr>
                </w:rPrChange>
              </w:rPr>
              <w:t>Tank Press</w:t>
            </w:r>
          </w:p>
        </w:tc>
      </w:tr>
      <w:tr w:rsidR="00FC1B6D" w:rsidRPr="0048634C" w14:paraId="2F4DAE8C" w14:textId="77777777" w:rsidTr="00C47BEF">
        <w:trPr>
          <w:trHeight w:val="315"/>
          <w:trPrChange w:id="3535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536" w:author="Batra Yogesh (EXT)" w:date="2018-04-13T12:37:00Z">
              <w:tcPr>
                <w:tcW w:w="2724" w:type="dxa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1DAE15CF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3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38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CLASS_NAME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539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3A8759D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4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41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ATTRIBUTE_NAME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542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758DD34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4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4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LABEL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545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5CEE827C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4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4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DATA_TYPE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000000"/>
            <w:noWrap/>
            <w:vAlign w:val="center"/>
            <w:hideMark/>
            <w:tcPrChange w:id="354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000000" w:fill="000000"/>
                <w:noWrap/>
                <w:vAlign w:val="center"/>
                <w:hideMark/>
              </w:tcPr>
            </w:tcPrChange>
          </w:tcPr>
          <w:p w14:paraId="4510C476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4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50" w:author="Shah Ashay" w:date="2018-04-16T16:16:00Z">
                  <w:rPr>
                    <w:sz w:val="16"/>
                    <w:szCs w:val="16"/>
                  </w:rPr>
                </w:rPrChange>
              </w:rPr>
              <w:t>DESCRIPTION</w:t>
            </w:r>
          </w:p>
        </w:tc>
      </w:tr>
      <w:tr w:rsidR="00FC1B6D" w:rsidRPr="0048634C" w14:paraId="5B74A8BA" w14:textId="77777777" w:rsidTr="00C47BEF">
        <w:trPr>
          <w:trHeight w:val="315"/>
          <w:trPrChange w:id="3551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52" w:author="Batra Yogesh (EXT)" w:date="2018-04-13T12:37:00Z">
              <w:tcPr>
                <w:tcW w:w="2724" w:type="dxa"/>
                <w:vMerge w:val="restart"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22DF5D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5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54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CT_BKK_EQPM_WUU</w:t>
            </w: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5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83E2AA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56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57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5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3F71CD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59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60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Discharge/Outlet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6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A1930B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62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63" w:author="Shah Ashay" w:date="2018-04-16T16:16:00Z">
                  <w:rPr>
                    <w:rFonts w:cs="Arial"/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6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6F2F4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6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66" w:author="Shah Ashay" w:date="2018-04-16T16:16:00Z">
                  <w:rPr>
                    <w:sz w:val="16"/>
                    <w:szCs w:val="16"/>
                  </w:rPr>
                </w:rPrChange>
              </w:rPr>
              <w:t>Discharge/Outlet Press</w:t>
            </w:r>
          </w:p>
        </w:tc>
      </w:tr>
      <w:tr w:rsidR="00FC1B6D" w:rsidRPr="0048634C" w14:paraId="541CAA05" w14:textId="77777777" w:rsidTr="00C47BEF">
        <w:trPr>
          <w:trHeight w:val="315"/>
          <w:trPrChange w:id="356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56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2579D8CA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6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7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E7E8277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7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72" w:author="Shah Ashay" w:date="2018-04-16T16:16:00Z">
                  <w:rPr>
                    <w:sz w:val="16"/>
                    <w:szCs w:val="16"/>
                  </w:rPr>
                </w:rPrChange>
              </w:rPr>
              <w:t>DISCHARGE_TEMP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7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65FFB33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7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75" w:author="Shah Ashay" w:date="2018-04-16T16:16:00Z">
                  <w:rPr>
                    <w:sz w:val="16"/>
                    <w:szCs w:val="16"/>
                  </w:rPr>
                </w:rPrChange>
              </w:rPr>
              <w:t>Discharge/Outlet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7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B34C9EB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7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7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7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332EF8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8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81" w:author="Shah Ashay" w:date="2018-04-16T16:16:00Z">
                  <w:rPr>
                    <w:sz w:val="16"/>
                    <w:szCs w:val="16"/>
                  </w:rPr>
                </w:rPrChange>
              </w:rPr>
              <w:t>Discharge/Outlet Temp</w:t>
            </w:r>
          </w:p>
        </w:tc>
      </w:tr>
      <w:tr w:rsidR="00FC1B6D" w:rsidRPr="0048634C" w14:paraId="4B6D4AF7" w14:textId="77777777" w:rsidTr="00C47BEF">
        <w:trPr>
          <w:trHeight w:val="315"/>
          <w:trPrChange w:id="3582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583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6AB36BB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84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85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0374909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86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87" w:author="Shah Ashay" w:date="2018-04-16T16:16:00Z">
                  <w:rPr>
                    <w:sz w:val="16"/>
                    <w:szCs w:val="16"/>
                  </w:rPr>
                </w:rPrChange>
              </w:rPr>
              <w:t>SUCTION_PRESS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88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3F988AD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89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90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91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6FD4DB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92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93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594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E9B0074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95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596" w:author="Shah Ashay" w:date="2018-04-16T16:16:00Z">
                  <w:rPr>
                    <w:sz w:val="16"/>
                    <w:szCs w:val="16"/>
                  </w:rPr>
                </w:rPrChange>
              </w:rPr>
              <w:t>Suction/Inlet Press</w:t>
            </w:r>
          </w:p>
        </w:tc>
      </w:tr>
      <w:tr w:rsidR="00FC1B6D" w:rsidRPr="0048634C" w14:paraId="6BAFADDA" w14:textId="77777777" w:rsidTr="00C47BEF">
        <w:trPr>
          <w:trHeight w:val="315"/>
          <w:trPrChange w:id="3597" w:author="Batra Yogesh (EXT)" w:date="2018-04-13T12:37:00Z">
            <w:trPr>
              <w:trHeight w:val="315"/>
            </w:trPr>
          </w:trPrChange>
        </w:trPr>
        <w:tc>
          <w:tcPr>
            <w:tcW w:w="1023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  <w:tcPrChange w:id="3598" w:author="Batra Yogesh (EXT)" w:date="2018-04-13T12:37:00Z">
              <w:tcPr>
                <w:tcW w:w="2724" w:type="dxa"/>
                <w:vMerge/>
                <w:tcBorders>
                  <w:top w:val="nil"/>
                  <w:left w:val="single" w:sz="8" w:space="0" w:color="auto"/>
                  <w:bottom w:val="single" w:sz="8" w:space="0" w:color="000000"/>
                  <w:right w:val="single" w:sz="8" w:space="0" w:color="auto"/>
                </w:tcBorders>
                <w:vAlign w:val="center"/>
                <w:hideMark/>
              </w:tcPr>
            </w:tcPrChange>
          </w:tcPr>
          <w:p w14:paraId="3AE1C411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599" w:author="Shah Ashay" w:date="2018-04-16T16:16:00Z">
                  <w:rPr>
                    <w:sz w:val="16"/>
                    <w:szCs w:val="16"/>
                  </w:rPr>
                </w:rPrChange>
              </w:rPr>
            </w:pPr>
          </w:p>
        </w:tc>
        <w:tc>
          <w:tcPr>
            <w:tcW w:w="10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600" w:author="Batra Yogesh (EXT)" w:date="2018-04-13T12:37:00Z">
              <w:tcPr>
                <w:tcW w:w="2759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22B8DF5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601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602" w:author="Shah Ashay" w:date="2018-04-16T16:16:00Z">
                  <w:rPr>
                    <w:sz w:val="16"/>
                    <w:szCs w:val="16"/>
                  </w:rPr>
                </w:rPrChange>
              </w:rPr>
              <w:t>SUCTION_TEMP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603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BF191F2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604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605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606" w:author="Batra Yogesh (EXT)" w:date="2018-04-13T12:37:00Z">
              <w:tcPr>
                <w:tcW w:w="115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D78D59E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607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608" w:author="Shah Ashay" w:date="2018-04-16T16:16:00Z">
                  <w:rPr>
                    <w:sz w:val="16"/>
                    <w:szCs w:val="16"/>
                  </w:rPr>
                </w:rPrChange>
              </w:rPr>
              <w:t>NUMBER</w:t>
            </w:r>
          </w:p>
        </w:tc>
        <w:tc>
          <w:tcPr>
            <w:tcW w:w="12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  <w:tcPrChange w:id="3609" w:author="Batra Yogesh (EXT)" w:date="2018-04-13T12:37:00Z">
              <w:tcPr>
                <w:tcW w:w="3340" w:type="dxa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FA80408" w14:textId="77777777" w:rsidR="00FC1B6D" w:rsidRPr="0048634C" w:rsidRDefault="00FC1B6D" w:rsidP="001B0D41">
            <w:pPr>
              <w:rPr>
                <w:rFonts w:cs="Arial"/>
                <w:sz w:val="20"/>
                <w:szCs w:val="20"/>
                <w:rPrChange w:id="3610" w:author="Shah Ashay" w:date="2018-04-16T16:16:00Z">
                  <w:rPr>
                    <w:sz w:val="16"/>
                    <w:szCs w:val="16"/>
                  </w:rPr>
                </w:rPrChange>
              </w:rPr>
            </w:pPr>
            <w:r w:rsidRPr="0048634C">
              <w:rPr>
                <w:rFonts w:cs="Arial"/>
                <w:sz w:val="20"/>
                <w:szCs w:val="20"/>
                <w:rPrChange w:id="3611" w:author="Shah Ashay" w:date="2018-04-16T16:16:00Z">
                  <w:rPr>
                    <w:sz w:val="16"/>
                    <w:szCs w:val="16"/>
                  </w:rPr>
                </w:rPrChange>
              </w:rPr>
              <w:t>Suction/Inlet Temp</w:t>
            </w:r>
          </w:p>
        </w:tc>
      </w:tr>
    </w:tbl>
    <w:p w14:paraId="4DAD6347" w14:textId="77777777" w:rsidR="00FC1B6D" w:rsidRPr="00F3304B" w:rsidRDefault="00FC1B6D" w:rsidP="00FC1B6D">
      <w:pPr>
        <w:rPr>
          <w:rFonts w:cs="Arial"/>
        </w:rPr>
      </w:pPr>
    </w:p>
    <w:p w14:paraId="0BAA37FE" w14:textId="5F92684C" w:rsidR="00AB281C" w:rsidRPr="00C47BEF" w:rsidRDefault="00AB281C">
      <w:pPr>
        <w:rPr>
          <w:rFonts w:cs="Arial"/>
          <w:b/>
          <w:bCs/>
          <w:sz w:val="24"/>
          <w:szCs w:val="32"/>
        </w:rPr>
      </w:pPr>
    </w:p>
    <w:p w14:paraId="0BAA37FF" w14:textId="77777777" w:rsidR="004D61A0" w:rsidRPr="00C47BEF" w:rsidRDefault="004D61A0" w:rsidP="005D1403">
      <w:pPr>
        <w:pStyle w:val="Heading1"/>
      </w:pPr>
      <w:bookmarkStart w:id="3612" w:name="_Toc501465364"/>
      <w:r w:rsidRPr="00C47BEF">
        <w:t>Alternative</w:t>
      </w:r>
      <w:bookmarkEnd w:id="456"/>
      <w:r w:rsidR="00BF2F96" w:rsidRPr="00C47BEF">
        <w:t>s</w:t>
      </w:r>
      <w:bookmarkEnd w:id="3612"/>
      <w:r w:rsidR="00023077" w:rsidRPr="00C47BEF">
        <w:t xml:space="preserve"> </w:t>
      </w:r>
    </w:p>
    <w:p w14:paraId="0BAA3800" w14:textId="1C864765" w:rsidR="0006165A" w:rsidRPr="00C47BEF" w:rsidRDefault="004D61A0" w:rsidP="00447470">
      <w:pPr>
        <w:pStyle w:val="Heading2"/>
      </w:pPr>
      <w:bookmarkStart w:id="3613" w:name="_Toc55750750"/>
      <w:bookmarkStart w:id="3614" w:name="_Toc55748915"/>
      <w:bookmarkStart w:id="3615" w:name="_Toc240857193"/>
      <w:bookmarkStart w:id="3616" w:name="_Toc501465365"/>
      <w:r w:rsidRPr="00C47BEF">
        <w:t xml:space="preserve">Alternate </w:t>
      </w:r>
      <w:r w:rsidR="00447470" w:rsidRPr="00C47BEF">
        <w:t>Flow</w:t>
      </w:r>
      <w:r w:rsidRPr="00C47BEF">
        <w:t xml:space="preserve"> A1:</w:t>
      </w:r>
      <w:bookmarkEnd w:id="3613"/>
      <w:r w:rsidRPr="00C47BEF">
        <w:t xml:space="preserve"> </w:t>
      </w:r>
      <w:bookmarkEnd w:id="3614"/>
      <w:bookmarkEnd w:id="3615"/>
      <w:r w:rsidR="008C1871" w:rsidRPr="00C47BEF">
        <w:t xml:space="preserve">To correct or update the attributes of an existing </w:t>
      </w:r>
      <w:r w:rsidR="00F62284" w:rsidRPr="00C47BEF">
        <w:t>Entry</w:t>
      </w:r>
      <w:bookmarkEnd w:id="3616"/>
    </w:p>
    <w:p w14:paraId="566B838C" w14:textId="6E667619" w:rsidR="008C1871" w:rsidRPr="00C47BEF" w:rsidRDefault="00911773" w:rsidP="008C1871">
      <w:pPr>
        <w:pStyle w:val="Heading1"/>
        <w:numPr>
          <w:ilvl w:val="0"/>
          <w:numId w:val="0"/>
        </w:numPr>
        <w:rPr>
          <w:b w:val="0"/>
          <w:color w:val="auto"/>
          <w:sz w:val="22"/>
          <w:szCs w:val="22"/>
          <w:rPrChange w:id="3617" w:author="Batra Yogesh (EXT)" w:date="2018-04-13T12:37:00Z">
            <w:rPr>
              <w:b w:val="0"/>
              <w:color w:val="auto"/>
              <w:sz w:val="20"/>
              <w:szCs w:val="20"/>
            </w:rPr>
          </w:rPrChange>
        </w:rPr>
      </w:pPr>
      <w:bookmarkStart w:id="3618" w:name="_Toc501465366"/>
      <w:r w:rsidRPr="00C47BEF">
        <w:rPr>
          <w:b w:val="0"/>
          <w:iCs/>
          <w:color w:val="auto"/>
          <w:sz w:val="22"/>
          <w:szCs w:val="22"/>
          <w:rPrChange w:id="3619" w:author="Batra Yogesh (EXT)" w:date="2018-04-13T12:37:00Z">
            <w:rPr>
              <w:b w:val="0"/>
              <w:iCs/>
              <w:color w:val="auto"/>
              <w:sz w:val="20"/>
              <w:szCs w:val="20"/>
            </w:rPr>
          </w:rPrChange>
        </w:rPr>
        <w:t>See work flow above</w:t>
      </w:r>
      <w:bookmarkEnd w:id="3618"/>
      <w:r w:rsidR="008C1871" w:rsidRPr="00C47BEF">
        <w:rPr>
          <w:b w:val="0"/>
          <w:color w:val="auto"/>
          <w:sz w:val="22"/>
          <w:szCs w:val="22"/>
          <w:rPrChange w:id="3620" w:author="Batra Yogesh (EXT)" w:date="2018-04-13T12:37:00Z">
            <w:rPr>
              <w:b w:val="0"/>
              <w:color w:val="auto"/>
              <w:sz w:val="20"/>
              <w:szCs w:val="20"/>
            </w:rPr>
          </w:rPrChange>
        </w:rPr>
        <w:t xml:space="preserve"> 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621" w:author="Batra Yogesh (EXT)" w:date="2018-04-13T12:38:00Z">
          <w:tblPr>
            <w:tblW w:w="904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359"/>
        <w:gridCol w:w="5033"/>
        <w:gridCol w:w="4079"/>
        <w:gridCol w:w="3199"/>
        <w:tblGridChange w:id="3622">
          <w:tblGrid>
            <w:gridCol w:w="900"/>
            <w:gridCol w:w="3330"/>
            <w:gridCol w:w="2700"/>
            <w:gridCol w:w="2116"/>
          </w:tblGrid>
        </w:tblGridChange>
      </w:tblGrid>
      <w:tr w:rsidR="009D7887" w:rsidRPr="00C47BEF" w14:paraId="0BAA3807" w14:textId="77777777" w:rsidTr="00C47BEF">
        <w:trPr>
          <w:cantSplit/>
          <w:tblHeader/>
          <w:trPrChange w:id="3623" w:author="Batra Yogesh (EXT)" w:date="2018-04-13T12:38:00Z">
            <w:trPr>
              <w:cantSplit/>
              <w:tblHeader/>
            </w:trPr>
          </w:trPrChange>
        </w:trPr>
        <w:tc>
          <w:tcPr>
            <w:tcW w:w="497" w:type="pct"/>
            <w:tcBorders>
              <w:bottom w:val="single" w:sz="4" w:space="0" w:color="auto"/>
            </w:tcBorders>
            <w:shd w:val="clear" w:color="auto" w:fill="3399FF"/>
            <w:tcPrChange w:id="3624" w:author="Batra Yogesh (EXT)" w:date="2018-04-13T12:38:00Z">
              <w:tcPr>
                <w:tcW w:w="90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03" w14:textId="77777777" w:rsidR="00446086" w:rsidRPr="00C47BEF" w:rsidRDefault="00446086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C47BEF">
              <w:rPr>
                <w:rFonts w:cs="Arial"/>
                <w:color w:val="FFFFFF" w:themeColor="background1"/>
                <w:sz w:val="20"/>
              </w:rPr>
              <w:t>Step</w:t>
            </w:r>
          </w:p>
        </w:tc>
        <w:tc>
          <w:tcPr>
            <w:tcW w:w="1841" w:type="pct"/>
            <w:shd w:val="clear" w:color="auto" w:fill="3399FF"/>
            <w:tcPrChange w:id="3625" w:author="Batra Yogesh (EXT)" w:date="2018-04-13T12:38:00Z">
              <w:tcPr>
                <w:tcW w:w="3330" w:type="dxa"/>
                <w:shd w:val="clear" w:color="auto" w:fill="3399FF"/>
              </w:tcPr>
            </w:tcPrChange>
          </w:tcPr>
          <w:p w14:paraId="0BAA3804" w14:textId="77777777" w:rsidR="00446086" w:rsidRPr="00C47BEF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C47BEF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492" w:type="pct"/>
            <w:shd w:val="clear" w:color="auto" w:fill="3399FF"/>
            <w:tcPrChange w:id="3626" w:author="Batra Yogesh (EXT)" w:date="2018-04-13T12:38:00Z">
              <w:tcPr>
                <w:tcW w:w="2700" w:type="dxa"/>
                <w:shd w:val="clear" w:color="auto" w:fill="3399FF"/>
              </w:tcPr>
            </w:tcPrChange>
          </w:tcPr>
          <w:p w14:paraId="0BAA3805" w14:textId="77777777" w:rsidR="00446086" w:rsidRPr="00C47BEF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C47BEF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170" w:type="pct"/>
            <w:shd w:val="clear" w:color="auto" w:fill="3399FF"/>
            <w:tcPrChange w:id="3627" w:author="Batra Yogesh (EXT)" w:date="2018-04-13T12:38:00Z">
              <w:tcPr>
                <w:tcW w:w="2116" w:type="dxa"/>
                <w:shd w:val="clear" w:color="auto" w:fill="3399FF"/>
              </w:tcPr>
            </w:tcPrChange>
          </w:tcPr>
          <w:p w14:paraId="0BAA3806" w14:textId="77777777" w:rsidR="00446086" w:rsidRPr="00C47BEF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C47BEF">
              <w:rPr>
                <w:rFonts w:cs="Arial"/>
                <w:color w:val="FFFFFF" w:themeColor="background1"/>
                <w:sz w:val="20"/>
              </w:rPr>
              <w:t>Ref</w:t>
            </w:r>
          </w:p>
        </w:tc>
      </w:tr>
      <w:tr w:rsidR="00F144A9" w:rsidRPr="00C47BEF" w14:paraId="4D8838DE" w14:textId="77777777" w:rsidTr="00C47BEF">
        <w:trPr>
          <w:cantSplit/>
          <w:trPrChange w:id="3628" w:author="Batra Yogesh (EXT)" w:date="2018-04-13T12:38:00Z">
            <w:trPr>
              <w:cantSplit/>
            </w:trPr>
          </w:trPrChange>
        </w:trPr>
        <w:tc>
          <w:tcPr>
            <w:tcW w:w="497" w:type="pct"/>
            <w:shd w:val="clear" w:color="auto" w:fill="C6D9F1" w:themeFill="text2" w:themeFillTint="33"/>
            <w:tcPrChange w:id="3629" w:author="Batra Yogesh (EXT)" w:date="2018-04-13T12:38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1BD76FF8" w14:textId="77777777" w:rsidR="00F144A9" w:rsidRPr="00C47BEF" w:rsidRDefault="00F144A9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41" w:type="pct"/>
            <w:tcPrChange w:id="3630" w:author="Batra Yogesh (EXT)" w:date="2018-04-13T12:38:00Z">
              <w:tcPr>
                <w:tcW w:w="3330" w:type="dxa"/>
              </w:tcPr>
            </w:tcPrChange>
          </w:tcPr>
          <w:p w14:paraId="32EF4C12" w14:textId="1D066201" w:rsidR="00F144A9" w:rsidRPr="00C47BEF" w:rsidRDefault="00F144A9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1492" w:type="pct"/>
            <w:tcPrChange w:id="3631" w:author="Batra Yogesh (EXT)" w:date="2018-04-13T12:38:00Z">
              <w:tcPr>
                <w:tcW w:w="2700" w:type="dxa"/>
              </w:tcPr>
            </w:tcPrChange>
          </w:tcPr>
          <w:p w14:paraId="21461340" w14:textId="19343A30" w:rsidR="00F144A9" w:rsidRPr="00C47BEF" w:rsidRDefault="00F144A9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pct"/>
            <w:tcPrChange w:id="3632" w:author="Batra Yogesh (EXT)" w:date="2018-04-13T12:38:00Z">
              <w:tcPr>
                <w:tcW w:w="2116" w:type="dxa"/>
              </w:tcPr>
            </w:tcPrChange>
          </w:tcPr>
          <w:p w14:paraId="185D4762" w14:textId="7A8A0C4A" w:rsidR="00F144A9" w:rsidRPr="00C47BEF" w:rsidRDefault="00F144A9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F144A9" w:rsidRPr="00C47BEF" w14:paraId="33A959F1" w14:textId="77777777" w:rsidTr="00C47BEF">
        <w:trPr>
          <w:cantSplit/>
          <w:trPrChange w:id="3633" w:author="Batra Yogesh (EXT)" w:date="2018-04-13T12:38:00Z">
            <w:trPr>
              <w:cantSplit/>
            </w:trPr>
          </w:trPrChange>
        </w:trPr>
        <w:tc>
          <w:tcPr>
            <w:tcW w:w="497" w:type="pct"/>
            <w:shd w:val="clear" w:color="auto" w:fill="C6D9F1" w:themeFill="text2" w:themeFillTint="33"/>
            <w:tcPrChange w:id="3634" w:author="Batra Yogesh (EXT)" w:date="2018-04-13T12:38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7DFA7450" w14:textId="77777777" w:rsidR="00F144A9" w:rsidRPr="00C47BEF" w:rsidRDefault="00F144A9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41" w:type="pct"/>
            <w:tcPrChange w:id="3635" w:author="Batra Yogesh (EXT)" w:date="2018-04-13T12:38:00Z">
              <w:tcPr>
                <w:tcW w:w="3330" w:type="dxa"/>
              </w:tcPr>
            </w:tcPrChange>
          </w:tcPr>
          <w:p w14:paraId="0C4D0ED6" w14:textId="52A7A6B0" w:rsidR="00F144A9" w:rsidRPr="00C47BEF" w:rsidRDefault="00F144A9" w:rsidP="00911773">
            <w:pPr>
              <w:pStyle w:val="TableText"/>
              <w:keepNext/>
              <w:keepLines/>
              <w:ind w:left="360"/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1492" w:type="pct"/>
            <w:tcPrChange w:id="3636" w:author="Batra Yogesh (EXT)" w:date="2018-04-13T12:38:00Z">
              <w:tcPr>
                <w:tcW w:w="2700" w:type="dxa"/>
              </w:tcPr>
            </w:tcPrChange>
          </w:tcPr>
          <w:p w14:paraId="033EDF45" w14:textId="7792B7F2" w:rsidR="00F144A9" w:rsidRPr="00C47BEF" w:rsidRDefault="00F144A9" w:rsidP="00F144A9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pct"/>
            <w:tcPrChange w:id="3637" w:author="Batra Yogesh (EXT)" w:date="2018-04-13T12:38:00Z">
              <w:tcPr>
                <w:tcW w:w="2116" w:type="dxa"/>
              </w:tcPr>
            </w:tcPrChange>
          </w:tcPr>
          <w:p w14:paraId="1E07FE09" w14:textId="18EA823A" w:rsidR="00F144A9" w:rsidRPr="00C47BEF" w:rsidRDefault="00F144A9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F144A9" w:rsidRPr="00C47BEF" w14:paraId="0BAE583B" w14:textId="77777777" w:rsidTr="00C47BEF">
        <w:trPr>
          <w:cantSplit/>
          <w:trPrChange w:id="3638" w:author="Batra Yogesh (EXT)" w:date="2018-04-13T12:38:00Z">
            <w:trPr>
              <w:cantSplit/>
            </w:trPr>
          </w:trPrChange>
        </w:trPr>
        <w:tc>
          <w:tcPr>
            <w:tcW w:w="497" w:type="pct"/>
            <w:shd w:val="clear" w:color="auto" w:fill="C6D9F1" w:themeFill="text2" w:themeFillTint="33"/>
            <w:tcPrChange w:id="3639" w:author="Batra Yogesh (EXT)" w:date="2018-04-13T12:38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28F4540" w14:textId="77777777" w:rsidR="00F144A9" w:rsidRPr="00C47BEF" w:rsidRDefault="00F144A9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41" w:type="pct"/>
            <w:tcPrChange w:id="3640" w:author="Batra Yogesh (EXT)" w:date="2018-04-13T12:38:00Z">
              <w:tcPr>
                <w:tcW w:w="3330" w:type="dxa"/>
              </w:tcPr>
            </w:tcPrChange>
          </w:tcPr>
          <w:p w14:paraId="4D60537C" w14:textId="04B29DCF" w:rsidR="00F144A9" w:rsidRPr="00C47BEF" w:rsidRDefault="00F144A9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1492" w:type="pct"/>
            <w:tcPrChange w:id="3641" w:author="Batra Yogesh (EXT)" w:date="2018-04-13T12:38:00Z">
              <w:tcPr>
                <w:tcW w:w="2700" w:type="dxa"/>
              </w:tcPr>
            </w:tcPrChange>
          </w:tcPr>
          <w:p w14:paraId="036F8E79" w14:textId="10CE65B5" w:rsidR="00F144A9" w:rsidRPr="00C47BEF" w:rsidRDefault="00F144A9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</w:p>
        </w:tc>
        <w:tc>
          <w:tcPr>
            <w:tcW w:w="1170" w:type="pct"/>
            <w:tcPrChange w:id="3642" w:author="Batra Yogesh (EXT)" w:date="2018-04-13T12:38:00Z">
              <w:tcPr>
                <w:tcW w:w="2116" w:type="dxa"/>
              </w:tcPr>
            </w:tcPrChange>
          </w:tcPr>
          <w:p w14:paraId="69B97AF1" w14:textId="7FFF85F3" w:rsidR="00F144A9" w:rsidRPr="00C47BEF" w:rsidRDefault="00F144A9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F144A9" w:rsidRPr="00C47BEF" w14:paraId="0BAA3825" w14:textId="77777777" w:rsidTr="00C47BEF">
        <w:trPr>
          <w:cantSplit/>
          <w:trPrChange w:id="3643" w:author="Batra Yogesh (EXT)" w:date="2018-04-13T12:38:00Z">
            <w:trPr>
              <w:cantSplit/>
            </w:trPr>
          </w:trPrChange>
        </w:trPr>
        <w:tc>
          <w:tcPr>
            <w:tcW w:w="497" w:type="pct"/>
            <w:shd w:val="clear" w:color="auto" w:fill="C6D9F1" w:themeFill="text2" w:themeFillTint="33"/>
            <w:tcPrChange w:id="3644" w:author="Batra Yogesh (EXT)" w:date="2018-04-13T12:38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21" w14:textId="77777777" w:rsidR="00F144A9" w:rsidRPr="00C47BEF" w:rsidRDefault="00F144A9" w:rsidP="009D7887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</w:p>
        </w:tc>
        <w:tc>
          <w:tcPr>
            <w:tcW w:w="1841" w:type="pct"/>
            <w:shd w:val="clear" w:color="auto" w:fill="C6D9F1" w:themeFill="text2" w:themeFillTint="33"/>
            <w:tcPrChange w:id="3645" w:author="Batra Yogesh (EXT)" w:date="2018-04-13T12:38:00Z">
              <w:tcPr>
                <w:tcW w:w="3330" w:type="dxa"/>
                <w:shd w:val="clear" w:color="auto" w:fill="C6D9F1" w:themeFill="text2" w:themeFillTint="33"/>
              </w:tcPr>
            </w:tcPrChange>
          </w:tcPr>
          <w:p w14:paraId="0BAA3822" w14:textId="77777777" w:rsidR="00F144A9" w:rsidRPr="00C47BEF" w:rsidRDefault="00F144A9" w:rsidP="00D031E8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C47BEF">
              <w:rPr>
                <w:rFonts w:cs="Arial"/>
                <w:sz w:val="20"/>
              </w:rPr>
              <w:t>END OF USE CASE</w:t>
            </w:r>
          </w:p>
        </w:tc>
        <w:tc>
          <w:tcPr>
            <w:tcW w:w="1492" w:type="pct"/>
            <w:shd w:val="clear" w:color="auto" w:fill="C6D9F1" w:themeFill="text2" w:themeFillTint="33"/>
            <w:tcPrChange w:id="3646" w:author="Batra Yogesh (EXT)" w:date="2018-04-13T12:38:00Z">
              <w:tcPr>
                <w:tcW w:w="2700" w:type="dxa"/>
                <w:shd w:val="clear" w:color="auto" w:fill="C6D9F1" w:themeFill="text2" w:themeFillTint="33"/>
              </w:tcPr>
            </w:tcPrChange>
          </w:tcPr>
          <w:p w14:paraId="0BAA3823" w14:textId="77777777" w:rsidR="00F144A9" w:rsidRPr="00C47BEF" w:rsidRDefault="00F144A9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170" w:type="pct"/>
            <w:shd w:val="clear" w:color="auto" w:fill="C6D9F1" w:themeFill="text2" w:themeFillTint="33"/>
            <w:tcPrChange w:id="3647" w:author="Batra Yogesh (EXT)" w:date="2018-04-13T12:38:00Z">
              <w:tcPr>
                <w:tcW w:w="2116" w:type="dxa"/>
                <w:shd w:val="clear" w:color="auto" w:fill="C6D9F1" w:themeFill="text2" w:themeFillTint="33"/>
              </w:tcPr>
            </w:tcPrChange>
          </w:tcPr>
          <w:p w14:paraId="0BAA3824" w14:textId="77777777" w:rsidR="00F144A9" w:rsidRPr="00C47BEF" w:rsidRDefault="00F144A9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826" w14:textId="77777777" w:rsidR="00C13B91" w:rsidRPr="00C47BEF" w:rsidRDefault="00C13B91" w:rsidP="009601B2">
      <w:pPr>
        <w:rPr>
          <w:rFonts w:cs="Arial"/>
          <w:b/>
          <w:iCs/>
          <w:sz w:val="20"/>
          <w:szCs w:val="28"/>
        </w:rPr>
      </w:pPr>
    </w:p>
    <w:p w14:paraId="0BAA3827" w14:textId="77777777" w:rsidR="00543D6E" w:rsidRPr="00C47BEF" w:rsidRDefault="00543D6E" w:rsidP="00A902A5">
      <w:pPr>
        <w:rPr>
          <w:rFonts w:cs="Arial"/>
        </w:rPr>
      </w:pPr>
    </w:p>
    <w:p w14:paraId="0BAA3828" w14:textId="77777777" w:rsidR="003D41D8" w:rsidRPr="00C47BEF" w:rsidRDefault="001516B9" w:rsidP="003D41D8">
      <w:pPr>
        <w:pStyle w:val="Heading1"/>
      </w:pPr>
      <w:bookmarkStart w:id="3648" w:name="_Toc501465367"/>
      <w:r w:rsidRPr="00C47BEF">
        <w:t>Exception</w:t>
      </w:r>
      <w:r w:rsidR="00BF2F96" w:rsidRPr="00C47BEF">
        <w:t>s</w:t>
      </w:r>
      <w:bookmarkEnd w:id="3648"/>
    </w:p>
    <w:p w14:paraId="0BAA3829" w14:textId="2906BD66" w:rsidR="001516B9" w:rsidRPr="00C47BEF" w:rsidRDefault="00E71304" w:rsidP="00447470">
      <w:pPr>
        <w:pStyle w:val="Heading2"/>
      </w:pPr>
      <w:bookmarkStart w:id="3649" w:name="_Toc501465368"/>
      <w:r w:rsidRPr="00C47BEF">
        <w:t>List of Common Issues/Errors</w:t>
      </w:r>
      <w:bookmarkEnd w:id="3649"/>
    </w:p>
    <w:p w14:paraId="0BAA382A" w14:textId="6605AC92" w:rsidR="001516B9" w:rsidRPr="00C47BEF" w:rsidRDefault="009D157E" w:rsidP="001516B9">
      <w:pPr>
        <w:rPr>
          <w:rFonts w:cs="Arial"/>
        </w:rPr>
      </w:pPr>
      <w:r w:rsidRPr="00C47BEF">
        <w:rPr>
          <w:rFonts w:cs="Arial"/>
        </w:rPr>
        <w:t>Not aware of any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650" w:author="Batra Yogesh (EXT)" w:date="2018-04-13T12:38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367"/>
        <w:gridCol w:w="4708"/>
        <w:gridCol w:w="5621"/>
        <w:gridCol w:w="1974"/>
        <w:tblGridChange w:id="3651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C47BEF" w14:paraId="0BAA382F" w14:textId="77777777" w:rsidTr="00C47BEF">
        <w:trPr>
          <w:cantSplit/>
          <w:tblHeader/>
          <w:trPrChange w:id="3652" w:author="Batra Yogesh (EXT)" w:date="2018-04-13T12:38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3653" w:author="Batra Yogesh (EXT)" w:date="2018-04-13T12:38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C47BEF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3654" w:author="Batra Yogesh (EXT)" w:date="2018-04-13T12:38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C47BEF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C47BEF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3655" w:author="Batra Yogesh (EXT)" w:date="2018-04-13T12:38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C47BEF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C47BEF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3656" w:author="Batra Yogesh (EXT)" w:date="2018-04-13T12:38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C47BEF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C47BEF" w14:paraId="0BAA3834" w14:textId="77777777" w:rsidTr="00C47BEF">
        <w:trPr>
          <w:cantSplit/>
          <w:trPrChange w:id="3657" w:author="Batra Yogesh (EXT)" w:date="2018-04-13T12:38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658" w:author="Batra Yogesh (EXT)" w:date="2018-04-13T12:38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C47BEF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659" w:author="Batra Yogesh (EXT)" w:date="2018-04-13T12:38:00Z">
              <w:tcPr>
                <w:tcW w:w="2790" w:type="dxa"/>
              </w:tcPr>
            </w:tcPrChange>
          </w:tcPr>
          <w:p w14:paraId="0BAA3831" w14:textId="77777777" w:rsidR="001516B9" w:rsidRPr="00C47BEF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660" w:author="Batra Yogesh (EXT)" w:date="2018-04-13T12:38:00Z">
              <w:tcPr>
                <w:tcW w:w="3330" w:type="dxa"/>
              </w:tcPr>
            </w:tcPrChange>
          </w:tcPr>
          <w:p w14:paraId="0BAA3832" w14:textId="77777777" w:rsidR="001516B9" w:rsidRPr="00C47BEF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661" w:author="Batra Yogesh (EXT)" w:date="2018-04-13T12:38:00Z">
              <w:tcPr>
                <w:tcW w:w="1170" w:type="dxa"/>
              </w:tcPr>
            </w:tcPrChange>
          </w:tcPr>
          <w:p w14:paraId="0BAA3833" w14:textId="77777777" w:rsidR="001516B9" w:rsidRPr="00C47BEF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C47BEF" w14:paraId="0BAA3839" w14:textId="77777777" w:rsidTr="00C47BEF">
        <w:trPr>
          <w:cantSplit/>
          <w:trHeight w:val="341"/>
          <w:trPrChange w:id="3662" w:author="Batra Yogesh (EXT)" w:date="2018-04-13T12:38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663" w:author="Batra Yogesh (EXT)" w:date="2018-04-13T12:38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C47BEF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664" w:author="Batra Yogesh (EXT)" w:date="2018-04-13T12:38:00Z">
              <w:tcPr>
                <w:tcW w:w="2790" w:type="dxa"/>
              </w:tcPr>
            </w:tcPrChange>
          </w:tcPr>
          <w:p w14:paraId="0BAA3836" w14:textId="77777777" w:rsidR="000A438C" w:rsidRPr="00C47BEF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665" w:author="Batra Yogesh (EXT)" w:date="2018-04-13T12:38:00Z">
              <w:tcPr>
                <w:tcW w:w="3330" w:type="dxa"/>
              </w:tcPr>
            </w:tcPrChange>
          </w:tcPr>
          <w:p w14:paraId="0BAA3837" w14:textId="77777777" w:rsidR="000A438C" w:rsidRPr="00C47BEF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666" w:author="Batra Yogesh (EXT)" w:date="2018-04-13T12:38:00Z">
              <w:tcPr>
                <w:tcW w:w="1170" w:type="dxa"/>
              </w:tcPr>
            </w:tcPrChange>
          </w:tcPr>
          <w:p w14:paraId="0BAA3838" w14:textId="77777777" w:rsidR="000A438C" w:rsidRPr="00C47BEF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C47BEF" w14:paraId="0BAA383E" w14:textId="77777777" w:rsidTr="00C47BEF">
        <w:trPr>
          <w:cantSplit/>
          <w:trHeight w:val="341"/>
          <w:trPrChange w:id="3667" w:author="Batra Yogesh (EXT)" w:date="2018-04-13T12:38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668" w:author="Batra Yogesh (EXT)" w:date="2018-04-13T12:38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C47BEF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669" w:author="Batra Yogesh (EXT)" w:date="2018-04-13T12:38:00Z">
              <w:tcPr>
                <w:tcW w:w="2790" w:type="dxa"/>
              </w:tcPr>
            </w:tcPrChange>
          </w:tcPr>
          <w:p w14:paraId="0BAA383B" w14:textId="77777777" w:rsidR="000A438C" w:rsidRPr="00C47BEF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670" w:author="Batra Yogesh (EXT)" w:date="2018-04-13T12:38:00Z">
              <w:tcPr>
                <w:tcW w:w="3330" w:type="dxa"/>
              </w:tcPr>
            </w:tcPrChange>
          </w:tcPr>
          <w:p w14:paraId="0BAA383C" w14:textId="77777777" w:rsidR="000A438C" w:rsidRPr="00C47BEF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671" w:author="Batra Yogesh (EXT)" w:date="2018-04-13T12:38:00Z">
              <w:tcPr>
                <w:tcW w:w="1170" w:type="dxa"/>
              </w:tcPr>
            </w:tcPrChange>
          </w:tcPr>
          <w:p w14:paraId="0BAA383D" w14:textId="77777777" w:rsidR="000A438C" w:rsidRPr="00C47BEF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416054B" w:rsidR="00E77205" w:rsidRPr="00C47BEF" w:rsidRDefault="00E77205" w:rsidP="00BF2F96">
      <w:pPr>
        <w:rPr>
          <w:rFonts w:cs="Arial"/>
          <w:i/>
        </w:rPr>
      </w:pPr>
    </w:p>
    <w:p w14:paraId="0BD5F520" w14:textId="671926CA" w:rsidR="00677DC4" w:rsidRPr="00C47BEF" w:rsidRDefault="00677DC4" w:rsidP="00BF2F96">
      <w:pPr>
        <w:rPr>
          <w:rFonts w:cs="Arial"/>
          <w:i/>
        </w:rPr>
      </w:pPr>
    </w:p>
    <w:p w14:paraId="12B445D5" w14:textId="247F27FB" w:rsidR="00677DC4" w:rsidRPr="00C47BEF" w:rsidRDefault="00677DC4" w:rsidP="00677DC4">
      <w:pPr>
        <w:pStyle w:val="Heading2"/>
        <w:numPr>
          <w:ilvl w:val="0"/>
          <w:numId w:val="0"/>
        </w:numPr>
        <w:ind w:left="576" w:hanging="576"/>
        <w:rPr>
          <w:rPrChange w:id="3672" w:author="Batra Yogesh (EXT)" w:date="2018-04-13T12:36:00Z">
            <w:rPr>
              <w:rFonts w:ascii="Century Gothic" w:hAnsi="Century Gothic"/>
            </w:rPr>
          </w:rPrChange>
        </w:rPr>
      </w:pPr>
      <w:bookmarkStart w:id="3673" w:name="_Toc472065736"/>
      <w:bookmarkStart w:id="3674" w:name="_Toc495780355"/>
      <w:bookmarkStart w:id="3675" w:name="_Toc501465369"/>
      <w:r w:rsidRPr="00C47BEF">
        <w:rPr>
          <w:rPrChange w:id="3676" w:author="Batra Yogesh (EXT)" w:date="2018-04-13T12:36:00Z">
            <w:rPr>
              <w:rFonts w:ascii="Century Gothic" w:hAnsi="Century Gothic"/>
            </w:rPr>
          </w:rPrChange>
        </w:rPr>
        <w:t>5. Business Rules:</w:t>
      </w:r>
      <w:bookmarkEnd w:id="3673"/>
      <w:bookmarkEnd w:id="3674"/>
      <w:bookmarkEnd w:id="3675"/>
      <w:r w:rsidRPr="00C47BEF">
        <w:rPr>
          <w:rPrChange w:id="3677" w:author="Batra Yogesh (EXT)" w:date="2018-04-13T12:36:00Z">
            <w:rPr>
              <w:rFonts w:ascii="Century Gothic" w:hAnsi="Century Gothic"/>
            </w:rPr>
          </w:rPrChange>
        </w:rPr>
        <w:t xml:space="preserve">  </w:t>
      </w:r>
    </w:p>
    <w:tbl>
      <w:tblPr>
        <w:tblStyle w:val="TableGrid"/>
        <w:tblW w:w="5000" w:type="pct"/>
        <w:tblLook w:val="01E0" w:firstRow="1" w:lastRow="1" w:firstColumn="1" w:lastColumn="1" w:noHBand="0" w:noVBand="0"/>
        <w:tblPrChange w:id="3678" w:author="Batra Yogesh (EXT)" w:date="2018-04-13T12:38:00Z">
          <w:tblPr>
            <w:tblStyle w:val="TableGrid"/>
            <w:tblW w:w="0" w:type="auto"/>
            <w:tblInd w:w="1368" w:type="dxa"/>
            <w:tblLook w:val="01E0" w:firstRow="1" w:lastRow="1" w:firstColumn="1" w:lastColumn="1" w:noHBand="0" w:noVBand="0"/>
          </w:tblPr>
        </w:tblPrChange>
      </w:tblPr>
      <w:tblGrid>
        <w:gridCol w:w="1824"/>
        <w:gridCol w:w="6378"/>
        <w:gridCol w:w="5468"/>
        <w:tblGridChange w:id="3679">
          <w:tblGrid>
            <w:gridCol w:w="1080"/>
            <w:gridCol w:w="3780"/>
            <w:gridCol w:w="3240"/>
          </w:tblGrid>
        </w:tblGridChange>
      </w:tblGrid>
      <w:tr w:rsidR="00677DC4" w:rsidRPr="00C47BEF" w14:paraId="41E1598D" w14:textId="77777777" w:rsidTr="00700253">
        <w:trPr>
          <w:cantSplit/>
          <w:tblHeader/>
          <w:trPrChange w:id="3680" w:author="Batra Yogesh (EXT)" w:date="2018-04-13T12:38:00Z">
            <w:trPr>
              <w:cantSplit/>
              <w:tblHeader/>
            </w:trPr>
          </w:trPrChange>
        </w:trPr>
        <w:tc>
          <w:tcPr>
            <w:tcW w:w="667" w:type="pct"/>
            <w:tcPrChange w:id="3681" w:author="Batra Yogesh (EXT)" w:date="2018-04-13T12:38:00Z">
              <w:tcPr>
                <w:tcW w:w="1080" w:type="dxa"/>
              </w:tcPr>
            </w:tcPrChange>
          </w:tcPr>
          <w:p w14:paraId="28E7AC69" w14:textId="77777777" w:rsidR="00677DC4" w:rsidRPr="00C47BEF" w:rsidRDefault="00677DC4" w:rsidP="001B0D41">
            <w:pPr>
              <w:jc w:val="center"/>
              <w:rPr>
                <w:rFonts w:cs="Arial"/>
                <w:sz w:val="20"/>
                <w:szCs w:val="20"/>
                <w:rPrChange w:id="3682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C47BEF">
              <w:rPr>
                <w:rFonts w:cs="Arial"/>
                <w:sz w:val="20"/>
                <w:szCs w:val="20"/>
                <w:rPrChange w:id="3683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Business Rule</w:t>
            </w:r>
          </w:p>
        </w:tc>
        <w:tc>
          <w:tcPr>
            <w:tcW w:w="2333" w:type="pct"/>
            <w:tcPrChange w:id="3684" w:author="Batra Yogesh (EXT)" w:date="2018-04-13T12:38:00Z">
              <w:tcPr>
                <w:tcW w:w="3780" w:type="dxa"/>
              </w:tcPr>
            </w:tcPrChange>
          </w:tcPr>
          <w:p w14:paraId="5ACDFC2E" w14:textId="77777777" w:rsidR="00677DC4" w:rsidRPr="00C47BEF" w:rsidRDefault="00677DC4" w:rsidP="001B0D41">
            <w:pPr>
              <w:jc w:val="center"/>
              <w:rPr>
                <w:rFonts w:cs="Arial"/>
                <w:sz w:val="20"/>
                <w:szCs w:val="20"/>
                <w:rPrChange w:id="3685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C47BEF">
              <w:rPr>
                <w:rFonts w:cs="Arial"/>
                <w:sz w:val="20"/>
                <w:szCs w:val="20"/>
                <w:rPrChange w:id="3686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Data Elements</w:t>
            </w:r>
          </w:p>
        </w:tc>
        <w:tc>
          <w:tcPr>
            <w:tcW w:w="2000" w:type="pct"/>
            <w:tcPrChange w:id="3687" w:author="Batra Yogesh (EXT)" w:date="2018-04-13T12:38:00Z">
              <w:tcPr>
                <w:tcW w:w="3240" w:type="dxa"/>
              </w:tcPr>
            </w:tcPrChange>
          </w:tcPr>
          <w:p w14:paraId="2B5047DB" w14:textId="77777777" w:rsidR="00677DC4" w:rsidRPr="00C47BEF" w:rsidRDefault="00677DC4" w:rsidP="001B0D41">
            <w:pPr>
              <w:jc w:val="center"/>
              <w:rPr>
                <w:rFonts w:cs="Arial"/>
                <w:sz w:val="20"/>
                <w:szCs w:val="20"/>
                <w:rPrChange w:id="3688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C47BEF">
              <w:rPr>
                <w:rFonts w:cs="Arial"/>
                <w:sz w:val="20"/>
                <w:szCs w:val="20"/>
                <w:rPrChange w:id="3689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Description</w:t>
            </w:r>
          </w:p>
        </w:tc>
      </w:tr>
      <w:tr w:rsidR="00677DC4" w:rsidRPr="00C47BEF" w14:paraId="37E51CE9" w14:textId="77777777" w:rsidTr="00700253">
        <w:trPr>
          <w:cantSplit/>
          <w:trHeight w:val="1277"/>
          <w:tblHeader/>
          <w:trPrChange w:id="3690" w:author="Batra Yogesh (EXT)" w:date="2018-04-13T12:38:00Z">
            <w:trPr>
              <w:cantSplit/>
              <w:trHeight w:val="1277"/>
              <w:tblHeader/>
            </w:trPr>
          </w:trPrChange>
        </w:trPr>
        <w:tc>
          <w:tcPr>
            <w:tcW w:w="667" w:type="pct"/>
            <w:tcPrChange w:id="3691" w:author="Batra Yogesh (EXT)" w:date="2018-04-13T12:38:00Z">
              <w:tcPr>
                <w:tcW w:w="1080" w:type="dxa"/>
              </w:tcPr>
            </w:tcPrChange>
          </w:tcPr>
          <w:p w14:paraId="7D354A83" w14:textId="77777777" w:rsidR="00677DC4" w:rsidRPr="00C47BEF" w:rsidRDefault="00677DC4" w:rsidP="001B0D41">
            <w:pPr>
              <w:rPr>
                <w:rFonts w:cs="Arial"/>
                <w:sz w:val="20"/>
                <w:szCs w:val="20"/>
                <w:rPrChange w:id="3692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C47BEF">
              <w:rPr>
                <w:rFonts w:cs="Arial"/>
                <w:sz w:val="20"/>
                <w:szCs w:val="20"/>
                <w:rPrChange w:id="3693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BR.1</w:t>
            </w:r>
          </w:p>
        </w:tc>
        <w:tc>
          <w:tcPr>
            <w:tcW w:w="2333" w:type="pct"/>
            <w:tcPrChange w:id="3694" w:author="Batra Yogesh (EXT)" w:date="2018-04-13T12:38:00Z">
              <w:tcPr>
                <w:tcW w:w="3780" w:type="dxa"/>
              </w:tcPr>
            </w:tcPrChange>
          </w:tcPr>
          <w:p w14:paraId="0078910F" w14:textId="77777777" w:rsidR="00677DC4" w:rsidRPr="00C47BEF" w:rsidRDefault="00677DC4" w:rsidP="001B0D41">
            <w:pPr>
              <w:tabs>
                <w:tab w:val="num" w:pos="1440"/>
              </w:tabs>
              <w:rPr>
                <w:rFonts w:cs="Arial"/>
                <w:sz w:val="20"/>
                <w:rPrChange w:id="3695" w:author="Batra Yogesh (EXT)" w:date="2018-04-13T12:36:00Z">
                  <w:rPr>
                    <w:rFonts w:ascii="Century Gothic" w:hAnsi="Century Gothic"/>
                    <w:sz w:val="20"/>
                  </w:rPr>
                </w:rPrChange>
              </w:rPr>
            </w:pPr>
            <w:r w:rsidRPr="00C47BEF">
              <w:rPr>
                <w:rFonts w:cs="Arial"/>
                <w:sz w:val="20"/>
                <w:rPrChange w:id="3696" w:author="Batra Yogesh (EXT)" w:date="2018-04-13T12:36:00Z">
                  <w:rPr>
                    <w:rFonts w:ascii="Century Gothic" w:hAnsi="Century Gothic"/>
                    <w:sz w:val="20"/>
                  </w:rPr>
                </w:rPrChange>
              </w:rPr>
              <w:t>NA</w:t>
            </w:r>
          </w:p>
        </w:tc>
        <w:tc>
          <w:tcPr>
            <w:tcW w:w="2000" w:type="pct"/>
            <w:tcPrChange w:id="3697" w:author="Batra Yogesh (EXT)" w:date="2018-04-13T12:38:00Z">
              <w:tcPr>
                <w:tcW w:w="3240" w:type="dxa"/>
              </w:tcPr>
            </w:tcPrChange>
          </w:tcPr>
          <w:p w14:paraId="2C619D87" w14:textId="77777777" w:rsidR="00677DC4" w:rsidRPr="00C47BEF" w:rsidRDefault="00677DC4" w:rsidP="001B0D41">
            <w:pPr>
              <w:keepNext/>
              <w:keepLines/>
              <w:rPr>
                <w:rFonts w:cs="Arial"/>
                <w:sz w:val="20"/>
                <w:szCs w:val="20"/>
                <w:rPrChange w:id="3698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C47BEF">
              <w:rPr>
                <w:rFonts w:cs="Arial"/>
                <w:sz w:val="20"/>
                <w:szCs w:val="20"/>
                <w:rPrChange w:id="3699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 xml:space="preserve">User should only be able to see Hierarchy information for his/her own area.  </w:t>
            </w:r>
          </w:p>
        </w:tc>
      </w:tr>
      <w:tr w:rsidR="00677DC4" w:rsidRPr="00C47BEF" w14:paraId="02BEC507" w14:textId="77777777" w:rsidTr="00700253">
        <w:trPr>
          <w:cantSplit/>
          <w:trHeight w:val="1277"/>
          <w:tblHeader/>
          <w:trPrChange w:id="3700" w:author="Batra Yogesh (EXT)" w:date="2018-04-13T12:38:00Z">
            <w:trPr>
              <w:cantSplit/>
              <w:trHeight w:val="1277"/>
              <w:tblHeader/>
            </w:trPr>
          </w:trPrChange>
        </w:trPr>
        <w:tc>
          <w:tcPr>
            <w:tcW w:w="667" w:type="pct"/>
            <w:tcPrChange w:id="3701" w:author="Batra Yogesh (EXT)" w:date="2018-04-13T12:38:00Z">
              <w:tcPr>
                <w:tcW w:w="1080" w:type="dxa"/>
              </w:tcPr>
            </w:tcPrChange>
          </w:tcPr>
          <w:p w14:paraId="6B92E5F4" w14:textId="77777777" w:rsidR="00677DC4" w:rsidRPr="00C47BEF" w:rsidRDefault="00677DC4" w:rsidP="001B0D41">
            <w:pPr>
              <w:rPr>
                <w:rFonts w:cs="Arial"/>
                <w:sz w:val="20"/>
                <w:szCs w:val="20"/>
                <w:rPrChange w:id="3702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C47BEF">
              <w:rPr>
                <w:rFonts w:cs="Arial"/>
                <w:sz w:val="20"/>
                <w:szCs w:val="20"/>
                <w:rPrChange w:id="3703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BR.2</w:t>
            </w:r>
          </w:p>
        </w:tc>
        <w:tc>
          <w:tcPr>
            <w:tcW w:w="2333" w:type="pct"/>
            <w:tcPrChange w:id="3704" w:author="Batra Yogesh (EXT)" w:date="2018-04-13T12:38:00Z">
              <w:tcPr>
                <w:tcW w:w="3780" w:type="dxa"/>
              </w:tcPr>
            </w:tcPrChange>
          </w:tcPr>
          <w:p w14:paraId="7D8CB8EC" w14:textId="77777777" w:rsidR="00677DC4" w:rsidRPr="00C47BEF" w:rsidRDefault="00677DC4" w:rsidP="001B0D41">
            <w:pPr>
              <w:tabs>
                <w:tab w:val="num" w:pos="1440"/>
              </w:tabs>
              <w:rPr>
                <w:rFonts w:cs="Arial"/>
                <w:sz w:val="20"/>
                <w:rPrChange w:id="3705" w:author="Batra Yogesh (EXT)" w:date="2018-04-13T12:36:00Z">
                  <w:rPr>
                    <w:rFonts w:ascii="Century Gothic" w:hAnsi="Century Gothic"/>
                    <w:sz w:val="20"/>
                  </w:rPr>
                </w:rPrChange>
              </w:rPr>
            </w:pPr>
            <w:r w:rsidRPr="00C47BEF">
              <w:rPr>
                <w:rFonts w:cs="Arial"/>
                <w:sz w:val="20"/>
                <w:rPrChange w:id="3706" w:author="Batra Yogesh (EXT)" w:date="2018-04-13T12:36:00Z">
                  <w:rPr>
                    <w:rFonts w:ascii="Century Gothic" w:hAnsi="Century Gothic"/>
                    <w:sz w:val="20"/>
                  </w:rPr>
                </w:rPrChange>
              </w:rPr>
              <w:t>Daytime</w:t>
            </w:r>
          </w:p>
        </w:tc>
        <w:tc>
          <w:tcPr>
            <w:tcW w:w="2000" w:type="pct"/>
            <w:tcPrChange w:id="3707" w:author="Batra Yogesh (EXT)" w:date="2018-04-13T12:38:00Z">
              <w:tcPr>
                <w:tcW w:w="3240" w:type="dxa"/>
              </w:tcPr>
            </w:tcPrChange>
          </w:tcPr>
          <w:p w14:paraId="1A9F3C88" w14:textId="77777777" w:rsidR="00677DC4" w:rsidRPr="00C47BEF" w:rsidRDefault="00677DC4" w:rsidP="001B0D41">
            <w:pPr>
              <w:keepNext/>
              <w:keepLines/>
              <w:rPr>
                <w:rFonts w:cs="Arial"/>
                <w:sz w:val="20"/>
                <w:szCs w:val="20"/>
                <w:rPrChange w:id="3708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C47BEF">
              <w:rPr>
                <w:rFonts w:cs="Arial"/>
                <w:sz w:val="20"/>
                <w:szCs w:val="20"/>
                <w:rPrChange w:id="3709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The start date cannot be greater than the current calendar date.</w:t>
            </w:r>
          </w:p>
          <w:p w14:paraId="69E1FE8D" w14:textId="77777777" w:rsidR="00677DC4" w:rsidRPr="00C47BEF" w:rsidRDefault="00677DC4" w:rsidP="001B0D41">
            <w:pPr>
              <w:keepNext/>
              <w:keepLines/>
              <w:rPr>
                <w:rFonts w:cs="Arial"/>
                <w:sz w:val="20"/>
                <w:szCs w:val="20"/>
                <w:rPrChange w:id="3710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  <w:p w14:paraId="1DEF5C90" w14:textId="77777777" w:rsidR="00677DC4" w:rsidRPr="00C47BEF" w:rsidRDefault="00677DC4" w:rsidP="001B0D41">
            <w:pPr>
              <w:keepNext/>
              <w:keepLines/>
              <w:rPr>
                <w:rFonts w:cs="Arial"/>
                <w:sz w:val="20"/>
                <w:szCs w:val="20"/>
                <w:rPrChange w:id="3711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  <w:r w:rsidRPr="00C47BEF">
              <w:rPr>
                <w:rFonts w:cs="Arial"/>
                <w:sz w:val="20"/>
                <w:szCs w:val="20"/>
                <w:rPrChange w:id="3712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  <w:t>Date format is yyyy-mm-dd  hh:mm</w:t>
            </w:r>
          </w:p>
        </w:tc>
      </w:tr>
      <w:tr w:rsidR="00677DC4" w:rsidRPr="00C47BEF" w14:paraId="5E8F53DA" w14:textId="77777777" w:rsidTr="00700253">
        <w:trPr>
          <w:cantSplit/>
          <w:trHeight w:val="1277"/>
          <w:tblHeader/>
          <w:trPrChange w:id="3713" w:author="Batra Yogesh (EXT)" w:date="2018-04-13T12:38:00Z">
            <w:trPr>
              <w:cantSplit/>
              <w:trHeight w:val="1277"/>
              <w:tblHeader/>
            </w:trPr>
          </w:trPrChange>
        </w:trPr>
        <w:tc>
          <w:tcPr>
            <w:tcW w:w="667" w:type="pct"/>
            <w:tcPrChange w:id="3714" w:author="Batra Yogesh (EXT)" w:date="2018-04-13T12:38:00Z">
              <w:tcPr>
                <w:tcW w:w="1080" w:type="dxa"/>
              </w:tcPr>
            </w:tcPrChange>
          </w:tcPr>
          <w:p w14:paraId="6B99404F" w14:textId="77777777" w:rsidR="00677DC4" w:rsidRPr="00C47BEF" w:rsidRDefault="00677DC4" w:rsidP="001B0D41">
            <w:pPr>
              <w:rPr>
                <w:rFonts w:cs="Arial"/>
                <w:sz w:val="20"/>
                <w:szCs w:val="20"/>
                <w:rPrChange w:id="3715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</w:tc>
        <w:tc>
          <w:tcPr>
            <w:tcW w:w="2333" w:type="pct"/>
            <w:tcPrChange w:id="3716" w:author="Batra Yogesh (EXT)" w:date="2018-04-13T12:38:00Z">
              <w:tcPr>
                <w:tcW w:w="3780" w:type="dxa"/>
              </w:tcPr>
            </w:tcPrChange>
          </w:tcPr>
          <w:p w14:paraId="7144FB54" w14:textId="77777777" w:rsidR="00677DC4" w:rsidRPr="00C47BEF" w:rsidRDefault="00677DC4" w:rsidP="001B0D41">
            <w:pPr>
              <w:tabs>
                <w:tab w:val="num" w:pos="1440"/>
              </w:tabs>
              <w:rPr>
                <w:rFonts w:cs="Arial"/>
                <w:b/>
                <w:bCs/>
                <w:sz w:val="20"/>
                <w:rPrChange w:id="3717" w:author="Batra Yogesh (EXT)" w:date="2018-04-13T12:36:00Z">
                  <w:rPr>
                    <w:rFonts w:ascii="Century Gothic" w:hAnsi="Century Gothic"/>
                    <w:b/>
                    <w:bCs/>
                    <w:sz w:val="20"/>
                  </w:rPr>
                </w:rPrChange>
              </w:rPr>
            </w:pPr>
          </w:p>
        </w:tc>
        <w:tc>
          <w:tcPr>
            <w:tcW w:w="2000" w:type="pct"/>
            <w:tcPrChange w:id="3718" w:author="Batra Yogesh (EXT)" w:date="2018-04-13T12:38:00Z">
              <w:tcPr>
                <w:tcW w:w="3240" w:type="dxa"/>
              </w:tcPr>
            </w:tcPrChange>
          </w:tcPr>
          <w:p w14:paraId="7E6AB42E" w14:textId="77777777" w:rsidR="00677DC4" w:rsidRPr="00C47BEF" w:rsidRDefault="00677DC4" w:rsidP="001B0D41">
            <w:pPr>
              <w:keepNext/>
              <w:keepLines/>
              <w:rPr>
                <w:rFonts w:cs="Arial"/>
                <w:sz w:val="20"/>
                <w:szCs w:val="20"/>
                <w:rPrChange w:id="3719" w:author="Batra Yogesh (EXT)" w:date="2018-04-13T12:36:00Z">
                  <w:rPr>
                    <w:rFonts w:ascii="Century Gothic" w:hAnsi="Century Gothic"/>
                    <w:sz w:val="20"/>
                    <w:szCs w:val="20"/>
                  </w:rPr>
                </w:rPrChange>
              </w:rPr>
            </w:pPr>
          </w:p>
        </w:tc>
      </w:tr>
    </w:tbl>
    <w:p w14:paraId="3B90B7E0" w14:textId="77777777" w:rsidR="00677DC4" w:rsidRPr="00C47BEF" w:rsidRDefault="00677DC4" w:rsidP="00677DC4">
      <w:pPr>
        <w:ind w:left="576"/>
        <w:rPr>
          <w:rFonts w:cs="Arial"/>
          <w:i/>
          <w:rPrChange w:id="3720" w:author="Batra Yogesh (EXT)" w:date="2018-04-13T12:36:00Z">
            <w:rPr>
              <w:rFonts w:ascii="Century Gothic" w:hAnsi="Century Gothic"/>
              <w:i/>
            </w:rPr>
          </w:rPrChange>
        </w:rPr>
      </w:pPr>
    </w:p>
    <w:p w14:paraId="4AF20B31" w14:textId="77777777" w:rsidR="00677DC4" w:rsidRPr="00C47BEF" w:rsidRDefault="00677DC4" w:rsidP="00BF2F96">
      <w:pPr>
        <w:rPr>
          <w:rFonts w:cs="Arial"/>
          <w:i/>
        </w:rPr>
      </w:pPr>
    </w:p>
    <w:sectPr w:rsidR="00677DC4" w:rsidRPr="00C47BEF" w:rsidSect="00FC1B6D">
      <w:footerReference w:type="even" r:id="rId20"/>
      <w:pgSz w:w="15840" w:h="12240" w:orient="landscape" w:code="1"/>
      <w:pgMar w:top="1440" w:right="144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FBA24A" w14:textId="77777777" w:rsidR="00DA3D45" w:rsidRDefault="00DA3D45">
      <w:r>
        <w:separator/>
      </w:r>
    </w:p>
  </w:endnote>
  <w:endnote w:type="continuationSeparator" w:id="0">
    <w:p w14:paraId="41AD03A4" w14:textId="77777777" w:rsidR="00DA3D45" w:rsidRDefault="00DA3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F535D4" w14:textId="77777777" w:rsidR="00F45857" w:rsidRDefault="00F458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4B7CC049" w:rsidR="001B0D41" w:rsidRDefault="001B0D41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F246FA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F2457A" w14:textId="77777777" w:rsidR="00F45857" w:rsidRDefault="00F4585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1B0D41" w:rsidRDefault="001B0D4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1B0D41" w:rsidRDefault="001B0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C25283" w14:textId="77777777" w:rsidR="00DA3D45" w:rsidRDefault="00DA3D45">
      <w:r>
        <w:separator/>
      </w:r>
    </w:p>
  </w:footnote>
  <w:footnote w:type="continuationSeparator" w:id="0">
    <w:p w14:paraId="5809217A" w14:textId="77777777" w:rsidR="00DA3D45" w:rsidRDefault="00DA3D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887013" w14:textId="77777777" w:rsidR="00F45857" w:rsidRDefault="00F458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9" w14:textId="5E1C7CA6" w:rsidR="001B0D41" w:rsidRPr="00D730E7" w:rsidRDefault="001B0D41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b/>
        <w:color w:val="3399FF"/>
      </w:rPr>
      <w:t>BKK_UC16 – Enter Equipment Event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DDD8FB" w14:textId="77777777" w:rsidR="00F45857" w:rsidRDefault="00F458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53933"/>
    <w:multiLevelType w:val="hybridMultilevel"/>
    <w:tmpl w:val="148E1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92E9A"/>
    <w:multiLevelType w:val="hybridMultilevel"/>
    <w:tmpl w:val="03CA9B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94659D"/>
    <w:multiLevelType w:val="hybridMultilevel"/>
    <w:tmpl w:val="F0FC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635BE"/>
    <w:multiLevelType w:val="hybridMultilevel"/>
    <w:tmpl w:val="E5185D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6767B7"/>
    <w:multiLevelType w:val="hybridMultilevel"/>
    <w:tmpl w:val="5DF4EB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550EE"/>
    <w:multiLevelType w:val="hybridMultilevel"/>
    <w:tmpl w:val="F6D28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B096C"/>
    <w:multiLevelType w:val="hybridMultilevel"/>
    <w:tmpl w:val="267A84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14637"/>
    <w:multiLevelType w:val="hybridMultilevel"/>
    <w:tmpl w:val="118460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865982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43838A3"/>
    <w:multiLevelType w:val="hybridMultilevel"/>
    <w:tmpl w:val="2B76D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F643B3"/>
    <w:multiLevelType w:val="hybridMultilevel"/>
    <w:tmpl w:val="FA2AB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147DE"/>
    <w:multiLevelType w:val="hybridMultilevel"/>
    <w:tmpl w:val="FCDC3F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6041E0"/>
    <w:multiLevelType w:val="hybridMultilevel"/>
    <w:tmpl w:val="05586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08368E"/>
    <w:multiLevelType w:val="hybridMultilevel"/>
    <w:tmpl w:val="415E0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3F11EE"/>
    <w:multiLevelType w:val="hybridMultilevel"/>
    <w:tmpl w:val="98E411B2"/>
    <w:lvl w:ilvl="0" w:tplc="04090005">
      <w:start w:val="1"/>
      <w:numFmt w:val="bullet"/>
      <w:lvlText w:val="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</w:rPr>
    </w:lvl>
    <w:lvl w:ilvl="1" w:tplc="619ADA60">
      <w:start w:val="1"/>
      <w:numFmt w:val="decimal"/>
      <w:lvlText w:val="%2."/>
      <w:lvlJc w:val="left"/>
      <w:pPr>
        <w:tabs>
          <w:tab w:val="num" w:pos="2016"/>
        </w:tabs>
        <w:ind w:left="2016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23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7C517B16"/>
    <w:multiLevelType w:val="hybridMultilevel"/>
    <w:tmpl w:val="7E2E2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1"/>
  </w:num>
  <w:num w:numId="3">
    <w:abstractNumId w:val="13"/>
  </w:num>
  <w:num w:numId="4">
    <w:abstractNumId w:val="14"/>
  </w:num>
  <w:num w:numId="5">
    <w:abstractNumId w:val="21"/>
  </w:num>
  <w:num w:numId="6">
    <w:abstractNumId w:val="0"/>
  </w:num>
  <w:num w:numId="7">
    <w:abstractNumId w:val="23"/>
  </w:num>
  <w:num w:numId="8">
    <w:abstractNumId w:val="24"/>
  </w:num>
  <w:num w:numId="9">
    <w:abstractNumId w:val="12"/>
  </w:num>
  <w:num w:numId="10">
    <w:abstractNumId w:val="3"/>
  </w:num>
  <w:num w:numId="11">
    <w:abstractNumId w:val="15"/>
  </w:num>
  <w:num w:numId="12">
    <w:abstractNumId w:val="8"/>
  </w:num>
  <w:num w:numId="13">
    <w:abstractNumId w:val="1"/>
  </w:num>
  <w:num w:numId="14">
    <w:abstractNumId w:val="22"/>
  </w:num>
  <w:num w:numId="15">
    <w:abstractNumId w:val="10"/>
  </w:num>
  <w:num w:numId="16">
    <w:abstractNumId w:val="4"/>
  </w:num>
  <w:num w:numId="17">
    <w:abstractNumId w:val="18"/>
  </w:num>
  <w:num w:numId="18">
    <w:abstractNumId w:val="20"/>
  </w:num>
  <w:num w:numId="19">
    <w:abstractNumId w:val="17"/>
  </w:num>
  <w:num w:numId="20">
    <w:abstractNumId w:val="6"/>
  </w:num>
  <w:num w:numId="21">
    <w:abstractNumId w:val="5"/>
  </w:num>
  <w:num w:numId="22">
    <w:abstractNumId w:val="19"/>
  </w:num>
  <w:num w:numId="23">
    <w:abstractNumId w:val="7"/>
  </w:num>
  <w:num w:numId="24">
    <w:abstractNumId w:val="2"/>
  </w:num>
  <w:num w:numId="25">
    <w:abstractNumId w:val="9"/>
  </w:num>
  <w:num w:numId="26">
    <w:abstractNumId w:val="16"/>
  </w:num>
  <w:num w:numId="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6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Prakash Atul (Ext)">
    <w15:presenceInfo w15:providerId="AD" w15:userId="S-1-5-21-4162059163-1544859033-1701284029-50486"/>
  </w15:person>
  <w15:person w15:author="Wirasak Chomphu">
    <w15:presenceInfo w15:providerId="AD" w15:userId="S::wcld@chevron.com::ff9f8cb3-7801-46c4-8294-8ccee1c17f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877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A00B0"/>
    <w:rsid w:val="000A3BC9"/>
    <w:rsid w:val="000A438C"/>
    <w:rsid w:val="000A4D84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28A1"/>
    <w:rsid w:val="0015342F"/>
    <w:rsid w:val="00154331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5A38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0D41"/>
    <w:rsid w:val="001B1D7C"/>
    <w:rsid w:val="001B3E59"/>
    <w:rsid w:val="001B668C"/>
    <w:rsid w:val="001B717B"/>
    <w:rsid w:val="001C3234"/>
    <w:rsid w:val="001C5CA6"/>
    <w:rsid w:val="001D4407"/>
    <w:rsid w:val="001D705B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16A47"/>
    <w:rsid w:val="0022028E"/>
    <w:rsid w:val="00226A6D"/>
    <w:rsid w:val="002277E3"/>
    <w:rsid w:val="00232E39"/>
    <w:rsid w:val="002334C4"/>
    <w:rsid w:val="002368A2"/>
    <w:rsid w:val="002377AB"/>
    <w:rsid w:val="0024192C"/>
    <w:rsid w:val="00243945"/>
    <w:rsid w:val="0025276B"/>
    <w:rsid w:val="00253EC1"/>
    <w:rsid w:val="002541D2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A81"/>
    <w:rsid w:val="002A3B29"/>
    <w:rsid w:val="002A56C4"/>
    <w:rsid w:val="002A5F0D"/>
    <w:rsid w:val="002A6A74"/>
    <w:rsid w:val="002B11F2"/>
    <w:rsid w:val="002B36DF"/>
    <w:rsid w:val="002B4081"/>
    <w:rsid w:val="002B5473"/>
    <w:rsid w:val="002B7DDC"/>
    <w:rsid w:val="002C366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314CC3"/>
    <w:rsid w:val="00317A80"/>
    <w:rsid w:val="00321B32"/>
    <w:rsid w:val="00321BA0"/>
    <w:rsid w:val="0032219A"/>
    <w:rsid w:val="003226F0"/>
    <w:rsid w:val="00323ADA"/>
    <w:rsid w:val="0032596E"/>
    <w:rsid w:val="0032732F"/>
    <w:rsid w:val="003342A7"/>
    <w:rsid w:val="0033669C"/>
    <w:rsid w:val="003367BD"/>
    <w:rsid w:val="00337919"/>
    <w:rsid w:val="00341128"/>
    <w:rsid w:val="003420C4"/>
    <w:rsid w:val="003427A0"/>
    <w:rsid w:val="00345908"/>
    <w:rsid w:val="00346E29"/>
    <w:rsid w:val="0035641B"/>
    <w:rsid w:val="00357BFB"/>
    <w:rsid w:val="0036072C"/>
    <w:rsid w:val="00361941"/>
    <w:rsid w:val="003658C7"/>
    <w:rsid w:val="003660AE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641F"/>
    <w:rsid w:val="00390637"/>
    <w:rsid w:val="0039280F"/>
    <w:rsid w:val="00393BC9"/>
    <w:rsid w:val="003A51A0"/>
    <w:rsid w:val="003A5410"/>
    <w:rsid w:val="003A79F2"/>
    <w:rsid w:val="003B211E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17C"/>
    <w:rsid w:val="003D7BD5"/>
    <w:rsid w:val="003E23CF"/>
    <w:rsid w:val="003E542E"/>
    <w:rsid w:val="003E6AB3"/>
    <w:rsid w:val="003F01E3"/>
    <w:rsid w:val="003F4F7B"/>
    <w:rsid w:val="00403523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1934"/>
    <w:rsid w:val="004322C4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3E53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606"/>
    <w:rsid w:val="00476DA4"/>
    <w:rsid w:val="00477499"/>
    <w:rsid w:val="004828E2"/>
    <w:rsid w:val="00482A32"/>
    <w:rsid w:val="00483DFC"/>
    <w:rsid w:val="0048437B"/>
    <w:rsid w:val="00484AE9"/>
    <w:rsid w:val="00484D5F"/>
    <w:rsid w:val="0048634C"/>
    <w:rsid w:val="00490E48"/>
    <w:rsid w:val="004930B1"/>
    <w:rsid w:val="004963F3"/>
    <w:rsid w:val="0049647C"/>
    <w:rsid w:val="004A1B2A"/>
    <w:rsid w:val="004A5FBD"/>
    <w:rsid w:val="004A6570"/>
    <w:rsid w:val="004B16C6"/>
    <w:rsid w:val="004B2324"/>
    <w:rsid w:val="004B6593"/>
    <w:rsid w:val="004C0E10"/>
    <w:rsid w:val="004C36C6"/>
    <w:rsid w:val="004C665F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67D5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73D3"/>
    <w:rsid w:val="00530F64"/>
    <w:rsid w:val="00532370"/>
    <w:rsid w:val="00533AEA"/>
    <w:rsid w:val="005354E9"/>
    <w:rsid w:val="00535B70"/>
    <w:rsid w:val="00540A97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A0D"/>
    <w:rsid w:val="005C2746"/>
    <w:rsid w:val="005C3416"/>
    <w:rsid w:val="005C3E20"/>
    <w:rsid w:val="005C4449"/>
    <w:rsid w:val="005C7D08"/>
    <w:rsid w:val="005D1274"/>
    <w:rsid w:val="005D1403"/>
    <w:rsid w:val="005D314F"/>
    <w:rsid w:val="005D6B17"/>
    <w:rsid w:val="005D7FC7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24BFD"/>
    <w:rsid w:val="00631DFD"/>
    <w:rsid w:val="00641D71"/>
    <w:rsid w:val="00641DD6"/>
    <w:rsid w:val="006423F9"/>
    <w:rsid w:val="006427A8"/>
    <w:rsid w:val="0064458C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60428"/>
    <w:rsid w:val="00662028"/>
    <w:rsid w:val="00662CCE"/>
    <w:rsid w:val="00665974"/>
    <w:rsid w:val="00672258"/>
    <w:rsid w:val="00674C1C"/>
    <w:rsid w:val="0067692D"/>
    <w:rsid w:val="00677DC4"/>
    <w:rsid w:val="0068089C"/>
    <w:rsid w:val="00681BF7"/>
    <w:rsid w:val="00681C57"/>
    <w:rsid w:val="00683E37"/>
    <w:rsid w:val="006843E5"/>
    <w:rsid w:val="00687409"/>
    <w:rsid w:val="00691FF1"/>
    <w:rsid w:val="006A797A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43A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1EC5"/>
    <w:rsid w:val="006E2D9C"/>
    <w:rsid w:val="006F2C73"/>
    <w:rsid w:val="006F32CD"/>
    <w:rsid w:val="006F4CFE"/>
    <w:rsid w:val="0070012D"/>
    <w:rsid w:val="00700253"/>
    <w:rsid w:val="00701F91"/>
    <w:rsid w:val="00702974"/>
    <w:rsid w:val="00702A88"/>
    <w:rsid w:val="00702C11"/>
    <w:rsid w:val="0070337A"/>
    <w:rsid w:val="00703AC3"/>
    <w:rsid w:val="00705571"/>
    <w:rsid w:val="00706DDE"/>
    <w:rsid w:val="0070736C"/>
    <w:rsid w:val="00710F47"/>
    <w:rsid w:val="00712224"/>
    <w:rsid w:val="00713630"/>
    <w:rsid w:val="007136EB"/>
    <w:rsid w:val="007143AE"/>
    <w:rsid w:val="007170C9"/>
    <w:rsid w:val="007203C4"/>
    <w:rsid w:val="00720C28"/>
    <w:rsid w:val="0072699D"/>
    <w:rsid w:val="00726BBA"/>
    <w:rsid w:val="007270F5"/>
    <w:rsid w:val="00730760"/>
    <w:rsid w:val="007319E6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A76CA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F6141"/>
    <w:rsid w:val="007F76A3"/>
    <w:rsid w:val="008015B3"/>
    <w:rsid w:val="008018AC"/>
    <w:rsid w:val="00802F3B"/>
    <w:rsid w:val="00806B74"/>
    <w:rsid w:val="0081344C"/>
    <w:rsid w:val="0082085E"/>
    <w:rsid w:val="00821C02"/>
    <w:rsid w:val="008220C4"/>
    <w:rsid w:val="00822718"/>
    <w:rsid w:val="00824BD2"/>
    <w:rsid w:val="0083094B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1871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10980"/>
    <w:rsid w:val="00911773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6448"/>
    <w:rsid w:val="0095039A"/>
    <w:rsid w:val="00950923"/>
    <w:rsid w:val="00951B7B"/>
    <w:rsid w:val="00952CA5"/>
    <w:rsid w:val="00953165"/>
    <w:rsid w:val="009534B0"/>
    <w:rsid w:val="00955216"/>
    <w:rsid w:val="009555EF"/>
    <w:rsid w:val="009601B2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1377"/>
    <w:rsid w:val="00992AE2"/>
    <w:rsid w:val="0099324B"/>
    <w:rsid w:val="00996334"/>
    <w:rsid w:val="00996EC4"/>
    <w:rsid w:val="009A4918"/>
    <w:rsid w:val="009A5A0D"/>
    <w:rsid w:val="009A6744"/>
    <w:rsid w:val="009A6F35"/>
    <w:rsid w:val="009A7F0B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157E"/>
    <w:rsid w:val="009D2E53"/>
    <w:rsid w:val="009D643A"/>
    <w:rsid w:val="009D657D"/>
    <w:rsid w:val="009D6FDD"/>
    <w:rsid w:val="009D7887"/>
    <w:rsid w:val="009E04D1"/>
    <w:rsid w:val="009E2210"/>
    <w:rsid w:val="009E29B7"/>
    <w:rsid w:val="009E5A8E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7D6E"/>
    <w:rsid w:val="00A81107"/>
    <w:rsid w:val="00A82979"/>
    <w:rsid w:val="00A83398"/>
    <w:rsid w:val="00A8459B"/>
    <w:rsid w:val="00A8498C"/>
    <w:rsid w:val="00A87505"/>
    <w:rsid w:val="00A877EA"/>
    <w:rsid w:val="00A902A5"/>
    <w:rsid w:val="00A90468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F18F6"/>
    <w:rsid w:val="00AF45BD"/>
    <w:rsid w:val="00B01900"/>
    <w:rsid w:val="00B0474B"/>
    <w:rsid w:val="00B07A31"/>
    <w:rsid w:val="00B107D1"/>
    <w:rsid w:val="00B10D68"/>
    <w:rsid w:val="00B120E0"/>
    <w:rsid w:val="00B17CD1"/>
    <w:rsid w:val="00B210A0"/>
    <w:rsid w:val="00B210AD"/>
    <w:rsid w:val="00B217C5"/>
    <w:rsid w:val="00B21B66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638"/>
    <w:rsid w:val="00B94FAF"/>
    <w:rsid w:val="00B95528"/>
    <w:rsid w:val="00B97194"/>
    <w:rsid w:val="00BA00EB"/>
    <w:rsid w:val="00BA0B01"/>
    <w:rsid w:val="00BA106D"/>
    <w:rsid w:val="00BA1D65"/>
    <w:rsid w:val="00BA24F0"/>
    <w:rsid w:val="00BA4C57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E78DF"/>
    <w:rsid w:val="00BF273B"/>
    <w:rsid w:val="00BF2F96"/>
    <w:rsid w:val="00C002FE"/>
    <w:rsid w:val="00C00446"/>
    <w:rsid w:val="00C0332E"/>
    <w:rsid w:val="00C053FB"/>
    <w:rsid w:val="00C106B0"/>
    <w:rsid w:val="00C1318A"/>
    <w:rsid w:val="00C13B91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EFD"/>
    <w:rsid w:val="00C37617"/>
    <w:rsid w:val="00C40764"/>
    <w:rsid w:val="00C40CA0"/>
    <w:rsid w:val="00C4135F"/>
    <w:rsid w:val="00C4182E"/>
    <w:rsid w:val="00C428DE"/>
    <w:rsid w:val="00C46342"/>
    <w:rsid w:val="00C47BEF"/>
    <w:rsid w:val="00C5177E"/>
    <w:rsid w:val="00C540E2"/>
    <w:rsid w:val="00C54432"/>
    <w:rsid w:val="00C55FA5"/>
    <w:rsid w:val="00C65A24"/>
    <w:rsid w:val="00C67034"/>
    <w:rsid w:val="00C67D1E"/>
    <w:rsid w:val="00C71E1F"/>
    <w:rsid w:val="00C8028D"/>
    <w:rsid w:val="00C8324A"/>
    <w:rsid w:val="00C84A1C"/>
    <w:rsid w:val="00C865FE"/>
    <w:rsid w:val="00C96A28"/>
    <w:rsid w:val="00CA26F8"/>
    <w:rsid w:val="00CA2B98"/>
    <w:rsid w:val="00CB02AC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4812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CF7480"/>
    <w:rsid w:val="00D031E8"/>
    <w:rsid w:val="00D10347"/>
    <w:rsid w:val="00D119D8"/>
    <w:rsid w:val="00D12E33"/>
    <w:rsid w:val="00D15662"/>
    <w:rsid w:val="00D15737"/>
    <w:rsid w:val="00D17537"/>
    <w:rsid w:val="00D1764C"/>
    <w:rsid w:val="00D203D3"/>
    <w:rsid w:val="00D236B7"/>
    <w:rsid w:val="00D26A8E"/>
    <w:rsid w:val="00D321CA"/>
    <w:rsid w:val="00D32A99"/>
    <w:rsid w:val="00D34D90"/>
    <w:rsid w:val="00D37C94"/>
    <w:rsid w:val="00D41042"/>
    <w:rsid w:val="00D433EB"/>
    <w:rsid w:val="00D4728F"/>
    <w:rsid w:val="00D503C2"/>
    <w:rsid w:val="00D53EC4"/>
    <w:rsid w:val="00D62C62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33F"/>
    <w:rsid w:val="00D9214C"/>
    <w:rsid w:val="00D95CF7"/>
    <w:rsid w:val="00D966C1"/>
    <w:rsid w:val="00D966DC"/>
    <w:rsid w:val="00DA287A"/>
    <w:rsid w:val="00DA3673"/>
    <w:rsid w:val="00DA3D45"/>
    <w:rsid w:val="00DA5D28"/>
    <w:rsid w:val="00DB1E48"/>
    <w:rsid w:val="00DB5AD7"/>
    <w:rsid w:val="00DB5CF2"/>
    <w:rsid w:val="00DB62AB"/>
    <w:rsid w:val="00DC01F4"/>
    <w:rsid w:val="00DC48C1"/>
    <w:rsid w:val="00DC545A"/>
    <w:rsid w:val="00DC65C5"/>
    <w:rsid w:val="00DD041B"/>
    <w:rsid w:val="00DD3234"/>
    <w:rsid w:val="00DD35BF"/>
    <w:rsid w:val="00DD4402"/>
    <w:rsid w:val="00DD528C"/>
    <w:rsid w:val="00DF4320"/>
    <w:rsid w:val="00E0262A"/>
    <w:rsid w:val="00E0345F"/>
    <w:rsid w:val="00E03ACE"/>
    <w:rsid w:val="00E041D9"/>
    <w:rsid w:val="00E05298"/>
    <w:rsid w:val="00E05B93"/>
    <w:rsid w:val="00E067BA"/>
    <w:rsid w:val="00E07FC0"/>
    <w:rsid w:val="00E13213"/>
    <w:rsid w:val="00E14F0F"/>
    <w:rsid w:val="00E16003"/>
    <w:rsid w:val="00E167B4"/>
    <w:rsid w:val="00E21D91"/>
    <w:rsid w:val="00E25E3A"/>
    <w:rsid w:val="00E31F59"/>
    <w:rsid w:val="00E33BBB"/>
    <w:rsid w:val="00E33F40"/>
    <w:rsid w:val="00E356A4"/>
    <w:rsid w:val="00E359E4"/>
    <w:rsid w:val="00E41DB9"/>
    <w:rsid w:val="00E42F54"/>
    <w:rsid w:val="00E507ED"/>
    <w:rsid w:val="00E57878"/>
    <w:rsid w:val="00E621CB"/>
    <w:rsid w:val="00E62DF2"/>
    <w:rsid w:val="00E647CC"/>
    <w:rsid w:val="00E66188"/>
    <w:rsid w:val="00E71304"/>
    <w:rsid w:val="00E71BA7"/>
    <w:rsid w:val="00E77205"/>
    <w:rsid w:val="00E82144"/>
    <w:rsid w:val="00E82B4B"/>
    <w:rsid w:val="00E84673"/>
    <w:rsid w:val="00E87851"/>
    <w:rsid w:val="00E9215D"/>
    <w:rsid w:val="00E95DEB"/>
    <w:rsid w:val="00E962B2"/>
    <w:rsid w:val="00EA53BB"/>
    <w:rsid w:val="00EA78CF"/>
    <w:rsid w:val="00EB17E2"/>
    <w:rsid w:val="00EB3A11"/>
    <w:rsid w:val="00EB49E1"/>
    <w:rsid w:val="00EB4F9D"/>
    <w:rsid w:val="00EC0688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2688"/>
    <w:rsid w:val="00EF399F"/>
    <w:rsid w:val="00EF4239"/>
    <w:rsid w:val="00EF5112"/>
    <w:rsid w:val="00EF674F"/>
    <w:rsid w:val="00EF7BB7"/>
    <w:rsid w:val="00F015AF"/>
    <w:rsid w:val="00F05BEF"/>
    <w:rsid w:val="00F07E6B"/>
    <w:rsid w:val="00F1392D"/>
    <w:rsid w:val="00F144A9"/>
    <w:rsid w:val="00F150B9"/>
    <w:rsid w:val="00F200A3"/>
    <w:rsid w:val="00F2242B"/>
    <w:rsid w:val="00F246FA"/>
    <w:rsid w:val="00F309B0"/>
    <w:rsid w:val="00F31E60"/>
    <w:rsid w:val="00F3304B"/>
    <w:rsid w:val="00F34D95"/>
    <w:rsid w:val="00F362F5"/>
    <w:rsid w:val="00F36D02"/>
    <w:rsid w:val="00F37483"/>
    <w:rsid w:val="00F412A6"/>
    <w:rsid w:val="00F43629"/>
    <w:rsid w:val="00F443D5"/>
    <w:rsid w:val="00F45857"/>
    <w:rsid w:val="00F467C1"/>
    <w:rsid w:val="00F51118"/>
    <w:rsid w:val="00F52A4D"/>
    <w:rsid w:val="00F537D9"/>
    <w:rsid w:val="00F53B11"/>
    <w:rsid w:val="00F53B81"/>
    <w:rsid w:val="00F53EF6"/>
    <w:rsid w:val="00F54205"/>
    <w:rsid w:val="00F55B30"/>
    <w:rsid w:val="00F55B7F"/>
    <w:rsid w:val="00F62284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97593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1B6D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668C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B313FB37-2284-4DF2-800E-037A9DDF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qFormat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F3304B"/>
    <w:pPr>
      <w:tabs>
        <w:tab w:val="left" w:pos="720"/>
        <w:tab w:val="right" w:leader="dot" w:pos="9350"/>
      </w:tabs>
      <w:pPrChange w:id="0" w:author="Shah Ashay" w:date="2018-04-16T16:13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Shah Ashay" w:date="2018-04-16T16:13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6E1EC5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9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22" Type="http://schemas.microsoft.com/office/2011/relationships/people" Target="people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6784BF63535DFF48B636F4889412D494" ma:contentTypeVersion="3" ma:contentTypeDescription="Create a new document." ma:contentTypeScope="" ma:versionID="e67789bee16fb1f18a280b96f75c10c2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targetNamespace="http://schemas.microsoft.com/office/2006/metadata/properties" ma:root="true" ma:fieldsID="ca20cbcfe32317bec97366608ebbb821" ns1:_="" ns3:_="" ns4:_="" ns5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hidden="true" ma:list="{c2c43fdb-1e3a-4f17-a99c-276aaa74d6a8}" ma:internalName="TaxCatchAllLabel" ma:readOnly="true" ma:showField="CatchAllDataLabel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hidden="true" ma:list="{c2c43fdb-1e3a-4f17-a99c-276aaa74d6a8}" ma:internalName="TaxCatchAll" ma:showField="CatchAllData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1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readOnly="false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default="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A64C517-A1E7-4D94-A0DE-F9B363AAED17}"/>
</file>

<file path=customXml/itemProps3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635BDA-4FC3-4381-B1D3-7B84862C9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16BF039-5EE9-4C3F-BBFA-E53BABAA5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0</TotalTime>
  <Pages>16</Pages>
  <Words>2696</Words>
  <Characters>15369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Equipment Event Data</vt:lpstr>
    </vt:vector>
  </TitlesOfParts>
  <Company>Chevron</Company>
  <LinksUpToDate>false</LinksUpToDate>
  <CharactersWithSpaces>18029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Event Data</dc:title>
  <dc:creator>Wirasak Chomphu</dc:creator>
  <cp:lastModifiedBy>Wirasak Chomphu</cp:lastModifiedBy>
  <cp:revision>13</cp:revision>
  <cp:lastPrinted>2005-03-03T19:34:00Z</cp:lastPrinted>
  <dcterms:created xsi:type="dcterms:W3CDTF">2018-03-27T14:03:00Z</dcterms:created>
  <dcterms:modified xsi:type="dcterms:W3CDTF">2020-07-02T09:08:00Z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Tester">
    <vt:lpwstr/>
  </property>
  <property fmtid="{D5CDD505-2E9C-101B-9397-08002B2CF9AE}" pid="18" name="EC Module">
    <vt:lpwstr>Production</vt:lpwstr>
  </property>
  <property fmtid="{D5CDD505-2E9C-101B-9397-08002B2CF9AE}" pid="19" name="Instance">
    <vt:lpwstr>CUK</vt:lpwstr>
  </property>
  <property fmtid="{D5CDD505-2E9C-101B-9397-08002B2CF9AE}" pid="20" name="EC Version">
    <vt:lpwstr>9.3</vt:lpwstr>
  </property>
  <property fmtid="{D5CDD505-2E9C-101B-9397-08002B2CF9AE}" pid="21" name="Chevron Discipline">
    <vt:lpwstr/>
  </property>
  <property fmtid="{D5CDD505-2E9C-101B-9397-08002B2CF9AE}" pid="22" name="Retention Category">
    <vt:lpwstr>4;#Reference Document|b32bd135-7ebe-49d0-bfcc-ca766c5e9989</vt:lpwstr>
  </property>
  <property fmtid="{D5CDD505-2E9C-101B-9397-08002B2CF9AE}" pid="23" name="xd_Signature">
    <vt:bool>false</vt:bool>
  </property>
  <property fmtid="{D5CDD505-2E9C-101B-9397-08002B2CF9AE}" pid="24" name="xd_ProgID">
    <vt:lpwstr/>
  </property>
  <property fmtid="{D5CDD505-2E9C-101B-9397-08002B2CF9AE}" pid="25" name="_SourceUrl">
    <vt:lpwstr/>
  </property>
  <property fmtid="{D5CDD505-2E9C-101B-9397-08002B2CF9AE}" pid="26" name="_SharedFileIndex">
    <vt:lpwstr/>
  </property>
  <property fmtid="{D5CDD505-2E9C-101B-9397-08002B2CF9AE}" pid="27" name="ComplianceAssetId">
    <vt:lpwstr/>
  </property>
  <property fmtid="{D5CDD505-2E9C-101B-9397-08002B2CF9AE}" pid="28" name="TemplateUrl">
    <vt:lpwstr/>
  </property>
</Properties>
</file>