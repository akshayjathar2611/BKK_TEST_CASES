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97E6720" w:rsidR="004D61A0" w:rsidRPr="00A54255" w:rsidRDefault="00D730E7">
      <w:pPr>
        <w:pStyle w:val="Header"/>
        <w:tabs>
          <w:tab w:val="clear" w:pos="4320"/>
          <w:tab w:val="clear" w:pos="8640"/>
        </w:tabs>
        <w:rPr>
          <w:rFonts w:cs="Arial"/>
          <w:rPrChange w:id="1" w:author="Batra Yogesh (EXT)" w:date="2018-04-13T13:11:00Z">
            <w:rPr>
              <w:rFonts w:asciiTheme="minorHAnsi" w:hAnsiTheme="minorHAnsi"/>
            </w:rPr>
          </w:rPrChange>
        </w:rPr>
      </w:pPr>
      <w:bookmarkStart w:id="2" w:name="_GoBack"/>
      <w:bookmarkEnd w:id="2"/>
      <w:r w:rsidRPr="00A54255">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A54255" w:rsidRDefault="004D61A0">
      <w:pPr>
        <w:pStyle w:val="Header"/>
        <w:tabs>
          <w:tab w:val="clear" w:pos="4320"/>
          <w:tab w:val="clear" w:pos="8640"/>
        </w:tabs>
        <w:rPr>
          <w:rFonts w:cs="Arial"/>
          <w:rPrChange w:id="3" w:author="Batra Yogesh (EXT)" w:date="2018-04-13T13:11:00Z">
            <w:rPr>
              <w:rFonts w:asciiTheme="minorHAnsi" w:hAnsiTheme="minorHAnsi"/>
            </w:rPr>
          </w:rPrChange>
        </w:rPr>
      </w:pPr>
    </w:p>
    <w:p w14:paraId="0BAA3730" w14:textId="77777777" w:rsidR="004D61A0" w:rsidRPr="00A54255" w:rsidRDefault="004D61A0">
      <w:pPr>
        <w:pStyle w:val="Header"/>
        <w:tabs>
          <w:tab w:val="clear" w:pos="4320"/>
          <w:tab w:val="clear" w:pos="8640"/>
        </w:tabs>
        <w:rPr>
          <w:rFonts w:cs="Arial"/>
          <w:rPrChange w:id="4" w:author="Batra Yogesh (EXT)" w:date="2018-04-13T13:11:00Z">
            <w:rPr>
              <w:rFonts w:asciiTheme="minorHAnsi" w:hAnsiTheme="minorHAnsi"/>
            </w:rPr>
          </w:rPrChange>
        </w:rPr>
      </w:pPr>
    </w:p>
    <w:p w14:paraId="0BAA3731" w14:textId="77777777" w:rsidR="004D61A0" w:rsidRPr="00A54255" w:rsidRDefault="004D61A0">
      <w:pPr>
        <w:pStyle w:val="Header"/>
        <w:tabs>
          <w:tab w:val="clear" w:pos="4320"/>
          <w:tab w:val="clear" w:pos="8640"/>
        </w:tabs>
        <w:rPr>
          <w:rFonts w:cs="Arial"/>
          <w:rPrChange w:id="5" w:author="Batra Yogesh (EXT)" w:date="2018-04-13T13:11:00Z">
            <w:rPr>
              <w:rFonts w:asciiTheme="minorHAnsi" w:hAnsiTheme="minorHAnsi"/>
            </w:rPr>
          </w:rPrChange>
        </w:rPr>
      </w:pPr>
    </w:p>
    <w:p w14:paraId="0BAA3732" w14:textId="77777777" w:rsidR="004D61A0" w:rsidRPr="00A54255" w:rsidRDefault="004D61A0">
      <w:pPr>
        <w:pStyle w:val="Header"/>
        <w:tabs>
          <w:tab w:val="clear" w:pos="4320"/>
          <w:tab w:val="clear" w:pos="8640"/>
        </w:tabs>
        <w:rPr>
          <w:rFonts w:cs="Arial"/>
          <w:rPrChange w:id="6" w:author="Batra Yogesh (EXT)" w:date="2018-04-13T13:11:00Z">
            <w:rPr>
              <w:rFonts w:asciiTheme="minorHAnsi" w:hAnsiTheme="minorHAnsi"/>
            </w:rPr>
          </w:rPrChange>
        </w:rPr>
      </w:pPr>
    </w:p>
    <w:p w14:paraId="0BAA3733" w14:textId="77777777" w:rsidR="004D61A0" w:rsidRPr="00A54255" w:rsidRDefault="004D61A0">
      <w:pPr>
        <w:pStyle w:val="Header"/>
        <w:tabs>
          <w:tab w:val="clear" w:pos="4320"/>
          <w:tab w:val="clear" w:pos="8640"/>
        </w:tabs>
        <w:rPr>
          <w:rFonts w:cs="Arial"/>
          <w:rPrChange w:id="7" w:author="Batra Yogesh (EXT)" w:date="2018-04-13T13:11:00Z">
            <w:rPr>
              <w:rFonts w:asciiTheme="minorHAnsi" w:hAnsiTheme="minorHAnsi"/>
            </w:rPr>
          </w:rPrChange>
        </w:rPr>
      </w:pPr>
    </w:p>
    <w:p w14:paraId="0BAA3734" w14:textId="77777777" w:rsidR="004D61A0" w:rsidRPr="00A54255" w:rsidRDefault="004D61A0">
      <w:pPr>
        <w:pStyle w:val="Header"/>
        <w:tabs>
          <w:tab w:val="clear" w:pos="4320"/>
          <w:tab w:val="clear" w:pos="8640"/>
        </w:tabs>
        <w:rPr>
          <w:rFonts w:cs="Arial"/>
          <w:rPrChange w:id="8" w:author="Batra Yogesh (EXT)" w:date="2018-04-13T13:11:00Z">
            <w:rPr>
              <w:rFonts w:asciiTheme="minorHAnsi" w:hAnsiTheme="minorHAnsi"/>
            </w:rPr>
          </w:rPrChange>
        </w:rPr>
      </w:pPr>
    </w:p>
    <w:p w14:paraId="0BAA3735" w14:textId="77777777" w:rsidR="004D61A0" w:rsidRPr="00A54255" w:rsidRDefault="004D61A0">
      <w:pPr>
        <w:pStyle w:val="Header"/>
        <w:tabs>
          <w:tab w:val="clear" w:pos="4320"/>
          <w:tab w:val="clear" w:pos="8640"/>
        </w:tabs>
        <w:rPr>
          <w:rFonts w:cs="Arial"/>
          <w:rPrChange w:id="9" w:author="Batra Yogesh (EXT)" w:date="2018-04-13T13:11:00Z">
            <w:rPr>
              <w:rFonts w:asciiTheme="minorHAnsi" w:hAnsiTheme="minorHAnsi"/>
            </w:rPr>
          </w:rPrChange>
        </w:rPr>
      </w:pPr>
    </w:p>
    <w:p w14:paraId="0BAA3736" w14:textId="77777777" w:rsidR="004D61A0" w:rsidRPr="00A54255" w:rsidRDefault="004D61A0">
      <w:pPr>
        <w:pStyle w:val="Header"/>
        <w:tabs>
          <w:tab w:val="clear" w:pos="4320"/>
          <w:tab w:val="clear" w:pos="8640"/>
        </w:tabs>
        <w:rPr>
          <w:rFonts w:cs="Arial"/>
          <w:rPrChange w:id="10" w:author="Batra Yogesh (EXT)" w:date="2018-04-13T13:11:00Z">
            <w:rPr>
              <w:rFonts w:asciiTheme="minorHAnsi" w:hAnsiTheme="minorHAnsi"/>
            </w:rPr>
          </w:rPrChange>
        </w:rPr>
      </w:pPr>
    </w:p>
    <w:p w14:paraId="0BAA3737" w14:textId="77777777" w:rsidR="004D61A0" w:rsidRPr="00A54255" w:rsidRDefault="004D61A0">
      <w:pPr>
        <w:pStyle w:val="Header"/>
        <w:tabs>
          <w:tab w:val="clear" w:pos="4320"/>
          <w:tab w:val="clear" w:pos="8640"/>
        </w:tabs>
        <w:rPr>
          <w:rFonts w:cs="Arial"/>
          <w:rPrChange w:id="11" w:author="Batra Yogesh (EXT)" w:date="2018-04-13T13:11:00Z">
            <w:rPr>
              <w:rFonts w:asciiTheme="minorHAnsi" w:hAnsiTheme="minorHAnsi"/>
            </w:rPr>
          </w:rPrChange>
        </w:rPr>
      </w:pPr>
    </w:p>
    <w:p w14:paraId="0BAA3738" w14:textId="77777777" w:rsidR="004D61A0" w:rsidRPr="00A54255" w:rsidRDefault="004D61A0">
      <w:pPr>
        <w:pStyle w:val="Header"/>
        <w:tabs>
          <w:tab w:val="clear" w:pos="4320"/>
          <w:tab w:val="clear" w:pos="8640"/>
        </w:tabs>
        <w:rPr>
          <w:rFonts w:cs="Arial"/>
          <w:rPrChange w:id="12" w:author="Batra Yogesh (EXT)" w:date="2018-04-13T13:11:00Z">
            <w:rPr>
              <w:rFonts w:asciiTheme="minorHAnsi" w:hAnsiTheme="minorHAnsi"/>
            </w:rPr>
          </w:rPrChange>
        </w:rPr>
      </w:pPr>
    </w:p>
    <w:p w14:paraId="0BAA3739" w14:textId="77777777" w:rsidR="004D61A0" w:rsidRPr="00A54255" w:rsidRDefault="004D61A0">
      <w:pPr>
        <w:pStyle w:val="Header"/>
        <w:tabs>
          <w:tab w:val="clear" w:pos="4320"/>
          <w:tab w:val="clear" w:pos="8640"/>
        </w:tabs>
        <w:rPr>
          <w:rFonts w:cs="Arial"/>
        </w:rPr>
      </w:pPr>
    </w:p>
    <w:p w14:paraId="0BAA373A" w14:textId="13512C5C" w:rsidR="004D61A0" w:rsidRPr="00A54255" w:rsidRDefault="00D730E7">
      <w:pPr>
        <w:pStyle w:val="Title"/>
        <w:rPr>
          <w:rFonts w:cs="Arial"/>
          <w:color w:val="3399FF"/>
          <w:sz w:val="52"/>
          <w:szCs w:val="52"/>
        </w:rPr>
      </w:pPr>
      <w:r w:rsidRPr="00A54255">
        <w:rPr>
          <w:rFonts w:cs="Arial"/>
          <w:color w:val="3399FF"/>
          <w:sz w:val="52"/>
          <w:szCs w:val="52"/>
        </w:rPr>
        <w:t xml:space="preserve">EC Upgrade </w:t>
      </w:r>
      <w:r w:rsidR="00C05FBB" w:rsidRPr="00A54255">
        <w:rPr>
          <w:rFonts w:cs="Arial"/>
          <w:color w:val="3399FF"/>
          <w:sz w:val="52"/>
          <w:szCs w:val="52"/>
        </w:rPr>
        <w:t>BKK</w:t>
      </w:r>
      <w:r w:rsidRPr="00A54255">
        <w:rPr>
          <w:rFonts w:cs="Arial"/>
          <w:color w:val="3399FF"/>
          <w:sz w:val="52"/>
          <w:szCs w:val="52"/>
        </w:rPr>
        <w:t xml:space="preserve"> </w:t>
      </w:r>
      <w:r w:rsidR="004D61A0" w:rsidRPr="00A54255">
        <w:rPr>
          <w:rFonts w:cs="Arial"/>
          <w:color w:val="3399FF"/>
          <w:sz w:val="52"/>
          <w:szCs w:val="52"/>
        </w:rPr>
        <w:t>Use Case</w:t>
      </w:r>
    </w:p>
    <w:p w14:paraId="0BAA373B" w14:textId="77777777" w:rsidR="004D61A0" w:rsidRPr="00A54255" w:rsidRDefault="004D61A0">
      <w:pPr>
        <w:jc w:val="center"/>
        <w:rPr>
          <w:rFonts w:cs="Arial"/>
        </w:rPr>
      </w:pPr>
    </w:p>
    <w:p w14:paraId="0BAA373C" w14:textId="77777777" w:rsidR="007C0F5B" w:rsidRPr="00A54255" w:rsidRDefault="007C0F5B">
      <w:pPr>
        <w:jc w:val="center"/>
        <w:rPr>
          <w:rFonts w:cs="Arial"/>
        </w:rPr>
      </w:pPr>
    </w:p>
    <w:p w14:paraId="0BAA373D" w14:textId="77777777" w:rsidR="007C0F5B" w:rsidRPr="00A54255" w:rsidRDefault="007C0F5B">
      <w:pPr>
        <w:jc w:val="center"/>
        <w:rPr>
          <w:rFonts w:cs="Arial"/>
        </w:rPr>
      </w:pPr>
    </w:p>
    <w:p w14:paraId="0BAA373E" w14:textId="77777777" w:rsidR="007C0F5B" w:rsidRPr="00A54255" w:rsidRDefault="004D61A0">
      <w:pPr>
        <w:pStyle w:val="BodyText"/>
        <w:rPr>
          <w:rFonts w:cs="Arial"/>
          <w:color w:val="3399FF"/>
        </w:rPr>
      </w:pPr>
      <w:r w:rsidRPr="00A54255">
        <w:rPr>
          <w:rFonts w:cs="Arial"/>
          <w:b/>
          <w:color w:val="3399FF"/>
        </w:rPr>
        <w:t>Project Name</w:t>
      </w:r>
    </w:p>
    <w:p w14:paraId="0BAA373F" w14:textId="0ED4F64E" w:rsidR="00EF4239" w:rsidRPr="00A54255" w:rsidRDefault="00C05FBB">
      <w:pPr>
        <w:pStyle w:val="BodyText"/>
        <w:rPr>
          <w:rFonts w:cs="Arial"/>
          <w:color w:val="3399FF"/>
        </w:rPr>
      </w:pPr>
      <w:r w:rsidRPr="00A54255">
        <w:rPr>
          <w:rFonts w:cs="Arial"/>
          <w:color w:val="3399FF"/>
        </w:rPr>
        <w:t>BKK</w:t>
      </w:r>
      <w:r w:rsidR="00645ABA" w:rsidRPr="00A54255">
        <w:rPr>
          <w:rFonts w:cs="Arial"/>
          <w:color w:val="3399FF"/>
        </w:rPr>
        <w:t xml:space="preserve"> </w:t>
      </w:r>
      <w:ins w:id="13" w:author="Batra Yogesh (EXT)" w:date="2018-04-13T16:39:00Z">
        <w:r w:rsidR="00033AF2">
          <w:rPr>
            <w:rFonts w:cs="Arial"/>
            <w:color w:val="3399FF"/>
          </w:rPr>
          <w:t xml:space="preserve">11.2 </w:t>
        </w:r>
      </w:ins>
      <w:r w:rsidR="00FA58CA" w:rsidRPr="00A54255">
        <w:rPr>
          <w:rFonts w:cs="Arial"/>
          <w:color w:val="3399FF"/>
        </w:rPr>
        <w:t>Project</w:t>
      </w:r>
      <w:r w:rsidR="000A438C" w:rsidRPr="00A54255">
        <w:rPr>
          <w:rFonts w:cs="Arial"/>
          <w:color w:val="3399FF"/>
        </w:rPr>
        <w:t xml:space="preserve"> </w:t>
      </w:r>
      <w:r w:rsidR="002A6A74" w:rsidRPr="00A54255">
        <w:rPr>
          <w:rFonts w:cs="Arial"/>
          <w:color w:val="3399FF"/>
        </w:rPr>
        <w:t>Energy Components</w:t>
      </w:r>
    </w:p>
    <w:p w14:paraId="0BAA3740" w14:textId="77777777" w:rsidR="004D61A0" w:rsidRPr="00A54255" w:rsidRDefault="004D61A0">
      <w:pPr>
        <w:pStyle w:val="BodyText"/>
        <w:rPr>
          <w:rFonts w:cs="Arial"/>
          <w:color w:val="3399FF"/>
        </w:rPr>
      </w:pPr>
    </w:p>
    <w:p w14:paraId="0BAA3741" w14:textId="77777777" w:rsidR="007C0F5B" w:rsidRPr="00A54255" w:rsidRDefault="004D61A0">
      <w:pPr>
        <w:jc w:val="center"/>
        <w:rPr>
          <w:rFonts w:cs="Arial"/>
          <w:color w:val="3399FF"/>
        </w:rPr>
      </w:pPr>
      <w:r w:rsidRPr="00A54255">
        <w:rPr>
          <w:rFonts w:cs="Arial"/>
          <w:b/>
          <w:color w:val="3399FF"/>
        </w:rPr>
        <w:t>Use-Case Name</w:t>
      </w:r>
    </w:p>
    <w:p w14:paraId="0BAA3742" w14:textId="5F7A9B16" w:rsidR="004D61A0" w:rsidRPr="00A54255" w:rsidRDefault="00C84971">
      <w:pPr>
        <w:jc w:val="center"/>
        <w:rPr>
          <w:rFonts w:cs="Arial"/>
          <w:color w:val="3399FF"/>
        </w:rPr>
      </w:pPr>
      <w:r w:rsidRPr="00A54255">
        <w:rPr>
          <w:rFonts w:cs="Arial"/>
          <w:color w:val="3399FF"/>
        </w:rPr>
        <w:t>BKK_UC50- Initiate Day</w:t>
      </w:r>
      <w:r w:rsidR="004D61A0" w:rsidRPr="00A54255">
        <w:rPr>
          <w:rFonts w:cs="Arial"/>
          <w:color w:val="3399FF"/>
        </w:rPr>
        <w:br/>
      </w:r>
    </w:p>
    <w:p w14:paraId="0BAA3743" w14:textId="77777777" w:rsidR="007C0F5B" w:rsidRPr="00A54255" w:rsidRDefault="004D61A0" w:rsidP="00B107D1">
      <w:pPr>
        <w:jc w:val="center"/>
        <w:rPr>
          <w:rFonts w:cs="Arial"/>
          <w:color w:val="3399FF"/>
        </w:rPr>
      </w:pPr>
      <w:r w:rsidRPr="00A54255">
        <w:rPr>
          <w:rFonts w:cs="Arial"/>
          <w:b/>
          <w:color w:val="3399FF"/>
        </w:rPr>
        <w:t>Origination Date</w:t>
      </w:r>
    </w:p>
    <w:p w14:paraId="0BAA3744" w14:textId="60B574E5" w:rsidR="004D61A0" w:rsidRPr="00A54255" w:rsidRDefault="00C05FBB" w:rsidP="00B107D1">
      <w:pPr>
        <w:jc w:val="center"/>
        <w:rPr>
          <w:rFonts w:cs="Arial"/>
          <w:color w:val="3399FF"/>
        </w:rPr>
      </w:pPr>
      <w:r w:rsidRPr="00A54255">
        <w:rPr>
          <w:rFonts w:cs="Arial"/>
          <w:color w:val="3399FF"/>
        </w:rPr>
        <w:t>29-Dec-2017</w:t>
      </w:r>
    </w:p>
    <w:p w14:paraId="0BAA3745" w14:textId="77777777" w:rsidR="004D61A0" w:rsidRPr="00A54255" w:rsidRDefault="004D61A0">
      <w:pPr>
        <w:rPr>
          <w:rFonts w:cs="Arial"/>
        </w:rPr>
      </w:pPr>
    </w:p>
    <w:p w14:paraId="0BAA3746" w14:textId="77777777" w:rsidR="004D61A0" w:rsidRPr="00A54255" w:rsidRDefault="004D61A0">
      <w:pPr>
        <w:rPr>
          <w:rFonts w:cs="Arial"/>
        </w:rPr>
      </w:pPr>
    </w:p>
    <w:p w14:paraId="0BAA3747" w14:textId="77777777" w:rsidR="004D61A0" w:rsidRPr="00A54255" w:rsidRDefault="004D61A0">
      <w:pPr>
        <w:rPr>
          <w:rFonts w:cs="Arial"/>
        </w:rPr>
      </w:pPr>
    </w:p>
    <w:p w14:paraId="0BAA3748" w14:textId="77777777" w:rsidR="004D61A0" w:rsidRPr="00A54255" w:rsidRDefault="004D61A0">
      <w:pPr>
        <w:rPr>
          <w:rFonts w:cs="Arial"/>
        </w:rPr>
      </w:pPr>
    </w:p>
    <w:p w14:paraId="0BAA3749" w14:textId="77777777" w:rsidR="004D61A0" w:rsidRPr="00A54255" w:rsidRDefault="004D61A0">
      <w:pPr>
        <w:rPr>
          <w:rFonts w:cs="Arial"/>
        </w:rPr>
      </w:pPr>
    </w:p>
    <w:p w14:paraId="0BAA374A" w14:textId="77777777" w:rsidR="004D61A0" w:rsidRPr="00A54255" w:rsidRDefault="004D61A0">
      <w:pPr>
        <w:rPr>
          <w:rFonts w:cs="Arial"/>
        </w:rPr>
      </w:pPr>
    </w:p>
    <w:p w14:paraId="0BAA374B" w14:textId="77777777" w:rsidR="004D61A0" w:rsidRPr="00A54255" w:rsidRDefault="004D61A0">
      <w:pPr>
        <w:rPr>
          <w:rFonts w:cs="Arial"/>
        </w:rPr>
      </w:pPr>
    </w:p>
    <w:p w14:paraId="0BAA374C" w14:textId="77777777" w:rsidR="004D61A0" w:rsidRPr="00A54255" w:rsidRDefault="004D61A0">
      <w:pPr>
        <w:rPr>
          <w:rFonts w:cs="Arial"/>
        </w:rPr>
      </w:pPr>
    </w:p>
    <w:p w14:paraId="0BAA374D" w14:textId="77777777" w:rsidR="004D61A0" w:rsidRPr="00A54255" w:rsidRDefault="004D61A0">
      <w:pPr>
        <w:rPr>
          <w:rFonts w:cs="Arial"/>
        </w:rPr>
      </w:pPr>
    </w:p>
    <w:p w14:paraId="0BAA374E" w14:textId="77777777" w:rsidR="004D61A0" w:rsidRPr="00A54255" w:rsidRDefault="004D61A0">
      <w:pPr>
        <w:rPr>
          <w:rFonts w:cs="Arial"/>
        </w:rPr>
      </w:pPr>
    </w:p>
    <w:p w14:paraId="0BAA374F" w14:textId="6CFFAA3C" w:rsidR="007C0F5B" w:rsidRPr="00A54255" w:rsidRDefault="007C0F5B">
      <w:pPr>
        <w:rPr>
          <w:rFonts w:cs="Arial"/>
        </w:rPr>
      </w:pPr>
    </w:p>
    <w:p w14:paraId="2732B955" w14:textId="66A6EA67" w:rsidR="004842BE" w:rsidRPr="00A54255" w:rsidRDefault="004842BE">
      <w:pPr>
        <w:rPr>
          <w:rFonts w:cs="Arial"/>
        </w:rPr>
      </w:pPr>
    </w:p>
    <w:p w14:paraId="2C7B6E53" w14:textId="55393660" w:rsidR="004842BE" w:rsidRPr="00A54255" w:rsidRDefault="004842BE">
      <w:pPr>
        <w:rPr>
          <w:rFonts w:cs="Arial"/>
        </w:rPr>
      </w:pPr>
    </w:p>
    <w:p w14:paraId="0EE7EE46" w14:textId="40C93B12" w:rsidR="004842BE" w:rsidRPr="00A54255" w:rsidRDefault="004842BE">
      <w:pPr>
        <w:rPr>
          <w:rFonts w:cs="Arial"/>
        </w:rPr>
      </w:pPr>
    </w:p>
    <w:p w14:paraId="02EBE86D" w14:textId="64E3ACC9" w:rsidR="004842BE" w:rsidRPr="00A54255" w:rsidRDefault="004842BE">
      <w:pPr>
        <w:rPr>
          <w:rFonts w:cs="Arial"/>
        </w:rPr>
      </w:pPr>
    </w:p>
    <w:p w14:paraId="0D687F34" w14:textId="758FE069" w:rsidR="004842BE" w:rsidRPr="00A54255" w:rsidRDefault="004842BE">
      <w:pPr>
        <w:rPr>
          <w:rFonts w:cs="Arial"/>
        </w:rPr>
      </w:pPr>
    </w:p>
    <w:p w14:paraId="2BA113BB" w14:textId="18611C93" w:rsidR="004842BE" w:rsidRPr="00A54255" w:rsidRDefault="004842BE">
      <w:pPr>
        <w:rPr>
          <w:rFonts w:cs="Arial"/>
        </w:rPr>
      </w:pPr>
    </w:p>
    <w:p w14:paraId="6091F7BC" w14:textId="72ACAE4F" w:rsidR="004842BE" w:rsidRPr="00A54255" w:rsidRDefault="004842BE">
      <w:pPr>
        <w:rPr>
          <w:rFonts w:cs="Arial"/>
        </w:rPr>
      </w:pPr>
    </w:p>
    <w:p w14:paraId="65A7F094" w14:textId="4CCD3BDB" w:rsidR="004842BE" w:rsidRPr="00A54255" w:rsidRDefault="004842BE">
      <w:pPr>
        <w:rPr>
          <w:rFonts w:cs="Arial"/>
        </w:rPr>
      </w:pPr>
    </w:p>
    <w:p w14:paraId="787E0E68" w14:textId="1B24DE55" w:rsidR="004842BE" w:rsidRPr="00A54255" w:rsidRDefault="004842BE">
      <w:pPr>
        <w:rPr>
          <w:rFonts w:cs="Arial"/>
        </w:rPr>
      </w:pPr>
    </w:p>
    <w:p w14:paraId="70722A6F" w14:textId="38EB9068" w:rsidR="004842BE" w:rsidRPr="00A54255" w:rsidRDefault="004842BE">
      <w:pPr>
        <w:rPr>
          <w:rFonts w:cs="Arial"/>
        </w:rPr>
      </w:pPr>
    </w:p>
    <w:p w14:paraId="400FC35E" w14:textId="25C90E82" w:rsidR="004842BE" w:rsidRPr="00A54255" w:rsidRDefault="004842BE">
      <w:pPr>
        <w:rPr>
          <w:rFonts w:cs="Arial"/>
        </w:rPr>
      </w:pPr>
    </w:p>
    <w:p w14:paraId="2D3E5E7B" w14:textId="77777777" w:rsidR="004842BE" w:rsidRPr="00A54255" w:rsidRDefault="004842BE">
      <w:pPr>
        <w:rPr>
          <w:rFonts w:cs="Arial"/>
        </w:rPr>
      </w:pPr>
    </w:p>
    <w:p w14:paraId="0BAA3750" w14:textId="15005481" w:rsidR="004D61A0" w:rsidRPr="00A54255" w:rsidDel="00B94274" w:rsidRDefault="004D61A0" w:rsidP="00447470">
      <w:pPr>
        <w:rPr>
          <w:moveFrom w:id="14" w:author="Shah Ashay" w:date="2018-04-16T17:28:00Z"/>
          <w:rFonts w:cs="Arial"/>
        </w:rPr>
      </w:pPr>
      <w:moveFromRangeStart w:id="15" w:author="Shah Ashay" w:date="2018-04-16T17:28:00Z" w:name="move511663048"/>
      <w:moveFrom w:id="16" w:author="Shah Ashay" w:date="2018-04-16T17:28:00Z">
        <w:r w:rsidRPr="00A54255" w:rsidDel="00B94274">
          <w:rPr>
            <w:rFonts w:cs="Arial"/>
          </w:rPr>
          <w:t>Revision History</w:t>
        </w:r>
      </w:moveFrom>
    </w:p>
    <w:moveFromRangeEnd w:id="15"/>
    <w:p w14:paraId="5466A544" w14:textId="77777777" w:rsidR="00B94274" w:rsidRPr="00A54255" w:rsidRDefault="00B94274" w:rsidP="00B94274">
      <w:pPr>
        <w:rPr>
          <w:moveTo w:id="17" w:author="Shah Ashay" w:date="2018-04-16T17:28:00Z"/>
          <w:rFonts w:cs="Arial"/>
        </w:rPr>
      </w:pPr>
      <w:moveToRangeStart w:id="18" w:author="Shah Ashay" w:date="2018-04-16T17:28:00Z" w:name="move511663048"/>
      <w:moveTo w:id="19" w:author="Shah Ashay" w:date="2018-04-16T17:28:00Z">
        <w:r w:rsidRPr="00A54255">
          <w:rPr>
            <w:rFonts w:cs="Arial"/>
          </w:rPr>
          <w:t>Revision History</w:t>
        </w:r>
      </w:moveTo>
    </w:p>
    <w:moveToRangeEnd w:id="18"/>
    <w:p w14:paraId="0BAA3751" w14:textId="27063AC2" w:rsidR="004D61A0" w:rsidRPr="00A54255" w:rsidRDefault="00B94274">
      <w:pPr>
        <w:rPr>
          <w:rFonts w:cs="Arial"/>
        </w:rPr>
      </w:pPr>
      <w:ins w:id="20" w:author="Shah Ashay" w:date="2018-04-16T17:28:00Z">
        <w:r>
          <w:rPr>
            <w:rFonts w:cs="Arial"/>
          </w:rPr>
          <w:lastRenderedPageBreak/>
          <w:t xml:space="preserve"> </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21" w:author="Shah Ashay" w:date="2018-04-16T17:28: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22">
          <w:tblGrid>
            <w:gridCol w:w="1165"/>
            <w:gridCol w:w="1710"/>
            <w:gridCol w:w="2970"/>
            <w:gridCol w:w="1170"/>
            <w:gridCol w:w="1170"/>
            <w:gridCol w:w="1350"/>
          </w:tblGrid>
        </w:tblGridChange>
      </w:tblGrid>
      <w:tr w:rsidR="005F74A6" w:rsidRPr="00A54255" w14:paraId="0BAA3756" w14:textId="5ED8BD66" w:rsidTr="00B94274">
        <w:trPr>
          <w:cantSplit/>
          <w:tblHeader/>
          <w:trPrChange w:id="23" w:author="Shah Ashay" w:date="2018-04-16T17:28:00Z">
            <w:trPr>
              <w:cantSplit/>
              <w:tblHeader/>
            </w:trPr>
          </w:trPrChange>
        </w:trPr>
        <w:tc>
          <w:tcPr>
            <w:tcW w:w="611" w:type="pct"/>
            <w:shd w:val="clear" w:color="auto" w:fill="3399FF"/>
            <w:tcPrChange w:id="24" w:author="Shah Ashay" w:date="2018-04-16T17:28:00Z">
              <w:tcPr>
                <w:tcW w:w="1165" w:type="dxa"/>
                <w:shd w:val="clear" w:color="auto" w:fill="3399FF"/>
              </w:tcPr>
            </w:tcPrChange>
          </w:tcPr>
          <w:p w14:paraId="0BAA3752" w14:textId="7C5064CA" w:rsidR="005F74A6" w:rsidRPr="00A54255" w:rsidRDefault="005F74A6" w:rsidP="005F74A6">
            <w:pPr>
              <w:pStyle w:val="ColumnHead"/>
              <w:rPr>
                <w:rFonts w:cs="Arial"/>
                <w:color w:val="FFFFFF" w:themeColor="background1"/>
              </w:rPr>
            </w:pPr>
            <w:r w:rsidRPr="00A54255">
              <w:rPr>
                <w:rFonts w:cs="Arial"/>
                <w:color w:val="FFFFFF" w:themeColor="background1"/>
              </w:rPr>
              <w:t>Revision</w:t>
            </w:r>
          </w:p>
        </w:tc>
        <w:tc>
          <w:tcPr>
            <w:tcW w:w="897" w:type="pct"/>
            <w:shd w:val="clear" w:color="auto" w:fill="3399FF"/>
            <w:tcPrChange w:id="25" w:author="Shah Ashay" w:date="2018-04-16T17:28:00Z">
              <w:tcPr>
                <w:tcW w:w="1710" w:type="dxa"/>
                <w:shd w:val="clear" w:color="auto" w:fill="3399FF"/>
              </w:tcPr>
            </w:tcPrChange>
          </w:tcPr>
          <w:p w14:paraId="0BAA3753" w14:textId="706486C2" w:rsidR="005F74A6" w:rsidRPr="00A54255" w:rsidRDefault="005F74A6" w:rsidP="005F74A6">
            <w:pPr>
              <w:pStyle w:val="ColumnHead"/>
              <w:rPr>
                <w:rFonts w:cs="Arial"/>
                <w:color w:val="FFFFFF" w:themeColor="background1"/>
              </w:rPr>
            </w:pPr>
            <w:r w:rsidRPr="00A54255">
              <w:rPr>
                <w:rFonts w:cs="Arial"/>
                <w:color w:val="FFFFFF" w:themeColor="background1"/>
              </w:rPr>
              <w:t>Date</w:t>
            </w:r>
          </w:p>
        </w:tc>
        <w:tc>
          <w:tcPr>
            <w:tcW w:w="1557" w:type="pct"/>
            <w:shd w:val="clear" w:color="auto" w:fill="3399FF"/>
            <w:tcPrChange w:id="26" w:author="Shah Ashay" w:date="2018-04-16T17:28:00Z">
              <w:tcPr>
                <w:tcW w:w="2970" w:type="dxa"/>
                <w:shd w:val="clear" w:color="auto" w:fill="3399FF"/>
              </w:tcPr>
            </w:tcPrChange>
          </w:tcPr>
          <w:p w14:paraId="0BAA3754" w14:textId="77777777" w:rsidR="005F74A6" w:rsidRPr="00A54255" w:rsidRDefault="005F74A6" w:rsidP="005F74A6">
            <w:pPr>
              <w:pStyle w:val="ColumnHead"/>
              <w:rPr>
                <w:rFonts w:cs="Arial"/>
                <w:color w:val="FFFFFF" w:themeColor="background1"/>
              </w:rPr>
            </w:pPr>
            <w:r w:rsidRPr="00A54255">
              <w:rPr>
                <w:rFonts w:cs="Arial"/>
                <w:color w:val="FFFFFF" w:themeColor="background1"/>
              </w:rPr>
              <w:t>Description</w:t>
            </w:r>
          </w:p>
        </w:tc>
        <w:tc>
          <w:tcPr>
            <w:tcW w:w="614" w:type="pct"/>
            <w:shd w:val="clear" w:color="auto" w:fill="3399FF"/>
            <w:tcPrChange w:id="27" w:author="Shah Ashay" w:date="2018-04-16T17:28:00Z">
              <w:tcPr>
                <w:tcW w:w="1170" w:type="dxa"/>
                <w:shd w:val="clear" w:color="auto" w:fill="3399FF"/>
              </w:tcPr>
            </w:tcPrChange>
          </w:tcPr>
          <w:p w14:paraId="3FA9A84F" w14:textId="77777777" w:rsidR="005F74A6" w:rsidRPr="00A54255" w:rsidRDefault="005F74A6" w:rsidP="005F74A6">
            <w:pPr>
              <w:pStyle w:val="ColumnHead"/>
              <w:rPr>
                <w:rFonts w:cs="Arial"/>
                <w:color w:val="FFFFFF" w:themeColor="background1"/>
              </w:rPr>
            </w:pPr>
            <w:r w:rsidRPr="00A54255">
              <w:rPr>
                <w:rFonts w:cs="Arial"/>
                <w:color w:val="FFFFFF" w:themeColor="background1"/>
              </w:rPr>
              <w:t>Prepared</w:t>
            </w:r>
          </w:p>
          <w:p w14:paraId="0BAA3755" w14:textId="24CB89A3" w:rsidR="005F74A6" w:rsidRPr="00A54255" w:rsidRDefault="005F74A6" w:rsidP="005F74A6">
            <w:pPr>
              <w:pStyle w:val="ColumnHead"/>
              <w:rPr>
                <w:rFonts w:cs="Arial"/>
                <w:color w:val="FFFFFF" w:themeColor="background1"/>
              </w:rPr>
            </w:pPr>
            <w:r w:rsidRPr="00A54255">
              <w:rPr>
                <w:rFonts w:cs="Arial"/>
                <w:color w:val="FFFFFF" w:themeColor="background1"/>
              </w:rPr>
              <w:t>by</w:t>
            </w:r>
          </w:p>
        </w:tc>
        <w:tc>
          <w:tcPr>
            <w:tcW w:w="614" w:type="pct"/>
            <w:shd w:val="clear" w:color="auto" w:fill="3399FF"/>
            <w:tcPrChange w:id="28" w:author="Shah Ashay" w:date="2018-04-16T17:28:00Z">
              <w:tcPr>
                <w:tcW w:w="1170" w:type="dxa"/>
                <w:shd w:val="clear" w:color="auto" w:fill="3399FF"/>
              </w:tcPr>
            </w:tcPrChange>
          </w:tcPr>
          <w:p w14:paraId="2279381B" w14:textId="77777777" w:rsidR="005F74A6" w:rsidRPr="00A54255" w:rsidRDefault="005F74A6" w:rsidP="005F74A6">
            <w:pPr>
              <w:pStyle w:val="ColumnHead"/>
              <w:rPr>
                <w:rFonts w:cs="Arial"/>
                <w:color w:val="FFFFFF" w:themeColor="background1"/>
              </w:rPr>
            </w:pPr>
            <w:r w:rsidRPr="00A54255">
              <w:rPr>
                <w:rFonts w:cs="Arial"/>
                <w:color w:val="FFFFFF" w:themeColor="background1"/>
              </w:rPr>
              <w:t>Checked</w:t>
            </w:r>
          </w:p>
          <w:p w14:paraId="6407E4C1" w14:textId="0BC8493E" w:rsidR="005F74A6" w:rsidRPr="00A54255" w:rsidRDefault="005F74A6" w:rsidP="005F74A6">
            <w:pPr>
              <w:pStyle w:val="ColumnHead"/>
              <w:rPr>
                <w:rFonts w:cs="Arial"/>
                <w:color w:val="FFFFFF" w:themeColor="background1"/>
              </w:rPr>
            </w:pPr>
            <w:r w:rsidRPr="00A54255">
              <w:rPr>
                <w:rFonts w:cs="Arial"/>
                <w:color w:val="FFFFFF" w:themeColor="background1"/>
              </w:rPr>
              <w:t>by</w:t>
            </w:r>
          </w:p>
        </w:tc>
        <w:tc>
          <w:tcPr>
            <w:tcW w:w="707" w:type="pct"/>
            <w:shd w:val="clear" w:color="auto" w:fill="3399FF"/>
            <w:tcPrChange w:id="29" w:author="Shah Ashay" w:date="2018-04-16T17:28:00Z">
              <w:tcPr>
                <w:tcW w:w="1350" w:type="dxa"/>
                <w:shd w:val="clear" w:color="auto" w:fill="3399FF"/>
              </w:tcPr>
            </w:tcPrChange>
          </w:tcPr>
          <w:p w14:paraId="69284D3A" w14:textId="3EEBDEA0" w:rsidR="005F74A6" w:rsidRPr="00A54255" w:rsidRDefault="005F74A6" w:rsidP="005F74A6">
            <w:pPr>
              <w:pStyle w:val="ColumnHead"/>
              <w:rPr>
                <w:rFonts w:cs="Arial"/>
                <w:color w:val="FFFFFF" w:themeColor="background1"/>
              </w:rPr>
            </w:pPr>
            <w:r w:rsidRPr="00A54255">
              <w:rPr>
                <w:rFonts w:cs="Arial"/>
                <w:color w:val="FFFFFF" w:themeColor="background1"/>
              </w:rPr>
              <w:t>Approved by</w:t>
            </w:r>
          </w:p>
        </w:tc>
      </w:tr>
      <w:tr w:rsidR="005F74A6" w:rsidRPr="00A54255" w14:paraId="0BAA375B" w14:textId="2375FBD8" w:rsidTr="00B94274">
        <w:trPr>
          <w:cantSplit/>
          <w:trPrChange w:id="30" w:author="Shah Ashay" w:date="2018-04-16T17:28:00Z">
            <w:trPr>
              <w:cantSplit/>
            </w:trPr>
          </w:trPrChange>
        </w:trPr>
        <w:tc>
          <w:tcPr>
            <w:tcW w:w="611" w:type="pct"/>
            <w:tcPrChange w:id="31" w:author="Shah Ashay" w:date="2018-04-16T17:28:00Z">
              <w:tcPr>
                <w:tcW w:w="1165" w:type="dxa"/>
              </w:tcPr>
            </w:tcPrChange>
          </w:tcPr>
          <w:p w14:paraId="0BAA3757" w14:textId="2FF9D20C" w:rsidR="005F74A6" w:rsidRPr="00A54255" w:rsidRDefault="005F74A6" w:rsidP="005F74A6">
            <w:pPr>
              <w:jc w:val="center"/>
              <w:rPr>
                <w:rFonts w:cs="Arial"/>
                <w:sz w:val="20"/>
              </w:rPr>
            </w:pPr>
            <w:r w:rsidRPr="00A54255">
              <w:rPr>
                <w:rFonts w:cs="Arial"/>
                <w:sz w:val="20"/>
              </w:rPr>
              <w:t>1</w:t>
            </w:r>
            <w:r w:rsidR="004842BE" w:rsidRPr="00A54255">
              <w:rPr>
                <w:rFonts w:cs="Arial"/>
                <w:sz w:val="20"/>
              </w:rPr>
              <w:t>.0</w:t>
            </w:r>
          </w:p>
        </w:tc>
        <w:tc>
          <w:tcPr>
            <w:tcW w:w="897" w:type="pct"/>
            <w:tcPrChange w:id="32" w:author="Shah Ashay" w:date="2018-04-16T17:28:00Z">
              <w:tcPr>
                <w:tcW w:w="1710" w:type="dxa"/>
              </w:tcPr>
            </w:tcPrChange>
          </w:tcPr>
          <w:p w14:paraId="0BAA3758" w14:textId="1DFD58C1" w:rsidR="005F74A6" w:rsidRPr="00A54255" w:rsidRDefault="00C05FBB">
            <w:pPr>
              <w:jc w:val="center"/>
              <w:rPr>
                <w:rFonts w:cs="Arial"/>
                <w:sz w:val="20"/>
              </w:rPr>
            </w:pPr>
            <w:r w:rsidRPr="00A54255">
              <w:rPr>
                <w:rFonts w:cs="Arial"/>
                <w:sz w:val="20"/>
              </w:rPr>
              <w:t>29-Dec-2017</w:t>
            </w:r>
          </w:p>
        </w:tc>
        <w:tc>
          <w:tcPr>
            <w:tcW w:w="1557" w:type="pct"/>
            <w:tcPrChange w:id="33" w:author="Shah Ashay" w:date="2018-04-16T17:28:00Z">
              <w:tcPr>
                <w:tcW w:w="2970" w:type="dxa"/>
              </w:tcPr>
            </w:tcPrChange>
          </w:tcPr>
          <w:p w14:paraId="0BAA3759" w14:textId="0D27832E" w:rsidR="005F74A6" w:rsidRPr="00A54255" w:rsidRDefault="004842BE" w:rsidP="00B107D1">
            <w:pPr>
              <w:pStyle w:val="Header"/>
              <w:tabs>
                <w:tab w:val="clear" w:pos="4320"/>
                <w:tab w:val="clear" w:pos="8640"/>
              </w:tabs>
              <w:rPr>
                <w:rFonts w:cs="Arial"/>
                <w:sz w:val="20"/>
              </w:rPr>
            </w:pPr>
            <w:r w:rsidRPr="00A54255">
              <w:rPr>
                <w:rFonts w:cs="Arial"/>
                <w:sz w:val="20"/>
              </w:rPr>
              <w:t>Draft of Use Case “</w:t>
            </w:r>
            <w:r w:rsidR="00C84971" w:rsidRPr="00A54255">
              <w:rPr>
                <w:rFonts w:cs="Arial"/>
                <w:sz w:val="20"/>
              </w:rPr>
              <w:t>Initiate Day</w:t>
            </w:r>
            <w:r w:rsidR="00734522" w:rsidRPr="00A54255">
              <w:rPr>
                <w:rFonts w:cs="Arial"/>
                <w:sz w:val="20"/>
              </w:rPr>
              <w:t>”</w:t>
            </w:r>
          </w:p>
        </w:tc>
        <w:tc>
          <w:tcPr>
            <w:tcW w:w="614" w:type="pct"/>
            <w:tcPrChange w:id="34" w:author="Shah Ashay" w:date="2018-04-16T17:28:00Z">
              <w:tcPr>
                <w:tcW w:w="1170" w:type="dxa"/>
              </w:tcPr>
            </w:tcPrChange>
          </w:tcPr>
          <w:p w14:paraId="0BAA375A" w14:textId="08264101" w:rsidR="005F74A6" w:rsidRPr="00A54255" w:rsidRDefault="00C05FBB">
            <w:pPr>
              <w:jc w:val="center"/>
              <w:rPr>
                <w:rFonts w:cs="Arial"/>
                <w:sz w:val="20"/>
              </w:rPr>
            </w:pPr>
            <w:r w:rsidRPr="00A54255">
              <w:rPr>
                <w:rFonts w:cs="Arial"/>
                <w:sz w:val="20"/>
              </w:rPr>
              <w:t>Wirasak C.</w:t>
            </w:r>
          </w:p>
        </w:tc>
        <w:tc>
          <w:tcPr>
            <w:tcW w:w="614" w:type="pct"/>
            <w:tcPrChange w:id="35" w:author="Shah Ashay" w:date="2018-04-16T17:28:00Z">
              <w:tcPr>
                <w:tcW w:w="1170" w:type="dxa"/>
              </w:tcPr>
            </w:tcPrChange>
          </w:tcPr>
          <w:p w14:paraId="29DF2C40" w14:textId="77777777" w:rsidR="005F74A6" w:rsidRPr="00A54255" w:rsidRDefault="005F74A6">
            <w:pPr>
              <w:jc w:val="center"/>
              <w:rPr>
                <w:rFonts w:cs="Arial"/>
                <w:sz w:val="20"/>
              </w:rPr>
            </w:pPr>
          </w:p>
        </w:tc>
        <w:tc>
          <w:tcPr>
            <w:tcW w:w="707" w:type="pct"/>
            <w:tcPrChange w:id="36" w:author="Shah Ashay" w:date="2018-04-16T17:28:00Z">
              <w:tcPr>
                <w:tcW w:w="1350" w:type="dxa"/>
              </w:tcPr>
            </w:tcPrChange>
          </w:tcPr>
          <w:p w14:paraId="6A1BC662" w14:textId="1DDFB2E8" w:rsidR="005F74A6" w:rsidRPr="00A54255" w:rsidRDefault="005F74A6">
            <w:pPr>
              <w:jc w:val="center"/>
              <w:rPr>
                <w:rFonts w:cs="Arial"/>
                <w:sz w:val="20"/>
              </w:rPr>
            </w:pPr>
          </w:p>
        </w:tc>
      </w:tr>
      <w:tr w:rsidR="005F74A6" w:rsidRPr="00A54255" w14:paraId="0BAA3760" w14:textId="645D3AAF" w:rsidTr="00B94274">
        <w:trPr>
          <w:cantSplit/>
          <w:trPrChange w:id="37" w:author="Shah Ashay" w:date="2018-04-16T17:28:00Z">
            <w:trPr>
              <w:cantSplit/>
            </w:trPr>
          </w:trPrChange>
        </w:trPr>
        <w:tc>
          <w:tcPr>
            <w:tcW w:w="611" w:type="pct"/>
            <w:tcPrChange w:id="38" w:author="Shah Ashay" w:date="2018-04-16T17:28:00Z">
              <w:tcPr>
                <w:tcW w:w="1165" w:type="dxa"/>
              </w:tcPr>
            </w:tcPrChange>
          </w:tcPr>
          <w:p w14:paraId="0BAA375C" w14:textId="4359A4E4" w:rsidR="005F74A6" w:rsidRPr="00A54255" w:rsidRDefault="00D922BE">
            <w:pPr>
              <w:jc w:val="center"/>
              <w:rPr>
                <w:rFonts w:cs="Arial"/>
                <w:sz w:val="20"/>
              </w:rPr>
            </w:pPr>
            <w:ins w:id="39" w:author="Batra Yogesh (EXT)" w:date="2018-03-27T16:15:00Z">
              <w:r w:rsidRPr="00A54255">
                <w:rPr>
                  <w:rFonts w:cs="Arial"/>
                  <w:sz w:val="20"/>
                </w:rPr>
                <w:t>1.1</w:t>
              </w:r>
            </w:ins>
          </w:p>
        </w:tc>
        <w:tc>
          <w:tcPr>
            <w:tcW w:w="897" w:type="pct"/>
            <w:tcPrChange w:id="40" w:author="Shah Ashay" w:date="2018-04-16T17:28:00Z">
              <w:tcPr>
                <w:tcW w:w="1710" w:type="dxa"/>
              </w:tcPr>
            </w:tcPrChange>
          </w:tcPr>
          <w:p w14:paraId="0BAA375D" w14:textId="61178F73" w:rsidR="005F74A6" w:rsidRPr="00A54255" w:rsidRDefault="00D922BE">
            <w:pPr>
              <w:jc w:val="center"/>
              <w:rPr>
                <w:rFonts w:cs="Arial"/>
                <w:sz w:val="20"/>
              </w:rPr>
            </w:pPr>
            <w:ins w:id="41" w:author="Batra Yogesh (EXT)" w:date="2018-03-27T16:15:00Z">
              <w:r w:rsidRPr="00A54255">
                <w:rPr>
                  <w:rFonts w:cs="Arial"/>
                  <w:sz w:val="20"/>
                </w:rPr>
                <w:t>27-Dec-2018</w:t>
              </w:r>
            </w:ins>
          </w:p>
        </w:tc>
        <w:tc>
          <w:tcPr>
            <w:tcW w:w="1557" w:type="pct"/>
            <w:tcPrChange w:id="42" w:author="Shah Ashay" w:date="2018-04-16T17:28:00Z">
              <w:tcPr>
                <w:tcW w:w="2970" w:type="dxa"/>
              </w:tcPr>
            </w:tcPrChange>
          </w:tcPr>
          <w:p w14:paraId="0BAA375E" w14:textId="5FE719B3" w:rsidR="005F74A6" w:rsidRPr="00A54255" w:rsidRDefault="00D922BE" w:rsidP="00B107D1">
            <w:pPr>
              <w:pStyle w:val="Header"/>
              <w:tabs>
                <w:tab w:val="clear" w:pos="4320"/>
                <w:tab w:val="clear" w:pos="8640"/>
              </w:tabs>
              <w:rPr>
                <w:rFonts w:cs="Arial"/>
                <w:sz w:val="20"/>
              </w:rPr>
            </w:pPr>
            <w:ins w:id="43" w:author="Batra Yogesh (EXT)" w:date="2018-03-27T16:15:00Z">
              <w:r w:rsidRPr="00A54255">
                <w:rPr>
                  <w:rFonts w:cs="Arial"/>
                  <w:sz w:val="20"/>
                </w:rPr>
                <w:t>Updated as per EC 11.2</w:t>
              </w:r>
            </w:ins>
          </w:p>
        </w:tc>
        <w:tc>
          <w:tcPr>
            <w:tcW w:w="614" w:type="pct"/>
            <w:tcPrChange w:id="44" w:author="Shah Ashay" w:date="2018-04-16T17:28:00Z">
              <w:tcPr>
                <w:tcW w:w="1170" w:type="dxa"/>
              </w:tcPr>
            </w:tcPrChange>
          </w:tcPr>
          <w:p w14:paraId="0BAA375F" w14:textId="3FD1C996" w:rsidR="005F74A6" w:rsidRPr="00A54255" w:rsidRDefault="00D922BE">
            <w:pPr>
              <w:jc w:val="center"/>
              <w:rPr>
                <w:rFonts w:cs="Arial"/>
                <w:sz w:val="20"/>
              </w:rPr>
            </w:pPr>
            <w:ins w:id="45" w:author="Batra Yogesh (EXT)" w:date="2018-03-27T16:15:00Z">
              <w:r w:rsidRPr="00A54255">
                <w:rPr>
                  <w:rFonts w:cs="Arial"/>
                  <w:sz w:val="20"/>
                </w:rPr>
                <w:t>Tieto</w:t>
              </w:r>
            </w:ins>
          </w:p>
        </w:tc>
        <w:tc>
          <w:tcPr>
            <w:tcW w:w="614" w:type="pct"/>
            <w:tcPrChange w:id="46" w:author="Shah Ashay" w:date="2018-04-16T17:28:00Z">
              <w:tcPr>
                <w:tcW w:w="1170" w:type="dxa"/>
              </w:tcPr>
            </w:tcPrChange>
          </w:tcPr>
          <w:p w14:paraId="3A3230E3" w14:textId="77777777" w:rsidR="005F74A6" w:rsidRPr="00A54255" w:rsidRDefault="005F74A6">
            <w:pPr>
              <w:jc w:val="center"/>
              <w:rPr>
                <w:rFonts w:cs="Arial"/>
                <w:sz w:val="20"/>
              </w:rPr>
            </w:pPr>
          </w:p>
        </w:tc>
        <w:tc>
          <w:tcPr>
            <w:tcW w:w="707" w:type="pct"/>
            <w:tcPrChange w:id="47" w:author="Shah Ashay" w:date="2018-04-16T17:28:00Z">
              <w:tcPr>
                <w:tcW w:w="1350" w:type="dxa"/>
              </w:tcPr>
            </w:tcPrChange>
          </w:tcPr>
          <w:p w14:paraId="16DB2B6E" w14:textId="71B14F0A" w:rsidR="005F74A6" w:rsidRPr="00A54255" w:rsidRDefault="005F74A6">
            <w:pPr>
              <w:jc w:val="center"/>
              <w:rPr>
                <w:rFonts w:cs="Arial"/>
                <w:sz w:val="20"/>
              </w:rPr>
            </w:pPr>
          </w:p>
        </w:tc>
      </w:tr>
      <w:tr w:rsidR="005F74A6" w:rsidRPr="00A54255" w:rsidDel="00B94274" w14:paraId="0BAA3765" w14:textId="708D5CAA" w:rsidTr="00B94274">
        <w:trPr>
          <w:cantSplit/>
          <w:del w:id="48" w:author="Shah Ashay" w:date="2018-04-16T17:28:00Z"/>
          <w:trPrChange w:id="49" w:author="Shah Ashay" w:date="2018-04-16T17:28:00Z">
            <w:trPr>
              <w:cantSplit/>
            </w:trPr>
          </w:trPrChange>
        </w:trPr>
        <w:tc>
          <w:tcPr>
            <w:tcW w:w="611" w:type="pct"/>
            <w:tcPrChange w:id="50" w:author="Shah Ashay" w:date="2018-04-16T17:28:00Z">
              <w:tcPr>
                <w:tcW w:w="1165" w:type="dxa"/>
              </w:tcPr>
            </w:tcPrChange>
          </w:tcPr>
          <w:p w14:paraId="0BAA3761" w14:textId="383BF78F" w:rsidR="005F74A6" w:rsidRPr="00A54255" w:rsidDel="00B94274" w:rsidRDefault="005F74A6">
            <w:pPr>
              <w:jc w:val="center"/>
              <w:rPr>
                <w:del w:id="51" w:author="Shah Ashay" w:date="2018-04-16T17:28:00Z"/>
                <w:rFonts w:cs="Arial"/>
                <w:sz w:val="20"/>
              </w:rPr>
            </w:pPr>
          </w:p>
        </w:tc>
        <w:tc>
          <w:tcPr>
            <w:tcW w:w="897" w:type="pct"/>
            <w:tcPrChange w:id="52" w:author="Shah Ashay" w:date="2018-04-16T17:28:00Z">
              <w:tcPr>
                <w:tcW w:w="1710" w:type="dxa"/>
              </w:tcPr>
            </w:tcPrChange>
          </w:tcPr>
          <w:p w14:paraId="0BAA3762" w14:textId="6F94F573" w:rsidR="005F74A6" w:rsidRPr="00A54255" w:rsidDel="00B94274" w:rsidRDefault="005F74A6">
            <w:pPr>
              <w:jc w:val="center"/>
              <w:rPr>
                <w:del w:id="53" w:author="Shah Ashay" w:date="2018-04-16T17:28:00Z"/>
                <w:rFonts w:cs="Arial"/>
                <w:sz w:val="20"/>
              </w:rPr>
            </w:pPr>
          </w:p>
        </w:tc>
        <w:tc>
          <w:tcPr>
            <w:tcW w:w="1557" w:type="pct"/>
            <w:tcPrChange w:id="54" w:author="Shah Ashay" w:date="2018-04-16T17:28:00Z">
              <w:tcPr>
                <w:tcW w:w="2970" w:type="dxa"/>
              </w:tcPr>
            </w:tcPrChange>
          </w:tcPr>
          <w:p w14:paraId="0BAA3763" w14:textId="40992813" w:rsidR="005F74A6" w:rsidRPr="00A54255" w:rsidDel="00B94274" w:rsidRDefault="005F74A6" w:rsidP="00B107D1">
            <w:pPr>
              <w:pStyle w:val="Header"/>
              <w:tabs>
                <w:tab w:val="clear" w:pos="4320"/>
                <w:tab w:val="clear" w:pos="8640"/>
              </w:tabs>
              <w:rPr>
                <w:del w:id="55" w:author="Shah Ashay" w:date="2018-04-16T17:28:00Z"/>
                <w:rFonts w:cs="Arial"/>
                <w:sz w:val="20"/>
              </w:rPr>
            </w:pPr>
          </w:p>
        </w:tc>
        <w:tc>
          <w:tcPr>
            <w:tcW w:w="614" w:type="pct"/>
            <w:tcPrChange w:id="56" w:author="Shah Ashay" w:date="2018-04-16T17:28:00Z">
              <w:tcPr>
                <w:tcW w:w="1170" w:type="dxa"/>
              </w:tcPr>
            </w:tcPrChange>
          </w:tcPr>
          <w:p w14:paraId="0BAA3764" w14:textId="4EA33EF0" w:rsidR="005F74A6" w:rsidRPr="00A54255" w:rsidDel="00B94274" w:rsidRDefault="005F74A6">
            <w:pPr>
              <w:jc w:val="center"/>
              <w:rPr>
                <w:del w:id="57" w:author="Shah Ashay" w:date="2018-04-16T17:28:00Z"/>
                <w:rFonts w:cs="Arial"/>
                <w:sz w:val="20"/>
              </w:rPr>
            </w:pPr>
          </w:p>
        </w:tc>
        <w:tc>
          <w:tcPr>
            <w:tcW w:w="614" w:type="pct"/>
            <w:tcPrChange w:id="58" w:author="Shah Ashay" w:date="2018-04-16T17:28:00Z">
              <w:tcPr>
                <w:tcW w:w="1170" w:type="dxa"/>
              </w:tcPr>
            </w:tcPrChange>
          </w:tcPr>
          <w:p w14:paraId="7F4C939B" w14:textId="67B25573" w:rsidR="005F74A6" w:rsidRPr="00A54255" w:rsidDel="00B94274" w:rsidRDefault="005F74A6">
            <w:pPr>
              <w:jc w:val="center"/>
              <w:rPr>
                <w:del w:id="59" w:author="Shah Ashay" w:date="2018-04-16T17:28:00Z"/>
                <w:rFonts w:cs="Arial"/>
                <w:sz w:val="20"/>
              </w:rPr>
            </w:pPr>
          </w:p>
        </w:tc>
        <w:tc>
          <w:tcPr>
            <w:tcW w:w="707" w:type="pct"/>
            <w:tcPrChange w:id="60" w:author="Shah Ashay" w:date="2018-04-16T17:28:00Z">
              <w:tcPr>
                <w:tcW w:w="1350" w:type="dxa"/>
              </w:tcPr>
            </w:tcPrChange>
          </w:tcPr>
          <w:p w14:paraId="2220525C" w14:textId="3F851BEE" w:rsidR="005F74A6" w:rsidRPr="00A54255" w:rsidDel="00B94274" w:rsidRDefault="005F74A6">
            <w:pPr>
              <w:jc w:val="center"/>
              <w:rPr>
                <w:del w:id="61" w:author="Shah Ashay" w:date="2018-04-16T17:28:00Z"/>
                <w:rFonts w:cs="Arial"/>
                <w:sz w:val="20"/>
              </w:rPr>
            </w:pPr>
          </w:p>
        </w:tc>
      </w:tr>
      <w:tr w:rsidR="005F74A6" w:rsidRPr="00A54255" w:rsidDel="00B94274" w14:paraId="0BAA376A" w14:textId="236B4F63" w:rsidTr="00B94274">
        <w:trPr>
          <w:cantSplit/>
          <w:del w:id="62" w:author="Shah Ashay" w:date="2018-04-16T17:28:00Z"/>
          <w:trPrChange w:id="63" w:author="Shah Ashay" w:date="2018-04-16T17:28:00Z">
            <w:trPr>
              <w:cantSplit/>
            </w:trPr>
          </w:trPrChange>
        </w:trPr>
        <w:tc>
          <w:tcPr>
            <w:tcW w:w="611" w:type="pct"/>
            <w:tcPrChange w:id="64" w:author="Shah Ashay" w:date="2018-04-16T17:28:00Z">
              <w:tcPr>
                <w:tcW w:w="1165" w:type="dxa"/>
              </w:tcPr>
            </w:tcPrChange>
          </w:tcPr>
          <w:p w14:paraId="0BAA3766" w14:textId="7A28D27A" w:rsidR="005F74A6" w:rsidRPr="00A54255" w:rsidDel="00B94274" w:rsidRDefault="005F74A6">
            <w:pPr>
              <w:jc w:val="center"/>
              <w:rPr>
                <w:del w:id="65" w:author="Shah Ashay" w:date="2018-04-16T17:28:00Z"/>
                <w:rFonts w:cs="Arial"/>
                <w:sz w:val="20"/>
              </w:rPr>
            </w:pPr>
          </w:p>
        </w:tc>
        <w:tc>
          <w:tcPr>
            <w:tcW w:w="897" w:type="pct"/>
            <w:tcPrChange w:id="66" w:author="Shah Ashay" w:date="2018-04-16T17:28:00Z">
              <w:tcPr>
                <w:tcW w:w="1710" w:type="dxa"/>
              </w:tcPr>
            </w:tcPrChange>
          </w:tcPr>
          <w:p w14:paraId="0BAA3767" w14:textId="0B1F81BE" w:rsidR="005F74A6" w:rsidRPr="00A54255" w:rsidDel="00B94274" w:rsidRDefault="005F74A6">
            <w:pPr>
              <w:jc w:val="center"/>
              <w:rPr>
                <w:del w:id="67" w:author="Shah Ashay" w:date="2018-04-16T17:28:00Z"/>
                <w:rFonts w:cs="Arial"/>
                <w:sz w:val="20"/>
              </w:rPr>
            </w:pPr>
          </w:p>
        </w:tc>
        <w:tc>
          <w:tcPr>
            <w:tcW w:w="1557" w:type="pct"/>
            <w:tcPrChange w:id="68" w:author="Shah Ashay" w:date="2018-04-16T17:28:00Z">
              <w:tcPr>
                <w:tcW w:w="2970" w:type="dxa"/>
              </w:tcPr>
            </w:tcPrChange>
          </w:tcPr>
          <w:p w14:paraId="0BAA3768" w14:textId="52C10D65" w:rsidR="005F74A6" w:rsidRPr="00A54255" w:rsidDel="00B94274" w:rsidRDefault="005F74A6" w:rsidP="00B107D1">
            <w:pPr>
              <w:pStyle w:val="Header"/>
              <w:tabs>
                <w:tab w:val="clear" w:pos="4320"/>
                <w:tab w:val="clear" w:pos="8640"/>
              </w:tabs>
              <w:rPr>
                <w:del w:id="69" w:author="Shah Ashay" w:date="2018-04-16T17:28:00Z"/>
                <w:rFonts w:cs="Arial"/>
                <w:sz w:val="20"/>
              </w:rPr>
            </w:pPr>
          </w:p>
        </w:tc>
        <w:tc>
          <w:tcPr>
            <w:tcW w:w="614" w:type="pct"/>
            <w:tcPrChange w:id="70" w:author="Shah Ashay" w:date="2018-04-16T17:28:00Z">
              <w:tcPr>
                <w:tcW w:w="1170" w:type="dxa"/>
              </w:tcPr>
            </w:tcPrChange>
          </w:tcPr>
          <w:p w14:paraId="0BAA3769" w14:textId="532BBE72" w:rsidR="005F74A6" w:rsidRPr="00A54255" w:rsidDel="00B94274" w:rsidRDefault="005F74A6">
            <w:pPr>
              <w:jc w:val="center"/>
              <w:rPr>
                <w:del w:id="71" w:author="Shah Ashay" w:date="2018-04-16T17:28:00Z"/>
                <w:rFonts w:cs="Arial"/>
                <w:sz w:val="20"/>
              </w:rPr>
            </w:pPr>
          </w:p>
        </w:tc>
        <w:tc>
          <w:tcPr>
            <w:tcW w:w="614" w:type="pct"/>
            <w:tcPrChange w:id="72" w:author="Shah Ashay" w:date="2018-04-16T17:28:00Z">
              <w:tcPr>
                <w:tcW w:w="1170" w:type="dxa"/>
              </w:tcPr>
            </w:tcPrChange>
          </w:tcPr>
          <w:p w14:paraId="027A5A19" w14:textId="503604B0" w:rsidR="005F74A6" w:rsidRPr="00A54255" w:rsidDel="00B94274" w:rsidRDefault="005F74A6">
            <w:pPr>
              <w:jc w:val="center"/>
              <w:rPr>
                <w:del w:id="73" w:author="Shah Ashay" w:date="2018-04-16T17:28:00Z"/>
                <w:rFonts w:cs="Arial"/>
                <w:sz w:val="20"/>
              </w:rPr>
            </w:pPr>
          </w:p>
        </w:tc>
        <w:tc>
          <w:tcPr>
            <w:tcW w:w="707" w:type="pct"/>
            <w:tcPrChange w:id="74" w:author="Shah Ashay" w:date="2018-04-16T17:28:00Z">
              <w:tcPr>
                <w:tcW w:w="1350" w:type="dxa"/>
              </w:tcPr>
            </w:tcPrChange>
          </w:tcPr>
          <w:p w14:paraId="38883292" w14:textId="435EB5A5" w:rsidR="005F74A6" w:rsidRPr="00A54255" w:rsidDel="00B94274" w:rsidRDefault="005F74A6">
            <w:pPr>
              <w:jc w:val="center"/>
              <w:rPr>
                <w:del w:id="75" w:author="Shah Ashay" w:date="2018-04-16T17:28:00Z"/>
                <w:rFonts w:cs="Arial"/>
                <w:sz w:val="20"/>
              </w:rPr>
            </w:pPr>
          </w:p>
        </w:tc>
      </w:tr>
      <w:tr w:rsidR="005F74A6" w:rsidRPr="00A54255" w:rsidDel="00B94274" w14:paraId="0BAA376F" w14:textId="307F375A" w:rsidTr="00B94274">
        <w:trPr>
          <w:cantSplit/>
          <w:del w:id="76" w:author="Shah Ashay" w:date="2018-04-16T17:28:00Z"/>
          <w:trPrChange w:id="77" w:author="Shah Ashay" w:date="2018-04-16T17:28:00Z">
            <w:trPr>
              <w:cantSplit/>
            </w:trPr>
          </w:trPrChange>
        </w:trPr>
        <w:tc>
          <w:tcPr>
            <w:tcW w:w="611" w:type="pct"/>
            <w:tcPrChange w:id="78" w:author="Shah Ashay" w:date="2018-04-16T17:28:00Z">
              <w:tcPr>
                <w:tcW w:w="1165" w:type="dxa"/>
              </w:tcPr>
            </w:tcPrChange>
          </w:tcPr>
          <w:p w14:paraId="0BAA376B" w14:textId="66D157A3" w:rsidR="005F74A6" w:rsidRPr="00A54255" w:rsidDel="00B94274" w:rsidRDefault="005F74A6">
            <w:pPr>
              <w:jc w:val="center"/>
              <w:rPr>
                <w:del w:id="79" w:author="Shah Ashay" w:date="2018-04-16T17:28:00Z"/>
                <w:rFonts w:cs="Arial"/>
                <w:sz w:val="20"/>
              </w:rPr>
            </w:pPr>
          </w:p>
        </w:tc>
        <w:tc>
          <w:tcPr>
            <w:tcW w:w="897" w:type="pct"/>
            <w:tcPrChange w:id="80" w:author="Shah Ashay" w:date="2018-04-16T17:28:00Z">
              <w:tcPr>
                <w:tcW w:w="1710" w:type="dxa"/>
              </w:tcPr>
            </w:tcPrChange>
          </w:tcPr>
          <w:p w14:paraId="0BAA376C" w14:textId="081BFDC8" w:rsidR="005F74A6" w:rsidRPr="00A54255" w:rsidDel="00B94274" w:rsidRDefault="005F74A6">
            <w:pPr>
              <w:jc w:val="center"/>
              <w:rPr>
                <w:del w:id="81" w:author="Shah Ashay" w:date="2018-04-16T17:28:00Z"/>
                <w:rFonts w:cs="Arial"/>
                <w:sz w:val="20"/>
              </w:rPr>
            </w:pPr>
          </w:p>
        </w:tc>
        <w:tc>
          <w:tcPr>
            <w:tcW w:w="1557" w:type="pct"/>
            <w:tcPrChange w:id="82" w:author="Shah Ashay" w:date="2018-04-16T17:28:00Z">
              <w:tcPr>
                <w:tcW w:w="2970" w:type="dxa"/>
              </w:tcPr>
            </w:tcPrChange>
          </w:tcPr>
          <w:p w14:paraId="0BAA376D" w14:textId="34E394E9" w:rsidR="005F74A6" w:rsidRPr="00A54255" w:rsidDel="00B94274" w:rsidRDefault="005F74A6" w:rsidP="00B107D1">
            <w:pPr>
              <w:pStyle w:val="Header"/>
              <w:tabs>
                <w:tab w:val="clear" w:pos="4320"/>
                <w:tab w:val="clear" w:pos="8640"/>
              </w:tabs>
              <w:rPr>
                <w:del w:id="83" w:author="Shah Ashay" w:date="2018-04-16T17:28:00Z"/>
                <w:rFonts w:cs="Arial"/>
                <w:sz w:val="20"/>
              </w:rPr>
            </w:pPr>
          </w:p>
        </w:tc>
        <w:tc>
          <w:tcPr>
            <w:tcW w:w="614" w:type="pct"/>
            <w:tcPrChange w:id="84" w:author="Shah Ashay" w:date="2018-04-16T17:28:00Z">
              <w:tcPr>
                <w:tcW w:w="1170" w:type="dxa"/>
              </w:tcPr>
            </w:tcPrChange>
          </w:tcPr>
          <w:p w14:paraId="0BAA376E" w14:textId="19D46B6A" w:rsidR="005F74A6" w:rsidRPr="00A54255" w:rsidDel="00B94274" w:rsidRDefault="005F74A6">
            <w:pPr>
              <w:jc w:val="center"/>
              <w:rPr>
                <w:del w:id="85" w:author="Shah Ashay" w:date="2018-04-16T17:28:00Z"/>
                <w:rFonts w:cs="Arial"/>
                <w:sz w:val="20"/>
              </w:rPr>
            </w:pPr>
          </w:p>
        </w:tc>
        <w:tc>
          <w:tcPr>
            <w:tcW w:w="614" w:type="pct"/>
            <w:tcPrChange w:id="86" w:author="Shah Ashay" w:date="2018-04-16T17:28:00Z">
              <w:tcPr>
                <w:tcW w:w="1170" w:type="dxa"/>
              </w:tcPr>
            </w:tcPrChange>
          </w:tcPr>
          <w:p w14:paraId="4BC707ED" w14:textId="052980E7" w:rsidR="005F74A6" w:rsidRPr="00A54255" w:rsidDel="00B94274" w:rsidRDefault="005F74A6">
            <w:pPr>
              <w:jc w:val="center"/>
              <w:rPr>
                <w:del w:id="87" w:author="Shah Ashay" w:date="2018-04-16T17:28:00Z"/>
                <w:rFonts w:cs="Arial"/>
                <w:sz w:val="20"/>
              </w:rPr>
            </w:pPr>
          </w:p>
        </w:tc>
        <w:tc>
          <w:tcPr>
            <w:tcW w:w="707" w:type="pct"/>
            <w:tcPrChange w:id="88" w:author="Shah Ashay" w:date="2018-04-16T17:28:00Z">
              <w:tcPr>
                <w:tcW w:w="1350" w:type="dxa"/>
              </w:tcPr>
            </w:tcPrChange>
          </w:tcPr>
          <w:p w14:paraId="5CF39564" w14:textId="2442C4A8" w:rsidR="005F74A6" w:rsidRPr="00A54255" w:rsidDel="00B94274" w:rsidRDefault="005F74A6">
            <w:pPr>
              <w:jc w:val="center"/>
              <w:rPr>
                <w:del w:id="89" w:author="Shah Ashay" w:date="2018-04-16T17:28:00Z"/>
                <w:rFonts w:cs="Arial"/>
                <w:sz w:val="20"/>
              </w:rPr>
            </w:pPr>
          </w:p>
        </w:tc>
      </w:tr>
    </w:tbl>
    <w:p w14:paraId="0BAA3770" w14:textId="77777777" w:rsidR="00AD190F" w:rsidRPr="00A54255" w:rsidRDefault="00AD190F">
      <w:pPr>
        <w:rPr>
          <w:rFonts w:cs="Arial"/>
        </w:rPr>
        <w:sectPr w:rsidR="00AD190F" w:rsidRPr="00A54255">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720" w:left="1440" w:header="720" w:footer="720" w:gutter="0"/>
          <w:pgNumType w:fmt="lowerRoman" w:start="1"/>
          <w:cols w:space="720"/>
          <w:docGrid w:linePitch="360"/>
        </w:sectPr>
      </w:pPr>
    </w:p>
    <w:p w14:paraId="0BAA3771" w14:textId="77777777" w:rsidR="004D61A0" w:rsidRPr="00A54255" w:rsidRDefault="004D61A0">
      <w:pPr>
        <w:jc w:val="center"/>
        <w:rPr>
          <w:rFonts w:cs="Arial"/>
          <w:b/>
          <w:color w:val="3399FF"/>
          <w:sz w:val="28"/>
        </w:rPr>
      </w:pPr>
      <w:r w:rsidRPr="00A54255">
        <w:rPr>
          <w:rFonts w:cs="Arial"/>
          <w:b/>
          <w:color w:val="3399FF"/>
          <w:sz w:val="28"/>
        </w:rPr>
        <w:lastRenderedPageBreak/>
        <w:t>Table of Contents</w:t>
      </w:r>
    </w:p>
    <w:p w14:paraId="0BAA3772" w14:textId="77777777" w:rsidR="004D61A0" w:rsidRPr="00A54255" w:rsidRDefault="004D61A0">
      <w:pPr>
        <w:rPr>
          <w:rFonts w:cs="Arial"/>
        </w:rPr>
      </w:pPr>
    </w:p>
    <w:p w14:paraId="5D33D1AC" w14:textId="7A043683" w:rsidR="00C84971" w:rsidRPr="00B94274" w:rsidRDefault="00006EC4">
      <w:pPr>
        <w:pStyle w:val="TOC1"/>
        <w:rPr>
          <w:rFonts w:cstheme="minorBidi"/>
          <w:noProof/>
          <w:szCs w:val="28"/>
          <w:lang w:bidi="th-TH"/>
        </w:rPr>
      </w:pPr>
      <w:r w:rsidRPr="00B94274">
        <w:rPr>
          <w:rFonts w:ascii="Arial" w:hAnsi="Arial" w:cs="Arial"/>
        </w:rPr>
        <w:fldChar w:fldCharType="begin"/>
      </w:r>
      <w:r w:rsidR="004D61A0" w:rsidRPr="00A54255">
        <w:rPr>
          <w:rFonts w:ascii="Arial" w:hAnsi="Arial" w:cs="Arial"/>
        </w:rPr>
        <w:instrText xml:space="preserve"> TOC \o "1-2" \h \z </w:instrText>
      </w:r>
      <w:r w:rsidRPr="00B94274">
        <w:rPr>
          <w:rFonts w:ascii="Arial" w:hAnsi="Arial" w:cs="Arial"/>
          <w:rPrChange w:id="90" w:author="Batra Yogesh (EXT)" w:date="2018-04-13T13:11:00Z">
            <w:rPr>
              <w:rFonts w:ascii="Arial" w:hAnsi="Arial" w:cs="Arial"/>
            </w:rPr>
          </w:rPrChange>
        </w:rPr>
        <w:fldChar w:fldCharType="separate"/>
      </w:r>
      <w:r w:rsidR="00C13A68" w:rsidRPr="00B94274">
        <w:fldChar w:fldCharType="begin"/>
      </w:r>
      <w:r w:rsidR="00C13A68" w:rsidRPr="00A54255">
        <w:rPr>
          <w:rFonts w:ascii="Arial" w:hAnsi="Arial" w:cs="Arial"/>
          <w:rPrChange w:id="91" w:author="Batra Yogesh (EXT)" w:date="2018-04-13T13:11:00Z">
            <w:rPr/>
          </w:rPrChange>
        </w:rPr>
        <w:instrText xml:space="preserve"> HYPERLINK \l "_Toc502310205" </w:instrText>
      </w:r>
      <w:r w:rsidR="00C13A68" w:rsidRPr="00B94274">
        <w:rPr>
          <w:noProof/>
        </w:rPr>
        <w:fldChar w:fldCharType="separate"/>
      </w:r>
      <w:r w:rsidR="00C84971" w:rsidRPr="00A54255">
        <w:rPr>
          <w:rStyle w:val="Hyperlink"/>
          <w:rFonts w:ascii="Arial" w:hAnsi="Arial" w:cs="Arial"/>
          <w:noProof/>
          <w:rPrChange w:id="92" w:author="Batra Yogesh (EXT)" w:date="2018-04-13T13:11:00Z">
            <w:rPr>
              <w:rStyle w:val="Hyperlink"/>
              <w:noProof/>
            </w:rPr>
          </w:rPrChange>
        </w:rPr>
        <w:t>1.</w:t>
      </w:r>
      <w:r w:rsidR="00C84971" w:rsidRPr="00A54255">
        <w:rPr>
          <w:rFonts w:ascii="Arial" w:hAnsi="Arial" w:cs="Arial"/>
          <w:noProof/>
          <w:szCs w:val="28"/>
          <w:lang w:bidi="th-TH"/>
          <w:rPrChange w:id="93" w:author="Batra Yogesh (EXT)" w:date="2018-04-13T13:11:00Z">
            <w:rPr>
              <w:rFonts w:cstheme="minorBidi"/>
              <w:noProof/>
              <w:szCs w:val="28"/>
              <w:lang w:bidi="th-TH"/>
            </w:rPr>
          </w:rPrChange>
        </w:rPr>
        <w:tab/>
      </w:r>
      <w:r w:rsidR="00C84971" w:rsidRPr="00A54255">
        <w:rPr>
          <w:rStyle w:val="Hyperlink"/>
          <w:rFonts w:ascii="Arial" w:hAnsi="Arial" w:cs="Arial"/>
          <w:noProof/>
          <w:rPrChange w:id="94" w:author="Batra Yogesh (EXT)" w:date="2018-04-13T13:11:00Z">
            <w:rPr>
              <w:rStyle w:val="Hyperlink"/>
              <w:noProof/>
            </w:rPr>
          </w:rPrChange>
        </w:rPr>
        <w:t>Use Case Information</w:t>
      </w:r>
      <w:r w:rsidR="00C84971" w:rsidRPr="00A54255">
        <w:rPr>
          <w:rFonts w:ascii="Arial" w:hAnsi="Arial" w:cs="Arial"/>
          <w:noProof/>
          <w:webHidden/>
          <w:rPrChange w:id="95" w:author="Batra Yogesh (EXT)" w:date="2018-04-13T13:11:00Z">
            <w:rPr>
              <w:noProof/>
              <w:webHidden/>
            </w:rPr>
          </w:rPrChange>
        </w:rPr>
        <w:tab/>
      </w:r>
      <w:r w:rsidR="00C84971" w:rsidRPr="00B94274">
        <w:rPr>
          <w:noProof/>
          <w:webHidden/>
        </w:rPr>
        <w:fldChar w:fldCharType="begin"/>
      </w:r>
      <w:r w:rsidR="00C84971" w:rsidRPr="00B94274">
        <w:rPr>
          <w:noProof/>
          <w:webHidden/>
        </w:rPr>
        <w:instrText xml:space="preserve"> PAGEREF _Toc502310205 \h </w:instrText>
      </w:r>
      <w:r w:rsidR="00C84971" w:rsidRPr="00B94274">
        <w:rPr>
          <w:noProof/>
          <w:webHidden/>
        </w:rPr>
      </w:r>
      <w:r w:rsidR="00C84971" w:rsidRPr="00B94274">
        <w:rPr>
          <w:noProof/>
          <w:webHidden/>
        </w:rPr>
        <w:fldChar w:fldCharType="separate"/>
      </w:r>
      <w:r w:rsidR="00C84971" w:rsidRPr="00B94274">
        <w:rPr>
          <w:noProof/>
          <w:webHidden/>
        </w:rPr>
        <w:t>4</w:t>
      </w:r>
      <w:r w:rsidR="00C84971" w:rsidRPr="00B94274">
        <w:rPr>
          <w:noProof/>
          <w:webHidden/>
        </w:rPr>
        <w:fldChar w:fldCharType="end"/>
      </w:r>
      <w:r w:rsidR="00C13A68" w:rsidRPr="00B94274">
        <w:rPr>
          <w:noProof/>
        </w:rPr>
        <w:fldChar w:fldCharType="end"/>
      </w:r>
    </w:p>
    <w:p w14:paraId="27FFA2E8" w14:textId="0183DA6B" w:rsidR="00C84971" w:rsidRPr="00B94274" w:rsidRDefault="00C13A68">
      <w:pPr>
        <w:pStyle w:val="TOC1"/>
        <w:rPr>
          <w:rFonts w:cstheme="minorBidi"/>
          <w:noProof/>
          <w:szCs w:val="28"/>
          <w:lang w:bidi="th-TH"/>
        </w:rPr>
      </w:pPr>
      <w:r w:rsidRPr="00B94274">
        <w:fldChar w:fldCharType="begin"/>
      </w:r>
      <w:r w:rsidRPr="00B94274">
        <w:instrText xml:space="preserve"> HYPERLINK \l "_Toc502310206" </w:instrText>
      </w:r>
      <w:r w:rsidRPr="00B94274">
        <w:rPr>
          <w:noProof/>
        </w:rPr>
        <w:fldChar w:fldCharType="separate"/>
      </w:r>
      <w:r w:rsidR="00C84971" w:rsidRPr="00B94274">
        <w:rPr>
          <w:rStyle w:val="Hyperlink"/>
          <w:rFonts w:ascii="Arial" w:hAnsi="Arial" w:cs="Arial"/>
          <w:noProof/>
          <w:rPrChange w:id="96" w:author="Shah Ashay" w:date="2018-04-16T17:28:00Z">
            <w:rPr>
              <w:rStyle w:val="Hyperlink"/>
              <w:noProof/>
            </w:rPr>
          </w:rPrChange>
        </w:rPr>
        <w:t>2.</w:t>
      </w:r>
      <w:r w:rsidR="00C84971" w:rsidRPr="00B94274">
        <w:rPr>
          <w:rFonts w:ascii="Arial" w:hAnsi="Arial" w:cs="Arial"/>
          <w:noProof/>
          <w:szCs w:val="28"/>
          <w:lang w:bidi="th-TH"/>
          <w:rPrChange w:id="97" w:author="Shah Ashay" w:date="2018-04-16T17:28:00Z">
            <w:rPr>
              <w:rFonts w:cstheme="minorBidi"/>
              <w:noProof/>
              <w:szCs w:val="28"/>
              <w:lang w:bidi="th-TH"/>
            </w:rPr>
          </w:rPrChange>
        </w:rPr>
        <w:tab/>
      </w:r>
      <w:r w:rsidR="00C84971" w:rsidRPr="00B94274">
        <w:rPr>
          <w:rStyle w:val="Hyperlink"/>
          <w:rFonts w:ascii="Arial" w:hAnsi="Arial" w:cs="Arial"/>
          <w:noProof/>
          <w:rPrChange w:id="98" w:author="Shah Ashay" w:date="2018-04-16T17:28:00Z">
            <w:rPr>
              <w:rStyle w:val="Hyperlink"/>
              <w:noProof/>
            </w:rPr>
          </w:rPrChange>
        </w:rPr>
        <w:t>Primary Flow: BKK_UC50 Create Facility Class 1</w:t>
      </w:r>
      <w:r w:rsidR="00C84971" w:rsidRPr="00B94274">
        <w:rPr>
          <w:noProof/>
          <w:webHidden/>
        </w:rPr>
        <w:tab/>
      </w:r>
      <w:r w:rsidR="00C84971" w:rsidRPr="00B94274">
        <w:rPr>
          <w:noProof/>
          <w:webHidden/>
        </w:rPr>
        <w:fldChar w:fldCharType="begin"/>
      </w:r>
      <w:r w:rsidR="00C84971" w:rsidRPr="00B94274">
        <w:rPr>
          <w:noProof/>
          <w:webHidden/>
        </w:rPr>
        <w:instrText xml:space="preserve"> PAGEREF _Toc502310206 \h </w:instrText>
      </w:r>
      <w:r w:rsidR="00C84971" w:rsidRPr="00B94274">
        <w:rPr>
          <w:noProof/>
          <w:webHidden/>
        </w:rPr>
      </w:r>
      <w:r w:rsidR="00C84971" w:rsidRPr="00B94274">
        <w:rPr>
          <w:noProof/>
          <w:webHidden/>
        </w:rPr>
        <w:fldChar w:fldCharType="separate"/>
      </w:r>
      <w:r w:rsidR="00C84971" w:rsidRPr="00B94274">
        <w:rPr>
          <w:noProof/>
          <w:webHidden/>
        </w:rPr>
        <w:t>4</w:t>
      </w:r>
      <w:r w:rsidR="00C84971" w:rsidRPr="00B94274">
        <w:rPr>
          <w:noProof/>
          <w:webHidden/>
        </w:rPr>
        <w:fldChar w:fldCharType="end"/>
      </w:r>
      <w:r w:rsidRPr="00B94274">
        <w:rPr>
          <w:noProof/>
        </w:rPr>
        <w:fldChar w:fldCharType="end"/>
      </w:r>
    </w:p>
    <w:p w14:paraId="15195595" w14:textId="78961114" w:rsidR="00C84971" w:rsidRPr="00B94274" w:rsidRDefault="00C13A68">
      <w:pPr>
        <w:pStyle w:val="TOC1"/>
        <w:rPr>
          <w:rFonts w:cstheme="minorBidi"/>
          <w:noProof/>
          <w:szCs w:val="28"/>
          <w:lang w:bidi="th-TH"/>
        </w:rPr>
      </w:pPr>
      <w:r w:rsidRPr="00B94274">
        <w:fldChar w:fldCharType="begin"/>
      </w:r>
      <w:r w:rsidRPr="00B94274">
        <w:instrText xml:space="preserve"> HYPERLINK \l "_Toc502310207" </w:instrText>
      </w:r>
      <w:r w:rsidRPr="00B94274">
        <w:rPr>
          <w:noProof/>
        </w:rPr>
        <w:fldChar w:fldCharType="separate"/>
      </w:r>
      <w:r w:rsidR="00C84971" w:rsidRPr="00B94274">
        <w:rPr>
          <w:rStyle w:val="Hyperlink"/>
          <w:rFonts w:ascii="Arial" w:hAnsi="Arial" w:cs="Arial"/>
          <w:noProof/>
          <w:rPrChange w:id="99" w:author="Shah Ashay" w:date="2018-04-16T17:29:00Z">
            <w:rPr>
              <w:rStyle w:val="Hyperlink"/>
              <w:noProof/>
            </w:rPr>
          </w:rPrChange>
        </w:rPr>
        <w:t>3.</w:t>
      </w:r>
      <w:r w:rsidR="00C84971" w:rsidRPr="00B94274">
        <w:rPr>
          <w:rFonts w:ascii="Arial" w:hAnsi="Arial" w:cs="Arial"/>
          <w:noProof/>
          <w:szCs w:val="28"/>
          <w:lang w:bidi="th-TH"/>
          <w:rPrChange w:id="100" w:author="Shah Ashay" w:date="2018-04-16T17:29:00Z">
            <w:rPr>
              <w:rFonts w:cstheme="minorBidi"/>
              <w:noProof/>
              <w:szCs w:val="28"/>
              <w:lang w:bidi="th-TH"/>
            </w:rPr>
          </w:rPrChange>
        </w:rPr>
        <w:tab/>
      </w:r>
      <w:r w:rsidR="00C84971" w:rsidRPr="00B94274">
        <w:rPr>
          <w:rStyle w:val="Hyperlink"/>
          <w:rFonts w:ascii="Arial" w:hAnsi="Arial" w:cs="Arial"/>
          <w:noProof/>
          <w:rPrChange w:id="101" w:author="Shah Ashay" w:date="2018-04-16T17:29:00Z">
            <w:rPr>
              <w:rStyle w:val="Hyperlink"/>
              <w:noProof/>
            </w:rPr>
          </w:rPrChange>
        </w:rPr>
        <w:t>Alternatives</w:t>
      </w:r>
      <w:r w:rsidR="00C84971" w:rsidRPr="00B94274">
        <w:rPr>
          <w:noProof/>
          <w:webHidden/>
        </w:rPr>
        <w:tab/>
      </w:r>
      <w:r w:rsidR="00C84971" w:rsidRPr="00B94274">
        <w:rPr>
          <w:noProof/>
          <w:webHidden/>
        </w:rPr>
        <w:fldChar w:fldCharType="begin"/>
      </w:r>
      <w:r w:rsidR="00C84971" w:rsidRPr="00B94274">
        <w:rPr>
          <w:noProof/>
          <w:webHidden/>
        </w:rPr>
        <w:instrText xml:space="preserve"> PAGEREF _Toc502310207 \h </w:instrText>
      </w:r>
      <w:r w:rsidR="00C84971" w:rsidRPr="00B94274">
        <w:rPr>
          <w:noProof/>
          <w:webHidden/>
        </w:rPr>
      </w:r>
      <w:r w:rsidR="00C84971" w:rsidRPr="00B94274">
        <w:rPr>
          <w:noProof/>
          <w:webHidden/>
        </w:rPr>
        <w:fldChar w:fldCharType="separate"/>
      </w:r>
      <w:r w:rsidR="00C84971" w:rsidRPr="00B94274">
        <w:rPr>
          <w:noProof/>
          <w:webHidden/>
        </w:rPr>
        <w:t>4</w:t>
      </w:r>
      <w:r w:rsidR="00C84971" w:rsidRPr="00B94274">
        <w:rPr>
          <w:noProof/>
          <w:webHidden/>
        </w:rPr>
        <w:fldChar w:fldCharType="end"/>
      </w:r>
      <w:r w:rsidRPr="00B94274">
        <w:rPr>
          <w:noProof/>
        </w:rPr>
        <w:fldChar w:fldCharType="end"/>
      </w:r>
    </w:p>
    <w:p w14:paraId="07F4EA8E" w14:textId="4F22499D" w:rsidR="00C84971" w:rsidRPr="00B94274" w:rsidRDefault="004B0EB8" w:rsidP="00B85537">
      <w:pPr>
        <w:pStyle w:val="TOC2"/>
        <w:rPr>
          <w:rFonts w:eastAsiaTheme="minorEastAsia" w:cstheme="minorBidi"/>
          <w:szCs w:val="28"/>
          <w:lang w:bidi="th-TH"/>
        </w:rPr>
      </w:pPr>
      <w:r w:rsidRPr="00B94274">
        <w:fldChar w:fldCharType="begin"/>
      </w:r>
      <w:r w:rsidRPr="00B94274">
        <w:instrText xml:space="preserve"> HYPERLINK \l "_Toc502310208" </w:instrText>
      </w:r>
      <w:r w:rsidRPr="00B94274">
        <w:fldChar w:fldCharType="separate"/>
      </w:r>
      <w:r w:rsidR="00C84971" w:rsidRPr="00B94274">
        <w:rPr>
          <w:rStyle w:val="Hyperlink"/>
          <w:rFonts w:ascii="Arial" w:hAnsi="Arial" w:cs="Arial"/>
          <w:rPrChange w:id="102" w:author="Shah Ashay" w:date="2018-04-16T17:29:00Z">
            <w:rPr>
              <w:rStyle w:val="Hyperlink"/>
            </w:rPr>
          </w:rPrChange>
        </w:rPr>
        <w:t>3.1</w:t>
      </w:r>
      <w:r w:rsidR="00C84971" w:rsidRPr="00B94274">
        <w:rPr>
          <w:rFonts w:ascii="Arial" w:eastAsiaTheme="minorEastAsia" w:hAnsi="Arial" w:cs="Arial"/>
          <w:szCs w:val="28"/>
          <w:lang w:bidi="th-TH"/>
          <w:rPrChange w:id="103" w:author="Shah Ashay" w:date="2018-04-16T17:29:00Z">
            <w:rPr>
              <w:rFonts w:eastAsiaTheme="minorEastAsia" w:cstheme="minorBidi"/>
              <w:szCs w:val="28"/>
              <w:lang w:bidi="th-TH"/>
            </w:rPr>
          </w:rPrChange>
        </w:rPr>
        <w:tab/>
      </w:r>
      <w:r w:rsidR="00C84971" w:rsidRPr="00B94274">
        <w:rPr>
          <w:rStyle w:val="Hyperlink"/>
          <w:rFonts w:ascii="Arial" w:hAnsi="Arial" w:cs="Arial"/>
          <w:rPrChange w:id="104" w:author="Shah Ashay" w:date="2018-04-16T17:29:00Z">
            <w:rPr>
              <w:rStyle w:val="Hyperlink"/>
            </w:rPr>
          </w:rPrChange>
        </w:rPr>
        <w:t>Alternate Flow A1: Add New Version to a Facility Class 1</w:t>
      </w:r>
      <w:r w:rsidR="00C84971" w:rsidRPr="00B94274">
        <w:rPr>
          <w:webHidden/>
        </w:rPr>
        <w:tab/>
      </w:r>
      <w:r w:rsidR="00C84971" w:rsidRPr="00B94274">
        <w:rPr>
          <w:webHidden/>
        </w:rPr>
        <w:fldChar w:fldCharType="begin"/>
      </w:r>
      <w:r w:rsidR="00C84971" w:rsidRPr="00B94274">
        <w:rPr>
          <w:webHidden/>
        </w:rPr>
        <w:instrText xml:space="preserve"> PAGEREF _Toc502310208 \h </w:instrText>
      </w:r>
      <w:r w:rsidR="00C84971" w:rsidRPr="00B94274">
        <w:rPr>
          <w:webHidden/>
        </w:rPr>
      </w:r>
      <w:r w:rsidR="00C84971" w:rsidRPr="00B94274">
        <w:rPr>
          <w:webHidden/>
        </w:rPr>
        <w:fldChar w:fldCharType="separate"/>
      </w:r>
      <w:r w:rsidR="00C84971" w:rsidRPr="00B94274">
        <w:rPr>
          <w:webHidden/>
        </w:rPr>
        <w:t>4</w:t>
      </w:r>
      <w:r w:rsidR="00C84971" w:rsidRPr="00B94274">
        <w:rPr>
          <w:webHidden/>
        </w:rPr>
        <w:fldChar w:fldCharType="end"/>
      </w:r>
      <w:r w:rsidRPr="00B94274">
        <w:fldChar w:fldCharType="end"/>
      </w:r>
    </w:p>
    <w:p w14:paraId="59D7109E" w14:textId="7ADC9970" w:rsidR="00C84971" w:rsidRPr="00B94274" w:rsidRDefault="00C13A68">
      <w:pPr>
        <w:pStyle w:val="TOC1"/>
        <w:rPr>
          <w:rFonts w:cstheme="minorBidi"/>
          <w:noProof/>
          <w:szCs w:val="28"/>
          <w:lang w:bidi="th-TH"/>
        </w:rPr>
      </w:pPr>
      <w:r w:rsidRPr="00B94274">
        <w:fldChar w:fldCharType="begin"/>
      </w:r>
      <w:r w:rsidRPr="00B94274">
        <w:instrText xml:space="preserve"> HYPERLINK \l "_Toc502310209" </w:instrText>
      </w:r>
      <w:r w:rsidRPr="00B94274">
        <w:rPr>
          <w:noProof/>
        </w:rPr>
        <w:fldChar w:fldCharType="separate"/>
      </w:r>
      <w:r w:rsidR="00C84971" w:rsidRPr="00B94274">
        <w:rPr>
          <w:rStyle w:val="Hyperlink"/>
          <w:rFonts w:ascii="Arial" w:hAnsi="Arial" w:cs="Arial"/>
          <w:noProof/>
          <w:rPrChange w:id="105" w:author="Shah Ashay" w:date="2018-04-16T17:29:00Z">
            <w:rPr>
              <w:rStyle w:val="Hyperlink"/>
              <w:noProof/>
            </w:rPr>
          </w:rPrChange>
        </w:rPr>
        <w:t>4.</w:t>
      </w:r>
      <w:r w:rsidR="00C84971" w:rsidRPr="00B94274">
        <w:rPr>
          <w:rFonts w:ascii="Arial" w:hAnsi="Arial" w:cs="Arial"/>
          <w:noProof/>
          <w:szCs w:val="28"/>
          <w:lang w:bidi="th-TH"/>
          <w:rPrChange w:id="106" w:author="Shah Ashay" w:date="2018-04-16T17:29:00Z">
            <w:rPr>
              <w:rFonts w:cstheme="minorBidi"/>
              <w:noProof/>
              <w:szCs w:val="28"/>
              <w:lang w:bidi="th-TH"/>
            </w:rPr>
          </w:rPrChange>
        </w:rPr>
        <w:tab/>
      </w:r>
      <w:r w:rsidR="00C84971" w:rsidRPr="00B94274">
        <w:rPr>
          <w:rStyle w:val="Hyperlink"/>
          <w:rFonts w:ascii="Arial" w:hAnsi="Arial" w:cs="Arial"/>
          <w:noProof/>
          <w:rPrChange w:id="107" w:author="Shah Ashay" w:date="2018-04-16T17:29:00Z">
            <w:rPr>
              <w:rStyle w:val="Hyperlink"/>
              <w:noProof/>
            </w:rPr>
          </w:rPrChange>
        </w:rPr>
        <w:t>Exceptions</w:t>
      </w:r>
      <w:r w:rsidR="00C84971" w:rsidRPr="00B94274">
        <w:rPr>
          <w:noProof/>
          <w:webHidden/>
        </w:rPr>
        <w:tab/>
      </w:r>
      <w:r w:rsidR="00C84971" w:rsidRPr="00B94274">
        <w:rPr>
          <w:noProof/>
          <w:webHidden/>
        </w:rPr>
        <w:fldChar w:fldCharType="begin"/>
      </w:r>
      <w:r w:rsidR="00C84971" w:rsidRPr="00B94274">
        <w:rPr>
          <w:noProof/>
          <w:webHidden/>
        </w:rPr>
        <w:instrText xml:space="preserve"> PAGEREF _Toc502310209 \h </w:instrText>
      </w:r>
      <w:r w:rsidR="00C84971" w:rsidRPr="00B94274">
        <w:rPr>
          <w:noProof/>
          <w:webHidden/>
        </w:rPr>
      </w:r>
      <w:r w:rsidR="00C84971" w:rsidRPr="00B94274">
        <w:rPr>
          <w:noProof/>
          <w:webHidden/>
        </w:rPr>
        <w:fldChar w:fldCharType="separate"/>
      </w:r>
      <w:r w:rsidR="00C84971" w:rsidRPr="00B94274">
        <w:rPr>
          <w:noProof/>
          <w:webHidden/>
        </w:rPr>
        <w:t>5</w:t>
      </w:r>
      <w:r w:rsidR="00C84971" w:rsidRPr="00B94274">
        <w:rPr>
          <w:noProof/>
          <w:webHidden/>
        </w:rPr>
        <w:fldChar w:fldCharType="end"/>
      </w:r>
      <w:r w:rsidRPr="00B94274">
        <w:rPr>
          <w:noProof/>
        </w:rPr>
        <w:fldChar w:fldCharType="end"/>
      </w:r>
    </w:p>
    <w:p w14:paraId="2AA55EBB" w14:textId="3821B249" w:rsidR="00C84971" w:rsidRPr="00B94274" w:rsidRDefault="00C13A68" w:rsidP="00B85537">
      <w:pPr>
        <w:pStyle w:val="TOC2"/>
        <w:rPr>
          <w:rFonts w:eastAsiaTheme="minorEastAsia" w:cstheme="minorBidi"/>
          <w:szCs w:val="28"/>
          <w:lang w:bidi="th-TH"/>
        </w:rPr>
      </w:pPr>
      <w:r w:rsidRPr="00B94274">
        <w:fldChar w:fldCharType="begin"/>
      </w:r>
      <w:r w:rsidRPr="00B94274">
        <w:instrText xml:space="preserve"> HYPERLINK \l "_Toc502310210" </w:instrText>
      </w:r>
      <w:r w:rsidRPr="00B94274">
        <w:fldChar w:fldCharType="separate"/>
      </w:r>
      <w:r w:rsidR="00C84971" w:rsidRPr="00B94274">
        <w:rPr>
          <w:rStyle w:val="Hyperlink"/>
          <w:rFonts w:ascii="Arial" w:hAnsi="Arial" w:cs="Arial"/>
          <w:rPrChange w:id="108" w:author="Shah Ashay" w:date="2018-04-16T17:29:00Z">
            <w:rPr>
              <w:rStyle w:val="Hyperlink"/>
            </w:rPr>
          </w:rPrChange>
        </w:rPr>
        <w:t>4.1</w:t>
      </w:r>
      <w:r w:rsidR="00C84971" w:rsidRPr="00B94274">
        <w:rPr>
          <w:rFonts w:ascii="Arial" w:eastAsiaTheme="minorEastAsia" w:hAnsi="Arial" w:cs="Arial"/>
          <w:szCs w:val="28"/>
          <w:lang w:bidi="th-TH"/>
          <w:rPrChange w:id="109" w:author="Shah Ashay" w:date="2018-04-16T17:29:00Z">
            <w:rPr>
              <w:rFonts w:eastAsiaTheme="minorEastAsia" w:cstheme="minorBidi"/>
              <w:szCs w:val="28"/>
              <w:lang w:bidi="th-TH"/>
            </w:rPr>
          </w:rPrChange>
        </w:rPr>
        <w:tab/>
      </w:r>
      <w:r w:rsidR="00C84971" w:rsidRPr="00B94274">
        <w:rPr>
          <w:rStyle w:val="Hyperlink"/>
          <w:rFonts w:ascii="Arial" w:hAnsi="Arial" w:cs="Arial"/>
          <w:rPrChange w:id="110" w:author="Shah Ashay" w:date="2018-04-16T17:29:00Z">
            <w:rPr>
              <w:rStyle w:val="Hyperlink"/>
            </w:rPr>
          </w:rPrChange>
        </w:rPr>
        <w:t>List of Common Issues/Errors</w:t>
      </w:r>
      <w:r w:rsidR="00C84971" w:rsidRPr="00B94274">
        <w:rPr>
          <w:webHidden/>
        </w:rPr>
        <w:tab/>
      </w:r>
      <w:r w:rsidR="00C84971" w:rsidRPr="00B94274">
        <w:rPr>
          <w:webHidden/>
        </w:rPr>
        <w:fldChar w:fldCharType="begin"/>
      </w:r>
      <w:r w:rsidR="00C84971" w:rsidRPr="00B94274">
        <w:rPr>
          <w:webHidden/>
        </w:rPr>
        <w:instrText xml:space="preserve"> PAGEREF _Toc502310210 \h </w:instrText>
      </w:r>
      <w:r w:rsidR="00C84971" w:rsidRPr="00B94274">
        <w:rPr>
          <w:webHidden/>
        </w:rPr>
      </w:r>
      <w:r w:rsidR="00C84971" w:rsidRPr="00B94274">
        <w:rPr>
          <w:webHidden/>
        </w:rPr>
        <w:fldChar w:fldCharType="separate"/>
      </w:r>
      <w:r w:rsidR="00C84971" w:rsidRPr="00B94274">
        <w:rPr>
          <w:webHidden/>
        </w:rPr>
        <w:t>5</w:t>
      </w:r>
      <w:r w:rsidR="00C84971" w:rsidRPr="00B94274">
        <w:rPr>
          <w:webHidden/>
        </w:rPr>
        <w:fldChar w:fldCharType="end"/>
      </w:r>
      <w:r w:rsidRPr="00B94274">
        <w:fldChar w:fldCharType="end"/>
      </w:r>
    </w:p>
    <w:p w14:paraId="0BAA3779" w14:textId="5C7DB273" w:rsidR="004D61A0" w:rsidRPr="00A54255" w:rsidRDefault="00006EC4" w:rsidP="007B38EE">
      <w:pPr>
        <w:pStyle w:val="TOC1"/>
        <w:spacing w:before="120"/>
        <w:rPr>
          <w:rFonts w:ascii="Arial" w:hAnsi="Arial" w:cs="Arial"/>
          <w:noProof/>
        </w:rPr>
        <w:sectPr w:rsidR="004D61A0" w:rsidRPr="00A54255">
          <w:pgSz w:w="12240" w:h="15840" w:code="1"/>
          <w:pgMar w:top="1440" w:right="1440" w:bottom="720" w:left="1440" w:header="720" w:footer="720" w:gutter="0"/>
          <w:pgNumType w:fmt="lowerRoman"/>
          <w:cols w:space="720"/>
          <w:docGrid w:linePitch="360"/>
        </w:sectPr>
      </w:pPr>
      <w:r w:rsidRPr="00B94274">
        <w:rPr>
          <w:rFonts w:ascii="Arial" w:hAnsi="Arial" w:cs="Arial"/>
        </w:rPr>
        <w:fldChar w:fldCharType="end"/>
      </w:r>
    </w:p>
    <w:p w14:paraId="0BAA377A" w14:textId="77777777" w:rsidR="00447470" w:rsidRPr="00A54255" w:rsidRDefault="00447470" w:rsidP="00447470">
      <w:pPr>
        <w:pStyle w:val="Heading1"/>
      </w:pPr>
      <w:bookmarkStart w:id="111" w:name="_Toc502310205"/>
      <w:r w:rsidRPr="00A54255">
        <w:lastRenderedPageBreak/>
        <w:t>Use Case Information</w:t>
      </w:r>
      <w:bookmarkEnd w:id="111"/>
    </w:p>
    <w:p w14:paraId="0BAA377B" w14:textId="77777777" w:rsidR="00447470" w:rsidRPr="00A54255" w:rsidRDefault="00447470" w:rsidP="0044747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12" w:author="Batra Yogesh (EXT)" w:date="2018-04-13T13:12: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76"/>
        <w:gridCol w:w="6474"/>
        <w:tblGridChange w:id="113">
          <w:tblGrid>
            <w:gridCol w:w="2880"/>
            <w:gridCol w:w="6480"/>
          </w:tblGrid>
        </w:tblGridChange>
      </w:tblGrid>
      <w:tr w:rsidR="00447470" w:rsidRPr="00A54255" w14:paraId="0BAA377E" w14:textId="77777777" w:rsidTr="00A54255">
        <w:trPr>
          <w:cantSplit/>
          <w:trPrChange w:id="114" w:author="Batra Yogesh (EXT)" w:date="2018-04-13T13:12:00Z">
            <w:trPr>
              <w:cantSplit/>
            </w:trPr>
          </w:trPrChange>
        </w:trPr>
        <w:tc>
          <w:tcPr>
            <w:tcW w:w="1538" w:type="pct"/>
            <w:shd w:val="clear" w:color="auto" w:fill="C6D9F1" w:themeFill="text2" w:themeFillTint="33"/>
            <w:tcPrChange w:id="115" w:author="Batra Yogesh (EXT)" w:date="2018-04-13T13:12:00Z">
              <w:tcPr>
                <w:tcW w:w="2880" w:type="dxa"/>
                <w:shd w:val="clear" w:color="auto" w:fill="C6D9F1" w:themeFill="text2" w:themeFillTint="33"/>
              </w:tcPr>
            </w:tcPrChange>
          </w:tcPr>
          <w:p w14:paraId="0BAA377C" w14:textId="77777777" w:rsidR="00447470" w:rsidRPr="00A54255" w:rsidRDefault="00447470" w:rsidP="00E4117B">
            <w:pPr>
              <w:pStyle w:val="TableText"/>
              <w:keepNext/>
              <w:keepLines/>
              <w:rPr>
                <w:rFonts w:cs="Arial"/>
                <w:b/>
                <w:sz w:val="20"/>
                <w:szCs w:val="20"/>
              </w:rPr>
            </w:pPr>
            <w:r w:rsidRPr="00A54255">
              <w:rPr>
                <w:rFonts w:cs="Arial"/>
                <w:b/>
                <w:sz w:val="20"/>
                <w:szCs w:val="20"/>
              </w:rPr>
              <w:t>Use Case Number and Name</w:t>
            </w:r>
          </w:p>
        </w:tc>
        <w:tc>
          <w:tcPr>
            <w:tcW w:w="3462" w:type="pct"/>
            <w:tcPrChange w:id="116" w:author="Batra Yogesh (EXT)" w:date="2018-04-13T13:12:00Z">
              <w:tcPr>
                <w:tcW w:w="6480" w:type="dxa"/>
              </w:tcPr>
            </w:tcPrChange>
          </w:tcPr>
          <w:p w14:paraId="0BAA377D" w14:textId="5B8E007A" w:rsidR="00447470" w:rsidRPr="00A54255" w:rsidRDefault="00C84971" w:rsidP="00A8498C">
            <w:pPr>
              <w:keepNext/>
              <w:keepLines/>
              <w:spacing w:after="120"/>
              <w:rPr>
                <w:rFonts w:cs="Arial"/>
                <w:color w:val="000000" w:themeColor="text1"/>
                <w:sz w:val="20"/>
                <w:szCs w:val="20"/>
              </w:rPr>
            </w:pPr>
            <w:r w:rsidRPr="00A54255">
              <w:rPr>
                <w:rFonts w:cs="Arial"/>
                <w:color w:val="000000" w:themeColor="text1"/>
                <w:sz w:val="20"/>
                <w:szCs w:val="20"/>
              </w:rPr>
              <w:t>BKK_UC50- Initiate Day</w:t>
            </w:r>
          </w:p>
        </w:tc>
      </w:tr>
      <w:tr w:rsidR="00447470" w:rsidRPr="00A54255" w14:paraId="0BAA3781" w14:textId="77777777" w:rsidTr="00A54255">
        <w:trPr>
          <w:cantSplit/>
          <w:trPrChange w:id="117" w:author="Batra Yogesh (EXT)" w:date="2018-04-13T13:12:00Z">
            <w:trPr>
              <w:cantSplit/>
            </w:trPr>
          </w:trPrChange>
        </w:trPr>
        <w:tc>
          <w:tcPr>
            <w:tcW w:w="1538" w:type="pct"/>
            <w:shd w:val="clear" w:color="auto" w:fill="C6D9F1" w:themeFill="text2" w:themeFillTint="33"/>
            <w:tcPrChange w:id="118" w:author="Batra Yogesh (EXT)" w:date="2018-04-13T13:12:00Z">
              <w:tcPr>
                <w:tcW w:w="2880" w:type="dxa"/>
                <w:shd w:val="clear" w:color="auto" w:fill="C6D9F1" w:themeFill="text2" w:themeFillTint="33"/>
              </w:tcPr>
            </w:tcPrChange>
          </w:tcPr>
          <w:p w14:paraId="0BAA377F" w14:textId="77777777" w:rsidR="00447470" w:rsidRPr="00A54255" w:rsidRDefault="00447470" w:rsidP="00E4117B">
            <w:pPr>
              <w:pStyle w:val="TableText"/>
              <w:keepNext/>
              <w:keepLines/>
              <w:rPr>
                <w:rFonts w:cs="Arial"/>
                <w:b/>
                <w:sz w:val="20"/>
                <w:szCs w:val="20"/>
              </w:rPr>
            </w:pPr>
            <w:r w:rsidRPr="00A54255">
              <w:rPr>
                <w:rFonts w:cs="Arial"/>
                <w:b/>
                <w:sz w:val="20"/>
                <w:szCs w:val="20"/>
              </w:rPr>
              <w:t>Brief Description</w:t>
            </w:r>
          </w:p>
        </w:tc>
        <w:tc>
          <w:tcPr>
            <w:tcW w:w="3462" w:type="pct"/>
            <w:tcPrChange w:id="119" w:author="Batra Yogesh (EXT)" w:date="2018-04-13T13:12:00Z">
              <w:tcPr>
                <w:tcW w:w="6480" w:type="dxa"/>
              </w:tcPr>
            </w:tcPrChange>
          </w:tcPr>
          <w:p w14:paraId="0BAA3780" w14:textId="226BA48E" w:rsidR="00447470" w:rsidRPr="00A54255" w:rsidRDefault="00C84971" w:rsidP="00734522">
            <w:pPr>
              <w:keepNext/>
              <w:keepLines/>
              <w:spacing w:after="120"/>
              <w:rPr>
                <w:rFonts w:cs="Arial"/>
                <w:color w:val="000000" w:themeColor="text1"/>
                <w:sz w:val="20"/>
                <w:szCs w:val="20"/>
              </w:rPr>
            </w:pPr>
            <w:r w:rsidRPr="00A54255">
              <w:rPr>
                <w:rFonts w:cs="Arial"/>
                <w:sz w:val="20"/>
                <w:szCs w:val="20"/>
                <w:rPrChange w:id="120" w:author="Batra Yogesh (EXT)" w:date="2018-04-13T13:11:00Z">
                  <w:rPr>
                    <w:rFonts w:cs="Arial"/>
                    <w:sz w:val="19"/>
                    <w:szCs w:val="19"/>
                  </w:rPr>
                </w:rPrChange>
              </w:rPr>
              <w:t>When new wells or streams are created, they sometimes have to be initiated back to the first of the month allocation and stream mapping purposes. This use case includes detailed information to execute the initiate day job.</w:t>
            </w:r>
          </w:p>
        </w:tc>
      </w:tr>
      <w:tr w:rsidR="00447470" w:rsidRPr="00A54255" w14:paraId="0BAA3785" w14:textId="77777777" w:rsidTr="00A54255">
        <w:trPr>
          <w:cantSplit/>
          <w:trHeight w:val="323"/>
          <w:trPrChange w:id="121" w:author="Batra Yogesh (EXT)" w:date="2018-04-13T13:12:00Z">
            <w:trPr>
              <w:cantSplit/>
              <w:trHeight w:val="323"/>
            </w:trPr>
          </w:trPrChange>
        </w:trPr>
        <w:tc>
          <w:tcPr>
            <w:tcW w:w="1538" w:type="pct"/>
            <w:shd w:val="clear" w:color="auto" w:fill="C6D9F1" w:themeFill="text2" w:themeFillTint="33"/>
            <w:tcPrChange w:id="122" w:author="Batra Yogesh (EXT)" w:date="2018-04-13T13:12:00Z">
              <w:tcPr>
                <w:tcW w:w="2880" w:type="dxa"/>
                <w:shd w:val="clear" w:color="auto" w:fill="C6D9F1" w:themeFill="text2" w:themeFillTint="33"/>
              </w:tcPr>
            </w:tcPrChange>
          </w:tcPr>
          <w:p w14:paraId="0BAA3782" w14:textId="77777777" w:rsidR="00447470" w:rsidRPr="00A54255" w:rsidRDefault="00447470" w:rsidP="00E4117B">
            <w:pPr>
              <w:pStyle w:val="TableText"/>
              <w:keepNext/>
              <w:keepLines/>
              <w:rPr>
                <w:rFonts w:cs="Arial"/>
                <w:b/>
                <w:sz w:val="20"/>
                <w:szCs w:val="20"/>
              </w:rPr>
            </w:pPr>
            <w:r w:rsidRPr="00A54255">
              <w:rPr>
                <w:rFonts w:cs="Arial"/>
                <w:b/>
                <w:sz w:val="20"/>
                <w:szCs w:val="20"/>
              </w:rPr>
              <w:t>Related Use Cases</w:t>
            </w:r>
          </w:p>
        </w:tc>
        <w:tc>
          <w:tcPr>
            <w:tcW w:w="3462" w:type="pct"/>
            <w:tcPrChange w:id="123" w:author="Batra Yogesh (EXT)" w:date="2018-04-13T13:12:00Z">
              <w:tcPr>
                <w:tcW w:w="6480" w:type="dxa"/>
              </w:tcPr>
            </w:tcPrChange>
          </w:tcPr>
          <w:p w14:paraId="0BAA3784" w14:textId="41EAF880" w:rsidR="00447470" w:rsidRPr="00A54255" w:rsidRDefault="00447470" w:rsidP="00182C55">
            <w:pPr>
              <w:keepNext/>
              <w:keepLines/>
              <w:rPr>
                <w:rFonts w:cs="Arial"/>
                <w:color w:val="000000" w:themeColor="text1"/>
                <w:sz w:val="20"/>
                <w:szCs w:val="20"/>
              </w:rPr>
            </w:pPr>
          </w:p>
        </w:tc>
      </w:tr>
      <w:tr w:rsidR="00726BBA" w:rsidRPr="00A54255" w14:paraId="786CE4E0" w14:textId="77777777" w:rsidTr="00A54255">
        <w:trPr>
          <w:cantSplit/>
          <w:trHeight w:val="242"/>
          <w:trPrChange w:id="124" w:author="Batra Yogesh (EXT)" w:date="2018-04-13T13:12:00Z">
            <w:trPr>
              <w:cantSplit/>
              <w:trHeight w:val="242"/>
            </w:trPr>
          </w:trPrChange>
        </w:trPr>
        <w:tc>
          <w:tcPr>
            <w:tcW w:w="1538" w:type="pct"/>
            <w:shd w:val="clear" w:color="auto" w:fill="C6D9F1" w:themeFill="text2" w:themeFillTint="33"/>
            <w:tcPrChange w:id="125" w:author="Batra Yogesh (EXT)" w:date="2018-04-13T13:12:00Z">
              <w:tcPr>
                <w:tcW w:w="2880" w:type="dxa"/>
                <w:shd w:val="clear" w:color="auto" w:fill="C6D9F1" w:themeFill="text2" w:themeFillTint="33"/>
              </w:tcPr>
            </w:tcPrChange>
          </w:tcPr>
          <w:p w14:paraId="44594FF9" w14:textId="0C92EA69" w:rsidR="00726BBA" w:rsidRPr="00A54255" w:rsidRDefault="00726BBA" w:rsidP="00E4117B">
            <w:pPr>
              <w:pStyle w:val="TableText"/>
              <w:keepNext/>
              <w:keepLines/>
              <w:rPr>
                <w:rFonts w:cs="Arial"/>
                <w:b/>
                <w:sz w:val="20"/>
                <w:szCs w:val="20"/>
              </w:rPr>
            </w:pPr>
            <w:r w:rsidRPr="00A54255">
              <w:rPr>
                <w:rFonts w:cs="Arial"/>
                <w:b/>
                <w:sz w:val="20"/>
                <w:szCs w:val="20"/>
              </w:rPr>
              <w:t>EC Business Functions</w:t>
            </w:r>
          </w:p>
        </w:tc>
        <w:tc>
          <w:tcPr>
            <w:tcW w:w="3462" w:type="pct"/>
            <w:tcPrChange w:id="126" w:author="Batra Yogesh (EXT)" w:date="2018-04-13T13:12:00Z">
              <w:tcPr>
                <w:tcW w:w="6480" w:type="dxa"/>
              </w:tcPr>
            </w:tcPrChange>
          </w:tcPr>
          <w:p w14:paraId="315DD97A" w14:textId="7A119CF4" w:rsidR="00474389" w:rsidRPr="00A54255" w:rsidRDefault="00937AE3" w:rsidP="003B4C19">
            <w:pPr>
              <w:pStyle w:val="ListParagraph"/>
              <w:keepNext/>
              <w:keepLines/>
              <w:numPr>
                <w:ilvl w:val="0"/>
                <w:numId w:val="10"/>
              </w:numPr>
              <w:rPr>
                <w:rFonts w:cs="Arial"/>
                <w:color w:val="000000" w:themeColor="text1"/>
                <w:sz w:val="20"/>
                <w:szCs w:val="20"/>
              </w:rPr>
            </w:pPr>
            <w:r w:rsidRPr="00A54255">
              <w:rPr>
                <w:rFonts w:cs="Arial"/>
                <w:color w:val="000000" w:themeColor="text1"/>
                <w:sz w:val="20"/>
                <w:szCs w:val="20"/>
              </w:rPr>
              <w:t xml:space="preserve">BF – </w:t>
            </w:r>
            <w:r w:rsidR="00C84971" w:rsidRPr="00A54255">
              <w:rPr>
                <w:rFonts w:cs="Arial"/>
                <w:color w:val="000000" w:themeColor="text1"/>
                <w:sz w:val="20"/>
                <w:szCs w:val="20"/>
              </w:rPr>
              <w:t>INTIATE DAY (CO.0077</w:t>
            </w:r>
            <w:r w:rsidRPr="00A54255">
              <w:rPr>
                <w:rFonts w:cs="Arial"/>
                <w:color w:val="000000" w:themeColor="text1"/>
                <w:sz w:val="20"/>
                <w:szCs w:val="20"/>
              </w:rPr>
              <w:t>)</w:t>
            </w:r>
          </w:p>
        </w:tc>
      </w:tr>
      <w:tr w:rsidR="00D17537" w:rsidRPr="00A54255" w14:paraId="0BAA378E" w14:textId="77777777" w:rsidTr="00A54255">
        <w:trPr>
          <w:cantSplit/>
          <w:trPrChange w:id="127" w:author="Batra Yogesh (EXT)" w:date="2018-04-13T13:12:00Z">
            <w:trPr>
              <w:cantSplit/>
            </w:trPr>
          </w:trPrChange>
        </w:trPr>
        <w:tc>
          <w:tcPr>
            <w:tcW w:w="1538" w:type="pct"/>
            <w:shd w:val="clear" w:color="auto" w:fill="C6D9F1" w:themeFill="text2" w:themeFillTint="33"/>
            <w:tcPrChange w:id="128" w:author="Batra Yogesh (EXT)" w:date="2018-04-13T13:12:00Z">
              <w:tcPr>
                <w:tcW w:w="2880" w:type="dxa"/>
                <w:shd w:val="clear" w:color="auto" w:fill="C6D9F1" w:themeFill="text2" w:themeFillTint="33"/>
              </w:tcPr>
            </w:tcPrChange>
          </w:tcPr>
          <w:p w14:paraId="0BAA378A" w14:textId="77777777" w:rsidR="00D17537" w:rsidRPr="00A54255" w:rsidRDefault="00D17537" w:rsidP="00E4117B">
            <w:pPr>
              <w:pStyle w:val="TableText"/>
              <w:keepNext/>
              <w:keepLines/>
              <w:tabs>
                <w:tab w:val="left" w:pos="2490"/>
              </w:tabs>
              <w:spacing w:after="0"/>
              <w:rPr>
                <w:rFonts w:cs="Arial"/>
                <w:b/>
                <w:sz w:val="20"/>
                <w:szCs w:val="20"/>
              </w:rPr>
            </w:pPr>
            <w:r w:rsidRPr="00A54255">
              <w:rPr>
                <w:rFonts w:cs="Arial"/>
                <w:b/>
                <w:sz w:val="20"/>
                <w:szCs w:val="20"/>
              </w:rPr>
              <w:t>Prerequisites</w:t>
            </w:r>
          </w:p>
        </w:tc>
        <w:tc>
          <w:tcPr>
            <w:tcW w:w="3462" w:type="pct"/>
            <w:tcPrChange w:id="129" w:author="Batra Yogesh (EXT)" w:date="2018-04-13T13:12:00Z">
              <w:tcPr>
                <w:tcW w:w="6480" w:type="dxa"/>
              </w:tcPr>
            </w:tcPrChange>
          </w:tcPr>
          <w:p w14:paraId="70593A2F" w14:textId="77777777" w:rsidR="00C84971" w:rsidRPr="00A54255" w:rsidRDefault="00C84971" w:rsidP="00C84971">
            <w:pPr>
              <w:pStyle w:val="ListParagraph"/>
              <w:keepNext/>
              <w:keepLines/>
              <w:numPr>
                <w:ilvl w:val="0"/>
                <w:numId w:val="10"/>
              </w:numPr>
              <w:rPr>
                <w:rFonts w:cs="Arial"/>
                <w:color w:val="000000" w:themeColor="text1"/>
                <w:sz w:val="20"/>
                <w:szCs w:val="20"/>
              </w:rPr>
            </w:pPr>
            <w:r w:rsidRPr="00A54255">
              <w:rPr>
                <w:rFonts w:cs="Arial"/>
                <w:color w:val="000000" w:themeColor="text1"/>
                <w:sz w:val="20"/>
                <w:szCs w:val="20"/>
              </w:rPr>
              <w:t>User is logged In</w:t>
            </w:r>
          </w:p>
          <w:p w14:paraId="0BAA378D" w14:textId="0658257F" w:rsidR="00474389" w:rsidRPr="00A54255" w:rsidRDefault="00C84971" w:rsidP="00C84971">
            <w:pPr>
              <w:pStyle w:val="ListParagraph"/>
              <w:keepNext/>
              <w:keepLines/>
              <w:numPr>
                <w:ilvl w:val="0"/>
                <w:numId w:val="10"/>
              </w:numPr>
              <w:rPr>
                <w:rFonts w:cs="Arial"/>
                <w:color w:val="000000" w:themeColor="text1"/>
                <w:sz w:val="20"/>
                <w:szCs w:val="20"/>
              </w:rPr>
            </w:pPr>
            <w:r w:rsidRPr="00A54255">
              <w:rPr>
                <w:rFonts w:cs="Arial"/>
                <w:color w:val="000000" w:themeColor="text1"/>
                <w:sz w:val="20"/>
                <w:szCs w:val="20"/>
              </w:rPr>
              <w:t>User has permission to execute Initiate Day</w:t>
            </w:r>
          </w:p>
        </w:tc>
      </w:tr>
      <w:tr w:rsidR="00447470" w:rsidRPr="00A54255" w14:paraId="0BAA3791" w14:textId="77777777" w:rsidTr="00A54255">
        <w:trPr>
          <w:cantSplit/>
          <w:trPrChange w:id="130" w:author="Batra Yogesh (EXT)" w:date="2018-04-13T13:12:00Z">
            <w:trPr>
              <w:cantSplit/>
            </w:trPr>
          </w:trPrChange>
        </w:trPr>
        <w:tc>
          <w:tcPr>
            <w:tcW w:w="1538" w:type="pct"/>
            <w:shd w:val="clear" w:color="auto" w:fill="C6D9F1" w:themeFill="text2" w:themeFillTint="33"/>
            <w:tcPrChange w:id="131" w:author="Batra Yogesh (EXT)" w:date="2018-04-13T13:12:00Z">
              <w:tcPr>
                <w:tcW w:w="2880" w:type="dxa"/>
                <w:shd w:val="clear" w:color="auto" w:fill="C6D9F1" w:themeFill="text2" w:themeFillTint="33"/>
              </w:tcPr>
            </w:tcPrChange>
          </w:tcPr>
          <w:p w14:paraId="0BAA378F" w14:textId="77777777" w:rsidR="00447470" w:rsidRPr="00A54255" w:rsidRDefault="00447470" w:rsidP="00E4117B">
            <w:pPr>
              <w:pStyle w:val="TableText"/>
              <w:keepNext/>
              <w:keepLines/>
              <w:tabs>
                <w:tab w:val="left" w:pos="2490"/>
              </w:tabs>
              <w:spacing w:after="0"/>
              <w:rPr>
                <w:rFonts w:cs="Arial"/>
                <w:b/>
                <w:sz w:val="20"/>
                <w:szCs w:val="20"/>
              </w:rPr>
            </w:pPr>
            <w:r w:rsidRPr="00A54255">
              <w:rPr>
                <w:rFonts w:cs="Arial"/>
                <w:b/>
                <w:sz w:val="20"/>
                <w:szCs w:val="20"/>
              </w:rPr>
              <w:t>Approver</w:t>
            </w:r>
          </w:p>
        </w:tc>
        <w:tc>
          <w:tcPr>
            <w:tcW w:w="3462" w:type="pct"/>
            <w:tcPrChange w:id="132" w:author="Batra Yogesh (EXT)" w:date="2018-04-13T13:12:00Z">
              <w:tcPr>
                <w:tcW w:w="6480" w:type="dxa"/>
              </w:tcPr>
            </w:tcPrChange>
          </w:tcPr>
          <w:p w14:paraId="0BAA3790" w14:textId="77777777" w:rsidR="00447470" w:rsidRPr="00A54255" w:rsidRDefault="00447470" w:rsidP="00E4117B">
            <w:pPr>
              <w:keepNext/>
              <w:keepLines/>
              <w:rPr>
                <w:rFonts w:cs="Arial"/>
                <w:color w:val="0070C0"/>
                <w:sz w:val="20"/>
                <w:szCs w:val="20"/>
              </w:rPr>
            </w:pPr>
          </w:p>
        </w:tc>
      </w:tr>
    </w:tbl>
    <w:p w14:paraId="0BAA3792" w14:textId="77777777" w:rsidR="00447470" w:rsidRPr="00A54255" w:rsidRDefault="00447470" w:rsidP="00447470">
      <w:pPr>
        <w:rPr>
          <w:ins w:id="133" w:author="Batra Yogesh (EXT)" w:date="2018-03-27T16:33:00Z"/>
          <w:rFonts w:cs="Arial"/>
        </w:rPr>
      </w:pPr>
    </w:p>
    <w:p w14:paraId="1D67923B" w14:textId="776683C9" w:rsidR="00842F33" w:rsidRPr="00A54255" w:rsidRDefault="00842F33" w:rsidP="00842F33">
      <w:pPr>
        <w:pStyle w:val="NormalWeb"/>
        <w:spacing w:before="0" w:beforeAutospacing="0" w:after="0" w:afterAutospacing="0"/>
        <w:rPr>
          <w:ins w:id="134" w:author="Batra Yogesh (EXT)" w:date="2018-03-27T16:33:00Z"/>
          <w:rFonts w:ascii="Arial" w:hAnsi="Arial" w:cs="Arial"/>
          <w:bCs/>
          <w:color w:val="000000"/>
          <w:sz w:val="22"/>
          <w:szCs w:val="22"/>
          <w:rPrChange w:id="135" w:author="Batra Yogesh (EXT)" w:date="2018-04-13T13:12:00Z">
            <w:rPr>
              <w:ins w:id="136" w:author="Batra Yogesh (EXT)" w:date="2018-03-27T16:33:00Z"/>
              <w:rFonts w:ascii="Calibri Light" w:hAnsi="Calibri Light" w:cs="Calibri Light"/>
              <w:b/>
              <w:bCs/>
              <w:color w:val="000000"/>
              <w:sz w:val="22"/>
              <w:szCs w:val="22"/>
            </w:rPr>
          </w:rPrChange>
        </w:rPr>
      </w:pPr>
      <w:ins w:id="137" w:author="Batra Yogesh (EXT)" w:date="2018-03-27T16:33:00Z">
        <w:r w:rsidRPr="00A54255">
          <w:rPr>
            <w:rFonts w:ascii="Arial" w:hAnsi="Arial" w:cs="Arial"/>
            <w:bCs/>
            <w:color w:val="000000"/>
            <w:sz w:val="22"/>
            <w:szCs w:val="22"/>
            <w:rPrChange w:id="138" w:author="Batra Yogesh (EXT)" w:date="2018-04-13T13:12:00Z">
              <w:rPr>
                <w:rFonts w:ascii="Calibri Light" w:hAnsi="Calibri Light" w:cs="Calibri Light"/>
                <w:b/>
                <w:bCs/>
                <w:color w:val="000000"/>
                <w:sz w:val="22"/>
                <w:szCs w:val="22"/>
              </w:rPr>
            </w:rPrChange>
          </w:rPr>
          <w:t>Note: the toolbar on EC11</w:t>
        </w:r>
      </w:ins>
      <w:ins w:id="139" w:author="Batra Yogesh (EXT)" w:date="2018-04-13T13:12:00Z">
        <w:r w:rsidR="00A54255" w:rsidRPr="00A54255">
          <w:rPr>
            <w:rFonts w:ascii="Arial" w:hAnsi="Arial" w:cs="Arial"/>
            <w:bCs/>
            <w:color w:val="000000"/>
            <w:sz w:val="22"/>
            <w:szCs w:val="22"/>
            <w:rPrChange w:id="140" w:author="Batra Yogesh (EXT)" w:date="2018-04-13T13:12:00Z">
              <w:rPr>
                <w:rFonts w:ascii="Arial" w:hAnsi="Arial" w:cs="Arial"/>
                <w:b/>
                <w:bCs/>
                <w:color w:val="000000"/>
                <w:sz w:val="22"/>
                <w:szCs w:val="22"/>
              </w:rPr>
            </w:rPrChange>
          </w:rPr>
          <w:t>.2</w:t>
        </w:r>
      </w:ins>
      <w:ins w:id="141" w:author="Batra Yogesh (EXT)" w:date="2018-03-27T16:33:00Z">
        <w:r w:rsidRPr="00A54255">
          <w:rPr>
            <w:rFonts w:ascii="Arial" w:hAnsi="Arial" w:cs="Arial"/>
            <w:bCs/>
            <w:color w:val="000000"/>
            <w:sz w:val="22"/>
            <w:szCs w:val="22"/>
            <w:rPrChange w:id="142" w:author="Batra Yogesh (EXT)" w:date="2018-04-13T13:12:00Z">
              <w:rPr>
                <w:rFonts w:ascii="Calibri Light" w:hAnsi="Calibri Light" w:cs="Calibri Light"/>
                <w:b/>
                <w:bCs/>
                <w:color w:val="000000"/>
                <w:sz w:val="22"/>
                <w:szCs w:val="22"/>
              </w:rPr>
            </w:rPrChange>
          </w:rPr>
          <w:t xml:space="preserve"> has changed. Refer to the image below for different buttons</w:t>
        </w:r>
      </w:ins>
    </w:p>
    <w:p w14:paraId="2961A3AC" w14:textId="77777777" w:rsidR="00842F33" w:rsidRPr="00A54255" w:rsidRDefault="00842F33" w:rsidP="00842F33">
      <w:pPr>
        <w:pStyle w:val="NormalWeb"/>
        <w:spacing w:before="0" w:beforeAutospacing="0" w:after="0" w:afterAutospacing="0"/>
        <w:rPr>
          <w:ins w:id="143" w:author="Batra Yogesh (EXT)" w:date="2018-03-27T16:33:00Z"/>
          <w:rFonts w:ascii="Arial" w:hAnsi="Arial" w:cs="Arial"/>
          <w:b/>
          <w:bCs/>
          <w:color w:val="000000"/>
          <w:sz w:val="22"/>
          <w:szCs w:val="22"/>
          <w:rPrChange w:id="144" w:author="Batra Yogesh (EXT)" w:date="2018-04-13T13:11:00Z">
            <w:rPr>
              <w:ins w:id="145" w:author="Batra Yogesh (EXT)" w:date="2018-03-27T16:33:00Z"/>
              <w:rFonts w:ascii="Calibri Light" w:hAnsi="Calibri Light" w:cs="Calibri Light"/>
              <w:b/>
              <w:bCs/>
              <w:color w:val="000000"/>
              <w:sz w:val="22"/>
              <w:szCs w:val="22"/>
            </w:rPr>
          </w:rPrChange>
        </w:rPr>
      </w:pPr>
    </w:p>
    <w:p w14:paraId="21D0C6D7" w14:textId="77777777" w:rsidR="00842F33" w:rsidRPr="00A54255" w:rsidRDefault="00842F33" w:rsidP="00842F33">
      <w:pPr>
        <w:pStyle w:val="NormalWeb"/>
        <w:spacing w:before="0" w:beforeAutospacing="0" w:after="0" w:afterAutospacing="0"/>
        <w:jc w:val="center"/>
        <w:rPr>
          <w:ins w:id="146" w:author="Batra Yogesh (EXT)" w:date="2018-03-27T16:33:00Z"/>
          <w:rFonts w:ascii="Arial" w:hAnsi="Arial" w:cs="Arial"/>
          <w:b/>
          <w:rPrChange w:id="147" w:author="Batra Yogesh (EXT)" w:date="2018-04-13T13:11:00Z">
            <w:rPr>
              <w:ins w:id="148" w:author="Batra Yogesh (EXT)" w:date="2018-03-27T16:33:00Z"/>
              <w:rFonts w:ascii="Calibri Light" w:hAnsi="Calibri Light" w:cs="Calibri Light"/>
              <w:b/>
            </w:rPr>
          </w:rPrChange>
        </w:rPr>
      </w:pPr>
      <w:ins w:id="149" w:author="Batra Yogesh (EXT)" w:date="2018-03-27T16:33:00Z">
        <w:r w:rsidRPr="00A54255">
          <w:rPr>
            <w:rFonts w:ascii="Arial" w:hAnsi="Arial" w:cs="Arial"/>
            <w:noProof/>
            <w:color w:val="000000"/>
            <w:sz w:val="22"/>
            <w:szCs w:val="22"/>
            <w:rPrChange w:id="150" w:author="Batra Yogesh (EXT)" w:date="2018-04-13T13:11:00Z">
              <w:rPr>
                <w:rFonts w:ascii="Calibri" w:hAnsi="Calibri" w:cs="Calibri"/>
                <w:noProof/>
                <w:color w:val="000000"/>
                <w:sz w:val="22"/>
                <w:szCs w:val="22"/>
              </w:rPr>
            </w:rPrChange>
          </w:rPr>
          <w:drawing>
            <wp:inline distT="0" distB="0" distL="0" distR="0" wp14:anchorId="6168F946" wp14:editId="71B0BDE5">
              <wp:extent cx="5105048" cy="1144752"/>
              <wp:effectExtent l="19050" t="19050" r="19685" b="17780"/>
              <wp:docPr id="3" name="Picture 3"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ins>
    </w:p>
    <w:p w14:paraId="4224EB66" w14:textId="77777777" w:rsidR="00842F33" w:rsidRPr="00A54255" w:rsidRDefault="00842F33" w:rsidP="00447470">
      <w:pPr>
        <w:rPr>
          <w:rFonts w:cs="Arial"/>
        </w:rPr>
      </w:pPr>
    </w:p>
    <w:p w14:paraId="36C40C64" w14:textId="44E80082" w:rsidR="00857B8B" w:rsidRPr="00A54255" w:rsidRDefault="004D61A0" w:rsidP="00857B8B">
      <w:pPr>
        <w:pStyle w:val="Heading1"/>
      </w:pPr>
      <w:bookmarkStart w:id="151" w:name="_Toc536253722"/>
      <w:bookmarkStart w:id="152" w:name="_Toc536258288"/>
      <w:bookmarkStart w:id="153" w:name="_Toc502310206"/>
      <w:r w:rsidRPr="00A54255">
        <w:t xml:space="preserve">Primary </w:t>
      </w:r>
      <w:bookmarkEnd w:id="151"/>
      <w:bookmarkEnd w:id="152"/>
      <w:r w:rsidR="00BF2F96" w:rsidRPr="00A54255">
        <w:t>Flow</w:t>
      </w:r>
      <w:r w:rsidR="0033669C" w:rsidRPr="00A54255">
        <w:t xml:space="preserve">: </w:t>
      </w:r>
      <w:r w:rsidR="00C84971" w:rsidRPr="00A54255">
        <w:t>BKK_UC50</w:t>
      </w:r>
      <w:r w:rsidR="0033669C" w:rsidRPr="00A54255">
        <w:t xml:space="preserve"> </w:t>
      </w:r>
      <w:r w:rsidR="00F6303B" w:rsidRPr="00A54255">
        <w:t>Create Facility Class 1</w:t>
      </w:r>
      <w:bookmarkEnd w:id="153"/>
    </w:p>
    <w:p w14:paraId="6794ADC1" w14:textId="77777777" w:rsidR="00857B8B" w:rsidRPr="00A54255" w:rsidRDefault="00857B8B">
      <w:pPr>
        <w:rPr>
          <w:ins w:id="154" w:author="Batra Yogesh (EXT)" w:date="2018-04-06T12:17:00Z"/>
          <w:rFonts w:cs="Arial"/>
        </w:rPr>
      </w:pPr>
    </w:p>
    <w:p w14:paraId="1B8E6067" w14:textId="000117E5" w:rsidR="00C6253C" w:rsidRPr="00A54255" w:rsidRDefault="004D61A0">
      <w:pPr>
        <w:rPr>
          <w:rFonts w:cs="Arial"/>
          <w:b/>
          <w:bCs/>
          <w:sz w:val="24"/>
          <w:szCs w:val="32"/>
        </w:rPr>
      </w:pPr>
      <w:r w:rsidRPr="00A54255">
        <w:rPr>
          <w:rFonts w:cs="Arial"/>
        </w:rPr>
        <w:t xml:space="preserve">Trigger: </w:t>
      </w:r>
      <w:r w:rsidR="00570D43" w:rsidRPr="00A54255">
        <w:rPr>
          <w:rFonts w:cs="Arial"/>
        </w:rPr>
        <w:t xml:space="preserve"> </w:t>
      </w:r>
      <w:bookmarkStart w:id="155" w:name="_Toc240857192"/>
      <w:r w:rsidR="00C84971" w:rsidRPr="00A54255">
        <w:rPr>
          <w:rFonts w:cs="Arial"/>
        </w:rPr>
        <w:t>Created a new well or stream in EC that needs instantiation records, EC Support will run the process as needed.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56" w:author="Batra Yogesh (EXT)" w:date="2018-04-13T13:12: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157">
          <w:tblGrid>
            <w:gridCol w:w="690"/>
            <w:gridCol w:w="3630"/>
            <w:gridCol w:w="2160"/>
            <w:gridCol w:w="2880"/>
          </w:tblGrid>
        </w:tblGridChange>
      </w:tblGrid>
      <w:tr w:rsidR="00C6253C" w:rsidRPr="00A54255" w14:paraId="4045A374" w14:textId="77777777" w:rsidTr="00A54255">
        <w:trPr>
          <w:tblHeader/>
          <w:trPrChange w:id="158" w:author="Batra Yogesh (EXT)" w:date="2018-04-13T13:12:00Z">
            <w:trPr>
              <w:tblHeader/>
            </w:trPr>
          </w:trPrChange>
        </w:trPr>
        <w:tc>
          <w:tcPr>
            <w:tcW w:w="369" w:type="pct"/>
            <w:tcBorders>
              <w:bottom w:val="single" w:sz="4" w:space="0" w:color="auto"/>
            </w:tcBorders>
            <w:shd w:val="clear" w:color="auto" w:fill="3399FF"/>
            <w:tcPrChange w:id="159" w:author="Batra Yogesh (EXT)" w:date="2018-04-13T13:12:00Z">
              <w:tcPr>
                <w:tcW w:w="690" w:type="dxa"/>
                <w:tcBorders>
                  <w:bottom w:val="single" w:sz="4" w:space="0" w:color="auto"/>
                </w:tcBorders>
                <w:shd w:val="clear" w:color="auto" w:fill="3399FF"/>
              </w:tcPr>
            </w:tcPrChange>
          </w:tcPr>
          <w:p w14:paraId="159E4A3C" w14:textId="77777777" w:rsidR="00C6253C" w:rsidRPr="00A54255" w:rsidRDefault="00C6253C" w:rsidP="00045ECB">
            <w:pPr>
              <w:pStyle w:val="ColumnHead"/>
              <w:keepNext/>
              <w:keepLines/>
              <w:rPr>
                <w:rFonts w:cs="Arial"/>
                <w:color w:val="FFFFFF" w:themeColor="background1"/>
                <w:sz w:val="20"/>
                <w:szCs w:val="20"/>
              </w:rPr>
            </w:pPr>
            <w:r w:rsidRPr="00A54255">
              <w:rPr>
                <w:rFonts w:cs="Arial"/>
                <w:color w:val="FFFFFF" w:themeColor="background1"/>
                <w:sz w:val="20"/>
                <w:szCs w:val="20"/>
              </w:rPr>
              <w:t>Step</w:t>
            </w:r>
          </w:p>
        </w:tc>
        <w:tc>
          <w:tcPr>
            <w:tcW w:w="1939" w:type="pct"/>
            <w:shd w:val="clear" w:color="auto" w:fill="3399FF"/>
            <w:tcPrChange w:id="160" w:author="Batra Yogesh (EXT)" w:date="2018-04-13T13:12:00Z">
              <w:tcPr>
                <w:tcW w:w="3630" w:type="dxa"/>
                <w:shd w:val="clear" w:color="auto" w:fill="3399FF"/>
              </w:tcPr>
            </w:tcPrChange>
          </w:tcPr>
          <w:p w14:paraId="7492901F" w14:textId="77777777" w:rsidR="00C6253C" w:rsidRPr="00A54255" w:rsidRDefault="00C6253C" w:rsidP="00045ECB">
            <w:pPr>
              <w:pStyle w:val="ColumnHead"/>
              <w:keepNext/>
              <w:keepLines/>
              <w:rPr>
                <w:rFonts w:cs="Arial"/>
                <w:color w:val="FFFFFF" w:themeColor="background1"/>
                <w:sz w:val="20"/>
                <w:szCs w:val="20"/>
              </w:rPr>
            </w:pPr>
            <w:r w:rsidRPr="00A54255">
              <w:rPr>
                <w:rFonts w:cs="Arial"/>
                <w:color w:val="FFFFFF" w:themeColor="background1"/>
                <w:sz w:val="20"/>
                <w:szCs w:val="20"/>
              </w:rPr>
              <w:t>Actor Action</w:t>
            </w:r>
          </w:p>
        </w:tc>
        <w:tc>
          <w:tcPr>
            <w:tcW w:w="1154" w:type="pct"/>
            <w:shd w:val="clear" w:color="auto" w:fill="3399FF"/>
            <w:tcPrChange w:id="161" w:author="Batra Yogesh (EXT)" w:date="2018-04-13T13:12:00Z">
              <w:tcPr>
                <w:tcW w:w="2160" w:type="dxa"/>
                <w:shd w:val="clear" w:color="auto" w:fill="3399FF"/>
              </w:tcPr>
            </w:tcPrChange>
          </w:tcPr>
          <w:p w14:paraId="35AFFB89" w14:textId="77777777" w:rsidR="00C6253C" w:rsidRPr="00A54255" w:rsidRDefault="00C6253C" w:rsidP="00045ECB">
            <w:pPr>
              <w:pStyle w:val="ColumnHead"/>
              <w:keepNext/>
              <w:keepLines/>
              <w:rPr>
                <w:rFonts w:cs="Arial"/>
                <w:color w:val="FFFFFF" w:themeColor="background1"/>
                <w:sz w:val="20"/>
                <w:szCs w:val="20"/>
              </w:rPr>
            </w:pPr>
            <w:r w:rsidRPr="00A54255">
              <w:rPr>
                <w:rFonts w:cs="Arial"/>
                <w:color w:val="FFFFFF" w:themeColor="background1"/>
                <w:sz w:val="20"/>
                <w:szCs w:val="20"/>
              </w:rPr>
              <w:t>System Response</w:t>
            </w:r>
          </w:p>
        </w:tc>
        <w:tc>
          <w:tcPr>
            <w:tcW w:w="1538" w:type="pct"/>
            <w:shd w:val="clear" w:color="auto" w:fill="3399FF"/>
            <w:tcPrChange w:id="162" w:author="Batra Yogesh (EXT)" w:date="2018-04-13T13:12:00Z">
              <w:tcPr>
                <w:tcW w:w="2880" w:type="dxa"/>
                <w:shd w:val="clear" w:color="auto" w:fill="3399FF"/>
              </w:tcPr>
            </w:tcPrChange>
          </w:tcPr>
          <w:p w14:paraId="3B517D6D" w14:textId="77777777" w:rsidR="00C6253C" w:rsidRPr="00A54255" w:rsidRDefault="00C6253C" w:rsidP="00045ECB">
            <w:pPr>
              <w:pStyle w:val="ColumnHead"/>
              <w:keepNext/>
              <w:keepLines/>
              <w:rPr>
                <w:rFonts w:cs="Arial"/>
                <w:color w:val="FFFFFF" w:themeColor="background1"/>
                <w:sz w:val="20"/>
                <w:szCs w:val="20"/>
              </w:rPr>
            </w:pPr>
            <w:r w:rsidRPr="00A54255">
              <w:rPr>
                <w:rFonts w:cs="Arial"/>
                <w:color w:val="FFFFFF" w:themeColor="background1"/>
                <w:sz w:val="20"/>
                <w:szCs w:val="20"/>
              </w:rPr>
              <w:t>Notes</w:t>
            </w:r>
          </w:p>
        </w:tc>
      </w:tr>
      <w:tr w:rsidR="00C84971" w:rsidRPr="00A54255" w14:paraId="2556EE83" w14:textId="77777777" w:rsidTr="00A54255">
        <w:tc>
          <w:tcPr>
            <w:tcW w:w="369" w:type="pct"/>
            <w:shd w:val="clear" w:color="auto" w:fill="C6D9F1" w:themeFill="text2" w:themeFillTint="33"/>
            <w:tcPrChange w:id="163" w:author="Batra Yogesh (EXT)" w:date="2018-04-13T13:12:00Z">
              <w:tcPr>
                <w:tcW w:w="690" w:type="dxa"/>
                <w:shd w:val="clear" w:color="auto" w:fill="C6D9F1" w:themeFill="text2" w:themeFillTint="33"/>
              </w:tcPr>
            </w:tcPrChange>
          </w:tcPr>
          <w:p w14:paraId="4A9C5F59" w14:textId="22622A4D" w:rsidR="00C84971" w:rsidRPr="00A54255" w:rsidRDefault="00C84971" w:rsidP="00C84971">
            <w:pPr>
              <w:pStyle w:val="TableText"/>
              <w:keepNext/>
              <w:keepLines/>
              <w:jc w:val="center"/>
              <w:rPr>
                <w:rFonts w:cs="Arial"/>
                <w:sz w:val="20"/>
                <w:szCs w:val="20"/>
              </w:rPr>
            </w:pPr>
            <w:r w:rsidRPr="00A54255">
              <w:rPr>
                <w:rFonts w:cs="Arial"/>
                <w:sz w:val="20"/>
                <w:szCs w:val="20"/>
              </w:rPr>
              <w:t>1.</w:t>
            </w:r>
          </w:p>
        </w:tc>
        <w:tc>
          <w:tcPr>
            <w:tcW w:w="1939" w:type="pct"/>
            <w:tcPrChange w:id="164" w:author="Batra Yogesh (EXT)" w:date="2018-04-13T13:12:00Z">
              <w:tcPr>
                <w:tcW w:w="3630" w:type="dxa"/>
              </w:tcPr>
            </w:tcPrChange>
          </w:tcPr>
          <w:p w14:paraId="38F11B30" w14:textId="77777777" w:rsidR="00D922BE" w:rsidRPr="00A54255" w:rsidRDefault="00D922BE" w:rsidP="00D922BE">
            <w:pPr>
              <w:pStyle w:val="TableText"/>
              <w:keepNext/>
              <w:keepLines/>
              <w:rPr>
                <w:ins w:id="165" w:author="Batra Yogesh (EXT)" w:date="2018-03-27T16:21:00Z"/>
                <w:rFonts w:cs="Arial"/>
                <w:sz w:val="20"/>
                <w:szCs w:val="20"/>
                <w:rPrChange w:id="166" w:author="Batra Yogesh (EXT)" w:date="2018-04-13T13:11:00Z">
                  <w:rPr>
                    <w:ins w:id="167" w:author="Batra Yogesh (EXT)" w:date="2018-03-27T16:21:00Z"/>
                    <w:rFonts w:asciiTheme="minorHAnsi" w:hAnsiTheme="minorHAnsi"/>
                    <w:sz w:val="20"/>
                    <w:szCs w:val="20"/>
                  </w:rPr>
                </w:rPrChange>
              </w:rPr>
            </w:pPr>
            <w:ins w:id="168" w:author="Batra Yogesh (EXT)" w:date="2018-03-27T16:21:00Z">
              <w:r w:rsidRPr="00A54255">
                <w:rPr>
                  <w:rFonts w:cs="Arial"/>
                  <w:sz w:val="20"/>
                  <w:szCs w:val="20"/>
                  <w:rPrChange w:id="169" w:author="Batra Yogesh (EXT)" w:date="2018-04-13T13:11:00Z">
                    <w:rPr>
                      <w:rFonts w:asciiTheme="minorHAnsi" w:hAnsiTheme="minorHAnsi"/>
                      <w:sz w:val="20"/>
                      <w:szCs w:val="20"/>
                    </w:rPr>
                  </w:rPrChange>
                </w:rPr>
                <w:t xml:space="preserve">EC Support opens up the </w:t>
              </w:r>
              <w:r w:rsidRPr="00A54255">
                <w:rPr>
                  <w:rFonts w:cs="Arial"/>
                  <w:b/>
                  <w:i/>
                  <w:sz w:val="20"/>
                  <w:szCs w:val="20"/>
                  <w:rPrChange w:id="170" w:author="Batra Yogesh (EXT)" w:date="2018-04-13T13:11:00Z">
                    <w:rPr>
                      <w:rFonts w:asciiTheme="minorHAnsi" w:hAnsiTheme="minorHAnsi"/>
                      <w:b/>
                      <w:i/>
                      <w:sz w:val="20"/>
                      <w:szCs w:val="20"/>
                    </w:rPr>
                  </w:rPrChange>
                </w:rPr>
                <w:t>Allocation Network List</w:t>
              </w:r>
              <w:r w:rsidRPr="00A54255">
                <w:rPr>
                  <w:rFonts w:cs="Arial"/>
                  <w:sz w:val="20"/>
                  <w:szCs w:val="20"/>
                  <w:rPrChange w:id="171" w:author="Batra Yogesh (EXT)" w:date="2018-04-13T13:11:00Z">
                    <w:rPr>
                      <w:rFonts w:asciiTheme="minorHAnsi" w:hAnsiTheme="minorHAnsi"/>
                      <w:sz w:val="20"/>
                      <w:szCs w:val="20"/>
                    </w:rPr>
                  </w:rPrChange>
                </w:rPr>
                <w:t xml:space="preserve"> screen.</w:t>
              </w:r>
            </w:ins>
          </w:p>
          <w:p w14:paraId="3730AE01" w14:textId="4575DA59" w:rsidR="00C84971" w:rsidRPr="00A54255" w:rsidDel="00D922BE" w:rsidRDefault="00D922BE" w:rsidP="00D922BE">
            <w:pPr>
              <w:pStyle w:val="TableText"/>
              <w:keepNext/>
              <w:keepLines/>
              <w:rPr>
                <w:del w:id="172" w:author="Batra Yogesh (EXT)" w:date="2018-03-27T16:16:00Z"/>
                <w:rFonts w:cs="Arial"/>
                <w:sz w:val="20"/>
                <w:szCs w:val="20"/>
                <w:rPrChange w:id="173" w:author="Batra Yogesh (EXT)" w:date="2018-04-13T13:11:00Z">
                  <w:rPr>
                    <w:del w:id="174" w:author="Batra Yogesh (EXT)" w:date="2018-03-27T16:16:00Z"/>
                    <w:rFonts w:asciiTheme="minorHAnsi" w:hAnsiTheme="minorHAnsi"/>
                    <w:sz w:val="20"/>
                    <w:szCs w:val="20"/>
                  </w:rPr>
                </w:rPrChange>
              </w:rPr>
            </w:pPr>
            <w:ins w:id="175" w:author="Batra Yogesh (EXT)" w:date="2018-03-27T16:16:00Z">
              <w:r w:rsidRPr="00A54255">
                <w:rPr>
                  <w:rFonts w:cs="Arial"/>
                  <w:sz w:val="20"/>
                  <w:szCs w:val="20"/>
                  <w:rPrChange w:id="176" w:author="Batra Yogesh (EXT)" w:date="2018-04-13T13:11:00Z">
                    <w:rPr>
                      <w:rFonts w:cs="Arial"/>
                      <w:color w:val="000000" w:themeColor="text1"/>
                      <w:sz w:val="20"/>
                      <w:szCs w:val="20"/>
                    </w:rPr>
                  </w:rPrChange>
                </w:rPr>
                <w:t xml:space="preserve">Administration </w:t>
              </w:r>
              <w:r w:rsidRPr="00A54255">
                <w:rPr>
                  <w:rFonts w:cs="Arial"/>
                  <w:sz w:val="20"/>
                  <w:szCs w:val="20"/>
                  <w:rPrChange w:id="177" w:author="Batra Yogesh (EXT)" w:date="2018-04-13T13:11:00Z">
                    <w:rPr>
                      <w:rFonts w:cs="Arial"/>
                      <w:color w:val="000000" w:themeColor="text1"/>
                      <w:sz w:val="20"/>
                      <w:szCs w:val="20"/>
                    </w:rPr>
                  </w:rPrChange>
                </w:rPr>
                <w:sym w:font="Wingdings" w:char="F0E0"/>
              </w:r>
              <w:r w:rsidRPr="00A54255">
                <w:rPr>
                  <w:rFonts w:cs="Arial"/>
                  <w:sz w:val="20"/>
                  <w:szCs w:val="20"/>
                  <w:rPrChange w:id="178" w:author="Batra Yogesh (EXT)" w:date="2018-04-13T13:11:00Z">
                    <w:rPr>
                      <w:rFonts w:cs="Arial"/>
                      <w:color w:val="000000" w:themeColor="text1"/>
                      <w:sz w:val="20"/>
                      <w:szCs w:val="20"/>
                    </w:rPr>
                  </w:rPrChange>
                </w:rPr>
                <w:t xml:space="preserve"> </w:t>
              </w:r>
            </w:ins>
            <w:ins w:id="179" w:author="Batra Yogesh (EXT)" w:date="2018-03-27T16:17:00Z">
              <w:r w:rsidRPr="00A54255">
                <w:rPr>
                  <w:rFonts w:cs="Arial"/>
                  <w:sz w:val="20"/>
                  <w:szCs w:val="20"/>
                  <w:rPrChange w:id="180" w:author="Batra Yogesh (EXT)" w:date="2018-04-13T13:11:00Z">
                    <w:rPr>
                      <w:rFonts w:cs="Arial"/>
                      <w:color w:val="000000" w:themeColor="text1"/>
                      <w:sz w:val="20"/>
                      <w:szCs w:val="20"/>
                    </w:rPr>
                  </w:rPrChange>
                </w:rPr>
                <w:t xml:space="preserve">System </w:t>
              </w:r>
            </w:ins>
            <w:ins w:id="181" w:author="Batra Yogesh (EXT)" w:date="2018-03-27T16:16:00Z">
              <w:r w:rsidRPr="00A54255">
                <w:rPr>
                  <w:rFonts w:cs="Arial"/>
                  <w:sz w:val="20"/>
                  <w:szCs w:val="20"/>
                  <w:rPrChange w:id="182" w:author="Batra Yogesh (EXT)" w:date="2018-04-13T13:11:00Z">
                    <w:rPr>
                      <w:rFonts w:cs="Arial"/>
                      <w:color w:val="000000" w:themeColor="text1"/>
                      <w:sz w:val="20"/>
                      <w:szCs w:val="20"/>
                    </w:rPr>
                  </w:rPrChange>
                </w:rPr>
                <w:sym w:font="Wingdings" w:char="F0E0"/>
              </w:r>
              <w:r w:rsidRPr="00A54255">
                <w:rPr>
                  <w:rFonts w:cs="Arial"/>
                  <w:sz w:val="20"/>
                  <w:szCs w:val="20"/>
                  <w:rPrChange w:id="183" w:author="Batra Yogesh (EXT)" w:date="2018-04-13T13:11:00Z">
                    <w:rPr>
                      <w:rFonts w:cs="Arial"/>
                      <w:color w:val="000000" w:themeColor="text1"/>
                      <w:sz w:val="20"/>
                      <w:szCs w:val="20"/>
                    </w:rPr>
                  </w:rPrChange>
                </w:rPr>
                <w:t xml:space="preserve"> </w:t>
              </w:r>
            </w:ins>
            <w:ins w:id="184" w:author="Batra Yogesh (EXT)" w:date="2018-03-27T16:17:00Z">
              <w:r w:rsidRPr="00A54255">
                <w:rPr>
                  <w:rFonts w:cs="Arial"/>
                  <w:sz w:val="20"/>
                  <w:szCs w:val="20"/>
                  <w:rPrChange w:id="185" w:author="Batra Yogesh (EXT)" w:date="2018-04-13T13:11:00Z">
                    <w:rPr>
                      <w:rFonts w:cs="Arial"/>
                      <w:color w:val="000000" w:themeColor="text1"/>
                      <w:sz w:val="20"/>
                      <w:szCs w:val="20"/>
                    </w:rPr>
                  </w:rPrChange>
                </w:rPr>
                <w:t>Initiate Day</w:t>
              </w:r>
            </w:ins>
            <w:del w:id="186" w:author="Batra Yogesh (EXT)" w:date="2018-03-27T16:16:00Z">
              <w:r w:rsidR="00C84971" w:rsidRPr="00A54255" w:rsidDel="00D922BE">
                <w:rPr>
                  <w:rFonts w:cs="Arial"/>
                  <w:sz w:val="20"/>
                  <w:szCs w:val="20"/>
                  <w:rPrChange w:id="187" w:author="Batra Yogesh (EXT)" w:date="2018-04-13T13:11:00Z">
                    <w:rPr>
                      <w:rFonts w:asciiTheme="minorHAnsi" w:hAnsiTheme="minorHAnsi"/>
                      <w:sz w:val="20"/>
                      <w:szCs w:val="20"/>
                    </w:rPr>
                  </w:rPrChange>
                </w:rPr>
                <w:delText xml:space="preserve">EC Support opens up the </w:delText>
              </w:r>
              <w:r w:rsidR="00C84971" w:rsidRPr="00A54255" w:rsidDel="00D922BE">
                <w:rPr>
                  <w:rFonts w:cs="Arial"/>
                  <w:sz w:val="20"/>
                  <w:szCs w:val="20"/>
                  <w:rPrChange w:id="188" w:author="Batra Yogesh (EXT)" w:date="2018-04-13T13:11:00Z">
                    <w:rPr>
                      <w:rFonts w:asciiTheme="minorHAnsi" w:hAnsiTheme="minorHAnsi"/>
                      <w:b/>
                      <w:i/>
                      <w:sz w:val="20"/>
                      <w:szCs w:val="20"/>
                    </w:rPr>
                  </w:rPrChange>
                </w:rPr>
                <w:delText xml:space="preserve">Initiate Day </w:delText>
              </w:r>
              <w:r w:rsidR="00C84971" w:rsidRPr="00A54255" w:rsidDel="00D922BE">
                <w:rPr>
                  <w:rFonts w:cs="Arial"/>
                  <w:sz w:val="20"/>
                  <w:szCs w:val="20"/>
                  <w:rPrChange w:id="189" w:author="Batra Yogesh (EXT)" w:date="2018-04-13T13:11:00Z">
                    <w:rPr>
                      <w:rFonts w:asciiTheme="minorHAnsi" w:hAnsiTheme="minorHAnsi"/>
                      <w:sz w:val="20"/>
                      <w:szCs w:val="20"/>
                    </w:rPr>
                  </w:rPrChange>
                </w:rPr>
                <w:delText>screen.</w:delText>
              </w:r>
            </w:del>
          </w:p>
          <w:p w14:paraId="3FC2C398" w14:textId="1D8F7263" w:rsidR="00C84971" w:rsidRPr="00A54255" w:rsidRDefault="00C84971" w:rsidP="00D922BE">
            <w:pPr>
              <w:pStyle w:val="TableText"/>
              <w:keepNext/>
              <w:keepLines/>
              <w:rPr>
                <w:rFonts w:cs="Arial"/>
                <w:color w:val="000000" w:themeColor="text1"/>
                <w:sz w:val="20"/>
                <w:szCs w:val="20"/>
              </w:rPr>
            </w:pPr>
            <w:del w:id="190" w:author="Batra Yogesh (EXT)" w:date="2018-03-27T16:17:00Z">
              <w:r w:rsidRPr="00A54255" w:rsidDel="00D922BE">
                <w:rPr>
                  <w:rFonts w:cs="Arial"/>
                  <w:sz w:val="20"/>
                  <w:szCs w:val="20"/>
                  <w:rPrChange w:id="191" w:author="Batra Yogesh (EXT)" w:date="2018-04-13T13:11:00Z">
                    <w:rPr>
                      <w:rFonts w:asciiTheme="minorHAnsi" w:hAnsiTheme="minorHAnsi"/>
                      <w:i/>
                      <w:sz w:val="20"/>
                      <w:szCs w:val="20"/>
                    </w:rPr>
                  </w:rPrChange>
                </w:rPr>
                <w:delText xml:space="preserve">System </w:delText>
              </w:r>
              <w:r w:rsidRPr="00A54255" w:rsidDel="00D922BE">
                <w:rPr>
                  <w:rFonts w:cs="Arial"/>
                  <w:sz w:val="20"/>
                  <w:szCs w:val="20"/>
                  <w:rPrChange w:id="192" w:author="Batra Yogesh (EXT)" w:date="2018-04-13T13:11:00Z">
                    <w:rPr>
                      <w:rFonts w:asciiTheme="minorHAnsi" w:hAnsiTheme="minorHAnsi"/>
                      <w:i/>
                      <w:sz w:val="20"/>
                      <w:szCs w:val="20"/>
                    </w:rPr>
                  </w:rPrChange>
                </w:rPr>
                <w:sym w:font="Wingdings" w:char="F0E0"/>
              </w:r>
              <w:r w:rsidRPr="00A54255" w:rsidDel="00D922BE">
                <w:rPr>
                  <w:rFonts w:cs="Arial"/>
                  <w:sz w:val="20"/>
                  <w:szCs w:val="20"/>
                  <w:rPrChange w:id="193" w:author="Batra Yogesh (EXT)" w:date="2018-04-13T13:11:00Z">
                    <w:rPr>
                      <w:rFonts w:asciiTheme="minorHAnsi" w:hAnsiTheme="minorHAnsi"/>
                      <w:i/>
                      <w:sz w:val="20"/>
                      <w:szCs w:val="20"/>
                    </w:rPr>
                  </w:rPrChange>
                </w:rPr>
                <w:delText xml:space="preserve"> Initiate Da</w:delText>
              </w:r>
            </w:del>
            <w:del w:id="194" w:author="Batra Yogesh (EXT)" w:date="2018-03-27T16:21:00Z">
              <w:r w:rsidRPr="00A54255" w:rsidDel="00D922BE">
                <w:rPr>
                  <w:rFonts w:cs="Arial"/>
                  <w:sz w:val="20"/>
                  <w:szCs w:val="20"/>
                  <w:rPrChange w:id="195" w:author="Batra Yogesh (EXT)" w:date="2018-04-13T13:11:00Z">
                    <w:rPr>
                      <w:rFonts w:asciiTheme="minorHAnsi" w:hAnsiTheme="minorHAnsi"/>
                      <w:i/>
                      <w:sz w:val="20"/>
                      <w:szCs w:val="20"/>
                    </w:rPr>
                  </w:rPrChange>
                </w:rPr>
                <w:delText>y</w:delText>
              </w:r>
              <w:r w:rsidRPr="00A54255" w:rsidDel="00D922BE">
                <w:rPr>
                  <w:rFonts w:cs="Arial"/>
                  <w:i/>
                  <w:sz w:val="20"/>
                  <w:szCs w:val="20"/>
                  <w:rPrChange w:id="196" w:author="Batra Yogesh (EXT)" w:date="2018-04-13T13:11:00Z">
                    <w:rPr>
                      <w:rFonts w:asciiTheme="minorHAnsi" w:hAnsiTheme="minorHAnsi"/>
                      <w:i/>
                      <w:sz w:val="20"/>
                      <w:szCs w:val="20"/>
                    </w:rPr>
                  </w:rPrChange>
                </w:rPr>
                <w:delText xml:space="preserve"> </w:delText>
              </w:r>
            </w:del>
          </w:p>
        </w:tc>
        <w:tc>
          <w:tcPr>
            <w:tcW w:w="1154" w:type="pct"/>
            <w:tcPrChange w:id="197" w:author="Batra Yogesh (EXT)" w:date="2018-04-13T13:12:00Z">
              <w:tcPr>
                <w:tcW w:w="2160" w:type="dxa"/>
              </w:tcPr>
            </w:tcPrChange>
          </w:tcPr>
          <w:p w14:paraId="0BDAABC8" w14:textId="7751829A" w:rsidR="00C84971" w:rsidRPr="00033AF2" w:rsidRDefault="00D922BE" w:rsidP="00C84971">
            <w:pPr>
              <w:pStyle w:val="NoSpacing"/>
              <w:rPr>
                <w:rFonts w:cs="Arial"/>
              </w:rPr>
            </w:pPr>
            <w:ins w:id="198" w:author="Batra Yogesh (EXT)" w:date="2018-03-27T16:17:00Z">
              <w:r w:rsidRPr="00A54255">
                <w:rPr>
                  <w:rFonts w:cs="Arial"/>
                  <w:sz w:val="20"/>
                  <w:szCs w:val="20"/>
                  <w:rPrChange w:id="199" w:author="Batra Yogesh (EXT)" w:date="2018-04-13T13:11:00Z">
                    <w:rPr/>
                  </w:rPrChange>
                </w:rPr>
                <w:t>From Date and To date should be displayed as yesterday</w:t>
              </w:r>
            </w:ins>
            <w:ins w:id="200" w:author="Batra Yogesh (EXT)" w:date="2018-03-27T16:18:00Z">
              <w:r w:rsidRPr="00A54255">
                <w:rPr>
                  <w:rFonts w:cs="Arial"/>
                  <w:sz w:val="20"/>
                  <w:szCs w:val="20"/>
                  <w:rPrChange w:id="201" w:author="Batra Yogesh (EXT)" w:date="2018-04-13T13:11:00Z">
                    <w:rPr/>
                  </w:rPrChange>
                </w:rPr>
                <w:t>’s date</w:t>
              </w:r>
            </w:ins>
          </w:p>
        </w:tc>
        <w:tc>
          <w:tcPr>
            <w:tcW w:w="1538" w:type="pct"/>
            <w:tcPrChange w:id="202" w:author="Batra Yogesh (EXT)" w:date="2018-04-13T13:12:00Z">
              <w:tcPr>
                <w:tcW w:w="2880" w:type="dxa"/>
              </w:tcPr>
            </w:tcPrChange>
          </w:tcPr>
          <w:p w14:paraId="5EFCDA7E" w14:textId="6465D4E8" w:rsidR="00C84971" w:rsidRPr="00A54255" w:rsidRDefault="00C84971" w:rsidP="00C84971">
            <w:pPr>
              <w:keepNext/>
              <w:keepLines/>
              <w:rPr>
                <w:rFonts w:cs="Arial"/>
                <w:color w:val="000000" w:themeColor="text1"/>
                <w:sz w:val="20"/>
                <w:szCs w:val="20"/>
              </w:rPr>
            </w:pPr>
          </w:p>
        </w:tc>
      </w:tr>
      <w:tr w:rsidR="00C84971" w:rsidRPr="00A54255" w14:paraId="07D65E3C" w14:textId="77777777" w:rsidTr="00A54255">
        <w:trPr>
          <w:trHeight w:val="881"/>
          <w:trPrChange w:id="203" w:author="Batra Yogesh (EXT)" w:date="2018-04-13T13:12:00Z">
            <w:trPr>
              <w:trHeight w:val="881"/>
            </w:trPr>
          </w:trPrChange>
        </w:trPr>
        <w:tc>
          <w:tcPr>
            <w:tcW w:w="369" w:type="pct"/>
            <w:shd w:val="clear" w:color="auto" w:fill="C6D9F1" w:themeFill="text2" w:themeFillTint="33"/>
            <w:tcPrChange w:id="204" w:author="Batra Yogesh (EXT)" w:date="2018-04-13T13:12:00Z">
              <w:tcPr>
                <w:tcW w:w="690" w:type="dxa"/>
                <w:shd w:val="clear" w:color="auto" w:fill="C6D9F1" w:themeFill="text2" w:themeFillTint="33"/>
              </w:tcPr>
            </w:tcPrChange>
          </w:tcPr>
          <w:p w14:paraId="1308F028" w14:textId="2E9AD199" w:rsidR="00C84971" w:rsidRPr="00A54255" w:rsidRDefault="00C84971" w:rsidP="00C84971">
            <w:pPr>
              <w:pStyle w:val="TableText"/>
              <w:keepNext/>
              <w:keepLines/>
              <w:jc w:val="center"/>
              <w:rPr>
                <w:rFonts w:cs="Arial"/>
                <w:sz w:val="20"/>
                <w:szCs w:val="20"/>
              </w:rPr>
            </w:pPr>
            <w:r w:rsidRPr="00A54255">
              <w:rPr>
                <w:rFonts w:cs="Arial"/>
                <w:sz w:val="20"/>
                <w:szCs w:val="20"/>
              </w:rPr>
              <w:t>2.</w:t>
            </w:r>
          </w:p>
        </w:tc>
        <w:tc>
          <w:tcPr>
            <w:tcW w:w="1939" w:type="pct"/>
            <w:tcPrChange w:id="205" w:author="Batra Yogesh (EXT)" w:date="2018-04-13T13:12:00Z">
              <w:tcPr>
                <w:tcW w:w="3630" w:type="dxa"/>
              </w:tcPr>
            </w:tcPrChange>
          </w:tcPr>
          <w:p w14:paraId="58F1FCD5" w14:textId="4ED4949D" w:rsidR="00C84971" w:rsidRPr="00A54255" w:rsidRDefault="00C84971" w:rsidP="00C84971">
            <w:pPr>
              <w:pStyle w:val="TableText"/>
              <w:keepNext/>
              <w:keepLines/>
              <w:rPr>
                <w:rFonts w:cs="Arial"/>
                <w:color w:val="000000" w:themeColor="text1"/>
                <w:sz w:val="20"/>
                <w:szCs w:val="20"/>
              </w:rPr>
            </w:pPr>
            <w:r w:rsidRPr="00A54255">
              <w:rPr>
                <w:rFonts w:cs="Arial"/>
                <w:sz w:val="20"/>
                <w:szCs w:val="20"/>
                <w:rPrChange w:id="206" w:author="Batra Yogesh (EXT)" w:date="2018-04-13T13:11:00Z">
                  <w:rPr>
                    <w:rFonts w:asciiTheme="minorHAnsi" w:hAnsiTheme="minorHAnsi"/>
                    <w:sz w:val="20"/>
                    <w:szCs w:val="20"/>
                  </w:rPr>
                </w:rPrChange>
              </w:rPr>
              <w:t xml:space="preserve">Enter </w:t>
            </w:r>
            <w:r w:rsidRPr="00A54255">
              <w:rPr>
                <w:rFonts w:cs="Arial"/>
                <w:b/>
                <w:sz w:val="20"/>
                <w:szCs w:val="20"/>
                <w:rPrChange w:id="207" w:author="Batra Yogesh (EXT)" w:date="2018-04-13T13:11:00Z">
                  <w:rPr>
                    <w:rFonts w:asciiTheme="minorHAnsi" w:hAnsiTheme="minorHAnsi"/>
                    <w:b/>
                    <w:sz w:val="20"/>
                    <w:szCs w:val="20"/>
                  </w:rPr>
                </w:rPrChange>
              </w:rPr>
              <w:t>Start Date</w:t>
            </w:r>
            <w:r w:rsidRPr="00A54255">
              <w:rPr>
                <w:rFonts w:cs="Arial"/>
                <w:sz w:val="20"/>
                <w:szCs w:val="20"/>
                <w:rPrChange w:id="208" w:author="Batra Yogesh (EXT)" w:date="2018-04-13T13:11:00Z">
                  <w:rPr>
                    <w:rFonts w:asciiTheme="minorHAnsi" w:hAnsiTheme="minorHAnsi"/>
                    <w:sz w:val="20"/>
                    <w:szCs w:val="20"/>
                  </w:rPr>
                </w:rPrChange>
              </w:rPr>
              <w:t xml:space="preserve"> manually or by using the calendar icon. </w:t>
            </w:r>
          </w:p>
        </w:tc>
        <w:tc>
          <w:tcPr>
            <w:tcW w:w="1154" w:type="pct"/>
            <w:tcPrChange w:id="209" w:author="Batra Yogesh (EXT)" w:date="2018-04-13T13:12:00Z">
              <w:tcPr>
                <w:tcW w:w="2160" w:type="dxa"/>
              </w:tcPr>
            </w:tcPrChange>
          </w:tcPr>
          <w:p w14:paraId="4C5626AC" w14:textId="77777777" w:rsidR="00C84971" w:rsidRPr="00A54255" w:rsidRDefault="00C84971" w:rsidP="00C84971">
            <w:pPr>
              <w:keepNext/>
              <w:keepLines/>
              <w:rPr>
                <w:rFonts w:cs="Arial"/>
                <w:sz w:val="20"/>
                <w:szCs w:val="20"/>
                <w:rPrChange w:id="210" w:author="Batra Yogesh (EXT)" w:date="2018-04-13T13:11:00Z">
                  <w:rPr>
                    <w:rFonts w:asciiTheme="minorHAnsi" w:hAnsiTheme="minorHAnsi"/>
                    <w:sz w:val="20"/>
                    <w:szCs w:val="20"/>
                  </w:rPr>
                </w:rPrChange>
              </w:rPr>
            </w:pPr>
            <w:r w:rsidRPr="00A54255">
              <w:rPr>
                <w:rFonts w:cs="Arial"/>
                <w:sz w:val="20"/>
                <w:szCs w:val="20"/>
                <w:rPrChange w:id="211" w:author="Batra Yogesh (EXT)" w:date="2018-04-13T13:11:00Z">
                  <w:rPr>
                    <w:rFonts w:asciiTheme="minorHAnsi" w:hAnsiTheme="minorHAnsi"/>
                    <w:sz w:val="20"/>
                    <w:szCs w:val="20"/>
                  </w:rPr>
                </w:rPrChange>
              </w:rPr>
              <w:t>Date is displayed</w:t>
            </w:r>
          </w:p>
          <w:p w14:paraId="201673F2" w14:textId="77777777" w:rsidR="00C84971" w:rsidRPr="00A54255" w:rsidRDefault="00C84971" w:rsidP="00C84971">
            <w:pPr>
              <w:keepNext/>
              <w:keepLines/>
              <w:rPr>
                <w:rFonts w:cs="Arial"/>
                <w:sz w:val="20"/>
                <w:szCs w:val="20"/>
                <w:rPrChange w:id="212" w:author="Batra Yogesh (EXT)" w:date="2018-04-13T13:11:00Z">
                  <w:rPr>
                    <w:rFonts w:asciiTheme="minorHAnsi" w:hAnsiTheme="minorHAnsi"/>
                    <w:sz w:val="20"/>
                    <w:szCs w:val="20"/>
                  </w:rPr>
                </w:rPrChange>
              </w:rPr>
            </w:pPr>
          </w:p>
          <w:p w14:paraId="567D4A19" w14:textId="0FFC21A1" w:rsidR="00C84971" w:rsidRPr="00A54255" w:rsidRDefault="00C84971" w:rsidP="00C84971">
            <w:pPr>
              <w:keepNext/>
              <w:keepLines/>
              <w:rPr>
                <w:rFonts w:cs="Arial"/>
                <w:color w:val="000000" w:themeColor="text1"/>
                <w:sz w:val="20"/>
                <w:szCs w:val="20"/>
              </w:rPr>
            </w:pPr>
          </w:p>
        </w:tc>
        <w:tc>
          <w:tcPr>
            <w:tcW w:w="1538" w:type="pct"/>
            <w:tcPrChange w:id="213" w:author="Batra Yogesh (EXT)" w:date="2018-04-13T13:12:00Z">
              <w:tcPr>
                <w:tcW w:w="2880" w:type="dxa"/>
              </w:tcPr>
            </w:tcPrChange>
          </w:tcPr>
          <w:p w14:paraId="547278D7" w14:textId="77777777" w:rsidR="00C84971" w:rsidRPr="00A54255" w:rsidRDefault="00C84971" w:rsidP="00C84971">
            <w:pPr>
              <w:keepNext/>
              <w:keepLines/>
              <w:rPr>
                <w:rFonts w:cs="Arial"/>
                <w:sz w:val="20"/>
                <w:rPrChange w:id="214" w:author="Batra Yogesh (EXT)" w:date="2018-04-13T13:11:00Z">
                  <w:rPr>
                    <w:rFonts w:asciiTheme="minorHAnsi" w:hAnsiTheme="minorHAnsi"/>
                    <w:sz w:val="20"/>
                  </w:rPr>
                </w:rPrChange>
              </w:rPr>
            </w:pPr>
            <w:r w:rsidRPr="00A54255">
              <w:rPr>
                <w:rFonts w:cs="Arial"/>
                <w:sz w:val="20"/>
                <w:rPrChange w:id="215" w:author="Batra Yogesh (EXT)" w:date="2018-04-13T13:11:00Z">
                  <w:rPr>
                    <w:rFonts w:asciiTheme="minorHAnsi" w:hAnsiTheme="minorHAnsi"/>
                    <w:sz w:val="20"/>
                  </w:rPr>
                </w:rPrChange>
              </w:rPr>
              <w:t>Date format is yyyy-mm-dd</w:t>
            </w:r>
          </w:p>
          <w:p w14:paraId="1F908F4E" w14:textId="186ACE21" w:rsidR="00C84971" w:rsidRPr="00A54255" w:rsidRDefault="00C84971" w:rsidP="00C84971">
            <w:pPr>
              <w:keepNext/>
              <w:keepLines/>
              <w:rPr>
                <w:rFonts w:cs="Arial"/>
                <w:color w:val="000000" w:themeColor="text1"/>
                <w:sz w:val="20"/>
                <w:szCs w:val="20"/>
              </w:rPr>
            </w:pPr>
          </w:p>
        </w:tc>
      </w:tr>
      <w:tr w:rsidR="00C84971" w:rsidRPr="00A54255" w14:paraId="71C79D9B" w14:textId="77777777" w:rsidTr="00A54255">
        <w:tc>
          <w:tcPr>
            <w:tcW w:w="369" w:type="pct"/>
            <w:shd w:val="clear" w:color="auto" w:fill="C6D9F1" w:themeFill="text2" w:themeFillTint="33"/>
            <w:tcPrChange w:id="216" w:author="Batra Yogesh (EXT)" w:date="2018-04-13T13:12:00Z">
              <w:tcPr>
                <w:tcW w:w="690" w:type="dxa"/>
                <w:shd w:val="clear" w:color="auto" w:fill="C6D9F1" w:themeFill="text2" w:themeFillTint="33"/>
              </w:tcPr>
            </w:tcPrChange>
          </w:tcPr>
          <w:p w14:paraId="45E9CE6E" w14:textId="6C5792C2" w:rsidR="00C84971" w:rsidRPr="00A54255" w:rsidRDefault="00C84971" w:rsidP="00C84971">
            <w:pPr>
              <w:pStyle w:val="TableText"/>
              <w:keepNext/>
              <w:keepLines/>
              <w:jc w:val="center"/>
              <w:rPr>
                <w:rFonts w:cs="Arial"/>
                <w:sz w:val="20"/>
                <w:szCs w:val="20"/>
              </w:rPr>
            </w:pPr>
            <w:r w:rsidRPr="00A54255">
              <w:rPr>
                <w:rFonts w:cs="Arial"/>
                <w:sz w:val="20"/>
                <w:szCs w:val="20"/>
              </w:rPr>
              <w:t>3</w:t>
            </w:r>
          </w:p>
        </w:tc>
        <w:tc>
          <w:tcPr>
            <w:tcW w:w="1939" w:type="pct"/>
            <w:tcPrChange w:id="217" w:author="Batra Yogesh (EXT)" w:date="2018-04-13T13:12:00Z">
              <w:tcPr>
                <w:tcW w:w="3630" w:type="dxa"/>
              </w:tcPr>
            </w:tcPrChange>
          </w:tcPr>
          <w:p w14:paraId="7F53BB38" w14:textId="0606DE23" w:rsidR="00C84971" w:rsidRPr="00A54255" w:rsidRDefault="00C84971" w:rsidP="00C84971">
            <w:pPr>
              <w:pStyle w:val="TableText"/>
              <w:keepNext/>
              <w:keepLines/>
              <w:spacing w:after="0"/>
              <w:ind w:left="720"/>
              <w:rPr>
                <w:rFonts w:cs="Arial"/>
                <w:b/>
                <w:color w:val="000000" w:themeColor="text1"/>
                <w:sz w:val="20"/>
                <w:szCs w:val="20"/>
              </w:rPr>
            </w:pPr>
            <w:r w:rsidRPr="00A54255">
              <w:rPr>
                <w:rFonts w:cs="Arial"/>
                <w:sz w:val="20"/>
                <w:szCs w:val="20"/>
                <w:rPrChange w:id="218" w:author="Batra Yogesh (EXT)" w:date="2018-04-13T13:11:00Z">
                  <w:rPr>
                    <w:rFonts w:asciiTheme="minorHAnsi" w:hAnsiTheme="minorHAnsi"/>
                    <w:sz w:val="20"/>
                    <w:szCs w:val="20"/>
                  </w:rPr>
                </w:rPrChange>
              </w:rPr>
              <w:t xml:space="preserve">Enter </w:t>
            </w:r>
            <w:r w:rsidRPr="00A54255">
              <w:rPr>
                <w:rFonts w:cs="Arial"/>
                <w:b/>
                <w:sz w:val="20"/>
                <w:szCs w:val="20"/>
                <w:rPrChange w:id="219" w:author="Batra Yogesh (EXT)" w:date="2018-04-13T13:11:00Z">
                  <w:rPr>
                    <w:rFonts w:asciiTheme="minorHAnsi" w:hAnsiTheme="minorHAnsi"/>
                    <w:b/>
                    <w:sz w:val="20"/>
                    <w:szCs w:val="20"/>
                  </w:rPr>
                </w:rPrChange>
              </w:rPr>
              <w:t>To Date</w:t>
            </w:r>
            <w:r w:rsidRPr="00A54255">
              <w:rPr>
                <w:rFonts w:cs="Arial"/>
                <w:sz w:val="20"/>
                <w:szCs w:val="20"/>
                <w:rPrChange w:id="220" w:author="Batra Yogesh (EXT)" w:date="2018-04-13T13:11:00Z">
                  <w:rPr>
                    <w:rFonts w:asciiTheme="minorHAnsi" w:hAnsiTheme="minorHAnsi"/>
                    <w:sz w:val="20"/>
                    <w:szCs w:val="20"/>
                  </w:rPr>
                </w:rPrChange>
              </w:rPr>
              <w:t xml:space="preserve"> manually or by using the calendar icon and click </w:t>
            </w:r>
            <w:r w:rsidRPr="00A54255">
              <w:rPr>
                <w:rFonts w:cs="Arial"/>
                <w:b/>
                <w:i/>
                <w:sz w:val="20"/>
                <w:szCs w:val="20"/>
                <w:rPrChange w:id="221" w:author="Batra Yogesh (EXT)" w:date="2018-04-13T13:11:00Z">
                  <w:rPr>
                    <w:rFonts w:asciiTheme="minorHAnsi" w:hAnsiTheme="minorHAnsi"/>
                    <w:b/>
                    <w:i/>
                    <w:sz w:val="20"/>
                    <w:szCs w:val="20"/>
                  </w:rPr>
                </w:rPrChange>
              </w:rPr>
              <w:t>Go…</w:t>
            </w:r>
          </w:p>
        </w:tc>
        <w:tc>
          <w:tcPr>
            <w:tcW w:w="1154" w:type="pct"/>
            <w:tcPrChange w:id="222" w:author="Batra Yogesh (EXT)" w:date="2018-04-13T13:12:00Z">
              <w:tcPr>
                <w:tcW w:w="2160" w:type="dxa"/>
              </w:tcPr>
            </w:tcPrChange>
          </w:tcPr>
          <w:p w14:paraId="5084A5D4" w14:textId="77777777" w:rsidR="00C84971" w:rsidRPr="00A54255" w:rsidRDefault="00C84971" w:rsidP="00C84971">
            <w:pPr>
              <w:keepNext/>
              <w:keepLines/>
              <w:rPr>
                <w:rFonts w:cs="Arial"/>
                <w:sz w:val="20"/>
                <w:szCs w:val="20"/>
                <w:rPrChange w:id="223" w:author="Batra Yogesh (EXT)" w:date="2018-04-13T13:11:00Z">
                  <w:rPr>
                    <w:rFonts w:asciiTheme="minorHAnsi" w:hAnsiTheme="minorHAnsi"/>
                    <w:sz w:val="20"/>
                    <w:szCs w:val="20"/>
                  </w:rPr>
                </w:rPrChange>
              </w:rPr>
            </w:pPr>
            <w:r w:rsidRPr="00A54255">
              <w:rPr>
                <w:rFonts w:cs="Arial"/>
                <w:sz w:val="20"/>
                <w:szCs w:val="20"/>
                <w:rPrChange w:id="224" w:author="Batra Yogesh (EXT)" w:date="2018-04-13T13:11:00Z">
                  <w:rPr>
                    <w:rFonts w:asciiTheme="minorHAnsi" w:hAnsiTheme="minorHAnsi"/>
                    <w:sz w:val="20"/>
                    <w:szCs w:val="20"/>
                  </w:rPr>
                </w:rPrChange>
              </w:rPr>
              <w:t>Date is displayed</w:t>
            </w:r>
          </w:p>
          <w:p w14:paraId="0BDA89F0" w14:textId="77777777" w:rsidR="00C84971" w:rsidRPr="00A54255" w:rsidRDefault="00C84971" w:rsidP="00C84971">
            <w:pPr>
              <w:keepNext/>
              <w:keepLines/>
              <w:rPr>
                <w:rFonts w:cs="Arial"/>
                <w:sz w:val="20"/>
                <w:szCs w:val="20"/>
                <w:rPrChange w:id="225" w:author="Batra Yogesh (EXT)" w:date="2018-04-13T13:11:00Z">
                  <w:rPr>
                    <w:rFonts w:asciiTheme="minorHAnsi" w:hAnsiTheme="minorHAnsi"/>
                    <w:sz w:val="20"/>
                    <w:szCs w:val="20"/>
                  </w:rPr>
                </w:rPrChange>
              </w:rPr>
            </w:pPr>
          </w:p>
          <w:p w14:paraId="4ACBE1B1" w14:textId="1767FAE0" w:rsidR="00C84971" w:rsidRPr="00A54255" w:rsidRDefault="00C84971" w:rsidP="00C84971">
            <w:pPr>
              <w:keepNext/>
              <w:keepLines/>
              <w:rPr>
                <w:rFonts w:cs="Arial"/>
                <w:color w:val="000000" w:themeColor="text1"/>
                <w:sz w:val="20"/>
                <w:szCs w:val="20"/>
              </w:rPr>
            </w:pPr>
          </w:p>
        </w:tc>
        <w:tc>
          <w:tcPr>
            <w:tcW w:w="1538" w:type="pct"/>
            <w:tcPrChange w:id="226" w:author="Batra Yogesh (EXT)" w:date="2018-04-13T13:12:00Z">
              <w:tcPr>
                <w:tcW w:w="2880" w:type="dxa"/>
              </w:tcPr>
            </w:tcPrChange>
          </w:tcPr>
          <w:p w14:paraId="59EA8072" w14:textId="77777777" w:rsidR="00C84971" w:rsidRPr="00A54255" w:rsidRDefault="00C84971" w:rsidP="00C84971">
            <w:pPr>
              <w:keepNext/>
              <w:keepLines/>
              <w:rPr>
                <w:rFonts w:cs="Arial"/>
                <w:sz w:val="20"/>
                <w:rPrChange w:id="227" w:author="Batra Yogesh (EXT)" w:date="2018-04-13T13:11:00Z">
                  <w:rPr>
                    <w:rFonts w:asciiTheme="minorHAnsi" w:hAnsiTheme="minorHAnsi"/>
                    <w:sz w:val="20"/>
                  </w:rPr>
                </w:rPrChange>
              </w:rPr>
            </w:pPr>
            <w:r w:rsidRPr="00A54255">
              <w:rPr>
                <w:rFonts w:cs="Arial"/>
                <w:sz w:val="20"/>
                <w:rPrChange w:id="228" w:author="Batra Yogesh (EXT)" w:date="2018-04-13T13:11:00Z">
                  <w:rPr>
                    <w:rFonts w:asciiTheme="minorHAnsi" w:hAnsiTheme="minorHAnsi"/>
                    <w:sz w:val="20"/>
                  </w:rPr>
                </w:rPrChange>
              </w:rPr>
              <w:t>Date format is yyyy-mm-dd</w:t>
            </w:r>
          </w:p>
          <w:p w14:paraId="0A9E30ED" w14:textId="6232DF91" w:rsidR="00C84971" w:rsidRPr="00A54255" w:rsidRDefault="00C84971" w:rsidP="00C84971">
            <w:pPr>
              <w:textAlignment w:val="center"/>
              <w:rPr>
                <w:rFonts w:cs="Arial"/>
                <w:color w:val="000000" w:themeColor="text1"/>
                <w:sz w:val="20"/>
                <w:szCs w:val="20"/>
              </w:rPr>
            </w:pPr>
          </w:p>
        </w:tc>
      </w:tr>
      <w:tr w:rsidR="00C84971" w:rsidRPr="00A54255" w14:paraId="53FBD0F4" w14:textId="77777777" w:rsidTr="00A54255">
        <w:tc>
          <w:tcPr>
            <w:tcW w:w="369" w:type="pct"/>
            <w:shd w:val="clear" w:color="auto" w:fill="C6D9F1" w:themeFill="text2" w:themeFillTint="33"/>
            <w:tcPrChange w:id="229" w:author="Batra Yogesh (EXT)" w:date="2018-04-13T13:12:00Z">
              <w:tcPr>
                <w:tcW w:w="690" w:type="dxa"/>
                <w:shd w:val="clear" w:color="auto" w:fill="C6D9F1" w:themeFill="text2" w:themeFillTint="33"/>
              </w:tcPr>
            </w:tcPrChange>
          </w:tcPr>
          <w:p w14:paraId="03657395" w14:textId="77777777" w:rsidR="00C84971" w:rsidRPr="00A54255" w:rsidRDefault="00C84971" w:rsidP="00C84971">
            <w:pPr>
              <w:pStyle w:val="TableText"/>
              <w:keepNext/>
              <w:keepLines/>
              <w:jc w:val="center"/>
              <w:rPr>
                <w:rFonts w:cs="Arial"/>
                <w:sz w:val="20"/>
                <w:szCs w:val="20"/>
              </w:rPr>
            </w:pPr>
            <w:r w:rsidRPr="00A54255">
              <w:rPr>
                <w:rFonts w:cs="Arial"/>
                <w:sz w:val="20"/>
                <w:szCs w:val="20"/>
              </w:rPr>
              <w:t>4.</w:t>
            </w:r>
          </w:p>
        </w:tc>
        <w:tc>
          <w:tcPr>
            <w:tcW w:w="1939" w:type="pct"/>
            <w:tcPrChange w:id="230" w:author="Batra Yogesh (EXT)" w:date="2018-04-13T13:12:00Z">
              <w:tcPr>
                <w:tcW w:w="3630" w:type="dxa"/>
              </w:tcPr>
            </w:tcPrChange>
          </w:tcPr>
          <w:p w14:paraId="0B6E1968" w14:textId="22C962DC" w:rsidR="00C84971" w:rsidRPr="00A54255" w:rsidRDefault="00C84971" w:rsidP="00C84971">
            <w:pPr>
              <w:rPr>
                <w:rFonts w:cs="Arial"/>
                <w:color w:val="000000" w:themeColor="text1"/>
                <w:sz w:val="20"/>
                <w:szCs w:val="20"/>
              </w:rPr>
            </w:pPr>
            <w:r w:rsidRPr="00A54255">
              <w:rPr>
                <w:rFonts w:cs="Arial"/>
                <w:sz w:val="20"/>
                <w:szCs w:val="20"/>
                <w:rPrChange w:id="231" w:author="Batra Yogesh (EXT)" w:date="2018-04-13T13:11:00Z">
                  <w:rPr>
                    <w:rFonts w:asciiTheme="minorHAnsi" w:hAnsiTheme="minorHAnsi"/>
                    <w:sz w:val="20"/>
                    <w:szCs w:val="20"/>
                  </w:rPr>
                </w:rPrChange>
              </w:rPr>
              <w:t xml:space="preserve">click </w:t>
            </w:r>
            <w:r w:rsidRPr="00A54255">
              <w:rPr>
                <w:rFonts w:cs="Arial"/>
                <w:b/>
                <w:i/>
                <w:sz w:val="20"/>
                <w:szCs w:val="20"/>
                <w:rPrChange w:id="232" w:author="Batra Yogesh (EXT)" w:date="2018-04-13T13:11:00Z">
                  <w:rPr>
                    <w:rFonts w:asciiTheme="minorHAnsi" w:hAnsiTheme="minorHAnsi"/>
                    <w:b/>
                    <w:i/>
                    <w:sz w:val="20"/>
                    <w:szCs w:val="20"/>
                  </w:rPr>
                </w:rPrChange>
              </w:rPr>
              <w:t>Initiate Day</w:t>
            </w:r>
          </w:p>
        </w:tc>
        <w:tc>
          <w:tcPr>
            <w:tcW w:w="1154" w:type="pct"/>
            <w:tcPrChange w:id="233" w:author="Batra Yogesh (EXT)" w:date="2018-04-13T13:12:00Z">
              <w:tcPr>
                <w:tcW w:w="2160" w:type="dxa"/>
              </w:tcPr>
            </w:tcPrChange>
          </w:tcPr>
          <w:p w14:paraId="12AEE08A" w14:textId="62A35124" w:rsidR="00C84971" w:rsidRPr="00A54255" w:rsidRDefault="00C84971" w:rsidP="00C84971">
            <w:pPr>
              <w:keepNext/>
              <w:keepLines/>
              <w:rPr>
                <w:rFonts w:cs="Arial"/>
                <w:color w:val="000000" w:themeColor="text1"/>
                <w:sz w:val="20"/>
                <w:szCs w:val="20"/>
              </w:rPr>
            </w:pPr>
            <w:r w:rsidRPr="00A54255">
              <w:rPr>
                <w:rFonts w:cs="Arial"/>
                <w:sz w:val="20"/>
                <w:szCs w:val="20"/>
                <w:rPrChange w:id="234" w:author="Batra Yogesh (EXT)" w:date="2018-04-13T13:11:00Z">
                  <w:rPr>
                    <w:rFonts w:asciiTheme="minorHAnsi" w:hAnsiTheme="minorHAnsi"/>
                    <w:sz w:val="20"/>
                    <w:szCs w:val="20"/>
                  </w:rPr>
                </w:rPrChange>
              </w:rPr>
              <w:t>Start Time and Status are displayed</w:t>
            </w:r>
          </w:p>
        </w:tc>
        <w:tc>
          <w:tcPr>
            <w:tcW w:w="1538" w:type="pct"/>
            <w:tcPrChange w:id="235" w:author="Batra Yogesh (EXT)" w:date="2018-04-13T13:12:00Z">
              <w:tcPr>
                <w:tcW w:w="2880" w:type="dxa"/>
              </w:tcPr>
            </w:tcPrChange>
          </w:tcPr>
          <w:p w14:paraId="59E8D337" w14:textId="2E6CB86E" w:rsidR="00C84971" w:rsidRPr="00A54255" w:rsidRDefault="00C84971" w:rsidP="00C84971">
            <w:pPr>
              <w:textAlignment w:val="center"/>
              <w:rPr>
                <w:rFonts w:cs="Arial"/>
                <w:color w:val="000000" w:themeColor="text1"/>
                <w:sz w:val="20"/>
                <w:szCs w:val="20"/>
              </w:rPr>
            </w:pPr>
            <w:r w:rsidRPr="00A54255">
              <w:rPr>
                <w:rFonts w:cs="Arial"/>
                <w:sz w:val="20"/>
                <w:rPrChange w:id="236" w:author="Batra Yogesh (EXT)" w:date="2018-04-13T13:11:00Z">
                  <w:rPr>
                    <w:rFonts w:asciiTheme="minorHAnsi" w:hAnsiTheme="minorHAnsi"/>
                    <w:sz w:val="20"/>
                  </w:rPr>
                </w:rPrChange>
              </w:rPr>
              <w:t>Run time can be several minutes based on the number of days being instantiated</w:t>
            </w:r>
          </w:p>
        </w:tc>
      </w:tr>
      <w:tr w:rsidR="00831EBD" w:rsidRPr="00A54255" w14:paraId="30ECEF77" w14:textId="77777777" w:rsidTr="00A54255">
        <w:tc>
          <w:tcPr>
            <w:tcW w:w="369" w:type="pct"/>
            <w:tcBorders>
              <w:top w:val="single" w:sz="4" w:space="0" w:color="auto"/>
              <w:bottom w:val="single" w:sz="4" w:space="0" w:color="auto"/>
            </w:tcBorders>
            <w:shd w:val="clear" w:color="auto" w:fill="C6D9F1" w:themeFill="text2" w:themeFillTint="33"/>
            <w:tcPrChange w:id="237" w:author="Batra Yogesh (EXT)" w:date="2018-04-13T13:12:00Z">
              <w:tcPr>
                <w:tcW w:w="690" w:type="dxa"/>
                <w:tcBorders>
                  <w:top w:val="single" w:sz="4" w:space="0" w:color="auto"/>
                  <w:bottom w:val="single" w:sz="4" w:space="0" w:color="auto"/>
                </w:tcBorders>
                <w:shd w:val="clear" w:color="auto" w:fill="C6D9F1" w:themeFill="text2" w:themeFillTint="33"/>
              </w:tcPr>
            </w:tcPrChange>
          </w:tcPr>
          <w:p w14:paraId="25F48A34" w14:textId="77777777" w:rsidR="00831EBD" w:rsidRPr="00A54255" w:rsidRDefault="00831EBD" w:rsidP="00831EBD">
            <w:pPr>
              <w:pStyle w:val="TableText"/>
              <w:keepNext/>
              <w:keepLines/>
              <w:numPr>
                <w:ilvl w:val="1"/>
                <w:numId w:val="5"/>
              </w:numPr>
              <w:jc w:val="center"/>
              <w:rPr>
                <w:rFonts w:cs="Arial"/>
                <w:sz w:val="20"/>
                <w:szCs w:val="20"/>
              </w:rPr>
            </w:pPr>
          </w:p>
        </w:tc>
        <w:tc>
          <w:tcPr>
            <w:tcW w:w="1939" w:type="pct"/>
            <w:shd w:val="clear" w:color="auto" w:fill="C6D9F1" w:themeFill="text2" w:themeFillTint="33"/>
            <w:tcPrChange w:id="238" w:author="Batra Yogesh (EXT)" w:date="2018-04-13T13:12:00Z">
              <w:tcPr>
                <w:tcW w:w="3630" w:type="dxa"/>
                <w:shd w:val="clear" w:color="auto" w:fill="C6D9F1" w:themeFill="text2" w:themeFillTint="33"/>
              </w:tcPr>
            </w:tcPrChange>
          </w:tcPr>
          <w:p w14:paraId="3166A11E" w14:textId="77777777" w:rsidR="00831EBD" w:rsidRPr="00A54255" w:rsidRDefault="00831EBD" w:rsidP="00831EBD">
            <w:pPr>
              <w:pStyle w:val="TableText"/>
              <w:keepNext/>
              <w:keepLines/>
              <w:rPr>
                <w:rFonts w:cs="Arial"/>
                <w:sz w:val="20"/>
                <w:szCs w:val="20"/>
              </w:rPr>
            </w:pPr>
            <w:r w:rsidRPr="00A54255">
              <w:rPr>
                <w:rFonts w:cs="Arial"/>
                <w:sz w:val="20"/>
                <w:szCs w:val="20"/>
              </w:rPr>
              <w:t>END OF USE CASE</w:t>
            </w:r>
          </w:p>
        </w:tc>
        <w:tc>
          <w:tcPr>
            <w:tcW w:w="1154" w:type="pct"/>
            <w:shd w:val="clear" w:color="auto" w:fill="C6D9F1" w:themeFill="text2" w:themeFillTint="33"/>
            <w:tcPrChange w:id="239" w:author="Batra Yogesh (EXT)" w:date="2018-04-13T13:12:00Z">
              <w:tcPr>
                <w:tcW w:w="2160" w:type="dxa"/>
                <w:shd w:val="clear" w:color="auto" w:fill="C6D9F1" w:themeFill="text2" w:themeFillTint="33"/>
              </w:tcPr>
            </w:tcPrChange>
          </w:tcPr>
          <w:p w14:paraId="493FC687" w14:textId="77777777" w:rsidR="00831EBD" w:rsidRPr="00A54255" w:rsidRDefault="00831EBD" w:rsidP="00831EBD">
            <w:pPr>
              <w:keepNext/>
              <w:keepLines/>
              <w:rPr>
                <w:rFonts w:cs="Arial"/>
                <w:sz w:val="20"/>
                <w:szCs w:val="20"/>
              </w:rPr>
            </w:pPr>
          </w:p>
        </w:tc>
        <w:tc>
          <w:tcPr>
            <w:tcW w:w="1538" w:type="pct"/>
            <w:shd w:val="clear" w:color="auto" w:fill="C6D9F1" w:themeFill="text2" w:themeFillTint="33"/>
            <w:tcPrChange w:id="240" w:author="Batra Yogesh (EXT)" w:date="2018-04-13T13:12:00Z">
              <w:tcPr>
                <w:tcW w:w="2880" w:type="dxa"/>
                <w:shd w:val="clear" w:color="auto" w:fill="C6D9F1" w:themeFill="text2" w:themeFillTint="33"/>
              </w:tcPr>
            </w:tcPrChange>
          </w:tcPr>
          <w:p w14:paraId="2EAFFF96" w14:textId="77777777" w:rsidR="00831EBD" w:rsidRPr="00A54255" w:rsidRDefault="00831EBD" w:rsidP="00831EBD">
            <w:pPr>
              <w:keepNext/>
              <w:keepLines/>
              <w:rPr>
                <w:rFonts w:cs="Arial"/>
                <w:sz w:val="20"/>
                <w:szCs w:val="20"/>
              </w:rPr>
            </w:pPr>
          </w:p>
        </w:tc>
      </w:tr>
    </w:tbl>
    <w:p w14:paraId="27CC4C89" w14:textId="77777777" w:rsidR="00C6253C" w:rsidRPr="00A54255" w:rsidRDefault="00C6253C">
      <w:pPr>
        <w:rPr>
          <w:rFonts w:cs="Arial"/>
          <w:b/>
          <w:bCs/>
          <w:sz w:val="24"/>
          <w:szCs w:val="32"/>
        </w:rPr>
      </w:pPr>
    </w:p>
    <w:p w14:paraId="0BAA37FF" w14:textId="73D7F0C1" w:rsidR="004D61A0" w:rsidRPr="00A54255" w:rsidRDefault="004D61A0" w:rsidP="005D1403">
      <w:pPr>
        <w:pStyle w:val="Heading1"/>
      </w:pPr>
      <w:bookmarkStart w:id="241" w:name="_Toc502310207"/>
      <w:r w:rsidRPr="00A54255">
        <w:t>Alternative</w:t>
      </w:r>
      <w:bookmarkEnd w:id="155"/>
      <w:r w:rsidR="00BF2F96" w:rsidRPr="00A54255">
        <w:t>s</w:t>
      </w:r>
      <w:bookmarkEnd w:id="241"/>
      <w:r w:rsidR="00023077" w:rsidRPr="00A54255">
        <w:t xml:space="preserve"> </w:t>
      </w:r>
    </w:p>
    <w:p w14:paraId="3E3C0038" w14:textId="0E2D49E8" w:rsidR="00033646" w:rsidRPr="00033AF2" w:rsidRDefault="00033646" w:rsidP="00033646">
      <w:pPr>
        <w:rPr>
          <w:rFonts w:cs="Arial"/>
        </w:rPr>
      </w:pPr>
      <w:r w:rsidRPr="00033AF2">
        <w:rPr>
          <w:rFonts w:cs="Arial"/>
        </w:rPr>
        <w:t>none</w:t>
      </w:r>
    </w:p>
    <w:p w14:paraId="0BAA3828" w14:textId="77777777" w:rsidR="003D41D8" w:rsidRPr="00A54255" w:rsidRDefault="001516B9" w:rsidP="003D41D8">
      <w:pPr>
        <w:pStyle w:val="Heading1"/>
      </w:pPr>
      <w:bookmarkStart w:id="242" w:name="_Toc502310209"/>
      <w:r w:rsidRPr="00A54255">
        <w:lastRenderedPageBreak/>
        <w:t>Exception</w:t>
      </w:r>
      <w:r w:rsidR="00BF2F96" w:rsidRPr="00A54255">
        <w:t>s</w:t>
      </w:r>
      <w:bookmarkEnd w:id="242"/>
    </w:p>
    <w:p w14:paraId="0BAA3829" w14:textId="2906BD66" w:rsidR="001516B9" w:rsidRPr="00A54255" w:rsidRDefault="00E71304" w:rsidP="00447470">
      <w:pPr>
        <w:pStyle w:val="Heading2"/>
      </w:pPr>
      <w:bookmarkStart w:id="243" w:name="_Toc502310210"/>
      <w:r w:rsidRPr="00A54255">
        <w:t>List of Common Issues/Errors</w:t>
      </w:r>
      <w:bookmarkEnd w:id="243"/>
    </w:p>
    <w:p w14:paraId="0BAA382A" w14:textId="77777777" w:rsidR="001516B9" w:rsidRPr="00A54255" w:rsidRDefault="001516B9" w:rsidP="001516B9">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244" w:author="Batra Yogesh (EXT)" w:date="2018-04-13T13:12: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245">
          <w:tblGrid>
            <w:gridCol w:w="810"/>
            <w:gridCol w:w="2790"/>
            <w:gridCol w:w="3330"/>
            <w:gridCol w:w="1170"/>
          </w:tblGrid>
        </w:tblGridChange>
      </w:tblGrid>
      <w:tr w:rsidR="001516B9" w:rsidRPr="00A54255" w14:paraId="0BAA382F" w14:textId="77777777" w:rsidTr="00A54255">
        <w:trPr>
          <w:cantSplit/>
          <w:tblHeader/>
          <w:trPrChange w:id="246" w:author="Batra Yogesh (EXT)" w:date="2018-04-13T13:12:00Z">
            <w:trPr>
              <w:cantSplit/>
              <w:tblHeader/>
            </w:trPr>
          </w:trPrChange>
        </w:trPr>
        <w:tc>
          <w:tcPr>
            <w:tcW w:w="500" w:type="pct"/>
            <w:tcBorders>
              <w:bottom w:val="single" w:sz="4" w:space="0" w:color="auto"/>
            </w:tcBorders>
            <w:shd w:val="clear" w:color="auto" w:fill="3399FF"/>
            <w:tcPrChange w:id="247" w:author="Batra Yogesh (EXT)" w:date="2018-04-13T13:12:00Z">
              <w:tcPr>
                <w:tcW w:w="810" w:type="dxa"/>
                <w:tcBorders>
                  <w:bottom w:val="single" w:sz="4" w:space="0" w:color="auto"/>
                </w:tcBorders>
                <w:shd w:val="clear" w:color="auto" w:fill="3399FF"/>
              </w:tcPr>
            </w:tcPrChange>
          </w:tcPr>
          <w:p w14:paraId="0BAA382B" w14:textId="029CB4E5" w:rsidR="001516B9" w:rsidRPr="00A54255" w:rsidRDefault="001516B9" w:rsidP="0083596B">
            <w:pPr>
              <w:pStyle w:val="ColumnHead"/>
              <w:keepNext/>
              <w:keepLines/>
              <w:rPr>
                <w:rFonts w:cs="Arial"/>
                <w:color w:val="FFFFFF" w:themeColor="background1"/>
                <w:sz w:val="20"/>
              </w:rPr>
            </w:pPr>
          </w:p>
        </w:tc>
        <w:tc>
          <w:tcPr>
            <w:tcW w:w="1722" w:type="pct"/>
            <w:shd w:val="clear" w:color="auto" w:fill="3399FF"/>
            <w:tcPrChange w:id="248" w:author="Batra Yogesh (EXT)" w:date="2018-04-13T13:12:00Z">
              <w:tcPr>
                <w:tcW w:w="2790" w:type="dxa"/>
                <w:shd w:val="clear" w:color="auto" w:fill="3399FF"/>
              </w:tcPr>
            </w:tcPrChange>
          </w:tcPr>
          <w:p w14:paraId="0BAA382C" w14:textId="5D11B08C" w:rsidR="001516B9" w:rsidRPr="00A54255" w:rsidRDefault="00E71304" w:rsidP="0083596B">
            <w:pPr>
              <w:pStyle w:val="ColumnHead"/>
              <w:keepNext/>
              <w:keepLines/>
              <w:rPr>
                <w:rFonts w:cs="Arial"/>
                <w:color w:val="FFFFFF" w:themeColor="background1"/>
                <w:sz w:val="20"/>
              </w:rPr>
            </w:pPr>
            <w:r w:rsidRPr="00A54255">
              <w:rPr>
                <w:rFonts w:cs="Arial"/>
                <w:color w:val="FFFFFF" w:themeColor="background1"/>
                <w:sz w:val="20"/>
              </w:rPr>
              <w:t>Error</w:t>
            </w:r>
          </w:p>
        </w:tc>
        <w:tc>
          <w:tcPr>
            <w:tcW w:w="2056" w:type="pct"/>
            <w:shd w:val="clear" w:color="auto" w:fill="3399FF"/>
            <w:tcPrChange w:id="249" w:author="Batra Yogesh (EXT)" w:date="2018-04-13T13:12:00Z">
              <w:tcPr>
                <w:tcW w:w="3330" w:type="dxa"/>
                <w:shd w:val="clear" w:color="auto" w:fill="3399FF"/>
              </w:tcPr>
            </w:tcPrChange>
          </w:tcPr>
          <w:p w14:paraId="0BAA382D" w14:textId="232FB465" w:rsidR="001516B9" w:rsidRPr="00A54255" w:rsidRDefault="00E71304" w:rsidP="0083596B">
            <w:pPr>
              <w:pStyle w:val="ColumnHead"/>
              <w:keepNext/>
              <w:keepLines/>
              <w:rPr>
                <w:rFonts w:cs="Arial"/>
                <w:color w:val="FFFFFF" w:themeColor="background1"/>
                <w:sz w:val="20"/>
              </w:rPr>
            </w:pPr>
            <w:r w:rsidRPr="00A54255">
              <w:rPr>
                <w:rFonts w:cs="Arial"/>
                <w:color w:val="FFFFFF" w:themeColor="background1"/>
                <w:sz w:val="20"/>
              </w:rPr>
              <w:t>Error Message</w:t>
            </w:r>
          </w:p>
        </w:tc>
        <w:tc>
          <w:tcPr>
            <w:tcW w:w="722" w:type="pct"/>
            <w:shd w:val="clear" w:color="auto" w:fill="3399FF"/>
            <w:tcPrChange w:id="250" w:author="Batra Yogesh (EXT)" w:date="2018-04-13T13:12:00Z">
              <w:tcPr>
                <w:tcW w:w="1170" w:type="dxa"/>
                <w:shd w:val="clear" w:color="auto" w:fill="3399FF"/>
              </w:tcPr>
            </w:tcPrChange>
          </w:tcPr>
          <w:p w14:paraId="0BAA382E" w14:textId="37C307D4" w:rsidR="001516B9" w:rsidRPr="00A54255" w:rsidRDefault="001516B9" w:rsidP="0083596B">
            <w:pPr>
              <w:pStyle w:val="ColumnHead"/>
              <w:keepNext/>
              <w:keepLines/>
              <w:rPr>
                <w:rFonts w:cs="Arial"/>
                <w:color w:val="FFFFFF" w:themeColor="background1"/>
                <w:sz w:val="20"/>
              </w:rPr>
            </w:pPr>
          </w:p>
        </w:tc>
      </w:tr>
      <w:tr w:rsidR="00C24D1B" w:rsidRPr="00A54255" w14:paraId="0BAA3834" w14:textId="77777777" w:rsidTr="00A54255">
        <w:trPr>
          <w:cantSplit/>
          <w:trPrChange w:id="251" w:author="Batra Yogesh (EXT)" w:date="2018-04-13T13:12:00Z">
            <w:trPr>
              <w:cantSplit/>
            </w:trPr>
          </w:trPrChange>
        </w:trPr>
        <w:tc>
          <w:tcPr>
            <w:tcW w:w="500" w:type="pct"/>
            <w:shd w:val="clear" w:color="auto" w:fill="C6D9F1" w:themeFill="text2" w:themeFillTint="33"/>
            <w:tcPrChange w:id="252" w:author="Batra Yogesh (EXT)" w:date="2018-04-13T13:12:00Z">
              <w:tcPr>
                <w:tcW w:w="810" w:type="dxa"/>
                <w:shd w:val="clear" w:color="auto" w:fill="C6D9F1" w:themeFill="text2" w:themeFillTint="33"/>
              </w:tcPr>
            </w:tcPrChange>
          </w:tcPr>
          <w:p w14:paraId="0BAA3830" w14:textId="77777777" w:rsidR="00C24D1B" w:rsidRPr="00A54255" w:rsidRDefault="00C24D1B" w:rsidP="00C24D1B">
            <w:pPr>
              <w:pStyle w:val="TableText"/>
              <w:keepNext/>
              <w:keepLines/>
              <w:numPr>
                <w:ilvl w:val="0"/>
                <w:numId w:val="8"/>
              </w:numPr>
              <w:jc w:val="center"/>
              <w:rPr>
                <w:rFonts w:cs="Arial"/>
                <w:color w:val="000000"/>
                <w:sz w:val="20"/>
              </w:rPr>
            </w:pPr>
          </w:p>
        </w:tc>
        <w:tc>
          <w:tcPr>
            <w:tcW w:w="1722" w:type="pct"/>
            <w:tcPrChange w:id="253" w:author="Batra Yogesh (EXT)" w:date="2018-04-13T13:12:00Z">
              <w:tcPr>
                <w:tcW w:w="2790" w:type="dxa"/>
              </w:tcPr>
            </w:tcPrChange>
          </w:tcPr>
          <w:p w14:paraId="0BAA3831" w14:textId="63705538" w:rsidR="00C24D1B" w:rsidRPr="00A54255" w:rsidRDefault="00C24D1B" w:rsidP="00C24D1B">
            <w:pPr>
              <w:pStyle w:val="TableText"/>
              <w:keepNext/>
              <w:keepLines/>
              <w:rPr>
                <w:rFonts w:cs="Arial"/>
                <w:color w:val="000000"/>
                <w:sz w:val="20"/>
              </w:rPr>
            </w:pPr>
            <w:r w:rsidRPr="00A54255">
              <w:rPr>
                <w:rFonts w:cs="Arial"/>
                <w:color w:val="000000"/>
                <w:sz w:val="20"/>
                <w:rPrChange w:id="254" w:author="Batra Yogesh (EXT)" w:date="2018-04-13T13:11:00Z">
                  <w:rPr>
                    <w:rFonts w:asciiTheme="minorHAnsi" w:hAnsiTheme="minorHAnsi"/>
                    <w:color w:val="000000"/>
                    <w:sz w:val="20"/>
                  </w:rPr>
                </w:rPrChange>
              </w:rPr>
              <w:t>User does not enter an EC required field</w:t>
            </w:r>
          </w:p>
        </w:tc>
        <w:tc>
          <w:tcPr>
            <w:tcW w:w="2056" w:type="pct"/>
            <w:tcPrChange w:id="255" w:author="Batra Yogesh (EXT)" w:date="2018-04-13T13:12:00Z">
              <w:tcPr>
                <w:tcW w:w="3330" w:type="dxa"/>
              </w:tcPr>
            </w:tcPrChange>
          </w:tcPr>
          <w:p w14:paraId="0BAA3832" w14:textId="67822327" w:rsidR="00C24D1B" w:rsidRPr="00A54255" w:rsidRDefault="00C24D1B" w:rsidP="00C24D1B">
            <w:pPr>
              <w:keepNext/>
              <w:keepLines/>
              <w:rPr>
                <w:rFonts w:cs="Arial"/>
                <w:color w:val="000000"/>
                <w:sz w:val="20"/>
              </w:rPr>
            </w:pPr>
            <w:r w:rsidRPr="00A54255">
              <w:rPr>
                <w:rFonts w:cs="Arial"/>
                <w:color w:val="000000"/>
                <w:sz w:val="20"/>
                <w:rPrChange w:id="256" w:author="Batra Yogesh (EXT)" w:date="2018-04-13T13:11:00Z">
                  <w:rPr>
                    <w:rFonts w:asciiTheme="minorHAnsi" w:hAnsiTheme="minorHAnsi"/>
                    <w:color w:val="000000"/>
                    <w:sz w:val="20"/>
                  </w:rPr>
                </w:rPrChange>
              </w:rPr>
              <w:t xml:space="preserve">Error: “Please enter” + required field not entered. </w:t>
            </w:r>
          </w:p>
        </w:tc>
        <w:tc>
          <w:tcPr>
            <w:tcW w:w="722" w:type="pct"/>
            <w:tcPrChange w:id="257" w:author="Batra Yogesh (EXT)" w:date="2018-04-13T13:12:00Z">
              <w:tcPr>
                <w:tcW w:w="1170" w:type="dxa"/>
              </w:tcPr>
            </w:tcPrChange>
          </w:tcPr>
          <w:p w14:paraId="0BAA3833" w14:textId="77777777" w:rsidR="00C24D1B" w:rsidRPr="00A54255" w:rsidRDefault="00C24D1B" w:rsidP="00C24D1B">
            <w:pPr>
              <w:keepNext/>
              <w:keepLines/>
              <w:rPr>
                <w:rFonts w:cs="Arial"/>
                <w:color w:val="000000"/>
                <w:sz w:val="20"/>
              </w:rPr>
            </w:pPr>
          </w:p>
        </w:tc>
      </w:tr>
      <w:tr w:rsidR="00C24D1B" w:rsidRPr="00A54255" w14:paraId="0BAA3839" w14:textId="77777777" w:rsidTr="00A54255">
        <w:trPr>
          <w:cantSplit/>
          <w:trHeight w:val="341"/>
          <w:trPrChange w:id="258" w:author="Batra Yogesh (EXT)" w:date="2018-04-13T13:12:00Z">
            <w:trPr>
              <w:cantSplit/>
              <w:trHeight w:val="341"/>
            </w:trPr>
          </w:trPrChange>
        </w:trPr>
        <w:tc>
          <w:tcPr>
            <w:tcW w:w="500" w:type="pct"/>
            <w:shd w:val="clear" w:color="auto" w:fill="C6D9F1" w:themeFill="text2" w:themeFillTint="33"/>
            <w:tcPrChange w:id="259" w:author="Batra Yogesh (EXT)" w:date="2018-04-13T13:12:00Z">
              <w:tcPr>
                <w:tcW w:w="810" w:type="dxa"/>
                <w:shd w:val="clear" w:color="auto" w:fill="C6D9F1" w:themeFill="text2" w:themeFillTint="33"/>
              </w:tcPr>
            </w:tcPrChange>
          </w:tcPr>
          <w:p w14:paraId="0BAA3835" w14:textId="77777777" w:rsidR="00C24D1B" w:rsidRPr="00A54255" w:rsidRDefault="00C24D1B" w:rsidP="00C24D1B">
            <w:pPr>
              <w:pStyle w:val="TableText"/>
              <w:keepNext/>
              <w:keepLines/>
              <w:numPr>
                <w:ilvl w:val="0"/>
                <w:numId w:val="8"/>
              </w:numPr>
              <w:jc w:val="center"/>
              <w:rPr>
                <w:rFonts w:cs="Arial"/>
                <w:color w:val="000000"/>
                <w:sz w:val="20"/>
              </w:rPr>
            </w:pPr>
          </w:p>
        </w:tc>
        <w:tc>
          <w:tcPr>
            <w:tcW w:w="1722" w:type="pct"/>
            <w:tcPrChange w:id="260" w:author="Batra Yogesh (EXT)" w:date="2018-04-13T13:12:00Z">
              <w:tcPr>
                <w:tcW w:w="2790" w:type="dxa"/>
              </w:tcPr>
            </w:tcPrChange>
          </w:tcPr>
          <w:p w14:paraId="0BAA3836" w14:textId="14B8F0AF" w:rsidR="00C24D1B" w:rsidRPr="00A54255" w:rsidRDefault="00C24D1B" w:rsidP="00C24D1B">
            <w:pPr>
              <w:pStyle w:val="TableText"/>
              <w:keepNext/>
              <w:keepLines/>
              <w:rPr>
                <w:rFonts w:cs="Arial"/>
                <w:color w:val="000000"/>
                <w:sz w:val="20"/>
              </w:rPr>
            </w:pPr>
          </w:p>
        </w:tc>
        <w:tc>
          <w:tcPr>
            <w:tcW w:w="2056" w:type="pct"/>
            <w:tcPrChange w:id="261" w:author="Batra Yogesh (EXT)" w:date="2018-04-13T13:12:00Z">
              <w:tcPr>
                <w:tcW w:w="3330" w:type="dxa"/>
              </w:tcPr>
            </w:tcPrChange>
          </w:tcPr>
          <w:p w14:paraId="0BAA3837" w14:textId="263685D5" w:rsidR="00C24D1B" w:rsidRPr="00A54255" w:rsidRDefault="00C24D1B" w:rsidP="00C24D1B">
            <w:pPr>
              <w:keepNext/>
              <w:keepLines/>
              <w:rPr>
                <w:rFonts w:cs="Arial"/>
                <w:color w:val="000000"/>
                <w:sz w:val="20"/>
              </w:rPr>
            </w:pPr>
          </w:p>
        </w:tc>
        <w:tc>
          <w:tcPr>
            <w:tcW w:w="722" w:type="pct"/>
            <w:tcPrChange w:id="262" w:author="Batra Yogesh (EXT)" w:date="2018-04-13T13:12:00Z">
              <w:tcPr>
                <w:tcW w:w="1170" w:type="dxa"/>
              </w:tcPr>
            </w:tcPrChange>
          </w:tcPr>
          <w:p w14:paraId="0BAA3838" w14:textId="77777777" w:rsidR="00C24D1B" w:rsidRPr="00A54255" w:rsidRDefault="00C24D1B" w:rsidP="00C24D1B">
            <w:pPr>
              <w:keepNext/>
              <w:keepLines/>
              <w:rPr>
                <w:rFonts w:cs="Arial"/>
                <w:color w:val="000000"/>
                <w:sz w:val="20"/>
              </w:rPr>
            </w:pPr>
          </w:p>
        </w:tc>
      </w:tr>
      <w:tr w:rsidR="00C24D1B" w:rsidRPr="00A54255" w14:paraId="0BAA383E" w14:textId="77777777" w:rsidTr="00A54255">
        <w:trPr>
          <w:cantSplit/>
          <w:trHeight w:val="341"/>
          <w:trPrChange w:id="263" w:author="Batra Yogesh (EXT)" w:date="2018-04-13T13:12:00Z">
            <w:trPr>
              <w:cantSplit/>
              <w:trHeight w:val="341"/>
            </w:trPr>
          </w:trPrChange>
        </w:trPr>
        <w:tc>
          <w:tcPr>
            <w:tcW w:w="500" w:type="pct"/>
            <w:shd w:val="clear" w:color="auto" w:fill="C6D9F1" w:themeFill="text2" w:themeFillTint="33"/>
            <w:tcPrChange w:id="264" w:author="Batra Yogesh (EXT)" w:date="2018-04-13T13:12:00Z">
              <w:tcPr>
                <w:tcW w:w="810" w:type="dxa"/>
                <w:shd w:val="clear" w:color="auto" w:fill="C6D9F1" w:themeFill="text2" w:themeFillTint="33"/>
              </w:tcPr>
            </w:tcPrChange>
          </w:tcPr>
          <w:p w14:paraId="0BAA383A" w14:textId="77777777" w:rsidR="00C24D1B" w:rsidRPr="00A54255" w:rsidRDefault="00C24D1B" w:rsidP="00C24D1B">
            <w:pPr>
              <w:pStyle w:val="TableText"/>
              <w:keepNext/>
              <w:keepLines/>
              <w:numPr>
                <w:ilvl w:val="0"/>
                <w:numId w:val="8"/>
              </w:numPr>
              <w:jc w:val="center"/>
              <w:rPr>
                <w:rFonts w:cs="Arial"/>
                <w:color w:val="000000"/>
                <w:sz w:val="20"/>
              </w:rPr>
            </w:pPr>
          </w:p>
        </w:tc>
        <w:tc>
          <w:tcPr>
            <w:tcW w:w="1722" w:type="pct"/>
            <w:tcPrChange w:id="265" w:author="Batra Yogesh (EXT)" w:date="2018-04-13T13:12:00Z">
              <w:tcPr>
                <w:tcW w:w="2790" w:type="dxa"/>
              </w:tcPr>
            </w:tcPrChange>
          </w:tcPr>
          <w:p w14:paraId="0BAA383B" w14:textId="77777777" w:rsidR="00C24D1B" w:rsidRPr="00A54255" w:rsidRDefault="00C24D1B" w:rsidP="00C24D1B">
            <w:pPr>
              <w:pStyle w:val="TableText"/>
              <w:keepNext/>
              <w:keepLines/>
              <w:rPr>
                <w:rFonts w:cs="Arial"/>
                <w:color w:val="000000"/>
                <w:sz w:val="20"/>
              </w:rPr>
            </w:pPr>
          </w:p>
        </w:tc>
        <w:tc>
          <w:tcPr>
            <w:tcW w:w="2056" w:type="pct"/>
            <w:tcPrChange w:id="266" w:author="Batra Yogesh (EXT)" w:date="2018-04-13T13:12:00Z">
              <w:tcPr>
                <w:tcW w:w="3330" w:type="dxa"/>
              </w:tcPr>
            </w:tcPrChange>
          </w:tcPr>
          <w:p w14:paraId="0BAA383C" w14:textId="77777777" w:rsidR="00C24D1B" w:rsidRPr="00A54255" w:rsidRDefault="00C24D1B" w:rsidP="00C24D1B">
            <w:pPr>
              <w:keepNext/>
              <w:keepLines/>
              <w:rPr>
                <w:rFonts w:cs="Arial"/>
                <w:color w:val="000000"/>
                <w:sz w:val="20"/>
              </w:rPr>
            </w:pPr>
          </w:p>
        </w:tc>
        <w:tc>
          <w:tcPr>
            <w:tcW w:w="722" w:type="pct"/>
            <w:tcPrChange w:id="267" w:author="Batra Yogesh (EXT)" w:date="2018-04-13T13:12:00Z">
              <w:tcPr>
                <w:tcW w:w="1170" w:type="dxa"/>
              </w:tcPr>
            </w:tcPrChange>
          </w:tcPr>
          <w:p w14:paraId="0BAA383D" w14:textId="77777777" w:rsidR="00C24D1B" w:rsidRPr="00A54255" w:rsidRDefault="00C24D1B" w:rsidP="00C24D1B">
            <w:pPr>
              <w:keepNext/>
              <w:keepLines/>
              <w:rPr>
                <w:rFonts w:cs="Arial"/>
                <w:color w:val="000000"/>
                <w:sz w:val="20"/>
              </w:rPr>
            </w:pPr>
          </w:p>
        </w:tc>
      </w:tr>
    </w:tbl>
    <w:p w14:paraId="0BAA3844" w14:textId="77777777" w:rsidR="00E77205" w:rsidRPr="00A54255" w:rsidRDefault="00E77205" w:rsidP="00BF2F96">
      <w:pPr>
        <w:rPr>
          <w:rFonts w:cs="Arial"/>
          <w:i/>
        </w:rPr>
      </w:pPr>
    </w:p>
    <w:sectPr w:rsidR="00E77205" w:rsidRPr="00A54255" w:rsidSect="004D002A">
      <w:footerReference w:type="even" r:id="rId20"/>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8A2164" w14:textId="77777777" w:rsidR="007C72CA" w:rsidRDefault="007C72CA">
      <w:r>
        <w:separator/>
      </w:r>
    </w:p>
  </w:endnote>
  <w:endnote w:type="continuationSeparator" w:id="0">
    <w:p w14:paraId="00E50B68" w14:textId="77777777" w:rsidR="007C72CA" w:rsidRDefault="007C7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6DE6A" w14:textId="77777777" w:rsidR="00EC594D" w:rsidRDefault="00EC5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197DECDD"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38393F">
      <w:rPr>
        <w:rFonts w:cs="Arial"/>
        <w:noProof/>
        <w:color w:val="3399FF"/>
      </w:rPr>
      <w:t>5</w:t>
    </w:r>
    <w:r>
      <w:rPr>
        <w:rFonts w:cs="Arial"/>
        <w:color w:val="3399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66920" w14:textId="77777777" w:rsidR="00EC594D" w:rsidRDefault="00EC59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D8E0B9" w14:textId="77777777" w:rsidR="007C72CA" w:rsidRDefault="007C72CA">
      <w:r>
        <w:separator/>
      </w:r>
    </w:p>
  </w:footnote>
  <w:footnote w:type="continuationSeparator" w:id="0">
    <w:p w14:paraId="0EDE12BF" w14:textId="77777777" w:rsidR="007C72CA" w:rsidRDefault="007C7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E401A" w14:textId="77777777" w:rsidR="00EC594D" w:rsidRDefault="00EC59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58B1C39A" w:rsidR="00014D25" w:rsidRPr="007E3FFF" w:rsidRDefault="00C05FBB" w:rsidP="00D730E7">
    <w:pPr>
      <w:pStyle w:val="Header"/>
      <w:pBdr>
        <w:bottom w:val="single" w:sz="4" w:space="1" w:color="auto"/>
      </w:pBdr>
      <w:tabs>
        <w:tab w:val="right" w:pos="8460"/>
      </w:tabs>
      <w:jc w:val="center"/>
      <w:rPr>
        <w:bCs/>
        <w:color w:val="3399FF"/>
      </w:rPr>
    </w:pPr>
    <w:r w:rsidRPr="007E3FFF">
      <w:rPr>
        <w:bCs/>
        <w:color w:val="3399FF"/>
      </w:rPr>
      <w:t>BKK</w:t>
    </w:r>
    <w:r w:rsidR="00645ABA" w:rsidRPr="007E3FFF">
      <w:rPr>
        <w:bCs/>
        <w:color w:val="3399FF"/>
      </w:rPr>
      <w:t>_</w:t>
    </w:r>
    <w:r w:rsidR="00FA58CA" w:rsidRPr="007E3FFF">
      <w:rPr>
        <w:bCs/>
        <w:color w:val="3399FF"/>
      </w:rPr>
      <w:t>U</w:t>
    </w:r>
    <w:r w:rsidR="00572C56" w:rsidRPr="007E3FFF">
      <w:rPr>
        <w:bCs/>
        <w:color w:val="3399FF"/>
      </w:rPr>
      <w:t>C</w:t>
    </w:r>
    <w:r w:rsidR="00C84971">
      <w:rPr>
        <w:bCs/>
        <w:color w:val="3399FF"/>
      </w:rPr>
      <w:t>50-Initiate Day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CE287D" w14:textId="77777777" w:rsidR="00EC594D" w:rsidRDefault="00EC5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237594"/>
    <w:multiLevelType w:val="hybridMultilevel"/>
    <w:tmpl w:val="18A6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B40529"/>
    <w:multiLevelType w:val="hybridMultilevel"/>
    <w:tmpl w:val="41F4B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F2FF5"/>
    <w:multiLevelType w:val="hybridMultilevel"/>
    <w:tmpl w:val="0AC446C4"/>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951D5"/>
    <w:multiLevelType w:val="hybridMultilevel"/>
    <w:tmpl w:val="45240792"/>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C450B6"/>
    <w:multiLevelType w:val="hybridMultilevel"/>
    <w:tmpl w:val="50985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E56A26"/>
    <w:multiLevelType w:val="hybridMultilevel"/>
    <w:tmpl w:val="EB78E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C863FC"/>
    <w:multiLevelType w:val="hybridMultilevel"/>
    <w:tmpl w:val="F3B60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E14637"/>
    <w:multiLevelType w:val="hybridMultilevel"/>
    <w:tmpl w:val="06727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865982"/>
    <w:multiLevelType w:val="hybridMultilevel"/>
    <w:tmpl w:val="DE840D6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4E1B2D9D"/>
    <w:multiLevelType w:val="multilevel"/>
    <w:tmpl w:val="3612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77CC1772"/>
    <w:multiLevelType w:val="hybridMultilevel"/>
    <w:tmpl w:val="97C4E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1"/>
  </w:num>
  <w:num w:numId="2">
    <w:abstractNumId w:val="11"/>
  </w:num>
  <w:num w:numId="3">
    <w:abstractNumId w:val="13"/>
  </w:num>
  <w:num w:numId="4">
    <w:abstractNumId w:val="14"/>
  </w:num>
  <w:num w:numId="5">
    <w:abstractNumId w:val="17"/>
  </w:num>
  <w:num w:numId="6">
    <w:abstractNumId w:val="0"/>
  </w:num>
  <w:num w:numId="7">
    <w:abstractNumId w:val="18"/>
  </w:num>
  <w:num w:numId="8">
    <w:abstractNumId w:val="19"/>
  </w:num>
  <w:num w:numId="9">
    <w:abstractNumId w:val="12"/>
  </w:num>
  <w:num w:numId="10">
    <w:abstractNumId w:val="5"/>
  </w:num>
  <w:num w:numId="11">
    <w:abstractNumId w:val="16"/>
  </w:num>
  <w:num w:numId="12">
    <w:abstractNumId w:val="8"/>
  </w:num>
  <w:num w:numId="13">
    <w:abstractNumId w:val="2"/>
  </w:num>
  <w:num w:numId="14">
    <w:abstractNumId w:val="15"/>
  </w:num>
  <w:num w:numId="15">
    <w:abstractNumId w:val="20"/>
  </w:num>
  <w:num w:numId="16">
    <w:abstractNumId w:val="4"/>
  </w:num>
  <w:num w:numId="17">
    <w:abstractNumId w:val="6"/>
  </w:num>
  <w:num w:numId="18">
    <w:abstractNumId w:val="9"/>
  </w:num>
  <w:num w:numId="19">
    <w:abstractNumId w:val="10"/>
  </w:num>
  <w:num w:numId="20">
    <w:abstractNumId w:val="1"/>
  </w:num>
  <w:num w:numId="21">
    <w:abstractNumId w:val="7"/>
  </w:num>
  <w:num w:numId="22">
    <w:abstractNumId w:val="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Shah Ashay">
    <w15:presenceInfo w15:providerId="None" w15:userId="Shah Ash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646"/>
    <w:rsid w:val="00033AF2"/>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4717"/>
    <w:rsid w:val="00084875"/>
    <w:rsid w:val="00085785"/>
    <w:rsid w:val="00090F7B"/>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1482"/>
    <w:rsid w:val="000C707E"/>
    <w:rsid w:val="000C76CA"/>
    <w:rsid w:val="000D0315"/>
    <w:rsid w:val="000D0593"/>
    <w:rsid w:val="000D219F"/>
    <w:rsid w:val="000D33FC"/>
    <w:rsid w:val="000D3574"/>
    <w:rsid w:val="000D73A9"/>
    <w:rsid w:val="000E15CC"/>
    <w:rsid w:val="000E2318"/>
    <w:rsid w:val="000E32A2"/>
    <w:rsid w:val="000E3D8E"/>
    <w:rsid w:val="000E413F"/>
    <w:rsid w:val="000E69E6"/>
    <w:rsid w:val="000F3E52"/>
    <w:rsid w:val="000F6560"/>
    <w:rsid w:val="00100CEB"/>
    <w:rsid w:val="00101DA8"/>
    <w:rsid w:val="001055C7"/>
    <w:rsid w:val="001132C1"/>
    <w:rsid w:val="001138E7"/>
    <w:rsid w:val="0011426C"/>
    <w:rsid w:val="00117CB3"/>
    <w:rsid w:val="00120981"/>
    <w:rsid w:val="001216F3"/>
    <w:rsid w:val="00122D71"/>
    <w:rsid w:val="001249B6"/>
    <w:rsid w:val="00124DE3"/>
    <w:rsid w:val="001270EE"/>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16B9"/>
    <w:rsid w:val="00151BF5"/>
    <w:rsid w:val="0015342F"/>
    <w:rsid w:val="00154331"/>
    <w:rsid w:val="00154905"/>
    <w:rsid w:val="001557A9"/>
    <w:rsid w:val="00156337"/>
    <w:rsid w:val="00156920"/>
    <w:rsid w:val="00157466"/>
    <w:rsid w:val="00161D8A"/>
    <w:rsid w:val="001626DE"/>
    <w:rsid w:val="00162B5C"/>
    <w:rsid w:val="001655FA"/>
    <w:rsid w:val="00167857"/>
    <w:rsid w:val="0017076D"/>
    <w:rsid w:val="001750D9"/>
    <w:rsid w:val="00175246"/>
    <w:rsid w:val="00182C55"/>
    <w:rsid w:val="00185E6A"/>
    <w:rsid w:val="00187E72"/>
    <w:rsid w:val="00191390"/>
    <w:rsid w:val="001939E7"/>
    <w:rsid w:val="00194F51"/>
    <w:rsid w:val="0019518A"/>
    <w:rsid w:val="0019633B"/>
    <w:rsid w:val="00196B95"/>
    <w:rsid w:val="00196C1A"/>
    <w:rsid w:val="001971EC"/>
    <w:rsid w:val="001A1177"/>
    <w:rsid w:val="001A325B"/>
    <w:rsid w:val="001A5809"/>
    <w:rsid w:val="001B0878"/>
    <w:rsid w:val="001B1D7C"/>
    <w:rsid w:val="001B3E59"/>
    <w:rsid w:val="001B668C"/>
    <w:rsid w:val="001B717B"/>
    <w:rsid w:val="001C3234"/>
    <w:rsid w:val="001D4407"/>
    <w:rsid w:val="001D705B"/>
    <w:rsid w:val="001E2C66"/>
    <w:rsid w:val="001E3D6C"/>
    <w:rsid w:val="001E52CE"/>
    <w:rsid w:val="001F39DB"/>
    <w:rsid w:val="001F4076"/>
    <w:rsid w:val="0020298E"/>
    <w:rsid w:val="00205F8C"/>
    <w:rsid w:val="00207B56"/>
    <w:rsid w:val="002127A4"/>
    <w:rsid w:val="002153C4"/>
    <w:rsid w:val="00215B02"/>
    <w:rsid w:val="0021753E"/>
    <w:rsid w:val="0022028E"/>
    <w:rsid w:val="00221418"/>
    <w:rsid w:val="00226A6D"/>
    <w:rsid w:val="002277E3"/>
    <w:rsid w:val="00232E39"/>
    <w:rsid w:val="002377AB"/>
    <w:rsid w:val="0024192C"/>
    <w:rsid w:val="00243945"/>
    <w:rsid w:val="0025276B"/>
    <w:rsid w:val="00253EC1"/>
    <w:rsid w:val="002541D2"/>
    <w:rsid w:val="00260010"/>
    <w:rsid w:val="00261D47"/>
    <w:rsid w:val="0026388A"/>
    <w:rsid w:val="00264237"/>
    <w:rsid w:val="0026754A"/>
    <w:rsid w:val="00267E2C"/>
    <w:rsid w:val="00270F0B"/>
    <w:rsid w:val="0027180E"/>
    <w:rsid w:val="00271C23"/>
    <w:rsid w:val="0027207C"/>
    <w:rsid w:val="00272623"/>
    <w:rsid w:val="00276855"/>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9E3"/>
    <w:rsid w:val="002A5F0D"/>
    <w:rsid w:val="002A6A74"/>
    <w:rsid w:val="002B11F2"/>
    <w:rsid w:val="002B36DF"/>
    <w:rsid w:val="002B4081"/>
    <w:rsid w:val="002B5473"/>
    <w:rsid w:val="002B7DDC"/>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5750"/>
    <w:rsid w:val="002F66BB"/>
    <w:rsid w:val="00314CC3"/>
    <w:rsid w:val="00317A80"/>
    <w:rsid w:val="00321B32"/>
    <w:rsid w:val="00321BA0"/>
    <w:rsid w:val="0032219A"/>
    <w:rsid w:val="003226F0"/>
    <w:rsid w:val="00323ADA"/>
    <w:rsid w:val="0032596E"/>
    <w:rsid w:val="0032732F"/>
    <w:rsid w:val="003342A7"/>
    <w:rsid w:val="0033669C"/>
    <w:rsid w:val="003367BD"/>
    <w:rsid w:val="00337919"/>
    <w:rsid w:val="003420C4"/>
    <w:rsid w:val="003427A0"/>
    <w:rsid w:val="00345908"/>
    <w:rsid w:val="00346E29"/>
    <w:rsid w:val="00347FAA"/>
    <w:rsid w:val="0035641B"/>
    <w:rsid w:val="00357BFB"/>
    <w:rsid w:val="0036072C"/>
    <w:rsid w:val="00361941"/>
    <w:rsid w:val="0036271F"/>
    <w:rsid w:val="003658C7"/>
    <w:rsid w:val="003660AE"/>
    <w:rsid w:val="00370BD0"/>
    <w:rsid w:val="00370D86"/>
    <w:rsid w:val="00371F21"/>
    <w:rsid w:val="00373B8A"/>
    <w:rsid w:val="00373CC4"/>
    <w:rsid w:val="00375AC3"/>
    <w:rsid w:val="003763EC"/>
    <w:rsid w:val="00376768"/>
    <w:rsid w:val="00380D23"/>
    <w:rsid w:val="00380DA0"/>
    <w:rsid w:val="00381205"/>
    <w:rsid w:val="0038191C"/>
    <w:rsid w:val="0038393F"/>
    <w:rsid w:val="00385ECB"/>
    <w:rsid w:val="0038641F"/>
    <w:rsid w:val="00390637"/>
    <w:rsid w:val="0039280F"/>
    <w:rsid w:val="00393BC9"/>
    <w:rsid w:val="003977AD"/>
    <w:rsid w:val="003A51A0"/>
    <w:rsid w:val="003A5410"/>
    <w:rsid w:val="003A79F2"/>
    <w:rsid w:val="003B211E"/>
    <w:rsid w:val="003B4C19"/>
    <w:rsid w:val="003C087F"/>
    <w:rsid w:val="003C2946"/>
    <w:rsid w:val="003C2D16"/>
    <w:rsid w:val="003C4506"/>
    <w:rsid w:val="003D1052"/>
    <w:rsid w:val="003D397C"/>
    <w:rsid w:val="003D41D8"/>
    <w:rsid w:val="003D44B5"/>
    <w:rsid w:val="003D53AB"/>
    <w:rsid w:val="003D67DB"/>
    <w:rsid w:val="003D7BD5"/>
    <w:rsid w:val="003E062A"/>
    <w:rsid w:val="003E23CF"/>
    <w:rsid w:val="003E542E"/>
    <w:rsid w:val="003E6AB3"/>
    <w:rsid w:val="003F01E3"/>
    <w:rsid w:val="003F4F7B"/>
    <w:rsid w:val="00405C0C"/>
    <w:rsid w:val="00407A55"/>
    <w:rsid w:val="00412031"/>
    <w:rsid w:val="00412C60"/>
    <w:rsid w:val="004150E1"/>
    <w:rsid w:val="0041547A"/>
    <w:rsid w:val="00415AD7"/>
    <w:rsid w:val="00415F12"/>
    <w:rsid w:val="00420502"/>
    <w:rsid w:val="00424C51"/>
    <w:rsid w:val="00425F0F"/>
    <w:rsid w:val="00427461"/>
    <w:rsid w:val="00436CF2"/>
    <w:rsid w:val="00436FDA"/>
    <w:rsid w:val="00437370"/>
    <w:rsid w:val="00440018"/>
    <w:rsid w:val="004405E6"/>
    <w:rsid w:val="004414B3"/>
    <w:rsid w:val="00442E3A"/>
    <w:rsid w:val="0044336F"/>
    <w:rsid w:val="00443DA0"/>
    <w:rsid w:val="00444FDB"/>
    <w:rsid w:val="00445701"/>
    <w:rsid w:val="00446086"/>
    <w:rsid w:val="00447470"/>
    <w:rsid w:val="00453384"/>
    <w:rsid w:val="00456BA8"/>
    <w:rsid w:val="004574E1"/>
    <w:rsid w:val="00457E26"/>
    <w:rsid w:val="00461ABC"/>
    <w:rsid w:val="00464E48"/>
    <w:rsid w:val="00465392"/>
    <w:rsid w:val="00466C92"/>
    <w:rsid w:val="00467D9C"/>
    <w:rsid w:val="004712AA"/>
    <w:rsid w:val="00471C8E"/>
    <w:rsid w:val="00473EF3"/>
    <w:rsid w:val="00474389"/>
    <w:rsid w:val="00474606"/>
    <w:rsid w:val="00476DA4"/>
    <w:rsid w:val="00477499"/>
    <w:rsid w:val="0047772D"/>
    <w:rsid w:val="004828E2"/>
    <w:rsid w:val="00482A32"/>
    <w:rsid w:val="00483DFC"/>
    <w:rsid w:val="004842BE"/>
    <w:rsid w:val="0048437B"/>
    <w:rsid w:val="00484AE9"/>
    <w:rsid w:val="00484D5F"/>
    <w:rsid w:val="00490E48"/>
    <w:rsid w:val="004930B1"/>
    <w:rsid w:val="004963F3"/>
    <w:rsid w:val="0049647C"/>
    <w:rsid w:val="004A1B2A"/>
    <w:rsid w:val="004A5FBD"/>
    <w:rsid w:val="004A6570"/>
    <w:rsid w:val="004B0EB8"/>
    <w:rsid w:val="004B16C6"/>
    <w:rsid w:val="004B2324"/>
    <w:rsid w:val="004B6593"/>
    <w:rsid w:val="004C0E10"/>
    <w:rsid w:val="004C36C6"/>
    <w:rsid w:val="004C665F"/>
    <w:rsid w:val="004C6BA9"/>
    <w:rsid w:val="004C711C"/>
    <w:rsid w:val="004D002A"/>
    <w:rsid w:val="004D0597"/>
    <w:rsid w:val="004D18DA"/>
    <w:rsid w:val="004D1B65"/>
    <w:rsid w:val="004D2C18"/>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54E9"/>
    <w:rsid w:val="00535B70"/>
    <w:rsid w:val="005429E9"/>
    <w:rsid w:val="00543D6E"/>
    <w:rsid w:val="00545DA6"/>
    <w:rsid w:val="005460CE"/>
    <w:rsid w:val="00547544"/>
    <w:rsid w:val="00551048"/>
    <w:rsid w:val="005526F6"/>
    <w:rsid w:val="005539EF"/>
    <w:rsid w:val="00553C7A"/>
    <w:rsid w:val="0055734A"/>
    <w:rsid w:val="005602BF"/>
    <w:rsid w:val="00560974"/>
    <w:rsid w:val="00563401"/>
    <w:rsid w:val="00570D43"/>
    <w:rsid w:val="00572C56"/>
    <w:rsid w:val="00573E1D"/>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F1D"/>
    <w:rsid w:val="005A7E32"/>
    <w:rsid w:val="005B04D3"/>
    <w:rsid w:val="005B2627"/>
    <w:rsid w:val="005B54C0"/>
    <w:rsid w:val="005B5A0D"/>
    <w:rsid w:val="005C2746"/>
    <w:rsid w:val="005C3416"/>
    <w:rsid w:val="005C3E20"/>
    <w:rsid w:val="005C4449"/>
    <w:rsid w:val="005C7D08"/>
    <w:rsid w:val="005D1274"/>
    <w:rsid w:val="005D1403"/>
    <w:rsid w:val="005D6B17"/>
    <w:rsid w:val="005E503D"/>
    <w:rsid w:val="005E64D7"/>
    <w:rsid w:val="005E685F"/>
    <w:rsid w:val="005F15A0"/>
    <w:rsid w:val="005F4704"/>
    <w:rsid w:val="005F74A6"/>
    <w:rsid w:val="00600618"/>
    <w:rsid w:val="00600EC8"/>
    <w:rsid w:val="00601C0A"/>
    <w:rsid w:val="006039E2"/>
    <w:rsid w:val="006045A9"/>
    <w:rsid w:val="0060543B"/>
    <w:rsid w:val="006066E6"/>
    <w:rsid w:val="00606E63"/>
    <w:rsid w:val="00607238"/>
    <w:rsid w:val="00614FC6"/>
    <w:rsid w:val="00620B4D"/>
    <w:rsid w:val="006211C4"/>
    <w:rsid w:val="006249BA"/>
    <w:rsid w:val="00631DFD"/>
    <w:rsid w:val="00641D71"/>
    <w:rsid w:val="00641DD6"/>
    <w:rsid w:val="006423F9"/>
    <w:rsid w:val="006427A8"/>
    <w:rsid w:val="0064458C"/>
    <w:rsid w:val="00645ABA"/>
    <w:rsid w:val="00646698"/>
    <w:rsid w:val="006467F6"/>
    <w:rsid w:val="00646A05"/>
    <w:rsid w:val="006470A5"/>
    <w:rsid w:val="006519D2"/>
    <w:rsid w:val="00653624"/>
    <w:rsid w:val="00654F9D"/>
    <w:rsid w:val="006558D6"/>
    <w:rsid w:val="00655F3C"/>
    <w:rsid w:val="00657279"/>
    <w:rsid w:val="00660428"/>
    <w:rsid w:val="00662028"/>
    <w:rsid w:val="00662CCE"/>
    <w:rsid w:val="00665974"/>
    <w:rsid w:val="00674C1C"/>
    <w:rsid w:val="0067692D"/>
    <w:rsid w:val="0068089C"/>
    <w:rsid w:val="00681BF7"/>
    <w:rsid w:val="00683E37"/>
    <w:rsid w:val="006843E5"/>
    <w:rsid w:val="00687409"/>
    <w:rsid w:val="00691FF1"/>
    <w:rsid w:val="006A4B98"/>
    <w:rsid w:val="006A7B3F"/>
    <w:rsid w:val="006B13B4"/>
    <w:rsid w:val="006B18DE"/>
    <w:rsid w:val="006B32F6"/>
    <w:rsid w:val="006B36A8"/>
    <w:rsid w:val="006B3B53"/>
    <w:rsid w:val="006B6837"/>
    <w:rsid w:val="006B7B9D"/>
    <w:rsid w:val="006B7F9A"/>
    <w:rsid w:val="006C0088"/>
    <w:rsid w:val="006C0E25"/>
    <w:rsid w:val="006C18C0"/>
    <w:rsid w:val="006C1C26"/>
    <w:rsid w:val="006C4791"/>
    <w:rsid w:val="006D0858"/>
    <w:rsid w:val="006D15A5"/>
    <w:rsid w:val="006D3C31"/>
    <w:rsid w:val="006D3F63"/>
    <w:rsid w:val="006D62C5"/>
    <w:rsid w:val="006D6B36"/>
    <w:rsid w:val="006E2D9C"/>
    <w:rsid w:val="006E7313"/>
    <w:rsid w:val="006E74EE"/>
    <w:rsid w:val="006F2C73"/>
    <w:rsid w:val="006F4CFE"/>
    <w:rsid w:val="0070012D"/>
    <w:rsid w:val="00701F91"/>
    <w:rsid w:val="00702974"/>
    <w:rsid w:val="00702A88"/>
    <w:rsid w:val="00702C11"/>
    <w:rsid w:val="0070337A"/>
    <w:rsid w:val="00703AC3"/>
    <w:rsid w:val="00705571"/>
    <w:rsid w:val="00706DDE"/>
    <w:rsid w:val="007109F4"/>
    <w:rsid w:val="00710F47"/>
    <w:rsid w:val="00712224"/>
    <w:rsid w:val="00713630"/>
    <w:rsid w:val="007136EB"/>
    <w:rsid w:val="007143AE"/>
    <w:rsid w:val="007170C9"/>
    <w:rsid w:val="00720C28"/>
    <w:rsid w:val="0072699D"/>
    <w:rsid w:val="00726BBA"/>
    <w:rsid w:val="007270F5"/>
    <w:rsid w:val="00730760"/>
    <w:rsid w:val="007319E6"/>
    <w:rsid w:val="00734522"/>
    <w:rsid w:val="00736289"/>
    <w:rsid w:val="00737BBD"/>
    <w:rsid w:val="0074548D"/>
    <w:rsid w:val="0074647B"/>
    <w:rsid w:val="00747414"/>
    <w:rsid w:val="00752035"/>
    <w:rsid w:val="00752EFA"/>
    <w:rsid w:val="0075507C"/>
    <w:rsid w:val="007613F6"/>
    <w:rsid w:val="00762338"/>
    <w:rsid w:val="0076296A"/>
    <w:rsid w:val="007649BE"/>
    <w:rsid w:val="00767D53"/>
    <w:rsid w:val="007712F2"/>
    <w:rsid w:val="007718A9"/>
    <w:rsid w:val="00771A7F"/>
    <w:rsid w:val="007746B9"/>
    <w:rsid w:val="007768D5"/>
    <w:rsid w:val="00777603"/>
    <w:rsid w:val="00777671"/>
    <w:rsid w:val="00780FEE"/>
    <w:rsid w:val="007813DA"/>
    <w:rsid w:val="00786D91"/>
    <w:rsid w:val="007879E8"/>
    <w:rsid w:val="00787C0D"/>
    <w:rsid w:val="00791CB2"/>
    <w:rsid w:val="00792A45"/>
    <w:rsid w:val="00793CC8"/>
    <w:rsid w:val="00797F13"/>
    <w:rsid w:val="007A077C"/>
    <w:rsid w:val="007A0DD9"/>
    <w:rsid w:val="007A292C"/>
    <w:rsid w:val="007A2C6F"/>
    <w:rsid w:val="007A4119"/>
    <w:rsid w:val="007A41C5"/>
    <w:rsid w:val="007B00F9"/>
    <w:rsid w:val="007B33A6"/>
    <w:rsid w:val="007B38EE"/>
    <w:rsid w:val="007C0F5B"/>
    <w:rsid w:val="007C32E2"/>
    <w:rsid w:val="007C43C8"/>
    <w:rsid w:val="007C47EF"/>
    <w:rsid w:val="007C669D"/>
    <w:rsid w:val="007C6AEB"/>
    <w:rsid w:val="007C72CA"/>
    <w:rsid w:val="007D4CAC"/>
    <w:rsid w:val="007D5BBA"/>
    <w:rsid w:val="007D73C0"/>
    <w:rsid w:val="007D74E4"/>
    <w:rsid w:val="007E036B"/>
    <w:rsid w:val="007E0CF9"/>
    <w:rsid w:val="007E3FFF"/>
    <w:rsid w:val="007E565A"/>
    <w:rsid w:val="007E6830"/>
    <w:rsid w:val="007F6141"/>
    <w:rsid w:val="007F76A3"/>
    <w:rsid w:val="008015B3"/>
    <w:rsid w:val="008018AC"/>
    <w:rsid w:val="00802F3B"/>
    <w:rsid w:val="00806B74"/>
    <w:rsid w:val="0081344C"/>
    <w:rsid w:val="0082085E"/>
    <w:rsid w:val="00821C02"/>
    <w:rsid w:val="008220C4"/>
    <w:rsid w:val="00822718"/>
    <w:rsid w:val="00824BD2"/>
    <w:rsid w:val="0083094B"/>
    <w:rsid w:val="00831EBD"/>
    <w:rsid w:val="00832358"/>
    <w:rsid w:val="00832688"/>
    <w:rsid w:val="0083343F"/>
    <w:rsid w:val="0083596B"/>
    <w:rsid w:val="008410C1"/>
    <w:rsid w:val="00842F33"/>
    <w:rsid w:val="0084568B"/>
    <w:rsid w:val="00845B55"/>
    <w:rsid w:val="0084602F"/>
    <w:rsid w:val="00846885"/>
    <w:rsid w:val="00851BA3"/>
    <w:rsid w:val="00852022"/>
    <w:rsid w:val="00852B65"/>
    <w:rsid w:val="00853469"/>
    <w:rsid w:val="00853AA4"/>
    <w:rsid w:val="00856FA6"/>
    <w:rsid w:val="00857B8B"/>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6A0C"/>
    <w:rsid w:val="008C0055"/>
    <w:rsid w:val="008C068B"/>
    <w:rsid w:val="008C167B"/>
    <w:rsid w:val="008C2CB3"/>
    <w:rsid w:val="008C3758"/>
    <w:rsid w:val="008C6A52"/>
    <w:rsid w:val="008D0255"/>
    <w:rsid w:val="008D0614"/>
    <w:rsid w:val="008D0ECB"/>
    <w:rsid w:val="008D4462"/>
    <w:rsid w:val="008D4F9B"/>
    <w:rsid w:val="008D6A22"/>
    <w:rsid w:val="008D7D74"/>
    <w:rsid w:val="008E4853"/>
    <w:rsid w:val="008E63C3"/>
    <w:rsid w:val="008F498E"/>
    <w:rsid w:val="0090066B"/>
    <w:rsid w:val="00901F83"/>
    <w:rsid w:val="009030F3"/>
    <w:rsid w:val="00910980"/>
    <w:rsid w:val="009126AF"/>
    <w:rsid w:val="00913C04"/>
    <w:rsid w:val="00917CCB"/>
    <w:rsid w:val="00922CA6"/>
    <w:rsid w:val="00923D63"/>
    <w:rsid w:val="00924487"/>
    <w:rsid w:val="009268B4"/>
    <w:rsid w:val="009323AD"/>
    <w:rsid w:val="0093258C"/>
    <w:rsid w:val="0093260D"/>
    <w:rsid w:val="00934A42"/>
    <w:rsid w:val="0093731D"/>
    <w:rsid w:val="00937AE3"/>
    <w:rsid w:val="00937D81"/>
    <w:rsid w:val="009420E0"/>
    <w:rsid w:val="00943AE5"/>
    <w:rsid w:val="00944993"/>
    <w:rsid w:val="00945D93"/>
    <w:rsid w:val="00946448"/>
    <w:rsid w:val="0095039A"/>
    <w:rsid w:val="00950923"/>
    <w:rsid w:val="00952CA5"/>
    <w:rsid w:val="00953165"/>
    <w:rsid w:val="009534B0"/>
    <w:rsid w:val="00955216"/>
    <w:rsid w:val="009555EF"/>
    <w:rsid w:val="009601B2"/>
    <w:rsid w:val="009628C7"/>
    <w:rsid w:val="00962991"/>
    <w:rsid w:val="00963D78"/>
    <w:rsid w:val="00972CC3"/>
    <w:rsid w:val="009746E4"/>
    <w:rsid w:val="00974D4F"/>
    <w:rsid w:val="00975F5A"/>
    <w:rsid w:val="0097797D"/>
    <w:rsid w:val="00982D61"/>
    <w:rsid w:val="00986279"/>
    <w:rsid w:val="00987FBB"/>
    <w:rsid w:val="009903BD"/>
    <w:rsid w:val="00990EB0"/>
    <w:rsid w:val="00992AE2"/>
    <w:rsid w:val="0099324B"/>
    <w:rsid w:val="00996334"/>
    <w:rsid w:val="009A4918"/>
    <w:rsid w:val="009A5A0D"/>
    <w:rsid w:val="009A6744"/>
    <w:rsid w:val="009A6F35"/>
    <w:rsid w:val="009A7F0B"/>
    <w:rsid w:val="009B104D"/>
    <w:rsid w:val="009B4779"/>
    <w:rsid w:val="009B7627"/>
    <w:rsid w:val="009B7F8F"/>
    <w:rsid w:val="009C07BB"/>
    <w:rsid w:val="009C1E1F"/>
    <w:rsid w:val="009C6037"/>
    <w:rsid w:val="009C6763"/>
    <w:rsid w:val="009C68FF"/>
    <w:rsid w:val="009D0F14"/>
    <w:rsid w:val="009D2E53"/>
    <w:rsid w:val="009D643A"/>
    <w:rsid w:val="009D657D"/>
    <w:rsid w:val="009D6FDD"/>
    <w:rsid w:val="009D73F5"/>
    <w:rsid w:val="009D7887"/>
    <w:rsid w:val="009E04D1"/>
    <w:rsid w:val="009E29B7"/>
    <w:rsid w:val="009E5A8E"/>
    <w:rsid w:val="009E6E5C"/>
    <w:rsid w:val="009E7280"/>
    <w:rsid w:val="009F212D"/>
    <w:rsid w:val="009F2DC3"/>
    <w:rsid w:val="009F362E"/>
    <w:rsid w:val="009F778A"/>
    <w:rsid w:val="009F7EC6"/>
    <w:rsid w:val="00A0372C"/>
    <w:rsid w:val="00A05814"/>
    <w:rsid w:val="00A05DA3"/>
    <w:rsid w:val="00A073EA"/>
    <w:rsid w:val="00A15B28"/>
    <w:rsid w:val="00A1650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255"/>
    <w:rsid w:val="00A54FB0"/>
    <w:rsid w:val="00A6467A"/>
    <w:rsid w:val="00A646C5"/>
    <w:rsid w:val="00A64F4C"/>
    <w:rsid w:val="00A678F9"/>
    <w:rsid w:val="00A71B7A"/>
    <w:rsid w:val="00A736C7"/>
    <w:rsid w:val="00A73BA4"/>
    <w:rsid w:val="00A74025"/>
    <w:rsid w:val="00A76055"/>
    <w:rsid w:val="00A77D6E"/>
    <w:rsid w:val="00A81107"/>
    <w:rsid w:val="00A82979"/>
    <w:rsid w:val="00A8329D"/>
    <w:rsid w:val="00A8459B"/>
    <w:rsid w:val="00A8498C"/>
    <w:rsid w:val="00A87505"/>
    <w:rsid w:val="00A877EA"/>
    <w:rsid w:val="00A902A5"/>
    <w:rsid w:val="00A91870"/>
    <w:rsid w:val="00A92FF2"/>
    <w:rsid w:val="00A93A96"/>
    <w:rsid w:val="00A94435"/>
    <w:rsid w:val="00A956A8"/>
    <w:rsid w:val="00AA2283"/>
    <w:rsid w:val="00AA2654"/>
    <w:rsid w:val="00AA2D97"/>
    <w:rsid w:val="00AA5610"/>
    <w:rsid w:val="00AA6340"/>
    <w:rsid w:val="00AA6B33"/>
    <w:rsid w:val="00AB19C4"/>
    <w:rsid w:val="00AB281C"/>
    <w:rsid w:val="00AB2E16"/>
    <w:rsid w:val="00AB4770"/>
    <w:rsid w:val="00AB62EC"/>
    <w:rsid w:val="00AB6889"/>
    <w:rsid w:val="00AC034C"/>
    <w:rsid w:val="00AC03E8"/>
    <w:rsid w:val="00AC16E0"/>
    <w:rsid w:val="00AC30FD"/>
    <w:rsid w:val="00AC5686"/>
    <w:rsid w:val="00AD190F"/>
    <w:rsid w:val="00AD20E6"/>
    <w:rsid w:val="00AD22E9"/>
    <w:rsid w:val="00AD5566"/>
    <w:rsid w:val="00AD74A5"/>
    <w:rsid w:val="00AD7B03"/>
    <w:rsid w:val="00AD7C99"/>
    <w:rsid w:val="00AE04CC"/>
    <w:rsid w:val="00AE0E17"/>
    <w:rsid w:val="00AE145C"/>
    <w:rsid w:val="00AF18F6"/>
    <w:rsid w:val="00AF45BD"/>
    <w:rsid w:val="00B01900"/>
    <w:rsid w:val="00B0474B"/>
    <w:rsid w:val="00B07A31"/>
    <w:rsid w:val="00B107D1"/>
    <w:rsid w:val="00B10D68"/>
    <w:rsid w:val="00B120E0"/>
    <w:rsid w:val="00B17CD1"/>
    <w:rsid w:val="00B210A0"/>
    <w:rsid w:val="00B210AD"/>
    <w:rsid w:val="00B217C5"/>
    <w:rsid w:val="00B2237A"/>
    <w:rsid w:val="00B235F4"/>
    <w:rsid w:val="00B312B4"/>
    <w:rsid w:val="00B317C9"/>
    <w:rsid w:val="00B34A65"/>
    <w:rsid w:val="00B364A9"/>
    <w:rsid w:val="00B478D7"/>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39B0"/>
    <w:rsid w:val="00B745BC"/>
    <w:rsid w:val="00B74D70"/>
    <w:rsid w:val="00B76DB0"/>
    <w:rsid w:val="00B84A5E"/>
    <w:rsid w:val="00B85537"/>
    <w:rsid w:val="00B85D06"/>
    <w:rsid w:val="00B9111B"/>
    <w:rsid w:val="00B92436"/>
    <w:rsid w:val="00B92789"/>
    <w:rsid w:val="00B94274"/>
    <w:rsid w:val="00B943B2"/>
    <w:rsid w:val="00B94FAF"/>
    <w:rsid w:val="00B95528"/>
    <w:rsid w:val="00B97194"/>
    <w:rsid w:val="00BA00EB"/>
    <w:rsid w:val="00BA0B01"/>
    <w:rsid w:val="00BA106D"/>
    <w:rsid w:val="00BA1D65"/>
    <w:rsid w:val="00BA24F0"/>
    <w:rsid w:val="00BA57F5"/>
    <w:rsid w:val="00BA5801"/>
    <w:rsid w:val="00BA74FF"/>
    <w:rsid w:val="00BB1B57"/>
    <w:rsid w:val="00BB2BC8"/>
    <w:rsid w:val="00BB42B4"/>
    <w:rsid w:val="00BB443F"/>
    <w:rsid w:val="00BB48EF"/>
    <w:rsid w:val="00BB654D"/>
    <w:rsid w:val="00BB6F32"/>
    <w:rsid w:val="00BC09B4"/>
    <w:rsid w:val="00BC1179"/>
    <w:rsid w:val="00BD605A"/>
    <w:rsid w:val="00BD6B3C"/>
    <w:rsid w:val="00BD7987"/>
    <w:rsid w:val="00BE1F1E"/>
    <w:rsid w:val="00BF273B"/>
    <w:rsid w:val="00BF2F96"/>
    <w:rsid w:val="00C002FE"/>
    <w:rsid w:val="00C00446"/>
    <w:rsid w:val="00C0332E"/>
    <w:rsid w:val="00C053FB"/>
    <w:rsid w:val="00C05FBB"/>
    <w:rsid w:val="00C106B0"/>
    <w:rsid w:val="00C1318A"/>
    <w:rsid w:val="00C13A68"/>
    <w:rsid w:val="00C13B91"/>
    <w:rsid w:val="00C16108"/>
    <w:rsid w:val="00C17943"/>
    <w:rsid w:val="00C20B8B"/>
    <w:rsid w:val="00C21389"/>
    <w:rsid w:val="00C219B1"/>
    <w:rsid w:val="00C23626"/>
    <w:rsid w:val="00C24D1B"/>
    <w:rsid w:val="00C26EF7"/>
    <w:rsid w:val="00C30619"/>
    <w:rsid w:val="00C31134"/>
    <w:rsid w:val="00C31456"/>
    <w:rsid w:val="00C3185D"/>
    <w:rsid w:val="00C33012"/>
    <w:rsid w:val="00C365AF"/>
    <w:rsid w:val="00C36EFD"/>
    <w:rsid w:val="00C37617"/>
    <w:rsid w:val="00C40764"/>
    <w:rsid w:val="00C4135F"/>
    <w:rsid w:val="00C4182E"/>
    <w:rsid w:val="00C428DE"/>
    <w:rsid w:val="00C46342"/>
    <w:rsid w:val="00C5177E"/>
    <w:rsid w:val="00C540E2"/>
    <w:rsid w:val="00C54432"/>
    <w:rsid w:val="00C55FA5"/>
    <w:rsid w:val="00C6253C"/>
    <w:rsid w:val="00C65A24"/>
    <w:rsid w:val="00C67034"/>
    <w:rsid w:val="00C67D1E"/>
    <w:rsid w:val="00C71E1F"/>
    <w:rsid w:val="00C74154"/>
    <w:rsid w:val="00C8028D"/>
    <w:rsid w:val="00C8324A"/>
    <w:rsid w:val="00C84971"/>
    <w:rsid w:val="00C84A1C"/>
    <w:rsid w:val="00C865FE"/>
    <w:rsid w:val="00C96A28"/>
    <w:rsid w:val="00CA2B98"/>
    <w:rsid w:val="00CA3BD4"/>
    <w:rsid w:val="00CB045B"/>
    <w:rsid w:val="00CB1209"/>
    <w:rsid w:val="00CB1BFA"/>
    <w:rsid w:val="00CB40AE"/>
    <w:rsid w:val="00CB4BE8"/>
    <w:rsid w:val="00CB4C9A"/>
    <w:rsid w:val="00CB50F7"/>
    <w:rsid w:val="00CB5914"/>
    <w:rsid w:val="00CB6F9F"/>
    <w:rsid w:val="00CC2264"/>
    <w:rsid w:val="00CC4087"/>
    <w:rsid w:val="00CC49A2"/>
    <w:rsid w:val="00CC7038"/>
    <w:rsid w:val="00CC7385"/>
    <w:rsid w:val="00CD25C5"/>
    <w:rsid w:val="00CD6D2D"/>
    <w:rsid w:val="00CE0106"/>
    <w:rsid w:val="00CE07B5"/>
    <w:rsid w:val="00CE2DDA"/>
    <w:rsid w:val="00CE5400"/>
    <w:rsid w:val="00CE64C6"/>
    <w:rsid w:val="00CE7074"/>
    <w:rsid w:val="00CF0C84"/>
    <w:rsid w:val="00CF0DF4"/>
    <w:rsid w:val="00CF1324"/>
    <w:rsid w:val="00CF2E21"/>
    <w:rsid w:val="00CF3EA5"/>
    <w:rsid w:val="00CF5E42"/>
    <w:rsid w:val="00CF5EF7"/>
    <w:rsid w:val="00D031E8"/>
    <w:rsid w:val="00D10347"/>
    <w:rsid w:val="00D119D8"/>
    <w:rsid w:val="00D12E33"/>
    <w:rsid w:val="00D133F6"/>
    <w:rsid w:val="00D15662"/>
    <w:rsid w:val="00D17537"/>
    <w:rsid w:val="00D1764C"/>
    <w:rsid w:val="00D203D3"/>
    <w:rsid w:val="00D21184"/>
    <w:rsid w:val="00D236B7"/>
    <w:rsid w:val="00D26A8E"/>
    <w:rsid w:val="00D321CA"/>
    <w:rsid w:val="00D32A99"/>
    <w:rsid w:val="00D34D90"/>
    <w:rsid w:val="00D37C94"/>
    <w:rsid w:val="00D41042"/>
    <w:rsid w:val="00D433EB"/>
    <w:rsid w:val="00D53EC4"/>
    <w:rsid w:val="00D62C62"/>
    <w:rsid w:val="00D652B2"/>
    <w:rsid w:val="00D654C8"/>
    <w:rsid w:val="00D65698"/>
    <w:rsid w:val="00D710A5"/>
    <w:rsid w:val="00D730E7"/>
    <w:rsid w:val="00D75384"/>
    <w:rsid w:val="00D75808"/>
    <w:rsid w:val="00D84640"/>
    <w:rsid w:val="00D84803"/>
    <w:rsid w:val="00D85330"/>
    <w:rsid w:val="00D8633F"/>
    <w:rsid w:val="00D9214C"/>
    <w:rsid w:val="00D922BE"/>
    <w:rsid w:val="00D95CF7"/>
    <w:rsid w:val="00D966C1"/>
    <w:rsid w:val="00D966DC"/>
    <w:rsid w:val="00D97983"/>
    <w:rsid w:val="00DA1A75"/>
    <w:rsid w:val="00DA287A"/>
    <w:rsid w:val="00DA3673"/>
    <w:rsid w:val="00DB1E48"/>
    <w:rsid w:val="00DB5AD7"/>
    <w:rsid w:val="00DB5CF2"/>
    <w:rsid w:val="00DB62AB"/>
    <w:rsid w:val="00DC01F4"/>
    <w:rsid w:val="00DC48C1"/>
    <w:rsid w:val="00DC545A"/>
    <w:rsid w:val="00DD041B"/>
    <w:rsid w:val="00DD3234"/>
    <w:rsid w:val="00DD35BF"/>
    <w:rsid w:val="00DD4402"/>
    <w:rsid w:val="00DD528C"/>
    <w:rsid w:val="00DF2B72"/>
    <w:rsid w:val="00DF4320"/>
    <w:rsid w:val="00E001BE"/>
    <w:rsid w:val="00E0262A"/>
    <w:rsid w:val="00E0345F"/>
    <w:rsid w:val="00E03ACE"/>
    <w:rsid w:val="00E041D9"/>
    <w:rsid w:val="00E05298"/>
    <w:rsid w:val="00E05B93"/>
    <w:rsid w:val="00E05ED8"/>
    <w:rsid w:val="00E067BA"/>
    <w:rsid w:val="00E06875"/>
    <w:rsid w:val="00E07FC0"/>
    <w:rsid w:val="00E13213"/>
    <w:rsid w:val="00E14F0F"/>
    <w:rsid w:val="00E16003"/>
    <w:rsid w:val="00E21D91"/>
    <w:rsid w:val="00E25E3A"/>
    <w:rsid w:val="00E30B54"/>
    <w:rsid w:val="00E3158B"/>
    <w:rsid w:val="00E31F59"/>
    <w:rsid w:val="00E33BBB"/>
    <w:rsid w:val="00E33F40"/>
    <w:rsid w:val="00E359E4"/>
    <w:rsid w:val="00E41DB9"/>
    <w:rsid w:val="00E42F54"/>
    <w:rsid w:val="00E46F9D"/>
    <w:rsid w:val="00E507ED"/>
    <w:rsid w:val="00E52A3E"/>
    <w:rsid w:val="00E5429B"/>
    <w:rsid w:val="00E56D67"/>
    <w:rsid w:val="00E57878"/>
    <w:rsid w:val="00E57BC7"/>
    <w:rsid w:val="00E621CB"/>
    <w:rsid w:val="00E62DF2"/>
    <w:rsid w:val="00E647CC"/>
    <w:rsid w:val="00E64945"/>
    <w:rsid w:val="00E66188"/>
    <w:rsid w:val="00E71172"/>
    <w:rsid w:val="00E71304"/>
    <w:rsid w:val="00E71BA7"/>
    <w:rsid w:val="00E77205"/>
    <w:rsid w:val="00E82144"/>
    <w:rsid w:val="00E82B4B"/>
    <w:rsid w:val="00E84673"/>
    <w:rsid w:val="00E87851"/>
    <w:rsid w:val="00E92708"/>
    <w:rsid w:val="00E95DEB"/>
    <w:rsid w:val="00E962B2"/>
    <w:rsid w:val="00EA53BB"/>
    <w:rsid w:val="00EB17E2"/>
    <w:rsid w:val="00EB3A11"/>
    <w:rsid w:val="00EB49E1"/>
    <w:rsid w:val="00EB4F9D"/>
    <w:rsid w:val="00EB6997"/>
    <w:rsid w:val="00EB7A8C"/>
    <w:rsid w:val="00EC594D"/>
    <w:rsid w:val="00ED22C4"/>
    <w:rsid w:val="00ED2C0A"/>
    <w:rsid w:val="00ED2DE9"/>
    <w:rsid w:val="00ED4E88"/>
    <w:rsid w:val="00ED6CD3"/>
    <w:rsid w:val="00ED6D99"/>
    <w:rsid w:val="00ED7981"/>
    <w:rsid w:val="00EE1F15"/>
    <w:rsid w:val="00EE2A9E"/>
    <w:rsid w:val="00EE72D5"/>
    <w:rsid w:val="00EF12D2"/>
    <w:rsid w:val="00EF2688"/>
    <w:rsid w:val="00EF399F"/>
    <w:rsid w:val="00EF4239"/>
    <w:rsid w:val="00EF5112"/>
    <w:rsid w:val="00EF674F"/>
    <w:rsid w:val="00EF7BB7"/>
    <w:rsid w:val="00F015AF"/>
    <w:rsid w:val="00F05BEF"/>
    <w:rsid w:val="00F07E6B"/>
    <w:rsid w:val="00F1392D"/>
    <w:rsid w:val="00F150B9"/>
    <w:rsid w:val="00F200A3"/>
    <w:rsid w:val="00F2242B"/>
    <w:rsid w:val="00F309B0"/>
    <w:rsid w:val="00F31E60"/>
    <w:rsid w:val="00F34D95"/>
    <w:rsid w:val="00F362F5"/>
    <w:rsid w:val="00F36D02"/>
    <w:rsid w:val="00F37483"/>
    <w:rsid w:val="00F412A6"/>
    <w:rsid w:val="00F43629"/>
    <w:rsid w:val="00F443D5"/>
    <w:rsid w:val="00F467C1"/>
    <w:rsid w:val="00F51118"/>
    <w:rsid w:val="00F52A4D"/>
    <w:rsid w:val="00F53B11"/>
    <w:rsid w:val="00F53B81"/>
    <w:rsid w:val="00F53EF6"/>
    <w:rsid w:val="00F54205"/>
    <w:rsid w:val="00F55B30"/>
    <w:rsid w:val="00F55B7F"/>
    <w:rsid w:val="00F62DE0"/>
    <w:rsid w:val="00F6303B"/>
    <w:rsid w:val="00F73B62"/>
    <w:rsid w:val="00F7428F"/>
    <w:rsid w:val="00F759E8"/>
    <w:rsid w:val="00F77C31"/>
    <w:rsid w:val="00F823AA"/>
    <w:rsid w:val="00F831D9"/>
    <w:rsid w:val="00F836EE"/>
    <w:rsid w:val="00F8412B"/>
    <w:rsid w:val="00F85CE2"/>
    <w:rsid w:val="00F94927"/>
    <w:rsid w:val="00F9669C"/>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E3E"/>
    <w:rsid w:val="00FD4094"/>
    <w:rsid w:val="00FD5498"/>
    <w:rsid w:val="00FD549D"/>
    <w:rsid w:val="00FD648B"/>
    <w:rsid w:val="00FE0D88"/>
    <w:rsid w:val="00FE331E"/>
    <w:rsid w:val="00FE7503"/>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4EE34364-DF80-44B0-A7F2-A8F4488C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link w:val="Heading6Char"/>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B85537"/>
    <w:pPr>
      <w:tabs>
        <w:tab w:val="left" w:pos="720"/>
        <w:tab w:val="right" w:leader="dot" w:pos="9350"/>
      </w:tabs>
      <w:ind w:left="270"/>
      <w:pPrChange w:id="0" w:author="Batra Yogesh (EXT)" w:date="2018-04-06T12:26:00Z">
        <w:pPr>
          <w:tabs>
            <w:tab w:val="left" w:pos="720"/>
            <w:tab w:val="right" w:leader="dot" w:pos="9350"/>
          </w:tabs>
          <w:ind w:left="270"/>
        </w:pPr>
      </w:pPrChange>
    </w:pPr>
    <w:rPr>
      <w:rFonts w:asciiTheme="minorHAnsi" w:hAnsiTheme="minorHAnsi" w:cstheme="minorHAnsi"/>
      <w:noProof/>
      <w:rPrChange w:id="0" w:author="Batra Yogesh (EXT)" w:date="2018-04-06T12:26:00Z">
        <w:rPr>
          <w:rFonts w:ascii="Arial" w:hAnsi="Arial"/>
          <w:sz w:val="22"/>
          <w:szCs w:val="24"/>
          <w:lang w:val="en-US" w:eastAsia="en-US" w:bidi="ar-SA"/>
        </w:rPr>
      </w:rPrChange>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paragraph" w:styleId="NoSpacing">
    <w:name w:val="No Spacing"/>
    <w:uiPriority w:val="1"/>
    <w:qFormat/>
    <w:rsid w:val="00385ECB"/>
    <w:rPr>
      <w:rFonts w:ascii="Arial" w:hAnsi="Arial"/>
      <w:sz w:val="22"/>
      <w:szCs w:val="24"/>
    </w:rPr>
  </w:style>
  <w:style w:type="character" w:customStyle="1" w:styleId="Heading6Char">
    <w:name w:val="Heading 6 Char"/>
    <w:basedOn w:val="DefaultParagraphFont"/>
    <w:link w:val="Heading6"/>
    <w:rsid w:val="00F6303B"/>
    <w:rPr>
      <w:b/>
      <w:bCs/>
      <w:szCs w:val="22"/>
    </w:rPr>
  </w:style>
  <w:style w:type="paragraph" w:styleId="NormalWeb">
    <w:name w:val="Normal (Web)"/>
    <w:basedOn w:val="Normal"/>
    <w:uiPriority w:val="99"/>
    <w:semiHidden/>
    <w:unhideWhenUsed/>
    <w:rsid w:val="00842F33"/>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464347310">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0" Type="http://schemas.openxmlformats.org/officeDocument/2006/relationships/footer" Target="footer4.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03b784c7-ee61-4ee7-89a9-d87ec2bf0954" ContentTypeId="0x010100FBB1BDE89FB27C449A0E29AF421E3124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2.xml><?xml version="1.0" encoding="utf-8"?>
<ds:datastoreItem xmlns:ds="http://schemas.openxmlformats.org/officeDocument/2006/customXml" ds:itemID="{083A06DA-039F-4413-96A8-6FB0F2D6ACFC}">
  <ds:schemaRefs>
    <ds:schemaRef ds:uri="Microsoft.SharePoint.Taxonomy.ContentTypeSync"/>
  </ds:schemaRefs>
</ds:datastoreItem>
</file>

<file path=customXml/itemProps3.xml><?xml version="1.0" encoding="utf-8"?>
<ds:datastoreItem xmlns:ds="http://schemas.openxmlformats.org/officeDocument/2006/customXml" ds:itemID="{88BE3D8B-8FF9-462A-A304-B7E0D52F0928}"/>
</file>

<file path=customXml/itemProps4.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s>
</ds:datastoreItem>
</file>

<file path=customXml/itemProps5.xml><?xml version="1.0" encoding="utf-8"?>
<ds:datastoreItem xmlns:ds="http://schemas.openxmlformats.org/officeDocument/2006/customXml" ds:itemID="{581D0EC6-0FC2-4A07-ADE6-85CFC6B72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1</TotalTime>
  <Pages>5</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Initiate Day</vt:lpstr>
    </vt:vector>
  </TitlesOfParts>
  <Company>Chevron</Company>
  <LinksUpToDate>false</LinksUpToDate>
  <CharactersWithSpaces>2616</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Initiate Day</dc:title>
  <dc:creator>Wirasak Chomphu</dc:creator>
  <cp:lastModifiedBy>Wirasak Chomphu</cp:lastModifiedBy>
  <cp:revision>3</cp:revision>
  <cp:lastPrinted>2005-03-03T19:34:00Z</cp:lastPrinted>
  <dcterms:created xsi:type="dcterms:W3CDTF">2018-04-18T04:15:00Z</dcterms:created>
  <dcterms:modified xsi:type="dcterms:W3CDTF">2020-07-02T09:30:00Z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EC_x0020_Module">
    <vt:lpwstr>Production</vt:lpwstr>
  </property>
  <property fmtid="{D5CDD505-2E9C-101B-9397-08002B2CF9AE}" pid="18" name="EC Module">
    <vt:lpwstr>Production</vt:lpwstr>
  </property>
  <property fmtid="{D5CDD505-2E9C-101B-9397-08002B2CF9AE}" pid="19" name="EC_x0020_Version">
    <vt:lpwstr>9.3</vt:lpwstr>
  </property>
  <property fmtid="{D5CDD505-2E9C-101B-9397-08002B2CF9AE}" pid="20" name="Retention Category">
    <vt:lpwstr>4;#Reference Document|b32bd135-7ebe-49d0-bfcc-ca766c5e9989</vt:lpwstr>
  </property>
  <property fmtid="{D5CDD505-2E9C-101B-9397-08002B2CF9AE}" pid="21" name="Instance">
    <vt:lpwstr>CSJ</vt:lpwstr>
  </property>
  <property fmtid="{D5CDD505-2E9C-101B-9397-08002B2CF9AE}" pid="22" name="EC Version">
    <vt:lpwstr>9.3</vt:lpwstr>
  </property>
  <property fmtid="{D5CDD505-2E9C-101B-9397-08002B2CF9AE}" pid="23" name="Chevron Discipline">
    <vt:lpwstr/>
  </property>
  <property fmtid="{D5CDD505-2E9C-101B-9397-08002B2CF9AE}" pid="24" name="xd_Signature">
    <vt:bool>false</vt:bool>
  </property>
  <property fmtid="{D5CDD505-2E9C-101B-9397-08002B2CF9AE}" pid="25" name="xd_ProgID">
    <vt:lpwstr/>
  </property>
  <property fmtid="{D5CDD505-2E9C-101B-9397-08002B2CF9AE}" pid="26" name="_SourceUrl">
    <vt:lpwstr/>
  </property>
  <property fmtid="{D5CDD505-2E9C-101B-9397-08002B2CF9AE}" pid="27" name="_SharedFileIndex">
    <vt:lpwstr/>
  </property>
  <property fmtid="{D5CDD505-2E9C-101B-9397-08002B2CF9AE}" pid="28" name="ComplianceAssetId">
    <vt:lpwstr/>
  </property>
  <property fmtid="{D5CDD505-2E9C-101B-9397-08002B2CF9AE}" pid="29" name="TemplateUrl">
    <vt:lpwstr/>
  </property>
</Properties>
</file>