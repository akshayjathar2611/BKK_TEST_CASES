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372E" w14:textId="07BAD40A" w:rsidR="004D61A0" w:rsidRPr="003D4E68" w:rsidRDefault="2AC0FEC5" w:rsidP="0DC06F0D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16:00Z">
            <w:rPr>
              <w:rFonts w:asciiTheme="minorHAnsi" w:hAnsiTheme="minorHAnsi"/>
            </w:rPr>
          </w:rPrChange>
        </w:rPr>
      </w:pPr>
      <w:ins w:id="3" w:author="Naidu, Sagar [Mu Sigma]" w:date="2025-03-19T10:06:00Z">
        <w:r>
          <w:t xml:space="preserve"> </w:t>
        </w:r>
      </w:ins>
      <w:r w:rsidR="00D730E7">
        <w:rPr>
          <w:noProof/>
        </w:rPr>
        <w:drawing>
          <wp:inline distT="0" distB="0" distL="0" distR="0" wp14:anchorId="01471F27" wp14:editId="2DA25E09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16:00Z">
            <w:rPr>
              <w:rFonts w:asciiTheme="minorHAnsi" w:hAnsiTheme="minorHAnsi"/>
            </w:rPr>
          </w:rPrChange>
        </w:rPr>
      </w:pPr>
    </w:p>
    <w:p w14:paraId="0BAA3730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16:00Z">
            <w:rPr>
              <w:rFonts w:asciiTheme="minorHAnsi" w:hAnsiTheme="minorHAnsi"/>
            </w:rPr>
          </w:rPrChange>
        </w:rPr>
      </w:pPr>
    </w:p>
    <w:p w14:paraId="0BAA3731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16:00Z">
            <w:rPr>
              <w:rFonts w:asciiTheme="minorHAnsi" w:hAnsiTheme="minorHAnsi"/>
            </w:rPr>
          </w:rPrChange>
        </w:rPr>
      </w:pPr>
    </w:p>
    <w:p w14:paraId="0BAA3732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16:00Z">
            <w:rPr>
              <w:rFonts w:asciiTheme="minorHAnsi" w:hAnsiTheme="minorHAnsi"/>
            </w:rPr>
          </w:rPrChange>
        </w:rPr>
      </w:pPr>
    </w:p>
    <w:p w14:paraId="0BAA3733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16:00Z">
            <w:rPr>
              <w:rFonts w:asciiTheme="minorHAnsi" w:hAnsiTheme="minorHAnsi"/>
            </w:rPr>
          </w:rPrChange>
        </w:rPr>
      </w:pPr>
    </w:p>
    <w:p w14:paraId="0BAA3734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16:00Z">
            <w:rPr>
              <w:rFonts w:asciiTheme="minorHAnsi" w:hAnsiTheme="minorHAnsi"/>
            </w:rPr>
          </w:rPrChange>
        </w:rPr>
      </w:pPr>
    </w:p>
    <w:p w14:paraId="0BAA3735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16:00Z">
            <w:rPr>
              <w:rFonts w:asciiTheme="minorHAnsi" w:hAnsiTheme="minorHAnsi"/>
            </w:rPr>
          </w:rPrChange>
        </w:rPr>
      </w:pPr>
    </w:p>
    <w:p w14:paraId="0BAA3736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16:00Z">
            <w:rPr>
              <w:rFonts w:asciiTheme="minorHAnsi" w:hAnsiTheme="minorHAnsi"/>
            </w:rPr>
          </w:rPrChange>
        </w:rPr>
      </w:pPr>
    </w:p>
    <w:p w14:paraId="0BAA3737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2" w:author="Batra Yogesh (EXT)" w:date="2018-04-13T12:16:00Z">
            <w:rPr>
              <w:rFonts w:asciiTheme="minorHAnsi" w:hAnsiTheme="minorHAnsi"/>
            </w:rPr>
          </w:rPrChange>
        </w:rPr>
      </w:pPr>
    </w:p>
    <w:p w14:paraId="0BAA3738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3" w:author="Batra Yogesh (EXT)" w:date="2018-04-13T12:16:00Z">
            <w:rPr>
              <w:rFonts w:asciiTheme="minorHAnsi" w:hAnsiTheme="minorHAnsi"/>
            </w:rPr>
          </w:rPrChange>
        </w:rPr>
      </w:pPr>
    </w:p>
    <w:p w14:paraId="0BAA3739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1684E823" w:rsidR="004D61A0" w:rsidRPr="003D4E68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3D4E68">
        <w:rPr>
          <w:rFonts w:cs="Arial"/>
          <w:color w:val="3399FF"/>
          <w:sz w:val="52"/>
          <w:szCs w:val="52"/>
        </w:rPr>
        <w:t xml:space="preserve">EC Upgrade </w:t>
      </w:r>
      <w:r w:rsidR="00650DD6" w:rsidRPr="003D4E68">
        <w:rPr>
          <w:rFonts w:cs="Arial"/>
          <w:color w:val="3399FF"/>
          <w:sz w:val="52"/>
          <w:szCs w:val="52"/>
        </w:rPr>
        <w:t>BKK</w:t>
      </w:r>
      <w:r w:rsidRPr="003D4E68">
        <w:rPr>
          <w:rFonts w:cs="Arial"/>
          <w:color w:val="3399FF"/>
          <w:sz w:val="52"/>
          <w:szCs w:val="52"/>
        </w:rPr>
        <w:t xml:space="preserve"> </w:t>
      </w:r>
      <w:r w:rsidR="004D61A0" w:rsidRPr="003D4E68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3D4E68" w:rsidRDefault="004D61A0">
      <w:pPr>
        <w:jc w:val="center"/>
        <w:rPr>
          <w:rFonts w:cs="Arial"/>
        </w:rPr>
      </w:pPr>
    </w:p>
    <w:p w14:paraId="0BAA373C" w14:textId="77777777" w:rsidR="007C0F5B" w:rsidRPr="003D4E68" w:rsidRDefault="007C0F5B">
      <w:pPr>
        <w:jc w:val="center"/>
        <w:rPr>
          <w:rFonts w:cs="Arial"/>
        </w:rPr>
      </w:pPr>
    </w:p>
    <w:p w14:paraId="0BAA373D" w14:textId="77777777" w:rsidR="007C0F5B" w:rsidRPr="003D4E68" w:rsidRDefault="007C0F5B">
      <w:pPr>
        <w:jc w:val="center"/>
        <w:rPr>
          <w:rFonts w:cs="Arial"/>
        </w:rPr>
      </w:pPr>
    </w:p>
    <w:p w14:paraId="0BAA373E" w14:textId="77777777" w:rsidR="007C0F5B" w:rsidRPr="003D4E68" w:rsidRDefault="004D61A0">
      <w:pPr>
        <w:pStyle w:val="BodyText"/>
        <w:rPr>
          <w:rFonts w:cs="Arial"/>
          <w:color w:val="3399FF"/>
        </w:rPr>
      </w:pPr>
      <w:r w:rsidRPr="003D4E68">
        <w:rPr>
          <w:rFonts w:cs="Arial"/>
          <w:b/>
          <w:color w:val="3399FF"/>
        </w:rPr>
        <w:t>Project Name</w:t>
      </w:r>
    </w:p>
    <w:p w14:paraId="0BAA373F" w14:textId="1D91EECE" w:rsidR="00EF4239" w:rsidRPr="003D4E68" w:rsidRDefault="00650DD6">
      <w:pPr>
        <w:pStyle w:val="BodyText"/>
        <w:rPr>
          <w:rFonts w:cs="Arial"/>
          <w:color w:val="3399FF"/>
        </w:rPr>
      </w:pPr>
      <w:r w:rsidRPr="003D4E68">
        <w:rPr>
          <w:rFonts w:cs="Arial"/>
          <w:color w:val="3399FF"/>
        </w:rPr>
        <w:t>BKK</w:t>
      </w:r>
      <w:r w:rsidR="00FA58CA" w:rsidRPr="003D4E68">
        <w:rPr>
          <w:rFonts w:cs="Arial"/>
          <w:color w:val="3399FF"/>
        </w:rPr>
        <w:t xml:space="preserve"> Project</w:t>
      </w:r>
      <w:r w:rsidR="000A438C" w:rsidRPr="003D4E68">
        <w:rPr>
          <w:rFonts w:cs="Arial"/>
          <w:color w:val="3399FF"/>
        </w:rPr>
        <w:t xml:space="preserve"> </w:t>
      </w:r>
      <w:r w:rsidR="002A6A74" w:rsidRPr="003D4E68">
        <w:rPr>
          <w:rFonts w:cs="Arial"/>
          <w:color w:val="3399FF"/>
        </w:rPr>
        <w:t>Energy Components</w:t>
      </w:r>
    </w:p>
    <w:p w14:paraId="0BAA3740" w14:textId="77777777" w:rsidR="004D61A0" w:rsidRPr="003D4E68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3D4E68" w:rsidRDefault="004D61A0">
      <w:pPr>
        <w:jc w:val="center"/>
        <w:rPr>
          <w:rFonts w:cs="Arial"/>
          <w:color w:val="3399FF"/>
        </w:rPr>
      </w:pPr>
      <w:r w:rsidRPr="003D4E68">
        <w:rPr>
          <w:rFonts w:cs="Arial"/>
          <w:b/>
          <w:color w:val="3399FF"/>
        </w:rPr>
        <w:t>Use-Case Name</w:t>
      </w:r>
    </w:p>
    <w:p w14:paraId="0BAA3742" w14:textId="46731445" w:rsidR="004D61A0" w:rsidRPr="003D4E68" w:rsidRDefault="00650DD6">
      <w:pPr>
        <w:jc w:val="center"/>
        <w:rPr>
          <w:rFonts w:cs="Arial"/>
          <w:color w:val="3399FF"/>
        </w:rPr>
      </w:pPr>
      <w:r w:rsidRPr="003D4E68">
        <w:rPr>
          <w:rFonts w:cs="Arial"/>
          <w:color w:val="3399FF"/>
        </w:rPr>
        <w:t>EC_</w:t>
      </w:r>
      <w:ins w:id="14" w:author="Kiran Madasu" w:date="2021-06-08T10:00:00Z">
        <w:r w:rsidR="00AD69C8">
          <w:rPr>
            <w:rFonts w:cs="Arial"/>
            <w:color w:val="3399FF"/>
          </w:rPr>
          <w:t>12_2</w:t>
        </w:r>
      </w:ins>
      <w:del w:id="15" w:author="Batra Yogesh (EXT)" w:date="2018-04-13T16:29:00Z">
        <w:r w:rsidRPr="003D4E68" w:rsidDel="0081292A">
          <w:rPr>
            <w:rFonts w:cs="Arial"/>
            <w:color w:val="3399FF"/>
          </w:rPr>
          <w:delText>09_3</w:delText>
        </w:r>
      </w:del>
      <w:ins w:id="16" w:author="Batra Yogesh (EXT)" w:date="2018-04-13T16:29:00Z">
        <w:del w:id="17" w:author="Kiran Madasu" w:date="2021-06-08T10:00:00Z">
          <w:r w:rsidR="0081292A" w:rsidDel="00AD69C8">
            <w:rPr>
              <w:rFonts w:cs="Arial"/>
              <w:color w:val="3399FF"/>
            </w:rPr>
            <w:delText>11_</w:delText>
          </w:r>
        </w:del>
        <w:r w:rsidR="0081292A">
          <w:rPr>
            <w:rFonts w:cs="Arial"/>
            <w:color w:val="3399FF"/>
          </w:rPr>
          <w:t>2</w:t>
        </w:r>
      </w:ins>
      <w:r w:rsidRPr="003D4E68">
        <w:rPr>
          <w:rFonts w:cs="Arial"/>
          <w:color w:val="3399FF"/>
        </w:rPr>
        <w:t>_BKK_UC0</w:t>
      </w:r>
      <w:r w:rsidR="00174189" w:rsidRPr="003D4E68">
        <w:rPr>
          <w:rFonts w:cs="Arial"/>
          <w:color w:val="3399FF"/>
        </w:rPr>
        <w:t>4</w:t>
      </w:r>
      <w:r w:rsidRPr="003D4E68">
        <w:rPr>
          <w:rFonts w:cs="Arial"/>
          <w:color w:val="3399FF"/>
        </w:rPr>
        <w:t>_</w:t>
      </w:r>
      <w:r w:rsidR="004B1ADC" w:rsidRPr="003D4E68">
        <w:rPr>
          <w:rFonts w:cs="Arial"/>
          <w:color w:val="3399FF"/>
        </w:rPr>
        <w:t xml:space="preserve"> </w:t>
      </w:r>
      <w:r w:rsidR="00261197" w:rsidRPr="003D4E68">
        <w:rPr>
          <w:rFonts w:cs="Arial"/>
          <w:color w:val="3399FF"/>
        </w:rPr>
        <w:t xml:space="preserve">Well Test </w:t>
      </w:r>
      <w:r w:rsidRPr="003D4E68">
        <w:rPr>
          <w:rFonts w:cs="Arial"/>
          <w:color w:val="3399FF"/>
        </w:rPr>
        <w:t>– Single</w:t>
      </w:r>
      <w:r w:rsidR="004D61A0" w:rsidRPr="003D4E68">
        <w:rPr>
          <w:rFonts w:cs="Arial"/>
          <w:color w:val="3399FF"/>
        </w:rPr>
        <w:br/>
      </w:r>
    </w:p>
    <w:p w14:paraId="0BAA3743" w14:textId="77777777" w:rsidR="007C0F5B" w:rsidRPr="003D4E68" w:rsidRDefault="004D61A0" w:rsidP="00B107D1">
      <w:pPr>
        <w:jc w:val="center"/>
        <w:rPr>
          <w:rFonts w:cs="Arial"/>
          <w:color w:val="3399FF"/>
        </w:rPr>
      </w:pPr>
      <w:r w:rsidRPr="003D4E68">
        <w:rPr>
          <w:rFonts w:cs="Arial"/>
          <w:b/>
          <w:color w:val="3399FF"/>
        </w:rPr>
        <w:t>Origination Date</w:t>
      </w:r>
    </w:p>
    <w:p w14:paraId="0BAA3744" w14:textId="225AD912" w:rsidR="004D61A0" w:rsidRPr="003D4E68" w:rsidRDefault="00650DD6" w:rsidP="00B107D1">
      <w:pPr>
        <w:jc w:val="center"/>
        <w:rPr>
          <w:rFonts w:cs="Arial"/>
          <w:color w:val="3399FF"/>
        </w:rPr>
      </w:pPr>
      <w:r w:rsidRPr="003D4E68">
        <w:rPr>
          <w:rFonts w:cs="Arial"/>
          <w:color w:val="3399FF"/>
        </w:rPr>
        <w:t>14-Oct-2017</w:t>
      </w:r>
    </w:p>
    <w:p w14:paraId="0BAA3745" w14:textId="77777777" w:rsidR="004D61A0" w:rsidRPr="003D4E68" w:rsidRDefault="004D61A0">
      <w:pPr>
        <w:rPr>
          <w:rFonts w:cs="Arial"/>
        </w:rPr>
      </w:pPr>
    </w:p>
    <w:p w14:paraId="0BAA3746" w14:textId="77777777" w:rsidR="004D61A0" w:rsidRPr="003D4E68" w:rsidRDefault="004D61A0">
      <w:pPr>
        <w:rPr>
          <w:rFonts w:cs="Arial"/>
        </w:rPr>
      </w:pPr>
    </w:p>
    <w:p w14:paraId="0BAA3747" w14:textId="77777777" w:rsidR="004D61A0" w:rsidRPr="003D4E68" w:rsidRDefault="004D61A0">
      <w:pPr>
        <w:rPr>
          <w:rFonts w:cs="Arial"/>
        </w:rPr>
      </w:pPr>
    </w:p>
    <w:p w14:paraId="0BAA3748" w14:textId="77777777" w:rsidR="004D61A0" w:rsidRPr="003D4E68" w:rsidRDefault="004D61A0">
      <w:pPr>
        <w:rPr>
          <w:rFonts w:cs="Arial"/>
        </w:rPr>
      </w:pPr>
    </w:p>
    <w:p w14:paraId="0BAA3749" w14:textId="77777777" w:rsidR="004D61A0" w:rsidRPr="003D4E68" w:rsidRDefault="004D61A0">
      <w:pPr>
        <w:rPr>
          <w:rFonts w:cs="Arial"/>
        </w:rPr>
      </w:pPr>
    </w:p>
    <w:p w14:paraId="0BAA374A" w14:textId="77777777" w:rsidR="004D61A0" w:rsidRPr="003D4E68" w:rsidRDefault="004D61A0">
      <w:pPr>
        <w:rPr>
          <w:rFonts w:cs="Arial"/>
        </w:rPr>
      </w:pPr>
    </w:p>
    <w:p w14:paraId="0BAA374B" w14:textId="77777777" w:rsidR="004D61A0" w:rsidRPr="003D4E68" w:rsidRDefault="004D61A0">
      <w:pPr>
        <w:rPr>
          <w:rFonts w:cs="Arial"/>
        </w:rPr>
      </w:pPr>
    </w:p>
    <w:p w14:paraId="0BAA374C" w14:textId="77777777" w:rsidR="004D61A0" w:rsidRPr="003D4E68" w:rsidRDefault="004D61A0">
      <w:pPr>
        <w:rPr>
          <w:rFonts w:cs="Arial"/>
        </w:rPr>
      </w:pPr>
    </w:p>
    <w:p w14:paraId="0BAA374D" w14:textId="77777777" w:rsidR="004D61A0" w:rsidRPr="003D4E68" w:rsidRDefault="004D61A0">
      <w:pPr>
        <w:rPr>
          <w:rFonts w:cs="Arial"/>
        </w:rPr>
      </w:pPr>
    </w:p>
    <w:p w14:paraId="0BAA374E" w14:textId="77777777" w:rsidR="004D61A0" w:rsidRPr="003D4E68" w:rsidRDefault="004D61A0">
      <w:pPr>
        <w:rPr>
          <w:rFonts w:cs="Arial"/>
        </w:rPr>
      </w:pPr>
    </w:p>
    <w:p w14:paraId="0BAA374F" w14:textId="77777777" w:rsidR="007C0F5B" w:rsidRPr="003D4E68" w:rsidRDefault="007C0F5B">
      <w:pPr>
        <w:rPr>
          <w:rFonts w:cs="Arial"/>
        </w:rPr>
      </w:pPr>
    </w:p>
    <w:p w14:paraId="0BAA3750" w14:textId="77777777" w:rsidR="004D61A0" w:rsidRPr="003D4E68" w:rsidRDefault="004D61A0" w:rsidP="00447470">
      <w:pPr>
        <w:rPr>
          <w:rFonts w:cs="Arial"/>
        </w:rPr>
      </w:pPr>
      <w:r w:rsidRPr="003D4E68">
        <w:rPr>
          <w:rFonts w:cs="Arial"/>
        </w:rPr>
        <w:t>Revision History</w:t>
      </w:r>
    </w:p>
    <w:p w14:paraId="0BAA3751" w14:textId="77777777" w:rsidR="004D61A0" w:rsidRPr="003D4E68" w:rsidRDefault="004D61A0">
      <w:pPr>
        <w:rPr>
          <w:rFonts w:cs="Arial"/>
        </w:rPr>
      </w:pP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5"/>
        <w:gridCol w:w="1710"/>
        <w:gridCol w:w="2970"/>
        <w:gridCol w:w="1170"/>
        <w:gridCol w:w="1170"/>
        <w:gridCol w:w="1350"/>
      </w:tblGrid>
      <w:tr w:rsidR="005F74A6" w:rsidRPr="003D4E68" w14:paraId="0BAA3756" w14:textId="5ED8BD66" w:rsidTr="28D6A77B">
        <w:trPr>
          <w:cantSplit/>
          <w:tblHeader/>
        </w:trPr>
        <w:tc>
          <w:tcPr>
            <w:tcW w:w="1165" w:type="dxa"/>
            <w:shd w:val="clear" w:color="auto" w:fill="3399FF"/>
          </w:tcPr>
          <w:p w14:paraId="0BAA3752" w14:textId="7C5064CA" w:rsidR="005F74A6" w:rsidRPr="003D4E68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3D4E68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1710" w:type="dxa"/>
            <w:shd w:val="clear" w:color="auto" w:fill="3399FF"/>
          </w:tcPr>
          <w:p w14:paraId="0BAA3753" w14:textId="706486C2" w:rsidR="005F74A6" w:rsidRPr="003D4E68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3D4E68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2970" w:type="dxa"/>
            <w:shd w:val="clear" w:color="auto" w:fill="3399FF"/>
          </w:tcPr>
          <w:p w14:paraId="0BAA3754" w14:textId="77777777" w:rsidR="005F74A6" w:rsidRPr="003D4E68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3D4E68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1170" w:type="dxa"/>
            <w:shd w:val="clear" w:color="auto" w:fill="3399FF"/>
          </w:tcPr>
          <w:p w14:paraId="3FA9A84F" w14:textId="77777777" w:rsidR="005F74A6" w:rsidRPr="003D4E68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3D4E68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3D4E68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3D4E68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1170" w:type="dxa"/>
            <w:shd w:val="clear" w:color="auto" w:fill="3399FF"/>
          </w:tcPr>
          <w:p w14:paraId="2279381B" w14:textId="77777777" w:rsidR="005F74A6" w:rsidRPr="003D4E68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3D4E68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3D4E68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3D4E68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1350" w:type="dxa"/>
            <w:shd w:val="clear" w:color="auto" w:fill="3399FF"/>
          </w:tcPr>
          <w:p w14:paraId="69284D3A" w14:textId="3EEBDEA0" w:rsidR="005F74A6" w:rsidRPr="003D4E68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3D4E68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3D4E68" w14:paraId="0BAA375B" w14:textId="2375FBD8" w:rsidTr="28D6A77B">
        <w:trPr>
          <w:cantSplit/>
        </w:trPr>
        <w:tc>
          <w:tcPr>
            <w:tcW w:w="1165" w:type="dxa"/>
          </w:tcPr>
          <w:p w14:paraId="0BAA3757" w14:textId="225044F2" w:rsidR="005F74A6" w:rsidRPr="003D4E68" w:rsidRDefault="005F74A6" w:rsidP="005F74A6">
            <w:pPr>
              <w:jc w:val="center"/>
              <w:rPr>
                <w:rFonts w:cs="Arial"/>
                <w:sz w:val="20"/>
              </w:rPr>
            </w:pPr>
            <w:r w:rsidRPr="003D4E68">
              <w:rPr>
                <w:rFonts w:cs="Arial"/>
                <w:sz w:val="20"/>
              </w:rPr>
              <w:t>1</w:t>
            </w:r>
            <w:r w:rsidR="004B1ADC" w:rsidRPr="003D4E68">
              <w:rPr>
                <w:rFonts w:cs="Arial"/>
                <w:sz w:val="20"/>
              </w:rPr>
              <w:t>.0</w:t>
            </w:r>
          </w:p>
        </w:tc>
        <w:tc>
          <w:tcPr>
            <w:tcW w:w="1710" w:type="dxa"/>
          </w:tcPr>
          <w:p w14:paraId="0BAA3758" w14:textId="27454272" w:rsidR="005F74A6" w:rsidRPr="003D4E68" w:rsidRDefault="004B1ADC">
            <w:pPr>
              <w:jc w:val="center"/>
              <w:rPr>
                <w:rFonts w:cs="Arial"/>
                <w:sz w:val="20"/>
              </w:rPr>
            </w:pPr>
            <w:r w:rsidRPr="003D4E68">
              <w:rPr>
                <w:rFonts w:cs="Arial"/>
                <w:sz w:val="20"/>
              </w:rPr>
              <w:t>12</w:t>
            </w:r>
            <w:r w:rsidR="005F74A6" w:rsidRPr="003D4E68">
              <w:rPr>
                <w:rFonts w:cs="Arial"/>
                <w:sz w:val="20"/>
              </w:rPr>
              <w:t>-</w:t>
            </w:r>
            <w:r w:rsidRPr="003D4E68">
              <w:rPr>
                <w:rFonts w:cs="Arial"/>
                <w:sz w:val="20"/>
              </w:rPr>
              <w:t>Apr</w:t>
            </w:r>
            <w:r w:rsidR="005F74A6" w:rsidRPr="003D4E68">
              <w:rPr>
                <w:rFonts w:cs="Arial"/>
                <w:sz w:val="20"/>
              </w:rPr>
              <w:t>-</w:t>
            </w:r>
            <w:r w:rsidRPr="003D4E68">
              <w:rPr>
                <w:rFonts w:cs="Arial"/>
                <w:sz w:val="20"/>
              </w:rPr>
              <w:t>2017</w:t>
            </w:r>
          </w:p>
        </w:tc>
        <w:tc>
          <w:tcPr>
            <w:tcW w:w="2970" w:type="dxa"/>
          </w:tcPr>
          <w:p w14:paraId="0BAA3759" w14:textId="7F1994F1" w:rsidR="005F74A6" w:rsidRPr="003D4E68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3D4E68">
              <w:rPr>
                <w:rFonts w:cs="Arial"/>
                <w:sz w:val="20"/>
              </w:rPr>
              <w:t xml:space="preserve">Draft of Use Case </w:t>
            </w:r>
            <w:r w:rsidR="00B616FA" w:rsidRPr="003D4E68">
              <w:rPr>
                <w:rFonts w:cs="Arial"/>
                <w:sz w:val="20"/>
              </w:rPr>
              <w:t>“</w:t>
            </w:r>
            <w:r w:rsidR="00780D79" w:rsidRPr="003D4E68">
              <w:rPr>
                <w:rFonts w:cs="Arial"/>
                <w:sz w:val="20"/>
              </w:rPr>
              <w:t>Well Test – Single</w:t>
            </w:r>
            <w:r w:rsidR="00B616FA" w:rsidRPr="003D4E68">
              <w:rPr>
                <w:rFonts w:cs="Arial"/>
                <w:sz w:val="20"/>
              </w:rPr>
              <w:t>”</w:t>
            </w:r>
          </w:p>
        </w:tc>
        <w:tc>
          <w:tcPr>
            <w:tcW w:w="1170" w:type="dxa"/>
          </w:tcPr>
          <w:p w14:paraId="0BAA375A" w14:textId="3E719D0A" w:rsidR="004B1ADC" w:rsidRPr="003D4E68" w:rsidRDefault="00780D79" w:rsidP="004B1ADC">
            <w:pPr>
              <w:jc w:val="center"/>
              <w:rPr>
                <w:rFonts w:cs="Arial"/>
                <w:sz w:val="20"/>
              </w:rPr>
            </w:pPr>
            <w:r w:rsidRPr="003D4E68">
              <w:rPr>
                <w:rFonts w:cs="Arial"/>
                <w:sz w:val="20"/>
              </w:rPr>
              <w:t>Wirasak C.</w:t>
            </w:r>
          </w:p>
        </w:tc>
        <w:tc>
          <w:tcPr>
            <w:tcW w:w="1170" w:type="dxa"/>
          </w:tcPr>
          <w:p w14:paraId="29DF2C40" w14:textId="77777777" w:rsidR="005F74A6" w:rsidRPr="003D4E68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6A1BC662" w14:textId="1DDFB2E8" w:rsidR="005F74A6" w:rsidRPr="003D4E68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3D4E68" w14:paraId="0BAA3760" w14:textId="645D3AAF" w:rsidTr="28D6A77B">
        <w:trPr>
          <w:cantSplit/>
        </w:trPr>
        <w:tc>
          <w:tcPr>
            <w:tcW w:w="1165" w:type="dxa"/>
          </w:tcPr>
          <w:p w14:paraId="0BAA375C" w14:textId="56F7FBCE" w:rsidR="005F74A6" w:rsidRPr="003D4E68" w:rsidRDefault="00BF338F">
            <w:pPr>
              <w:jc w:val="center"/>
              <w:rPr>
                <w:rFonts w:cs="Arial"/>
                <w:sz w:val="20"/>
              </w:rPr>
            </w:pPr>
            <w:ins w:id="18" w:author="Lopez, Jen" w:date="2017-11-09T11:25:00Z">
              <w:r w:rsidRPr="003D4E68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1710" w:type="dxa"/>
          </w:tcPr>
          <w:p w14:paraId="0BAA375D" w14:textId="0E2297E6" w:rsidR="005F74A6" w:rsidRPr="003D4E68" w:rsidRDefault="00BF338F">
            <w:pPr>
              <w:jc w:val="center"/>
              <w:rPr>
                <w:rFonts w:cs="Arial"/>
                <w:sz w:val="20"/>
              </w:rPr>
            </w:pPr>
            <w:ins w:id="19" w:author="Lopez, Jen" w:date="2017-11-09T11:25:00Z">
              <w:r w:rsidRPr="003D4E68">
                <w:rPr>
                  <w:rFonts w:cs="Arial"/>
                  <w:sz w:val="20"/>
                </w:rPr>
                <w:t>9-Nov-2017</w:t>
              </w:r>
            </w:ins>
          </w:p>
        </w:tc>
        <w:tc>
          <w:tcPr>
            <w:tcW w:w="2970" w:type="dxa"/>
          </w:tcPr>
          <w:p w14:paraId="0BAA375E" w14:textId="287E4995" w:rsidR="005F74A6" w:rsidRPr="003D4E68" w:rsidRDefault="00BF338F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20" w:author="Lopez, Jen" w:date="2017-11-09T11:25:00Z">
              <w:r w:rsidRPr="003D4E68">
                <w:rPr>
                  <w:rFonts w:cs="Arial"/>
                  <w:sz w:val="20"/>
                </w:rPr>
                <w:t>Review and feedback</w:t>
              </w:r>
            </w:ins>
          </w:p>
        </w:tc>
        <w:tc>
          <w:tcPr>
            <w:tcW w:w="1170" w:type="dxa"/>
          </w:tcPr>
          <w:p w14:paraId="0BAA375F" w14:textId="5E21BFC3" w:rsidR="005F74A6" w:rsidRPr="003D4E68" w:rsidRDefault="00BF338F">
            <w:pPr>
              <w:jc w:val="center"/>
              <w:rPr>
                <w:rFonts w:cs="Arial"/>
                <w:sz w:val="20"/>
              </w:rPr>
            </w:pPr>
            <w:ins w:id="21" w:author="Lopez, Jen" w:date="2017-11-09T11:25:00Z">
              <w:r w:rsidRPr="003D4E68">
                <w:rPr>
                  <w:rFonts w:cs="Arial"/>
                  <w:sz w:val="20"/>
                </w:rPr>
                <w:t>Jennifer Lopez</w:t>
              </w:r>
            </w:ins>
          </w:p>
        </w:tc>
        <w:tc>
          <w:tcPr>
            <w:tcW w:w="1170" w:type="dxa"/>
          </w:tcPr>
          <w:p w14:paraId="3A3230E3" w14:textId="77777777" w:rsidR="005F74A6" w:rsidRPr="003D4E68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16DB2B6E" w14:textId="71B14F0A" w:rsidR="005F74A6" w:rsidRPr="003D4E68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3D4E68" w14:paraId="0BAA3765" w14:textId="2FD9C8E4" w:rsidTr="28D6A77B">
        <w:trPr>
          <w:cantSplit/>
        </w:trPr>
        <w:tc>
          <w:tcPr>
            <w:tcW w:w="1165" w:type="dxa"/>
          </w:tcPr>
          <w:p w14:paraId="0BAA3761" w14:textId="3D560A31" w:rsidR="005F74A6" w:rsidRPr="003D4E68" w:rsidRDefault="00C41F03">
            <w:pPr>
              <w:jc w:val="center"/>
              <w:rPr>
                <w:rFonts w:cs="Arial"/>
                <w:sz w:val="20"/>
              </w:rPr>
            </w:pPr>
            <w:ins w:id="22" w:author="Prakash Atul (Ext)" w:date="2018-03-27T21:08:00Z">
              <w:r w:rsidRPr="003D4E68">
                <w:rPr>
                  <w:rFonts w:cs="Arial"/>
                  <w:sz w:val="20"/>
                </w:rPr>
                <w:t>1.2</w:t>
              </w:r>
            </w:ins>
          </w:p>
        </w:tc>
        <w:tc>
          <w:tcPr>
            <w:tcW w:w="1710" w:type="dxa"/>
          </w:tcPr>
          <w:p w14:paraId="0BAA3762" w14:textId="2A7CE57C" w:rsidR="005F74A6" w:rsidRPr="003D4E68" w:rsidRDefault="00C41F03">
            <w:pPr>
              <w:jc w:val="center"/>
              <w:rPr>
                <w:rFonts w:cs="Arial"/>
                <w:sz w:val="20"/>
              </w:rPr>
            </w:pPr>
            <w:ins w:id="23" w:author="Prakash Atul (Ext)" w:date="2018-03-27T21:08:00Z">
              <w:r w:rsidRPr="003D4E68">
                <w:rPr>
                  <w:rFonts w:cs="Arial"/>
                  <w:sz w:val="20"/>
                </w:rPr>
                <w:t>27-Mar-2018</w:t>
              </w:r>
            </w:ins>
          </w:p>
        </w:tc>
        <w:tc>
          <w:tcPr>
            <w:tcW w:w="2970" w:type="dxa"/>
          </w:tcPr>
          <w:p w14:paraId="0BAA3763" w14:textId="3111D65C" w:rsidR="005F74A6" w:rsidRPr="003D4E68" w:rsidRDefault="00C41F03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24" w:author="Prakash Atul (Ext)" w:date="2018-03-27T21:08:00Z">
              <w:r w:rsidRPr="003D4E68">
                <w:rPr>
                  <w:rFonts w:cs="Arial"/>
                  <w:sz w:val="20"/>
                </w:rPr>
                <w:t>Updated as per E</w:t>
              </w:r>
            </w:ins>
            <w:ins w:id="25" w:author="Shah Ashay" w:date="2018-04-16T13:44:00Z">
              <w:r w:rsidR="00CF3396">
                <w:rPr>
                  <w:rFonts w:cs="Arial"/>
                  <w:sz w:val="20"/>
                </w:rPr>
                <w:t>C</w:t>
              </w:r>
            </w:ins>
            <w:ins w:id="26" w:author="Prakash Atul (Ext)" w:date="2018-03-27T21:08:00Z">
              <w:del w:id="27" w:author="Shah Ashay" w:date="2018-04-16T13:44:00Z">
                <w:r w:rsidRPr="003D4E68" w:rsidDel="00CF3396">
                  <w:rPr>
                    <w:rFonts w:cs="Arial"/>
                    <w:sz w:val="20"/>
                  </w:rPr>
                  <w:delText>c</w:delText>
                </w:r>
              </w:del>
              <w:r w:rsidRPr="003D4E68">
                <w:rPr>
                  <w:rFonts w:cs="Arial"/>
                  <w:sz w:val="20"/>
                </w:rPr>
                <w:t xml:space="preserve"> 11.2</w:t>
              </w:r>
            </w:ins>
          </w:p>
        </w:tc>
        <w:tc>
          <w:tcPr>
            <w:tcW w:w="1170" w:type="dxa"/>
          </w:tcPr>
          <w:p w14:paraId="0BAA3764" w14:textId="71CFAA59" w:rsidR="005F74A6" w:rsidRPr="003D4E68" w:rsidRDefault="00C41F03">
            <w:pPr>
              <w:jc w:val="center"/>
              <w:rPr>
                <w:rFonts w:cs="Arial"/>
                <w:sz w:val="20"/>
              </w:rPr>
            </w:pPr>
            <w:ins w:id="28" w:author="Prakash Atul (Ext)" w:date="2018-03-27T21:08:00Z">
              <w:r w:rsidRPr="003D4E68">
                <w:rPr>
                  <w:rFonts w:cs="Arial"/>
                  <w:sz w:val="20"/>
                </w:rPr>
                <w:t>Tieto</w:t>
              </w:r>
            </w:ins>
          </w:p>
        </w:tc>
        <w:tc>
          <w:tcPr>
            <w:tcW w:w="1170" w:type="dxa"/>
          </w:tcPr>
          <w:p w14:paraId="7F4C939B" w14:textId="77777777" w:rsidR="005F74A6" w:rsidRPr="003D4E68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2220525C" w14:textId="328A50DA" w:rsidR="005F74A6" w:rsidRPr="003D4E68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114A44" w:rsidRPr="003D4E68" w14:paraId="3D557ED9" w14:textId="77777777" w:rsidTr="28D6A77B">
        <w:trPr>
          <w:cantSplit/>
          <w:ins w:id="29" w:author="Wirasak Chomphu" w:date="2020-07-02T15:53:00Z"/>
        </w:trPr>
        <w:tc>
          <w:tcPr>
            <w:tcW w:w="1165" w:type="dxa"/>
          </w:tcPr>
          <w:p w14:paraId="0A1411A6" w14:textId="68659E22" w:rsidR="00114A44" w:rsidRPr="003D4E68" w:rsidRDefault="00114A44" w:rsidP="51971737">
            <w:pPr>
              <w:jc w:val="center"/>
              <w:rPr>
                <w:ins w:id="30" w:author="Wirasak Chomphu" w:date="2020-07-02T15:53:00Z"/>
                <w:rFonts w:cs="Arial"/>
                <w:sz w:val="20"/>
                <w:szCs w:val="20"/>
              </w:rPr>
            </w:pPr>
            <w:ins w:id="31" w:author="Wirasak Chomphu" w:date="2020-07-02T15:53:00Z">
              <w:r w:rsidRPr="51971737">
                <w:rPr>
                  <w:rFonts w:cs="Arial"/>
                  <w:sz w:val="20"/>
                  <w:szCs w:val="20"/>
                </w:rPr>
                <w:t>2</w:t>
              </w:r>
            </w:ins>
          </w:p>
        </w:tc>
        <w:tc>
          <w:tcPr>
            <w:tcW w:w="1710" w:type="dxa"/>
          </w:tcPr>
          <w:p w14:paraId="3EF5C25B" w14:textId="3D8ED67B" w:rsidR="00114A44" w:rsidRPr="003D4E68" w:rsidRDefault="00114A44" w:rsidP="00114A44">
            <w:pPr>
              <w:jc w:val="center"/>
              <w:rPr>
                <w:ins w:id="32" w:author="Wirasak Chomphu" w:date="2020-07-02T15:53:00Z"/>
                <w:rFonts w:cs="Arial"/>
                <w:sz w:val="20"/>
              </w:rPr>
            </w:pPr>
            <w:ins w:id="33" w:author="Wirasak Chomphu" w:date="2020-07-02T15:53:00Z">
              <w:r>
                <w:rPr>
                  <w:rFonts w:cs="Arial"/>
                  <w:sz w:val="20"/>
                </w:rPr>
                <w:t>2</w:t>
              </w:r>
              <w:r w:rsidRPr="00A31382">
                <w:rPr>
                  <w:rFonts w:cs="Arial"/>
                  <w:sz w:val="20"/>
                  <w:vertAlign w:val="superscript"/>
                </w:rPr>
                <w:t>nd</w:t>
              </w:r>
              <w:r>
                <w:rPr>
                  <w:rFonts w:cs="Arial"/>
                  <w:sz w:val="20"/>
                </w:rPr>
                <w:t>-July-2020</w:t>
              </w:r>
            </w:ins>
          </w:p>
        </w:tc>
        <w:tc>
          <w:tcPr>
            <w:tcW w:w="2970" w:type="dxa"/>
          </w:tcPr>
          <w:p w14:paraId="752DE79C" w14:textId="2BC6F690" w:rsidR="00114A44" w:rsidRPr="003D4E68" w:rsidRDefault="00114A44" w:rsidP="00114A44">
            <w:pPr>
              <w:pStyle w:val="Header"/>
              <w:tabs>
                <w:tab w:val="clear" w:pos="4320"/>
                <w:tab w:val="clear" w:pos="8640"/>
              </w:tabs>
              <w:rPr>
                <w:ins w:id="34" w:author="Wirasak Chomphu" w:date="2020-07-02T15:53:00Z"/>
                <w:rFonts w:cs="Arial"/>
                <w:sz w:val="20"/>
              </w:rPr>
            </w:pPr>
            <w:ins w:id="35" w:author="Wirasak Chomphu" w:date="2020-07-02T15:53:00Z">
              <w:r>
                <w:rPr>
                  <w:rFonts w:cs="Arial"/>
                  <w:sz w:val="20"/>
                </w:rPr>
                <w:t>Update for Thailand ECaaS Project</w:t>
              </w:r>
            </w:ins>
          </w:p>
        </w:tc>
        <w:tc>
          <w:tcPr>
            <w:tcW w:w="1170" w:type="dxa"/>
          </w:tcPr>
          <w:p w14:paraId="7D1B419B" w14:textId="0AEDCFE7" w:rsidR="00114A44" w:rsidRPr="003D4E68" w:rsidRDefault="00114A44" w:rsidP="00114A44">
            <w:pPr>
              <w:jc w:val="center"/>
              <w:rPr>
                <w:ins w:id="36" w:author="Wirasak Chomphu" w:date="2020-07-02T15:53:00Z"/>
                <w:rFonts w:cs="Arial"/>
                <w:sz w:val="20"/>
              </w:rPr>
            </w:pPr>
            <w:ins w:id="37" w:author="Wirasak Chomphu" w:date="2020-07-02T15:53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1170" w:type="dxa"/>
          </w:tcPr>
          <w:p w14:paraId="19B0D3EB" w14:textId="77777777" w:rsidR="00114A44" w:rsidRPr="003D4E68" w:rsidRDefault="00114A44" w:rsidP="00114A44">
            <w:pPr>
              <w:jc w:val="center"/>
              <w:rPr>
                <w:ins w:id="38" w:author="Wirasak Chomphu" w:date="2020-07-02T15:53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2FBE948C" w14:textId="77777777" w:rsidR="00114A44" w:rsidRPr="003D4E68" w:rsidRDefault="00114A44" w:rsidP="00114A44">
            <w:pPr>
              <w:jc w:val="center"/>
              <w:rPr>
                <w:ins w:id="39" w:author="Wirasak Chomphu" w:date="2020-07-02T15:53:00Z"/>
                <w:rFonts w:cs="Arial"/>
                <w:sz w:val="20"/>
              </w:rPr>
            </w:pPr>
          </w:p>
        </w:tc>
      </w:tr>
      <w:tr w:rsidR="00114A44" w:rsidRPr="003D4E68" w:rsidDel="005B7B9E" w14:paraId="0BAA376A" w14:textId="350CF636" w:rsidTr="28D6A77B">
        <w:trPr>
          <w:cantSplit/>
          <w:del w:id="40" w:author="Shah Ashay" w:date="2018-04-16T15:53:00Z"/>
        </w:trPr>
        <w:tc>
          <w:tcPr>
            <w:tcW w:w="1165" w:type="dxa"/>
          </w:tcPr>
          <w:p w14:paraId="0BAA3766" w14:textId="4A392304" w:rsidR="00114A44" w:rsidRPr="003D4E68" w:rsidDel="005B7B9E" w:rsidRDefault="340F1B14" w:rsidP="51971737">
            <w:pPr>
              <w:jc w:val="center"/>
              <w:rPr>
                <w:del w:id="41" w:author="Shah Ashay" w:date="2018-04-16T15:53:00Z"/>
                <w:rFonts w:cs="Arial"/>
                <w:sz w:val="20"/>
                <w:szCs w:val="20"/>
              </w:rPr>
            </w:pPr>
            <w:ins w:id="42" w:author="Kiran Madasu" w:date="2021-07-01T14:28:00Z">
              <w:r w:rsidRPr="51971737">
                <w:rPr>
                  <w:rFonts w:cs="Arial"/>
                  <w:sz w:val="20"/>
                  <w:szCs w:val="20"/>
                </w:rPr>
                <w:lastRenderedPageBreak/>
                <w:t>2</w:t>
              </w:r>
            </w:ins>
          </w:p>
        </w:tc>
        <w:tc>
          <w:tcPr>
            <w:tcW w:w="1710" w:type="dxa"/>
          </w:tcPr>
          <w:p w14:paraId="0BAA3767" w14:textId="5D6CE55F" w:rsidR="00114A44" w:rsidRPr="003D4E68" w:rsidDel="005B7B9E" w:rsidRDefault="340F1B14" w:rsidP="51971737">
            <w:pPr>
              <w:jc w:val="center"/>
              <w:rPr>
                <w:del w:id="43" w:author="Shah Ashay" w:date="2018-04-16T15:53:00Z"/>
                <w:rFonts w:cs="Arial"/>
                <w:sz w:val="20"/>
                <w:szCs w:val="20"/>
              </w:rPr>
            </w:pPr>
            <w:ins w:id="44" w:author="Kiran Madasu" w:date="2021-07-01T14:28:00Z">
              <w:r w:rsidRPr="51971737">
                <w:rPr>
                  <w:rFonts w:cs="Arial"/>
                  <w:sz w:val="20"/>
                  <w:szCs w:val="20"/>
                </w:rPr>
                <w:t>20-June_2021</w:t>
              </w:r>
            </w:ins>
          </w:p>
        </w:tc>
        <w:tc>
          <w:tcPr>
            <w:tcW w:w="2970" w:type="dxa"/>
          </w:tcPr>
          <w:p w14:paraId="0BAA3768" w14:textId="7E5843D0" w:rsidR="00114A44" w:rsidRPr="003D4E68" w:rsidDel="005B7B9E" w:rsidRDefault="4C43E2A2">
            <w:pPr>
              <w:pStyle w:val="Header"/>
              <w:tabs>
                <w:tab w:val="clear" w:pos="4320"/>
                <w:tab w:val="clear" w:pos="8640"/>
              </w:tabs>
              <w:spacing w:line="259" w:lineRule="auto"/>
              <w:rPr>
                <w:del w:id="45" w:author="Shah Ashay" w:date="2018-04-16T15:53:00Z"/>
                <w:szCs w:val="22"/>
              </w:rPr>
              <w:pPrChange w:id="46" w:author="Kiran Madasu" w:date="2021-07-01T14:56:00Z">
                <w:pPr/>
              </w:pPrChange>
            </w:pPr>
            <w:ins w:id="47" w:author="Kiran Madasu" w:date="2021-07-01T14:56:00Z">
              <w:r w:rsidRPr="28D6A77B">
                <w:rPr>
                  <w:rFonts w:cs="Arial"/>
                  <w:sz w:val="20"/>
                  <w:szCs w:val="20"/>
                </w:rPr>
                <w:t>Updated as per Ec12.2</w:t>
              </w:r>
            </w:ins>
          </w:p>
        </w:tc>
        <w:tc>
          <w:tcPr>
            <w:tcW w:w="1170" w:type="dxa"/>
          </w:tcPr>
          <w:p w14:paraId="0BAA3769" w14:textId="56CDF662" w:rsidR="00114A44" w:rsidRPr="003D4E68" w:rsidDel="005B7B9E" w:rsidRDefault="4C43E2A2">
            <w:pPr>
              <w:spacing w:line="259" w:lineRule="auto"/>
              <w:jc w:val="center"/>
              <w:rPr>
                <w:del w:id="48" w:author="Shah Ashay" w:date="2018-04-16T15:53:00Z"/>
                <w:szCs w:val="22"/>
              </w:rPr>
              <w:pPrChange w:id="49" w:author="Kiran Madasu" w:date="2021-07-01T14:56:00Z">
                <w:pPr/>
              </w:pPrChange>
            </w:pPr>
            <w:ins w:id="50" w:author="Kiran Madasu" w:date="2021-07-01T14:56:00Z">
              <w:r w:rsidRPr="28D6A77B">
                <w:rPr>
                  <w:rFonts w:cs="Arial"/>
                  <w:sz w:val="20"/>
                  <w:szCs w:val="20"/>
                </w:rPr>
                <w:t>Tieto</w:t>
              </w:r>
            </w:ins>
          </w:p>
        </w:tc>
        <w:tc>
          <w:tcPr>
            <w:tcW w:w="1170" w:type="dxa"/>
          </w:tcPr>
          <w:p w14:paraId="027A5A19" w14:textId="78C8CF7E" w:rsidR="00114A44" w:rsidRPr="003D4E68" w:rsidDel="005B7B9E" w:rsidRDefault="00114A44" w:rsidP="00114A44">
            <w:pPr>
              <w:jc w:val="center"/>
              <w:rPr>
                <w:del w:id="51" w:author="Shah Ashay" w:date="2018-04-16T15:53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38883292" w14:textId="4ACCFCD9" w:rsidR="00114A44" w:rsidRPr="003D4E68" w:rsidDel="005B7B9E" w:rsidRDefault="00114A44" w:rsidP="00114A44">
            <w:pPr>
              <w:jc w:val="center"/>
              <w:rPr>
                <w:del w:id="52" w:author="Shah Ashay" w:date="2018-04-16T15:53:00Z"/>
                <w:rFonts w:cs="Arial"/>
                <w:sz w:val="20"/>
              </w:rPr>
            </w:pPr>
          </w:p>
        </w:tc>
      </w:tr>
      <w:tr w:rsidR="00114A44" w:rsidRPr="003D4E68" w:rsidDel="005B7B9E" w14:paraId="0BAA376F" w14:textId="281EF191" w:rsidTr="28D6A77B">
        <w:trPr>
          <w:cantSplit/>
          <w:del w:id="53" w:author="Shah Ashay" w:date="2018-04-16T15:53:00Z"/>
        </w:trPr>
        <w:tc>
          <w:tcPr>
            <w:tcW w:w="1165" w:type="dxa"/>
          </w:tcPr>
          <w:p w14:paraId="0BAA376B" w14:textId="4D4E463D" w:rsidR="00114A44" w:rsidRPr="003D4E68" w:rsidDel="005B7B9E" w:rsidRDefault="00114A44" w:rsidP="00114A44">
            <w:pPr>
              <w:jc w:val="center"/>
              <w:rPr>
                <w:del w:id="54" w:author="Shah Ashay" w:date="2018-04-16T15:53:00Z"/>
                <w:rFonts w:cs="Arial"/>
                <w:sz w:val="20"/>
              </w:rPr>
            </w:pPr>
          </w:p>
        </w:tc>
        <w:tc>
          <w:tcPr>
            <w:tcW w:w="1710" w:type="dxa"/>
          </w:tcPr>
          <w:p w14:paraId="0BAA376C" w14:textId="4EE97D15" w:rsidR="00114A44" w:rsidRPr="003D4E68" w:rsidDel="005B7B9E" w:rsidRDefault="00114A44" w:rsidP="00114A44">
            <w:pPr>
              <w:jc w:val="center"/>
              <w:rPr>
                <w:del w:id="55" w:author="Shah Ashay" w:date="2018-04-16T15:53:00Z"/>
                <w:rFonts w:cs="Arial"/>
                <w:sz w:val="20"/>
              </w:rPr>
            </w:pPr>
          </w:p>
        </w:tc>
        <w:tc>
          <w:tcPr>
            <w:tcW w:w="2970" w:type="dxa"/>
          </w:tcPr>
          <w:p w14:paraId="0BAA376D" w14:textId="6E70702F" w:rsidR="00114A44" w:rsidRPr="003D4E68" w:rsidDel="005B7B9E" w:rsidRDefault="00114A44" w:rsidP="00114A44">
            <w:pPr>
              <w:pStyle w:val="Header"/>
              <w:tabs>
                <w:tab w:val="clear" w:pos="4320"/>
                <w:tab w:val="clear" w:pos="8640"/>
              </w:tabs>
              <w:rPr>
                <w:del w:id="56" w:author="Shah Ashay" w:date="2018-04-16T15:53:00Z"/>
                <w:rFonts w:cs="Arial"/>
                <w:sz w:val="20"/>
              </w:rPr>
            </w:pPr>
          </w:p>
        </w:tc>
        <w:tc>
          <w:tcPr>
            <w:tcW w:w="1170" w:type="dxa"/>
          </w:tcPr>
          <w:p w14:paraId="0BAA376E" w14:textId="6A8CA7F1" w:rsidR="00114A44" w:rsidRPr="003D4E68" w:rsidDel="005B7B9E" w:rsidRDefault="00114A44" w:rsidP="00114A44">
            <w:pPr>
              <w:jc w:val="center"/>
              <w:rPr>
                <w:del w:id="57" w:author="Shah Ashay" w:date="2018-04-16T15:53:00Z"/>
                <w:rFonts w:cs="Arial"/>
                <w:sz w:val="20"/>
              </w:rPr>
            </w:pPr>
          </w:p>
        </w:tc>
        <w:tc>
          <w:tcPr>
            <w:tcW w:w="1170" w:type="dxa"/>
          </w:tcPr>
          <w:p w14:paraId="4BC707ED" w14:textId="3113C5E8" w:rsidR="00114A44" w:rsidRPr="003D4E68" w:rsidDel="005B7B9E" w:rsidRDefault="00114A44" w:rsidP="00114A44">
            <w:pPr>
              <w:jc w:val="center"/>
              <w:rPr>
                <w:del w:id="58" w:author="Shah Ashay" w:date="2018-04-16T15:53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5CF39564" w14:textId="5E9C2AB3" w:rsidR="00114A44" w:rsidRPr="003D4E68" w:rsidDel="005B7B9E" w:rsidRDefault="00114A44" w:rsidP="00114A44">
            <w:pPr>
              <w:jc w:val="center"/>
              <w:rPr>
                <w:del w:id="59" w:author="Shah Ashay" w:date="2018-04-16T15:53:00Z"/>
                <w:rFonts w:cs="Arial"/>
                <w:sz w:val="20"/>
              </w:rPr>
            </w:pPr>
          </w:p>
        </w:tc>
      </w:tr>
    </w:tbl>
    <w:p w14:paraId="0BAA3770" w14:textId="77777777" w:rsidR="00AD190F" w:rsidRPr="003D4E68" w:rsidRDefault="00AD190F">
      <w:pPr>
        <w:rPr>
          <w:rFonts w:cs="Arial"/>
        </w:rPr>
        <w:sectPr w:rsidR="00AD190F" w:rsidRPr="003D4E68">
          <w:headerReference w:type="default" r:id="rId12"/>
          <w:footerReference w:type="default" r:id="rId13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3D4E68" w:rsidRDefault="004D61A0">
      <w:pPr>
        <w:jc w:val="center"/>
        <w:rPr>
          <w:rFonts w:cs="Arial"/>
          <w:b/>
          <w:color w:val="3399FF"/>
          <w:sz w:val="28"/>
        </w:rPr>
      </w:pPr>
      <w:r w:rsidRPr="003D4E68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3D4E68" w:rsidRDefault="004D61A0">
      <w:pPr>
        <w:rPr>
          <w:rFonts w:cs="Arial"/>
        </w:rPr>
      </w:pPr>
    </w:p>
    <w:p w14:paraId="5B64EFB8" w14:textId="2F8D41AF" w:rsidR="006E13A2" w:rsidRPr="00CF3396" w:rsidRDefault="00006EC4" w:rsidP="00950C54">
      <w:pPr>
        <w:pStyle w:val="TOC1"/>
      </w:pPr>
      <w:r w:rsidRPr="00CF3396">
        <w:fldChar w:fldCharType="begin"/>
      </w:r>
      <w:r w:rsidR="004D61A0" w:rsidRPr="00CF3396">
        <w:instrText xml:space="preserve"> TOC \o "1-2" \h \z </w:instrText>
      </w:r>
      <w:r w:rsidRPr="00CF3396">
        <w:fldChar w:fldCharType="separate"/>
      </w:r>
      <w:hyperlink w:anchor="_Toc480382879" w:history="1">
        <w:r w:rsidR="006E13A2" w:rsidRPr="003D4E68">
          <w:rPr>
            <w:rStyle w:val="Hyperlink"/>
            <w:rFonts w:ascii="Arial" w:hAnsi="Arial" w:cs="Arial"/>
          </w:rPr>
          <w:t>1.</w:t>
        </w:r>
        <w:r w:rsidR="006E13A2" w:rsidRPr="00CF3396">
          <w:tab/>
        </w:r>
        <w:r w:rsidR="006E13A2" w:rsidRPr="003D4E68">
          <w:rPr>
            <w:rStyle w:val="Hyperlink"/>
            <w:rFonts w:ascii="Arial" w:hAnsi="Arial" w:cs="Arial"/>
          </w:rPr>
          <w:t>Use Case Information</w:t>
        </w:r>
        <w:r w:rsidR="006E13A2" w:rsidRPr="00CF3396">
          <w:rPr>
            <w:webHidden/>
          </w:rPr>
          <w:tab/>
        </w:r>
        <w:r w:rsidR="006E13A2" w:rsidRPr="00CF3396">
          <w:rPr>
            <w:webHidden/>
          </w:rPr>
          <w:fldChar w:fldCharType="begin"/>
        </w:r>
        <w:r w:rsidR="006E13A2" w:rsidRPr="00CF3396">
          <w:rPr>
            <w:webHidden/>
          </w:rPr>
          <w:instrText xml:space="preserve"> PAGEREF _Toc480382879 \h </w:instrText>
        </w:r>
        <w:r w:rsidR="006E13A2" w:rsidRPr="00CF3396">
          <w:rPr>
            <w:webHidden/>
          </w:rPr>
        </w:r>
        <w:r w:rsidR="006E13A2" w:rsidRPr="00CF3396">
          <w:rPr>
            <w:webHidden/>
          </w:rPr>
          <w:fldChar w:fldCharType="separate"/>
        </w:r>
        <w:r w:rsidR="006E13A2" w:rsidRPr="00CF3396">
          <w:rPr>
            <w:webHidden/>
          </w:rPr>
          <w:t>3</w:t>
        </w:r>
        <w:r w:rsidR="006E13A2" w:rsidRPr="00CF3396">
          <w:rPr>
            <w:webHidden/>
          </w:rPr>
          <w:fldChar w:fldCharType="end"/>
        </w:r>
      </w:hyperlink>
    </w:p>
    <w:p w14:paraId="4A4D3D96" w14:textId="50A14B44" w:rsidR="006E13A2" w:rsidRPr="003D4E68" w:rsidRDefault="006E13A2" w:rsidP="00950C54">
      <w:pPr>
        <w:pStyle w:val="TOC1"/>
        <w:rPr>
          <w:rFonts w:ascii="Arial" w:hAnsi="Arial" w:cs="Arial"/>
        </w:rPr>
      </w:pPr>
      <w:hyperlink w:anchor="_Toc480382880" w:history="1">
        <w:r w:rsidRPr="003D4E68">
          <w:rPr>
            <w:rStyle w:val="Hyperlink"/>
            <w:rFonts w:ascii="Arial" w:hAnsi="Arial" w:cs="Arial"/>
          </w:rPr>
          <w:t>2.</w:t>
        </w:r>
        <w:r w:rsidRPr="003D4E68">
          <w:rPr>
            <w:rFonts w:ascii="Arial" w:hAnsi="Arial" w:cs="Arial"/>
          </w:rPr>
          <w:tab/>
        </w:r>
        <w:r w:rsidRPr="003D4E68">
          <w:rPr>
            <w:rStyle w:val="Hyperlink"/>
            <w:rFonts w:ascii="Arial" w:hAnsi="Arial" w:cs="Arial"/>
          </w:rPr>
          <w:t>Primary Flow: CSJ_UC04 Enter Well Test Result</w:t>
        </w:r>
        <w:r w:rsidRPr="003D4E68">
          <w:rPr>
            <w:rFonts w:ascii="Arial" w:hAnsi="Arial" w:cs="Arial"/>
            <w:webHidden/>
          </w:rPr>
          <w:tab/>
        </w:r>
        <w:r w:rsidRPr="00CF3396">
          <w:rPr>
            <w:rFonts w:ascii="Arial" w:hAnsi="Arial" w:cs="Arial"/>
            <w:webHidden/>
          </w:rPr>
          <w:fldChar w:fldCharType="begin"/>
        </w:r>
        <w:r w:rsidRPr="003D4E68">
          <w:rPr>
            <w:rFonts w:ascii="Arial" w:hAnsi="Arial" w:cs="Arial"/>
            <w:webHidden/>
          </w:rPr>
          <w:instrText xml:space="preserve"> PAGEREF _Toc480382880 \h </w:instrText>
        </w:r>
        <w:r w:rsidRPr="00CF3396">
          <w:rPr>
            <w:rFonts w:ascii="Arial" w:hAnsi="Arial" w:cs="Arial"/>
            <w:webHidden/>
          </w:rPr>
        </w:r>
        <w:r w:rsidRPr="00CF3396">
          <w:rPr>
            <w:rFonts w:ascii="Arial" w:hAnsi="Arial" w:cs="Arial"/>
            <w:webHidden/>
          </w:rPr>
          <w:fldChar w:fldCharType="separate"/>
        </w:r>
        <w:r w:rsidRPr="003D4E68">
          <w:rPr>
            <w:rFonts w:ascii="Arial" w:hAnsi="Arial" w:cs="Arial"/>
            <w:webHidden/>
          </w:rPr>
          <w:t>3</w:t>
        </w:r>
        <w:r w:rsidRPr="00CF3396">
          <w:rPr>
            <w:rFonts w:ascii="Arial" w:hAnsi="Arial" w:cs="Arial"/>
            <w:webHidden/>
          </w:rPr>
          <w:fldChar w:fldCharType="end"/>
        </w:r>
      </w:hyperlink>
    </w:p>
    <w:p w14:paraId="104071DF" w14:textId="693E35BA" w:rsidR="006E13A2" w:rsidRPr="00CF3396" w:rsidRDefault="006E13A2" w:rsidP="00950C54">
      <w:pPr>
        <w:pStyle w:val="TOC1"/>
      </w:pPr>
      <w:hyperlink w:anchor="_Toc480382881" w:history="1">
        <w:r w:rsidRPr="003D4E68">
          <w:rPr>
            <w:rStyle w:val="Hyperlink"/>
            <w:rFonts w:ascii="Arial" w:hAnsi="Arial" w:cs="Arial"/>
          </w:rPr>
          <w:t>3.</w:t>
        </w:r>
        <w:r w:rsidRPr="00CF3396">
          <w:tab/>
        </w:r>
        <w:r w:rsidRPr="003D4E68">
          <w:rPr>
            <w:rStyle w:val="Hyperlink"/>
            <w:rFonts w:ascii="Arial" w:hAnsi="Arial" w:cs="Arial"/>
          </w:rPr>
          <w:t>Alternatives</w:t>
        </w:r>
        <w:r w:rsidRPr="00CF3396">
          <w:rPr>
            <w:webHidden/>
          </w:rPr>
          <w:tab/>
        </w:r>
        <w:r w:rsidRPr="00CF3396">
          <w:rPr>
            <w:webHidden/>
          </w:rPr>
          <w:fldChar w:fldCharType="begin"/>
        </w:r>
        <w:r w:rsidRPr="00CF3396">
          <w:rPr>
            <w:webHidden/>
          </w:rPr>
          <w:instrText xml:space="preserve"> PAGEREF _Toc480382881 \h </w:instrText>
        </w:r>
        <w:r w:rsidRPr="00CF3396">
          <w:rPr>
            <w:webHidden/>
          </w:rPr>
        </w:r>
        <w:r w:rsidRPr="00CF3396">
          <w:rPr>
            <w:webHidden/>
          </w:rPr>
          <w:fldChar w:fldCharType="separate"/>
        </w:r>
        <w:r w:rsidRPr="00CF3396">
          <w:rPr>
            <w:webHidden/>
          </w:rPr>
          <w:t>7</w:t>
        </w:r>
        <w:r w:rsidRPr="00CF3396">
          <w:rPr>
            <w:webHidden/>
          </w:rPr>
          <w:fldChar w:fldCharType="end"/>
        </w:r>
      </w:hyperlink>
    </w:p>
    <w:p w14:paraId="135D2B57" w14:textId="1944D5DB" w:rsidR="006E13A2" w:rsidRPr="00CF3396" w:rsidRDefault="005D5A02" w:rsidP="00950C54">
      <w:pPr>
        <w:pStyle w:val="TOC2"/>
        <w:rPr>
          <w:rFonts w:eastAsiaTheme="minorEastAsia" w:cs="Arial"/>
          <w:szCs w:val="22"/>
        </w:rPr>
      </w:pPr>
      <w:r w:rsidRPr="00CF3396">
        <w:fldChar w:fldCharType="begin"/>
      </w:r>
      <w:r w:rsidRPr="00CF3396">
        <w:instrText xml:space="preserve"> HYPERLINK \l "_Toc480382882" </w:instrText>
      </w:r>
      <w:r w:rsidRPr="00CF3396">
        <w:rPr>
          <w:rFonts w:cs="Arial"/>
        </w:rPr>
        <w:fldChar w:fldCharType="separate"/>
      </w:r>
      <w:r w:rsidR="006E13A2" w:rsidRPr="00CF3396">
        <w:rPr>
          <w:rStyle w:val="Hyperlink"/>
          <w:rFonts w:ascii="Arial" w:hAnsi="Arial" w:cs="Arial"/>
          <w:rPrChange w:id="66" w:author="Shah Ashay" w:date="2018-04-16T13:39:00Z">
            <w:rPr>
              <w:rStyle w:val="Hyperlink"/>
              <w:rFonts w:cs="Arial"/>
            </w:rPr>
          </w:rPrChange>
        </w:rPr>
        <w:t>3.1</w:t>
      </w:r>
      <w:r w:rsidR="006E13A2" w:rsidRPr="00CF3396">
        <w:rPr>
          <w:rFonts w:ascii="Arial" w:eastAsiaTheme="minorEastAsia" w:hAnsi="Arial" w:cs="Arial"/>
          <w:szCs w:val="22"/>
          <w:rPrChange w:id="67" w:author="Shah Ashay" w:date="2018-04-16T13:39:00Z">
            <w:rPr>
              <w:rFonts w:eastAsiaTheme="minorEastAsia" w:cs="Arial"/>
              <w:szCs w:val="22"/>
            </w:rPr>
          </w:rPrChange>
        </w:rPr>
        <w:tab/>
      </w:r>
      <w:r w:rsidR="006E13A2" w:rsidRPr="00CF3396">
        <w:rPr>
          <w:rStyle w:val="Hyperlink"/>
          <w:rFonts w:ascii="Arial" w:hAnsi="Arial" w:cs="Arial"/>
          <w:rPrChange w:id="68" w:author="Shah Ashay" w:date="2018-04-16T13:39:00Z">
            <w:rPr>
              <w:rStyle w:val="Hyperlink"/>
              <w:rFonts w:cs="Arial"/>
            </w:rPr>
          </w:rPrChange>
        </w:rPr>
        <w:t>Alternate Flow A1: Modify a Well Test Result</w:t>
      </w:r>
      <w:r w:rsidR="006E13A2" w:rsidRPr="00CF3396">
        <w:rPr>
          <w:rFonts w:cs="Arial"/>
          <w:webHidden/>
        </w:rPr>
        <w:tab/>
      </w:r>
      <w:r w:rsidR="006E13A2" w:rsidRPr="00CF3396">
        <w:rPr>
          <w:rFonts w:cs="Arial"/>
          <w:webHidden/>
        </w:rPr>
        <w:fldChar w:fldCharType="begin"/>
      </w:r>
      <w:r w:rsidR="006E13A2" w:rsidRPr="00CF3396">
        <w:rPr>
          <w:rFonts w:cs="Arial"/>
          <w:webHidden/>
        </w:rPr>
        <w:instrText xml:space="preserve"> PAGEREF _Toc480382882 \h </w:instrText>
      </w:r>
      <w:r w:rsidR="006E13A2" w:rsidRPr="00CF3396">
        <w:rPr>
          <w:rFonts w:cs="Arial"/>
          <w:webHidden/>
        </w:rPr>
      </w:r>
      <w:r w:rsidR="006E13A2" w:rsidRPr="00CF3396">
        <w:rPr>
          <w:rFonts w:cs="Arial"/>
          <w:webHidden/>
        </w:rPr>
        <w:fldChar w:fldCharType="separate"/>
      </w:r>
      <w:r w:rsidR="006E13A2" w:rsidRPr="00CF3396">
        <w:rPr>
          <w:rFonts w:cs="Arial"/>
          <w:webHidden/>
        </w:rPr>
        <w:t>7</w:t>
      </w:r>
      <w:r w:rsidR="006E13A2" w:rsidRPr="00CF3396">
        <w:rPr>
          <w:rFonts w:cs="Arial"/>
          <w:webHidden/>
        </w:rPr>
        <w:fldChar w:fldCharType="end"/>
      </w:r>
      <w:r w:rsidRPr="00CF3396">
        <w:rPr>
          <w:rFonts w:cs="Arial"/>
        </w:rPr>
        <w:fldChar w:fldCharType="end"/>
      </w:r>
    </w:p>
    <w:p w14:paraId="78546C56" w14:textId="6F84157E" w:rsidR="006E13A2" w:rsidRPr="00CF3396" w:rsidRDefault="006E13A2" w:rsidP="00950C54">
      <w:pPr>
        <w:pStyle w:val="TOC1"/>
      </w:pPr>
      <w:hyperlink w:anchor="_Toc480382883" w:history="1">
        <w:r w:rsidRPr="003D4E68">
          <w:rPr>
            <w:rStyle w:val="Hyperlink"/>
            <w:rFonts w:ascii="Arial" w:hAnsi="Arial" w:cs="Arial"/>
          </w:rPr>
          <w:t>4.</w:t>
        </w:r>
        <w:r w:rsidRPr="00CF3396">
          <w:tab/>
        </w:r>
        <w:r w:rsidRPr="003D4E68">
          <w:rPr>
            <w:rStyle w:val="Hyperlink"/>
            <w:rFonts w:ascii="Arial" w:hAnsi="Arial" w:cs="Arial"/>
          </w:rPr>
          <w:t>Exceptions</w:t>
        </w:r>
        <w:r w:rsidRPr="00CF3396">
          <w:rPr>
            <w:webHidden/>
          </w:rPr>
          <w:tab/>
        </w:r>
        <w:r w:rsidRPr="00CF3396">
          <w:rPr>
            <w:webHidden/>
          </w:rPr>
          <w:fldChar w:fldCharType="begin"/>
        </w:r>
        <w:r w:rsidRPr="00CF3396">
          <w:rPr>
            <w:webHidden/>
          </w:rPr>
          <w:instrText xml:space="preserve"> PAGEREF _Toc480382883 \h </w:instrText>
        </w:r>
        <w:r w:rsidRPr="00CF3396">
          <w:rPr>
            <w:webHidden/>
          </w:rPr>
        </w:r>
        <w:r w:rsidRPr="00CF3396">
          <w:rPr>
            <w:webHidden/>
          </w:rPr>
          <w:fldChar w:fldCharType="separate"/>
        </w:r>
        <w:r w:rsidRPr="00CF3396">
          <w:rPr>
            <w:webHidden/>
          </w:rPr>
          <w:t>9</w:t>
        </w:r>
        <w:r w:rsidRPr="00CF3396">
          <w:rPr>
            <w:webHidden/>
          </w:rPr>
          <w:fldChar w:fldCharType="end"/>
        </w:r>
      </w:hyperlink>
    </w:p>
    <w:p w14:paraId="59CD273C" w14:textId="67F68F72" w:rsidR="006E13A2" w:rsidRPr="00CF3396" w:rsidRDefault="007D2754" w:rsidP="00950C54">
      <w:pPr>
        <w:pStyle w:val="TOC2"/>
        <w:rPr>
          <w:rFonts w:eastAsiaTheme="minorEastAsia"/>
          <w:szCs w:val="22"/>
        </w:rPr>
      </w:pPr>
      <w:r w:rsidRPr="00CF3396">
        <w:fldChar w:fldCharType="begin"/>
      </w:r>
      <w:r w:rsidRPr="00CF3396">
        <w:instrText xml:space="preserve"> HYPERLINK \l "_Toc480382884" </w:instrText>
      </w:r>
      <w:r w:rsidRPr="00CF3396">
        <w:fldChar w:fldCharType="separate"/>
      </w:r>
      <w:r w:rsidR="006E13A2" w:rsidRPr="00CF3396">
        <w:rPr>
          <w:rStyle w:val="Hyperlink"/>
          <w:rFonts w:ascii="Arial" w:hAnsi="Arial" w:cs="Arial"/>
          <w:rPrChange w:id="69" w:author="Shah Ashay" w:date="2018-04-16T13:39:00Z">
            <w:rPr>
              <w:rStyle w:val="Hyperlink"/>
              <w:rFonts w:cs="Arial"/>
            </w:rPr>
          </w:rPrChange>
        </w:rPr>
        <w:t>4.1</w:t>
      </w:r>
      <w:r w:rsidR="006E13A2" w:rsidRPr="00CF3396">
        <w:rPr>
          <w:rFonts w:ascii="Arial" w:eastAsiaTheme="minorEastAsia" w:hAnsi="Arial" w:cs="Arial"/>
          <w:szCs w:val="22"/>
          <w:rPrChange w:id="70" w:author="Shah Ashay" w:date="2018-04-16T13:39:00Z">
            <w:rPr>
              <w:rFonts w:eastAsiaTheme="minorEastAsia"/>
              <w:szCs w:val="22"/>
            </w:rPr>
          </w:rPrChange>
        </w:rPr>
        <w:tab/>
      </w:r>
      <w:r w:rsidR="006E13A2" w:rsidRPr="00CF3396">
        <w:rPr>
          <w:rStyle w:val="Hyperlink"/>
          <w:rFonts w:ascii="Arial" w:hAnsi="Arial" w:cs="Arial"/>
          <w:rPrChange w:id="71" w:author="Shah Ashay" w:date="2018-04-16T13:39:00Z">
            <w:rPr>
              <w:rStyle w:val="Hyperlink"/>
              <w:rFonts w:cs="Arial"/>
            </w:rPr>
          </w:rPrChange>
        </w:rPr>
        <w:t>List of Common Issues/Errors</w:t>
      </w:r>
      <w:r w:rsidR="006E13A2" w:rsidRPr="00CF3396">
        <w:rPr>
          <w:webHidden/>
        </w:rPr>
        <w:tab/>
      </w:r>
      <w:r w:rsidR="006E13A2" w:rsidRPr="00CF3396">
        <w:rPr>
          <w:webHidden/>
        </w:rPr>
        <w:fldChar w:fldCharType="begin"/>
      </w:r>
      <w:r w:rsidR="006E13A2" w:rsidRPr="00CF3396">
        <w:rPr>
          <w:webHidden/>
        </w:rPr>
        <w:instrText xml:space="preserve"> PAGEREF _Toc480382884 \h </w:instrText>
      </w:r>
      <w:r w:rsidR="006E13A2" w:rsidRPr="00CF3396">
        <w:rPr>
          <w:webHidden/>
        </w:rPr>
      </w:r>
      <w:r w:rsidR="006E13A2" w:rsidRPr="00CF3396">
        <w:rPr>
          <w:webHidden/>
        </w:rPr>
        <w:fldChar w:fldCharType="separate"/>
      </w:r>
      <w:r w:rsidR="006E13A2" w:rsidRPr="00CF3396">
        <w:rPr>
          <w:webHidden/>
        </w:rPr>
        <w:t>9</w:t>
      </w:r>
      <w:r w:rsidR="006E13A2" w:rsidRPr="00CF3396">
        <w:rPr>
          <w:webHidden/>
        </w:rPr>
        <w:fldChar w:fldCharType="end"/>
      </w:r>
      <w:r w:rsidRPr="00CF3396">
        <w:fldChar w:fldCharType="end"/>
      </w:r>
    </w:p>
    <w:p w14:paraId="0BAA3779" w14:textId="6D3668F2" w:rsidR="00C13BC6" w:rsidRPr="00CF3396" w:rsidRDefault="00006EC4" w:rsidP="00CF3396">
      <w:pPr>
        <w:pStyle w:val="TOC1"/>
        <w:spacing w:before="120"/>
        <w:sectPr w:rsidR="00C13BC6" w:rsidRPr="00CF3396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CF3396">
        <w:fldChar w:fldCharType="end"/>
      </w:r>
    </w:p>
    <w:p w14:paraId="0BAA377A" w14:textId="77777777" w:rsidR="00447470" w:rsidRPr="003D4E68" w:rsidRDefault="00447470" w:rsidP="00447470">
      <w:pPr>
        <w:pStyle w:val="Heading1"/>
      </w:pPr>
      <w:bookmarkStart w:id="72" w:name="_Toc480382879"/>
      <w:r w:rsidRPr="003D4E68">
        <w:lastRenderedPageBreak/>
        <w:t>Use Case Information</w:t>
      </w:r>
      <w:bookmarkEnd w:id="72"/>
    </w:p>
    <w:p w14:paraId="0BAA377B" w14:textId="77777777" w:rsidR="00447470" w:rsidRPr="003D4E68" w:rsidRDefault="00447470" w:rsidP="0044747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73" w:author="Shah Ashay" w:date="2018-04-16T13:41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766"/>
        <w:gridCol w:w="6584"/>
        <w:tblGridChange w:id="74">
          <w:tblGrid>
            <w:gridCol w:w="115"/>
            <w:gridCol w:w="2651"/>
            <w:gridCol w:w="229"/>
            <w:gridCol w:w="6355"/>
            <w:gridCol w:w="125"/>
          </w:tblGrid>
        </w:tblGridChange>
      </w:tblGrid>
      <w:tr w:rsidR="00447470" w:rsidRPr="00CF3396" w14:paraId="0BAA377E" w14:textId="77777777" w:rsidTr="00CF3396">
        <w:trPr>
          <w:cantSplit/>
          <w:trPrChange w:id="75" w:author="Shah Ashay" w:date="2018-04-16T13:41:00Z">
            <w:trPr>
              <w:gridBefore w:val="1"/>
              <w:cantSplit/>
            </w:trPr>
          </w:trPrChange>
        </w:trPr>
        <w:tc>
          <w:tcPr>
            <w:tcW w:w="1479" w:type="pct"/>
            <w:shd w:val="clear" w:color="auto" w:fill="C6D9F1" w:themeFill="text2" w:themeFillTint="33"/>
            <w:tcPrChange w:id="76" w:author="Shah Ashay" w:date="2018-04-16T13:41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7C" w14:textId="77777777" w:rsidR="00447470" w:rsidRPr="00CF3396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CF3396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3521" w:type="pct"/>
            <w:tcPrChange w:id="77" w:author="Shah Ashay" w:date="2018-04-16T13:41:00Z">
              <w:tcPr>
                <w:tcW w:w="6480" w:type="dxa"/>
                <w:gridSpan w:val="2"/>
              </w:tcPr>
            </w:tcPrChange>
          </w:tcPr>
          <w:p w14:paraId="0BAA377D" w14:textId="3A4287B8" w:rsidR="00447470" w:rsidRPr="00CF3396" w:rsidRDefault="00780D79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CF3396">
              <w:rPr>
                <w:rFonts w:cs="Arial"/>
                <w:color w:val="000000" w:themeColor="text1"/>
                <w:sz w:val="20"/>
                <w:szCs w:val="20"/>
              </w:rPr>
              <w:t>EC</w:t>
            </w:r>
            <w:ins w:id="78" w:author="Kiran Madasu" w:date="2021-06-08T10:01:00Z">
              <w:r w:rsidR="00AD69C8">
                <w:rPr>
                  <w:rFonts w:cs="Arial"/>
                  <w:color w:val="000000" w:themeColor="text1"/>
                  <w:sz w:val="20"/>
                  <w:szCs w:val="20"/>
                </w:rPr>
                <w:t xml:space="preserve"> _12_2</w:t>
              </w:r>
            </w:ins>
            <w:del w:id="79" w:author="Kiran Madasu" w:date="2021-06-08T10:01:00Z">
              <w:r w:rsidRPr="00CF3396" w:rsidDel="00AD69C8">
                <w:rPr>
                  <w:rFonts w:cs="Arial"/>
                  <w:color w:val="000000" w:themeColor="text1"/>
                  <w:sz w:val="20"/>
                  <w:szCs w:val="20"/>
                </w:rPr>
                <w:delText>_</w:delText>
              </w:r>
            </w:del>
            <w:del w:id="80" w:author="Batra Yogesh (EXT)" w:date="2018-04-13T16:29:00Z">
              <w:r w:rsidRPr="00CF3396" w:rsidDel="0081292A">
                <w:rPr>
                  <w:rFonts w:cs="Arial"/>
                  <w:color w:val="000000" w:themeColor="text1"/>
                  <w:sz w:val="20"/>
                  <w:szCs w:val="20"/>
                </w:rPr>
                <w:delText>09_3</w:delText>
              </w:r>
            </w:del>
            <w:ins w:id="81" w:author="Batra Yogesh (EXT)" w:date="2018-04-13T16:29:00Z">
              <w:del w:id="82" w:author="Kiran Madasu" w:date="2021-06-08T10:01:00Z">
                <w:r w:rsidR="0081292A" w:rsidRPr="00CF3396" w:rsidDel="00AD69C8">
                  <w:rPr>
                    <w:rFonts w:cs="Arial"/>
                    <w:color w:val="000000" w:themeColor="text1"/>
                    <w:sz w:val="20"/>
                    <w:szCs w:val="20"/>
                  </w:rPr>
                  <w:delText>11_2</w:delText>
                </w:r>
              </w:del>
            </w:ins>
            <w:del w:id="83" w:author="Kiran Madasu" w:date="2021-06-08T10:01:00Z">
              <w:r w:rsidRPr="00CF3396" w:rsidDel="00AD69C8">
                <w:rPr>
                  <w:rFonts w:cs="Arial"/>
                  <w:color w:val="000000" w:themeColor="text1"/>
                  <w:sz w:val="20"/>
                  <w:szCs w:val="20"/>
                </w:rPr>
                <w:delText>_</w:delText>
              </w:r>
            </w:del>
            <w:r w:rsidRPr="00CF3396">
              <w:rPr>
                <w:rFonts w:cs="Arial"/>
                <w:color w:val="000000" w:themeColor="text1"/>
                <w:sz w:val="20"/>
                <w:szCs w:val="20"/>
              </w:rPr>
              <w:t>BKK_UC0</w:t>
            </w:r>
            <w:r w:rsidR="00174189" w:rsidRPr="00CF3396">
              <w:rPr>
                <w:rFonts w:cs="Arial"/>
                <w:color w:val="000000" w:themeColor="text1"/>
                <w:sz w:val="20"/>
                <w:szCs w:val="20"/>
              </w:rPr>
              <w:t>4</w:t>
            </w:r>
            <w:r w:rsidRPr="00CF3396">
              <w:rPr>
                <w:rFonts w:cs="Arial"/>
                <w:color w:val="000000" w:themeColor="text1"/>
                <w:sz w:val="20"/>
                <w:szCs w:val="20"/>
              </w:rPr>
              <w:t>_ Well Test – Single</w:t>
            </w:r>
          </w:p>
        </w:tc>
      </w:tr>
      <w:tr w:rsidR="00447470" w:rsidRPr="00CF3396" w14:paraId="0BAA3781" w14:textId="77777777" w:rsidTr="00CF3396">
        <w:trPr>
          <w:cantSplit/>
          <w:trPrChange w:id="84" w:author="Shah Ashay" w:date="2018-04-16T13:41:00Z">
            <w:trPr>
              <w:gridBefore w:val="1"/>
              <w:cantSplit/>
            </w:trPr>
          </w:trPrChange>
        </w:trPr>
        <w:tc>
          <w:tcPr>
            <w:tcW w:w="1479" w:type="pct"/>
            <w:shd w:val="clear" w:color="auto" w:fill="C6D9F1" w:themeFill="text2" w:themeFillTint="33"/>
            <w:tcPrChange w:id="85" w:author="Shah Ashay" w:date="2018-04-16T13:41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7F" w14:textId="77777777" w:rsidR="00447470" w:rsidRPr="00CF3396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CF3396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3521" w:type="pct"/>
            <w:tcPrChange w:id="86" w:author="Shah Ashay" w:date="2018-04-16T13:41:00Z">
              <w:tcPr>
                <w:tcW w:w="6480" w:type="dxa"/>
                <w:gridSpan w:val="2"/>
              </w:tcPr>
            </w:tcPrChange>
          </w:tcPr>
          <w:p w14:paraId="0BAA3780" w14:textId="1BDA1B90" w:rsidR="00447470" w:rsidRPr="00CF3396" w:rsidRDefault="004B1ADC" w:rsidP="00447470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  <w:r w:rsidRPr="00CF3396">
              <w:rPr>
                <w:rFonts w:cs="Arial"/>
                <w:color w:val="000000" w:themeColor="text1"/>
                <w:sz w:val="20"/>
                <w:szCs w:val="20"/>
              </w:rPr>
              <w:t xml:space="preserve">This BF </w:t>
            </w:r>
            <w:r w:rsidR="00B616FA" w:rsidRPr="00CF3396">
              <w:rPr>
                <w:rFonts w:cs="Arial"/>
                <w:color w:val="000000" w:themeColor="text1"/>
                <w:sz w:val="20"/>
                <w:szCs w:val="20"/>
              </w:rPr>
              <w:t>describes the entry of a well test after well test data readings have been captured by field personnel.</w:t>
            </w:r>
          </w:p>
        </w:tc>
      </w:tr>
      <w:tr w:rsidR="00447470" w:rsidRPr="00CF3396" w14:paraId="0BAA3785" w14:textId="77777777" w:rsidTr="00CF3396">
        <w:trPr>
          <w:cantSplit/>
          <w:trHeight w:val="584"/>
          <w:trPrChange w:id="87" w:author="Shah Ashay" w:date="2018-04-16T13:41:00Z">
            <w:trPr>
              <w:gridBefore w:val="1"/>
              <w:cantSplit/>
              <w:trHeight w:val="881"/>
            </w:trPr>
          </w:trPrChange>
        </w:trPr>
        <w:tc>
          <w:tcPr>
            <w:tcW w:w="1479" w:type="pct"/>
            <w:shd w:val="clear" w:color="auto" w:fill="C6D9F1" w:themeFill="text2" w:themeFillTint="33"/>
            <w:tcPrChange w:id="88" w:author="Shah Ashay" w:date="2018-04-16T13:41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82" w14:textId="77777777" w:rsidR="00447470" w:rsidRPr="00CF3396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CF3396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3521" w:type="pct"/>
            <w:tcPrChange w:id="89" w:author="Shah Ashay" w:date="2018-04-16T13:41:00Z">
              <w:tcPr>
                <w:tcW w:w="6480" w:type="dxa"/>
                <w:gridSpan w:val="2"/>
              </w:tcPr>
            </w:tcPrChange>
          </w:tcPr>
          <w:p w14:paraId="25920132" w14:textId="6B83610C" w:rsidR="00B616FA" w:rsidRPr="00CF3396" w:rsidRDefault="00B616FA" w:rsidP="00B616FA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CF3396">
              <w:rPr>
                <w:rFonts w:cs="Arial"/>
                <w:color w:val="000000" w:themeColor="text1"/>
                <w:sz w:val="20"/>
                <w:szCs w:val="20"/>
              </w:rPr>
              <w:t>Production Well Daily Data 1</w:t>
            </w:r>
          </w:p>
          <w:p w14:paraId="40951F9D" w14:textId="596DFD80" w:rsidR="00B616FA" w:rsidRPr="00CF3396" w:rsidDel="00CF3396" w:rsidRDefault="00B616FA" w:rsidP="00B616FA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del w:id="90" w:author="Shah Ashay" w:date="2018-04-16T13:40:00Z"/>
                <w:rFonts w:cs="Arial"/>
                <w:color w:val="000000" w:themeColor="text1"/>
                <w:sz w:val="20"/>
                <w:szCs w:val="20"/>
              </w:rPr>
            </w:pPr>
            <w:r w:rsidRPr="00CF3396">
              <w:rPr>
                <w:rFonts w:cs="Arial"/>
                <w:color w:val="000000" w:themeColor="text1"/>
                <w:sz w:val="20"/>
                <w:szCs w:val="20"/>
              </w:rPr>
              <w:t xml:space="preserve">Maintain Well </w:t>
            </w:r>
          </w:p>
          <w:p w14:paraId="0BAA3784" w14:textId="5D627792" w:rsidR="00447470" w:rsidRPr="00CF3396" w:rsidRDefault="00447470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  <w:pPrChange w:id="91" w:author="Shah Ashay" w:date="2018-04-16T13:40:00Z">
                <w:pPr>
                  <w:keepNext/>
                  <w:keepLines/>
                </w:pPr>
              </w:pPrChange>
            </w:pPr>
          </w:p>
        </w:tc>
      </w:tr>
      <w:tr w:rsidR="00726BBA" w:rsidRPr="00CF3396" w14:paraId="786CE4E0" w14:textId="77777777" w:rsidTr="00CF3396">
        <w:trPr>
          <w:cantSplit/>
          <w:trHeight w:val="323"/>
          <w:trPrChange w:id="92" w:author="Shah Ashay" w:date="2018-04-16T13:41:00Z">
            <w:trPr>
              <w:gridBefore w:val="1"/>
              <w:cantSplit/>
              <w:trHeight w:val="881"/>
            </w:trPr>
          </w:trPrChange>
        </w:trPr>
        <w:tc>
          <w:tcPr>
            <w:tcW w:w="1479" w:type="pct"/>
            <w:shd w:val="clear" w:color="auto" w:fill="C6D9F1" w:themeFill="text2" w:themeFillTint="33"/>
            <w:tcPrChange w:id="93" w:author="Shah Ashay" w:date="2018-04-16T13:41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44594FF9" w14:textId="0C92EA69" w:rsidR="00726BBA" w:rsidRPr="00CF3396" w:rsidRDefault="00726BB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CF3396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3521" w:type="pct"/>
            <w:tcPrChange w:id="94" w:author="Shah Ashay" w:date="2018-04-16T13:41:00Z">
              <w:tcPr>
                <w:tcW w:w="6480" w:type="dxa"/>
                <w:gridSpan w:val="2"/>
              </w:tcPr>
            </w:tcPrChange>
          </w:tcPr>
          <w:p w14:paraId="315DD97A" w14:textId="51F9993E" w:rsidR="00726BBA" w:rsidRPr="00CF3396" w:rsidRDefault="00261197" w:rsidP="00261197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CF3396">
              <w:rPr>
                <w:rFonts w:cs="Arial"/>
                <w:color w:val="000000" w:themeColor="text1"/>
                <w:sz w:val="20"/>
                <w:szCs w:val="20"/>
              </w:rPr>
              <w:t xml:space="preserve">PRODUCTION TEST RESULT </w:t>
            </w:r>
            <w:r w:rsidR="00FA00E7" w:rsidRPr="00CF3396">
              <w:rPr>
                <w:rFonts w:cs="Arial"/>
                <w:color w:val="000000" w:themeColor="text1"/>
                <w:sz w:val="20"/>
                <w:szCs w:val="20"/>
              </w:rPr>
              <w:t>(</w:t>
            </w:r>
            <w:r w:rsidRPr="00CF3396">
              <w:rPr>
                <w:rFonts w:cs="Arial"/>
                <w:color w:val="000000" w:themeColor="text1"/>
                <w:sz w:val="20"/>
                <w:szCs w:val="20"/>
              </w:rPr>
              <w:t>PT.0010</w:t>
            </w:r>
            <w:r w:rsidR="00FA00E7" w:rsidRPr="00CF3396">
              <w:rPr>
                <w:rFonts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BF338F" w:rsidRPr="00CF3396" w14:paraId="7ECF2E54" w14:textId="77777777" w:rsidTr="00CF3396">
        <w:trPr>
          <w:cantSplit/>
          <w:trHeight w:val="881"/>
          <w:ins w:id="95" w:author="Lopez, Jen" w:date="2017-11-09T11:25:00Z"/>
          <w:trPrChange w:id="96" w:author="Shah Ashay" w:date="2018-04-16T13:41:00Z">
            <w:trPr>
              <w:gridBefore w:val="1"/>
              <w:cantSplit/>
              <w:trHeight w:val="881"/>
            </w:trPr>
          </w:trPrChange>
        </w:trPr>
        <w:tc>
          <w:tcPr>
            <w:tcW w:w="1479" w:type="pct"/>
            <w:shd w:val="clear" w:color="auto" w:fill="C6D9F1" w:themeFill="text2" w:themeFillTint="33"/>
            <w:tcPrChange w:id="97" w:author="Shah Ashay" w:date="2018-04-16T13:41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5D5F6847" w14:textId="77777777" w:rsidR="00BF338F" w:rsidRPr="00CF3396" w:rsidRDefault="00BF338F" w:rsidP="00E4117B">
            <w:pPr>
              <w:pStyle w:val="TableText"/>
              <w:keepNext/>
              <w:keepLines/>
              <w:rPr>
                <w:ins w:id="98" w:author="Lopez, Jen" w:date="2017-11-09T11:25:00Z"/>
                <w:rFonts w:cs="Arial"/>
                <w:b/>
                <w:sz w:val="20"/>
                <w:szCs w:val="20"/>
              </w:rPr>
            </w:pPr>
            <w:ins w:id="99" w:author="Lopez, Jen" w:date="2017-11-09T11:25:00Z">
              <w:r w:rsidRPr="00CF3396">
                <w:rPr>
                  <w:rFonts w:cs="Arial"/>
                  <w:b/>
                  <w:sz w:val="20"/>
                  <w:szCs w:val="20"/>
                </w:rPr>
                <w:t>EC Roles</w:t>
              </w:r>
            </w:ins>
          </w:p>
          <w:p w14:paraId="15131C5F" w14:textId="37E33C17" w:rsidR="00BF338F" w:rsidRPr="00CF3396" w:rsidRDefault="00BF338F" w:rsidP="00E4117B">
            <w:pPr>
              <w:pStyle w:val="TableText"/>
              <w:keepNext/>
              <w:keepLines/>
              <w:rPr>
                <w:ins w:id="100" w:author="Lopez, Jen" w:date="2017-11-09T11:25:00Z"/>
                <w:rFonts w:cs="Arial"/>
                <w:sz w:val="20"/>
                <w:szCs w:val="20"/>
                <w:rPrChange w:id="101" w:author="Shah Ashay" w:date="2018-04-16T13:40:00Z">
                  <w:rPr>
                    <w:ins w:id="102" w:author="Lopez, Jen" w:date="2017-11-09T11:25:00Z"/>
                    <w:rFonts w:cs="Arial"/>
                    <w:b/>
                    <w:sz w:val="20"/>
                    <w:szCs w:val="20"/>
                  </w:rPr>
                </w:rPrChange>
              </w:rPr>
            </w:pPr>
            <w:ins w:id="103" w:author="Lopez, Jen" w:date="2017-11-09T11:25:00Z">
              <w:r w:rsidRPr="00CF3396">
                <w:rPr>
                  <w:rFonts w:cs="Arial"/>
                  <w:sz w:val="18"/>
                  <w:szCs w:val="20"/>
                  <w:rPrChange w:id="104" w:author="Shah Ashay" w:date="2018-04-16T13:40:00Z">
                    <w:rPr>
                      <w:rFonts w:cs="Arial"/>
                      <w:sz w:val="20"/>
                      <w:szCs w:val="20"/>
                    </w:rPr>
                  </w:rPrChange>
                </w:rPr>
                <w:t>(list of EC Roles that may execute Use Case)</w:t>
              </w:r>
            </w:ins>
          </w:p>
        </w:tc>
        <w:tc>
          <w:tcPr>
            <w:tcW w:w="3521" w:type="pct"/>
            <w:tcPrChange w:id="105" w:author="Shah Ashay" w:date="2018-04-16T13:41:00Z">
              <w:tcPr>
                <w:tcW w:w="6480" w:type="dxa"/>
                <w:gridSpan w:val="2"/>
              </w:tcPr>
            </w:tcPrChange>
          </w:tcPr>
          <w:p w14:paraId="193419D1" w14:textId="77777777" w:rsidR="00BF338F" w:rsidRPr="00CF3396" w:rsidRDefault="00BF338F">
            <w:pPr>
              <w:keepNext/>
              <w:keepLines/>
              <w:rPr>
                <w:ins w:id="106" w:author="Lopez, Jen" w:date="2017-11-09T11:25:00Z"/>
                <w:rFonts w:cs="Arial"/>
                <w:color w:val="000000" w:themeColor="text1"/>
                <w:sz w:val="20"/>
                <w:szCs w:val="20"/>
                <w:rPrChange w:id="107" w:author="Shah Ashay" w:date="2018-04-16T13:40:00Z">
                  <w:rPr>
                    <w:ins w:id="108" w:author="Lopez, Jen" w:date="2017-11-09T11:25:00Z"/>
                  </w:rPr>
                </w:rPrChange>
              </w:rPr>
              <w:pPrChange w:id="109" w:author="Shah Ashay" w:date="2018-04-16T13:40:00Z">
                <w:pPr>
                  <w:pStyle w:val="ListParagraph"/>
                  <w:keepNext/>
                  <w:keepLines/>
                  <w:numPr>
                    <w:numId w:val="9"/>
                  </w:numPr>
                  <w:ind w:hanging="360"/>
                </w:pPr>
              </w:pPrChange>
            </w:pPr>
          </w:p>
        </w:tc>
      </w:tr>
      <w:tr w:rsidR="00D17537" w:rsidRPr="00CF3396" w14:paraId="0BAA378E" w14:textId="77777777" w:rsidTr="00CF3396">
        <w:trPr>
          <w:cantSplit/>
          <w:trPrChange w:id="110" w:author="Shah Ashay" w:date="2018-04-16T13:41:00Z">
            <w:trPr>
              <w:gridBefore w:val="1"/>
              <w:cantSplit/>
            </w:trPr>
          </w:trPrChange>
        </w:trPr>
        <w:tc>
          <w:tcPr>
            <w:tcW w:w="1479" w:type="pct"/>
            <w:shd w:val="clear" w:color="auto" w:fill="C6D9F1" w:themeFill="text2" w:themeFillTint="33"/>
            <w:tcPrChange w:id="111" w:author="Shah Ashay" w:date="2018-04-16T13:41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8A" w14:textId="77777777" w:rsidR="00D17537" w:rsidRPr="00CF3396" w:rsidRDefault="00D17537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CF3396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3521" w:type="pct"/>
            <w:tcPrChange w:id="112" w:author="Shah Ashay" w:date="2018-04-16T13:41:00Z">
              <w:tcPr>
                <w:tcW w:w="6480" w:type="dxa"/>
                <w:gridSpan w:val="2"/>
              </w:tcPr>
            </w:tcPrChange>
          </w:tcPr>
          <w:p w14:paraId="0BAA378D" w14:textId="128A13E9" w:rsidR="00BF2F96" w:rsidRPr="00CF3396" w:rsidRDefault="00B616FA" w:rsidP="00B616FA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CF3396">
              <w:rPr>
                <w:rFonts w:cs="Arial"/>
                <w:color w:val="000000" w:themeColor="text1"/>
                <w:sz w:val="20"/>
                <w:szCs w:val="20"/>
              </w:rPr>
              <w:t>Well Active Status should be OPEN</w:t>
            </w:r>
          </w:p>
        </w:tc>
      </w:tr>
      <w:tr w:rsidR="00447470" w:rsidRPr="00CF3396" w14:paraId="0BAA3791" w14:textId="77777777" w:rsidTr="00CF3396">
        <w:trPr>
          <w:cantSplit/>
          <w:trPrChange w:id="113" w:author="Shah Ashay" w:date="2018-04-16T13:41:00Z">
            <w:trPr>
              <w:gridBefore w:val="1"/>
              <w:cantSplit/>
            </w:trPr>
          </w:trPrChange>
        </w:trPr>
        <w:tc>
          <w:tcPr>
            <w:tcW w:w="1479" w:type="pct"/>
            <w:shd w:val="clear" w:color="auto" w:fill="C6D9F1" w:themeFill="text2" w:themeFillTint="33"/>
            <w:tcPrChange w:id="114" w:author="Shah Ashay" w:date="2018-04-16T13:41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8F" w14:textId="77777777" w:rsidR="00447470" w:rsidRPr="00CF3396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CF3396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3521" w:type="pct"/>
            <w:tcPrChange w:id="115" w:author="Shah Ashay" w:date="2018-04-16T13:41:00Z">
              <w:tcPr>
                <w:tcW w:w="6480" w:type="dxa"/>
                <w:gridSpan w:val="2"/>
              </w:tcPr>
            </w:tcPrChange>
          </w:tcPr>
          <w:p w14:paraId="0BAA3790" w14:textId="77777777" w:rsidR="00447470" w:rsidRPr="00CF3396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1570E71E" w14:textId="77777777" w:rsidR="00552566" w:rsidRPr="003D4E68" w:rsidRDefault="00552566" w:rsidP="00552566">
      <w:pPr>
        <w:rPr>
          <w:ins w:id="116" w:author="Batra Yogesh (EXT)" w:date="2018-04-02T17:24:00Z"/>
          <w:rFonts w:cs="Arial"/>
          <w:bCs/>
          <w:color w:val="000000"/>
          <w:szCs w:val="22"/>
          <w:rPrChange w:id="117" w:author="Batra Yogesh (EXT)" w:date="2018-04-13T12:16:00Z">
            <w:rPr>
              <w:ins w:id="118" w:author="Batra Yogesh (EXT)" w:date="2018-04-02T17:24:00Z"/>
              <w:rFonts w:ascii="Calibri Light" w:hAnsi="Calibri Light" w:cs="Calibri Light"/>
              <w:bCs/>
              <w:color w:val="000000"/>
              <w:szCs w:val="22"/>
            </w:rPr>
          </w:rPrChange>
        </w:rPr>
      </w:pPr>
      <w:bookmarkStart w:id="119" w:name="_Toc471971371"/>
    </w:p>
    <w:p w14:paraId="1A0DC302" w14:textId="771FAEC5" w:rsidR="00552566" w:rsidRPr="003D4E68" w:rsidRDefault="00552566" w:rsidP="00552566">
      <w:pPr>
        <w:rPr>
          <w:ins w:id="120" w:author="Batra Yogesh (EXT)" w:date="2018-04-02T17:24:00Z"/>
          <w:rFonts w:cs="Arial"/>
          <w:b/>
          <w:bCs/>
          <w:sz w:val="20"/>
          <w:szCs w:val="20"/>
          <w:rPrChange w:id="121" w:author="Batra Yogesh (EXT)" w:date="2018-04-13T12:16:00Z">
            <w:rPr>
              <w:ins w:id="122" w:author="Batra Yogesh (EXT)" w:date="2018-04-02T17:24:00Z"/>
              <w:rFonts w:cs="Arial"/>
              <w:b/>
              <w:bCs/>
              <w:sz w:val="24"/>
              <w:szCs w:val="32"/>
            </w:rPr>
          </w:rPrChange>
        </w:rPr>
      </w:pPr>
      <w:ins w:id="123" w:author="Batra Yogesh (EXT)" w:date="2018-04-02T17:24:00Z">
        <w:r w:rsidRPr="003D4E68">
          <w:rPr>
            <w:rFonts w:cs="Arial"/>
            <w:bCs/>
            <w:color w:val="000000"/>
            <w:sz w:val="20"/>
            <w:szCs w:val="20"/>
            <w:rPrChange w:id="124" w:author="Batra Yogesh (EXT)" w:date="2018-04-13T12:16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 xml:space="preserve">Note: </w:t>
        </w:r>
      </w:ins>
      <w:ins w:id="125" w:author="Shah Ashay" w:date="2018-04-16T13:41:00Z">
        <w:r w:rsidR="00CF3396">
          <w:rPr>
            <w:rFonts w:cs="Arial"/>
            <w:bCs/>
            <w:color w:val="000000"/>
            <w:sz w:val="20"/>
            <w:szCs w:val="20"/>
          </w:rPr>
          <w:t>T</w:t>
        </w:r>
      </w:ins>
      <w:ins w:id="126" w:author="Batra Yogesh (EXT)" w:date="2018-04-02T17:24:00Z">
        <w:del w:id="127" w:author="Shah Ashay" w:date="2018-04-16T13:41:00Z">
          <w:r w:rsidRPr="003D4E68" w:rsidDel="00CF3396">
            <w:rPr>
              <w:rFonts w:cs="Arial"/>
              <w:bCs/>
              <w:color w:val="000000"/>
              <w:sz w:val="20"/>
              <w:szCs w:val="20"/>
              <w:rPrChange w:id="128" w:author="Batra Yogesh (EXT)" w:date="2018-04-13T12:16:00Z">
                <w:rPr>
                  <w:rFonts w:ascii="Calibri Light" w:hAnsi="Calibri Light" w:cs="Calibri Light"/>
                  <w:bCs/>
                  <w:color w:val="000000"/>
                  <w:szCs w:val="22"/>
                </w:rPr>
              </w:rPrChange>
            </w:rPr>
            <w:delText>t</w:delText>
          </w:r>
        </w:del>
        <w:r w:rsidRPr="003D4E68">
          <w:rPr>
            <w:rFonts w:cs="Arial"/>
            <w:bCs/>
            <w:color w:val="000000"/>
            <w:sz w:val="20"/>
            <w:szCs w:val="20"/>
            <w:rPrChange w:id="129" w:author="Batra Yogesh (EXT)" w:date="2018-04-13T12:16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>he toolbar on EC11</w:t>
        </w:r>
      </w:ins>
      <w:ins w:id="130" w:author="Batra Yogesh (EXT)" w:date="2018-04-13T12:16:00Z">
        <w:r w:rsidR="003D4E68" w:rsidRPr="003D4E68">
          <w:rPr>
            <w:rFonts w:cs="Arial"/>
            <w:bCs/>
            <w:color w:val="000000"/>
            <w:sz w:val="20"/>
            <w:szCs w:val="20"/>
            <w:rPrChange w:id="131" w:author="Batra Yogesh (EXT)" w:date="2018-04-13T12:16:00Z">
              <w:rPr>
                <w:rFonts w:cs="Arial"/>
                <w:bCs/>
                <w:color w:val="000000"/>
                <w:szCs w:val="22"/>
              </w:rPr>
            </w:rPrChange>
          </w:rPr>
          <w:t>.2</w:t>
        </w:r>
      </w:ins>
      <w:ins w:id="132" w:author="Batra Yogesh (EXT)" w:date="2018-04-02T17:24:00Z">
        <w:r w:rsidRPr="003D4E68">
          <w:rPr>
            <w:rFonts w:cs="Arial"/>
            <w:bCs/>
            <w:color w:val="000000"/>
            <w:sz w:val="20"/>
            <w:szCs w:val="20"/>
            <w:rPrChange w:id="133" w:author="Batra Yogesh (EXT)" w:date="2018-04-13T12:16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 xml:space="preserve"> has changed. Refer to the image below for different buttons</w:t>
        </w:r>
      </w:ins>
    </w:p>
    <w:p w14:paraId="1CFEF673" w14:textId="77777777" w:rsidR="00552566" w:rsidRPr="003D4E68" w:rsidRDefault="00552566" w:rsidP="00552566">
      <w:pPr>
        <w:rPr>
          <w:ins w:id="134" w:author="Batra Yogesh (EXT)" w:date="2018-04-02T17:24:00Z"/>
          <w:rFonts w:cs="Arial"/>
          <w:b/>
          <w:bCs/>
          <w:sz w:val="24"/>
          <w:szCs w:val="32"/>
        </w:rPr>
      </w:pPr>
    </w:p>
    <w:p w14:paraId="7C4161A1" w14:textId="77777777" w:rsidR="00552566" w:rsidRPr="003D4E68" w:rsidRDefault="00552566" w:rsidP="00552566">
      <w:pPr>
        <w:rPr>
          <w:ins w:id="135" w:author="Batra Yogesh (EXT)" w:date="2018-04-02T17:24:00Z"/>
          <w:rFonts w:cs="Arial"/>
          <w:b/>
          <w:bCs/>
          <w:sz w:val="24"/>
          <w:szCs w:val="32"/>
        </w:rPr>
      </w:pPr>
      <w:ins w:id="136" w:author="Batra Yogesh (EXT)" w:date="2018-04-02T17:24:00Z">
        <w:r>
          <w:rPr>
            <w:noProof/>
          </w:rPr>
          <w:drawing>
            <wp:inline distT="0" distB="0" distL="0" distR="0" wp14:anchorId="02C9022E" wp14:editId="1B5F64E4">
              <wp:extent cx="5105050" cy="1144752"/>
              <wp:effectExtent l="19050" t="19050" r="19685" b="17780"/>
              <wp:docPr id="2" name="Picture 2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050" cy="11447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CD8072C" w14:textId="77777777" w:rsidR="00552566" w:rsidRPr="003D4E68" w:rsidRDefault="00552566">
      <w:pPr>
        <w:rPr>
          <w:ins w:id="137" w:author="Batra Yogesh (EXT)" w:date="2018-04-02T17:24:00Z"/>
        </w:rPr>
        <w:pPrChange w:id="138" w:author="Batra Yogesh (EXT)" w:date="2018-04-02T17:24:00Z">
          <w:pPr>
            <w:pStyle w:val="Heading1"/>
          </w:pPr>
        </w:pPrChange>
      </w:pPr>
    </w:p>
    <w:p w14:paraId="238648D7" w14:textId="77777777" w:rsidR="00D70306" w:rsidRPr="003D4E68" w:rsidRDefault="00D70306" w:rsidP="00D70306">
      <w:pPr>
        <w:pStyle w:val="Heading1"/>
      </w:pPr>
      <w:commentRangeStart w:id="139"/>
      <w:r w:rsidRPr="003D4E68">
        <w:t>Actors</w:t>
      </w:r>
      <w:bookmarkEnd w:id="119"/>
    </w:p>
    <w:p w14:paraId="71A536CB" w14:textId="78D41D45" w:rsidR="00D70306" w:rsidRPr="003D4E68" w:rsidRDefault="00D70306" w:rsidP="00D70306">
      <w:pPr>
        <w:pStyle w:val="Heading2"/>
        <w:numPr>
          <w:ilvl w:val="0"/>
          <w:numId w:val="0"/>
        </w:numPr>
        <w:ind w:left="576" w:hanging="576"/>
        <w:rPr>
          <w:color w:val="000000" w:themeColor="text1"/>
          <w:sz w:val="24"/>
          <w:szCs w:val="24"/>
        </w:rPr>
      </w:pPr>
      <w:bookmarkStart w:id="140" w:name="_Toc471971372"/>
      <w:r w:rsidRPr="003D4E68">
        <w:rPr>
          <w:color w:val="000000" w:themeColor="text1"/>
          <w:sz w:val="24"/>
          <w:szCs w:val="24"/>
        </w:rPr>
        <w:t>Primary Actor</w:t>
      </w:r>
      <w:bookmarkEnd w:id="140"/>
    </w:p>
    <w:p w14:paraId="6A341004" w14:textId="43C65E27" w:rsidR="00D70306" w:rsidRPr="003D4E68" w:rsidRDefault="00D70306" w:rsidP="00D70306">
      <w:pPr>
        <w:pStyle w:val="Heading3"/>
        <w:numPr>
          <w:ilvl w:val="0"/>
          <w:numId w:val="21"/>
        </w:numPr>
        <w:rPr>
          <w:bCs/>
          <w:color w:val="000000" w:themeColor="text1"/>
        </w:rPr>
      </w:pPr>
      <w:r w:rsidRPr="003D4E68">
        <w:rPr>
          <w:bCs/>
          <w:color w:val="000000" w:themeColor="text1"/>
        </w:rPr>
        <w:t>Production Operator, Production Lead Operator</w:t>
      </w:r>
    </w:p>
    <w:p w14:paraId="6A575679" w14:textId="59CB0B81" w:rsidR="00D70306" w:rsidRPr="003D4E68" w:rsidRDefault="00D70306" w:rsidP="00D70306">
      <w:pPr>
        <w:pStyle w:val="Heading2"/>
        <w:numPr>
          <w:ilvl w:val="0"/>
          <w:numId w:val="0"/>
        </w:numPr>
        <w:ind w:left="576" w:hanging="576"/>
        <w:rPr>
          <w:color w:val="000000" w:themeColor="text1"/>
          <w:sz w:val="24"/>
          <w:szCs w:val="24"/>
        </w:rPr>
      </w:pPr>
      <w:bookmarkStart w:id="141" w:name="_Toc471971373"/>
      <w:r w:rsidRPr="003D4E68">
        <w:rPr>
          <w:color w:val="000000" w:themeColor="text1"/>
          <w:sz w:val="24"/>
          <w:szCs w:val="24"/>
        </w:rPr>
        <w:t>Secondary Actors</w:t>
      </w:r>
      <w:bookmarkEnd w:id="141"/>
    </w:p>
    <w:p w14:paraId="339D44D0" w14:textId="24E320F1" w:rsidR="00D70306" w:rsidRPr="003D4E68" w:rsidRDefault="00D70306" w:rsidP="00D70306">
      <w:pPr>
        <w:pStyle w:val="Heading3"/>
        <w:numPr>
          <w:ilvl w:val="0"/>
          <w:numId w:val="20"/>
        </w:numPr>
        <w:rPr>
          <w:color w:val="000000" w:themeColor="text1"/>
        </w:rPr>
      </w:pPr>
      <w:bookmarkStart w:id="142" w:name="_Toc491072970"/>
      <w:bookmarkStart w:id="143" w:name="_Toc526578483"/>
      <w:r w:rsidRPr="003D4E68">
        <w:rPr>
          <w:color w:val="000000" w:themeColor="text1"/>
        </w:rPr>
        <w:t>Asset Technologist</w:t>
      </w:r>
      <w:commentRangeEnd w:id="139"/>
      <w:r w:rsidR="00BF338F" w:rsidRPr="003D4E68">
        <w:rPr>
          <w:rStyle w:val="CommentReference"/>
          <w:color w:val="000000" w:themeColor="text1"/>
          <w:sz w:val="20"/>
          <w:szCs w:val="26"/>
        </w:rPr>
        <w:commentReference w:id="139"/>
      </w:r>
    </w:p>
    <w:p w14:paraId="3365A5C5" w14:textId="77777777" w:rsidR="00D70306" w:rsidRPr="003D4E68" w:rsidRDefault="00D70306" w:rsidP="00D70306">
      <w:pPr>
        <w:rPr>
          <w:rFonts w:cs="Arial"/>
          <w:rPrChange w:id="144" w:author="Batra Yogesh (EXT)" w:date="2018-04-13T12:16:00Z">
            <w:rPr>
              <w:rFonts w:asciiTheme="minorHAnsi" w:hAnsiTheme="minorHAnsi"/>
            </w:rPr>
          </w:rPrChange>
        </w:rPr>
      </w:pPr>
    </w:p>
    <w:p w14:paraId="5D9557F9" w14:textId="77777777" w:rsidR="00D70306" w:rsidRPr="003D4E68" w:rsidRDefault="00D70306" w:rsidP="00D70306">
      <w:pPr>
        <w:pStyle w:val="Heading1"/>
        <w:rPr>
          <w:i/>
        </w:rPr>
      </w:pPr>
      <w:bookmarkStart w:id="145" w:name="_Toc471971374"/>
      <w:bookmarkEnd w:id="142"/>
      <w:bookmarkEnd w:id="143"/>
      <w:r w:rsidRPr="003D4E68">
        <w:t>Pre-Conditions</w:t>
      </w:r>
      <w:bookmarkEnd w:id="145"/>
      <w:r w:rsidRPr="003D4E68">
        <w:t xml:space="preserve"> </w:t>
      </w:r>
    </w:p>
    <w:p w14:paraId="455CCA64" w14:textId="5782DD96" w:rsidR="00D70306" w:rsidRPr="003D4E68" w:rsidRDefault="00D70306" w:rsidP="00D70306">
      <w:pPr>
        <w:pStyle w:val="Heading3"/>
        <w:numPr>
          <w:ilvl w:val="0"/>
          <w:numId w:val="20"/>
        </w:numPr>
        <w:rPr>
          <w:color w:val="000000" w:themeColor="text1"/>
        </w:rPr>
      </w:pPr>
      <w:bookmarkStart w:id="146" w:name="_Toc471971375"/>
      <w:r w:rsidRPr="003D4E68">
        <w:rPr>
          <w:color w:val="000000" w:themeColor="text1"/>
        </w:rPr>
        <w:t xml:space="preserve">Well test data of </w:t>
      </w:r>
      <w:del w:id="147" w:author="Batra Yogesh (EXT)" w:date="2018-04-04T17:03:00Z">
        <w:r w:rsidRPr="003D4E68" w:rsidDel="003B2EA0">
          <w:rPr>
            <w:color w:val="000000" w:themeColor="text1"/>
          </w:rPr>
          <w:delText>coventinal</w:delText>
        </w:r>
      </w:del>
      <w:ins w:id="148" w:author="Batra Yogesh (EXT)" w:date="2018-04-04T17:03:00Z">
        <w:r w:rsidR="003B2EA0" w:rsidRPr="003D4E68">
          <w:rPr>
            <w:color w:val="000000" w:themeColor="text1"/>
          </w:rPr>
          <w:t>conventional</w:t>
        </w:r>
      </w:ins>
      <w:r w:rsidRPr="003D4E68">
        <w:rPr>
          <w:color w:val="000000" w:themeColor="text1"/>
        </w:rPr>
        <w:t xml:space="preserve"> platform or </w:t>
      </w:r>
      <w:del w:id="149" w:author="Batra Yogesh (EXT)" w:date="2018-04-04T17:03:00Z">
        <w:r w:rsidRPr="003D4E68" w:rsidDel="003B2EA0">
          <w:rPr>
            <w:color w:val="000000" w:themeColor="text1"/>
          </w:rPr>
          <w:delText>allocatation</w:delText>
        </w:r>
      </w:del>
      <w:ins w:id="150" w:author="Batra Yogesh (EXT)" w:date="2018-04-04T17:03:00Z">
        <w:r w:rsidR="003B2EA0" w:rsidRPr="003D4E68">
          <w:rPr>
            <w:color w:val="000000" w:themeColor="text1"/>
          </w:rPr>
          <w:t>allocation</w:t>
        </w:r>
      </w:ins>
      <w:r w:rsidRPr="003D4E68">
        <w:rPr>
          <w:color w:val="000000" w:themeColor="text1"/>
        </w:rPr>
        <w:t xml:space="preserve"> well test type have been captured manually by </w:t>
      </w:r>
      <w:bookmarkEnd w:id="146"/>
      <w:r w:rsidRPr="003D4E68">
        <w:rPr>
          <w:color w:val="000000" w:themeColor="text1"/>
        </w:rPr>
        <w:t>Production Operator or Lead Operator</w:t>
      </w:r>
    </w:p>
    <w:p w14:paraId="45B86718" w14:textId="6B7DA3A4" w:rsidR="00D70306" w:rsidRPr="003D4E68" w:rsidRDefault="00D70306" w:rsidP="00D70306">
      <w:pPr>
        <w:pStyle w:val="Heading3"/>
        <w:numPr>
          <w:ilvl w:val="0"/>
          <w:numId w:val="20"/>
        </w:numPr>
        <w:rPr>
          <w:color w:val="000000" w:themeColor="text1"/>
        </w:rPr>
      </w:pPr>
      <w:r w:rsidRPr="003D4E68">
        <w:rPr>
          <w:color w:val="000000" w:themeColor="text1"/>
        </w:rPr>
        <w:t>Production lead operator is responsible for daily well test data QA/QC and accept/reject well test and include well test in allocation, Asset Technologist also responsible for monthly or weekly well test QA/AC and revise well test and accept/reject well test according to PE’s platform (facility class 1) review.</w:t>
      </w:r>
    </w:p>
    <w:p w14:paraId="4DFBB700" w14:textId="446D5C8E" w:rsidR="00D70306" w:rsidRPr="003D4E68" w:rsidRDefault="00D70306" w:rsidP="00D70306">
      <w:pPr>
        <w:pStyle w:val="Heading3"/>
        <w:numPr>
          <w:ilvl w:val="0"/>
          <w:numId w:val="20"/>
        </w:numPr>
      </w:pPr>
      <w:r w:rsidRPr="003D4E68">
        <w:rPr>
          <w:color w:val="000000" w:themeColor="text1"/>
        </w:rPr>
        <w:t>ECIS must automatically transfer data to EC for only ECIS tag mapping available</w:t>
      </w:r>
    </w:p>
    <w:p w14:paraId="13CD3D7D" w14:textId="3E0E94AE" w:rsidR="00D70306" w:rsidRPr="003D4E68" w:rsidRDefault="00D70306" w:rsidP="00D70306">
      <w:pPr>
        <w:pStyle w:val="Heading3"/>
        <w:numPr>
          <w:ilvl w:val="0"/>
          <w:numId w:val="20"/>
        </w:numPr>
        <w:rPr>
          <w:color w:val="000000" w:themeColor="text1"/>
        </w:rPr>
      </w:pPr>
      <w:bookmarkStart w:id="151" w:name="_Toc471971376"/>
      <w:r w:rsidRPr="003D4E68">
        <w:rPr>
          <w:color w:val="000000" w:themeColor="text1"/>
        </w:rPr>
        <w:t>The proper access level granted to the user to enter well test data on a well</w:t>
      </w:r>
      <w:bookmarkEnd w:id="151"/>
      <w:r w:rsidRPr="003D4E68">
        <w:rPr>
          <w:color w:val="000000" w:themeColor="text1"/>
        </w:rPr>
        <w:t xml:space="preserve"> </w:t>
      </w:r>
    </w:p>
    <w:p w14:paraId="43BCB21C" w14:textId="6482FF3D" w:rsidR="00D70306" w:rsidRPr="003D4E68" w:rsidRDefault="00D70306" w:rsidP="00D70306">
      <w:pPr>
        <w:pStyle w:val="Heading3"/>
        <w:numPr>
          <w:ilvl w:val="0"/>
          <w:numId w:val="20"/>
        </w:numPr>
        <w:rPr>
          <w:color w:val="000000" w:themeColor="text1"/>
        </w:rPr>
      </w:pPr>
      <w:bookmarkStart w:id="152" w:name="_Toc471971377"/>
      <w:r w:rsidRPr="003D4E68">
        <w:rPr>
          <w:color w:val="000000" w:themeColor="text1"/>
        </w:rPr>
        <w:t>Logged into EC</w:t>
      </w:r>
      <w:bookmarkEnd w:id="152"/>
    </w:p>
    <w:p w14:paraId="3909C3E0" w14:textId="691D1868" w:rsidR="00D70306" w:rsidRPr="003D4E68" w:rsidRDefault="00D70306" w:rsidP="00D70306">
      <w:pPr>
        <w:pStyle w:val="Heading3"/>
        <w:numPr>
          <w:ilvl w:val="0"/>
          <w:numId w:val="20"/>
        </w:numPr>
        <w:rPr>
          <w:color w:val="000000" w:themeColor="text1"/>
        </w:rPr>
      </w:pPr>
      <w:bookmarkStart w:id="153" w:name="_Toc471971378"/>
      <w:r w:rsidRPr="003D4E68">
        <w:rPr>
          <w:color w:val="000000" w:themeColor="text1"/>
        </w:rPr>
        <w:t>Navigate to the proper well</w:t>
      </w:r>
      <w:bookmarkEnd w:id="153"/>
    </w:p>
    <w:p w14:paraId="0BAA3792" w14:textId="77777777" w:rsidR="00447470" w:rsidRPr="003D4E68" w:rsidRDefault="00447470" w:rsidP="00447470">
      <w:pPr>
        <w:rPr>
          <w:rFonts w:cs="Arial"/>
        </w:rPr>
      </w:pPr>
    </w:p>
    <w:p w14:paraId="0BAA3793" w14:textId="77777777" w:rsidR="00D17537" w:rsidRPr="003D4E68" w:rsidRDefault="00D17537">
      <w:pPr>
        <w:rPr>
          <w:rFonts w:cs="Arial"/>
          <w:b/>
          <w:bCs/>
          <w:sz w:val="24"/>
          <w:szCs w:val="32"/>
        </w:rPr>
      </w:pPr>
      <w:bookmarkStart w:id="154" w:name="_Toc536253722"/>
      <w:bookmarkStart w:id="155" w:name="_Toc536258288"/>
    </w:p>
    <w:p w14:paraId="0BAA3794" w14:textId="6CCDE659" w:rsidR="004D61A0" w:rsidRPr="003D4E68" w:rsidRDefault="004D61A0" w:rsidP="005D1403">
      <w:pPr>
        <w:pStyle w:val="Heading1"/>
      </w:pPr>
      <w:bookmarkStart w:id="156" w:name="_Toc480382880"/>
      <w:r w:rsidRPr="003D4E68">
        <w:t xml:space="preserve">Primary </w:t>
      </w:r>
      <w:bookmarkEnd w:id="154"/>
      <w:bookmarkEnd w:id="155"/>
      <w:r w:rsidR="00BF2F96" w:rsidRPr="003D4E68">
        <w:t>Flow</w:t>
      </w:r>
      <w:r w:rsidR="0033669C" w:rsidRPr="003D4E68">
        <w:t xml:space="preserve">: </w:t>
      </w:r>
      <w:r w:rsidR="00261197" w:rsidRPr="003D4E68">
        <w:t>Well Test</w:t>
      </w:r>
      <w:bookmarkEnd w:id="156"/>
      <w:r w:rsidR="00780D79" w:rsidRPr="003D4E68">
        <w:t xml:space="preserve"> – </w:t>
      </w:r>
      <w:del w:id="157" w:author="Batra Yogesh (EXT)" w:date="2018-04-04T17:04:00Z">
        <w:r w:rsidR="00780D79" w:rsidRPr="003D4E68" w:rsidDel="003B2EA0">
          <w:delText>Signle</w:delText>
        </w:r>
      </w:del>
      <w:ins w:id="158" w:author="Batra Yogesh (EXT)" w:date="2018-04-04T17:04:00Z">
        <w:r w:rsidR="003B2EA0" w:rsidRPr="003D4E68">
          <w:t>Single</w:t>
        </w:r>
      </w:ins>
    </w:p>
    <w:p w14:paraId="0BAA3795" w14:textId="7595959F" w:rsidR="00EF4239" w:rsidRPr="003D4E68" w:rsidRDefault="004D61A0" w:rsidP="00D17537">
      <w:pPr>
        <w:rPr>
          <w:rFonts w:cs="Arial"/>
        </w:rPr>
      </w:pPr>
      <w:r w:rsidRPr="003D4E68">
        <w:rPr>
          <w:rFonts w:cs="Arial"/>
        </w:rPr>
        <w:t xml:space="preserve">Trigger: </w:t>
      </w:r>
      <w:r w:rsidR="00570D43" w:rsidRPr="003D4E68">
        <w:rPr>
          <w:rFonts w:cs="Arial"/>
        </w:rPr>
        <w:t xml:space="preserve"> </w:t>
      </w:r>
      <w:r w:rsidR="00521BAD" w:rsidRPr="003D4E68">
        <w:rPr>
          <w:rFonts w:cs="Arial"/>
        </w:rPr>
        <w:t>User enter</w:t>
      </w:r>
      <w:r w:rsidR="001D4A11" w:rsidRPr="003D4E68">
        <w:rPr>
          <w:rFonts w:cs="Arial"/>
        </w:rPr>
        <w:t xml:space="preserve"> </w:t>
      </w:r>
      <w:r w:rsidR="00261197" w:rsidRPr="003D4E68">
        <w:rPr>
          <w:rFonts w:cs="Arial"/>
        </w:rPr>
        <w:t>a well test result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59" w:author="Batra Yogesh (EXT)" w:date="2018-04-13T12:17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160">
          <w:tblGrid>
            <w:gridCol w:w="115"/>
            <w:gridCol w:w="360"/>
            <w:gridCol w:w="215"/>
            <w:gridCol w:w="145"/>
            <w:gridCol w:w="360"/>
            <w:gridCol w:w="360"/>
            <w:gridCol w:w="2761"/>
            <w:gridCol w:w="2158"/>
            <w:gridCol w:w="2876"/>
          </w:tblGrid>
        </w:tblGridChange>
      </w:tblGrid>
      <w:tr w:rsidR="009D7887" w:rsidRPr="003D4E68" w14:paraId="0BAA379A" w14:textId="77777777" w:rsidTr="28D6A77B">
        <w:trPr>
          <w:tblHeader/>
          <w:trPrChange w:id="161" w:author="Batra Yogesh (EXT)" w:date="2018-04-13T12:17:00Z">
            <w:trPr>
              <w:gridBefore w:val="1"/>
              <w:gridAfter w:val="0"/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62" w:author="Batra Yogesh (EXT)" w:date="2018-04-13T12:17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796" w14:textId="77777777" w:rsidR="00EE1F15" w:rsidRPr="003D4E68" w:rsidRDefault="00EE1F15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3D4E68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63" w:author="Batra Yogesh (EXT)" w:date="2018-04-13T12:17:00Z">
              <w:tcPr>
                <w:tcW w:w="3630" w:type="dxa"/>
                <w:gridSpan w:val="2"/>
                <w:shd w:val="clear" w:color="auto" w:fill="3399FF"/>
              </w:tcPr>
            </w:tcPrChange>
          </w:tcPr>
          <w:p w14:paraId="0BAA3797" w14:textId="77777777" w:rsidR="00EE1F15" w:rsidRPr="003D4E68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3D4E68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164" w:author="Batra Yogesh (EXT)" w:date="2018-04-13T12:17:00Z">
              <w:tcPr>
                <w:tcW w:w="2160" w:type="dxa"/>
                <w:shd w:val="clear" w:color="auto" w:fill="3399FF"/>
              </w:tcPr>
            </w:tcPrChange>
          </w:tcPr>
          <w:p w14:paraId="0BAA3798" w14:textId="77777777" w:rsidR="00EE1F15" w:rsidRPr="003D4E68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3D4E68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165" w:author="Batra Yogesh (EXT)" w:date="2018-04-13T12:17:00Z">
              <w:tcPr>
                <w:tcW w:w="2880" w:type="dxa"/>
                <w:shd w:val="clear" w:color="auto" w:fill="3399FF"/>
              </w:tcPr>
            </w:tcPrChange>
          </w:tcPr>
          <w:p w14:paraId="0BAA3799" w14:textId="079CFEA5" w:rsidR="00EE1F15" w:rsidRPr="003D4E68" w:rsidRDefault="00E71304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3D4E68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EE1F15" w:rsidRPr="003D4E68" w14:paraId="0BAA37A2" w14:textId="77777777" w:rsidTr="28D6A77B">
        <w:trPr>
          <w:trPrChange w:id="166" w:author="Batra Yogesh (EXT)" w:date="2018-04-13T12:17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167" w:author="Batra Yogesh (EXT)" w:date="2018-04-13T12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9B" w14:textId="77777777" w:rsidR="00EE1F15" w:rsidRPr="003D4E68" w:rsidRDefault="00EE1F15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168" w:author="Batra Yogesh (EXT)" w:date="2018-04-13T12:17:00Z">
              <w:tcPr>
                <w:tcW w:w="3630" w:type="dxa"/>
                <w:gridSpan w:val="2"/>
              </w:tcPr>
            </w:tcPrChange>
          </w:tcPr>
          <w:p w14:paraId="0BAA379C" w14:textId="397F356D" w:rsidR="00CF5E42" w:rsidRPr="003D4E68" w:rsidRDefault="00276FE3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commentRangeStart w:id="169"/>
            <w:r w:rsidR="00261197"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Well Test - </w:t>
            </w:r>
            <w:ins w:id="170" w:author="Divvya Dharshini" w:date="2026-08-10T12:55:00Z" w16du:dateUtc="2026-08-10T04:55:00Z">
              <w:r w:rsidR="00A749F1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t>Single</w:t>
              </w:r>
            </w:ins>
            <w:del w:id="171" w:author="Divvya Dharshini" w:date="2026-08-10T12:55:00Z" w16du:dateUtc="2026-08-10T04:55:00Z">
              <w:r w:rsidR="00261197" w:rsidRPr="003D4E68" w:rsidDel="00A749F1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>Result</w:delText>
              </w:r>
            </w:del>
            <w:r w:rsidR="009F362E"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C6253C" w:rsidRPr="003D4E68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creen</w:t>
            </w:r>
          </w:p>
          <w:p w14:paraId="0BAA379D" w14:textId="27C782EE" w:rsidR="00EE1F15" w:rsidRPr="003D4E68" w:rsidRDefault="00D34D90" w:rsidP="009F362E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EC Production</w:t>
            </w:r>
            <w:r w:rsidR="00CF5E42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F5E42" w:rsidRPr="003D4E68">
              <w:rPr>
                <w:rFonts w:ascii="Wingdings" w:eastAsia="Wingdings" w:hAnsi="Wingdings" w:cs="Wingdings"/>
                <w:color w:val="000000" w:themeColor="text1"/>
                <w:sz w:val="20"/>
                <w:szCs w:val="20"/>
              </w:rPr>
              <w:t>à</w:t>
            </w:r>
            <w:r w:rsidR="00CF5E42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del w:id="172" w:author="Prakash Atul (Ext)" w:date="2018-03-27T21:10:00Z">
              <w:r w:rsidR="00261197" w:rsidRPr="003D4E68" w:rsidDel="00C41F03">
                <w:rPr>
                  <w:rFonts w:cs="Arial"/>
                  <w:color w:val="000000" w:themeColor="text1"/>
                  <w:sz w:val="20"/>
                  <w:szCs w:val="20"/>
                </w:rPr>
                <w:delText>Well Data</w:delText>
              </w:r>
            </w:del>
            <w:ins w:id="173" w:author="Prakash Atul (Ext)" w:date="2018-03-27T21:10:00Z">
              <w:r w:rsidR="00C41F03" w:rsidRPr="003D4E68">
                <w:rPr>
                  <w:rFonts w:cs="Arial"/>
                  <w:color w:val="000000" w:themeColor="text1"/>
                  <w:sz w:val="20"/>
                  <w:szCs w:val="20"/>
                </w:rPr>
                <w:t>Production Testing</w:t>
              </w:r>
            </w:ins>
            <w:r w:rsidR="00CF5E42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F5E42" w:rsidRPr="003D4E68">
              <w:rPr>
                <w:rFonts w:ascii="Wingdings" w:eastAsia="Wingdings" w:hAnsi="Wingdings" w:cs="Wingdings"/>
                <w:color w:val="000000" w:themeColor="text1"/>
                <w:sz w:val="20"/>
                <w:szCs w:val="20"/>
              </w:rPr>
              <w:t>à</w:t>
            </w:r>
            <w:r w:rsidR="00CF5E42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261197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Well Test </w:t>
            </w:r>
            <w:r w:rsidR="00BA1342" w:rsidRPr="003D4E68">
              <w:rPr>
                <w:rFonts w:cs="Arial"/>
                <w:color w:val="000000" w:themeColor="text1"/>
                <w:sz w:val="20"/>
                <w:szCs w:val="20"/>
              </w:rPr>
              <w:t>–</w:t>
            </w:r>
            <w:r w:rsidR="00261197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BA1342" w:rsidRPr="003D4E68">
              <w:rPr>
                <w:rFonts w:cs="Arial"/>
                <w:color w:val="000000" w:themeColor="text1"/>
                <w:sz w:val="20"/>
                <w:szCs w:val="20"/>
              </w:rPr>
              <w:t>Single</w:t>
            </w:r>
            <w:commentRangeEnd w:id="169"/>
            <w:r w:rsidR="00BF338F" w:rsidRPr="003D4E68">
              <w:rPr>
                <w:rStyle w:val="CommentReference"/>
                <w:rFonts w:cs="Arial"/>
                <w:i/>
                <w:color w:val="000000" w:themeColor="text1"/>
                <w:sz w:val="20"/>
                <w:szCs w:val="20"/>
              </w:rPr>
              <w:commentReference w:id="169"/>
            </w:r>
          </w:p>
        </w:tc>
        <w:tc>
          <w:tcPr>
            <w:tcW w:w="1154" w:type="pct"/>
            <w:tcPrChange w:id="174" w:author="Batra Yogesh (EXT)" w:date="2018-04-13T12:17:00Z">
              <w:tcPr>
                <w:tcW w:w="2160" w:type="dxa"/>
              </w:tcPr>
            </w:tcPrChange>
          </w:tcPr>
          <w:p w14:paraId="6234444E" w14:textId="77777777" w:rsidR="00485022" w:rsidRPr="003D4E68" w:rsidRDefault="00485022" w:rsidP="0048502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0A2D53FC" w14:textId="77777777" w:rsidR="00485022" w:rsidRPr="0081292A" w:rsidRDefault="00485022" w:rsidP="00485022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81292A">
              <w:rPr>
                <w:rFonts w:cs="Arial"/>
                <w:b/>
                <w:sz w:val="20"/>
                <w:szCs w:val="20"/>
              </w:rPr>
              <w:t>From Date</w:t>
            </w:r>
            <w:r w:rsidRPr="0081292A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07FB9064" w14:textId="76761273" w:rsidR="00485022" w:rsidRPr="005B7B9E" w:rsidRDefault="00485022" w:rsidP="00485022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CF3396">
              <w:rPr>
                <w:rFonts w:cs="Arial"/>
                <w:b/>
                <w:sz w:val="20"/>
                <w:szCs w:val="20"/>
              </w:rPr>
              <w:t>To Date</w:t>
            </w:r>
            <w:r w:rsidRPr="00CF3396">
              <w:rPr>
                <w:rFonts w:cs="Arial"/>
                <w:sz w:val="20"/>
                <w:szCs w:val="20"/>
              </w:rPr>
              <w:t xml:space="preserve"> is </w:t>
            </w:r>
            <w:del w:id="175" w:author="Prakash Atul (Ext)" w:date="2018-03-27T21:10:00Z">
              <w:r w:rsidRPr="00CF3396" w:rsidDel="00C41F03">
                <w:rPr>
                  <w:rFonts w:cs="Arial"/>
                  <w:sz w:val="20"/>
                  <w:szCs w:val="20"/>
                </w:rPr>
                <w:delText>today</w:delText>
              </w:r>
            </w:del>
            <w:ins w:id="176" w:author="Prakash Atul (Ext)" w:date="2018-03-27T21:10:00Z">
              <w:r w:rsidR="00C41F03" w:rsidRPr="00CF3396">
                <w:rPr>
                  <w:rFonts w:cs="Arial"/>
                  <w:sz w:val="20"/>
                  <w:szCs w:val="20"/>
                </w:rPr>
                <w:t>Yesterday</w:t>
              </w:r>
            </w:ins>
            <w:r w:rsidRPr="00CF3396">
              <w:rPr>
                <w:rFonts w:cs="Arial"/>
                <w:sz w:val="20"/>
                <w:szCs w:val="20"/>
              </w:rPr>
              <w:t>’s date</w:t>
            </w:r>
          </w:p>
          <w:p w14:paraId="58DEF563" w14:textId="1A505409" w:rsidR="00485022" w:rsidRPr="00AD69C8" w:rsidRDefault="00485022" w:rsidP="00485022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AD69C8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7C78C57B" w14:textId="282780CD" w:rsidR="00485022" w:rsidRPr="00A749F1" w:rsidRDefault="00485022" w:rsidP="00485022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A749F1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403CFCD0" w14:textId="20CEE7BD" w:rsidR="00485022" w:rsidRPr="00A749F1" w:rsidRDefault="00485022" w:rsidP="00485022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A749F1">
              <w:rPr>
                <w:rFonts w:cs="Arial"/>
                <w:b/>
                <w:sz w:val="20"/>
                <w:szCs w:val="20"/>
              </w:rPr>
              <w:t>Area</w:t>
            </w:r>
          </w:p>
          <w:p w14:paraId="4B4F3667" w14:textId="7522B9A3" w:rsidR="00261197" w:rsidRPr="00A749F1" w:rsidDel="00CB2EBB" w:rsidRDefault="00485022" w:rsidP="00261197">
            <w:pPr>
              <w:pStyle w:val="NoSpacing"/>
              <w:numPr>
                <w:ilvl w:val="0"/>
                <w:numId w:val="3"/>
              </w:numPr>
              <w:rPr>
                <w:del w:id="177" w:author="Batra Yogesh (EXT)" w:date="2018-04-06T13:04:00Z"/>
                <w:rFonts w:cs="Arial"/>
                <w:sz w:val="20"/>
                <w:szCs w:val="20"/>
              </w:rPr>
            </w:pPr>
            <w:del w:id="178" w:author="Batra Yogesh (EXT)" w:date="2018-04-06T13:04:00Z">
              <w:r w:rsidRPr="00A749F1" w:rsidDel="00CB2EBB">
                <w:rPr>
                  <w:rFonts w:cs="Arial"/>
                  <w:b/>
                  <w:sz w:val="20"/>
                  <w:szCs w:val="20"/>
                </w:rPr>
                <w:delText>Sub Area</w:delText>
              </w:r>
            </w:del>
          </w:p>
          <w:p w14:paraId="53B24669" w14:textId="4174A743" w:rsidR="006E13A2" w:rsidRPr="00A749F1" w:rsidDel="00CB2EBB" w:rsidRDefault="00261197" w:rsidP="006E13A2">
            <w:pPr>
              <w:pStyle w:val="NoSpacing"/>
              <w:numPr>
                <w:ilvl w:val="0"/>
                <w:numId w:val="3"/>
              </w:numPr>
              <w:rPr>
                <w:del w:id="179" w:author="Batra Yogesh (EXT)" w:date="2018-04-06T13:04:00Z"/>
                <w:rFonts w:cs="Arial"/>
                <w:sz w:val="20"/>
                <w:szCs w:val="20"/>
              </w:rPr>
            </w:pPr>
            <w:del w:id="180" w:author="Batra Yogesh (EXT)" w:date="2018-04-06T13:04:00Z">
              <w:r w:rsidRPr="00A749F1" w:rsidDel="00CB2EBB">
                <w:rPr>
                  <w:rFonts w:cs="Arial"/>
                  <w:b/>
                  <w:sz w:val="20"/>
                  <w:szCs w:val="20"/>
                </w:rPr>
                <w:delText>Facility Class 2</w:delText>
              </w:r>
              <w:r w:rsidR="006E13A2" w:rsidRPr="00A749F1" w:rsidDel="00CB2EBB">
                <w:rPr>
                  <w:rFonts w:cs="Arial"/>
                  <w:sz w:val="20"/>
                  <w:szCs w:val="20"/>
                </w:rPr>
                <w:delText xml:space="preserve"> </w:delText>
              </w:r>
            </w:del>
          </w:p>
          <w:p w14:paraId="5F5031A6" w14:textId="726708AD" w:rsidR="006E13A2" w:rsidRPr="003D4E68" w:rsidDel="00CB2EBB" w:rsidRDefault="00780D79" w:rsidP="006E13A2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ins w:id="181" w:author="Prakash Atul (Ext)" w:date="2018-03-27T21:10:00Z"/>
                <w:del w:id="182" w:author="Batra Yogesh (EXT)" w:date="2018-04-06T13:04:00Z"/>
                <w:rFonts w:cs="Arial"/>
                <w:color w:val="000000" w:themeColor="text1"/>
                <w:sz w:val="20"/>
                <w:szCs w:val="20"/>
                <w:rPrChange w:id="183" w:author="Batra Yogesh (EXT)" w:date="2018-04-13T12:16:00Z">
                  <w:rPr>
                    <w:ins w:id="184" w:author="Prakash Atul (Ext)" w:date="2018-03-27T21:10:00Z"/>
                    <w:del w:id="185" w:author="Batra Yogesh (EXT)" w:date="2018-04-06T13:04:00Z"/>
                    <w:b/>
                    <w:sz w:val="20"/>
                    <w:szCs w:val="20"/>
                  </w:rPr>
                </w:rPrChange>
              </w:rPr>
            </w:pPr>
            <w:del w:id="186" w:author="Batra Yogesh (EXT)" w:date="2018-04-06T13:04:00Z">
              <w:r w:rsidRPr="00A749F1" w:rsidDel="00CB2EBB">
                <w:rPr>
                  <w:rFonts w:cs="Arial"/>
                  <w:b/>
                  <w:sz w:val="20"/>
                  <w:szCs w:val="20"/>
                </w:rPr>
                <w:delText>Facility Class 1</w:delText>
              </w:r>
            </w:del>
          </w:p>
          <w:p w14:paraId="663A80BD" w14:textId="622CFDE6" w:rsidR="00C41F03" w:rsidRPr="003D4E68" w:rsidDel="00CB2EBB" w:rsidRDefault="00C41F03" w:rsidP="006E13A2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ins w:id="187" w:author="Prakash Atul (Ext)" w:date="2018-03-27T21:11:00Z"/>
                <w:del w:id="188" w:author="Batra Yogesh (EXT)" w:date="2018-04-06T13:04:00Z"/>
                <w:rFonts w:cs="Arial"/>
                <w:color w:val="000000" w:themeColor="text1"/>
                <w:sz w:val="20"/>
                <w:szCs w:val="20"/>
                <w:rPrChange w:id="189" w:author="Batra Yogesh (EXT)" w:date="2018-04-13T12:16:00Z">
                  <w:rPr>
                    <w:ins w:id="190" w:author="Prakash Atul (Ext)" w:date="2018-03-27T21:11:00Z"/>
                    <w:del w:id="191" w:author="Batra Yogesh (EXT)" w:date="2018-04-06T13:04:00Z"/>
                    <w:b/>
                    <w:sz w:val="20"/>
                    <w:szCs w:val="20"/>
                  </w:rPr>
                </w:rPrChange>
              </w:rPr>
            </w:pPr>
            <w:ins w:id="192" w:author="Prakash Atul (Ext)" w:date="2018-03-27T21:10:00Z">
              <w:del w:id="193" w:author="Batra Yogesh (EXT)" w:date="2018-04-06T13:04:00Z">
                <w:r w:rsidRPr="003D4E68" w:rsidDel="00CB2EBB">
                  <w:rPr>
                    <w:rFonts w:cs="Arial"/>
                    <w:b/>
                    <w:sz w:val="20"/>
                    <w:szCs w:val="20"/>
                  </w:rPr>
                  <w:delText>Well</w:delText>
                </w:r>
              </w:del>
            </w:ins>
            <w:ins w:id="194" w:author="Prakash Atul (Ext)" w:date="2018-03-27T21:11:00Z">
              <w:del w:id="195" w:author="Batra Yogesh (EXT)" w:date="2018-04-06T13:04:00Z">
                <w:r w:rsidRPr="003D4E68" w:rsidDel="00CB2EBB">
                  <w:rPr>
                    <w:rFonts w:cs="Arial"/>
                    <w:b/>
                    <w:sz w:val="20"/>
                    <w:szCs w:val="20"/>
                  </w:rPr>
                  <w:delText xml:space="preserve"> (Optional)</w:delText>
                </w:r>
              </w:del>
            </w:ins>
          </w:p>
          <w:p w14:paraId="0BAA37A0" w14:textId="731554FE" w:rsidR="00C41F03" w:rsidRPr="003D4E68" w:rsidRDefault="00C41F03" w:rsidP="006E13A2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ins w:id="196" w:author="Prakash Atul (Ext)" w:date="2018-03-27T21:11:00Z">
              <w:del w:id="197" w:author="Batra Yogesh (EXT)" w:date="2018-04-06T13:04:00Z">
                <w:r w:rsidRPr="003D4E68" w:rsidDel="00CB2EBB">
                  <w:rPr>
                    <w:rFonts w:cs="Arial"/>
                    <w:b/>
                    <w:sz w:val="20"/>
                    <w:szCs w:val="20"/>
                  </w:rPr>
                  <w:delText>Status (Optional)</w:delText>
                </w:r>
              </w:del>
            </w:ins>
          </w:p>
        </w:tc>
        <w:tc>
          <w:tcPr>
            <w:tcW w:w="1538" w:type="pct"/>
            <w:tcPrChange w:id="198" w:author="Batra Yogesh (EXT)" w:date="2018-04-13T12:17:00Z">
              <w:tcPr>
                <w:tcW w:w="2880" w:type="dxa"/>
              </w:tcPr>
            </w:tcPrChange>
          </w:tcPr>
          <w:p w14:paraId="0BAA37A1" w14:textId="53E0117A" w:rsidR="00485022" w:rsidRPr="003D4E68" w:rsidRDefault="00485022" w:rsidP="00D135F7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1C567B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7572F5" w:rsidRPr="001C567B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="007572F5" w:rsidRPr="001C567B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are populated according to the navigation role defined for each user</w:t>
            </w:r>
          </w:p>
        </w:tc>
      </w:tr>
      <w:tr w:rsidR="00D97E9C" w:rsidRPr="003D4E68" w14:paraId="74083D62" w14:textId="77777777" w:rsidTr="28D6A77B">
        <w:trPr>
          <w:trPrChange w:id="199" w:author="Batra Yogesh (EXT)" w:date="2018-04-13T12:17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00" w:author="Batra Yogesh (EXT)" w:date="2018-04-13T12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6A922974" w14:textId="77777777" w:rsidR="00D97E9C" w:rsidRPr="003D4E68" w:rsidRDefault="00D97E9C" w:rsidP="00D97E9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01" w:author="Batra Yogesh (EXT)" w:date="2018-04-13T12:17:00Z">
              <w:tcPr>
                <w:tcW w:w="3630" w:type="dxa"/>
                <w:gridSpan w:val="2"/>
              </w:tcPr>
            </w:tcPrChange>
          </w:tcPr>
          <w:p w14:paraId="044D28B4" w14:textId="532C92AA" w:rsidR="00D97E9C" w:rsidRPr="003D4E68" w:rsidRDefault="00D97E9C" w:rsidP="00D97E9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Select a </w:t>
            </w:r>
            <w:r w:rsidRPr="0081292A">
              <w:rPr>
                <w:rFonts w:cs="Arial"/>
                <w:b/>
                <w:sz w:val="20"/>
                <w:szCs w:val="20"/>
              </w:rPr>
              <w:t>From Date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and </w:t>
            </w:r>
            <w:r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>To Date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in the navigation menu that will include the date of the test being entered.</w:t>
            </w:r>
          </w:p>
        </w:tc>
        <w:tc>
          <w:tcPr>
            <w:tcW w:w="1154" w:type="pct"/>
            <w:tcPrChange w:id="202" w:author="Batra Yogesh (EXT)" w:date="2018-04-13T12:17:00Z">
              <w:tcPr>
                <w:tcW w:w="2160" w:type="dxa"/>
              </w:tcPr>
            </w:tcPrChange>
          </w:tcPr>
          <w:p w14:paraId="1F1F218A" w14:textId="700352BB" w:rsidR="00D97E9C" w:rsidRPr="003D4E68" w:rsidRDefault="00D97E9C" w:rsidP="00D97E9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Date is populated.</w:t>
            </w:r>
          </w:p>
        </w:tc>
        <w:tc>
          <w:tcPr>
            <w:tcW w:w="1538" w:type="pct"/>
            <w:tcPrChange w:id="203" w:author="Batra Yogesh (EXT)" w:date="2018-04-13T12:17:00Z">
              <w:tcPr>
                <w:tcW w:w="2880" w:type="dxa"/>
              </w:tcPr>
            </w:tcPrChange>
          </w:tcPr>
          <w:p w14:paraId="08565BB1" w14:textId="77777777" w:rsidR="00D97E9C" w:rsidRPr="003D4E68" w:rsidRDefault="00D97E9C" w:rsidP="00D97E9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D97E9C" w:rsidRPr="003D4E68" w14:paraId="0BAA37B4" w14:textId="77777777" w:rsidTr="28D6A77B">
        <w:trPr>
          <w:trPrChange w:id="204" w:author="Batra Yogesh (EXT)" w:date="2018-04-13T12:17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05" w:author="Batra Yogesh (EXT)" w:date="2018-04-13T12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A8" w14:textId="77777777" w:rsidR="00D97E9C" w:rsidRPr="003D4E68" w:rsidRDefault="00D97E9C" w:rsidP="00D97E9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06" w:author="Batra Yogesh (EXT)" w:date="2018-04-13T12:17:00Z">
              <w:tcPr>
                <w:tcW w:w="3630" w:type="dxa"/>
                <w:gridSpan w:val="2"/>
              </w:tcPr>
            </w:tcPrChange>
          </w:tcPr>
          <w:p w14:paraId="0BAA37A9" w14:textId="26EEB53D" w:rsidR="00D97E9C" w:rsidRPr="003D4E68" w:rsidRDefault="00D97E9C" w:rsidP="00D97E9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Well Test - </w:t>
            </w:r>
            <w:del w:id="207" w:author="Divvya Dharshini" w:date="2026-08-10T12:56:00Z" w16du:dateUtc="2026-08-10T04:56:00Z">
              <w:r w:rsidRPr="003D4E68" w:rsidDel="00BF56F9">
                <w:rPr>
                  <w:rFonts w:cs="Arial"/>
                  <w:color w:val="000000" w:themeColor="text1"/>
                  <w:sz w:val="20"/>
                  <w:szCs w:val="20"/>
                </w:rPr>
                <w:delText>Result</w:delText>
              </w:r>
            </w:del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ins w:id="208" w:author="Divvya Dharshini" w:date="2026-08-10T12:56:00Z" w16du:dateUtc="2026-08-10T04:56:00Z">
              <w:r w:rsidR="00BF56F9">
                <w:rPr>
                  <w:rFonts w:cs="Arial"/>
                  <w:color w:val="000000" w:themeColor="text1"/>
                  <w:sz w:val="20"/>
                  <w:szCs w:val="20"/>
                </w:rPr>
                <w:t xml:space="preserve">Single </w:t>
              </w:r>
            </w:ins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screen using the drop down menus and click </w:t>
            </w:r>
            <w:r w:rsidRPr="003D4E68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1190B49E" w14:textId="77777777" w:rsidR="00D97E9C" w:rsidRPr="0081292A" w:rsidRDefault="00D97E9C" w:rsidP="00D97E9C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81292A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776DBFB3" w14:textId="77777777" w:rsidR="00D97E9C" w:rsidRPr="0081292A" w:rsidRDefault="00D97E9C" w:rsidP="00D97E9C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81292A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48603FF8" w14:textId="77777777" w:rsidR="00D97E9C" w:rsidRPr="00CF3396" w:rsidRDefault="00D97E9C" w:rsidP="00D97E9C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CF3396">
              <w:rPr>
                <w:rFonts w:cs="Arial"/>
                <w:b/>
                <w:sz w:val="20"/>
                <w:szCs w:val="20"/>
              </w:rPr>
              <w:t>Area</w:t>
            </w:r>
          </w:p>
          <w:p w14:paraId="2F82F65F" w14:textId="77777777" w:rsidR="00D97E9C" w:rsidRPr="003D4E68" w:rsidRDefault="00D97E9C" w:rsidP="00D97E9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CF3396">
              <w:rPr>
                <w:rFonts w:cs="Arial"/>
                <w:b/>
                <w:sz w:val="20"/>
                <w:szCs w:val="20"/>
              </w:rPr>
              <w:t>Sub Area</w:t>
            </w:r>
          </w:p>
          <w:p w14:paraId="186EC30B" w14:textId="77777777" w:rsidR="00D97E9C" w:rsidRPr="003D4E68" w:rsidRDefault="00D97E9C" w:rsidP="00D97E9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2</w:t>
            </w:r>
          </w:p>
          <w:p w14:paraId="46929D0C" w14:textId="77777777" w:rsidR="00D97E9C" w:rsidRPr="003D4E68" w:rsidRDefault="00780D79" w:rsidP="00D97E9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1</w:t>
            </w:r>
          </w:p>
          <w:p w14:paraId="3F7B73E3" w14:textId="6CBF2F33" w:rsidR="004C55A0" w:rsidRPr="003D4E68" w:rsidRDefault="004C55A0" w:rsidP="00D97E9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>Well (Optional)</w:t>
            </w:r>
          </w:p>
          <w:p w14:paraId="0BAA37AF" w14:textId="37BA4518" w:rsidR="004C55A0" w:rsidRPr="003D4E68" w:rsidRDefault="004C55A0" w:rsidP="00D97E9C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>Status (Optional)</w:t>
            </w:r>
          </w:p>
        </w:tc>
        <w:tc>
          <w:tcPr>
            <w:tcW w:w="1154" w:type="pct"/>
            <w:tcPrChange w:id="209" w:author="Batra Yogesh (EXT)" w:date="2018-04-13T12:17:00Z">
              <w:tcPr>
                <w:tcW w:w="2160" w:type="dxa"/>
              </w:tcPr>
            </w:tcPrChange>
          </w:tcPr>
          <w:p w14:paraId="0BAA37B0" w14:textId="7658DA48" w:rsidR="00D97E9C" w:rsidRPr="003D4E68" w:rsidRDefault="00D97E9C" w:rsidP="00D97E9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If there are any records for that date, they will be listed in the Data Window.</w:t>
            </w:r>
          </w:p>
          <w:p w14:paraId="0BAA37B1" w14:textId="77777777" w:rsidR="00D97E9C" w:rsidRPr="003D4E68" w:rsidRDefault="00D97E9C" w:rsidP="00D97E9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4A4AC41D" w14:textId="77777777" w:rsidR="00D97E9C" w:rsidRPr="003D4E68" w:rsidRDefault="00D97E9C" w:rsidP="00D97E9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7E373AF1" w14:textId="77777777" w:rsidR="00721D40" w:rsidRPr="003D4E68" w:rsidRDefault="00721D40" w:rsidP="00D97E9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7013F4F3" w14:textId="6C46E792" w:rsidR="00721D40" w:rsidRPr="003D4E68" w:rsidRDefault="00721D40" w:rsidP="00D97E9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commentRangeStart w:id="210"/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Oil Rate Column will be </w:t>
            </w:r>
            <w:ins w:id="211" w:author="Shah Ashay" w:date="2018-04-16T13:44:00Z">
              <w:r w:rsidR="00CF3396">
                <w:rPr>
                  <w:rFonts w:cs="Arial"/>
                  <w:color w:val="000000" w:themeColor="text1"/>
                  <w:sz w:val="20"/>
                  <w:szCs w:val="20"/>
                </w:rPr>
                <w:t>non</w:t>
              </w:r>
            </w:ins>
            <w:del w:id="212" w:author="Shah Ashay" w:date="2018-04-16T13:44:00Z">
              <w:r w:rsidRPr="003D4E68" w:rsidDel="00CF3396">
                <w:rPr>
                  <w:rFonts w:cs="Arial"/>
                  <w:color w:val="000000" w:themeColor="text1"/>
                  <w:sz w:val="20"/>
                  <w:szCs w:val="20"/>
                </w:rPr>
                <w:delText>un</w:delText>
              </w:r>
            </w:del>
            <w:ins w:id="213" w:author="Shah Ashay" w:date="2018-04-16T13:44:00Z">
              <w:r w:rsidR="00CF3396">
                <w:rPr>
                  <w:rFonts w:cs="Arial"/>
                  <w:color w:val="000000" w:themeColor="text1"/>
                  <w:sz w:val="20"/>
                  <w:szCs w:val="20"/>
                </w:rPr>
                <w:t>-</w:t>
              </w:r>
            </w:ins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editable for GP well type, and Condyu Rate Column will be </w:t>
            </w:r>
            <w:ins w:id="214" w:author="Shah Ashay" w:date="2018-04-16T13:44:00Z">
              <w:r w:rsidR="00CF3396">
                <w:rPr>
                  <w:rFonts w:cs="Arial"/>
                  <w:color w:val="000000" w:themeColor="text1"/>
                  <w:sz w:val="20"/>
                  <w:szCs w:val="20"/>
                </w:rPr>
                <w:t>non-</w:t>
              </w:r>
            </w:ins>
            <w:ins w:id="215" w:author="Batra Yogesh (EXT)" w:date="2018-04-04T17:04:00Z">
              <w:del w:id="216" w:author="Shah Ashay" w:date="2018-04-16T13:44:00Z">
                <w:r w:rsidR="003B2EA0" w:rsidRPr="003D4E68" w:rsidDel="00CF3396">
                  <w:rPr>
                    <w:rFonts w:cs="Arial"/>
                    <w:color w:val="000000" w:themeColor="text1"/>
                    <w:sz w:val="20"/>
                    <w:szCs w:val="20"/>
                  </w:rPr>
                  <w:delText>u</w:delText>
                </w:r>
              </w:del>
            </w:ins>
            <w:del w:id="217" w:author="Batra Yogesh (EXT)" w:date="2018-04-04T17:04:00Z">
              <w:r w:rsidRPr="003D4E68" w:rsidDel="003B2EA0">
                <w:rPr>
                  <w:rFonts w:cs="Arial"/>
                  <w:color w:val="000000" w:themeColor="text1"/>
                  <w:sz w:val="20"/>
                  <w:szCs w:val="20"/>
                </w:rPr>
                <w:delText>e</w:delText>
              </w:r>
            </w:del>
            <w:del w:id="218" w:author="Shah Ashay" w:date="2018-04-16T13:44:00Z">
              <w:r w:rsidRPr="003D4E68" w:rsidDel="00CF3396">
                <w:rPr>
                  <w:rFonts w:cs="Arial"/>
                  <w:color w:val="000000" w:themeColor="text1"/>
                  <w:sz w:val="20"/>
                  <w:szCs w:val="20"/>
                </w:rPr>
                <w:delText>n</w:delText>
              </w:r>
            </w:del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editable for OP well.</w:t>
            </w:r>
            <w:commentRangeEnd w:id="210"/>
            <w:r w:rsidR="009F0914" w:rsidRPr="003D4E68">
              <w:rPr>
                <w:rStyle w:val="CommentReference"/>
                <w:rFonts w:cs="Arial"/>
                <w:color w:val="000000" w:themeColor="text1"/>
                <w:sz w:val="20"/>
                <w:szCs w:val="20"/>
              </w:rPr>
              <w:commentReference w:id="210"/>
            </w:r>
          </w:p>
          <w:p w14:paraId="0BAA37B2" w14:textId="2775DFB5" w:rsidR="00721D40" w:rsidRPr="001C567B" w:rsidRDefault="00721D40" w:rsidP="00D97E9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19" w:author="Batra Yogesh (EXT)" w:date="2018-04-13T12:17:00Z">
              <w:tcPr>
                <w:tcW w:w="2880" w:type="dxa"/>
              </w:tcPr>
            </w:tcPrChange>
          </w:tcPr>
          <w:p w14:paraId="512B9C44" w14:textId="77777777" w:rsidR="00D97E9C" w:rsidRPr="003D4E68" w:rsidRDefault="00D97E9C" w:rsidP="00D97E9C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3D4E68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3149072A" w14:textId="77777777" w:rsidR="00D97E9C" w:rsidRPr="003D4E68" w:rsidRDefault="00D97E9C" w:rsidP="00D97E9C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3C0867FF" w14:textId="118434F7" w:rsidR="00D97E9C" w:rsidRPr="003D4E68" w:rsidRDefault="00D97E9C" w:rsidP="00D97E9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For </w:t>
            </w:r>
            <w:r w:rsidR="004C55A0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assets have ECIS well test tag mapping, 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the well test result is automatically loaded by ECIS.</w:t>
            </w:r>
          </w:p>
          <w:p w14:paraId="298A79FB" w14:textId="77777777" w:rsidR="00D97E9C" w:rsidRPr="003D4E68" w:rsidRDefault="00D97E9C" w:rsidP="00D97E9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40764B94" w14:textId="7D79D3F2" w:rsidR="00D97E9C" w:rsidRPr="003D4E68" w:rsidRDefault="00D97E9C" w:rsidP="00D97E9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For </w:t>
            </w:r>
            <w:r w:rsidR="004C55A0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assets don’t have ECIS well test tag mapping or need to add any well test e.g. conventional platform or allocation well test type, 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the well test result is manually entered</w:t>
            </w:r>
            <w:r w:rsidR="004C55A0" w:rsidRPr="003D4E68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  <w:p w14:paraId="27948712" w14:textId="620921F9" w:rsidR="00D97E9C" w:rsidRPr="003D4E68" w:rsidRDefault="00D97E9C" w:rsidP="00D97E9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AA37B3" w14:textId="4794AA31" w:rsidR="00D97E9C" w:rsidRPr="003D4E68" w:rsidRDefault="00D97E9C" w:rsidP="004C55A0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If a well have not been selected you can choose it when the well was inserted</w:t>
            </w:r>
          </w:p>
        </w:tc>
      </w:tr>
      <w:tr w:rsidR="00D97E9C" w:rsidRPr="003D4E68" w14:paraId="281B9B27" w14:textId="77777777" w:rsidTr="28D6A77B">
        <w:trPr>
          <w:trPrChange w:id="220" w:author="Batra Yogesh (EXT)" w:date="2018-04-13T12:17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21" w:author="Batra Yogesh (EXT)" w:date="2018-04-13T12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828B6B0" w14:textId="77777777" w:rsidR="00D97E9C" w:rsidRPr="003D4E68" w:rsidRDefault="00D97E9C" w:rsidP="00D97E9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22" w:author="Batra Yogesh (EXT)" w:date="2018-04-13T12:17:00Z">
              <w:tcPr>
                <w:tcW w:w="3630" w:type="dxa"/>
                <w:gridSpan w:val="2"/>
              </w:tcPr>
            </w:tcPrChange>
          </w:tcPr>
          <w:p w14:paraId="2CF569C3" w14:textId="28DA2CA4" w:rsidR="00D97E9C" w:rsidRPr="003D4E68" w:rsidRDefault="00D97E9C" w:rsidP="00D97E9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del w:id="223" w:author="Prakash Atul (Ext)" w:date="2018-03-27T21:13:00Z">
              <w:r w:rsidRPr="003D4E68" w:rsidDel="00C41F03">
                <w:rPr>
                  <w:rFonts w:cs="Arial"/>
                  <w:color w:val="000000" w:themeColor="text1"/>
                  <w:sz w:val="20"/>
                  <w:szCs w:val="20"/>
                </w:rPr>
                <w:delText>Click the</w:delText>
              </w:r>
            </w:del>
            <w:ins w:id="224" w:author="Prakash Atul (Ext)" w:date="2018-03-27T21:13:00Z">
              <w:r w:rsidR="00C41F03" w:rsidRPr="003D4E68">
                <w:rPr>
                  <w:rFonts w:cs="Arial"/>
                  <w:color w:val="000000" w:themeColor="text1"/>
                  <w:sz w:val="20"/>
                  <w:szCs w:val="20"/>
                </w:rPr>
                <w:t>Mouse over to</w:t>
              </w:r>
            </w:ins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Insert Icon in the Tool Bar</w:t>
            </w:r>
            <w:ins w:id="225" w:author="Prakash Atul (Ext)" w:date="2018-03-27T21:13:00Z">
              <w:r w:rsidR="00C41F03" w:rsidRPr="003D4E68">
                <w:rPr>
                  <w:rFonts w:cs="Arial"/>
                  <w:color w:val="000000" w:themeColor="text1"/>
                  <w:sz w:val="20"/>
                  <w:szCs w:val="20"/>
                </w:rPr>
                <w:t xml:space="preserve"> and click on Well Test</w:t>
              </w:r>
            </w:ins>
            <w:ins w:id="226" w:author="Divvya Dharshini" w:date="2026-08-10T12:56:00Z" w16du:dateUtc="2026-08-10T04:56:00Z">
              <w:r w:rsidR="00BF56F9">
                <w:rPr>
                  <w:rFonts w:cs="Arial"/>
                  <w:color w:val="000000" w:themeColor="text1"/>
                  <w:sz w:val="20"/>
                  <w:szCs w:val="20"/>
                </w:rPr>
                <w:t xml:space="preserve"> </w:t>
              </w:r>
            </w:ins>
            <w:ins w:id="227" w:author="Prakash Atul (Ext)" w:date="2018-03-27T21:13:00Z">
              <w:del w:id="228" w:author="Divvya Dharshini" w:date="2026-08-10T12:56:00Z" w16du:dateUtc="2026-08-10T04:56:00Z">
                <w:r w:rsidR="00C41F03" w:rsidRPr="003D4E68" w:rsidDel="00BF56F9">
                  <w:rPr>
                    <w:rFonts w:cs="Arial"/>
                    <w:color w:val="000000" w:themeColor="text1"/>
                    <w:sz w:val="20"/>
                    <w:szCs w:val="20"/>
                  </w:rPr>
                  <w:delText xml:space="preserve"> Result</w:delText>
                </w:r>
              </w:del>
            </w:ins>
            <w:ins w:id="229" w:author="Divvya Dharshini" w:date="2026-08-10T12:56:00Z" w16du:dateUtc="2026-08-10T04:56:00Z">
              <w:r w:rsidR="00BF56F9">
                <w:rPr>
                  <w:rFonts w:cs="Arial"/>
                  <w:color w:val="000000" w:themeColor="text1"/>
                  <w:sz w:val="20"/>
                  <w:szCs w:val="20"/>
                </w:rPr>
                <w:t xml:space="preserve"> Single</w:t>
              </w:r>
            </w:ins>
          </w:p>
        </w:tc>
        <w:tc>
          <w:tcPr>
            <w:tcW w:w="1154" w:type="pct"/>
            <w:tcPrChange w:id="230" w:author="Batra Yogesh (EXT)" w:date="2018-04-13T12:17:00Z">
              <w:tcPr>
                <w:tcW w:w="2160" w:type="dxa"/>
              </w:tcPr>
            </w:tcPrChange>
          </w:tcPr>
          <w:p w14:paraId="4C6420FC" w14:textId="77777777" w:rsidR="00D97E9C" w:rsidRPr="003D4E68" w:rsidRDefault="00D97E9C" w:rsidP="00D97E9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A blank well test record is created in the Well Test Result area below the Navigation area of the screen.  </w:t>
            </w:r>
          </w:p>
          <w:p w14:paraId="34F91788" w14:textId="77777777" w:rsidR="00D97E9C" w:rsidRPr="003D4E68" w:rsidRDefault="00D97E9C" w:rsidP="00D97E9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E2265D6" w14:textId="373630C0" w:rsidR="00D97E9C" w:rsidRPr="003D4E68" w:rsidRDefault="00D97E9C" w:rsidP="00D97E9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If a list of tests exists in the Well Test Result area, the blank well test record will be placed at the bottom of the list.</w:t>
            </w:r>
          </w:p>
          <w:p w14:paraId="58A98461" w14:textId="77777777" w:rsidR="00D97E9C" w:rsidRPr="003D4E68" w:rsidRDefault="00D97E9C" w:rsidP="00D97E9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7A485B92" w14:textId="535714A6" w:rsidR="00D97E9C" w:rsidRPr="003D4E68" w:rsidRDefault="00D97E9C" w:rsidP="00D97E9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The following attributes are populated by default:</w:t>
            </w:r>
          </w:p>
          <w:p w14:paraId="4EBFF454" w14:textId="77777777" w:rsidR="00D97E9C" w:rsidRPr="003D4E68" w:rsidRDefault="00D97E9C" w:rsidP="00D97E9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44EDE42E" w14:textId="16DF5CFD" w:rsidR="00D97E9C" w:rsidRPr="003D4E68" w:rsidRDefault="00D97E9C" w:rsidP="00D97E9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• </w:t>
            </w:r>
            <w:r w:rsidR="00953377" w:rsidRPr="003D4E68">
              <w:rPr>
                <w:rFonts w:cs="Arial"/>
                <w:color w:val="000000" w:themeColor="text1"/>
                <w:sz w:val="20"/>
                <w:szCs w:val="20"/>
              </w:rPr>
              <w:t>Daytime :</w:t>
            </w:r>
          </w:p>
          <w:p w14:paraId="456DAA79" w14:textId="1026A6FF" w:rsidR="00953377" w:rsidRPr="003D4E68" w:rsidRDefault="00953377" w:rsidP="00D97E9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Daytime m</w:t>
            </w:r>
            <w:del w:id="231" w:author="Batra Yogesh (EXT)" w:date="2018-04-02T17:22:00Z">
              <w:r w:rsidRPr="003D4E68" w:rsidDel="00552566">
                <w:rPr>
                  <w:rFonts w:cs="Arial"/>
                  <w:color w:val="000000" w:themeColor="text1"/>
                  <w:sz w:val="20"/>
                  <w:szCs w:val="20"/>
                </w:rPr>
                <w:delText>i</w:delText>
              </w:r>
            </w:del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ust be default equal to </w:t>
            </w:r>
            <w:del w:id="232" w:author="Prakash Atul (Ext)" w:date="2018-03-27T21:14:00Z">
              <w:r w:rsidRPr="003D4E68" w:rsidDel="00C41F03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From </w:delText>
              </w:r>
            </w:del>
            <w:ins w:id="233" w:author="Prakash Atul (Ext)" w:date="2018-03-27T21:14:00Z">
              <w:r w:rsidR="00C41F03" w:rsidRPr="003D4E68">
                <w:rPr>
                  <w:rFonts w:cs="Arial"/>
                  <w:color w:val="000000" w:themeColor="text1"/>
                  <w:sz w:val="20"/>
                  <w:szCs w:val="20"/>
                </w:rPr>
                <w:t xml:space="preserve">To </w:t>
              </w:r>
            </w:ins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Date in navigator with default time is 00:00</w:t>
            </w:r>
          </w:p>
          <w:p w14:paraId="5DE71FED" w14:textId="2FE66D85" w:rsidR="00D97E9C" w:rsidRPr="003D4E68" w:rsidRDefault="00D97E9C" w:rsidP="00D97E9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34" w:author="Batra Yogesh (EXT)" w:date="2018-04-13T12:17:00Z">
              <w:tcPr>
                <w:tcW w:w="2880" w:type="dxa"/>
              </w:tcPr>
            </w:tcPrChange>
          </w:tcPr>
          <w:p w14:paraId="06C0A8E2" w14:textId="53CCEC64" w:rsidR="00D97E9C" w:rsidRPr="003D4E68" w:rsidRDefault="00D97E9C" w:rsidP="00D97E9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Availability to enter </w:t>
            </w:r>
            <w:r w:rsidR="00780D79"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>refer to table 1.1</w:t>
            </w:r>
          </w:p>
        </w:tc>
      </w:tr>
      <w:tr w:rsidR="006F3D2C" w:rsidRPr="003D4E68" w14:paraId="4AF7AE23" w14:textId="77777777" w:rsidTr="28D6A77B">
        <w:trPr>
          <w:trPrChange w:id="235" w:author="Batra Yogesh (EXT)" w:date="2018-04-13T12:17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36" w:author="Batra Yogesh (EXT)" w:date="2018-04-13T12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4C3A72C" w14:textId="77777777" w:rsidR="006F3D2C" w:rsidRPr="003D4E68" w:rsidRDefault="006F3D2C" w:rsidP="006F3D2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37" w:author="Batra Yogesh (EXT)" w:date="2018-04-13T12:17:00Z">
              <w:tcPr>
                <w:tcW w:w="3630" w:type="dxa"/>
                <w:gridSpan w:val="2"/>
              </w:tcPr>
            </w:tcPrChange>
          </w:tcPr>
          <w:p w14:paraId="64A08C5F" w14:textId="2780E926" w:rsidR="004C55A0" w:rsidRPr="00FD7612" w:rsidRDefault="004C55A0" w:rsidP="006F3D2C">
            <w:pPr>
              <w:pStyle w:val="TableText"/>
              <w:keepNext/>
              <w:keepLines/>
              <w:rPr>
                <w:rFonts w:cs="Arial"/>
                <w:b/>
                <w:bCs/>
                <w:color w:val="FF0000"/>
                <w:sz w:val="20"/>
                <w:szCs w:val="20"/>
                <w:rPrChange w:id="238" w:author="Wirasak Chomphu" w:date="2020-07-08T09:42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commentRangeStart w:id="239"/>
            <w:r w:rsidRPr="00FD7612">
              <w:rPr>
                <w:rFonts w:cs="Arial"/>
                <w:b/>
                <w:bCs/>
                <w:color w:val="FF0000"/>
                <w:sz w:val="20"/>
                <w:szCs w:val="20"/>
                <w:rPrChange w:id="240" w:author="Wirasak Chomphu" w:date="2020-07-08T09:42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t>(for Pailin Asset Only)</w:t>
            </w:r>
            <w:commentRangeEnd w:id="239"/>
            <w:r w:rsidR="009F0914" w:rsidRPr="00FD7612">
              <w:rPr>
                <w:rStyle w:val="CommentReference"/>
                <w:rFonts w:cs="Arial"/>
                <w:b/>
                <w:bCs/>
                <w:color w:val="FF0000"/>
                <w:sz w:val="20"/>
                <w:szCs w:val="20"/>
                <w:rPrChange w:id="241" w:author="Wirasak Chomphu" w:date="2020-07-08T09:42:00Z">
                  <w:rPr>
                    <w:rStyle w:val="CommentReference"/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commentReference w:id="239"/>
            </w:r>
          </w:p>
          <w:p w14:paraId="52912845" w14:textId="7AEC2B1F" w:rsidR="00033AB9" w:rsidRPr="003D4E68" w:rsidRDefault="006F3D2C" w:rsidP="006F3D2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Click the Insert Icon in the Tool Bar and select Test Device</w:t>
            </w:r>
            <w:r w:rsidR="00033AB9" w:rsidRPr="003D4E68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  <w:ins w:id="242" w:author="Wirasak Chomphu" w:date="2020-07-08T09:44:00Z">
              <w:r w:rsidR="009F70F2">
                <w:rPr>
                  <w:rFonts w:cs="Arial"/>
                  <w:color w:val="000000" w:themeColor="text1"/>
                  <w:sz w:val="20"/>
                  <w:szCs w:val="20"/>
                </w:rPr>
                <w:t xml:space="preserve"> See Figure 1.</w:t>
              </w:r>
            </w:ins>
          </w:p>
          <w:p w14:paraId="488EE5C2" w14:textId="77777777" w:rsidR="00033AB9" w:rsidRPr="003D4E68" w:rsidRDefault="00033AB9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A blank Test Device Result record is created.</w:t>
            </w:r>
          </w:p>
          <w:p w14:paraId="116F374D" w14:textId="77777777" w:rsidR="00033AB9" w:rsidRPr="003D4E68" w:rsidRDefault="00033AB9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9B96CEB" w14:textId="6BBCD5EB" w:rsidR="006F3D2C" w:rsidRPr="003D4E68" w:rsidRDefault="00033AB9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N</w:t>
            </w:r>
            <w:r w:rsidR="006F3D2C" w:rsidRPr="003D4E68">
              <w:rPr>
                <w:rFonts w:cs="Arial"/>
                <w:color w:val="000000" w:themeColor="text1"/>
                <w:sz w:val="20"/>
                <w:szCs w:val="20"/>
              </w:rPr>
              <w:t>avigate to the drop down menu and click 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on the Test Device</w:t>
            </w:r>
            <w:r w:rsidR="006F3D2C" w:rsidRPr="003D4E68">
              <w:rPr>
                <w:rFonts w:cs="Arial"/>
                <w:color w:val="000000" w:themeColor="text1"/>
                <w:sz w:val="20"/>
                <w:szCs w:val="20"/>
              </w:rPr>
              <w:t>…</w:t>
            </w:r>
          </w:p>
          <w:p w14:paraId="4667779B" w14:textId="54D467E0" w:rsidR="00033AB9" w:rsidRPr="003D4E68" w:rsidRDefault="00033AB9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33D99421" w14:textId="77777777" w:rsidR="00033AB9" w:rsidRPr="003D4E68" w:rsidRDefault="00033AB9" w:rsidP="00033AB9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60F0F748" w14:textId="650F7D6D" w:rsidR="006F3D2C" w:rsidRPr="003D4E68" w:rsidRDefault="006F3D2C" w:rsidP="006F3D2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43" w:author="Batra Yogesh (EXT)" w:date="2018-04-13T12:17:00Z">
              <w:tcPr>
                <w:tcW w:w="2160" w:type="dxa"/>
              </w:tcPr>
            </w:tcPrChange>
          </w:tcPr>
          <w:p w14:paraId="174B7D1F" w14:textId="0CF83CBC" w:rsidR="006F3D2C" w:rsidRPr="003D4E68" w:rsidRDefault="00033AB9" w:rsidP="006F3D2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Data was saved and displayed as expected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1538" w:type="pct"/>
            <w:tcPrChange w:id="244" w:author="Batra Yogesh (EXT)" w:date="2018-04-13T12:17:00Z">
              <w:tcPr>
                <w:tcW w:w="2880" w:type="dxa"/>
              </w:tcPr>
            </w:tcPrChange>
          </w:tcPr>
          <w:p w14:paraId="0A6B1B6E" w14:textId="647F4BBE" w:rsidR="00721D40" w:rsidRPr="003D4E68" w:rsidRDefault="00721D40" w:rsidP="00721D40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When update Test Device Result</w:t>
            </w:r>
            <w:r w:rsidR="00161466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: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</w:p>
          <w:p w14:paraId="460BBA52" w14:textId="50420E60" w:rsidR="006F3D2C" w:rsidRPr="003D4E68" w:rsidRDefault="00161466" w:rsidP="00721D40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- 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t>Raw Condy Rate,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- 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t>Pressure,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- 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t>Temperature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commentRangeStart w:id="245"/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t>And click Save icon,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 xml:space="preserve">Adjust Condensate will be </w:t>
            </w:r>
            <w:r w:rsidR="00766F8D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updated by Raw Condy Rate * 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t>Ron May Factor</w:t>
            </w:r>
            <w:r w:rsidR="00766F8D" w:rsidRPr="003D4E68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  <w:commentRangeEnd w:id="245"/>
            <w:r w:rsidR="009F0914" w:rsidRPr="003D4E68">
              <w:rPr>
                <w:rStyle w:val="CommentReference"/>
                <w:rFonts w:cs="Arial"/>
                <w:color w:val="000000" w:themeColor="text1"/>
                <w:sz w:val="20"/>
                <w:szCs w:val="20"/>
              </w:rPr>
              <w:commentReference w:id="245"/>
            </w:r>
            <w:r w:rsidR="00766F8D"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="000432CB" w:rsidRPr="001C567B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="000432CB" w:rsidRPr="003D4E68">
              <w:rPr>
                <w:rFonts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cv_bkk_utilities.GET_ron_may_factor(n_TDEV_TEMP,n_TDEV_PRESS)*n_NET_COND_RATE_FLC</w:t>
            </w:r>
            <w:r w:rsidR="00766F8D"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</w:p>
        </w:tc>
      </w:tr>
      <w:tr w:rsidR="00033AB9" w:rsidRPr="003D4E68" w14:paraId="07E392C0" w14:textId="77777777" w:rsidTr="28D6A77B">
        <w:trPr>
          <w:trPrChange w:id="246" w:author="Batra Yogesh (EXT)" w:date="2018-04-13T12:17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47" w:author="Batra Yogesh (EXT)" w:date="2018-04-13T12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6149BEF7" w14:textId="77777777" w:rsidR="00033AB9" w:rsidRPr="003D4E68" w:rsidRDefault="00033AB9" w:rsidP="006F3D2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48" w:author="Batra Yogesh (EXT)" w:date="2018-04-13T12:17:00Z">
              <w:tcPr>
                <w:tcW w:w="3630" w:type="dxa"/>
                <w:gridSpan w:val="2"/>
              </w:tcPr>
            </w:tcPrChange>
          </w:tcPr>
          <w:p w14:paraId="652FFD1E" w14:textId="05DEA3F0" w:rsidR="00033AB9" w:rsidRPr="003D4E68" w:rsidRDefault="00033AB9" w:rsidP="006F3D2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Click on the Well tab</w:t>
            </w:r>
          </w:p>
        </w:tc>
        <w:tc>
          <w:tcPr>
            <w:tcW w:w="1154" w:type="pct"/>
            <w:tcPrChange w:id="249" w:author="Batra Yogesh (EXT)" w:date="2018-04-13T12:17:00Z">
              <w:tcPr>
                <w:tcW w:w="2160" w:type="dxa"/>
              </w:tcPr>
            </w:tcPrChange>
          </w:tcPr>
          <w:p w14:paraId="76AC647D" w14:textId="77777777" w:rsidR="00033AB9" w:rsidRPr="003D4E68" w:rsidRDefault="00033AB9" w:rsidP="006F3D2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7D0E5D9B" w14:textId="231EFBBE" w:rsidR="00033AB9" w:rsidRPr="003D4E68" w:rsidRDefault="00033AB9" w:rsidP="006F3D2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50" w:author="Batra Yogesh (EXT)" w:date="2018-04-13T12:17:00Z">
              <w:tcPr>
                <w:tcW w:w="2880" w:type="dxa"/>
              </w:tcPr>
            </w:tcPrChange>
          </w:tcPr>
          <w:p w14:paraId="2B2A1139" w14:textId="77777777" w:rsidR="00033AB9" w:rsidRPr="003D4E68" w:rsidRDefault="00033AB9" w:rsidP="006F3D2C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033AB9" w:rsidRPr="003D4E68" w14:paraId="318D1124" w14:textId="77777777" w:rsidTr="28D6A77B">
        <w:trPr>
          <w:trPrChange w:id="251" w:author="Batra Yogesh (EXT)" w:date="2018-04-13T12:17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52" w:author="Batra Yogesh (EXT)" w:date="2018-04-13T12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39419EC7" w14:textId="77777777" w:rsidR="00033AB9" w:rsidRPr="003D4E68" w:rsidRDefault="00033AB9" w:rsidP="00033AB9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53" w:author="Batra Yogesh (EXT)" w:date="2018-04-13T12:17:00Z">
              <w:tcPr>
                <w:tcW w:w="3630" w:type="dxa"/>
                <w:gridSpan w:val="2"/>
              </w:tcPr>
            </w:tcPrChange>
          </w:tcPr>
          <w:p w14:paraId="6C30EF67" w14:textId="57FABAE9" w:rsidR="00033AB9" w:rsidRPr="003D4E68" w:rsidRDefault="00033AB9" w:rsidP="00033AB9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commentRangeStart w:id="254"/>
            <w:del w:id="255" w:author="Prakash Atul (Ext)" w:date="2018-03-27T21:21:00Z">
              <w:r w:rsidRPr="003D4E68" w:rsidDel="0042690B">
                <w:rPr>
                  <w:rFonts w:cs="Arial"/>
                  <w:color w:val="000000" w:themeColor="text1"/>
                  <w:sz w:val="20"/>
                  <w:szCs w:val="20"/>
                </w:rPr>
                <w:delText>Click</w:delText>
              </w:r>
            </w:del>
            <w:ins w:id="256" w:author="Prakash Atul (Ext)" w:date="2018-03-27T21:22:00Z">
              <w:r w:rsidR="0042690B" w:rsidRPr="003D4E68">
                <w:rPr>
                  <w:rFonts w:cs="Arial"/>
                  <w:color w:val="000000" w:themeColor="text1"/>
                  <w:sz w:val="20"/>
                  <w:szCs w:val="20"/>
                </w:rPr>
                <w:t>Mouse over to</w:t>
              </w:r>
            </w:ins>
            <w:del w:id="257" w:author="Prakash Atul (Ext)" w:date="2018-03-27T21:22:00Z">
              <w:r w:rsidRPr="003D4E68" w:rsidDel="0042690B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 the</w:delText>
              </w:r>
            </w:del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Insert Icon in the Tool Bar and </w:t>
            </w:r>
            <w:del w:id="258" w:author="Prakash Atul (Ext)" w:date="2018-03-27T21:22:00Z">
              <w:r w:rsidRPr="003D4E68" w:rsidDel="0042690B">
                <w:rPr>
                  <w:rFonts w:cs="Arial"/>
                  <w:color w:val="000000" w:themeColor="text1"/>
                  <w:sz w:val="20"/>
                  <w:szCs w:val="20"/>
                </w:rPr>
                <w:delText>select Well</w:delText>
              </w:r>
            </w:del>
            <w:ins w:id="259" w:author="Prakash Atul (Ext)" w:date="2018-03-27T21:22:00Z">
              <w:r w:rsidR="0042690B" w:rsidRPr="003D4E68">
                <w:rPr>
                  <w:rFonts w:cs="Arial"/>
                  <w:color w:val="000000" w:themeColor="text1"/>
                  <w:sz w:val="20"/>
                  <w:szCs w:val="20"/>
                </w:rPr>
                <w:t xml:space="preserve">Click on the </w:t>
              </w:r>
            </w:ins>
            <w:ins w:id="260" w:author="Prakash Atul (Ext)" w:date="2018-03-27T21:23:00Z">
              <w:r w:rsidR="0042690B" w:rsidRPr="003D4E68">
                <w:rPr>
                  <w:rFonts w:cs="Arial"/>
                  <w:color w:val="000000" w:themeColor="text1"/>
                  <w:sz w:val="20"/>
                  <w:szCs w:val="20"/>
                </w:rPr>
                <w:t>Well Test Result</w:t>
              </w:r>
            </w:ins>
          </w:p>
          <w:p w14:paraId="2C5D306A" w14:textId="26E4D8DA" w:rsidR="00033AB9" w:rsidRPr="003D4E68" w:rsidDel="003E65E4" w:rsidRDefault="00033AB9" w:rsidP="00033AB9">
            <w:pPr>
              <w:rPr>
                <w:del w:id="261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del w:id="262" w:author="Prakash Atul (Ext)" w:date="2018-03-28T09:23:00Z">
              <w:r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>A blank Wells Result record is created.</w:delText>
              </w:r>
            </w:del>
          </w:p>
          <w:p w14:paraId="0E171EDD" w14:textId="77777777" w:rsidR="00033AB9" w:rsidRPr="003D4E68" w:rsidRDefault="00033AB9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2807BB49" w14:textId="2A8F404E" w:rsidR="00033AB9" w:rsidRPr="003D4E68" w:rsidDel="003E65E4" w:rsidRDefault="00033AB9" w:rsidP="00033AB9">
            <w:pPr>
              <w:rPr>
                <w:del w:id="263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del w:id="264" w:author="Prakash Atul (Ext)" w:date="2018-03-28T09:23:00Z">
              <w:r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>Navigate to the drop down menu and click on the well…</w:delText>
              </w:r>
            </w:del>
          </w:p>
          <w:p w14:paraId="4BA89F6F" w14:textId="54A2AF03" w:rsidR="00033AB9" w:rsidRPr="003D4E68" w:rsidDel="003E65E4" w:rsidRDefault="00033AB9" w:rsidP="00033AB9">
            <w:pPr>
              <w:rPr>
                <w:del w:id="265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</w:p>
          <w:p w14:paraId="1EF93CD8" w14:textId="32CF5A9C" w:rsidR="00033AB9" w:rsidRPr="003D4E68" w:rsidDel="003E65E4" w:rsidRDefault="00033AB9" w:rsidP="00033AB9">
            <w:pPr>
              <w:pStyle w:val="TableText"/>
              <w:keepNext/>
              <w:keepLines/>
              <w:rPr>
                <w:del w:id="266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del w:id="267" w:author="Prakash Atul (Ext)" w:date="2018-03-28T09:23:00Z">
              <w:r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>Click the Save icon</w:delText>
              </w:r>
              <w:commentRangeEnd w:id="254"/>
              <w:r w:rsidR="009F0914" w:rsidRPr="003D4E68" w:rsidDel="003E65E4">
                <w:rPr>
                  <w:rStyle w:val="CommentReference"/>
                  <w:rFonts w:cs="Arial"/>
                  <w:color w:val="000000" w:themeColor="text1"/>
                  <w:sz w:val="20"/>
                  <w:szCs w:val="20"/>
                </w:rPr>
                <w:commentReference w:id="254"/>
              </w:r>
            </w:del>
          </w:p>
          <w:p w14:paraId="2574FE81" w14:textId="77777777" w:rsidR="00033AB9" w:rsidRPr="003D4E68" w:rsidRDefault="00033AB9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68" w:author="Batra Yogesh (EXT)" w:date="2018-04-13T12:17:00Z">
              <w:tcPr>
                <w:tcW w:w="2160" w:type="dxa"/>
              </w:tcPr>
            </w:tcPrChange>
          </w:tcPr>
          <w:p w14:paraId="00F52B77" w14:textId="77777777" w:rsidR="003E65E4" w:rsidRPr="003D4E68" w:rsidRDefault="003E65E4" w:rsidP="003E65E4">
            <w:pPr>
              <w:rPr>
                <w:ins w:id="269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ins w:id="270" w:author="Prakash Atul (Ext)" w:date="2018-03-28T09:23:00Z">
              <w:r w:rsidRPr="003D4E68">
                <w:rPr>
                  <w:rFonts w:cs="Arial"/>
                  <w:color w:val="000000" w:themeColor="text1"/>
                  <w:sz w:val="20"/>
                  <w:szCs w:val="20"/>
                </w:rPr>
                <w:t>A blank Wells Result record is created.</w:t>
              </w:r>
            </w:ins>
          </w:p>
          <w:p w14:paraId="5A9FE3F0" w14:textId="378ECBC3" w:rsidR="00033AB9" w:rsidRPr="003D4E68" w:rsidDel="003E65E4" w:rsidRDefault="00033AB9" w:rsidP="00033AB9">
            <w:pPr>
              <w:rPr>
                <w:del w:id="271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del w:id="272" w:author="Prakash Atul (Ext)" w:date="2018-03-28T09:23:00Z">
              <w:r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>Data was saved and displayed as expected</w:delText>
              </w:r>
            </w:del>
          </w:p>
          <w:p w14:paraId="63EAC902" w14:textId="7C2BC4DD" w:rsidR="00033AB9" w:rsidRPr="003D4E68" w:rsidDel="003E65E4" w:rsidRDefault="00033AB9" w:rsidP="00033AB9">
            <w:pPr>
              <w:rPr>
                <w:del w:id="273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</w:p>
          <w:p w14:paraId="3F948EC5" w14:textId="454B9132" w:rsidR="00033AB9" w:rsidRPr="003D4E68" w:rsidDel="003E65E4" w:rsidRDefault="00033AB9" w:rsidP="00033AB9">
            <w:pPr>
              <w:rPr>
                <w:del w:id="274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del w:id="275" w:author="Prakash Atul (Ext)" w:date="2018-03-28T09:23:00Z">
              <w:r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Primary and Flowing </w:delText>
              </w:r>
              <w:r w:rsidR="00521BAD"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>check box is marked</w:delText>
              </w:r>
            </w:del>
          </w:p>
          <w:p w14:paraId="4CAA2292" w14:textId="7F0E0D8B" w:rsidR="00AC1D7F" w:rsidRPr="003D4E68" w:rsidDel="003E65E4" w:rsidRDefault="00AC1D7F" w:rsidP="00033AB9">
            <w:pPr>
              <w:rPr>
                <w:del w:id="276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</w:p>
          <w:p w14:paraId="444BAB6D" w14:textId="4DA25F32" w:rsidR="00AC1D7F" w:rsidRPr="003D4E68" w:rsidDel="003E65E4" w:rsidRDefault="00AC1D7F" w:rsidP="00AC1D7F">
            <w:pPr>
              <w:textAlignment w:val="center"/>
              <w:rPr>
                <w:del w:id="277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del w:id="278" w:author="Prakash Atul (Ext)" w:date="2018-03-28T09:23:00Z">
              <w:r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>The status of the well test result is New</w:delText>
              </w:r>
            </w:del>
          </w:p>
          <w:p w14:paraId="145455E9" w14:textId="70D8EA87" w:rsidR="00AC1D7F" w:rsidRPr="003D4E68" w:rsidRDefault="00AC1D7F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  <w:pPrChange w:id="279" w:author="Prakash Atul (Ext)" w:date="2018-03-28T09:23:00Z">
                <w:pPr/>
              </w:pPrChange>
            </w:pPr>
          </w:p>
        </w:tc>
        <w:tc>
          <w:tcPr>
            <w:tcW w:w="1538" w:type="pct"/>
            <w:tcPrChange w:id="280" w:author="Batra Yogesh (EXT)" w:date="2018-04-13T12:17:00Z">
              <w:tcPr>
                <w:tcW w:w="2880" w:type="dxa"/>
              </w:tcPr>
            </w:tcPrChange>
          </w:tcPr>
          <w:p w14:paraId="49B95082" w14:textId="34A24FC9" w:rsidR="00521BAD" w:rsidRPr="003D4E68" w:rsidRDefault="004C55A0" w:rsidP="00033AB9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>Well Name is</w:t>
            </w:r>
            <w:r w:rsidR="00521BAD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mandatory</w:t>
            </w:r>
          </w:p>
          <w:p w14:paraId="11707645" w14:textId="77777777" w:rsidR="00521BAD" w:rsidRPr="003D4E68" w:rsidRDefault="00521BAD" w:rsidP="00033AB9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388C8727" w14:textId="2F5CB293" w:rsidR="00521BAD" w:rsidRPr="003D4E68" w:rsidRDefault="00521BAD" w:rsidP="00033AB9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Available to enter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t>: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Well Name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(Dropdown List)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Daytime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(Dropdown List)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Test Duration</w:t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Valid From Daytime</w:t>
            </w:r>
          </w:p>
          <w:p w14:paraId="3690E4F0" w14:textId="33FF6AA7" w:rsidR="00721D40" w:rsidRPr="003D4E68" w:rsidRDefault="00721D40" w:rsidP="00033AB9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- Result Type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Oil rate</w:t>
            </w:r>
          </w:p>
          <w:p w14:paraId="01D4EBD7" w14:textId="02CEB013" w:rsidR="00721D40" w:rsidRPr="003D4E68" w:rsidRDefault="00721D40" w:rsidP="00033AB9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- Gas rate</w:t>
            </w:r>
          </w:p>
          <w:p w14:paraId="35E14D9E" w14:textId="77777777" w:rsidR="00552566" w:rsidRPr="003D4E68" w:rsidRDefault="00721D40" w:rsidP="00033AB9">
            <w:pPr>
              <w:textAlignment w:val="center"/>
              <w:rPr>
                <w:ins w:id="281" w:author="Batra Yogesh (EXT)" w:date="2018-04-02T17:23:00Z"/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- Condy rate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="00877134" w:rsidRPr="003D4E68">
              <w:rPr>
                <w:rFonts w:cs="Arial"/>
                <w:color w:val="000000" w:themeColor="text1"/>
                <w:sz w:val="20"/>
                <w:szCs w:val="20"/>
              </w:rPr>
              <w:t>- Motor Frequency</w:t>
            </w:r>
            <w:r w:rsidR="00877134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Separator Press, Temp</w:t>
            </w:r>
            <w:r w:rsidR="00877134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Choke</w:t>
            </w:r>
            <w:r w:rsidR="00877134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Casing Press</w:t>
            </w:r>
            <w:r w:rsidR="00877134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Orifice Plate Dia</w:t>
            </w:r>
            <w:r w:rsidR="00877134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Oil Gravity</w:t>
            </w:r>
            <w:r w:rsidR="00877134"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Shrinkage Factor</w:t>
            </w:r>
            <w:r w:rsidR="00877134"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="00766F8D" w:rsidRPr="003D4E68">
              <w:rPr>
                <w:rFonts w:cs="Arial"/>
                <w:color w:val="000000" w:themeColor="text1"/>
                <w:sz w:val="20"/>
                <w:szCs w:val="20"/>
              </w:rPr>
              <w:t>- BS&amp;W</w:t>
            </w:r>
          </w:p>
          <w:p w14:paraId="25DEE65D" w14:textId="77777777" w:rsidR="00552566" w:rsidRPr="003D4E68" w:rsidRDefault="00552566" w:rsidP="00033AB9">
            <w:pPr>
              <w:textAlignment w:val="center"/>
              <w:rPr>
                <w:ins w:id="282" w:author="Batra Yogesh (EXT)" w:date="2018-04-02T17:23:00Z"/>
                <w:rFonts w:cs="Arial"/>
                <w:color w:val="000000" w:themeColor="text1"/>
                <w:sz w:val="20"/>
                <w:szCs w:val="20"/>
              </w:rPr>
            </w:pPr>
            <w:ins w:id="283" w:author="Batra Yogesh (EXT)" w:date="2018-04-02T17:23:00Z">
              <w:r w:rsidRPr="003D4E68">
                <w:rPr>
                  <w:rFonts w:cs="Arial"/>
                  <w:color w:val="000000" w:themeColor="text1"/>
                  <w:sz w:val="20"/>
                  <w:szCs w:val="20"/>
                </w:rPr>
                <w:t>- Test reason</w:t>
              </w:r>
            </w:ins>
          </w:p>
          <w:p w14:paraId="5A5D665F" w14:textId="4F7015DF" w:rsidR="00721D40" w:rsidRPr="003D4E68" w:rsidRDefault="00552566" w:rsidP="00033AB9">
            <w:pPr>
              <w:textAlignment w:val="center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ins w:id="284" w:author="Batra Yogesh (EXT)" w:date="2018-04-02T17:23:00Z">
              <w:r w:rsidRPr="003D4E68">
                <w:rPr>
                  <w:rFonts w:cs="Arial"/>
                  <w:color w:val="000000" w:themeColor="text1"/>
                  <w:sz w:val="20"/>
                  <w:szCs w:val="20"/>
                </w:rPr>
                <w:t>- Test device</w:t>
              </w:r>
            </w:ins>
            <w:r w:rsidR="00877134"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="00721D40"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</w:p>
          <w:p w14:paraId="74ACD4DD" w14:textId="1EFE77A0" w:rsidR="00AC1D7F" w:rsidRPr="003D4E68" w:rsidRDefault="00AC1D7F" w:rsidP="00033AB9">
            <w:pPr>
              <w:textAlignment w:val="center"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  <w:p w14:paraId="02708438" w14:textId="5A60398C" w:rsidR="00521BAD" w:rsidRPr="003D4E68" w:rsidRDefault="00521BAD" w:rsidP="00AC1D7F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EA77E2" w:rsidRPr="003D4E68" w14:paraId="4CB98F48" w14:textId="77777777" w:rsidTr="28D6A77B">
        <w:trPr>
          <w:ins w:id="285" w:author="Prakash Atul (Ext)" w:date="2018-03-28T09:23:00Z"/>
          <w:trPrChange w:id="286" w:author="Batra Yogesh (EXT)" w:date="2018-04-13T12:17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87" w:author="Batra Yogesh (EXT)" w:date="2018-04-13T12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B2D1AFE" w14:textId="73383C59" w:rsidR="00EA77E2" w:rsidRPr="003D4E68" w:rsidRDefault="00EA77E2" w:rsidP="00033AB9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ins w:id="288" w:author="Prakash Atul (Ext)" w:date="2018-03-28T09:23:00Z"/>
                <w:rFonts w:cs="Arial"/>
                <w:sz w:val="20"/>
              </w:rPr>
            </w:pPr>
          </w:p>
        </w:tc>
        <w:tc>
          <w:tcPr>
            <w:tcW w:w="1939" w:type="pct"/>
            <w:tcPrChange w:id="289" w:author="Batra Yogesh (EXT)" w:date="2018-04-13T12:17:00Z">
              <w:tcPr>
                <w:tcW w:w="3630" w:type="dxa"/>
                <w:gridSpan w:val="2"/>
              </w:tcPr>
            </w:tcPrChange>
          </w:tcPr>
          <w:p w14:paraId="64B1B297" w14:textId="77777777" w:rsidR="003E65E4" w:rsidRPr="003D4E68" w:rsidRDefault="003E65E4" w:rsidP="003E65E4">
            <w:pPr>
              <w:rPr>
                <w:ins w:id="290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ins w:id="291" w:author="Prakash Atul (Ext)" w:date="2018-03-28T09:23:00Z">
              <w:r w:rsidRPr="003D4E68">
                <w:rPr>
                  <w:rFonts w:cs="Arial"/>
                  <w:color w:val="000000" w:themeColor="text1"/>
                  <w:sz w:val="20"/>
                  <w:szCs w:val="20"/>
                </w:rPr>
                <w:t>Navigate to the drop down menu and click on the well…</w:t>
              </w:r>
            </w:ins>
          </w:p>
          <w:p w14:paraId="101D443E" w14:textId="77777777" w:rsidR="003E65E4" w:rsidRPr="003D4E68" w:rsidRDefault="003E65E4" w:rsidP="003E65E4">
            <w:pPr>
              <w:rPr>
                <w:ins w:id="292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</w:p>
          <w:p w14:paraId="4DCFBBE4" w14:textId="77777777" w:rsidR="003E65E4" w:rsidRPr="003D4E68" w:rsidRDefault="003E65E4" w:rsidP="003E65E4">
            <w:pPr>
              <w:pStyle w:val="TableText"/>
              <w:keepNext/>
              <w:keepLines/>
              <w:rPr>
                <w:ins w:id="293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ins w:id="294" w:author="Prakash Atul (Ext)" w:date="2018-03-28T09:23:00Z">
              <w:r w:rsidRPr="003D4E68">
                <w:rPr>
                  <w:rFonts w:cs="Arial"/>
                  <w:color w:val="000000" w:themeColor="text1"/>
                  <w:sz w:val="20"/>
                  <w:szCs w:val="20"/>
                </w:rPr>
                <w:t>Click the Save icon</w:t>
              </w:r>
              <w:commentRangeStart w:id="295"/>
              <w:commentRangeEnd w:id="295"/>
              <w:r w:rsidRPr="003D4E68">
                <w:rPr>
                  <w:rStyle w:val="CommentReference"/>
                  <w:rFonts w:cs="Arial"/>
                  <w:color w:val="000000" w:themeColor="text1"/>
                  <w:sz w:val="20"/>
                  <w:szCs w:val="20"/>
                </w:rPr>
                <w:commentReference w:id="295"/>
              </w:r>
            </w:ins>
          </w:p>
          <w:p w14:paraId="6C716D92" w14:textId="77777777" w:rsidR="00EA77E2" w:rsidRPr="003D4E68" w:rsidDel="0042690B" w:rsidRDefault="00EA77E2" w:rsidP="00033AB9">
            <w:pPr>
              <w:pStyle w:val="TableText"/>
              <w:keepNext/>
              <w:keepLines/>
              <w:rPr>
                <w:ins w:id="296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97" w:author="Batra Yogesh (EXT)" w:date="2018-04-13T12:17:00Z">
              <w:tcPr>
                <w:tcW w:w="2160" w:type="dxa"/>
              </w:tcPr>
            </w:tcPrChange>
          </w:tcPr>
          <w:p w14:paraId="5B58DB1E" w14:textId="77777777" w:rsidR="003E65E4" w:rsidRPr="003D4E68" w:rsidRDefault="003E65E4" w:rsidP="003E65E4">
            <w:pPr>
              <w:rPr>
                <w:ins w:id="298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ins w:id="299" w:author="Prakash Atul (Ext)" w:date="2018-03-28T09:23:00Z">
              <w:r w:rsidRPr="003D4E68">
                <w:rPr>
                  <w:rFonts w:cs="Arial"/>
                  <w:color w:val="000000" w:themeColor="text1"/>
                  <w:sz w:val="20"/>
                  <w:szCs w:val="20"/>
                </w:rPr>
                <w:t>Data was saved and displayed as expected</w:t>
              </w:r>
            </w:ins>
          </w:p>
          <w:p w14:paraId="7ADAF333" w14:textId="77777777" w:rsidR="003E65E4" w:rsidRPr="003D4E68" w:rsidRDefault="003E65E4" w:rsidP="003E65E4">
            <w:pPr>
              <w:rPr>
                <w:ins w:id="300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</w:p>
          <w:p w14:paraId="3CB0DB8C" w14:textId="77777777" w:rsidR="003E65E4" w:rsidRPr="003D4E68" w:rsidRDefault="003E65E4" w:rsidP="003E65E4">
            <w:pPr>
              <w:rPr>
                <w:ins w:id="301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ins w:id="302" w:author="Prakash Atul (Ext)" w:date="2018-03-28T09:23:00Z">
              <w:r w:rsidRPr="003D4E68">
                <w:rPr>
                  <w:rFonts w:cs="Arial"/>
                  <w:color w:val="000000" w:themeColor="text1"/>
                  <w:sz w:val="20"/>
                  <w:szCs w:val="20"/>
                </w:rPr>
                <w:t>Primary and Flowing check box is marked</w:t>
              </w:r>
            </w:ins>
          </w:p>
          <w:p w14:paraId="67E3529D" w14:textId="77777777" w:rsidR="003E65E4" w:rsidRPr="003D4E68" w:rsidRDefault="003E65E4" w:rsidP="003E65E4">
            <w:pPr>
              <w:rPr>
                <w:ins w:id="303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</w:p>
          <w:p w14:paraId="16E53930" w14:textId="77777777" w:rsidR="003E65E4" w:rsidRPr="003D4E68" w:rsidRDefault="003E65E4" w:rsidP="003E65E4">
            <w:pPr>
              <w:textAlignment w:val="center"/>
              <w:rPr>
                <w:ins w:id="304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  <w:ins w:id="305" w:author="Prakash Atul (Ext)" w:date="2018-03-28T09:23:00Z">
              <w:r w:rsidRPr="003D4E68">
                <w:rPr>
                  <w:rFonts w:cs="Arial"/>
                  <w:color w:val="000000" w:themeColor="text1"/>
                  <w:sz w:val="20"/>
                  <w:szCs w:val="20"/>
                </w:rPr>
                <w:t>The status of the well test result is New</w:t>
              </w:r>
            </w:ins>
          </w:p>
          <w:p w14:paraId="56855813" w14:textId="77777777" w:rsidR="00EA77E2" w:rsidRPr="003D4E68" w:rsidRDefault="00EA77E2" w:rsidP="00033AB9">
            <w:pPr>
              <w:rPr>
                <w:ins w:id="306" w:author="Prakash Atul (Ext)" w:date="2018-03-28T09:23:00Z"/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307" w:author="Batra Yogesh (EXT)" w:date="2018-04-13T12:17:00Z">
              <w:tcPr>
                <w:tcW w:w="2880" w:type="dxa"/>
              </w:tcPr>
            </w:tcPrChange>
          </w:tcPr>
          <w:p w14:paraId="5490A93E" w14:textId="77777777" w:rsidR="00EA77E2" w:rsidRPr="003D4E68" w:rsidRDefault="00EA77E2" w:rsidP="00033AB9">
            <w:pPr>
              <w:textAlignment w:val="center"/>
              <w:rPr>
                <w:ins w:id="308" w:author="Prakash Atul (Ext)" w:date="2018-03-28T09:23:00Z"/>
                <w:rFonts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AC1D7F" w:rsidRPr="003D4E68" w14:paraId="1A416128" w14:textId="77777777" w:rsidTr="28D6A77B">
        <w:trPr>
          <w:trPrChange w:id="309" w:author="Batra Yogesh (EXT)" w:date="2018-04-13T12:17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10" w:author="Batra Yogesh (EXT)" w:date="2018-04-13T12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66F0C06" w14:textId="77777777" w:rsidR="00AC1D7F" w:rsidRPr="003D4E68" w:rsidRDefault="00AC1D7F" w:rsidP="28D6A77B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311" w:author="Batra Yogesh (EXT)" w:date="2018-04-13T12:17:00Z">
              <w:tcPr>
                <w:tcW w:w="3630" w:type="dxa"/>
                <w:gridSpan w:val="2"/>
              </w:tcPr>
            </w:tcPrChange>
          </w:tcPr>
          <w:p w14:paraId="1B9EA3CB" w14:textId="236D4F54" w:rsidR="00AC1D7F" w:rsidRPr="003D4E68" w:rsidRDefault="00AC1D7F" w:rsidP="00033AB9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commentRangeStart w:id="312"/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Click the Accept, use alloc</w:t>
            </w:r>
            <w:r w:rsidR="00CE7B11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button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to accept and use the well test result in the allocation</w:t>
            </w:r>
            <w:commentRangeEnd w:id="312"/>
            <w:r w:rsidR="009F0914" w:rsidRPr="003D4E68">
              <w:rPr>
                <w:rStyle w:val="CommentReference"/>
                <w:rFonts w:cs="Arial"/>
                <w:color w:val="000000" w:themeColor="text1"/>
                <w:sz w:val="20"/>
                <w:szCs w:val="20"/>
              </w:rPr>
              <w:commentReference w:id="312"/>
            </w:r>
          </w:p>
          <w:p w14:paraId="096EE892" w14:textId="77777777" w:rsidR="00AC1D7F" w:rsidRPr="003D4E68" w:rsidRDefault="00AC1D7F" w:rsidP="00033AB9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63BD7A90" w14:textId="62B08F4C" w:rsidR="00AC1D7F" w:rsidRPr="003D4E68" w:rsidRDefault="00AC1D7F" w:rsidP="00033AB9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Click the Accept, no alloc</w:t>
            </w:r>
            <w:r w:rsidR="00CE7B11"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button to accept but not use in the allocation</w:t>
            </w:r>
          </w:p>
          <w:p w14:paraId="3F0F066E" w14:textId="77777777" w:rsidR="00CE7B11" w:rsidRPr="003D4E68" w:rsidRDefault="00CE7B11" w:rsidP="00033AB9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1D2D2862" w14:textId="4455E357" w:rsidR="00CE7B11" w:rsidRPr="003D4E68" w:rsidRDefault="00CE7B11" w:rsidP="00033AB9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Click the Reject button to reject the well test result</w:t>
            </w:r>
          </w:p>
        </w:tc>
        <w:tc>
          <w:tcPr>
            <w:tcW w:w="1154" w:type="pct"/>
            <w:tcPrChange w:id="313" w:author="Batra Yogesh (EXT)" w:date="2018-04-13T12:17:00Z">
              <w:tcPr>
                <w:tcW w:w="2160" w:type="dxa"/>
              </w:tcPr>
            </w:tcPrChange>
          </w:tcPr>
          <w:p w14:paraId="5B9AC7F8" w14:textId="3671DCEA" w:rsidR="00AC1D7F" w:rsidRPr="003D4E68" w:rsidRDefault="00CE7B11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Status is Accepted and check box “Use in Alloc” is marked</w:t>
            </w:r>
          </w:p>
          <w:p w14:paraId="2A2ADB1D" w14:textId="77777777" w:rsidR="00CE7B11" w:rsidRPr="003D4E68" w:rsidRDefault="00CE7B11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7B304699" w14:textId="77777777" w:rsidR="00CE7B11" w:rsidRPr="003D4E68" w:rsidRDefault="00CE7B11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D7716A8" w14:textId="4E82463D" w:rsidR="00CE7B11" w:rsidRPr="003D4E68" w:rsidRDefault="00CE7B11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Status is Accepted and check box “Use in Alloc” is not marked</w:t>
            </w:r>
          </w:p>
          <w:p w14:paraId="150A8C3C" w14:textId="77777777" w:rsidR="00CE7B11" w:rsidRPr="003D4E68" w:rsidRDefault="00CE7B11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6485FD19" w14:textId="77777777" w:rsidR="00CE7B11" w:rsidRPr="003D4E68" w:rsidRDefault="00CE7B11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Status is Rejected and check box “Use in Alloc” is not marked</w:t>
            </w:r>
          </w:p>
          <w:p w14:paraId="68730826" w14:textId="4AFCEFBD" w:rsidR="00CE7B11" w:rsidRPr="003D4E68" w:rsidRDefault="00CE7B11" w:rsidP="00033AB9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314" w:author="Batra Yogesh (EXT)" w:date="2018-04-13T12:17:00Z">
              <w:tcPr>
                <w:tcW w:w="2880" w:type="dxa"/>
              </w:tcPr>
            </w:tcPrChange>
          </w:tcPr>
          <w:p w14:paraId="200C7DC3" w14:textId="6BFCD60F" w:rsidR="00AC1D7F" w:rsidRPr="003D4E68" w:rsidRDefault="00CE7B11" w:rsidP="00033AB9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For rejecting a well test result, an input in the Reason field is required</w:t>
            </w:r>
          </w:p>
        </w:tc>
      </w:tr>
      <w:tr w:rsidR="00033AB9" w:rsidRPr="003D4E68" w14:paraId="0BAA37FB" w14:textId="77777777" w:rsidTr="28D6A77B">
        <w:trPr>
          <w:trPrChange w:id="315" w:author="Batra Yogesh (EXT)" w:date="2018-04-13T12:17:00Z">
            <w:trPr>
              <w:gridBefore w:val="1"/>
              <w:gridAfter w:val="0"/>
            </w:trPr>
          </w:trPrChange>
        </w:trPr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316" w:author="Batra Yogesh (EXT)" w:date="2018-04-13T12:17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0BAA37F7" w14:textId="77777777" w:rsidR="00033AB9" w:rsidRPr="003D4E68" w:rsidRDefault="00033AB9" w:rsidP="00033AB9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317" w:author="Batra Yogesh (EXT)" w:date="2018-04-13T12:17:00Z">
              <w:tcPr>
                <w:tcW w:w="3630" w:type="dxa"/>
                <w:gridSpan w:val="2"/>
                <w:shd w:val="clear" w:color="auto" w:fill="C6D9F1" w:themeFill="text2" w:themeFillTint="33"/>
              </w:tcPr>
            </w:tcPrChange>
          </w:tcPr>
          <w:p w14:paraId="0BAA37F8" w14:textId="77777777" w:rsidR="00033AB9" w:rsidRPr="003D4E68" w:rsidRDefault="00033AB9" w:rsidP="00033AB9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3D4E68">
              <w:rPr>
                <w:rFonts w:cs="Arial"/>
                <w:sz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318" w:author="Batra Yogesh (EXT)" w:date="2018-04-13T12:17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0BAA37F9" w14:textId="77777777" w:rsidR="00033AB9" w:rsidRPr="003D4E68" w:rsidRDefault="00033AB9" w:rsidP="00033AB9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319" w:author="Batra Yogesh (EXT)" w:date="2018-04-13T12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FA" w14:textId="77777777" w:rsidR="00033AB9" w:rsidRPr="003D4E68" w:rsidRDefault="00033AB9" w:rsidP="00033AB9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7FC" w14:textId="77777777" w:rsidR="006B18DE" w:rsidRPr="003D4E68" w:rsidRDefault="006B18DE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D" w14:textId="77777777" w:rsidR="004D61A0" w:rsidRPr="003D4E68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540B43F3" w14:textId="0C4090F5" w:rsidR="004C6BA9" w:rsidRDefault="006238D8">
      <w:pPr>
        <w:rPr>
          <w:ins w:id="320" w:author="Wirasak Chomphu" w:date="2020-07-08T09:43:00Z"/>
          <w:rFonts w:cs="Arial"/>
        </w:rPr>
      </w:pPr>
      <w:bookmarkStart w:id="321" w:name="_Toc240857192"/>
      <w:ins w:id="322" w:author="Wirasak Chomphu" w:date="2020-07-08T09:43:00Z">
        <w:r>
          <w:rPr>
            <w:noProof/>
          </w:rPr>
          <w:lastRenderedPageBreak/>
          <w:drawing>
            <wp:inline distT="0" distB="0" distL="0" distR="0" wp14:anchorId="555FA6BE" wp14:editId="20AF3145">
              <wp:extent cx="5943600" cy="3132455"/>
              <wp:effectExtent l="0" t="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/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324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Pr="28D6A77B">
        <w:rPr>
          <w:rFonts w:cs="Arial"/>
        </w:rPr>
        <w:br w:type="page"/>
      </w:r>
    </w:p>
    <w:p w14:paraId="2405AD4B" w14:textId="42AA63C9" w:rsidR="006238D8" w:rsidRPr="00AD69C8" w:rsidRDefault="006238D8">
      <w:pPr>
        <w:rPr>
          <w:rFonts w:cs="Leelawadee UI"/>
          <w:b/>
          <w:bCs/>
          <w:sz w:val="24"/>
          <w:szCs w:val="32"/>
          <w:lang w:bidi="th-TH"/>
        </w:rPr>
      </w:pPr>
      <w:ins w:id="323" w:author="Wirasak Chomphu" w:date="2020-07-08T09:44:00Z">
        <w:r>
          <w:rPr>
            <w:rFonts w:cs="Leelawadee UI"/>
            <w:lang w:bidi="th-TH"/>
          </w:rPr>
          <w:lastRenderedPageBreak/>
          <w:t>Figure 1. Test Device for Area Pailin that will automatically update data to Well Test Result when save or update the value.</w:t>
        </w:r>
      </w:ins>
    </w:p>
    <w:p w14:paraId="27CC4C89" w14:textId="77777777" w:rsidR="00C6253C" w:rsidRPr="003D4E68" w:rsidRDefault="00C6253C">
      <w:pPr>
        <w:rPr>
          <w:rFonts w:cs="Arial"/>
          <w:b/>
          <w:bCs/>
          <w:sz w:val="24"/>
          <w:szCs w:val="32"/>
        </w:rPr>
      </w:pPr>
    </w:p>
    <w:p w14:paraId="0BAA37FF" w14:textId="77777777" w:rsidR="004D61A0" w:rsidRPr="003D4E68" w:rsidRDefault="004D61A0" w:rsidP="005D1403">
      <w:pPr>
        <w:pStyle w:val="Heading1"/>
      </w:pPr>
      <w:bookmarkStart w:id="324" w:name="_Toc480382881"/>
      <w:r w:rsidRPr="003D4E68">
        <w:t>Alternative</w:t>
      </w:r>
      <w:bookmarkEnd w:id="321"/>
      <w:r w:rsidR="00BF2F96" w:rsidRPr="003D4E68">
        <w:t>s</w:t>
      </w:r>
      <w:bookmarkEnd w:id="324"/>
      <w:r w:rsidR="00023077" w:rsidRPr="003D4E68">
        <w:t xml:space="preserve"> </w:t>
      </w:r>
    </w:p>
    <w:p w14:paraId="0BAA3800" w14:textId="70D1C6ED" w:rsidR="0006165A" w:rsidRPr="003D4E68" w:rsidRDefault="004D61A0" w:rsidP="00447470">
      <w:pPr>
        <w:pStyle w:val="Heading2"/>
      </w:pPr>
      <w:bookmarkStart w:id="325" w:name="_Toc55750750"/>
      <w:bookmarkStart w:id="326" w:name="_Toc55748915"/>
      <w:bookmarkStart w:id="327" w:name="_Toc240857193"/>
      <w:bookmarkStart w:id="328" w:name="_Toc480382882"/>
      <w:r w:rsidRPr="003D4E68">
        <w:t xml:space="preserve">Alternate </w:t>
      </w:r>
      <w:r w:rsidR="00447470" w:rsidRPr="003D4E68">
        <w:t>Flow</w:t>
      </w:r>
      <w:r w:rsidRPr="003D4E68">
        <w:t xml:space="preserve"> A1:</w:t>
      </w:r>
      <w:bookmarkEnd w:id="325"/>
      <w:r w:rsidRPr="003D4E68">
        <w:t xml:space="preserve"> </w:t>
      </w:r>
      <w:bookmarkEnd w:id="326"/>
      <w:bookmarkEnd w:id="327"/>
      <w:r w:rsidR="00CE7B11" w:rsidRPr="003D4E68">
        <w:t>Modify a Well Test Result</w:t>
      </w:r>
      <w:bookmarkEnd w:id="328"/>
    </w:p>
    <w:p w14:paraId="0BAA3801" w14:textId="5231B036" w:rsidR="00A93A96" w:rsidRPr="003D4E68" w:rsidRDefault="00C002FE" w:rsidP="00D17537">
      <w:pPr>
        <w:rPr>
          <w:rFonts w:cs="Arial"/>
          <w:color w:val="000000" w:themeColor="text1"/>
        </w:rPr>
      </w:pPr>
      <w:r w:rsidRPr="003D4E68">
        <w:rPr>
          <w:rFonts w:cs="Arial"/>
          <w:iCs/>
          <w:szCs w:val="28"/>
        </w:rPr>
        <w:t>Details:</w:t>
      </w:r>
      <w:r w:rsidRPr="003D4E68">
        <w:rPr>
          <w:rFonts w:cs="Arial"/>
        </w:rPr>
        <w:t xml:space="preserve">  </w:t>
      </w:r>
      <w:r w:rsidR="00452D76" w:rsidRPr="003D4E68">
        <w:rPr>
          <w:rFonts w:cs="Arial"/>
          <w:color w:val="000000" w:themeColor="text1"/>
        </w:rPr>
        <w:t xml:space="preserve">Once daily </w:t>
      </w:r>
      <w:r w:rsidR="00CE7B11" w:rsidRPr="003D4E68">
        <w:rPr>
          <w:rFonts w:cs="Arial"/>
          <w:color w:val="000000" w:themeColor="text1"/>
        </w:rPr>
        <w:t>a well test result is</w:t>
      </w:r>
      <w:r w:rsidR="00452D76" w:rsidRPr="003D4E68">
        <w:rPr>
          <w:rFonts w:cs="Arial"/>
          <w:color w:val="000000" w:themeColor="text1"/>
        </w:rPr>
        <w:t xml:space="preserve"> entered, it may be necessary to update existing records if the record was entered incorrectly.</w:t>
      </w:r>
    </w:p>
    <w:p w14:paraId="70955484" w14:textId="3BA13598" w:rsidR="00452D76" w:rsidRPr="003D4E68" w:rsidRDefault="00452D76" w:rsidP="00D17537">
      <w:pPr>
        <w:rPr>
          <w:rFonts w:cs="Arial"/>
        </w:rPr>
      </w:pPr>
    </w:p>
    <w:p w14:paraId="3291ED26" w14:textId="1CFF803D" w:rsidR="00452D76" w:rsidRPr="003D4E68" w:rsidRDefault="00452D76" w:rsidP="00D17537">
      <w:pPr>
        <w:rPr>
          <w:rFonts w:cs="Arial"/>
        </w:rPr>
      </w:pPr>
    </w:p>
    <w:p w14:paraId="10E75D09" w14:textId="77777777" w:rsidR="00452D76" w:rsidRPr="003D4E68" w:rsidRDefault="00452D76" w:rsidP="00D17537">
      <w:pPr>
        <w:rPr>
          <w:rFonts w:cs="Arial"/>
        </w:rPr>
      </w:pP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90"/>
        <w:gridCol w:w="3630"/>
        <w:gridCol w:w="2160"/>
        <w:gridCol w:w="2880"/>
      </w:tblGrid>
      <w:tr w:rsidR="00452D76" w:rsidRPr="003D4E68" w14:paraId="606848E2" w14:textId="77777777" w:rsidTr="00D22EB6">
        <w:trPr>
          <w:tblHeader/>
        </w:trPr>
        <w:tc>
          <w:tcPr>
            <w:tcW w:w="690" w:type="dxa"/>
            <w:tcBorders>
              <w:bottom w:val="single" w:sz="4" w:space="0" w:color="auto"/>
            </w:tcBorders>
            <w:shd w:val="clear" w:color="auto" w:fill="3399FF"/>
          </w:tcPr>
          <w:p w14:paraId="7CFB38D5" w14:textId="77777777" w:rsidR="00452D76" w:rsidRPr="003D4E68" w:rsidRDefault="00452D76" w:rsidP="00D22EB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3D4E68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3630" w:type="dxa"/>
            <w:shd w:val="clear" w:color="auto" w:fill="3399FF"/>
          </w:tcPr>
          <w:p w14:paraId="4CC02D2D" w14:textId="77777777" w:rsidR="00452D76" w:rsidRPr="003D4E68" w:rsidRDefault="00452D76" w:rsidP="00D22EB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3D4E68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2160" w:type="dxa"/>
            <w:shd w:val="clear" w:color="auto" w:fill="3399FF"/>
          </w:tcPr>
          <w:p w14:paraId="03920379" w14:textId="77777777" w:rsidR="00452D76" w:rsidRPr="003D4E68" w:rsidRDefault="00452D76" w:rsidP="00D22EB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3D4E68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2880" w:type="dxa"/>
            <w:shd w:val="clear" w:color="auto" w:fill="3399FF"/>
          </w:tcPr>
          <w:p w14:paraId="139BF08F" w14:textId="77777777" w:rsidR="00452D76" w:rsidRPr="003D4E68" w:rsidRDefault="00452D76" w:rsidP="00D22EB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3D4E68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6E13A2" w:rsidRPr="003D4E68" w14:paraId="74DFE495" w14:textId="77777777" w:rsidTr="00D22EB6">
        <w:tc>
          <w:tcPr>
            <w:tcW w:w="690" w:type="dxa"/>
            <w:shd w:val="clear" w:color="auto" w:fill="C6D9F1" w:themeFill="text2" w:themeFillTint="33"/>
          </w:tcPr>
          <w:p w14:paraId="1BC0E304" w14:textId="0E10A959" w:rsidR="006E13A2" w:rsidRPr="003D4E68" w:rsidRDefault="006E13A2" w:rsidP="006E13A2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</w:tcPr>
          <w:p w14:paraId="1B01708E" w14:textId="6FCFF950" w:rsidR="006E13A2" w:rsidRPr="003D4E68" w:rsidRDefault="006E13A2" w:rsidP="006E13A2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r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Well Test - </w:t>
            </w:r>
            <w:del w:id="329" w:author="Divvya Dharshini" w:date="2026-08-10T12:57:00Z" w16du:dateUtc="2026-08-10T04:57:00Z">
              <w:r w:rsidRPr="003D4E68" w:rsidDel="001B1BFC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>Result</w:delText>
              </w:r>
            </w:del>
            <w:r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</w:t>
            </w:r>
            <w:ins w:id="330" w:author="Divvya Dharshini" w:date="2026-08-10T12:57:00Z" w16du:dateUtc="2026-08-10T04:57:00Z">
              <w:r w:rsidR="001B1BFC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t xml:space="preserve">Single </w:t>
              </w:r>
            </w:ins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screen</w:t>
            </w:r>
          </w:p>
          <w:p w14:paraId="78AF439C" w14:textId="696A9F75" w:rsidR="006E13A2" w:rsidRPr="003D4E68" w:rsidRDefault="003E65E4" w:rsidP="006E13A2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ins w:id="331" w:author="Prakash Atul (Ext)" w:date="2018-03-28T09:25:00Z">
              <w:r w:rsidRPr="003D4E68">
                <w:rPr>
                  <w:rFonts w:cs="Arial"/>
                  <w:color w:val="000000" w:themeColor="text1"/>
                  <w:sz w:val="20"/>
                  <w:szCs w:val="20"/>
                </w:rPr>
                <w:t xml:space="preserve">EC Production </w:t>
              </w:r>
              <w:r w:rsidRPr="003D4E68">
                <w:rPr>
                  <w:rFonts w:ascii="Wingdings" w:eastAsia="Wingdings" w:hAnsi="Wingdings" w:cs="Wingdings"/>
                  <w:color w:val="000000" w:themeColor="text1"/>
                  <w:sz w:val="20"/>
                  <w:szCs w:val="20"/>
                </w:rPr>
                <w:t>à</w:t>
              </w:r>
              <w:r w:rsidRPr="003D4E68">
                <w:rPr>
                  <w:rFonts w:cs="Arial"/>
                  <w:color w:val="000000" w:themeColor="text1"/>
                  <w:sz w:val="20"/>
                  <w:szCs w:val="20"/>
                </w:rPr>
                <w:t xml:space="preserve"> Production Testing </w:t>
              </w:r>
              <w:r w:rsidRPr="003D4E68">
                <w:rPr>
                  <w:rFonts w:ascii="Wingdings" w:eastAsia="Wingdings" w:hAnsi="Wingdings" w:cs="Wingdings"/>
                  <w:color w:val="000000" w:themeColor="text1"/>
                  <w:sz w:val="20"/>
                  <w:szCs w:val="20"/>
                </w:rPr>
                <w:t>à</w:t>
              </w:r>
              <w:r w:rsidRPr="003D4E68">
                <w:rPr>
                  <w:rFonts w:cs="Arial"/>
                  <w:color w:val="000000" w:themeColor="text1"/>
                  <w:sz w:val="20"/>
                  <w:szCs w:val="20"/>
                </w:rPr>
                <w:t xml:space="preserve"> Well Test – Single</w:t>
              </w:r>
              <w:commentRangeStart w:id="332"/>
              <w:commentRangeEnd w:id="332"/>
              <w:r w:rsidRPr="003D4E68">
                <w:rPr>
                  <w:rStyle w:val="CommentReference"/>
                  <w:rFonts w:cs="Arial"/>
                  <w:color w:val="000000" w:themeColor="text1"/>
                  <w:sz w:val="20"/>
                  <w:szCs w:val="20"/>
                </w:rPr>
                <w:commentReference w:id="332"/>
              </w:r>
            </w:ins>
            <w:del w:id="333" w:author="Prakash Atul (Ext)" w:date="2018-03-28T09:25:00Z">
              <w:r w:rsidR="006E13A2"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EC Production </w:delText>
              </w:r>
              <w:r w:rsidR="006E13A2" w:rsidRPr="003D4E68" w:rsidDel="003E65E4">
                <w:rPr>
                  <w:rFonts w:ascii="Wingdings" w:eastAsia="Wingdings" w:hAnsi="Wingdings" w:cs="Wingdings"/>
                  <w:color w:val="000000" w:themeColor="text1"/>
                  <w:sz w:val="20"/>
                  <w:szCs w:val="20"/>
                </w:rPr>
                <w:delText>à</w:delText>
              </w:r>
              <w:r w:rsidR="006E13A2"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 Well Data </w:delText>
              </w:r>
              <w:r w:rsidR="006E13A2" w:rsidRPr="003D4E68" w:rsidDel="003E65E4">
                <w:rPr>
                  <w:rFonts w:ascii="Wingdings" w:eastAsia="Wingdings" w:hAnsi="Wingdings" w:cs="Wingdings"/>
                  <w:color w:val="000000" w:themeColor="text1"/>
                  <w:sz w:val="20"/>
                  <w:szCs w:val="20"/>
                </w:rPr>
                <w:delText>à</w:delText>
              </w:r>
              <w:r w:rsidR="006E13A2"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 Well Test - </w:delText>
              </w:r>
              <w:r w:rsidR="00BA1342"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>Single</w:delText>
              </w:r>
            </w:del>
          </w:p>
        </w:tc>
        <w:tc>
          <w:tcPr>
            <w:tcW w:w="2160" w:type="dxa"/>
          </w:tcPr>
          <w:p w14:paraId="09A139DA" w14:textId="77777777" w:rsidR="006E13A2" w:rsidRPr="003D4E68" w:rsidRDefault="006E13A2" w:rsidP="006E13A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64103640" w14:textId="77777777" w:rsidR="003E65E4" w:rsidRPr="0081292A" w:rsidRDefault="003E65E4" w:rsidP="003E65E4">
            <w:pPr>
              <w:pStyle w:val="NoSpacing"/>
              <w:numPr>
                <w:ilvl w:val="0"/>
                <w:numId w:val="3"/>
              </w:numPr>
              <w:rPr>
                <w:ins w:id="334" w:author="Prakash Atul (Ext)" w:date="2018-03-28T09:25:00Z"/>
                <w:rFonts w:cs="Arial"/>
                <w:sz w:val="20"/>
                <w:szCs w:val="20"/>
              </w:rPr>
            </w:pPr>
            <w:ins w:id="335" w:author="Prakash Atul (Ext)" w:date="2018-03-28T09:25:00Z">
              <w:r w:rsidRPr="0081292A">
                <w:rPr>
                  <w:rFonts w:cs="Arial"/>
                  <w:b/>
                  <w:sz w:val="20"/>
                  <w:szCs w:val="20"/>
                </w:rPr>
                <w:t>From Date</w:t>
              </w:r>
              <w:r w:rsidRPr="0081292A">
                <w:rPr>
                  <w:rFonts w:cs="Arial"/>
                  <w:sz w:val="20"/>
                  <w:szCs w:val="20"/>
                </w:rPr>
                <w:t xml:space="preserve">  is yesterday’s date</w:t>
              </w:r>
            </w:ins>
          </w:p>
          <w:p w14:paraId="5CFE2EC8" w14:textId="77777777" w:rsidR="003E65E4" w:rsidRPr="00CF3396" w:rsidRDefault="003E65E4" w:rsidP="003E65E4">
            <w:pPr>
              <w:pStyle w:val="NoSpacing"/>
              <w:numPr>
                <w:ilvl w:val="0"/>
                <w:numId w:val="3"/>
              </w:numPr>
              <w:rPr>
                <w:ins w:id="336" w:author="Prakash Atul (Ext)" w:date="2018-03-28T09:25:00Z"/>
                <w:rFonts w:cs="Arial"/>
                <w:sz w:val="20"/>
                <w:szCs w:val="20"/>
              </w:rPr>
            </w:pPr>
            <w:ins w:id="337" w:author="Prakash Atul (Ext)" w:date="2018-03-28T09:25:00Z">
              <w:r w:rsidRPr="00CF3396">
                <w:rPr>
                  <w:rFonts w:cs="Arial"/>
                  <w:b/>
                  <w:sz w:val="20"/>
                  <w:szCs w:val="20"/>
                </w:rPr>
                <w:t>To Date</w:t>
              </w:r>
              <w:r w:rsidRPr="00CF3396">
                <w:rPr>
                  <w:rFonts w:cs="Arial"/>
                  <w:sz w:val="20"/>
                  <w:szCs w:val="20"/>
                </w:rPr>
                <w:t xml:space="preserve"> is Yesterday’s date</w:t>
              </w:r>
            </w:ins>
          </w:p>
          <w:p w14:paraId="1E55A053" w14:textId="77777777" w:rsidR="003E65E4" w:rsidRPr="00CF3396" w:rsidRDefault="003E65E4" w:rsidP="003E65E4">
            <w:pPr>
              <w:pStyle w:val="NoSpacing"/>
              <w:numPr>
                <w:ilvl w:val="0"/>
                <w:numId w:val="3"/>
              </w:numPr>
              <w:rPr>
                <w:ins w:id="338" w:author="Prakash Atul (Ext)" w:date="2018-03-28T09:25:00Z"/>
                <w:rFonts w:cs="Arial"/>
                <w:sz w:val="20"/>
                <w:szCs w:val="20"/>
              </w:rPr>
            </w:pPr>
            <w:ins w:id="339" w:author="Prakash Atul (Ext)" w:date="2018-03-28T09:25:00Z">
              <w:r w:rsidRPr="00CF3396">
                <w:rPr>
                  <w:rFonts w:cs="Arial"/>
                  <w:b/>
                  <w:sz w:val="20"/>
                  <w:szCs w:val="20"/>
                </w:rPr>
                <w:t>Production Unit</w:t>
              </w:r>
            </w:ins>
          </w:p>
          <w:p w14:paraId="55F458AF" w14:textId="77777777" w:rsidR="003E65E4" w:rsidRPr="00AD69C8" w:rsidRDefault="003E65E4" w:rsidP="003E65E4">
            <w:pPr>
              <w:pStyle w:val="NoSpacing"/>
              <w:numPr>
                <w:ilvl w:val="0"/>
                <w:numId w:val="3"/>
              </w:numPr>
              <w:rPr>
                <w:ins w:id="340" w:author="Prakash Atul (Ext)" w:date="2018-03-28T09:25:00Z"/>
                <w:rFonts w:cs="Arial"/>
                <w:sz w:val="20"/>
                <w:szCs w:val="20"/>
              </w:rPr>
            </w:pPr>
            <w:ins w:id="341" w:author="Prakash Atul (Ext)" w:date="2018-03-28T09:25:00Z">
              <w:r w:rsidRPr="005B7B9E">
                <w:rPr>
                  <w:rFonts w:cs="Arial"/>
                  <w:b/>
                  <w:sz w:val="20"/>
                  <w:szCs w:val="20"/>
                </w:rPr>
                <w:t>Production Sub Unit</w:t>
              </w:r>
            </w:ins>
          </w:p>
          <w:p w14:paraId="19FB04D2" w14:textId="77777777" w:rsidR="003E65E4" w:rsidRPr="00A749F1" w:rsidRDefault="003E65E4" w:rsidP="003E65E4">
            <w:pPr>
              <w:pStyle w:val="NoSpacing"/>
              <w:numPr>
                <w:ilvl w:val="0"/>
                <w:numId w:val="3"/>
              </w:numPr>
              <w:rPr>
                <w:ins w:id="342" w:author="Prakash Atul (Ext)" w:date="2018-03-28T09:25:00Z"/>
                <w:rFonts w:cs="Arial"/>
                <w:sz w:val="20"/>
                <w:szCs w:val="20"/>
              </w:rPr>
            </w:pPr>
            <w:ins w:id="343" w:author="Prakash Atul (Ext)" w:date="2018-03-28T09:25:00Z">
              <w:r w:rsidRPr="00A749F1">
                <w:rPr>
                  <w:rFonts w:cs="Arial"/>
                  <w:b/>
                  <w:sz w:val="20"/>
                  <w:szCs w:val="20"/>
                </w:rPr>
                <w:t>Area</w:t>
              </w:r>
            </w:ins>
          </w:p>
          <w:p w14:paraId="4DF4BE8F" w14:textId="36169314" w:rsidR="003E65E4" w:rsidRPr="00A749F1" w:rsidDel="00D17043" w:rsidRDefault="003E65E4" w:rsidP="003E65E4">
            <w:pPr>
              <w:pStyle w:val="NoSpacing"/>
              <w:numPr>
                <w:ilvl w:val="0"/>
                <w:numId w:val="3"/>
              </w:numPr>
              <w:rPr>
                <w:ins w:id="344" w:author="Prakash Atul (Ext)" w:date="2018-03-28T09:25:00Z"/>
                <w:del w:id="345" w:author="Batra Yogesh (EXT)" w:date="2018-04-06T13:05:00Z"/>
                <w:rFonts w:cs="Arial"/>
                <w:sz w:val="20"/>
                <w:szCs w:val="20"/>
              </w:rPr>
            </w:pPr>
            <w:ins w:id="346" w:author="Prakash Atul (Ext)" w:date="2018-03-28T09:25:00Z">
              <w:del w:id="347" w:author="Batra Yogesh (EXT)" w:date="2018-04-06T13:05:00Z">
                <w:r w:rsidRPr="00A749F1" w:rsidDel="00D17043">
                  <w:rPr>
                    <w:rFonts w:cs="Arial"/>
                    <w:b/>
                    <w:sz w:val="20"/>
                    <w:szCs w:val="20"/>
                  </w:rPr>
                  <w:delText>Sub Area</w:delText>
                </w:r>
              </w:del>
            </w:ins>
          </w:p>
          <w:p w14:paraId="413F5EB9" w14:textId="7A4B6BEB" w:rsidR="003E65E4" w:rsidRPr="00A749F1" w:rsidDel="00D17043" w:rsidRDefault="003E65E4" w:rsidP="003E65E4">
            <w:pPr>
              <w:pStyle w:val="NoSpacing"/>
              <w:numPr>
                <w:ilvl w:val="0"/>
                <w:numId w:val="3"/>
              </w:numPr>
              <w:rPr>
                <w:ins w:id="348" w:author="Prakash Atul (Ext)" w:date="2018-03-28T09:25:00Z"/>
                <w:del w:id="349" w:author="Batra Yogesh (EXT)" w:date="2018-04-06T13:05:00Z"/>
                <w:rFonts w:cs="Arial"/>
                <w:sz w:val="20"/>
                <w:szCs w:val="20"/>
              </w:rPr>
            </w:pPr>
            <w:ins w:id="350" w:author="Prakash Atul (Ext)" w:date="2018-03-28T09:25:00Z">
              <w:del w:id="351" w:author="Batra Yogesh (EXT)" w:date="2018-04-06T13:05:00Z">
                <w:r w:rsidRPr="00A749F1" w:rsidDel="00D17043">
                  <w:rPr>
                    <w:rFonts w:cs="Arial"/>
                    <w:b/>
                    <w:sz w:val="20"/>
                    <w:szCs w:val="20"/>
                  </w:rPr>
                  <w:delText>Facility Class 2</w:delText>
                </w:r>
                <w:r w:rsidRPr="00A749F1" w:rsidDel="00D17043">
                  <w:rPr>
                    <w:rFonts w:cs="Arial"/>
                    <w:sz w:val="20"/>
                    <w:szCs w:val="20"/>
                  </w:rPr>
                  <w:delText xml:space="preserve"> </w:delText>
                </w:r>
              </w:del>
            </w:ins>
          </w:p>
          <w:p w14:paraId="3721B2D4" w14:textId="289CFE77" w:rsidR="003E65E4" w:rsidRPr="003D4E68" w:rsidDel="00D17043" w:rsidRDefault="003E65E4" w:rsidP="003E65E4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ins w:id="352" w:author="Prakash Atul (Ext)" w:date="2018-03-28T09:25:00Z"/>
                <w:del w:id="353" w:author="Batra Yogesh (EXT)" w:date="2018-04-06T13:05:00Z"/>
                <w:rFonts w:cs="Arial"/>
                <w:color w:val="000000" w:themeColor="text1"/>
                <w:sz w:val="20"/>
                <w:szCs w:val="20"/>
              </w:rPr>
            </w:pPr>
            <w:ins w:id="354" w:author="Prakash Atul (Ext)" w:date="2018-03-28T09:25:00Z">
              <w:del w:id="355" w:author="Batra Yogesh (EXT)" w:date="2018-04-06T13:05:00Z">
                <w:r w:rsidRPr="00A749F1" w:rsidDel="00D17043">
                  <w:rPr>
                    <w:rFonts w:cs="Arial"/>
                    <w:b/>
                    <w:sz w:val="20"/>
                    <w:szCs w:val="20"/>
                  </w:rPr>
                  <w:delText>Facility Class 1</w:delText>
                </w:r>
              </w:del>
            </w:ins>
          </w:p>
          <w:p w14:paraId="22D63DC4" w14:textId="4EF8B0B8" w:rsidR="003E65E4" w:rsidRPr="003D4E68" w:rsidDel="00D17043" w:rsidRDefault="003E65E4" w:rsidP="003E65E4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ins w:id="356" w:author="Prakash Atul (Ext)" w:date="2018-03-28T09:25:00Z"/>
                <w:del w:id="357" w:author="Batra Yogesh (EXT)" w:date="2018-04-06T13:05:00Z"/>
                <w:rFonts w:cs="Arial"/>
                <w:color w:val="000000" w:themeColor="text1"/>
                <w:sz w:val="20"/>
                <w:szCs w:val="20"/>
              </w:rPr>
            </w:pPr>
            <w:ins w:id="358" w:author="Prakash Atul (Ext)" w:date="2018-03-28T09:25:00Z">
              <w:del w:id="359" w:author="Batra Yogesh (EXT)" w:date="2018-04-06T13:05:00Z">
                <w:r w:rsidRPr="0081292A" w:rsidDel="00D17043">
                  <w:rPr>
                    <w:rFonts w:cs="Arial"/>
                    <w:b/>
                    <w:sz w:val="20"/>
                    <w:szCs w:val="20"/>
                  </w:rPr>
                  <w:delText>Well (Optional)</w:delText>
                </w:r>
              </w:del>
            </w:ins>
          </w:p>
          <w:p w14:paraId="093520DD" w14:textId="61B8CBFE" w:rsidR="006E13A2" w:rsidRPr="00CF3396" w:rsidDel="00D17043" w:rsidRDefault="003E65E4" w:rsidP="003E65E4">
            <w:pPr>
              <w:pStyle w:val="NoSpacing"/>
              <w:numPr>
                <w:ilvl w:val="0"/>
                <w:numId w:val="3"/>
              </w:numPr>
              <w:rPr>
                <w:del w:id="360" w:author="Batra Yogesh (EXT)" w:date="2018-04-06T13:05:00Z"/>
                <w:rFonts w:cs="Arial"/>
                <w:sz w:val="20"/>
                <w:szCs w:val="20"/>
              </w:rPr>
            </w:pPr>
            <w:ins w:id="361" w:author="Prakash Atul (Ext)" w:date="2018-03-28T09:25:00Z">
              <w:del w:id="362" w:author="Batra Yogesh (EXT)" w:date="2018-04-06T13:05:00Z">
                <w:r w:rsidRPr="0081292A" w:rsidDel="00D17043">
                  <w:rPr>
                    <w:rFonts w:cs="Arial"/>
                    <w:b/>
                    <w:sz w:val="20"/>
                    <w:szCs w:val="20"/>
                  </w:rPr>
                  <w:delText>Status (Optional)</w:delText>
                </w:r>
              </w:del>
            </w:ins>
            <w:del w:id="363" w:author="Batra Yogesh (EXT)" w:date="2018-04-06T13:05:00Z">
              <w:r w:rsidR="006E13A2" w:rsidRPr="00CF3396" w:rsidDel="00D17043">
                <w:rPr>
                  <w:rFonts w:cs="Arial"/>
                  <w:b/>
                  <w:sz w:val="20"/>
                  <w:szCs w:val="20"/>
                </w:rPr>
                <w:delText>From Date</w:delText>
              </w:r>
              <w:r w:rsidR="006E13A2" w:rsidRPr="00CF3396" w:rsidDel="00D17043">
                <w:rPr>
                  <w:rFonts w:cs="Arial"/>
                  <w:sz w:val="20"/>
                  <w:szCs w:val="20"/>
                </w:rPr>
                <w:delText xml:space="preserve">  is yesterday’s date</w:delText>
              </w:r>
            </w:del>
          </w:p>
          <w:p w14:paraId="563A6865" w14:textId="2488CB0B" w:rsidR="006E13A2" w:rsidRPr="00A749F1" w:rsidDel="00D17043" w:rsidRDefault="006E13A2" w:rsidP="006E13A2">
            <w:pPr>
              <w:pStyle w:val="NoSpacing"/>
              <w:numPr>
                <w:ilvl w:val="0"/>
                <w:numId w:val="3"/>
              </w:numPr>
              <w:rPr>
                <w:del w:id="364" w:author="Batra Yogesh (EXT)" w:date="2018-04-06T13:05:00Z"/>
                <w:rFonts w:cs="Arial"/>
                <w:sz w:val="20"/>
                <w:szCs w:val="20"/>
              </w:rPr>
            </w:pPr>
            <w:del w:id="365" w:author="Batra Yogesh (EXT)" w:date="2018-04-06T13:05:00Z">
              <w:r w:rsidRPr="005B7B9E" w:rsidDel="00D17043">
                <w:rPr>
                  <w:rFonts w:cs="Arial"/>
                  <w:b/>
                  <w:sz w:val="20"/>
                  <w:szCs w:val="20"/>
                </w:rPr>
                <w:delText>To Date</w:delText>
              </w:r>
              <w:r w:rsidRPr="005B7B9E" w:rsidDel="00D17043">
                <w:rPr>
                  <w:rFonts w:cs="Arial"/>
                  <w:sz w:val="20"/>
                  <w:szCs w:val="20"/>
                </w:rPr>
                <w:delText xml:space="preserve"> is today’s date</w:delText>
              </w:r>
            </w:del>
          </w:p>
          <w:p w14:paraId="19C3C7AE" w14:textId="36BCF57F" w:rsidR="006E13A2" w:rsidRPr="00A749F1" w:rsidDel="00D17043" w:rsidRDefault="006E13A2" w:rsidP="006E13A2">
            <w:pPr>
              <w:pStyle w:val="NoSpacing"/>
              <w:numPr>
                <w:ilvl w:val="0"/>
                <w:numId w:val="3"/>
              </w:numPr>
              <w:rPr>
                <w:del w:id="366" w:author="Batra Yogesh (EXT)" w:date="2018-04-06T13:05:00Z"/>
                <w:rFonts w:cs="Arial"/>
                <w:sz w:val="20"/>
                <w:szCs w:val="20"/>
              </w:rPr>
            </w:pPr>
            <w:del w:id="367" w:author="Batra Yogesh (EXT)" w:date="2018-04-06T13:05:00Z">
              <w:r w:rsidRPr="00A749F1" w:rsidDel="00D17043">
                <w:rPr>
                  <w:rFonts w:cs="Arial"/>
                  <w:b/>
                  <w:sz w:val="20"/>
                  <w:szCs w:val="20"/>
                </w:rPr>
                <w:delText>Production Unit</w:delText>
              </w:r>
            </w:del>
          </w:p>
          <w:p w14:paraId="06D021A6" w14:textId="78EB9129" w:rsidR="006E13A2" w:rsidRPr="00A749F1" w:rsidDel="00D17043" w:rsidRDefault="006E13A2" w:rsidP="006E13A2">
            <w:pPr>
              <w:pStyle w:val="NoSpacing"/>
              <w:numPr>
                <w:ilvl w:val="0"/>
                <w:numId w:val="3"/>
              </w:numPr>
              <w:rPr>
                <w:del w:id="368" w:author="Batra Yogesh (EXT)" w:date="2018-04-06T13:05:00Z"/>
                <w:rFonts w:cs="Arial"/>
                <w:sz w:val="20"/>
                <w:szCs w:val="20"/>
              </w:rPr>
            </w:pPr>
            <w:del w:id="369" w:author="Batra Yogesh (EXT)" w:date="2018-04-06T13:05:00Z">
              <w:r w:rsidRPr="00A749F1" w:rsidDel="00D17043">
                <w:rPr>
                  <w:rFonts w:cs="Arial"/>
                  <w:b/>
                  <w:sz w:val="20"/>
                  <w:szCs w:val="20"/>
                </w:rPr>
                <w:delText>Production Sub Unit</w:delText>
              </w:r>
            </w:del>
          </w:p>
          <w:p w14:paraId="79A7A30F" w14:textId="502EF5BA" w:rsidR="006E13A2" w:rsidRPr="00A749F1" w:rsidDel="00D17043" w:rsidRDefault="006E13A2" w:rsidP="006E13A2">
            <w:pPr>
              <w:pStyle w:val="NoSpacing"/>
              <w:numPr>
                <w:ilvl w:val="0"/>
                <w:numId w:val="3"/>
              </w:numPr>
              <w:rPr>
                <w:del w:id="370" w:author="Batra Yogesh (EXT)" w:date="2018-04-06T13:05:00Z"/>
                <w:rFonts w:cs="Arial"/>
                <w:sz w:val="20"/>
                <w:szCs w:val="20"/>
              </w:rPr>
            </w:pPr>
            <w:del w:id="371" w:author="Batra Yogesh (EXT)" w:date="2018-04-06T13:05:00Z">
              <w:r w:rsidRPr="00A749F1" w:rsidDel="00D17043">
                <w:rPr>
                  <w:rFonts w:cs="Arial"/>
                  <w:b/>
                  <w:sz w:val="20"/>
                  <w:szCs w:val="20"/>
                </w:rPr>
                <w:delText>Area</w:delText>
              </w:r>
            </w:del>
          </w:p>
          <w:p w14:paraId="2F277AC6" w14:textId="72112C30" w:rsidR="006E13A2" w:rsidRPr="00A749F1" w:rsidDel="00D17043" w:rsidRDefault="006E13A2" w:rsidP="006E13A2">
            <w:pPr>
              <w:pStyle w:val="NoSpacing"/>
              <w:numPr>
                <w:ilvl w:val="0"/>
                <w:numId w:val="3"/>
              </w:numPr>
              <w:rPr>
                <w:del w:id="372" w:author="Batra Yogesh (EXT)" w:date="2018-04-06T13:05:00Z"/>
                <w:rFonts w:cs="Arial"/>
                <w:sz w:val="20"/>
                <w:szCs w:val="20"/>
              </w:rPr>
            </w:pPr>
            <w:del w:id="373" w:author="Batra Yogesh (EXT)" w:date="2018-04-06T13:05:00Z">
              <w:r w:rsidRPr="00A749F1" w:rsidDel="00D17043">
                <w:rPr>
                  <w:rFonts w:cs="Arial"/>
                  <w:b/>
                  <w:sz w:val="20"/>
                  <w:szCs w:val="20"/>
                </w:rPr>
                <w:delText>Sub Area</w:delText>
              </w:r>
            </w:del>
          </w:p>
          <w:p w14:paraId="189DCF61" w14:textId="6EAB2665" w:rsidR="006E13A2" w:rsidRPr="00A749F1" w:rsidDel="00D17043" w:rsidRDefault="006E13A2" w:rsidP="006E13A2">
            <w:pPr>
              <w:pStyle w:val="NoSpacing"/>
              <w:numPr>
                <w:ilvl w:val="0"/>
                <w:numId w:val="3"/>
              </w:numPr>
              <w:rPr>
                <w:del w:id="374" w:author="Batra Yogesh (EXT)" w:date="2018-04-06T13:05:00Z"/>
                <w:rFonts w:cs="Arial"/>
                <w:sz w:val="20"/>
                <w:szCs w:val="20"/>
              </w:rPr>
            </w:pPr>
            <w:del w:id="375" w:author="Batra Yogesh (EXT)" w:date="2018-04-06T13:05:00Z">
              <w:r w:rsidRPr="00A749F1" w:rsidDel="00D17043">
                <w:rPr>
                  <w:rFonts w:cs="Arial"/>
                  <w:b/>
                  <w:sz w:val="20"/>
                  <w:szCs w:val="20"/>
                </w:rPr>
                <w:delText>Facility Class 2</w:delText>
              </w:r>
              <w:r w:rsidRPr="00A749F1" w:rsidDel="00D17043">
                <w:rPr>
                  <w:rFonts w:cs="Arial"/>
                  <w:sz w:val="20"/>
                  <w:szCs w:val="20"/>
                </w:rPr>
                <w:delText xml:space="preserve"> </w:delText>
              </w:r>
            </w:del>
          </w:p>
          <w:p w14:paraId="29D11D56" w14:textId="36ECE79A" w:rsidR="006E13A2" w:rsidRPr="003D4E68" w:rsidRDefault="00780D79" w:rsidP="006E13A2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del w:id="376" w:author="Batra Yogesh (EXT)" w:date="2018-04-06T13:05:00Z">
              <w:r w:rsidRPr="00A749F1" w:rsidDel="00D17043">
                <w:rPr>
                  <w:rFonts w:cs="Arial"/>
                  <w:b/>
                  <w:sz w:val="20"/>
                  <w:szCs w:val="20"/>
                </w:rPr>
                <w:delText>Facility Class 1</w:delText>
              </w:r>
            </w:del>
          </w:p>
        </w:tc>
        <w:tc>
          <w:tcPr>
            <w:tcW w:w="2880" w:type="dxa"/>
          </w:tcPr>
          <w:p w14:paraId="0D2C3AFE" w14:textId="010BA944" w:rsidR="006E13A2" w:rsidRPr="003D4E68" w:rsidRDefault="006E13A2" w:rsidP="00D135F7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7572F5" w:rsidRPr="003D4E68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</w:t>
            </w:r>
          </w:p>
        </w:tc>
      </w:tr>
      <w:tr w:rsidR="00CE7B11" w:rsidRPr="003D4E68" w14:paraId="4530CF1A" w14:textId="77777777" w:rsidTr="00D22EB6">
        <w:tc>
          <w:tcPr>
            <w:tcW w:w="690" w:type="dxa"/>
            <w:shd w:val="clear" w:color="auto" w:fill="C6D9F1" w:themeFill="text2" w:themeFillTint="33"/>
          </w:tcPr>
          <w:p w14:paraId="4C511ED1" w14:textId="28948501" w:rsidR="00CE7B11" w:rsidRPr="003D4E68" w:rsidRDefault="00CE7B11" w:rsidP="00CE7B11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</w:tcPr>
          <w:p w14:paraId="145A416B" w14:textId="77777777" w:rsidR="00CE7B11" w:rsidRPr="003D4E68" w:rsidRDefault="00CE7B11" w:rsidP="00CE7B11">
            <w:pPr>
              <w:pStyle w:val="TableText"/>
              <w:keepNext/>
              <w:keepLines/>
              <w:spacing w:after="0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Select a </w:t>
            </w:r>
            <w:r w:rsidRPr="0081292A">
              <w:rPr>
                <w:rFonts w:cs="Arial"/>
                <w:b/>
                <w:sz w:val="20"/>
                <w:szCs w:val="20"/>
              </w:rPr>
              <w:t>From Date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and </w:t>
            </w:r>
            <w:r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>To Date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in the navigation menu that will include the date of the test being entered.</w:t>
            </w:r>
          </w:p>
          <w:p w14:paraId="3162B502" w14:textId="5B0CC7CF" w:rsidR="00CE7B11" w:rsidRPr="003D4E68" w:rsidRDefault="00CE7B11" w:rsidP="00CE7B11">
            <w:pPr>
              <w:pStyle w:val="TableText"/>
              <w:keepNext/>
              <w:keepLines/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35A5E01" w14:textId="6EA08E6B" w:rsidR="00CE7B11" w:rsidRPr="003D4E68" w:rsidRDefault="00CE7B11" w:rsidP="00CE7B11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Date is populated.</w:t>
            </w:r>
          </w:p>
        </w:tc>
        <w:tc>
          <w:tcPr>
            <w:tcW w:w="2880" w:type="dxa"/>
          </w:tcPr>
          <w:p w14:paraId="53C845F6" w14:textId="77777777" w:rsidR="00CE7B11" w:rsidRPr="003D4E68" w:rsidRDefault="00CE7B11" w:rsidP="00CE7B11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E7B11" w:rsidRPr="003D4E68" w14:paraId="099EFF02" w14:textId="77777777" w:rsidTr="00D22EB6">
        <w:tc>
          <w:tcPr>
            <w:tcW w:w="690" w:type="dxa"/>
            <w:shd w:val="clear" w:color="auto" w:fill="C6D9F1" w:themeFill="text2" w:themeFillTint="33"/>
          </w:tcPr>
          <w:p w14:paraId="5779DE00" w14:textId="77777777" w:rsidR="00CE7B11" w:rsidRPr="003D4E68" w:rsidRDefault="00CE7B11" w:rsidP="00CE7B11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</w:tcPr>
          <w:p w14:paraId="66864CD6" w14:textId="77777777" w:rsidR="00CE7B11" w:rsidRPr="003D4E68" w:rsidRDefault="00CE7B11" w:rsidP="00CE7B11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Well Test - Result screen using the drop down menus and click </w:t>
            </w:r>
            <w:r w:rsidRPr="003D4E68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493E8F13" w14:textId="77777777" w:rsidR="00CE7B11" w:rsidRPr="0081292A" w:rsidRDefault="00CE7B11" w:rsidP="00CE7B11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81292A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0003A3DF" w14:textId="77777777" w:rsidR="00CE7B11" w:rsidRPr="00CF3396" w:rsidRDefault="00CE7B11" w:rsidP="00CE7B11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81292A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26B25EEE" w14:textId="77777777" w:rsidR="00CE7B11" w:rsidRPr="00CF3396" w:rsidRDefault="00CE7B11" w:rsidP="00CE7B11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CF3396">
              <w:rPr>
                <w:rFonts w:cs="Arial"/>
                <w:b/>
                <w:sz w:val="20"/>
                <w:szCs w:val="20"/>
              </w:rPr>
              <w:t>Area</w:t>
            </w:r>
          </w:p>
          <w:p w14:paraId="23F09DCA" w14:textId="77777777" w:rsidR="00CE7B11" w:rsidRPr="003D4E68" w:rsidRDefault="00CE7B11" w:rsidP="00CE7B11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CF3396">
              <w:rPr>
                <w:rFonts w:cs="Arial"/>
                <w:b/>
                <w:sz w:val="20"/>
                <w:szCs w:val="20"/>
              </w:rPr>
              <w:t>Sub Area</w:t>
            </w:r>
          </w:p>
          <w:p w14:paraId="60E22111" w14:textId="77777777" w:rsidR="00CE7B11" w:rsidRPr="003D4E68" w:rsidRDefault="00CE7B11" w:rsidP="00CE7B11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2</w:t>
            </w:r>
          </w:p>
          <w:p w14:paraId="4113B4B3" w14:textId="2EF5522D" w:rsidR="00CE7B11" w:rsidRPr="003D4E68" w:rsidRDefault="00780D79" w:rsidP="00CE7B11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ins w:id="377" w:author="Lopez, Jen" w:date="2017-11-09T11:53:00Z"/>
                <w:rFonts w:cs="Arial"/>
                <w:b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1</w:t>
            </w:r>
          </w:p>
          <w:p w14:paraId="145E66FC" w14:textId="040363BA" w:rsidR="009F0914" w:rsidRPr="003D4E68" w:rsidRDefault="009F0914" w:rsidP="00CE7B11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ins w:id="378" w:author="Lopez, Jen" w:date="2017-11-09T11:53:00Z"/>
                <w:rFonts w:cs="Arial"/>
                <w:b/>
                <w:color w:val="000000" w:themeColor="text1"/>
                <w:sz w:val="20"/>
                <w:szCs w:val="20"/>
                <w:rPrChange w:id="379" w:author="Batra Yogesh (EXT)" w:date="2018-04-13T12:16:00Z">
                  <w:rPr>
                    <w:ins w:id="380" w:author="Lopez, Jen" w:date="2017-11-09T11:53:00Z"/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ins w:id="381" w:author="Lopez, Jen" w:date="2017-11-09T11:53:00Z">
              <w:r w:rsidRPr="003D4E68">
                <w:rPr>
                  <w:rFonts w:cs="Arial"/>
                  <w:b/>
                  <w:color w:val="000000" w:themeColor="text1"/>
                  <w:sz w:val="20"/>
                  <w:szCs w:val="20"/>
                  <w:rPrChange w:id="382" w:author="Batra Yogesh (EXT)" w:date="2018-04-13T12:16:00Z">
                    <w:rPr>
                      <w:rFonts w:cs="Arial"/>
                      <w:color w:val="000000" w:themeColor="text1"/>
                      <w:sz w:val="20"/>
                      <w:szCs w:val="20"/>
                    </w:rPr>
                  </w:rPrChange>
                </w:rPr>
                <w:t>Well (optional)</w:t>
              </w:r>
            </w:ins>
          </w:p>
          <w:p w14:paraId="11158448" w14:textId="4CC0CF90" w:rsidR="009F0914" w:rsidRPr="003D4E68" w:rsidRDefault="009F0914" w:rsidP="00CE7B11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ins w:id="383" w:author="Lopez, Jen" w:date="2017-11-09T11:53:00Z">
              <w:r w:rsidRPr="003D4E68">
                <w:rPr>
                  <w:rFonts w:cs="Arial"/>
                  <w:b/>
                  <w:color w:val="000000" w:themeColor="text1"/>
                  <w:sz w:val="20"/>
                  <w:szCs w:val="20"/>
                  <w:rPrChange w:id="384" w:author="Batra Yogesh (EXT)" w:date="2018-04-13T12:16:00Z">
                    <w:rPr>
                      <w:rFonts w:cs="Arial"/>
                      <w:color w:val="000000" w:themeColor="text1"/>
                      <w:sz w:val="20"/>
                      <w:szCs w:val="20"/>
                    </w:rPr>
                  </w:rPrChange>
                </w:rPr>
                <w:t>Status (optional)</w:t>
              </w:r>
            </w:ins>
          </w:p>
          <w:p w14:paraId="7946902C" w14:textId="4D689B1E" w:rsidR="006E13A2" w:rsidRPr="003D4E68" w:rsidRDefault="006E13A2" w:rsidP="006E13A2">
            <w:pPr>
              <w:pStyle w:val="TableText"/>
              <w:keepNext/>
              <w:keepLines/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2091149" w14:textId="77777777" w:rsidR="00CE7B11" w:rsidRPr="003D4E68" w:rsidRDefault="00CE7B11" w:rsidP="00CE7B11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If there are any records for that date, they will be listed in the Data Window.</w:t>
            </w:r>
          </w:p>
          <w:p w14:paraId="70E8F170" w14:textId="77777777" w:rsidR="00CE7B11" w:rsidRPr="003D4E68" w:rsidRDefault="00CE7B11" w:rsidP="00CE7B11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2315D096" w14:textId="33834050" w:rsidR="00CE7B11" w:rsidRPr="003D4E68" w:rsidRDefault="00CE7B11" w:rsidP="00CE7B11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</w:tc>
        <w:tc>
          <w:tcPr>
            <w:tcW w:w="2880" w:type="dxa"/>
          </w:tcPr>
          <w:p w14:paraId="16EFD3DA" w14:textId="77777777" w:rsidR="00CE7B11" w:rsidRPr="003D4E68" w:rsidRDefault="00CE7B11" w:rsidP="00CE7B11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E7B11" w:rsidRPr="003D4E68" w14:paraId="1836995A" w14:textId="77777777" w:rsidTr="00D22EB6">
        <w:tc>
          <w:tcPr>
            <w:tcW w:w="690" w:type="dxa"/>
            <w:shd w:val="clear" w:color="auto" w:fill="C6D9F1" w:themeFill="text2" w:themeFillTint="33"/>
          </w:tcPr>
          <w:p w14:paraId="094FEEE8" w14:textId="50EA03C8" w:rsidR="00CE7B11" w:rsidRPr="003D4E68" w:rsidRDefault="00CE7B11" w:rsidP="00CE7B11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</w:tcPr>
          <w:p w14:paraId="5A8CF9DB" w14:textId="24594CE0" w:rsidR="00CE7B11" w:rsidRPr="003D4E68" w:rsidRDefault="00CE7B11" w:rsidP="00CE7B11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Select the record that needs to be updated</w:t>
            </w:r>
          </w:p>
        </w:tc>
        <w:tc>
          <w:tcPr>
            <w:tcW w:w="2160" w:type="dxa"/>
          </w:tcPr>
          <w:p w14:paraId="6D5A3843" w14:textId="46358853" w:rsidR="00CE7B11" w:rsidRPr="003D4E68" w:rsidRDefault="00CE7B11" w:rsidP="00CE7B11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Row is highlighted</w:t>
            </w:r>
            <w:del w:id="385" w:author="Prakash Atul (Ext)" w:date="2018-03-28T09:26:00Z">
              <w:r w:rsidRPr="003D4E68" w:rsidDel="003E65E4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 light blue</w:delText>
              </w:r>
            </w:del>
          </w:p>
        </w:tc>
        <w:tc>
          <w:tcPr>
            <w:tcW w:w="2880" w:type="dxa"/>
          </w:tcPr>
          <w:p w14:paraId="392D4180" w14:textId="77777777" w:rsidR="00CE7B11" w:rsidRPr="003D4E68" w:rsidRDefault="00CE7B11" w:rsidP="00CE7B11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E7B11" w:rsidRPr="003D4E68" w14:paraId="18407DA8" w14:textId="77777777" w:rsidTr="00D22EB6">
        <w:tc>
          <w:tcPr>
            <w:tcW w:w="690" w:type="dxa"/>
            <w:shd w:val="clear" w:color="auto" w:fill="C6D9F1" w:themeFill="text2" w:themeFillTint="33"/>
          </w:tcPr>
          <w:p w14:paraId="1ACD16C8" w14:textId="77777777" w:rsidR="00CE7B11" w:rsidRPr="003D4E68" w:rsidRDefault="00CE7B11" w:rsidP="00CE7B11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</w:tcPr>
          <w:p w14:paraId="0C3D5D62" w14:textId="432EE035" w:rsidR="00CE7B11" w:rsidRPr="003D4E68" w:rsidRDefault="006E13A2" w:rsidP="00CE7B11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Edit and m</w:t>
            </w:r>
            <w:r w:rsidR="0022049D" w:rsidRPr="003D4E68">
              <w:rPr>
                <w:rFonts w:cs="Arial"/>
                <w:color w:val="000000" w:themeColor="text1"/>
                <w:sz w:val="20"/>
                <w:szCs w:val="20"/>
              </w:rPr>
              <w:t>odify the data and c</w:t>
            </w:r>
            <w:r w:rsidR="00CE7B11" w:rsidRPr="003D4E68">
              <w:rPr>
                <w:rFonts w:cs="Arial"/>
                <w:color w:val="000000" w:themeColor="text1"/>
                <w:sz w:val="20"/>
                <w:szCs w:val="20"/>
              </w:rPr>
              <w:t>lick the Save icon</w:t>
            </w:r>
          </w:p>
          <w:p w14:paraId="29342C87" w14:textId="77777777" w:rsidR="00CE7B11" w:rsidRPr="003D4E68" w:rsidRDefault="00CE7B11" w:rsidP="00CE7B11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48EFC81B" w14:textId="77777777" w:rsidR="00CE7B11" w:rsidRPr="003D4E68" w:rsidRDefault="00CE7B11" w:rsidP="00CE7B11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CA11ACF" w14:textId="77777777" w:rsidR="00CE7B11" w:rsidRPr="003D4E68" w:rsidRDefault="00CE7B11" w:rsidP="00CE7B11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Data was saved and displayed as expected</w:t>
            </w:r>
          </w:p>
          <w:p w14:paraId="2B8E6EB6" w14:textId="77777777" w:rsidR="00CE7B11" w:rsidRPr="003D4E68" w:rsidRDefault="00CE7B11" w:rsidP="00CE7B11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31DC83CC" w14:textId="77777777" w:rsidR="00CE7B11" w:rsidRPr="003D4E68" w:rsidRDefault="00CE7B11" w:rsidP="0022049D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6AF67A8" w14:textId="724297E8" w:rsidR="00161466" w:rsidRPr="003D4E68" w:rsidRDefault="00161466" w:rsidP="00161466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del w:id="386" w:author="Batra Yogesh (EXT)" w:date="2018-04-04T17:07:00Z">
              <w:r w:rsidRPr="003D4E68" w:rsidDel="003B2EA0">
                <w:rPr>
                  <w:rFonts w:cs="Arial"/>
                  <w:color w:val="000000" w:themeColor="text1"/>
                  <w:sz w:val="20"/>
                  <w:szCs w:val="20"/>
                </w:rPr>
                <w:delText>Avaliable</w:delText>
              </w:r>
            </w:del>
            <w:ins w:id="387" w:author="Batra Yogesh (EXT)" w:date="2018-04-04T17:07:00Z">
              <w:r w:rsidR="003B2EA0" w:rsidRPr="003D4E68">
                <w:rPr>
                  <w:rFonts w:cs="Arial"/>
                  <w:color w:val="000000" w:themeColor="text1"/>
                  <w:sz w:val="20"/>
                  <w:szCs w:val="20"/>
                </w:rPr>
                <w:t>Available</w:t>
              </w:r>
            </w:ins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 xml:space="preserve"> Fields for updating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Test Duration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Valid From Daytime</w:t>
            </w:r>
          </w:p>
          <w:p w14:paraId="02287279" w14:textId="77777777" w:rsidR="00161466" w:rsidRPr="003D4E68" w:rsidRDefault="00161466" w:rsidP="00161466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- Result Type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Oil rate</w:t>
            </w:r>
          </w:p>
          <w:p w14:paraId="64BC48A6" w14:textId="77777777" w:rsidR="00161466" w:rsidRPr="003D4E68" w:rsidRDefault="00161466" w:rsidP="00161466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- Gas rate</w:t>
            </w:r>
          </w:p>
          <w:p w14:paraId="15BC5423" w14:textId="77777777" w:rsidR="00161466" w:rsidRPr="003D4E68" w:rsidRDefault="00161466" w:rsidP="00161466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- Condy rate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Motor Frequency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Separator Press, Temp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Choke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Casing Press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Orifice Plate Dia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Oil Gravity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Shrinkage Factor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BS&amp;W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3D4E68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(Only Pailin Asset)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When update Test Device Result :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</w:p>
          <w:p w14:paraId="73B8EBF1" w14:textId="74F47FC7" w:rsidR="00CE7B11" w:rsidRPr="003D4E68" w:rsidRDefault="00161466" w:rsidP="00161466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t>- Raw Condy Rate,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Pressure,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- Temperature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And click Save icon,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  <w:t>Adjust Condensate will be updated by Raw Condy Rate * Ron May Factor.</w:t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3D4E68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3D4E68">
              <w:rPr>
                <w:rFonts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cv_bkk_utilities.GET_ron_may_factor(n_TDEV_TEMP,n_TDEV_PRESS)*n_NET_COND_RATE_FLC</w:t>
            </w:r>
            <w:r w:rsidRPr="003D4E68">
              <w:rPr>
                <w:rFonts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br/>
            </w:r>
          </w:p>
        </w:tc>
      </w:tr>
      <w:tr w:rsidR="00CE7B11" w:rsidRPr="003D4E68" w14:paraId="7A72282E" w14:textId="77777777" w:rsidTr="00D22EB6">
        <w:tc>
          <w:tcPr>
            <w:tcW w:w="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06DC9CD8" w14:textId="77777777" w:rsidR="00CE7B11" w:rsidRPr="003D4E68" w:rsidRDefault="00CE7B11" w:rsidP="00CE7B11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3630" w:type="dxa"/>
            <w:shd w:val="clear" w:color="auto" w:fill="C6D9F1" w:themeFill="text2" w:themeFillTint="33"/>
          </w:tcPr>
          <w:p w14:paraId="5879B4A7" w14:textId="77777777" w:rsidR="00CE7B11" w:rsidRPr="003D4E68" w:rsidRDefault="00CE7B11" w:rsidP="00CE7B11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3D4E68">
              <w:rPr>
                <w:rFonts w:cs="Arial"/>
                <w:sz w:val="20"/>
              </w:rPr>
              <w:t>END OF USE CASE</w:t>
            </w:r>
          </w:p>
        </w:tc>
        <w:tc>
          <w:tcPr>
            <w:tcW w:w="2160" w:type="dxa"/>
            <w:shd w:val="clear" w:color="auto" w:fill="C6D9F1" w:themeFill="text2" w:themeFillTint="33"/>
          </w:tcPr>
          <w:p w14:paraId="50144E9F" w14:textId="77777777" w:rsidR="00CE7B11" w:rsidRPr="003D4E68" w:rsidRDefault="00CE7B11" w:rsidP="00CE7B11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2880" w:type="dxa"/>
            <w:shd w:val="clear" w:color="auto" w:fill="C6D9F1" w:themeFill="text2" w:themeFillTint="33"/>
          </w:tcPr>
          <w:p w14:paraId="36190F71" w14:textId="77777777" w:rsidR="00CE7B11" w:rsidRPr="003D4E68" w:rsidRDefault="00CE7B11" w:rsidP="00CE7B11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02" w14:textId="77777777" w:rsidR="00446086" w:rsidRPr="003D4E68" w:rsidRDefault="00446086" w:rsidP="00446086">
      <w:pPr>
        <w:ind w:left="1260"/>
        <w:rPr>
          <w:rFonts w:cs="Arial"/>
        </w:rPr>
      </w:pPr>
      <w:r w:rsidRPr="003D4E68">
        <w:rPr>
          <w:rFonts w:cs="Arial"/>
        </w:rPr>
        <w:t xml:space="preserve">  </w:t>
      </w:r>
    </w:p>
    <w:p w14:paraId="0BAA3826" w14:textId="77777777" w:rsidR="00C13B91" w:rsidRPr="003D4E68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7" w14:textId="77777777" w:rsidR="00543D6E" w:rsidRPr="003D4E68" w:rsidRDefault="00543D6E" w:rsidP="00A902A5">
      <w:pPr>
        <w:rPr>
          <w:rFonts w:cs="Arial"/>
        </w:rPr>
      </w:pPr>
    </w:p>
    <w:p w14:paraId="0BAA3828" w14:textId="77777777" w:rsidR="003D41D8" w:rsidRPr="003D4E68" w:rsidRDefault="001516B9" w:rsidP="003D41D8">
      <w:pPr>
        <w:pStyle w:val="Heading1"/>
      </w:pPr>
      <w:bookmarkStart w:id="388" w:name="_Toc480382883"/>
      <w:r w:rsidRPr="003D4E68">
        <w:t>Exception</w:t>
      </w:r>
      <w:r w:rsidR="00BF2F96" w:rsidRPr="003D4E68">
        <w:t>s</w:t>
      </w:r>
      <w:bookmarkEnd w:id="388"/>
    </w:p>
    <w:p w14:paraId="0BAA3829" w14:textId="2906BD66" w:rsidR="001516B9" w:rsidRPr="003D4E68" w:rsidRDefault="00E71304" w:rsidP="00447470">
      <w:pPr>
        <w:pStyle w:val="Heading2"/>
      </w:pPr>
      <w:bookmarkStart w:id="389" w:name="_Toc480382884"/>
      <w:r w:rsidRPr="003D4E68">
        <w:t>List of Common Issues/Errors</w:t>
      </w:r>
      <w:bookmarkEnd w:id="389"/>
    </w:p>
    <w:p w14:paraId="0BAA382A" w14:textId="77777777" w:rsidR="001516B9" w:rsidRPr="003D4E68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90" w:author="Batra Yogesh (EXT)" w:date="2018-04-13T12:19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391">
          <w:tblGrid>
            <w:gridCol w:w="810"/>
            <w:gridCol w:w="125"/>
            <w:gridCol w:w="2665"/>
            <w:gridCol w:w="555"/>
            <w:gridCol w:w="2775"/>
            <w:gridCol w:w="1070"/>
            <w:gridCol w:w="100"/>
            <w:gridCol w:w="1250"/>
          </w:tblGrid>
        </w:tblGridChange>
      </w:tblGrid>
      <w:tr w:rsidR="001516B9" w:rsidRPr="003D4E68" w14:paraId="0BAA382F" w14:textId="77777777" w:rsidTr="001C567B">
        <w:trPr>
          <w:cantSplit/>
          <w:tblHeader/>
          <w:trPrChange w:id="392" w:author="Batra Yogesh (EXT)" w:date="2018-04-13T12:19:00Z">
            <w:trPr>
              <w:gridAfter w:val="0"/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393" w:author="Batra Yogesh (EXT)" w:date="2018-04-13T12:19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3D4E68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394" w:author="Batra Yogesh (EXT)" w:date="2018-04-13T12:19:00Z">
              <w:tcPr>
                <w:tcW w:w="2790" w:type="dxa"/>
                <w:gridSpan w:val="2"/>
                <w:shd w:val="clear" w:color="auto" w:fill="3399FF"/>
              </w:tcPr>
            </w:tcPrChange>
          </w:tcPr>
          <w:p w14:paraId="0BAA382C" w14:textId="5D11B08C" w:rsidR="001516B9" w:rsidRPr="003D4E68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3D4E68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395" w:author="Batra Yogesh (EXT)" w:date="2018-04-13T12:19:00Z">
              <w:tcPr>
                <w:tcW w:w="3330" w:type="dxa"/>
                <w:gridSpan w:val="2"/>
                <w:shd w:val="clear" w:color="auto" w:fill="3399FF"/>
              </w:tcPr>
            </w:tcPrChange>
          </w:tcPr>
          <w:p w14:paraId="0BAA382D" w14:textId="232FB465" w:rsidR="001516B9" w:rsidRPr="003D4E68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3D4E68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396" w:author="Batra Yogesh (EXT)" w:date="2018-04-13T12:19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0BAA382E" w14:textId="37C307D4" w:rsidR="001516B9" w:rsidRPr="003D4E68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3D4E68" w14:paraId="0BAA3834" w14:textId="77777777" w:rsidTr="001C567B">
        <w:trPr>
          <w:cantSplit/>
          <w:trPrChange w:id="397" w:author="Batra Yogesh (EXT)" w:date="2018-04-13T12:19:00Z">
            <w:trPr>
              <w:gridAfter w:val="0"/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98" w:author="Batra Yogesh (EXT)" w:date="2018-04-13T12:19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3D4E68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99" w:author="Batra Yogesh (EXT)" w:date="2018-04-13T12:19:00Z">
              <w:tcPr>
                <w:tcW w:w="2790" w:type="dxa"/>
                <w:gridSpan w:val="2"/>
              </w:tcPr>
            </w:tcPrChange>
          </w:tcPr>
          <w:p w14:paraId="0BAA3831" w14:textId="77777777" w:rsidR="001516B9" w:rsidRPr="003D4E68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400" w:author="Batra Yogesh (EXT)" w:date="2018-04-13T12:19:00Z">
              <w:tcPr>
                <w:tcW w:w="3330" w:type="dxa"/>
                <w:gridSpan w:val="2"/>
              </w:tcPr>
            </w:tcPrChange>
          </w:tcPr>
          <w:p w14:paraId="0BAA3832" w14:textId="77777777" w:rsidR="001516B9" w:rsidRPr="003D4E68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401" w:author="Batra Yogesh (EXT)" w:date="2018-04-13T12:19:00Z">
              <w:tcPr>
                <w:tcW w:w="1170" w:type="dxa"/>
                <w:gridSpan w:val="2"/>
              </w:tcPr>
            </w:tcPrChange>
          </w:tcPr>
          <w:p w14:paraId="0BAA3833" w14:textId="77777777" w:rsidR="001516B9" w:rsidRPr="003D4E68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3D4E68" w14:paraId="0BAA3839" w14:textId="77777777" w:rsidTr="001C567B">
        <w:trPr>
          <w:cantSplit/>
          <w:trHeight w:val="341"/>
          <w:trPrChange w:id="402" w:author="Batra Yogesh (EXT)" w:date="2018-04-13T12:19:00Z">
            <w:trPr>
              <w:gridAfter w:val="0"/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403" w:author="Batra Yogesh (EXT)" w:date="2018-04-13T12:19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3D4E68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404" w:author="Batra Yogesh (EXT)" w:date="2018-04-13T12:19:00Z">
              <w:tcPr>
                <w:tcW w:w="2790" w:type="dxa"/>
                <w:gridSpan w:val="2"/>
              </w:tcPr>
            </w:tcPrChange>
          </w:tcPr>
          <w:p w14:paraId="0BAA3836" w14:textId="77777777" w:rsidR="000A438C" w:rsidRPr="003D4E68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405" w:author="Batra Yogesh (EXT)" w:date="2018-04-13T12:19:00Z">
              <w:tcPr>
                <w:tcW w:w="3330" w:type="dxa"/>
                <w:gridSpan w:val="2"/>
              </w:tcPr>
            </w:tcPrChange>
          </w:tcPr>
          <w:p w14:paraId="0BAA3837" w14:textId="77777777" w:rsidR="000A438C" w:rsidRPr="003D4E68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406" w:author="Batra Yogesh (EXT)" w:date="2018-04-13T12:19:00Z">
              <w:tcPr>
                <w:tcW w:w="1170" w:type="dxa"/>
                <w:gridSpan w:val="2"/>
              </w:tcPr>
            </w:tcPrChange>
          </w:tcPr>
          <w:p w14:paraId="0BAA3838" w14:textId="77777777" w:rsidR="000A438C" w:rsidRPr="003D4E68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3D4E68" w14:paraId="0BAA383E" w14:textId="77777777" w:rsidTr="001C567B">
        <w:trPr>
          <w:cantSplit/>
          <w:trHeight w:val="341"/>
          <w:trPrChange w:id="407" w:author="Batra Yogesh (EXT)" w:date="2018-04-13T12:19:00Z">
            <w:trPr>
              <w:gridAfter w:val="0"/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408" w:author="Batra Yogesh (EXT)" w:date="2018-04-13T12:19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3D4E68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409" w:author="Batra Yogesh (EXT)" w:date="2018-04-13T12:19:00Z">
              <w:tcPr>
                <w:tcW w:w="2790" w:type="dxa"/>
                <w:gridSpan w:val="2"/>
              </w:tcPr>
            </w:tcPrChange>
          </w:tcPr>
          <w:p w14:paraId="0BAA383B" w14:textId="77777777" w:rsidR="000A438C" w:rsidRPr="003D4E68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410" w:author="Batra Yogesh (EXT)" w:date="2018-04-13T12:19:00Z">
              <w:tcPr>
                <w:tcW w:w="3330" w:type="dxa"/>
                <w:gridSpan w:val="2"/>
              </w:tcPr>
            </w:tcPrChange>
          </w:tcPr>
          <w:p w14:paraId="0BAA383C" w14:textId="77777777" w:rsidR="000A438C" w:rsidRPr="003D4E68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411" w:author="Batra Yogesh (EXT)" w:date="2018-04-13T12:19:00Z">
              <w:tcPr>
                <w:tcW w:w="1170" w:type="dxa"/>
                <w:gridSpan w:val="2"/>
              </w:tcPr>
            </w:tcPrChange>
          </w:tcPr>
          <w:p w14:paraId="0BAA383D" w14:textId="77777777" w:rsidR="000A438C" w:rsidRPr="003D4E68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3D4E68" w:rsidRDefault="00E77205" w:rsidP="00BF2F96">
      <w:pPr>
        <w:rPr>
          <w:rFonts w:cs="Arial"/>
          <w:i/>
        </w:rPr>
      </w:pPr>
    </w:p>
    <w:sectPr w:rsidR="00E77205" w:rsidRPr="003D4E68" w:rsidSect="004D002A">
      <w:footerReference w:type="even" r:id="rId19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9" w:author="Lopez, Jen" w:date="2017-11-09T11:26:00Z" w:initials="LJ">
    <w:p w14:paraId="2414CD43" w14:textId="77777777" w:rsidR="00BF338F" w:rsidRDefault="00BF338F">
      <w:pPr>
        <w:pStyle w:val="CommentText"/>
      </w:pPr>
      <w:r>
        <w:rPr>
          <w:rStyle w:val="CommentReference"/>
        </w:rPr>
        <w:annotationRef/>
      </w:r>
      <w:r>
        <w:t xml:space="preserve">You may be able to remove this section if you add the EC Roles in the table above.  The “EC Role” provides value to ITC EC and Tieto. </w:t>
      </w:r>
    </w:p>
    <w:p w14:paraId="78D8FA72" w14:textId="574F9BB2" w:rsidR="00BF338F" w:rsidRDefault="00BF338F">
      <w:pPr>
        <w:pStyle w:val="CommentText"/>
      </w:pPr>
      <w:r>
        <w:t xml:space="preserve"> If “Actors” is valuable to Thailand, please keep.  If not, consider removing to simplify the form.</w:t>
      </w:r>
    </w:p>
  </w:comment>
  <w:comment w:id="169" w:author="Lopez, Jen" w:date="2017-11-09T11:27:00Z" w:initials="LJ">
    <w:p w14:paraId="6CBD1597" w14:textId="0A9F4C65" w:rsidR="00BF338F" w:rsidRDefault="00BF338F">
      <w:pPr>
        <w:pStyle w:val="CommentText"/>
      </w:pPr>
      <w:r>
        <w:rPr>
          <w:rStyle w:val="CommentReference"/>
        </w:rPr>
        <w:annotationRef/>
      </w:r>
      <w:r>
        <w:t>Is it “Well Test – Result” or “Well Test – Single”</w:t>
      </w:r>
      <w:r w:rsidR="009F0914">
        <w:t>?</w:t>
      </w:r>
    </w:p>
  </w:comment>
  <w:comment w:id="210" w:author="Lopez, Jen" w:date="2017-11-09T11:49:00Z" w:initials="LJ">
    <w:p w14:paraId="1015D18A" w14:textId="2CC793D3" w:rsidR="009F0914" w:rsidRDefault="009F0914">
      <w:pPr>
        <w:pStyle w:val="CommentText"/>
      </w:pPr>
      <w:r>
        <w:rPr>
          <w:rStyle w:val="CommentReference"/>
        </w:rPr>
        <w:annotationRef/>
      </w:r>
      <w:r>
        <w:t>Be sure to include both of these types of wells, plus wells with and without ECIS tag mapping, in the Use Case Hierarchy sheet so Tieto can test all expected functionality</w:t>
      </w:r>
    </w:p>
  </w:comment>
  <w:comment w:id="239" w:author="Lopez, Jen" w:date="2017-11-09T11:50:00Z" w:initials="LJ">
    <w:p w14:paraId="562EF012" w14:textId="77777777" w:rsidR="009F0914" w:rsidRDefault="009F0914">
      <w:pPr>
        <w:pStyle w:val="CommentText"/>
      </w:pPr>
      <w:r>
        <w:rPr>
          <w:rStyle w:val="CommentReference"/>
        </w:rPr>
        <w:annotationRef/>
      </w:r>
      <w:r>
        <w:t>Be sure to add a Pailin Asset well to the Use Case hierarchy spreadsheet.</w:t>
      </w:r>
    </w:p>
    <w:p w14:paraId="63466D6E" w14:textId="5C4DD94E" w:rsidR="009F0914" w:rsidRDefault="009F0914">
      <w:pPr>
        <w:pStyle w:val="CommentText"/>
      </w:pPr>
      <w:r>
        <w:t>Consider moving this to an alternate flow set of steps.</w:t>
      </w:r>
    </w:p>
  </w:comment>
  <w:comment w:id="245" w:author="Lopez, Jen" w:date="2017-11-09T11:51:00Z" w:initials="LJ">
    <w:p w14:paraId="522617F0" w14:textId="7F1903BE" w:rsidR="009F0914" w:rsidRDefault="009F0914">
      <w:pPr>
        <w:pStyle w:val="CommentText"/>
      </w:pPr>
      <w:r>
        <w:rPr>
          <w:rStyle w:val="CommentReference"/>
        </w:rPr>
        <w:annotationRef/>
      </w:r>
      <w:r>
        <w:t>Consider moving this to “System Response” column</w:t>
      </w:r>
    </w:p>
  </w:comment>
  <w:comment w:id="254" w:author="Lopez, Jen" w:date="2017-11-09T11:52:00Z" w:initials="LJ">
    <w:p w14:paraId="08C1C400" w14:textId="640A2242" w:rsidR="009F0914" w:rsidRDefault="009F0914">
      <w:pPr>
        <w:pStyle w:val="CommentText"/>
      </w:pPr>
      <w:r>
        <w:rPr>
          <w:rStyle w:val="CommentReference"/>
        </w:rPr>
        <w:annotationRef/>
      </w:r>
      <w:r>
        <w:t>This is a mix of actor action and system response. Add more rows and split up the actions and responses appropriately.</w:t>
      </w:r>
    </w:p>
  </w:comment>
  <w:comment w:id="295" w:author="Lopez, Jen" w:date="2017-11-09T11:52:00Z" w:initials="LJ">
    <w:p w14:paraId="3567EA9A" w14:textId="77777777" w:rsidR="003E65E4" w:rsidRDefault="003E65E4" w:rsidP="003E65E4">
      <w:pPr>
        <w:pStyle w:val="CommentText"/>
      </w:pPr>
      <w:r>
        <w:rPr>
          <w:rStyle w:val="CommentReference"/>
        </w:rPr>
        <w:annotationRef/>
      </w:r>
      <w:r>
        <w:t>This is a mix of actor action and system response. Add more rows and split up the actions and responses appropriately.</w:t>
      </w:r>
    </w:p>
  </w:comment>
  <w:comment w:id="312" w:author="Lopez, Jen" w:date="2017-11-09T11:54:00Z" w:initials="LJ">
    <w:p w14:paraId="481B0755" w14:textId="4BF91E13" w:rsidR="009F0914" w:rsidRDefault="009F0914">
      <w:pPr>
        <w:pStyle w:val="CommentText"/>
      </w:pPr>
      <w:r>
        <w:rPr>
          <w:rStyle w:val="CommentReference"/>
        </w:rPr>
        <w:annotationRef/>
      </w:r>
      <w:r>
        <w:t>Are the Accept/Reject buttons limited to specific EC Roles?  If yes, be sure to add this and list the EC Role.</w:t>
      </w:r>
    </w:p>
  </w:comment>
  <w:comment w:id="332" w:author="Lopez, Jen" w:date="2017-11-09T11:27:00Z" w:initials="LJ">
    <w:p w14:paraId="3A743FA5" w14:textId="77777777" w:rsidR="003E65E4" w:rsidRDefault="003E65E4" w:rsidP="003E65E4">
      <w:pPr>
        <w:pStyle w:val="CommentText"/>
      </w:pPr>
      <w:r>
        <w:rPr>
          <w:rStyle w:val="CommentReference"/>
        </w:rPr>
        <w:annotationRef/>
      </w:r>
      <w:r>
        <w:t>Is it “Well Test – Result” or “Well Test – Single”?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D8FA72" w15:done="0"/>
  <w15:commentEx w15:paraId="6CBD1597" w15:done="0"/>
  <w15:commentEx w15:paraId="1015D18A" w15:done="0"/>
  <w15:commentEx w15:paraId="63466D6E" w15:done="0"/>
  <w15:commentEx w15:paraId="522617F0" w15:done="0"/>
  <w15:commentEx w15:paraId="08C1C400" w15:done="0"/>
  <w15:commentEx w15:paraId="3567EA9A" w15:done="0"/>
  <w15:commentEx w15:paraId="481B0755" w15:done="0"/>
  <w15:commentEx w15:paraId="3A743FA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D8FA72" w16cid:durableId="22A88154"/>
  <w16cid:commentId w16cid:paraId="6CBD1597" w16cid:durableId="22A88155"/>
  <w16cid:commentId w16cid:paraId="1015D18A" w16cid:durableId="22A88156"/>
  <w16cid:commentId w16cid:paraId="63466D6E" w16cid:durableId="22A88157"/>
  <w16cid:commentId w16cid:paraId="522617F0" w16cid:durableId="22A88158"/>
  <w16cid:commentId w16cid:paraId="08C1C400" w16cid:durableId="22A88159"/>
  <w16cid:commentId w16cid:paraId="3567EA9A" w16cid:durableId="22A8815A"/>
  <w16cid:commentId w16cid:paraId="481B0755" w16cid:durableId="22A8815B"/>
  <w16cid:commentId w16cid:paraId="3A743FA5" w16cid:durableId="22A881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7D51" w14:textId="77777777" w:rsidR="009C2BBC" w:rsidRDefault="009C2BBC">
      <w:r>
        <w:separator/>
      </w:r>
    </w:p>
  </w:endnote>
  <w:endnote w:type="continuationSeparator" w:id="0">
    <w:p w14:paraId="18CD2732" w14:textId="77777777" w:rsidR="009C2BBC" w:rsidRDefault="009C2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E41C" w14:textId="57FD368C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8D4734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592D7" w14:textId="77777777" w:rsidR="009C2BBC" w:rsidRDefault="009C2BBC">
      <w:r>
        <w:separator/>
      </w:r>
    </w:p>
  </w:footnote>
  <w:footnote w:type="continuationSeparator" w:id="0">
    <w:p w14:paraId="24D6B3CB" w14:textId="77777777" w:rsidR="009C2BBC" w:rsidRDefault="009C2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3849" w14:textId="1247BDE2" w:rsidR="00014D25" w:rsidRPr="00650DD6" w:rsidRDefault="00650DD6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bCs/>
        <w:color w:val="3399FF"/>
      </w:rPr>
    </w:pPr>
    <w:r w:rsidRPr="00650DD6">
      <w:rPr>
        <w:rFonts w:cs="Arial"/>
        <w:b/>
        <w:bCs/>
        <w:color w:val="3399FF"/>
      </w:rPr>
      <w:t>EC</w:t>
    </w:r>
    <w:ins w:id="60" w:author="Kiran Madasu" w:date="2021-06-08T10:01:00Z">
      <w:r w:rsidR="00AD69C8">
        <w:rPr>
          <w:rFonts w:cs="Arial"/>
          <w:b/>
          <w:bCs/>
          <w:color w:val="3399FF"/>
        </w:rPr>
        <w:t>12_2</w:t>
      </w:r>
    </w:ins>
    <w:del w:id="61" w:author="Kiran Madasu" w:date="2021-06-08T10:01:00Z">
      <w:r w:rsidRPr="00650DD6" w:rsidDel="00AD69C8">
        <w:rPr>
          <w:rFonts w:cs="Arial"/>
          <w:b/>
          <w:bCs/>
          <w:color w:val="3399FF"/>
        </w:rPr>
        <w:delText>_</w:delText>
      </w:r>
    </w:del>
    <w:del w:id="62" w:author="Batra Yogesh (EXT)" w:date="2018-04-13T16:29:00Z">
      <w:r w:rsidRPr="00650DD6" w:rsidDel="0081292A">
        <w:rPr>
          <w:rFonts w:cs="Arial"/>
          <w:b/>
          <w:bCs/>
          <w:color w:val="3399FF"/>
        </w:rPr>
        <w:delText>09_3</w:delText>
      </w:r>
    </w:del>
    <w:ins w:id="63" w:author="Batra Yogesh (EXT)" w:date="2018-04-13T16:29:00Z">
      <w:del w:id="64" w:author="Kiran Madasu" w:date="2021-06-08T10:01:00Z">
        <w:r w:rsidR="0081292A" w:rsidDel="00AD69C8">
          <w:rPr>
            <w:rFonts w:cs="Arial"/>
            <w:b/>
            <w:bCs/>
            <w:color w:val="3399FF"/>
          </w:rPr>
          <w:delText>11_2</w:delText>
        </w:r>
      </w:del>
    </w:ins>
    <w:del w:id="65" w:author="Kiran Madasu" w:date="2021-06-08T10:01:00Z">
      <w:r w:rsidRPr="00650DD6" w:rsidDel="00AD69C8">
        <w:rPr>
          <w:rFonts w:cs="Arial"/>
          <w:b/>
          <w:bCs/>
          <w:color w:val="3399FF"/>
        </w:rPr>
        <w:delText>_</w:delText>
      </w:r>
    </w:del>
    <w:r w:rsidRPr="00650DD6">
      <w:rPr>
        <w:rFonts w:cs="Arial"/>
        <w:b/>
        <w:bCs/>
        <w:color w:val="3399FF"/>
      </w:rPr>
      <w:t>BKK_UC0</w:t>
    </w:r>
    <w:r w:rsidR="00174189">
      <w:rPr>
        <w:rFonts w:cs="Arial"/>
        <w:b/>
        <w:bCs/>
        <w:color w:val="3399FF"/>
      </w:rPr>
      <w:t>4</w:t>
    </w:r>
    <w:r w:rsidRPr="00650DD6">
      <w:rPr>
        <w:rFonts w:cs="Arial"/>
        <w:b/>
        <w:bCs/>
        <w:color w:val="3399FF"/>
      </w:rPr>
      <w:t>_</w:t>
    </w:r>
    <w:r w:rsidRPr="00650DD6">
      <w:rPr>
        <w:b/>
        <w:bCs/>
        <w:color w:val="3399FF"/>
      </w:rPr>
      <w:t>Well Test - Single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72108"/>
    <w:multiLevelType w:val="multilevel"/>
    <w:tmpl w:val="18F4A7F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  <w:b/>
        <w:color w:val="3399FF"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E1ED5"/>
    <w:multiLevelType w:val="hybridMultilevel"/>
    <w:tmpl w:val="CE82FF7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81350"/>
    <w:multiLevelType w:val="multilevel"/>
    <w:tmpl w:val="18F4A7F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  <w:b/>
        <w:color w:val="3399FF"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3873420D"/>
    <w:multiLevelType w:val="hybridMultilevel"/>
    <w:tmpl w:val="B8341C8E"/>
    <w:lvl w:ilvl="0" w:tplc="7B3064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865982"/>
    <w:multiLevelType w:val="hybridMultilevel"/>
    <w:tmpl w:val="77767A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7C3D0CCE"/>
    <w:multiLevelType w:val="hybridMultilevel"/>
    <w:tmpl w:val="367C9C7C"/>
    <w:lvl w:ilvl="0" w:tplc="CB68F1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82362">
    <w:abstractNumId w:val="19"/>
  </w:num>
  <w:num w:numId="2" w16cid:durableId="1720667134">
    <w:abstractNumId w:val="10"/>
  </w:num>
  <w:num w:numId="3" w16cid:durableId="1746339198">
    <w:abstractNumId w:val="12"/>
  </w:num>
  <w:num w:numId="4" w16cid:durableId="1577396272">
    <w:abstractNumId w:val="13"/>
  </w:num>
  <w:num w:numId="5" w16cid:durableId="203447002">
    <w:abstractNumId w:val="16"/>
  </w:num>
  <w:num w:numId="6" w16cid:durableId="843321832">
    <w:abstractNumId w:val="0"/>
  </w:num>
  <w:num w:numId="7" w16cid:durableId="274097939">
    <w:abstractNumId w:val="17"/>
  </w:num>
  <w:num w:numId="8" w16cid:durableId="870806571">
    <w:abstractNumId w:val="18"/>
  </w:num>
  <w:num w:numId="9" w16cid:durableId="1791975276">
    <w:abstractNumId w:val="11"/>
  </w:num>
  <w:num w:numId="10" w16cid:durableId="1638146180">
    <w:abstractNumId w:val="4"/>
  </w:num>
  <w:num w:numId="11" w16cid:durableId="910702928">
    <w:abstractNumId w:val="15"/>
  </w:num>
  <w:num w:numId="12" w16cid:durableId="886838266">
    <w:abstractNumId w:val="6"/>
  </w:num>
  <w:num w:numId="13" w16cid:durableId="548803964">
    <w:abstractNumId w:val="1"/>
  </w:num>
  <w:num w:numId="14" w16cid:durableId="888612447">
    <w:abstractNumId w:val="14"/>
  </w:num>
  <w:num w:numId="15" w16cid:durableId="2067560581">
    <w:abstractNumId w:val="3"/>
  </w:num>
  <w:num w:numId="16" w16cid:durableId="2126581916">
    <w:abstractNumId w:val="9"/>
  </w:num>
  <w:num w:numId="17" w16cid:durableId="1896820551">
    <w:abstractNumId w:val="5"/>
  </w:num>
  <w:num w:numId="18" w16cid:durableId="1832409901">
    <w:abstractNumId w:val="7"/>
  </w:num>
  <w:num w:numId="19" w16cid:durableId="2070767970">
    <w:abstractNumId w:val="2"/>
  </w:num>
  <w:num w:numId="20" w16cid:durableId="1947423440">
    <w:abstractNumId w:val="8"/>
  </w:num>
  <w:num w:numId="21" w16cid:durableId="542979710">
    <w:abstractNumId w:val="20"/>
  </w:num>
  <w:num w:numId="22" w16cid:durableId="915090067">
    <w:abstractNumId w:val="19"/>
  </w:num>
  <w:num w:numId="23" w16cid:durableId="741294060">
    <w:abstractNumId w:val="19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tra Yogesh (EXT)">
    <w15:presenceInfo w15:providerId="AD" w15:userId="S-1-5-21-4162059163-1544859033-1701284029-51988"/>
  </w15:person>
  <w15:person w15:author="Kiran Madasu">
    <w15:presenceInfo w15:providerId="AD" w15:userId="S::kiran.madasu@tietoevry.com::13cbbb80-8abc-41c2-9ee1-a13d93a22ba9"/>
  </w15:person>
  <w15:person w15:author="Lopez, Jen">
    <w15:presenceInfo w15:providerId="AD" w15:userId="S-1-5-21-2052111302-854245398-1177238915-45934"/>
  </w15:person>
  <w15:person w15:author="Prakash Atul (Ext)">
    <w15:presenceInfo w15:providerId="AD" w15:userId="S-1-5-21-4162059163-1544859033-1701284029-50486"/>
  </w15:person>
  <w15:person w15:author="Shah Ashay">
    <w15:presenceInfo w15:providerId="None" w15:userId="Shah Ashay"/>
  </w15:person>
  <w15:person w15:author="Wirasak Chomphu">
    <w15:presenceInfo w15:providerId="AD" w15:userId="S::wcld@chevron.com::ff9f8cb3-7801-46c4-8294-8ccee1c17fab"/>
  </w15:person>
  <w15:person w15:author="Divvya Dharshini">
    <w15:presenceInfo w15:providerId="AD" w15:userId="S::divvya.dharshini@quorumsoftware.com::3628957c-4326-4b11-bb20-0c20cbbb65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A2B"/>
    <w:rsid w:val="00007D96"/>
    <w:rsid w:val="00010342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AB9"/>
    <w:rsid w:val="00033B40"/>
    <w:rsid w:val="00034B86"/>
    <w:rsid w:val="00034F5B"/>
    <w:rsid w:val="000351F8"/>
    <w:rsid w:val="00042719"/>
    <w:rsid w:val="000431C7"/>
    <w:rsid w:val="000432CB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0F7B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422E"/>
    <w:rsid w:val="000E69E6"/>
    <w:rsid w:val="000F3E52"/>
    <w:rsid w:val="000F6560"/>
    <w:rsid w:val="00100CEB"/>
    <w:rsid w:val="00101DA8"/>
    <w:rsid w:val="001055C7"/>
    <w:rsid w:val="001132C1"/>
    <w:rsid w:val="001138E7"/>
    <w:rsid w:val="00114A44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466"/>
    <w:rsid w:val="00161D8A"/>
    <w:rsid w:val="001626DE"/>
    <w:rsid w:val="00162B5C"/>
    <w:rsid w:val="001655FA"/>
    <w:rsid w:val="00167857"/>
    <w:rsid w:val="0017076D"/>
    <w:rsid w:val="00174189"/>
    <w:rsid w:val="001750D9"/>
    <w:rsid w:val="00175246"/>
    <w:rsid w:val="00185E6A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A6A79"/>
    <w:rsid w:val="001B0878"/>
    <w:rsid w:val="001B1BFC"/>
    <w:rsid w:val="001B1D7C"/>
    <w:rsid w:val="001B3E59"/>
    <w:rsid w:val="001B668C"/>
    <w:rsid w:val="001B717B"/>
    <w:rsid w:val="001C3234"/>
    <w:rsid w:val="001C567B"/>
    <w:rsid w:val="001D4407"/>
    <w:rsid w:val="001D4A11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2028E"/>
    <w:rsid w:val="0022049D"/>
    <w:rsid w:val="00226A6D"/>
    <w:rsid w:val="002277E3"/>
    <w:rsid w:val="00232E39"/>
    <w:rsid w:val="002377AB"/>
    <w:rsid w:val="0024192C"/>
    <w:rsid w:val="00243945"/>
    <w:rsid w:val="0025276B"/>
    <w:rsid w:val="00253EC1"/>
    <w:rsid w:val="002541D2"/>
    <w:rsid w:val="00260010"/>
    <w:rsid w:val="00261197"/>
    <w:rsid w:val="00261D47"/>
    <w:rsid w:val="0026388A"/>
    <w:rsid w:val="0026754A"/>
    <w:rsid w:val="00267E2C"/>
    <w:rsid w:val="00270E83"/>
    <w:rsid w:val="00270F0B"/>
    <w:rsid w:val="0027180E"/>
    <w:rsid w:val="00271C23"/>
    <w:rsid w:val="0027207C"/>
    <w:rsid w:val="00272623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9E3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2F6A20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32DF"/>
    <w:rsid w:val="0038641F"/>
    <w:rsid w:val="00390637"/>
    <w:rsid w:val="0039280F"/>
    <w:rsid w:val="00393BC9"/>
    <w:rsid w:val="0039438B"/>
    <w:rsid w:val="003A51A0"/>
    <w:rsid w:val="003A5410"/>
    <w:rsid w:val="003A79F2"/>
    <w:rsid w:val="003B211E"/>
    <w:rsid w:val="003B2EA0"/>
    <w:rsid w:val="003C087F"/>
    <w:rsid w:val="003C2946"/>
    <w:rsid w:val="003C2D16"/>
    <w:rsid w:val="003C4506"/>
    <w:rsid w:val="003D1052"/>
    <w:rsid w:val="003D397C"/>
    <w:rsid w:val="003D41D8"/>
    <w:rsid w:val="003D44B5"/>
    <w:rsid w:val="003D4E68"/>
    <w:rsid w:val="003D53AB"/>
    <w:rsid w:val="003D67DB"/>
    <w:rsid w:val="003D7BD5"/>
    <w:rsid w:val="003E062A"/>
    <w:rsid w:val="003E23CF"/>
    <w:rsid w:val="003E542E"/>
    <w:rsid w:val="003E65E4"/>
    <w:rsid w:val="003E6AB3"/>
    <w:rsid w:val="003F01E3"/>
    <w:rsid w:val="003F4F7B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690B"/>
    <w:rsid w:val="00427461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2D76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7772D"/>
    <w:rsid w:val="004828E2"/>
    <w:rsid w:val="00482A32"/>
    <w:rsid w:val="00483DFC"/>
    <w:rsid w:val="0048437B"/>
    <w:rsid w:val="00484AE9"/>
    <w:rsid w:val="00484D5F"/>
    <w:rsid w:val="00485022"/>
    <w:rsid w:val="00490E48"/>
    <w:rsid w:val="004930B1"/>
    <w:rsid w:val="004963F3"/>
    <w:rsid w:val="0049647C"/>
    <w:rsid w:val="004A1B2A"/>
    <w:rsid w:val="004A5FBD"/>
    <w:rsid w:val="004A6570"/>
    <w:rsid w:val="004B16C6"/>
    <w:rsid w:val="004B1ADC"/>
    <w:rsid w:val="004B2324"/>
    <w:rsid w:val="004B6593"/>
    <w:rsid w:val="004C0E10"/>
    <w:rsid w:val="004C36C6"/>
    <w:rsid w:val="004C55A0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5C3E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1BAD"/>
    <w:rsid w:val="00522640"/>
    <w:rsid w:val="00522D05"/>
    <w:rsid w:val="00523EC3"/>
    <w:rsid w:val="005273D3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2566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A0D"/>
    <w:rsid w:val="005B7B9E"/>
    <w:rsid w:val="005C2746"/>
    <w:rsid w:val="005C3416"/>
    <w:rsid w:val="005C3E20"/>
    <w:rsid w:val="005C4449"/>
    <w:rsid w:val="005C76BF"/>
    <w:rsid w:val="005C7D08"/>
    <w:rsid w:val="005D1274"/>
    <w:rsid w:val="005D1403"/>
    <w:rsid w:val="005D5A02"/>
    <w:rsid w:val="005D6B1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30CF"/>
    <w:rsid w:val="00614FC6"/>
    <w:rsid w:val="00620B4D"/>
    <w:rsid w:val="006211C4"/>
    <w:rsid w:val="006238D8"/>
    <w:rsid w:val="006249BA"/>
    <w:rsid w:val="00631DFD"/>
    <w:rsid w:val="00633CB4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0DD6"/>
    <w:rsid w:val="006519D2"/>
    <w:rsid w:val="00653624"/>
    <w:rsid w:val="00654F9D"/>
    <w:rsid w:val="006558D6"/>
    <w:rsid w:val="00655F3C"/>
    <w:rsid w:val="00660428"/>
    <w:rsid w:val="00662028"/>
    <w:rsid w:val="00662CCE"/>
    <w:rsid w:val="00665974"/>
    <w:rsid w:val="00674C1C"/>
    <w:rsid w:val="00674FF2"/>
    <w:rsid w:val="0067692D"/>
    <w:rsid w:val="0068089C"/>
    <w:rsid w:val="00681BF7"/>
    <w:rsid w:val="00683E37"/>
    <w:rsid w:val="006843E5"/>
    <w:rsid w:val="00687409"/>
    <w:rsid w:val="00691FF1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3638"/>
    <w:rsid w:val="006C4791"/>
    <w:rsid w:val="006D0858"/>
    <w:rsid w:val="006D15A5"/>
    <w:rsid w:val="006D3C31"/>
    <w:rsid w:val="006D3F63"/>
    <w:rsid w:val="006D62C5"/>
    <w:rsid w:val="006D6B36"/>
    <w:rsid w:val="006E13A2"/>
    <w:rsid w:val="006E2D9C"/>
    <w:rsid w:val="006F2C73"/>
    <w:rsid w:val="006F3D2C"/>
    <w:rsid w:val="006F4CFE"/>
    <w:rsid w:val="006F53FB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1D40"/>
    <w:rsid w:val="0072699D"/>
    <w:rsid w:val="00726BBA"/>
    <w:rsid w:val="007270F5"/>
    <w:rsid w:val="00730760"/>
    <w:rsid w:val="007319E6"/>
    <w:rsid w:val="00736289"/>
    <w:rsid w:val="00737BBD"/>
    <w:rsid w:val="0074548D"/>
    <w:rsid w:val="0074647B"/>
    <w:rsid w:val="00747414"/>
    <w:rsid w:val="00752035"/>
    <w:rsid w:val="00752EFA"/>
    <w:rsid w:val="0075507C"/>
    <w:rsid w:val="007572F5"/>
    <w:rsid w:val="007613F6"/>
    <w:rsid w:val="0076296A"/>
    <w:rsid w:val="007649BE"/>
    <w:rsid w:val="00766F8D"/>
    <w:rsid w:val="00767D53"/>
    <w:rsid w:val="007712F2"/>
    <w:rsid w:val="007718A9"/>
    <w:rsid w:val="00771A7F"/>
    <w:rsid w:val="007746B9"/>
    <w:rsid w:val="007768D5"/>
    <w:rsid w:val="00777603"/>
    <w:rsid w:val="00777671"/>
    <w:rsid w:val="00780D79"/>
    <w:rsid w:val="00780FEE"/>
    <w:rsid w:val="007813DA"/>
    <w:rsid w:val="00786D91"/>
    <w:rsid w:val="007879E8"/>
    <w:rsid w:val="00787C0D"/>
    <w:rsid w:val="00791CB2"/>
    <w:rsid w:val="00793CC8"/>
    <w:rsid w:val="007977EB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2754"/>
    <w:rsid w:val="007D4CAC"/>
    <w:rsid w:val="007D5BBA"/>
    <w:rsid w:val="007D73C0"/>
    <w:rsid w:val="007D74E4"/>
    <w:rsid w:val="007E036B"/>
    <w:rsid w:val="007E0CF9"/>
    <w:rsid w:val="007E6830"/>
    <w:rsid w:val="007F6141"/>
    <w:rsid w:val="007F76A3"/>
    <w:rsid w:val="008015B3"/>
    <w:rsid w:val="008018AC"/>
    <w:rsid w:val="00802F3B"/>
    <w:rsid w:val="00806B74"/>
    <w:rsid w:val="0081292A"/>
    <w:rsid w:val="0081344C"/>
    <w:rsid w:val="0082085E"/>
    <w:rsid w:val="00821C02"/>
    <w:rsid w:val="008220C4"/>
    <w:rsid w:val="00822718"/>
    <w:rsid w:val="00824BD2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09B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34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2E8E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734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6448"/>
    <w:rsid w:val="0095039A"/>
    <w:rsid w:val="00950923"/>
    <w:rsid w:val="00950C54"/>
    <w:rsid w:val="00952CA5"/>
    <w:rsid w:val="00953165"/>
    <w:rsid w:val="00953377"/>
    <w:rsid w:val="009534B0"/>
    <w:rsid w:val="00955216"/>
    <w:rsid w:val="009555EF"/>
    <w:rsid w:val="009601B2"/>
    <w:rsid w:val="009616FA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4779"/>
    <w:rsid w:val="009B7627"/>
    <w:rsid w:val="009B7F8F"/>
    <w:rsid w:val="009C07BB"/>
    <w:rsid w:val="009C1E1F"/>
    <w:rsid w:val="009C2BBC"/>
    <w:rsid w:val="009C6037"/>
    <w:rsid w:val="009C6763"/>
    <w:rsid w:val="009C68FF"/>
    <w:rsid w:val="009D0F14"/>
    <w:rsid w:val="009D2E53"/>
    <w:rsid w:val="009D643A"/>
    <w:rsid w:val="009D657D"/>
    <w:rsid w:val="009D6FDD"/>
    <w:rsid w:val="009D7887"/>
    <w:rsid w:val="009E04D1"/>
    <w:rsid w:val="009E29B7"/>
    <w:rsid w:val="009E5A8E"/>
    <w:rsid w:val="009E7280"/>
    <w:rsid w:val="009F0914"/>
    <w:rsid w:val="009F212D"/>
    <w:rsid w:val="009F2DC3"/>
    <w:rsid w:val="009F362E"/>
    <w:rsid w:val="009F70F2"/>
    <w:rsid w:val="009F778A"/>
    <w:rsid w:val="009F7EC6"/>
    <w:rsid w:val="00A02168"/>
    <w:rsid w:val="00A0372C"/>
    <w:rsid w:val="00A05814"/>
    <w:rsid w:val="00A05DA3"/>
    <w:rsid w:val="00A073EA"/>
    <w:rsid w:val="00A15B2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6190"/>
    <w:rsid w:val="00A678F9"/>
    <w:rsid w:val="00A71B7A"/>
    <w:rsid w:val="00A736C7"/>
    <w:rsid w:val="00A73BA4"/>
    <w:rsid w:val="00A74025"/>
    <w:rsid w:val="00A749F1"/>
    <w:rsid w:val="00A75076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1D7F"/>
    <w:rsid w:val="00AC30FD"/>
    <w:rsid w:val="00AC5686"/>
    <w:rsid w:val="00AD190F"/>
    <w:rsid w:val="00AD20E6"/>
    <w:rsid w:val="00AD22E9"/>
    <w:rsid w:val="00AD5566"/>
    <w:rsid w:val="00AD69C8"/>
    <w:rsid w:val="00AD74A5"/>
    <w:rsid w:val="00AD7C99"/>
    <w:rsid w:val="00AE04CC"/>
    <w:rsid w:val="00AF18F6"/>
    <w:rsid w:val="00AF45BD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16FA"/>
    <w:rsid w:val="00B64D1D"/>
    <w:rsid w:val="00B65DE0"/>
    <w:rsid w:val="00B70614"/>
    <w:rsid w:val="00B717B3"/>
    <w:rsid w:val="00B7183B"/>
    <w:rsid w:val="00B7214A"/>
    <w:rsid w:val="00B7216B"/>
    <w:rsid w:val="00B72BE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342"/>
    <w:rsid w:val="00BA1D65"/>
    <w:rsid w:val="00BA24F0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F273B"/>
    <w:rsid w:val="00BF2F96"/>
    <w:rsid w:val="00BF338F"/>
    <w:rsid w:val="00BF56F9"/>
    <w:rsid w:val="00C002FE"/>
    <w:rsid w:val="00C00446"/>
    <w:rsid w:val="00C0332E"/>
    <w:rsid w:val="00C053FB"/>
    <w:rsid w:val="00C106B0"/>
    <w:rsid w:val="00C1318A"/>
    <w:rsid w:val="00C13B91"/>
    <w:rsid w:val="00C13BC6"/>
    <w:rsid w:val="00C16108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1F03"/>
    <w:rsid w:val="00C428DE"/>
    <w:rsid w:val="00C46342"/>
    <w:rsid w:val="00C5177E"/>
    <w:rsid w:val="00C540E2"/>
    <w:rsid w:val="00C54432"/>
    <w:rsid w:val="00C55FA5"/>
    <w:rsid w:val="00C6253C"/>
    <w:rsid w:val="00C65A24"/>
    <w:rsid w:val="00C67034"/>
    <w:rsid w:val="00C67D1E"/>
    <w:rsid w:val="00C71E1F"/>
    <w:rsid w:val="00C8028D"/>
    <w:rsid w:val="00C8324A"/>
    <w:rsid w:val="00C84A1C"/>
    <w:rsid w:val="00C865FE"/>
    <w:rsid w:val="00C96A28"/>
    <w:rsid w:val="00CA2B98"/>
    <w:rsid w:val="00CA3BD4"/>
    <w:rsid w:val="00CB045B"/>
    <w:rsid w:val="00CB1209"/>
    <w:rsid w:val="00CB1BFA"/>
    <w:rsid w:val="00CB2EBB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5400"/>
    <w:rsid w:val="00CE64C6"/>
    <w:rsid w:val="00CE7074"/>
    <w:rsid w:val="00CE7B11"/>
    <w:rsid w:val="00CF0C84"/>
    <w:rsid w:val="00CF0DF4"/>
    <w:rsid w:val="00CF1324"/>
    <w:rsid w:val="00CF2E21"/>
    <w:rsid w:val="00CF3396"/>
    <w:rsid w:val="00CF3EA5"/>
    <w:rsid w:val="00CF5E42"/>
    <w:rsid w:val="00D031E8"/>
    <w:rsid w:val="00D071B8"/>
    <w:rsid w:val="00D10347"/>
    <w:rsid w:val="00D119D8"/>
    <w:rsid w:val="00D12E33"/>
    <w:rsid w:val="00D133F6"/>
    <w:rsid w:val="00D135F7"/>
    <w:rsid w:val="00D15662"/>
    <w:rsid w:val="00D17043"/>
    <w:rsid w:val="00D17537"/>
    <w:rsid w:val="00D1764C"/>
    <w:rsid w:val="00D203D3"/>
    <w:rsid w:val="00D236B7"/>
    <w:rsid w:val="00D26A8E"/>
    <w:rsid w:val="00D321CA"/>
    <w:rsid w:val="00D32A99"/>
    <w:rsid w:val="00D34D90"/>
    <w:rsid w:val="00D37C94"/>
    <w:rsid w:val="00D41042"/>
    <w:rsid w:val="00D433EB"/>
    <w:rsid w:val="00D53EC4"/>
    <w:rsid w:val="00D62C62"/>
    <w:rsid w:val="00D652B2"/>
    <w:rsid w:val="00D654C8"/>
    <w:rsid w:val="00D65698"/>
    <w:rsid w:val="00D70306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97E9C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4320"/>
    <w:rsid w:val="00E0262A"/>
    <w:rsid w:val="00E0345F"/>
    <w:rsid w:val="00E03ACE"/>
    <w:rsid w:val="00E041D9"/>
    <w:rsid w:val="00E05298"/>
    <w:rsid w:val="00E05B93"/>
    <w:rsid w:val="00E067BA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3BBB"/>
    <w:rsid w:val="00E33F40"/>
    <w:rsid w:val="00E359E4"/>
    <w:rsid w:val="00E41DB9"/>
    <w:rsid w:val="00E42F54"/>
    <w:rsid w:val="00E507ED"/>
    <w:rsid w:val="00E5429B"/>
    <w:rsid w:val="00E57878"/>
    <w:rsid w:val="00E621CB"/>
    <w:rsid w:val="00E62DF2"/>
    <w:rsid w:val="00E647CC"/>
    <w:rsid w:val="00E64945"/>
    <w:rsid w:val="00E66188"/>
    <w:rsid w:val="00E71172"/>
    <w:rsid w:val="00E71304"/>
    <w:rsid w:val="00E71BA7"/>
    <w:rsid w:val="00E77205"/>
    <w:rsid w:val="00E82144"/>
    <w:rsid w:val="00E82B4B"/>
    <w:rsid w:val="00E84673"/>
    <w:rsid w:val="00E87851"/>
    <w:rsid w:val="00E95DEB"/>
    <w:rsid w:val="00E962B2"/>
    <w:rsid w:val="00EA53BB"/>
    <w:rsid w:val="00EA77E2"/>
    <w:rsid w:val="00EB17E2"/>
    <w:rsid w:val="00EB3A11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2688"/>
    <w:rsid w:val="00EF3910"/>
    <w:rsid w:val="00EF399F"/>
    <w:rsid w:val="00EF4239"/>
    <w:rsid w:val="00EF5112"/>
    <w:rsid w:val="00EF674F"/>
    <w:rsid w:val="00EF7BB7"/>
    <w:rsid w:val="00F015AF"/>
    <w:rsid w:val="00F05BEF"/>
    <w:rsid w:val="00F05DB6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0E7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D7612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  <w:rsid w:val="0DC06F0D"/>
    <w:rsid w:val="28D6A77B"/>
    <w:rsid w:val="2AC0FEC5"/>
    <w:rsid w:val="340F1B14"/>
    <w:rsid w:val="4C43E2A2"/>
    <w:rsid w:val="5197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950C54"/>
    <w:pPr>
      <w:tabs>
        <w:tab w:val="left" w:pos="270"/>
        <w:tab w:val="left" w:pos="660"/>
        <w:tab w:val="right" w:leader="dot" w:pos="9350"/>
      </w:tabs>
      <w:pPrChange w:id="0" w:author="Batra Yogesh (EXT)" w:date="2018-04-06T13:03:00Z">
        <w:pPr>
          <w:tabs>
            <w:tab w:val="left" w:pos="270"/>
            <w:tab w:val="left" w:pos="660"/>
            <w:tab w:val="right" w:leader="dot" w:pos="9350"/>
          </w:tabs>
        </w:pPr>
      </w:pPrChange>
    </w:pPr>
    <w:rPr>
      <w:rFonts w:asciiTheme="minorHAnsi" w:eastAsiaTheme="minorEastAsia" w:hAnsiTheme="minorHAnsi" w:cstheme="minorHAnsi"/>
      <w:noProof/>
      <w:szCs w:val="22"/>
      <w:rPrChange w:id="0" w:author="Batra Yogesh (EXT)" w:date="2018-04-06T13:03:00Z">
        <w:rPr>
          <w:rFonts w:asciiTheme="minorHAnsi" w:eastAsiaTheme="minorEastAsia" w:hAnsiTheme="minorHAnsi"/>
          <w:sz w:val="22"/>
          <w:szCs w:val="22"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uiPriority w:val="39"/>
    <w:rsid w:val="00950C54"/>
    <w:pPr>
      <w:tabs>
        <w:tab w:val="left" w:pos="720"/>
        <w:tab w:val="right" w:leader="dot" w:pos="9350"/>
      </w:tabs>
      <w:ind w:left="270"/>
      <w:pPrChange w:id="1" w:author="Batra Yogesh (EXT)" w:date="2018-04-06T13:03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1" w:author="Batra Yogesh (EXT)" w:date="2018-04-06T13:03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485022"/>
    <w:rPr>
      <w:rFonts w:ascii="Arial" w:hAnsi="Arial"/>
      <w:sz w:val="22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F338F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BF338F"/>
    <w:rPr>
      <w:rFonts w:ascii="Arial" w:hAnsi="Arial"/>
    </w:rPr>
  </w:style>
  <w:style w:type="character" w:customStyle="1" w:styleId="CommentSubjectChar">
    <w:name w:val="Comment Subject Char"/>
    <w:basedOn w:val="CommentTextChar"/>
    <w:link w:val="CommentSubject"/>
    <w:semiHidden/>
    <w:rsid w:val="00BF338F"/>
    <w:rPr>
      <w:rFonts w:ascii="Arial" w:hAnsi="Arial"/>
      <w:b/>
      <w:bCs/>
    </w:rPr>
  </w:style>
  <w:style w:type="paragraph" w:styleId="Revision">
    <w:name w:val="Revision"/>
    <w:hidden/>
    <w:uiPriority w:val="99"/>
    <w:semiHidden/>
    <w:rsid w:val="00A749F1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866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6546">
              <w:marLeft w:val="6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9751">
                  <w:marLeft w:val="0"/>
                  <w:marRight w:val="0"/>
                  <w:marTop w:val="0"/>
                  <w:marBottom w:val="0"/>
                  <w:divBdr>
                    <w:top w:val="single" w:sz="6" w:space="0" w:color="9DB1C9"/>
                    <w:left w:val="single" w:sz="6" w:space="0" w:color="9DB1C9"/>
                    <w:bottom w:val="single" w:sz="6" w:space="0" w:color="9DB1C9"/>
                    <w:right w:val="single" w:sz="6" w:space="0" w:color="9DB1C9"/>
                  </w:divBdr>
                  <w:divsChild>
                    <w:div w:id="12207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_ip_UnifiedCompliancePolicyUIAction xmlns="http://schemas.microsoft.com/sharepoint/v3" xsi:nil="true"/>
    <FolderPath xmlns="1aae5ee3-ab82-4627-b6ba-b8cbdf936c36" xsi:nil="true"/>
    <_ip_UnifiedCompliancePolicyProperties xmlns="http://schemas.microsoft.com/sharepoint/v3" xsi:nil="true"/>
    <Folderpath0 xmlns="1aae5ee3-ab82-4627-b6ba-b8cbdf936c3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DD3ECC-94D5-4C20-8ACA-585B3DB240FA}"/>
</file>

<file path=customXml/itemProps2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dbb6fb1c-d6dc-4588-a4b0-213aa76a2734"/>
    <ds:schemaRef ds:uri="b9f1db13-37d0-4e45-944c-b878e8992007"/>
  </ds:schemaRefs>
</ds:datastoreItem>
</file>

<file path=customXml/itemProps3.xml><?xml version="1.0" encoding="utf-8"?>
<ds:datastoreItem xmlns:ds="http://schemas.openxmlformats.org/officeDocument/2006/customXml" ds:itemID="{84C1EE89-6948-4E30-BDF7-78542D23EC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e68f836-c221-45ef-866b-38cda86b3d5e}" enabled="0" method="" siteId="{ce68f836-c221-45ef-866b-38cda86b3d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3</TotalTime>
  <Pages>12</Pages>
  <Words>1350</Words>
  <Characters>7698</Characters>
  <Application>Microsoft Office Word</Application>
  <DocSecurity>0</DocSecurity>
  <Lines>64</Lines>
  <Paragraphs>18</Paragraphs>
  <ScaleCrop>false</ScaleCrop>
  <Company>Chevron</Company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 Test - Single</dc:title>
  <dc:creator>Wirasak Chomphu</dc:creator>
  <cp:lastModifiedBy>Divvya Dharshini</cp:lastModifiedBy>
  <cp:revision>11</cp:revision>
  <cp:lastPrinted>2005-03-03T19:34:00Z</cp:lastPrinted>
  <dcterms:created xsi:type="dcterms:W3CDTF">2021-06-08T04:33:00Z</dcterms:created>
  <dcterms:modified xsi:type="dcterms:W3CDTF">2026-08-10T04:57:00Z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ComplianceAssetId">
    <vt:lpwstr/>
  </property>
  <property fmtid="{D5CDD505-2E9C-101B-9397-08002B2CF9AE}" pid="27" name="TemplateUrl">
    <vt:lpwstr/>
  </property>
  <property fmtid="{D5CDD505-2E9C-101B-9397-08002B2CF9AE}" pid="28" name="MSIP_Label_6e4db608-ddec-4a44-8ad7-7d5a79b7448e_Enabled">
    <vt:lpwstr>true</vt:lpwstr>
  </property>
  <property fmtid="{D5CDD505-2E9C-101B-9397-08002B2CF9AE}" pid="29" name="MSIP_Label_6e4db608-ddec-4a44-8ad7-7d5a79b7448e_SetDate">
    <vt:lpwstr>2021-08-18T06:22:30Z</vt:lpwstr>
  </property>
  <property fmtid="{D5CDD505-2E9C-101B-9397-08002B2CF9AE}" pid="30" name="MSIP_Label_6e4db608-ddec-4a44-8ad7-7d5a79b7448e_Method">
    <vt:lpwstr>Standard</vt:lpwstr>
  </property>
  <property fmtid="{D5CDD505-2E9C-101B-9397-08002B2CF9AE}" pid="31" name="MSIP_Label_6e4db608-ddec-4a44-8ad7-7d5a79b7448e_Name">
    <vt:lpwstr>Internal</vt:lpwstr>
  </property>
  <property fmtid="{D5CDD505-2E9C-101B-9397-08002B2CF9AE}" pid="32" name="MSIP_Label_6e4db608-ddec-4a44-8ad7-7d5a79b7448e_SiteId">
    <vt:lpwstr>fd799da1-bfc1-4234-a91c-72b3a1cb9e26</vt:lpwstr>
  </property>
  <property fmtid="{D5CDD505-2E9C-101B-9397-08002B2CF9AE}" pid="33" name="MSIP_Label_6e4db608-ddec-4a44-8ad7-7d5a79b7448e_ActionId">
    <vt:lpwstr>ed6813a7-c8ae-427c-a4c7-8b9e8e4d89a6</vt:lpwstr>
  </property>
  <property fmtid="{D5CDD505-2E9C-101B-9397-08002B2CF9AE}" pid="34" name="MSIP_Label_6e4db608-ddec-4a44-8ad7-7d5a79b7448e_ContentBits">
    <vt:lpwstr>0</vt:lpwstr>
  </property>
  <property fmtid="{D5CDD505-2E9C-101B-9397-08002B2CF9AE}" pid="35" name="MediaServiceImageTags">
    <vt:lpwstr/>
  </property>
</Properties>
</file>