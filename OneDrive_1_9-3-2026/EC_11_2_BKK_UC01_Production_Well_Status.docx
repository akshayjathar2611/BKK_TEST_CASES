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14DF3B8" w:rsidR="004D61A0" w:rsidRPr="007528FF" w:rsidRDefault="00722216">
      <w:pPr>
        <w:pStyle w:val="Header"/>
        <w:tabs>
          <w:tab w:val="clear" w:pos="4320"/>
          <w:tab w:val="clear" w:pos="8640"/>
        </w:tabs>
        <w:rPr>
          <w:rFonts w:cs="Arial"/>
          <w:rPrChange w:id="0" w:author="Batra Yogesh (EXT)" w:date="2018-04-13T12:10:00Z">
            <w:rPr>
              <w:rFonts w:asciiTheme="minorHAnsi" w:hAnsiTheme="minorHAnsi"/>
            </w:rPr>
          </w:rPrChange>
        </w:rPr>
      </w:pPr>
      <w:ins w:id="1" w:author="Wirasak Chomphu" w:date="2020-07-02T15:46:00Z">
        <w:r>
          <w:rPr>
            <w:rFonts w:cs="Arial"/>
          </w:rPr>
          <w:t xml:space="preserve"> </w:t>
        </w:r>
      </w:ins>
      <w:r w:rsidR="00D730E7" w:rsidRPr="007528FF">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7528FF" w:rsidRDefault="004D61A0">
      <w:pPr>
        <w:pStyle w:val="Header"/>
        <w:tabs>
          <w:tab w:val="clear" w:pos="4320"/>
          <w:tab w:val="clear" w:pos="8640"/>
        </w:tabs>
        <w:rPr>
          <w:rFonts w:cs="Arial"/>
          <w:rPrChange w:id="2" w:author="Batra Yogesh (EXT)" w:date="2018-04-13T12:10:00Z">
            <w:rPr>
              <w:rFonts w:asciiTheme="minorHAnsi" w:hAnsiTheme="minorHAnsi"/>
            </w:rPr>
          </w:rPrChange>
        </w:rPr>
      </w:pPr>
    </w:p>
    <w:p w14:paraId="0BAA3730" w14:textId="77777777" w:rsidR="004D61A0" w:rsidRPr="007528FF" w:rsidRDefault="004D61A0">
      <w:pPr>
        <w:pStyle w:val="Header"/>
        <w:tabs>
          <w:tab w:val="clear" w:pos="4320"/>
          <w:tab w:val="clear" w:pos="8640"/>
        </w:tabs>
        <w:rPr>
          <w:rFonts w:cs="Arial"/>
          <w:rPrChange w:id="3" w:author="Batra Yogesh (EXT)" w:date="2018-04-13T12:10:00Z">
            <w:rPr>
              <w:rFonts w:asciiTheme="minorHAnsi" w:hAnsiTheme="minorHAnsi"/>
            </w:rPr>
          </w:rPrChange>
        </w:rPr>
      </w:pPr>
    </w:p>
    <w:p w14:paraId="0BAA3731" w14:textId="77777777" w:rsidR="004D61A0" w:rsidRPr="007528FF" w:rsidRDefault="004D61A0">
      <w:pPr>
        <w:pStyle w:val="Header"/>
        <w:tabs>
          <w:tab w:val="clear" w:pos="4320"/>
          <w:tab w:val="clear" w:pos="8640"/>
        </w:tabs>
        <w:rPr>
          <w:rFonts w:cs="Arial"/>
          <w:rPrChange w:id="4" w:author="Batra Yogesh (EXT)" w:date="2018-04-13T12:10:00Z">
            <w:rPr>
              <w:rFonts w:asciiTheme="minorHAnsi" w:hAnsiTheme="minorHAnsi"/>
            </w:rPr>
          </w:rPrChange>
        </w:rPr>
      </w:pPr>
    </w:p>
    <w:p w14:paraId="0BAA3732" w14:textId="77777777" w:rsidR="004D61A0" w:rsidRPr="007528FF" w:rsidRDefault="004D61A0">
      <w:pPr>
        <w:pStyle w:val="Header"/>
        <w:tabs>
          <w:tab w:val="clear" w:pos="4320"/>
          <w:tab w:val="clear" w:pos="8640"/>
        </w:tabs>
        <w:rPr>
          <w:rFonts w:cs="Arial"/>
          <w:rPrChange w:id="5" w:author="Batra Yogesh (EXT)" w:date="2018-04-13T12:10:00Z">
            <w:rPr>
              <w:rFonts w:asciiTheme="minorHAnsi" w:hAnsiTheme="minorHAnsi"/>
            </w:rPr>
          </w:rPrChange>
        </w:rPr>
      </w:pPr>
    </w:p>
    <w:p w14:paraId="0BAA3733" w14:textId="77777777" w:rsidR="004D61A0" w:rsidRPr="007528FF" w:rsidRDefault="004D61A0">
      <w:pPr>
        <w:pStyle w:val="Header"/>
        <w:tabs>
          <w:tab w:val="clear" w:pos="4320"/>
          <w:tab w:val="clear" w:pos="8640"/>
        </w:tabs>
        <w:rPr>
          <w:rFonts w:cs="Arial"/>
          <w:rPrChange w:id="6" w:author="Batra Yogesh (EXT)" w:date="2018-04-13T12:10:00Z">
            <w:rPr>
              <w:rFonts w:asciiTheme="minorHAnsi" w:hAnsiTheme="minorHAnsi"/>
            </w:rPr>
          </w:rPrChange>
        </w:rPr>
      </w:pPr>
    </w:p>
    <w:p w14:paraId="0BAA3734" w14:textId="77777777" w:rsidR="004D61A0" w:rsidRPr="007528FF" w:rsidRDefault="004D61A0">
      <w:pPr>
        <w:pStyle w:val="Header"/>
        <w:tabs>
          <w:tab w:val="clear" w:pos="4320"/>
          <w:tab w:val="clear" w:pos="8640"/>
        </w:tabs>
        <w:rPr>
          <w:rFonts w:cs="Arial"/>
          <w:rPrChange w:id="7" w:author="Batra Yogesh (EXT)" w:date="2018-04-13T12:10:00Z">
            <w:rPr>
              <w:rFonts w:asciiTheme="minorHAnsi" w:hAnsiTheme="minorHAnsi"/>
            </w:rPr>
          </w:rPrChange>
        </w:rPr>
      </w:pPr>
    </w:p>
    <w:p w14:paraId="0BAA3735" w14:textId="77777777" w:rsidR="004D61A0" w:rsidRPr="007528FF" w:rsidRDefault="004D61A0">
      <w:pPr>
        <w:pStyle w:val="Header"/>
        <w:tabs>
          <w:tab w:val="clear" w:pos="4320"/>
          <w:tab w:val="clear" w:pos="8640"/>
        </w:tabs>
        <w:rPr>
          <w:rFonts w:cs="Arial"/>
          <w:rPrChange w:id="8" w:author="Batra Yogesh (EXT)" w:date="2018-04-13T12:10:00Z">
            <w:rPr>
              <w:rFonts w:asciiTheme="minorHAnsi" w:hAnsiTheme="minorHAnsi"/>
            </w:rPr>
          </w:rPrChange>
        </w:rPr>
      </w:pPr>
    </w:p>
    <w:p w14:paraId="0BAA3736" w14:textId="77777777" w:rsidR="004D61A0" w:rsidRPr="007528FF" w:rsidRDefault="004D61A0">
      <w:pPr>
        <w:pStyle w:val="Header"/>
        <w:tabs>
          <w:tab w:val="clear" w:pos="4320"/>
          <w:tab w:val="clear" w:pos="8640"/>
        </w:tabs>
        <w:rPr>
          <w:rFonts w:cs="Arial"/>
          <w:rPrChange w:id="9" w:author="Batra Yogesh (EXT)" w:date="2018-04-13T12:10:00Z">
            <w:rPr>
              <w:rFonts w:asciiTheme="minorHAnsi" w:hAnsiTheme="minorHAnsi"/>
            </w:rPr>
          </w:rPrChange>
        </w:rPr>
      </w:pPr>
    </w:p>
    <w:p w14:paraId="0BAA3737" w14:textId="77777777" w:rsidR="004D61A0" w:rsidRPr="007528FF" w:rsidRDefault="004D61A0">
      <w:pPr>
        <w:pStyle w:val="Header"/>
        <w:tabs>
          <w:tab w:val="clear" w:pos="4320"/>
          <w:tab w:val="clear" w:pos="8640"/>
        </w:tabs>
        <w:rPr>
          <w:rFonts w:cs="Arial"/>
          <w:rPrChange w:id="10" w:author="Batra Yogesh (EXT)" w:date="2018-04-13T12:10:00Z">
            <w:rPr>
              <w:rFonts w:asciiTheme="minorHAnsi" w:hAnsiTheme="minorHAnsi"/>
            </w:rPr>
          </w:rPrChange>
        </w:rPr>
      </w:pPr>
    </w:p>
    <w:p w14:paraId="0BAA3738" w14:textId="77777777" w:rsidR="004D61A0" w:rsidRPr="007528FF" w:rsidRDefault="004D61A0">
      <w:pPr>
        <w:pStyle w:val="Header"/>
        <w:tabs>
          <w:tab w:val="clear" w:pos="4320"/>
          <w:tab w:val="clear" w:pos="8640"/>
        </w:tabs>
        <w:rPr>
          <w:rFonts w:cs="Arial"/>
          <w:rPrChange w:id="11" w:author="Batra Yogesh (EXT)" w:date="2018-04-13T12:10:00Z">
            <w:rPr>
              <w:rFonts w:asciiTheme="minorHAnsi" w:hAnsiTheme="minorHAnsi"/>
            </w:rPr>
          </w:rPrChange>
        </w:rPr>
      </w:pPr>
    </w:p>
    <w:p w14:paraId="0BAA3739" w14:textId="77777777" w:rsidR="004D61A0" w:rsidRPr="007528FF" w:rsidRDefault="004D61A0">
      <w:pPr>
        <w:pStyle w:val="Header"/>
        <w:tabs>
          <w:tab w:val="clear" w:pos="4320"/>
          <w:tab w:val="clear" w:pos="8640"/>
        </w:tabs>
        <w:rPr>
          <w:rFonts w:cs="Arial"/>
        </w:rPr>
      </w:pPr>
    </w:p>
    <w:p w14:paraId="0BAA373A" w14:textId="1D7C8A8B" w:rsidR="004D61A0" w:rsidRPr="007528FF" w:rsidRDefault="00D730E7">
      <w:pPr>
        <w:pStyle w:val="Title"/>
        <w:rPr>
          <w:rFonts w:cs="Arial"/>
          <w:color w:val="3399FF"/>
          <w:sz w:val="52"/>
          <w:szCs w:val="52"/>
        </w:rPr>
      </w:pPr>
      <w:r w:rsidRPr="007528FF">
        <w:rPr>
          <w:rFonts w:cs="Arial"/>
          <w:color w:val="3399FF"/>
          <w:sz w:val="52"/>
          <w:szCs w:val="52"/>
        </w:rPr>
        <w:t xml:space="preserve">EC Upgrade </w:t>
      </w:r>
      <w:r w:rsidR="005419BA" w:rsidRPr="007528FF">
        <w:rPr>
          <w:rFonts w:cs="Arial"/>
          <w:color w:val="3399FF"/>
          <w:sz w:val="52"/>
          <w:szCs w:val="52"/>
        </w:rPr>
        <w:t>BKK</w:t>
      </w:r>
      <w:r w:rsidRPr="007528FF">
        <w:rPr>
          <w:rFonts w:cs="Arial"/>
          <w:color w:val="3399FF"/>
          <w:sz w:val="52"/>
          <w:szCs w:val="52"/>
        </w:rPr>
        <w:t xml:space="preserve"> </w:t>
      </w:r>
      <w:r w:rsidR="004D61A0" w:rsidRPr="007528FF">
        <w:rPr>
          <w:rFonts w:cs="Arial"/>
          <w:color w:val="3399FF"/>
          <w:sz w:val="52"/>
          <w:szCs w:val="52"/>
        </w:rPr>
        <w:t>Use Case</w:t>
      </w:r>
    </w:p>
    <w:p w14:paraId="0BAA373B" w14:textId="77777777" w:rsidR="004D61A0" w:rsidRPr="007528FF" w:rsidRDefault="004D61A0">
      <w:pPr>
        <w:jc w:val="center"/>
        <w:rPr>
          <w:rFonts w:cs="Arial"/>
        </w:rPr>
      </w:pPr>
    </w:p>
    <w:p w14:paraId="0BAA373C" w14:textId="77777777" w:rsidR="007C0F5B" w:rsidRPr="007528FF" w:rsidRDefault="007C0F5B">
      <w:pPr>
        <w:jc w:val="center"/>
        <w:rPr>
          <w:rFonts w:cs="Arial"/>
        </w:rPr>
      </w:pPr>
    </w:p>
    <w:p w14:paraId="0BAA373D" w14:textId="77777777" w:rsidR="007C0F5B" w:rsidRPr="007528FF" w:rsidRDefault="007C0F5B">
      <w:pPr>
        <w:jc w:val="center"/>
        <w:rPr>
          <w:rFonts w:cs="Arial"/>
        </w:rPr>
      </w:pPr>
    </w:p>
    <w:p w14:paraId="0BAA373E" w14:textId="77777777" w:rsidR="007C0F5B" w:rsidRPr="007528FF" w:rsidRDefault="004D61A0">
      <w:pPr>
        <w:pStyle w:val="BodyText"/>
        <w:rPr>
          <w:rFonts w:cs="Arial"/>
          <w:color w:val="3399FF"/>
        </w:rPr>
      </w:pPr>
      <w:r w:rsidRPr="007528FF">
        <w:rPr>
          <w:rFonts w:cs="Arial"/>
          <w:b/>
          <w:color w:val="3399FF"/>
        </w:rPr>
        <w:t>Project Name</w:t>
      </w:r>
    </w:p>
    <w:p w14:paraId="0BAA373F" w14:textId="1AFFE1D0" w:rsidR="00EF4239" w:rsidRPr="007528FF" w:rsidRDefault="005419BA">
      <w:pPr>
        <w:pStyle w:val="BodyText"/>
        <w:rPr>
          <w:rFonts w:cs="Arial"/>
          <w:color w:val="3399FF"/>
        </w:rPr>
      </w:pPr>
      <w:r w:rsidRPr="007528FF">
        <w:rPr>
          <w:rFonts w:cs="Arial"/>
          <w:color w:val="3399FF"/>
        </w:rPr>
        <w:t xml:space="preserve">BKK </w:t>
      </w:r>
      <w:r w:rsidR="00FA58CA" w:rsidRPr="007528FF">
        <w:rPr>
          <w:rFonts w:cs="Arial"/>
          <w:color w:val="3399FF"/>
        </w:rPr>
        <w:t>Project</w:t>
      </w:r>
      <w:r w:rsidR="000A438C" w:rsidRPr="007528FF">
        <w:rPr>
          <w:rFonts w:cs="Arial"/>
          <w:color w:val="3399FF"/>
        </w:rPr>
        <w:t xml:space="preserve"> </w:t>
      </w:r>
      <w:r w:rsidR="002A6A74" w:rsidRPr="007528FF">
        <w:rPr>
          <w:rFonts w:cs="Arial"/>
          <w:color w:val="3399FF"/>
        </w:rPr>
        <w:t>Energy Components</w:t>
      </w:r>
    </w:p>
    <w:p w14:paraId="0BAA3740" w14:textId="77777777" w:rsidR="004D61A0" w:rsidRPr="007528FF" w:rsidRDefault="004D61A0">
      <w:pPr>
        <w:pStyle w:val="BodyText"/>
        <w:rPr>
          <w:rFonts w:cs="Arial"/>
          <w:color w:val="3399FF"/>
        </w:rPr>
      </w:pPr>
    </w:p>
    <w:p w14:paraId="0BAA3741" w14:textId="77777777" w:rsidR="007C0F5B" w:rsidRPr="007528FF" w:rsidRDefault="004D61A0">
      <w:pPr>
        <w:jc w:val="center"/>
        <w:rPr>
          <w:rFonts w:cs="Arial"/>
          <w:color w:val="3399FF"/>
        </w:rPr>
      </w:pPr>
      <w:r w:rsidRPr="007528FF">
        <w:rPr>
          <w:rFonts w:cs="Arial"/>
          <w:b/>
          <w:color w:val="3399FF"/>
        </w:rPr>
        <w:t>Use-Case Name</w:t>
      </w:r>
    </w:p>
    <w:p w14:paraId="0BAA3742" w14:textId="1B88B1B8" w:rsidR="004D61A0" w:rsidRPr="007528FF" w:rsidRDefault="00CD0B64">
      <w:pPr>
        <w:jc w:val="center"/>
        <w:rPr>
          <w:rFonts w:cs="Arial"/>
          <w:color w:val="3399FF"/>
        </w:rPr>
      </w:pPr>
      <w:r w:rsidRPr="007528FF">
        <w:rPr>
          <w:rFonts w:cs="Arial"/>
          <w:color w:val="3399FF"/>
        </w:rPr>
        <w:t>EC_</w:t>
      </w:r>
      <w:ins w:id="12" w:author="Batra Yogesh (EXT)" w:date="2018-04-13T16:24:00Z">
        <w:r w:rsidR="00A176D7">
          <w:rPr>
            <w:rFonts w:cs="Arial"/>
            <w:color w:val="3399FF"/>
          </w:rPr>
          <w:t>11</w:t>
        </w:r>
      </w:ins>
      <w:del w:id="13" w:author="Batra Yogesh (EXT)" w:date="2018-04-13T16:24:00Z">
        <w:r w:rsidRPr="007528FF" w:rsidDel="00A176D7">
          <w:rPr>
            <w:rFonts w:cs="Arial"/>
            <w:color w:val="3399FF"/>
          </w:rPr>
          <w:delText>09</w:delText>
        </w:r>
      </w:del>
      <w:r w:rsidRPr="007528FF">
        <w:rPr>
          <w:rFonts w:cs="Arial"/>
          <w:color w:val="3399FF"/>
        </w:rPr>
        <w:t>_</w:t>
      </w:r>
      <w:ins w:id="14" w:author="Batra Yogesh (EXT)" w:date="2018-04-13T16:24:00Z">
        <w:r w:rsidR="00A176D7">
          <w:rPr>
            <w:rFonts w:cs="Arial"/>
            <w:color w:val="3399FF"/>
          </w:rPr>
          <w:t>2</w:t>
        </w:r>
      </w:ins>
      <w:del w:id="15" w:author="Batra Yogesh (EXT)" w:date="2018-04-13T16:24:00Z">
        <w:r w:rsidRPr="007528FF" w:rsidDel="00A176D7">
          <w:rPr>
            <w:rFonts w:cs="Arial"/>
            <w:color w:val="3399FF"/>
          </w:rPr>
          <w:delText>3</w:delText>
        </w:r>
      </w:del>
      <w:r w:rsidRPr="007528FF">
        <w:rPr>
          <w:rFonts w:cs="Arial"/>
          <w:color w:val="3399FF"/>
        </w:rPr>
        <w:t>_BKK_UC01_Production Well Status</w:t>
      </w:r>
      <w:r w:rsidR="004D61A0" w:rsidRPr="007528FF">
        <w:rPr>
          <w:rFonts w:cs="Arial"/>
          <w:color w:val="3399FF"/>
        </w:rPr>
        <w:br/>
      </w:r>
    </w:p>
    <w:p w14:paraId="0BAA3743" w14:textId="77777777" w:rsidR="007C0F5B" w:rsidRPr="007528FF" w:rsidRDefault="004D61A0" w:rsidP="00B107D1">
      <w:pPr>
        <w:jc w:val="center"/>
        <w:rPr>
          <w:rFonts w:cs="Arial"/>
          <w:color w:val="3399FF"/>
        </w:rPr>
      </w:pPr>
      <w:r w:rsidRPr="007528FF">
        <w:rPr>
          <w:rFonts w:cs="Arial"/>
          <w:b/>
          <w:color w:val="3399FF"/>
        </w:rPr>
        <w:t>Origination Date</w:t>
      </w:r>
    </w:p>
    <w:p w14:paraId="0BAA3744" w14:textId="3A0EC1F4" w:rsidR="004D61A0" w:rsidRPr="007528FF" w:rsidRDefault="005419BA" w:rsidP="00B107D1">
      <w:pPr>
        <w:jc w:val="center"/>
        <w:rPr>
          <w:rFonts w:cs="Arial"/>
          <w:color w:val="3399FF"/>
        </w:rPr>
      </w:pPr>
      <w:r w:rsidRPr="007528FF">
        <w:rPr>
          <w:rFonts w:cs="Arial"/>
          <w:color w:val="3399FF"/>
        </w:rPr>
        <w:t>7</w:t>
      </w:r>
      <w:r w:rsidR="0047772D" w:rsidRPr="007528FF">
        <w:rPr>
          <w:rFonts w:cs="Arial"/>
          <w:color w:val="3399FF"/>
        </w:rPr>
        <w:t>-</w:t>
      </w:r>
      <w:r w:rsidRPr="007528FF">
        <w:rPr>
          <w:rFonts w:cs="Arial"/>
          <w:color w:val="3399FF"/>
        </w:rPr>
        <w:t>Oct</w:t>
      </w:r>
      <w:r w:rsidR="00A8498C" w:rsidRPr="007528FF">
        <w:rPr>
          <w:rFonts w:cs="Arial"/>
          <w:color w:val="3399FF"/>
        </w:rPr>
        <w:t>-</w:t>
      </w:r>
      <w:r w:rsidR="0047772D" w:rsidRPr="007528FF">
        <w:rPr>
          <w:rFonts w:cs="Arial"/>
          <w:color w:val="3399FF"/>
        </w:rPr>
        <w:t>2017</w:t>
      </w:r>
    </w:p>
    <w:p w14:paraId="0BAA3745" w14:textId="77777777" w:rsidR="004D61A0" w:rsidRPr="007528FF" w:rsidRDefault="004D61A0">
      <w:pPr>
        <w:rPr>
          <w:rFonts w:cs="Arial"/>
        </w:rPr>
      </w:pPr>
    </w:p>
    <w:p w14:paraId="0BAA3746" w14:textId="77777777" w:rsidR="004D61A0" w:rsidRPr="007528FF" w:rsidRDefault="004D61A0">
      <w:pPr>
        <w:rPr>
          <w:rFonts w:cs="Arial"/>
        </w:rPr>
      </w:pPr>
    </w:p>
    <w:p w14:paraId="0BAA3747" w14:textId="77777777" w:rsidR="004D61A0" w:rsidRPr="007528FF" w:rsidRDefault="004D61A0">
      <w:pPr>
        <w:rPr>
          <w:rFonts w:cs="Arial"/>
        </w:rPr>
      </w:pPr>
    </w:p>
    <w:p w14:paraId="0BAA3748" w14:textId="77777777" w:rsidR="004D61A0" w:rsidRPr="007528FF" w:rsidRDefault="004D61A0">
      <w:pPr>
        <w:rPr>
          <w:rFonts w:cs="Arial"/>
        </w:rPr>
      </w:pPr>
    </w:p>
    <w:p w14:paraId="0BAA3749" w14:textId="77777777" w:rsidR="004D61A0" w:rsidRPr="007528FF" w:rsidRDefault="004D61A0">
      <w:pPr>
        <w:rPr>
          <w:rFonts w:cs="Arial"/>
        </w:rPr>
      </w:pPr>
    </w:p>
    <w:p w14:paraId="0BAA374A" w14:textId="77777777" w:rsidR="004D61A0" w:rsidRPr="007528FF" w:rsidRDefault="004D61A0">
      <w:pPr>
        <w:rPr>
          <w:rFonts w:cs="Arial"/>
        </w:rPr>
      </w:pPr>
    </w:p>
    <w:p w14:paraId="0BAA374B" w14:textId="77777777" w:rsidR="004D61A0" w:rsidRPr="007528FF" w:rsidRDefault="004D61A0">
      <w:pPr>
        <w:rPr>
          <w:rFonts w:cs="Arial"/>
        </w:rPr>
      </w:pPr>
    </w:p>
    <w:p w14:paraId="0BAA374C" w14:textId="77777777" w:rsidR="004D61A0" w:rsidRPr="007528FF" w:rsidRDefault="004D61A0">
      <w:pPr>
        <w:rPr>
          <w:rFonts w:cs="Arial"/>
        </w:rPr>
      </w:pPr>
    </w:p>
    <w:p w14:paraId="0BAA374D" w14:textId="77777777" w:rsidR="004D61A0" w:rsidRPr="007528FF" w:rsidRDefault="004D61A0">
      <w:pPr>
        <w:rPr>
          <w:rFonts w:cs="Arial"/>
        </w:rPr>
      </w:pPr>
    </w:p>
    <w:p w14:paraId="0BAA374E" w14:textId="77777777" w:rsidR="004D61A0" w:rsidRDefault="004D61A0">
      <w:pPr>
        <w:rPr>
          <w:ins w:id="16" w:author="Batra Yogesh (EXT)" w:date="2018-04-13T12:10:00Z"/>
          <w:rFonts w:cs="Arial"/>
        </w:rPr>
      </w:pPr>
    </w:p>
    <w:p w14:paraId="7712DC8D" w14:textId="77777777" w:rsidR="007528FF" w:rsidRDefault="007528FF">
      <w:pPr>
        <w:rPr>
          <w:ins w:id="17" w:author="Batra Yogesh (EXT)" w:date="2018-04-13T12:10:00Z"/>
          <w:rFonts w:cs="Arial"/>
        </w:rPr>
      </w:pPr>
    </w:p>
    <w:p w14:paraId="29A410CC" w14:textId="77777777" w:rsidR="007528FF" w:rsidRDefault="007528FF">
      <w:pPr>
        <w:rPr>
          <w:ins w:id="18" w:author="Batra Yogesh (EXT)" w:date="2018-04-13T12:10:00Z"/>
          <w:rFonts w:cs="Arial"/>
        </w:rPr>
      </w:pPr>
    </w:p>
    <w:p w14:paraId="16253A74" w14:textId="77777777" w:rsidR="007528FF" w:rsidRDefault="007528FF">
      <w:pPr>
        <w:rPr>
          <w:ins w:id="19" w:author="Batra Yogesh (EXT)" w:date="2018-04-13T12:10:00Z"/>
          <w:rFonts w:cs="Arial"/>
        </w:rPr>
      </w:pPr>
    </w:p>
    <w:p w14:paraId="2D402D8A" w14:textId="77777777" w:rsidR="007528FF" w:rsidRDefault="007528FF">
      <w:pPr>
        <w:rPr>
          <w:ins w:id="20" w:author="Batra Yogesh (EXT)" w:date="2018-04-13T12:10:00Z"/>
          <w:rFonts w:cs="Arial"/>
        </w:rPr>
      </w:pPr>
    </w:p>
    <w:p w14:paraId="121FBFDB" w14:textId="77777777" w:rsidR="007528FF" w:rsidRDefault="007528FF">
      <w:pPr>
        <w:rPr>
          <w:ins w:id="21" w:author="Batra Yogesh (EXT)" w:date="2018-04-13T12:10:00Z"/>
          <w:rFonts w:cs="Arial"/>
        </w:rPr>
      </w:pPr>
    </w:p>
    <w:p w14:paraId="670FFB4A" w14:textId="77777777" w:rsidR="007528FF" w:rsidRDefault="007528FF">
      <w:pPr>
        <w:rPr>
          <w:ins w:id="22" w:author="Batra Yogesh (EXT)" w:date="2018-04-13T12:10:00Z"/>
          <w:rFonts w:cs="Arial"/>
        </w:rPr>
      </w:pPr>
    </w:p>
    <w:p w14:paraId="6B2831B4" w14:textId="77777777" w:rsidR="007528FF" w:rsidRDefault="007528FF">
      <w:pPr>
        <w:rPr>
          <w:ins w:id="23" w:author="Batra Yogesh (EXT)" w:date="2018-04-13T12:10:00Z"/>
          <w:rFonts w:cs="Arial"/>
        </w:rPr>
      </w:pPr>
    </w:p>
    <w:p w14:paraId="0007AED8" w14:textId="77777777" w:rsidR="007528FF" w:rsidRDefault="007528FF">
      <w:pPr>
        <w:rPr>
          <w:ins w:id="24" w:author="Batra Yogesh (EXT)" w:date="2018-04-13T12:10:00Z"/>
          <w:rFonts w:cs="Arial"/>
        </w:rPr>
      </w:pPr>
    </w:p>
    <w:p w14:paraId="41CB5009" w14:textId="77777777" w:rsidR="007528FF" w:rsidRDefault="007528FF">
      <w:pPr>
        <w:rPr>
          <w:ins w:id="25" w:author="Batra Yogesh (EXT)" w:date="2018-04-13T12:10:00Z"/>
          <w:rFonts w:cs="Arial"/>
        </w:rPr>
      </w:pPr>
    </w:p>
    <w:p w14:paraId="2FCA529F" w14:textId="77777777" w:rsidR="007528FF" w:rsidRDefault="007528FF">
      <w:pPr>
        <w:rPr>
          <w:ins w:id="26" w:author="Batra Yogesh (EXT)" w:date="2018-04-13T12:10:00Z"/>
          <w:rFonts w:cs="Arial"/>
        </w:rPr>
      </w:pPr>
    </w:p>
    <w:p w14:paraId="7FD06DB5" w14:textId="77777777" w:rsidR="007528FF" w:rsidRDefault="007528FF">
      <w:pPr>
        <w:rPr>
          <w:ins w:id="27" w:author="Batra Yogesh (EXT)" w:date="2018-04-13T12:10:00Z"/>
          <w:rFonts w:cs="Arial"/>
        </w:rPr>
      </w:pPr>
    </w:p>
    <w:p w14:paraId="7A0DB1AF" w14:textId="77777777" w:rsidR="007528FF" w:rsidRDefault="007528FF">
      <w:pPr>
        <w:rPr>
          <w:ins w:id="28" w:author="Batra Yogesh (EXT)" w:date="2018-04-13T12:10:00Z"/>
          <w:rFonts w:cs="Arial"/>
        </w:rPr>
      </w:pPr>
    </w:p>
    <w:p w14:paraId="7A668D5E" w14:textId="77777777" w:rsidR="007528FF" w:rsidRPr="007528FF" w:rsidRDefault="007528FF">
      <w:pPr>
        <w:rPr>
          <w:rFonts w:cs="Arial"/>
        </w:rPr>
      </w:pPr>
    </w:p>
    <w:p w14:paraId="0BAA374F" w14:textId="77777777" w:rsidR="007C0F5B" w:rsidRPr="007528FF" w:rsidRDefault="007C0F5B">
      <w:pPr>
        <w:rPr>
          <w:rFonts w:cs="Arial"/>
        </w:rPr>
      </w:pPr>
    </w:p>
    <w:p w14:paraId="0BAA3750" w14:textId="77777777" w:rsidR="004D61A0" w:rsidRPr="007528FF" w:rsidRDefault="004D61A0" w:rsidP="00447470">
      <w:pPr>
        <w:rPr>
          <w:rFonts w:cs="Arial"/>
        </w:rPr>
      </w:pPr>
      <w:r w:rsidRPr="007528FF">
        <w:rPr>
          <w:rFonts w:cs="Arial"/>
        </w:rPr>
        <w:t>Revision History</w:t>
      </w:r>
    </w:p>
    <w:p w14:paraId="0BAA3751" w14:textId="77777777" w:rsidR="004D61A0" w:rsidRPr="007528FF"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9" w:author="Batra Yogesh (EXT)" w:date="2018-04-13T12:10: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30">
          <w:tblGrid>
            <w:gridCol w:w="1143"/>
            <w:gridCol w:w="22"/>
            <w:gridCol w:w="1655"/>
            <w:gridCol w:w="55"/>
            <w:gridCol w:w="2857"/>
            <w:gridCol w:w="113"/>
            <w:gridCol w:w="1035"/>
            <w:gridCol w:w="135"/>
            <w:gridCol w:w="1013"/>
            <w:gridCol w:w="157"/>
            <w:gridCol w:w="1165"/>
            <w:gridCol w:w="185"/>
          </w:tblGrid>
        </w:tblGridChange>
      </w:tblGrid>
      <w:tr w:rsidR="005F74A6" w:rsidRPr="007528FF" w14:paraId="0BAA3756" w14:textId="5ED8BD66" w:rsidTr="007528FF">
        <w:trPr>
          <w:cantSplit/>
          <w:tblHeader/>
          <w:trPrChange w:id="31" w:author="Batra Yogesh (EXT)" w:date="2018-04-13T12:10:00Z">
            <w:trPr>
              <w:cantSplit/>
              <w:tblHeader/>
            </w:trPr>
          </w:trPrChange>
        </w:trPr>
        <w:tc>
          <w:tcPr>
            <w:tcW w:w="611" w:type="pct"/>
            <w:shd w:val="clear" w:color="auto" w:fill="3399FF"/>
            <w:tcPrChange w:id="32" w:author="Batra Yogesh (EXT)" w:date="2018-04-13T12:10:00Z">
              <w:tcPr>
                <w:tcW w:w="1165" w:type="dxa"/>
                <w:gridSpan w:val="2"/>
                <w:shd w:val="clear" w:color="auto" w:fill="3399FF"/>
              </w:tcPr>
            </w:tcPrChange>
          </w:tcPr>
          <w:p w14:paraId="0BAA3752" w14:textId="7C5064CA" w:rsidR="005F74A6" w:rsidRPr="007528FF" w:rsidRDefault="005F74A6" w:rsidP="005F74A6">
            <w:pPr>
              <w:pStyle w:val="ColumnHead"/>
              <w:rPr>
                <w:rFonts w:cs="Arial"/>
                <w:color w:val="FFFFFF" w:themeColor="background1"/>
              </w:rPr>
            </w:pPr>
            <w:r w:rsidRPr="007528FF">
              <w:rPr>
                <w:rFonts w:cs="Arial"/>
                <w:color w:val="FFFFFF" w:themeColor="background1"/>
              </w:rPr>
              <w:t>Revision</w:t>
            </w:r>
          </w:p>
        </w:tc>
        <w:tc>
          <w:tcPr>
            <w:tcW w:w="897" w:type="pct"/>
            <w:shd w:val="clear" w:color="auto" w:fill="3399FF"/>
            <w:tcPrChange w:id="33" w:author="Batra Yogesh (EXT)" w:date="2018-04-13T12:10:00Z">
              <w:tcPr>
                <w:tcW w:w="1710" w:type="dxa"/>
                <w:gridSpan w:val="2"/>
                <w:shd w:val="clear" w:color="auto" w:fill="3399FF"/>
              </w:tcPr>
            </w:tcPrChange>
          </w:tcPr>
          <w:p w14:paraId="0BAA3753" w14:textId="706486C2" w:rsidR="005F74A6" w:rsidRPr="007528FF" w:rsidRDefault="005F74A6" w:rsidP="005F74A6">
            <w:pPr>
              <w:pStyle w:val="ColumnHead"/>
              <w:rPr>
                <w:rFonts w:cs="Arial"/>
                <w:color w:val="FFFFFF" w:themeColor="background1"/>
              </w:rPr>
            </w:pPr>
            <w:r w:rsidRPr="007528FF">
              <w:rPr>
                <w:rFonts w:cs="Arial"/>
                <w:color w:val="FFFFFF" w:themeColor="background1"/>
              </w:rPr>
              <w:t>Date</w:t>
            </w:r>
          </w:p>
        </w:tc>
        <w:tc>
          <w:tcPr>
            <w:tcW w:w="1557" w:type="pct"/>
            <w:shd w:val="clear" w:color="auto" w:fill="3399FF"/>
            <w:tcPrChange w:id="34" w:author="Batra Yogesh (EXT)" w:date="2018-04-13T12:10:00Z">
              <w:tcPr>
                <w:tcW w:w="2970" w:type="dxa"/>
                <w:gridSpan w:val="2"/>
                <w:shd w:val="clear" w:color="auto" w:fill="3399FF"/>
              </w:tcPr>
            </w:tcPrChange>
          </w:tcPr>
          <w:p w14:paraId="0BAA3754" w14:textId="77777777" w:rsidR="005F74A6" w:rsidRPr="007528FF" w:rsidRDefault="005F74A6" w:rsidP="005F74A6">
            <w:pPr>
              <w:pStyle w:val="ColumnHead"/>
              <w:rPr>
                <w:rFonts w:cs="Arial"/>
                <w:color w:val="FFFFFF" w:themeColor="background1"/>
              </w:rPr>
            </w:pPr>
            <w:r w:rsidRPr="007528FF">
              <w:rPr>
                <w:rFonts w:cs="Arial"/>
                <w:color w:val="FFFFFF" w:themeColor="background1"/>
              </w:rPr>
              <w:t>Description</w:t>
            </w:r>
          </w:p>
        </w:tc>
        <w:tc>
          <w:tcPr>
            <w:tcW w:w="614" w:type="pct"/>
            <w:shd w:val="clear" w:color="auto" w:fill="3399FF"/>
            <w:tcPrChange w:id="35" w:author="Batra Yogesh (EXT)" w:date="2018-04-13T12:10:00Z">
              <w:tcPr>
                <w:tcW w:w="1170" w:type="dxa"/>
                <w:gridSpan w:val="2"/>
                <w:shd w:val="clear" w:color="auto" w:fill="3399FF"/>
              </w:tcPr>
            </w:tcPrChange>
          </w:tcPr>
          <w:p w14:paraId="3FA9A84F" w14:textId="77777777" w:rsidR="005F74A6" w:rsidRPr="007528FF" w:rsidRDefault="005F74A6" w:rsidP="005F74A6">
            <w:pPr>
              <w:pStyle w:val="ColumnHead"/>
              <w:rPr>
                <w:rFonts w:cs="Arial"/>
                <w:color w:val="FFFFFF" w:themeColor="background1"/>
              </w:rPr>
            </w:pPr>
            <w:r w:rsidRPr="007528FF">
              <w:rPr>
                <w:rFonts w:cs="Arial"/>
                <w:color w:val="FFFFFF" w:themeColor="background1"/>
              </w:rPr>
              <w:t>Prepared</w:t>
            </w:r>
          </w:p>
          <w:p w14:paraId="0BAA3755" w14:textId="24CB89A3" w:rsidR="005F74A6" w:rsidRPr="007528FF" w:rsidRDefault="005F74A6" w:rsidP="005F74A6">
            <w:pPr>
              <w:pStyle w:val="ColumnHead"/>
              <w:rPr>
                <w:rFonts w:cs="Arial"/>
                <w:color w:val="FFFFFF" w:themeColor="background1"/>
              </w:rPr>
            </w:pPr>
            <w:r w:rsidRPr="007528FF">
              <w:rPr>
                <w:rFonts w:cs="Arial"/>
                <w:color w:val="FFFFFF" w:themeColor="background1"/>
              </w:rPr>
              <w:t>by</w:t>
            </w:r>
          </w:p>
        </w:tc>
        <w:tc>
          <w:tcPr>
            <w:tcW w:w="614" w:type="pct"/>
            <w:shd w:val="clear" w:color="auto" w:fill="3399FF"/>
            <w:tcPrChange w:id="36" w:author="Batra Yogesh (EXT)" w:date="2018-04-13T12:10:00Z">
              <w:tcPr>
                <w:tcW w:w="1170" w:type="dxa"/>
                <w:gridSpan w:val="2"/>
                <w:shd w:val="clear" w:color="auto" w:fill="3399FF"/>
              </w:tcPr>
            </w:tcPrChange>
          </w:tcPr>
          <w:p w14:paraId="2279381B" w14:textId="77777777" w:rsidR="005F74A6" w:rsidRPr="007528FF" w:rsidRDefault="005F74A6" w:rsidP="005F74A6">
            <w:pPr>
              <w:pStyle w:val="ColumnHead"/>
              <w:rPr>
                <w:rFonts w:cs="Arial"/>
                <w:color w:val="FFFFFF" w:themeColor="background1"/>
              </w:rPr>
            </w:pPr>
            <w:r w:rsidRPr="007528FF">
              <w:rPr>
                <w:rFonts w:cs="Arial"/>
                <w:color w:val="FFFFFF" w:themeColor="background1"/>
              </w:rPr>
              <w:t>Checked</w:t>
            </w:r>
          </w:p>
          <w:p w14:paraId="6407E4C1" w14:textId="0BC8493E" w:rsidR="005F74A6" w:rsidRPr="007528FF" w:rsidRDefault="005F74A6" w:rsidP="005F74A6">
            <w:pPr>
              <w:pStyle w:val="ColumnHead"/>
              <w:rPr>
                <w:rFonts w:cs="Arial"/>
                <w:color w:val="FFFFFF" w:themeColor="background1"/>
              </w:rPr>
            </w:pPr>
            <w:r w:rsidRPr="007528FF">
              <w:rPr>
                <w:rFonts w:cs="Arial"/>
                <w:color w:val="FFFFFF" w:themeColor="background1"/>
              </w:rPr>
              <w:t>by</w:t>
            </w:r>
          </w:p>
        </w:tc>
        <w:tc>
          <w:tcPr>
            <w:tcW w:w="707" w:type="pct"/>
            <w:shd w:val="clear" w:color="auto" w:fill="3399FF"/>
            <w:tcPrChange w:id="37" w:author="Batra Yogesh (EXT)" w:date="2018-04-13T12:10:00Z">
              <w:tcPr>
                <w:tcW w:w="1350" w:type="dxa"/>
                <w:gridSpan w:val="2"/>
                <w:shd w:val="clear" w:color="auto" w:fill="3399FF"/>
              </w:tcPr>
            </w:tcPrChange>
          </w:tcPr>
          <w:p w14:paraId="69284D3A" w14:textId="3EEBDEA0" w:rsidR="005F74A6" w:rsidRPr="007528FF" w:rsidRDefault="005F74A6" w:rsidP="005F74A6">
            <w:pPr>
              <w:pStyle w:val="ColumnHead"/>
              <w:rPr>
                <w:rFonts w:cs="Arial"/>
                <w:color w:val="FFFFFF" w:themeColor="background1"/>
              </w:rPr>
            </w:pPr>
            <w:r w:rsidRPr="007528FF">
              <w:rPr>
                <w:rFonts w:cs="Arial"/>
                <w:color w:val="FFFFFF" w:themeColor="background1"/>
              </w:rPr>
              <w:t>Approved by</w:t>
            </w:r>
          </w:p>
        </w:tc>
      </w:tr>
      <w:tr w:rsidR="005F74A6" w:rsidRPr="007528FF" w14:paraId="0BAA375B" w14:textId="2375FBD8" w:rsidTr="007528FF">
        <w:trPr>
          <w:cantSplit/>
          <w:trPrChange w:id="38" w:author="Batra Yogesh (EXT)" w:date="2018-04-13T12:10:00Z">
            <w:trPr>
              <w:cantSplit/>
            </w:trPr>
          </w:trPrChange>
        </w:trPr>
        <w:tc>
          <w:tcPr>
            <w:tcW w:w="611" w:type="pct"/>
            <w:tcPrChange w:id="39" w:author="Batra Yogesh (EXT)" w:date="2018-04-13T12:10:00Z">
              <w:tcPr>
                <w:tcW w:w="1165" w:type="dxa"/>
                <w:gridSpan w:val="2"/>
              </w:tcPr>
            </w:tcPrChange>
          </w:tcPr>
          <w:p w14:paraId="0BAA3757" w14:textId="225044F2" w:rsidR="005F74A6" w:rsidRPr="007528FF" w:rsidRDefault="005F74A6" w:rsidP="005F74A6">
            <w:pPr>
              <w:jc w:val="center"/>
              <w:rPr>
                <w:rFonts w:cs="Arial"/>
                <w:sz w:val="20"/>
                <w:szCs w:val="20"/>
              </w:rPr>
            </w:pPr>
            <w:r w:rsidRPr="007528FF">
              <w:rPr>
                <w:rFonts w:cs="Arial"/>
                <w:sz w:val="20"/>
                <w:szCs w:val="20"/>
              </w:rPr>
              <w:t>1</w:t>
            </w:r>
            <w:r w:rsidR="004B1ADC" w:rsidRPr="007528FF">
              <w:rPr>
                <w:rFonts w:cs="Arial"/>
                <w:sz w:val="20"/>
                <w:szCs w:val="20"/>
              </w:rPr>
              <w:t>.0</w:t>
            </w:r>
          </w:p>
        </w:tc>
        <w:tc>
          <w:tcPr>
            <w:tcW w:w="897" w:type="pct"/>
            <w:tcPrChange w:id="40" w:author="Batra Yogesh (EXT)" w:date="2018-04-13T12:10:00Z">
              <w:tcPr>
                <w:tcW w:w="1710" w:type="dxa"/>
                <w:gridSpan w:val="2"/>
              </w:tcPr>
            </w:tcPrChange>
          </w:tcPr>
          <w:p w14:paraId="0BAA3758" w14:textId="450DD2D2" w:rsidR="005F74A6" w:rsidRPr="007528FF" w:rsidRDefault="005419BA">
            <w:pPr>
              <w:jc w:val="center"/>
              <w:rPr>
                <w:rFonts w:cs="Arial"/>
                <w:sz w:val="20"/>
                <w:szCs w:val="20"/>
              </w:rPr>
            </w:pPr>
            <w:r w:rsidRPr="007528FF">
              <w:rPr>
                <w:rFonts w:cs="Arial"/>
                <w:sz w:val="20"/>
                <w:szCs w:val="20"/>
              </w:rPr>
              <w:t>7</w:t>
            </w:r>
            <w:r w:rsidR="005F74A6" w:rsidRPr="007528FF">
              <w:rPr>
                <w:rFonts w:cs="Arial"/>
                <w:sz w:val="20"/>
                <w:szCs w:val="20"/>
              </w:rPr>
              <w:t>-</w:t>
            </w:r>
            <w:r w:rsidRPr="007528FF">
              <w:rPr>
                <w:rFonts w:cs="Arial"/>
                <w:sz w:val="20"/>
                <w:szCs w:val="20"/>
              </w:rPr>
              <w:t>Oct</w:t>
            </w:r>
            <w:r w:rsidR="005F74A6" w:rsidRPr="007528FF">
              <w:rPr>
                <w:rFonts w:cs="Arial"/>
                <w:sz w:val="20"/>
                <w:szCs w:val="20"/>
              </w:rPr>
              <w:t>-</w:t>
            </w:r>
            <w:r w:rsidR="004B1ADC" w:rsidRPr="007528FF">
              <w:rPr>
                <w:rFonts w:cs="Arial"/>
                <w:sz w:val="20"/>
                <w:szCs w:val="20"/>
              </w:rPr>
              <w:t>2017</w:t>
            </w:r>
          </w:p>
        </w:tc>
        <w:tc>
          <w:tcPr>
            <w:tcW w:w="1557" w:type="pct"/>
            <w:tcPrChange w:id="41" w:author="Batra Yogesh (EXT)" w:date="2018-04-13T12:10:00Z">
              <w:tcPr>
                <w:tcW w:w="2970" w:type="dxa"/>
                <w:gridSpan w:val="2"/>
              </w:tcPr>
            </w:tcPrChange>
          </w:tcPr>
          <w:p w14:paraId="0BAA3759" w14:textId="23E1922D" w:rsidR="005F74A6" w:rsidRPr="00A176D7" w:rsidRDefault="005F74A6" w:rsidP="00B107D1">
            <w:pPr>
              <w:pStyle w:val="Header"/>
              <w:tabs>
                <w:tab w:val="clear" w:pos="4320"/>
                <w:tab w:val="clear" w:pos="8640"/>
              </w:tabs>
              <w:rPr>
                <w:rFonts w:cs="Arial"/>
                <w:sz w:val="20"/>
                <w:szCs w:val="20"/>
              </w:rPr>
            </w:pPr>
            <w:r w:rsidRPr="00191E07">
              <w:rPr>
                <w:rFonts w:cs="Arial"/>
                <w:sz w:val="20"/>
                <w:szCs w:val="20"/>
              </w:rPr>
              <w:t xml:space="preserve">Draft of Use Case </w:t>
            </w:r>
            <w:r w:rsidR="004D4D77" w:rsidRPr="00191E07">
              <w:rPr>
                <w:rFonts w:cs="Arial"/>
                <w:sz w:val="20"/>
                <w:szCs w:val="20"/>
              </w:rPr>
              <w:t>“</w:t>
            </w:r>
            <w:r w:rsidR="005419BA" w:rsidRPr="00191E07">
              <w:rPr>
                <w:rFonts w:cs="Arial"/>
                <w:sz w:val="20"/>
                <w:szCs w:val="20"/>
              </w:rPr>
              <w:t>Production Well Status</w:t>
            </w:r>
            <w:r w:rsidR="004D4D77" w:rsidRPr="00A176D7">
              <w:rPr>
                <w:rFonts w:cs="Arial"/>
                <w:sz w:val="20"/>
                <w:szCs w:val="20"/>
              </w:rPr>
              <w:t>”</w:t>
            </w:r>
          </w:p>
        </w:tc>
        <w:tc>
          <w:tcPr>
            <w:tcW w:w="614" w:type="pct"/>
            <w:tcPrChange w:id="42" w:author="Batra Yogesh (EXT)" w:date="2018-04-13T12:10:00Z">
              <w:tcPr>
                <w:tcW w:w="1170" w:type="dxa"/>
                <w:gridSpan w:val="2"/>
              </w:tcPr>
            </w:tcPrChange>
          </w:tcPr>
          <w:p w14:paraId="0BAA375A" w14:textId="4DD661AE" w:rsidR="004B1ADC" w:rsidRPr="008523F2" w:rsidRDefault="005419BA" w:rsidP="004B1ADC">
            <w:pPr>
              <w:jc w:val="center"/>
              <w:rPr>
                <w:rFonts w:cs="Arial"/>
                <w:sz w:val="20"/>
                <w:szCs w:val="20"/>
              </w:rPr>
            </w:pPr>
            <w:proofErr w:type="spellStart"/>
            <w:r w:rsidRPr="008523F2">
              <w:rPr>
                <w:rFonts w:cs="Arial"/>
                <w:sz w:val="20"/>
                <w:szCs w:val="20"/>
              </w:rPr>
              <w:t>Wirask</w:t>
            </w:r>
            <w:proofErr w:type="spellEnd"/>
            <w:r w:rsidRPr="008523F2">
              <w:rPr>
                <w:rFonts w:cs="Arial"/>
                <w:sz w:val="20"/>
                <w:szCs w:val="20"/>
              </w:rPr>
              <w:t xml:space="preserve"> C.</w:t>
            </w:r>
          </w:p>
        </w:tc>
        <w:tc>
          <w:tcPr>
            <w:tcW w:w="614" w:type="pct"/>
            <w:tcPrChange w:id="43" w:author="Batra Yogesh (EXT)" w:date="2018-04-13T12:10:00Z">
              <w:tcPr>
                <w:tcW w:w="1170" w:type="dxa"/>
                <w:gridSpan w:val="2"/>
              </w:tcPr>
            </w:tcPrChange>
          </w:tcPr>
          <w:p w14:paraId="29DF2C40" w14:textId="77777777" w:rsidR="005F74A6" w:rsidRPr="00657B15" w:rsidRDefault="005F74A6">
            <w:pPr>
              <w:jc w:val="center"/>
              <w:rPr>
                <w:rFonts w:cs="Arial"/>
                <w:sz w:val="20"/>
                <w:szCs w:val="20"/>
              </w:rPr>
            </w:pPr>
          </w:p>
        </w:tc>
        <w:tc>
          <w:tcPr>
            <w:tcW w:w="707" w:type="pct"/>
            <w:tcPrChange w:id="44" w:author="Batra Yogesh (EXT)" w:date="2018-04-13T12:10:00Z">
              <w:tcPr>
                <w:tcW w:w="1350" w:type="dxa"/>
                <w:gridSpan w:val="2"/>
              </w:tcPr>
            </w:tcPrChange>
          </w:tcPr>
          <w:p w14:paraId="6A1BC662" w14:textId="1DDFB2E8" w:rsidR="005F74A6" w:rsidRPr="00657B15" w:rsidRDefault="005F74A6">
            <w:pPr>
              <w:jc w:val="center"/>
              <w:rPr>
                <w:rFonts w:cs="Arial"/>
                <w:sz w:val="20"/>
                <w:szCs w:val="20"/>
              </w:rPr>
            </w:pPr>
          </w:p>
        </w:tc>
      </w:tr>
      <w:tr w:rsidR="005F74A6" w:rsidRPr="007528FF" w14:paraId="0BAA3760" w14:textId="645D3AAF" w:rsidTr="007528FF">
        <w:trPr>
          <w:cantSplit/>
          <w:trPrChange w:id="45" w:author="Batra Yogesh (EXT)" w:date="2018-04-13T12:10:00Z">
            <w:trPr>
              <w:cantSplit/>
            </w:trPr>
          </w:trPrChange>
        </w:trPr>
        <w:tc>
          <w:tcPr>
            <w:tcW w:w="611" w:type="pct"/>
            <w:tcPrChange w:id="46" w:author="Batra Yogesh (EXT)" w:date="2018-04-13T12:10:00Z">
              <w:tcPr>
                <w:tcW w:w="1165" w:type="dxa"/>
                <w:gridSpan w:val="2"/>
              </w:tcPr>
            </w:tcPrChange>
          </w:tcPr>
          <w:p w14:paraId="0BAA375C" w14:textId="7374080D" w:rsidR="005F74A6" w:rsidRPr="007528FF" w:rsidRDefault="008F4E14">
            <w:pPr>
              <w:jc w:val="center"/>
              <w:rPr>
                <w:rFonts w:cs="Arial"/>
                <w:sz w:val="20"/>
                <w:szCs w:val="20"/>
              </w:rPr>
            </w:pPr>
            <w:r w:rsidRPr="007528FF">
              <w:rPr>
                <w:rFonts w:cs="Arial"/>
                <w:sz w:val="20"/>
                <w:szCs w:val="20"/>
              </w:rPr>
              <w:t>1.1</w:t>
            </w:r>
          </w:p>
        </w:tc>
        <w:tc>
          <w:tcPr>
            <w:tcW w:w="897" w:type="pct"/>
            <w:tcPrChange w:id="47" w:author="Batra Yogesh (EXT)" w:date="2018-04-13T12:10:00Z">
              <w:tcPr>
                <w:tcW w:w="1710" w:type="dxa"/>
                <w:gridSpan w:val="2"/>
              </w:tcPr>
            </w:tcPrChange>
          </w:tcPr>
          <w:p w14:paraId="0BAA375D" w14:textId="780DBF8F" w:rsidR="005F74A6" w:rsidRPr="007528FF" w:rsidRDefault="008F4E14">
            <w:pPr>
              <w:jc w:val="center"/>
              <w:rPr>
                <w:rFonts w:cs="Arial"/>
                <w:sz w:val="20"/>
                <w:szCs w:val="20"/>
              </w:rPr>
            </w:pPr>
            <w:r w:rsidRPr="007528FF">
              <w:rPr>
                <w:rFonts w:cs="Arial"/>
                <w:sz w:val="20"/>
                <w:szCs w:val="20"/>
              </w:rPr>
              <w:t>9-Nov-2017</w:t>
            </w:r>
          </w:p>
        </w:tc>
        <w:tc>
          <w:tcPr>
            <w:tcW w:w="1557" w:type="pct"/>
            <w:tcPrChange w:id="48" w:author="Batra Yogesh (EXT)" w:date="2018-04-13T12:10:00Z">
              <w:tcPr>
                <w:tcW w:w="2970" w:type="dxa"/>
                <w:gridSpan w:val="2"/>
              </w:tcPr>
            </w:tcPrChange>
          </w:tcPr>
          <w:p w14:paraId="0BAA375E" w14:textId="662F778A" w:rsidR="005F74A6" w:rsidRPr="00191E07" w:rsidRDefault="008F4E14" w:rsidP="00B107D1">
            <w:pPr>
              <w:pStyle w:val="Header"/>
              <w:tabs>
                <w:tab w:val="clear" w:pos="4320"/>
                <w:tab w:val="clear" w:pos="8640"/>
              </w:tabs>
              <w:rPr>
                <w:rFonts w:cs="Arial"/>
                <w:sz w:val="20"/>
                <w:szCs w:val="20"/>
              </w:rPr>
            </w:pPr>
            <w:r w:rsidRPr="00191E07">
              <w:rPr>
                <w:rFonts w:cs="Arial"/>
                <w:sz w:val="20"/>
                <w:szCs w:val="20"/>
              </w:rPr>
              <w:t>Review and provide feedback</w:t>
            </w:r>
          </w:p>
        </w:tc>
        <w:tc>
          <w:tcPr>
            <w:tcW w:w="614" w:type="pct"/>
            <w:tcPrChange w:id="49" w:author="Batra Yogesh (EXT)" w:date="2018-04-13T12:10:00Z">
              <w:tcPr>
                <w:tcW w:w="1170" w:type="dxa"/>
                <w:gridSpan w:val="2"/>
              </w:tcPr>
            </w:tcPrChange>
          </w:tcPr>
          <w:p w14:paraId="0BAA375F" w14:textId="4AF27B3B" w:rsidR="005F74A6" w:rsidRPr="008523F2" w:rsidRDefault="008F4E14">
            <w:pPr>
              <w:jc w:val="center"/>
              <w:rPr>
                <w:rFonts w:cs="Arial"/>
                <w:sz w:val="20"/>
                <w:szCs w:val="20"/>
              </w:rPr>
            </w:pPr>
            <w:r w:rsidRPr="00A176D7">
              <w:rPr>
                <w:rFonts w:cs="Arial"/>
                <w:sz w:val="20"/>
                <w:szCs w:val="20"/>
              </w:rPr>
              <w:t>Jennifer Lopez</w:t>
            </w:r>
          </w:p>
        </w:tc>
        <w:tc>
          <w:tcPr>
            <w:tcW w:w="614" w:type="pct"/>
            <w:tcPrChange w:id="50" w:author="Batra Yogesh (EXT)" w:date="2018-04-13T12:10:00Z">
              <w:tcPr>
                <w:tcW w:w="1170" w:type="dxa"/>
                <w:gridSpan w:val="2"/>
              </w:tcPr>
            </w:tcPrChange>
          </w:tcPr>
          <w:p w14:paraId="3A3230E3" w14:textId="77777777" w:rsidR="005F74A6" w:rsidRPr="00657B15" w:rsidRDefault="005F74A6">
            <w:pPr>
              <w:jc w:val="center"/>
              <w:rPr>
                <w:rFonts w:cs="Arial"/>
                <w:sz w:val="20"/>
                <w:szCs w:val="20"/>
              </w:rPr>
            </w:pPr>
          </w:p>
        </w:tc>
        <w:tc>
          <w:tcPr>
            <w:tcW w:w="707" w:type="pct"/>
            <w:tcPrChange w:id="51" w:author="Batra Yogesh (EXT)" w:date="2018-04-13T12:10:00Z">
              <w:tcPr>
                <w:tcW w:w="1350" w:type="dxa"/>
                <w:gridSpan w:val="2"/>
              </w:tcPr>
            </w:tcPrChange>
          </w:tcPr>
          <w:p w14:paraId="16DB2B6E" w14:textId="71B14F0A" w:rsidR="005F74A6" w:rsidRPr="00657B15" w:rsidRDefault="005F74A6">
            <w:pPr>
              <w:jc w:val="center"/>
              <w:rPr>
                <w:rFonts w:cs="Arial"/>
                <w:sz w:val="20"/>
                <w:szCs w:val="20"/>
              </w:rPr>
            </w:pPr>
          </w:p>
        </w:tc>
      </w:tr>
      <w:tr w:rsidR="00F0156D" w:rsidRPr="007528FF" w14:paraId="0BAA3765" w14:textId="2FD9C8E4" w:rsidTr="007528FF">
        <w:trPr>
          <w:cantSplit/>
          <w:trPrChange w:id="52" w:author="Batra Yogesh (EXT)" w:date="2018-04-13T12:10:00Z">
            <w:trPr>
              <w:cantSplit/>
            </w:trPr>
          </w:trPrChange>
        </w:trPr>
        <w:tc>
          <w:tcPr>
            <w:tcW w:w="611" w:type="pct"/>
            <w:tcPrChange w:id="53" w:author="Batra Yogesh (EXT)" w:date="2018-04-13T12:10:00Z">
              <w:tcPr>
                <w:tcW w:w="1165" w:type="dxa"/>
                <w:gridSpan w:val="2"/>
              </w:tcPr>
            </w:tcPrChange>
          </w:tcPr>
          <w:p w14:paraId="0BAA3761" w14:textId="41359C3E" w:rsidR="00F0156D" w:rsidRPr="007528FF" w:rsidRDefault="00F0156D" w:rsidP="00F0156D">
            <w:pPr>
              <w:jc w:val="center"/>
              <w:rPr>
                <w:rFonts w:cs="Arial"/>
                <w:sz w:val="20"/>
                <w:szCs w:val="20"/>
              </w:rPr>
            </w:pPr>
            <w:ins w:id="54" w:author="Wirasak Chomphu [2]" w:date="2017-11-26T16:37:00Z">
              <w:r w:rsidRPr="007528FF">
                <w:rPr>
                  <w:rFonts w:cs="Arial"/>
                  <w:sz w:val="20"/>
                  <w:szCs w:val="20"/>
                </w:rPr>
                <w:t>1.2</w:t>
              </w:r>
            </w:ins>
          </w:p>
        </w:tc>
        <w:tc>
          <w:tcPr>
            <w:tcW w:w="897" w:type="pct"/>
            <w:tcPrChange w:id="55" w:author="Batra Yogesh (EXT)" w:date="2018-04-13T12:10:00Z">
              <w:tcPr>
                <w:tcW w:w="1710" w:type="dxa"/>
                <w:gridSpan w:val="2"/>
              </w:tcPr>
            </w:tcPrChange>
          </w:tcPr>
          <w:p w14:paraId="0BAA3762" w14:textId="524FC1D1" w:rsidR="00F0156D" w:rsidRPr="007528FF" w:rsidRDefault="00F0156D" w:rsidP="00F0156D">
            <w:pPr>
              <w:jc w:val="center"/>
              <w:rPr>
                <w:rFonts w:cs="Arial"/>
                <w:sz w:val="20"/>
                <w:szCs w:val="20"/>
              </w:rPr>
            </w:pPr>
            <w:ins w:id="56" w:author="Wirasak Chomphu [2]" w:date="2017-11-26T16:37:00Z">
              <w:r w:rsidRPr="007528FF">
                <w:rPr>
                  <w:rFonts w:cs="Arial"/>
                  <w:sz w:val="20"/>
                  <w:szCs w:val="20"/>
                </w:rPr>
                <w:t>26-Nov-2017</w:t>
              </w:r>
            </w:ins>
          </w:p>
        </w:tc>
        <w:tc>
          <w:tcPr>
            <w:tcW w:w="1557" w:type="pct"/>
            <w:tcPrChange w:id="57" w:author="Batra Yogesh (EXT)" w:date="2018-04-13T12:10:00Z">
              <w:tcPr>
                <w:tcW w:w="2970" w:type="dxa"/>
                <w:gridSpan w:val="2"/>
              </w:tcPr>
            </w:tcPrChange>
          </w:tcPr>
          <w:p w14:paraId="0BAA3763" w14:textId="58CB52F4" w:rsidR="00F0156D" w:rsidRPr="00A176D7" w:rsidRDefault="00F0156D" w:rsidP="00F0156D">
            <w:pPr>
              <w:pStyle w:val="Header"/>
              <w:tabs>
                <w:tab w:val="clear" w:pos="4320"/>
                <w:tab w:val="clear" w:pos="8640"/>
              </w:tabs>
              <w:rPr>
                <w:rFonts w:cs="Arial"/>
                <w:sz w:val="20"/>
                <w:szCs w:val="20"/>
              </w:rPr>
            </w:pPr>
            <w:ins w:id="58" w:author="Wirasak Chomphu [2]" w:date="2017-11-26T16:37:00Z">
              <w:r w:rsidRPr="00191E07">
                <w:rPr>
                  <w:rFonts w:cs="Arial"/>
                  <w:sz w:val="20"/>
                  <w:szCs w:val="20"/>
                </w:rPr>
                <w:t>Revised this Use Case from ITC comments</w:t>
              </w:r>
            </w:ins>
          </w:p>
        </w:tc>
        <w:tc>
          <w:tcPr>
            <w:tcW w:w="614" w:type="pct"/>
            <w:tcPrChange w:id="59" w:author="Batra Yogesh (EXT)" w:date="2018-04-13T12:10:00Z">
              <w:tcPr>
                <w:tcW w:w="1170" w:type="dxa"/>
                <w:gridSpan w:val="2"/>
              </w:tcPr>
            </w:tcPrChange>
          </w:tcPr>
          <w:p w14:paraId="0BAA3764" w14:textId="0B3A474A" w:rsidR="00F0156D" w:rsidRPr="00657B15" w:rsidRDefault="00F0156D" w:rsidP="00F0156D">
            <w:pPr>
              <w:jc w:val="center"/>
              <w:rPr>
                <w:rFonts w:cs="Arial"/>
                <w:sz w:val="20"/>
                <w:szCs w:val="20"/>
              </w:rPr>
            </w:pPr>
            <w:ins w:id="60" w:author="Wirasak Chomphu [2]" w:date="2017-11-26T16:37:00Z">
              <w:r w:rsidRPr="008523F2">
                <w:rPr>
                  <w:rFonts w:cs="Arial"/>
                  <w:sz w:val="20"/>
                  <w:szCs w:val="20"/>
                </w:rPr>
                <w:t>Wirasak C.</w:t>
              </w:r>
            </w:ins>
          </w:p>
        </w:tc>
        <w:tc>
          <w:tcPr>
            <w:tcW w:w="614" w:type="pct"/>
            <w:tcPrChange w:id="61" w:author="Batra Yogesh (EXT)" w:date="2018-04-13T12:10:00Z">
              <w:tcPr>
                <w:tcW w:w="1170" w:type="dxa"/>
                <w:gridSpan w:val="2"/>
              </w:tcPr>
            </w:tcPrChange>
          </w:tcPr>
          <w:p w14:paraId="7F4C939B" w14:textId="77777777" w:rsidR="00F0156D" w:rsidRPr="00657B15" w:rsidRDefault="00F0156D" w:rsidP="00F0156D">
            <w:pPr>
              <w:jc w:val="center"/>
              <w:rPr>
                <w:rFonts w:cs="Arial"/>
                <w:sz w:val="20"/>
                <w:szCs w:val="20"/>
              </w:rPr>
            </w:pPr>
          </w:p>
        </w:tc>
        <w:tc>
          <w:tcPr>
            <w:tcW w:w="707" w:type="pct"/>
            <w:tcPrChange w:id="62" w:author="Batra Yogesh (EXT)" w:date="2018-04-13T12:10:00Z">
              <w:tcPr>
                <w:tcW w:w="1350" w:type="dxa"/>
                <w:gridSpan w:val="2"/>
              </w:tcPr>
            </w:tcPrChange>
          </w:tcPr>
          <w:p w14:paraId="2220525C" w14:textId="328A50DA" w:rsidR="00F0156D" w:rsidRPr="00657B15" w:rsidRDefault="00F0156D" w:rsidP="00F0156D">
            <w:pPr>
              <w:jc w:val="center"/>
              <w:rPr>
                <w:rFonts w:cs="Arial"/>
                <w:sz w:val="20"/>
                <w:szCs w:val="20"/>
              </w:rPr>
            </w:pPr>
          </w:p>
        </w:tc>
      </w:tr>
      <w:tr w:rsidR="00F0156D" w:rsidRPr="007528FF" w14:paraId="0BAA376A" w14:textId="051A9498" w:rsidTr="007528FF">
        <w:trPr>
          <w:cantSplit/>
          <w:trPrChange w:id="63" w:author="Batra Yogesh (EXT)" w:date="2018-04-13T12:10:00Z">
            <w:trPr>
              <w:cantSplit/>
            </w:trPr>
          </w:trPrChange>
        </w:trPr>
        <w:tc>
          <w:tcPr>
            <w:tcW w:w="611" w:type="pct"/>
            <w:tcPrChange w:id="64" w:author="Batra Yogesh (EXT)" w:date="2018-04-13T12:10:00Z">
              <w:tcPr>
                <w:tcW w:w="1165" w:type="dxa"/>
                <w:gridSpan w:val="2"/>
              </w:tcPr>
            </w:tcPrChange>
          </w:tcPr>
          <w:p w14:paraId="0BAA3766" w14:textId="0EACC30C" w:rsidR="00F0156D" w:rsidRPr="007528FF" w:rsidRDefault="001B79A8" w:rsidP="00F0156D">
            <w:pPr>
              <w:jc w:val="center"/>
              <w:rPr>
                <w:rFonts w:cs="Arial"/>
                <w:sz w:val="20"/>
                <w:szCs w:val="20"/>
              </w:rPr>
            </w:pPr>
            <w:ins w:id="65" w:author="Prakash Atul (Ext)" w:date="2018-03-27T09:43:00Z">
              <w:r w:rsidRPr="007528FF">
                <w:rPr>
                  <w:rFonts w:cs="Arial"/>
                  <w:sz w:val="20"/>
                  <w:szCs w:val="20"/>
                </w:rPr>
                <w:t>1.3</w:t>
              </w:r>
            </w:ins>
          </w:p>
        </w:tc>
        <w:tc>
          <w:tcPr>
            <w:tcW w:w="897" w:type="pct"/>
            <w:tcPrChange w:id="66" w:author="Batra Yogesh (EXT)" w:date="2018-04-13T12:10:00Z">
              <w:tcPr>
                <w:tcW w:w="1710" w:type="dxa"/>
                <w:gridSpan w:val="2"/>
              </w:tcPr>
            </w:tcPrChange>
          </w:tcPr>
          <w:p w14:paraId="0BAA3767" w14:textId="45131BA6" w:rsidR="00F0156D" w:rsidRPr="007528FF" w:rsidRDefault="001B79A8" w:rsidP="00F0156D">
            <w:pPr>
              <w:jc w:val="center"/>
              <w:rPr>
                <w:rFonts w:cs="Arial"/>
                <w:sz w:val="20"/>
                <w:szCs w:val="20"/>
              </w:rPr>
            </w:pPr>
            <w:ins w:id="67" w:author="Prakash Atul (Ext)" w:date="2018-03-27T09:44:00Z">
              <w:r w:rsidRPr="007528FF">
                <w:rPr>
                  <w:rFonts w:cs="Arial"/>
                  <w:sz w:val="20"/>
                  <w:szCs w:val="20"/>
                </w:rPr>
                <w:t>27-Mar-2018</w:t>
              </w:r>
            </w:ins>
          </w:p>
        </w:tc>
        <w:tc>
          <w:tcPr>
            <w:tcW w:w="1557" w:type="pct"/>
            <w:tcPrChange w:id="68" w:author="Batra Yogesh (EXT)" w:date="2018-04-13T12:10:00Z">
              <w:tcPr>
                <w:tcW w:w="2970" w:type="dxa"/>
                <w:gridSpan w:val="2"/>
              </w:tcPr>
            </w:tcPrChange>
          </w:tcPr>
          <w:p w14:paraId="0BAA3768" w14:textId="7FEF1D29" w:rsidR="00F0156D" w:rsidRPr="00191E07" w:rsidRDefault="001B79A8" w:rsidP="00F0156D">
            <w:pPr>
              <w:pStyle w:val="Header"/>
              <w:tabs>
                <w:tab w:val="clear" w:pos="4320"/>
                <w:tab w:val="clear" w:pos="8640"/>
              </w:tabs>
              <w:rPr>
                <w:rFonts w:cs="Arial"/>
                <w:sz w:val="20"/>
                <w:szCs w:val="20"/>
              </w:rPr>
            </w:pPr>
            <w:ins w:id="69" w:author="Prakash Atul (Ext)" w:date="2018-03-27T09:44:00Z">
              <w:r w:rsidRPr="00191E07">
                <w:rPr>
                  <w:rFonts w:cs="Arial"/>
                  <w:sz w:val="20"/>
                  <w:szCs w:val="20"/>
                </w:rPr>
                <w:t>Upgraded as per EC11.2</w:t>
              </w:r>
            </w:ins>
          </w:p>
        </w:tc>
        <w:tc>
          <w:tcPr>
            <w:tcW w:w="614" w:type="pct"/>
            <w:tcPrChange w:id="70" w:author="Batra Yogesh (EXT)" w:date="2018-04-13T12:10:00Z">
              <w:tcPr>
                <w:tcW w:w="1170" w:type="dxa"/>
                <w:gridSpan w:val="2"/>
              </w:tcPr>
            </w:tcPrChange>
          </w:tcPr>
          <w:p w14:paraId="0BAA3769" w14:textId="092618DA" w:rsidR="00F0156D" w:rsidRPr="00A176D7" w:rsidRDefault="001B79A8" w:rsidP="00F0156D">
            <w:pPr>
              <w:jc w:val="center"/>
              <w:rPr>
                <w:rFonts w:cs="Arial"/>
                <w:sz w:val="20"/>
                <w:szCs w:val="20"/>
              </w:rPr>
            </w:pPr>
            <w:ins w:id="71" w:author="Prakash Atul (Ext)" w:date="2018-03-27T09:44:00Z">
              <w:r w:rsidRPr="00A176D7">
                <w:rPr>
                  <w:rFonts w:cs="Arial"/>
                  <w:sz w:val="20"/>
                  <w:szCs w:val="20"/>
                </w:rPr>
                <w:t>Tieto</w:t>
              </w:r>
            </w:ins>
          </w:p>
        </w:tc>
        <w:tc>
          <w:tcPr>
            <w:tcW w:w="614" w:type="pct"/>
            <w:tcPrChange w:id="72" w:author="Batra Yogesh (EXT)" w:date="2018-04-13T12:10:00Z">
              <w:tcPr>
                <w:tcW w:w="1170" w:type="dxa"/>
                <w:gridSpan w:val="2"/>
              </w:tcPr>
            </w:tcPrChange>
          </w:tcPr>
          <w:p w14:paraId="027A5A19" w14:textId="77777777" w:rsidR="00F0156D" w:rsidRPr="008523F2" w:rsidRDefault="00F0156D" w:rsidP="00F0156D">
            <w:pPr>
              <w:jc w:val="center"/>
              <w:rPr>
                <w:rFonts w:cs="Arial"/>
                <w:sz w:val="20"/>
                <w:szCs w:val="20"/>
              </w:rPr>
            </w:pPr>
          </w:p>
        </w:tc>
        <w:tc>
          <w:tcPr>
            <w:tcW w:w="707" w:type="pct"/>
            <w:tcPrChange w:id="73" w:author="Batra Yogesh (EXT)" w:date="2018-04-13T12:10:00Z">
              <w:tcPr>
                <w:tcW w:w="1350" w:type="dxa"/>
                <w:gridSpan w:val="2"/>
              </w:tcPr>
            </w:tcPrChange>
          </w:tcPr>
          <w:p w14:paraId="38883292" w14:textId="37C7AE66" w:rsidR="00F0156D" w:rsidRPr="00657B15" w:rsidRDefault="00F0156D" w:rsidP="00F0156D">
            <w:pPr>
              <w:jc w:val="center"/>
              <w:rPr>
                <w:rFonts w:cs="Arial"/>
                <w:sz w:val="20"/>
                <w:szCs w:val="20"/>
              </w:rPr>
            </w:pPr>
          </w:p>
        </w:tc>
      </w:tr>
      <w:tr w:rsidR="00722216" w:rsidRPr="007528FF" w14:paraId="202D06F3" w14:textId="77777777" w:rsidTr="007528FF">
        <w:trPr>
          <w:cantSplit/>
          <w:ins w:id="74" w:author="Wirasak Chomphu" w:date="2020-07-02T15:46:00Z"/>
        </w:trPr>
        <w:tc>
          <w:tcPr>
            <w:tcW w:w="611" w:type="pct"/>
          </w:tcPr>
          <w:p w14:paraId="30AF6BF7" w14:textId="2048BC01" w:rsidR="00722216" w:rsidRPr="007528FF" w:rsidRDefault="00722216" w:rsidP="00722216">
            <w:pPr>
              <w:jc w:val="center"/>
              <w:rPr>
                <w:ins w:id="75" w:author="Wirasak Chomphu" w:date="2020-07-02T15:46:00Z"/>
                <w:rFonts w:cs="Arial"/>
                <w:sz w:val="20"/>
                <w:szCs w:val="20"/>
              </w:rPr>
            </w:pPr>
            <w:ins w:id="76" w:author="Wirasak Chomphu" w:date="2020-07-02T15:46:00Z">
              <w:r>
                <w:rPr>
                  <w:rFonts w:cs="Arial"/>
                  <w:sz w:val="20"/>
                </w:rPr>
                <w:t>2</w:t>
              </w:r>
            </w:ins>
          </w:p>
        </w:tc>
        <w:tc>
          <w:tcPr>
            <w:tcW w:w="897" w:type="pct"/>
          </w:tcPr>
          <w:p w14:paraId="54CDC243" w14:textId="21612491" w:rsidR="00722216" w:rsidRPr="007528FF" w:rsidRDefault="00722216" w:rsidP="00722216">
            <w:pPr>
              <w:jc w:val="center"/>
              <w:rPr>
                <w:ins w:id="77" w:author="Wirasak Chomphu" w:date="2020-07-02T15:46:00Z"/>
                <w:rFonts w:cs="Arial"/>
                <w:sz w:val="20"/>
                <w:szCs w:val="20"/>
              </w:rPr>
            </w:pPr>
            <w:ins w:id="78" w:author="Wirasak Chomphu" w:date="2020-07-02T15:46:00Z">
              <w:r>
                <w:rPr>
                  <w:rFonts w:cs="Arial"/>
                  <w:sz w:val="20"/>
                </w:rPr>
                <w:t>2</w:t>
              </w:r>
              <w:r w:rsidRPr="00A31382">
                <w:rPr>
                  <w:rFonts w:cs="Arial"/>
                  <w:sz w:val="20"/>
                  <w:vertAlign w:val="superscript"/>
                </w:rPr>
                <w:t>nd</w:t>
              </w:r>
              <w:r>
                <w:rPr>
                  <w:rFonts w:cs="Arial"/>
                  <w:sz w:val="20"/>
                </w:rPr>
                <w:t>-July-2020</w:t>
              </w:r>
            </w:ins>
          </w:p>
        </w:tc>
        <w:tc>
          <w:tcPr>
            <w:tcW w:w="1557" w:type="pct"/>
          </w:tcPr>
          <w:p w14:paraId="74A274E1" w14:textId="52F2B897" w:rsidR="00722216" w:rsidRPr="00191E07" w:rsidRDefault="00722216" w:rsidP="00722216">
            <w:pPr>
              <w:pStyle w:val="Header"/>
              <w:tabs>
                <w:tab w:val="clear" w:pos="4320"/>
                <w:tab w:val="clear" w:pos="8640"/>
              </w:tabs>
              <w:rPr>
                <w:ins w:id="79" w:author="Wirasak Chomphu" w:date="2020-07-02T15:46:00Z"/>
                <w:rFonts w:cs="Arial"/>
                <w:sz w:val="20"/>
                <w:szCs w:val="20"/>
              </w:rPr>
            </w:pPr>
            <w:ins w:id="80" w:author="Wirasak Chomphu" w:date="2020-07-02T15:46:00Z">
              <w:r>
                <w:rPr>
                  <w:rFonts w:cs="Arial"/>
                  <w:sz w:val="20"/>
                </w:rPr>
                <w:t xml:space="preserve">Update for Thailand </w:t>
              </w:r>
              <w:proofErr w:type="spellStart"/>
              <w:r>
                <w:rPr>
                  <w:rFonts w:cs="Arial"/>
                  <w:sz w:val="20"/>
                </w:rPr>
                <w:t>ECaaS</w:t>
              </w:r>
              <w:proofErr w:type="spellEnd"/>
              <w:r>
                <w:rPr>
                  <w:rFonts w:cs="Arial"/>
                  <w:sz w:val="20"/>
                </w:rPr>
                <w:t xml:space="preserve"> Project</w:t>
              </w:r>
            </w:ins>
            <w:ins w:id="81" w:author="Wirasak Chomphu" w:date="2020-07-08T09:03:00Z">
              <w:r w:rsidR="00D16591">
                <w:rPr>
                  <w:rFonts w:cs="Arial"/>
                  <w:sz w:val="20"/>
                </w:rPr>
                <w:t xml:space="preserve">, added </w:t>
              </w:r>
              <w:r w:rsidR="00D16591" w:rsidRPr="008A4CE8">
                <w:rPr>
                  <w:rFonts w:cs="Arial"/>
                  <w:b/>
                  <w:bCs/>
                  <w:color w:val="000000" w:themeColor="text1"/>
                  <w:szCs w:val="22"/>
                </w:rPr>
                <w:t>Future Utility?</w:t>
              </w:r>
            </w:ins>
          </w:p>
        </w:tc>
        <w:tc>
          <w:tcPr>
            <w:tcW w:w="614" w:type="pct"/>
          </w:tcPr>
          <w:p w14:paraId="176AD533" w14:textId="5FC6F58A" w:rsidR="00722216" w:rsidRPr="00A176D7" w:rsidRDefault="00722216" w:rsidP="00722216">
            <w:pPr>
              <w:jc w:val="center"/>
              <w:rPr>
                <w:ins w:id="82" w:author="Wirasak Chomphu" w:date="2020-07-02T15:46:00Z"/>
                <w:rFonts w:cs="Arial"/>
                <w:sz w:val="20"/>
                <w:szCs w:val="20"/>
              </w:rPr>
            </w:pPr>
            <w:ins w:id="83" w:author="Wirasak Chomphu" w:date="2020-07-02T15:46:00Z">
              <w:r>
                <w:rPr>
                  <w:rFonts w:cs="Arial"/>
                  <w:sz w:val="20"/>
                </w:rPr>
                <w:t>Wirasak C.</w:t>
              </w:r>
            </w:ins>
          </w:p>
        </w:tc>
        <w:tc>
          <w:tcPr>
            <w:tcW w:w="614" w:type="pct"/>
          </w:tcPr>
          <w:p w14:paraId="7881C9EF" w14:textId="77777777" w:rsidR="00722216" w:rsidRPr="008523F2" w:rsidRDefault="00722216" w:rsidP="00722216">
            <w:pPr>
              <w:jc w:val="center"/>
              <w:rPr>
                <w:ins w:id="84" w:author="Wirasak Chomphu" w:date="2020-07-02T15:46:00Z"/>
                <w:rFonts w:cs="Arial"/>
                <w:sz w:val="20"/>
                <w:szCs w:val="20"/>
              </w:rPr>
            </w:pPr>
          </w:p>
        </w:tc>
        <w:tc>
          <w:tcPr>
            <w:tcW w:w="707" w:type="pct"/>
          </w:tcPr>
          <w:p w14:paraId="262CCFCF" w14:textId="77777777" w:rsidR="00722216" w:rsidRPr="00657B15" w:rsidRDefault="00722216" w:rsidP="00722216">
            <w:pPr>
              <w:jc w:val="center"/>
              <w:rPr>
                <w:ins w:id="85" w:author="Wirasak Chomphu" w:date="2020-07-02T15:46:00Z"/>
                <w:rFonts w:cs="Arial"/>
                <w:sz w:val="20"/>
                <w:szCs w:val="20"/>
              </w:rPr>
            </w:pPr>
          </w:p>
        </w:tc>
      </w:tr>
      <w:tr w:rsidR="00722216" w:rsidRPr="007528FF" w:rsidDel="00AF65E4" w14:paraId="0BAA376F" w14:textId="0CF9F115" w:rsidTr="007528FF">
        <w:trPr>
          <w:cantSplit/>
          <w:del w:id="86" w:author="Shah Ashay" w:date="2018-04-16T15:54:00Z"/>
          <w:trPrChange w:id="87" w:author="Batra Yogesh (EXT)" w:date="2018-04-13T12:10:00Z">
            <w:trPr>
              <w:cantSplit/>
            </w:trPr>
          </w:trPrChange>
        </w:trPr>
        <w:tc>
          <w:tcPr>
            <w:tcW w:w="611" w:type="pct"/>
            <w:tcPrChange w:id="88" w:author="Batra Yogesh (EXT)" w:date="2018-04-13T12:10:00Z">
              <w:tcPr>
                <w:tcW w:w="1165" w:type="dxa"/>
                <w:gridSpan w:val="2"/>
              </w:tcPr>
            </w:tcPrChange>
          </w:tcPr>
          <w:p w14:paraId="0BAA376B" w14:textId="1D5360E6" w:rsidR="00722216" w:rsidRPr="007528FF" w:rsidDel="00AF65E4" w:rsidRDefault="00722216" w:rsidP="00722216">
            <w:pPr>
              <w:jc w:val="center"/>
              <w:rPr>
                <w:del w:id="89" w:author="Shah Ashay" w:date="2018-04-16T15:54:00Z"/>
                <w:rFonts w:cs="Arial"/>
                <w:sz w:val="20"/>
                <w:szCs w:val="20"/>
              </w:rPr>
            </w:pPr>
          </w:p>
        </w:tc>
        <w:tc>
          <w:tcPr>
            <w:tcW w:w="897" w:type="pct"/>
            <w:tcPrChange w:id="90" w:author="Batra Yogesh (EXT)" w:date="2018-04-13T12:10:00Z">
              <w:tcPr>
                <w:tcW w:w="1710" w:type="dxa"/>
                <w:gridSpan w:val="2"/>
              </w:tcPr>
            </w:tcPrChange>
          </w:tcPr>
          <w:p w14:paraId="0BAA376C" w14:textId="22B90F4E" w:rsidR="00722216" w:rsidRPr="007528FF" w:rsidDel="00AF65E4" w:rsidRDefault="00722216" w:rsidP="00722216">
            <w:pPr>
              <w:jc w:val="center"/>
              <w:rPr>
                <w:del w:id="91" w:author="Shah Ashay" w:date="2018-04-16T15:54:00Z"/>
                <w:rFonts w:cs="Arial"/>
                <w:sz w:val="20"/>
                <w:szCs w:val="20"/>
              </w:rPr>
            </w:pPr>
          </w:p>
        </w:tc>
        <w:tc>
          <w:tcPr>
            <w:tcW w:w="1557" w:type="pct"/>
            <w:tcPrChange w:id="92" w:author="Batra Yogesh (EXT)" w:date="2018-04-13T12:10:00Z">
              <w:tcPr>
                <w:tcW w:w="2970" w:type="dxa"/>
                <w:gridSpan w:val="2"/>
              </w:tcPr>
            </w:tcPrChange>
          </w:tcPr>
          <w:p w14:paraId="0BAA376D" w14:textId="308CDC35" w:rsidR="00722216" w:rsidRPr="00191E07" w:rsidDel="00AF65E4" w:rsidRDefault="00722216" w:rsidP="00722216">
            <w:pPr>
              <w:pStyle w:val="Header"/>
              <w:tabs>
                <w:tab w:val="clear" w:pos="4320"/>
                <w:tab w:val="clear" w:pos="8640"/>
              </w:tabs>
              <w:rPr>
                <w:del w:id="93" w:author="Shah Ashay" w:date="2018-04-16T15:54:00Z"/>
                <w:rFonts w:cs="Arial"/>
                <w:sz w:val="20"/>
                <w:szCs w:val="20"/>
              </w:rPr>
            </w:pPr>
          </w:p>
        </w:tc>
        <w:tc>
          <w:tcPr>
            <w:tcW w:w="614" w:type="pct"/>
            <w:tcPrChange w:id="94" w:author="Batra Yogesh (EXT)" w:date="2018-04-13T12:10:00Z">
              <w:tcPr>
                <w:tcW w:w="1170" w:type="dxa"/>
                <w:gridSpan w:val="2"/>
              </w:tcPr>
            </w:tcPrChange>
          </w:tcPr>
          <w:p w14:paraId="0BAA376E" w14:textId="26E8B1ED" w:rsidR="00722216" w:rsidRPr="00A176D7" w:rsidDel="00AF65E4" w:rsidRDefault="00722216" w:rsidP="00722216">
            <w:pPr>
              <w:jc w:val="center"/>
              <w:rPr>
                <w:del w:id="95" w:author="Shah Ashay" w:date="2018-04-16T15:54:00Z"/>
                <w:rFonts w:cs="Arial"/>
                <w:sz w:val="20"/>
                <w:szCs w:val="20"/>
              </w:rPr>
            </w:pPr>
          </w:p>
        </w:tc>
        <w:tc>
          <w:tcPr>
            <w:tcW w:w="614" w:type="pct"/>
            <w:tcPrChange w:id="96" w:author="Batra Yogesh (EXT)" w:date="2018-04-13T12:10:00Z">
              <w:tcPr>
                <w:tcW w:w="1170" w:type="dxa"/>
                <w:gridSpan w:val="2"/>
              </w:tcPr>
            </w:tcPrChange>
          </w:tcPr>
          <w:p w14:paraId="4BC707ED" w14:textId="47FE8E50" w:rsidR="00722216" w:rsidRPr="008523F2" w:rsidDel="00AF65E4" w:rsidRDefault="00722216" w:rsidP="00722216">
            <w:pPr>
              <w:jc w:val="center"/>
              <w:rPr>
                <w:del w:id="97" w:author="Shah Ashay" w:date="2018-04-16T15:54:00Z"/>
                <w:rFonts w:cs="Arial"/>
                <w:sz w:val="20"/>
                <w:szCs w:val="20"/>
              </w:rPr>
            </w:pPr>
          </w:p>
        </w:tc>
        <w:tc>
          <w:tcPr>
            <w:tcW w:w="707" w:type="pct"/>
            <w:tcPrChange w:id="98" w:author="Batra Yogesh (EXT)" w:date="2018-04-13T12:10:00Z">
              <w:tcPr>
                <w:tcW w:w="1350" w:type="dxa"/>
                <w:gridSpan w:val="2"/>
              </w:tcPr>
            </w:tcPrChange>
          </w:tcPr>
          <w:p w14:paraId="5CF39564" w14:textId="0BA67C44" w:rsidR="00722216" w:rsidRPr="00657B15" w:rsidDel="00AF65E4" w:rsidRDefault="00722216" w:rsidP="00722216">
            <w:pPr>
              <w:jc w:val="center"/>
              <w:rPr>
                <w:del w:id="99" w:author="Shah Ashay" w:date="2018-04-16T15:54:00Z"/>
                <w:rFonts w:cs="Arial"/>
                <w:sz w:val="20"/>
                <w:szCs w:val="20"/>
              </w:rPr>
            </w:pPr>
          </w:p>
        </w:tc>
      </w:tr>
    </w:tbl>
    <w:p w14:paraId="0BAA3770" w14:textId="77777777" w:rsidR="00AD190F" w:rsidRPr="007528FF" w:rsidRDefault="00AD190F">
      <w:pPr>
        <w:rPr>
          <w:rFonts w:cs="Arial"/>
        </w:rPr>
        <w:sectPr w:rsidR="00AD190F" w:rsidRPr="007528FF">
          <w:headerReference w:type="default" r:id="rId13"/>
          <w:footerReference w:type="default" r:id="rId14"/>
          <w:pgSz w:w="12240" w:h="15840" w:code="1"/>
          <w:pgMar w:top="1440" w:right="1440" w:bottom="720" w:left="1440" w:header="720" w:footer="720" w:gutter="0"/>
          <w:pgNumType w:fmt="lowerRoman" w:start="1"/>
          <w:cols w:space="720"/>
          <w:docGrid w:linePitch="360"/>
        </w:sectPr>
      </w:pPr>
    </w:p>
    <w:p w14:paraId="0BAA3771" w14:textId="77777777" w:rsidR="004D61A0" w:rsidRPr="007528FF" w:rsidRDefault="004D61A0">
      <w:pPr>
        <w:jc w:val="center"/>
        <w:rPr>
          <w:rFonts w:cs="Arial"/>
          <w:b/>
          <w:color w:val="3399FF"/>
          <w:sz w:val="28"/>
        </w:rPr>
      </w:pPr>
      <w:r w:rsidRPr="007528FF">
        <w:rPr>
          <w:rFonts w:cs="Arial"/>
          <w:b/>
          <w:color w:val="3399FF"/>
          <w:sz w:val="28"/>
        </w:rPr>
        <w:lastRenderedPageBreak/>
        <w:t>T</w:t>
      </w:r>
      <w:bookmarkStart w:id="102" w:name="_GoBack"/>
      <w:bookmarkEnd w:id="102"/>
      <w:r w:rsidRPr="007528FF">
        <w:rPr>
          <w:rFonts w:cs="Arial"/>
          <w:b/>
          <w:color w:val="3399FF"/>
          <w:sz w:val="28"/>
        </w:rPr>
        <w:t>able of Contents</w:t>
      </w:r>
    </w:p>
    <w:p w14:paraId="0BAA3772" w14:textId="77777777" w:rsidR="004D61A0" w:rsidRPr="007528FF" w:rsidRDefault="004D61A0">
      <w:pPr>
        <w:rPr>
          <w:rFonts w:cs="Arial"/>
        </w:rPr>
      </w:pPr>
    </w:p>
    <w:p w14:paraId="03925A5B" w14:textId="66C61B99" w:rsidR="00AB622E" w:rsidRPr="006074B8" w:rsidRDefault="00006EC4">
      <w:pPr>
        <w:pStyle w:val="TOC1"/>
        <w:rPr>
          <w:rFonts w:cstheme="minorBidi"/>
          <w:noProof/>
          <w:szCs w:val="28"/>
          <w:lang w:bidi="th-TH"/>
        </w:rPr>
      </w:pPr>
      <w:r w:rsidRPr="00A176D7">
        <w:rPr>
          <w:rFonts w:ascii="Arial" w:hAnsi="Arial" w:cs="Arial"/>
        </w:rPr>
        <w:fldChar w:fldCharType="begin"/>
      </w:r>
      <w:r w:rsidR="004D61A0" w:rsidRPr="007528FF">
        <w:rPr>
          <w:rFonts w:ascii="Arial" w:hAnsi="Arial" w:cs="Arial"/>
        </w:rPr>
        <w:instrText xml:space="preserve"> TOC \o "1-2" \h \z </w:instrText>
      </w:r>
      <w:r w:rsidRPr="00A176D7">
        <w:rPr>
          <w:rFonts w:ascii="Arial" w:hAnsi="Arial" w:cs="Arial"/>
        </w:rPr>
        <w:fldChar w:fldCharType="separate"/>
      </w:r>
      <w:r w:rsidR="00AB622E" w:rsidRPr="006074B8">
        <w:rPr>
          <w:rStyle w:val="Hyperlink"/>
          <w:rFonts w:ascii="Arial" w:hAnsi="Arial" w:cs="Arial"/>
          <w:noProof/>
          <w:rPrChange w:id="103" w:author="Shah Ashay" w:date="2018-04-16T13:19:00Z">
            <w:rPr>
              <w:rStyle w:val="Hyperlink"/>
              <w:noProof/>
            </w:rPr>
          </w:rPrChange>
        </w:rPr>
        <w:t>1.</w:t>
      </w:r>
      <w:r w:rsidR="00AB622E" w:rsidRPr="006074B8">
        <w:rPr>
          <w:rFonts w:ascii="Arial" w:hAnsi="Arial" w:cs="Arial"/>
          <w:noProof/>
          <w:szCs w:val="28"/>
          <w:lang w:bidi="th-TH"/>
          <w:rPrChange w:id="104" w:author="Shah Ashay" w:date="2018-04-16T13:19:00Z">
            <w:rPr>
              <w:rFonts w:cstheme="minorBidi"/>
              <w:noProof/>
              <w:szCs w:val="28"/>
              <w:lang w:bidi="th-TH"/>
            </w:rPr>
          </w:rPrChange>
        </w:rPr>
        <w:tab/>
      </w:r>
      <w:r w:rsidR="00AB622E" w:rsidRPr="006074B8">
        <w:rPr>
          <w:rStyle w:val="Hyperlink"/>
          <w:rFonts w:ascii="Arial" w:hAnsi="Arial" w:cs="Arial"/>
          <w:noProof/>
          <w:rPrChange w:id="105" w:author="Shah Ashay" w:date="2018-04-16T13:19:00Z">
            <w:rPr>
              <w:rStyle w:val="Hyperlink"/>
              <w:noProof/>
            </w:rPr>
          </w:rPrChange>
        </w:rPr>
        <w:t>Use Case Information</w:t>
      </w:r>
      <w:r w:rsidR="00AB622E" w:rsidRPr="006074B8">
        <w:rPr>
          <w:noProof/>
          <w:webHidden/>
        </w:rPr>
        <w:tab/>
        <w:t>3</w:t>
      </w:r>
    </w:p>
    <w:p w14:paraId="20A0FDE6" w14:textId="61A5B3BC" w:rsidR="00AB622E" w:rsidRPr="006074B8" w:rsidRDefault="00AB622E">
      <w:pPr>
        <w:pStyle w:val="TOC1"/>
        <w:rPr>
          <w:rFonts w:cstheme="minorBidi"/>
          <w:noProof/>
          <w:szCs w:val="28"/>
          <w:lang w:bidi="th-TH"/>
        </w:rPr>
      </w:pPr>
      <w:r w:rsidRPr="006074B8">
        <w:rPr>
          <w:rStyle w:val="Hyperlink"/>
          <w:rFonts w:ascii="Arial" w:hAnsi="Arial" w:cs="Arial"/>
          <w:noProof/>
          <w:rPrChange w:id="106" w:author="Shah Ashay" w:date="2018-04-16T13:19:00Z">
            <w:rPr>
              <w:rStyle w:val="Hyperlink"/>
              <w:noProof/>
            </w:rPr>
          </w:rPrChange>
        </w:rPr>
        <w:t>2.</w:t>
      </w:r>
      <w:r w:rsidRPr="006074B8">
        <w:rPr>
          <w:rFonts w:ascii="Arial" w:hAnsi="Arial" w:cs="Arial"/>
          <w:noProof/>
          <w:szCs w:val="28"/>
          <w:lang w:bidi="th-TH"/>
          <w:rPrChange w:id="107" w:author="Shah Ashay" w:date="2018-04-16T13:19:00Z">
            <w:rPr>
              <w:rFonts w:cstheme="minorBidi"/>
              <w:noProof/>
              <w:szCs w:val="28"/>
              <w:lang w:bidi="th-TH"/>
            </w:rPr>
          </w:rPrChange>
        </w:rPr>
        <w:tab/>
      </w:r>
      <w:r w:rsidRPr="006074B8">
        <w:rPr>
          <w:rStyle w:val="Hyperlink"/>
          <w:rFonts w:ascii="Arial" w:hAnsi="Arial" w:cs="Arial"/>
          <w:noProof/>
          <w:rPrChange w:id="108" w:author="Shah Ashay" w:date="2018-04-16T13:19:00Z">
            <w:rPr>
              <w:rStyle w:val="Hyperlink"/>
              <w:noProof/>
            </w:rPr>
          </w:rPrChange>
        </w:rPr>
        <w:t>Primary Flow: EC_</w:t>
      </w:r>
      <w:del w:id="109" w:author="Shah Ashay" w:date="2018-04-16T15:54:00Z">
        <w:r w:rsidRPr="006074B8" w:rsidDel="00AF65E4">
          <w:rPr>
            <w:rStyle w:val="Hyperlink"/>
            <w:rFonts w:ascii="Arial" w:hAnsi="Arial" w:cs="Arial"/>
            <w:noProof/>
            <w:rPrChange w:id="110" w:author="Shah Ashay" w:date="2018-04-16T13:19:00Z">
              <w:rPr>
                <w:rStyle w:val="Hyperlink"/>
                <w:noProof/>
              </w:rPr>
            </w:rPrChange>
          </w:rPr>
          <w:delText>09_3</w:delText>
        </w:r>
      </w:del>
      <w:ins w:id="111" w:author="Shah Ashay" w:date="2018-04-16T15:54:00Z">
        <w:r w:rsidR="00AF65E4">
          <w:rPr>
            <w:rStyle w:val="Hyperlink"/>
            <w:rFonts w:ascii="Arial" w:hAnsi="Arial" w:cs="Arial"/>
            <w:noProof/>
          </w:rPr>
          <w:t>11_2</w:t>
        </w:r>
      </w:ins>
      <w:r w:rsidRPr="006074B8">
        <w:rPr>
          <w:rStyle w:val="Hyperlink"/>
          <w:rFonts w:ascii="Arial" w:hAnsi="Arial" w:cs="Arial"/>
          <w:noProof/>
          <w:rPrChange w:id="112" w:author="Shah Ashay" w:date="2018-04-16T13:19:00Z">
            <w:rPr>
              <w:rStyle w:val="Hyperlink"/>
              <w:noProof/>
            </w:rPr>
          </w:rPrChange>
        </w:rPr>
        <w:t>_BKK_UC01_Production Well Status</w:t>
      </w:r>
      <w:r w:rsidRPr="006074B8">
        <w:rPr>
          <w:noProof/>
          <w:webHidden/>
        </w:rPr>
        <w:tab/>
        <w:t>3</w:t>
      </w:r>
    </w:p>
    <w:p w14:paraId="5B3913CE" w14:textId="1082C504" w:rsidR="00AB622E" w:rsidRPr="006074B8" w:rsidRDefault="00AB622E">
      <w:pPr>
        <w:pStyle w:val="TOC1"/>
        <w:rPr>
          <w:rFonts w:cstheme="minorBidi"/>
          <w:noProof/>
          <w:szCs w:val="28"/>
          <w:lang w:bidi="th-TH"/>
        </w:rPr>
      </w:pPr>
      <w:r w:rsidRPr="006074B8">
        <w:rPr>
          <w:rStyle w:val="Hyperlink"/>
          <w:rFonts w:ascii="Arial" w:hAnsi="Arial" w:cs="Arial"/>
          <w:noProof/>
          <w:rPrChange w:id="113" w:author="Shah Ashay" w:date="2018-04-16T13:19:00Z">
            <w:rPr>
              <w:rStyle w:val="Hyperlink"/>
              <w:noProof/>
            </w:rPr>
          </w:rPrChange>
        </w:rPr>
        <w:t>3.</w:t>
      </w:r>
      <w:r w:rsidRPr="006074B8">
        <w:rPr>
          <w:rFonts w:ascii="Arial" w:hAnsi="Arial" w:cs="Arial"/>
          <w:noProof/>
          <w:szCs w:val="28"/>
          <w:lang w:bidi="th-TH"/>
          <w:rPrChange w:id="114" w:author="Shah Ashay" w:date="2018-04-16T13:19:00Z">
            <w:rPr>
              <w:rFonts w:cstheme="minorBidi"/>
              <w:noProof/>
              <w:szCs w:val="28"/>
              <w:lang w:bidi="th-TH"/>
            </w:rPr>
          </w:rPrChange>
        </w:rPr>
        <w:tab/>
      </w:r>
      <w:r w:rsidRPr="006074B8">
        <w:rPr>
          <w:rStyle w:val="Hyperlink"/>
          <w:rFonts w:ascii="Arial" w:hAnsi="Arial" w:cs="Arial"/>
          <w:noProof/>
          <w:rPrChange w:id="115" w:author="Shah Ashay" w:date="2018-04-16T13:19:00Z">
            <w:rPr>
              <w:rStyle w:val="Hyperlink"/>
              <w:noProof/>
            </w:rPr>
          </w:rPrChange>
        </w:rPr>
        <w:t>Alternatives</w:t>
      </w:r>
      <w:r w:rsidRPr="006074B8">
        <w:rPr>
          <w:noProof/>
          <w:webHidden/>
        </w:rPr>
        <w:tab/>
        <w:t>6</w:t>
      </w:r>
    </w:p>
    <w:p w14:paraId="37B9A8F8" w14:textId="60E9592B" w:rsidR="00AB622E" w:rsidRPr="006074B8" w:rsidRDefault="00AB622E" w:rsidP="00E765EA">
      <w:pPr>
        <w:pStyle w:val="TOC2"/>
        <w:rPr>
          <w:rFonts w:eastAsiaTheme="minorEastAsia"/>
          <w:szCs w:val="28"/>
          <w:lang w:bidi="th-TH"/>
        </w:rPr>
      </w:pPr>
      <w:r w:rsidRPr="006074B8">
        <w:rPr>
          <w:rStyle w:val="Hyperlink"/>
          <w:rFonts w:ascii="Arial" w:hAnsi="Arial" w:cs="Arial"/>
          <w:rPrChange w:id="116" w:author="Shah Ashay" w:date="2018-04-16T13:19:00Z">
            <w:rPr>
              <w:rStyle w:val="Hyperlink"/>
            </w:rPr>
          </w:rPrChange>
        </w:rPr>
        <w:t>3.1</w:t>
      </w:r>
      <w:r w:rsidRPr="006074B8">
        <w:rPr>
          <w:rFonts w:ascii="Arial" w:eastAsiaTheme="minorEastAsia" w:hAnsi="Arial" w:cs="Arial"/>
          <w:szCs w:val="28"/>
          <w:lang w:bidi="th-TH"/>
          <w:rPrChange w:id="117" w:author="Shah Ashay" w:date="2018-04-16T13:19:00Z">
            <w:rPr>
              <w:rFonts w:eastAsiaTheme="minorEastAsia"/>
              <w:szCs w:val="28"/>
              <w:lang w:bidi="th-TH"/>
            </w:rPr>
          </w:rPrChange>
        </w:rPr>
        <w:tab/>
      </w:r>
      <w:r w:rsidRPr="006074B8">
        <w:rPr>
          <w:rStyle w:val="Hyperlink"/>
          <w:rFonts w:ascii="Arial" w:hAnsi="Arial" w:cs="Arial"/>
          <w:rPrChange w:id="118" w:author="Shah Ashay" w:date="2018-04-16T13:19:00Z">
            <w:rPr>
              <w:rStyle w:val="Hyperlink"/>
            </w:rPr>
          </w:rPrChange>
        </w:rPr>
        <w:t>Alternate Flow A1: Modify well status data</w:t>
      </w:r>
      <w:r w:rsidRPr="006074B8">
        <w:rPr>
          <w:webHidden/>
        </w:rPr>
        <w:tab/>
        <w:t>6</w:t>
      </w:r>
    </w:p>
    <w:p w14:paraId="6893F17B" w14:textId="2AC6613A" w:rsidR="00AB622E" w:rsidRPr="006074B8" w:rsidRDefault="00AB622E" w:rsidP="00DF1B51">
      <w:pPr>
        <w:pStyle w:val="TOC2"/>
        <w:rPr>
          <w:rFonts w:eastAsiaTheme="minorEastAsia" w:cstheme="minorBidi"/>
          <w:szCs w:val="28"/>
          <w:lang w:bidi="th-TH"/>
        </w:rPr>
      </w:pPr>
      <w:r w:rsidRPr="006074B8">
        <w:rPr>
          <w:rStyle w:val="Hyperlink"/>
          <w:rFonts w:ascii="Arial" w:hAnsi="Arial" w:cs="Arial"/>
          <w:rPrChange w:id="119" w:author="Shah Ashay" w:date="2018-04-16T13:19:00Z">
            <w:rPr>
              <w:rStyle w:val="Hyperlink"/>
            </w:rPr>
          </w:rPrChange>
        </w:rPr>
        <w:t>3.2</w:t>
      </w:r>
      <w:r w:rsidRPr="006074B8">
        <w:rPr>
          <w:rFonts w:ascii="Arial" w:eastAsiaTheme="minorEastAsia" w:hAnsi="Arial" w:cs="Arial"/>
          <w:szCs w:val="28"/>
          <w:lang w:bidi="th-TH"/>
          <w:rPrChange w:id="120" w:author="Shah Ashay" w:date="2018-04-16T13:19:00Z">
            <w:rPr>
              <w:rFonts w:eastAsiaTheme="minorEastAsia" w:cstheme="minorBidi"/>
              <w:szCs w:val="28"/>
              <w:lang w:bidi="th-TH"/>
            </w:rPr>
          </w:rPrChange>
        </w:rPr>
        <w:tab/>
      </w:r>
      <w:r w:rsidRPr="006074B8">
        <w:rPr>
          <w:rStyle w:val="Hyperlink"/>
          <w:rFonts w:ascii="Arial" w:hAnsi="Arial" w:cs="Arial"/>
          <w:rPrChange w:id="121" w:author="Shah Ashay" w:date="2018-04-16T13:19:00Z">
            <w:rPr>
              <w:rStyle w:val="Hyperlink"/>
            </w:rPr>
          </w:rPrChange>
        </w:rPr>
        <w:t>Alternate Flow A2: Delete well status data</w:t>
      </w:r>
      <w:r w:rsidRPr="006074B8">
        <w:rPr>
          <w:webHidden/>
        </w:rPr>
        <w:tab/>
        <w:t>8</w:t>
      </w:r>
    </w:p>
    <w:p w14:paraId="0EA3EF27" w14:textId="64040D95" w:rsidR="00AB622E" w:rsidRPr="006074B8" w:rsidRDefault="00AB622E">
      <w:pPr>
        <w:pStyle w:val="TOC1"/>
        <w:rPr>
          <w:rFonts w:cstheme="minorBidi"/>
          <w:noProof/>
          <w:szCs w:val="28"/>
          <w:lang w:bidi="th-TH"/>
        </w:rPr>
      </w:pPr>
      <w:r w:rsidRPr="006074B8">
        <w:rPr>
          <w:rStyle w:val="Hyperlink"/>
          <w:rFonts w:ascii="Arial" w:hAnsi="Arial" w:cs="Arial"/>
          <w:noProof/>
          <w:rPrChange w:id="122" w:author="Shah Ashay" w:date="2018-04-16T13:19:00Z">
            <w:rPr>
              <w:rStyle w:val="Hyperlink"/>
              <w:noProof/>
            </w:rPr>
          </w:rPrChange>
        </w:rPr>
        <w:t>4.</w:t>
      </w:r>
      <w:r w:rsidRPr="006074B8">
        <w:rPr>
          <w:rFonts w:ascii="Arial" w:hAnsi="Arial" w:cs="Arial"/>
          <w:noProof/>
          <w:szCs w:val="28"/>
          <w:lang w:bidi="th-TH"/>
          <w:rPrChange w:id="123" w:author="Shah Ashay" w:date="2018-04-16T13:19:00Z">
            <w:rPr>
              <w:rFonts w:cstheme="minorBidi"/>
              <w:noProof/>
              <w:szCs w:val="28"/>
              <w:lang w:bidi="th-TH"/>
            </w:rPr>
          </w:rPrChange>
        </w:rPr>
        <w:tab/>
      </w:r>
      <w:r w:rsidRPr="006074B8">
        <w:rPr>
          <w:rStyle w:val="Hyperlink"/>
          <w:rFonts w:ascii="Arial" w:hAnsi="Arial" w:cs="Arial"/>
          <w:noProof/>
          <w:rPrChange w:id="124" w:author="Shah Ashay" w:date="2018-04-16T13:19:00Z">
            <w:rPr>
              <w:rStyle w:val="Hyperlink"/>
              <w:noProof/>
            </w:rPr>
          </w:rPrChange>
        </w:rPr>
        <w:t>Exceptions</w:t>
      </w:r>
      <w:r w:rsidRPr="006074B8">
        <w:rPr>
          <w:noProof/>
          <w:webHidden/>
        </w:rPr>
        <w:tab/>
        <w:t>10</w:t>
      </w:r>
    </w:p>
    <w:p w14:paraId="421A5B1F" w14:textId="51D7A72A" w:rsidR="00AB622E" w:rsidRPr="007528FF" w:rsidRDefault="00AB622E" w:rsidP="00E765EA">
      <w:pPr>
        <w:pStyle w:val="TOC2"/>
        <w:rPr>
          <w:rFonts w:ascii="Arial" w:eastAsiaTheme="minorEastAsia" w:hAnsi="Arial" w:cs="Arial"/>
          <w:szCs w:val="28"/>
          <w:lang w:bidi="th-TH"/>
          <w:rPrChange w:id="125" w:author="Batra Yogesh (EXT)" w:date="2018-04-13T12:10:00Z">
            <w:rPr>
              <w:rFonts w:eastAsiaTheme="minorEastAsia" w:cstheme="minorBidi"/>
              <w:szCs w:val="28"/>
              <w:lang w:bidi="th-TH"/>
            </w:rPr>
          </w:rPrChange>
        </w:rPr>
      </w:pPr>
      <w:r w:rsidRPr="006074B8">
        <w:rPr>
          <w:rStyle w:val="Hyperlink"/>
          <w:rFonts w:ascii="Arial" w:hAnsi="Arial" w:cs="Arial"/>
          <w:rPrChange w:id="126" w:author="Shah Ashay" w:date="2018-04-16T13:19:00Z">
            <w:rPr>
              <w:rStyle w:val="Hyperlink"/>
            </w:rPr>
          </w:rPrChange>
        </w:rPr>
        <w:t>4.1</w:t>
      </w:r>
      <w:r w:rsidRPr="006074B8">
        <w:rPr>
          <w:rFonts w:ascii="Arial" w:eastAsiaTheme="minorEastAsia" w:hAnsi="Arial" w:cs="Arial"/>
          <w:szCs w:val="28"/>
          <w:lang w:bidi="th-TH"/>
          <w:rPrChange w:id="127" w:author="Shah Ashay" w:date="2018-04-16T13:19:00Z">
            <w:rPr>
              <w:rFonts w:eastAsiaTheme="minorEastAsia" w:cstheme="minorBidi"/>
              <w:szCs w:val="28"/>
              <w:lang w:bidi="th-TH"/>
            </w:rPr>
          </w:rPrChange>
        </w:rPr>
        <w:tab/>
      </w:r>
      <w:r w:rsidRPr="006074B8">
        <w:rPr>
          <w:rStyle w:val="Hyperlink"/>
          <w:rFonts w:ascii="Arial" w:hAnsi="Arial" w:cs="Arial"/>
          <w:rPrChange w:id="128" w:author="Shah Ashay" w:date="2018-04-16T13:19:00Z">
            <w:rPr>
              <w:rStyle w:val="Hyperlink"/>
            </w:rPr>
          </w:rPrChange>
        </w:rPr>
        <w:t>List of Common Issues/Errors</w:t>
      </w:r>
      <w:r w:rsidRPr="007528FF">
        <w:rPr>
          <w:rFonts w:ascii="Arial" w:hAnsi="Arial" w:cs="Arial"/>
          <w:webHidden/>
          <w:rPrChange w:id="129" w:author="Batra Yogesh (EXT)" w:date="2018-04-13T12:10:00Z">
            <w:rPr>
              <w:webHidden/>
            </w:rPr>
          </w:rPrChange>
        </w:rPr>
        <w:tab/>
        <w:t>10</w:t>
      </w:r>
    </w:p>
    <w:p w14:paraId="0BAA3779" w14:textId="2B700591" w:rsidR="004D61A0" w:rsidRPr="007528FF" w:rsidRDefault="00006EC4" w:rsidP="007B38EE">
      <w:pPr>
        <w:pStyle w:val="TOC1"/>
        <w:spacing w:before="120"/>
        <w:rPr>
          <w:rFonts w:ascii="Arial" w:hAnsi="Arial" w:cs="Arial"/>
          <w:noProof/>
        </w:rPr>
        <w:sectPr w:rsidR="004D61A0" w:rsidRPr="007528FF">
          <w:pgSz w:w="12240" w:h="15840" w:code="1"/>
          <w:pgMar w:top="1440" w:right="1440" w:bottom="720" w:left="1440" w:header="720" w:footer="720" w:gutter="0"/>
          <w:pgNumType w:fmt="lowerRoman"/>
          <w:cols w:space="720"/>
          <w:docGrid w:linePitch="360"/>
        </w:sectPr>
      </w:pPr>
      <w:r w:rsidRPr="00A176D7">
        <w:rPr>
          <w:rFonts w:ascii="Arial" w:hAnsi="Arial" w:cs="Arial"/>
        </w:rPr>
        <w:fldChar w:fldCharType="end"/>
      </w:r>
    </w:p>
    <w:p w14:paraId="0BAA377A" w14:textId="77777777" w:rsidR="00447470" w:rsidRPr="007528FF" w:rsidRDefault="00447470" w:rsidP="00447470">
      <w:pPr>
        <w:pStyle w:val="Heading1"/>
      </w:pPr>
      <w:bookmarkStart w:id="130" w:name="_Toc511383811"/>
      <w:r w:rsidRPr="007528FF">
        <w:lastRenderedPageBreak/>
        <w:t>Use Case Information</w:t>
      </w:r>
      <w:bookmarkEnd w:id="130"/>
    </w:p>
    <w:p w14:paraId="0BAA377B" w14:textId="77777777" w:rsidR="00447470" w:rsidRPr="007528FF"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31" w:author="Batra Yogesh (EXT)" w:date="2018-04-13T13:19: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32">
          <w:tblGrid>
            <w:gridCol w:w="2880"/>
            <w:gridCol w:w="6480"/>
          </w:tblGrid>
        </w:tblGridChange>
      </w:tblGrid>
      <w:tr w:rsidR="00447470" w:rsidRPr="007528FF" w14:paraId="0BAA377E" w14:textId="77777777" w:rsidTr="00191E07">
        <w:trPr>
          <w:cantSplit/>
          <w:trPrChange w:id="133" w:author="Batra Yogesh (EXT)" w:date="2018-04-13T13:19:00Z">
            <w:trPr>
              <w:cantSplit/>
            </w:trPr>
          </w:trPrChange>
        </w:trPr>
        <w:tc>
          <w:tcPr>
            <w:tcW w:w="1538" w:type="pct"/>
            <w:shd w:val="clear" w:color="auto" w:fill="C6D9F1" w:themeFill="text2" w:themeFillTint="33"/>
            <w:tcPrChange w:id="134" w:author="Batra Yogesh (EXT)" w:date="2018-04-13T13:19:00Z">
              <w:tcPr>
                <w:tcW w:w="2880" w:type="dxa"/>
                <w:shd w:val="clear" w:color="auto" w:fill="C6D9F1" w:themeFill="text2" w:themeFillTint="33"/>
              </w:tcPr>
            </w:tcPrChange>
          </w:tcPr>
          <w:p w14:paraId="0BAA377C" w14:textId="77777777" w:rsidR="00447470" w:rsidRPr="007528FF" w:rsidRDefault="00447470" w:rsidP="00E4117B">
            <w:pPr>
              <w:pStyle w:val="TableText"/>
              <w:keepNext/>
              <w:keepLines/>
              <w:rPr>
                <w:rFonts w:cs="Arial"/>
                <w:b/>
                <w:sz w:val="20"/>
                <w:szCs w:val="20"/>
              </w:rPr>
            </w:pPr>
            <w:r w:rsidRPr="007528FF">
              <w:rPr>
                <w:rFonts w:cs="Arial"/>
                <w:b/>
                <w:sz w:val="20"/>
                <w:szCs w:val="20"/>
              </w:rPr>
              <w:t>Use Case Number and Name</w:t>
            </w:r>
          </w:p>
        </w:tc>
        <w:tc>
          <w:tcPr>
            <w:tcW w:w="3462" w:type="pct"/>
            <w:tcPrChange w:id="135" w:author="Batra Yogesh (EXT)" w:date="2018-04-13T13:19:00Z">
              <w:tcPr>
                <w:tcW w:w="6480" w:type="dxa"/>
              </w:tcPr>
            </w:tcPrChange>
          </w:tcPr>
          <w:p w14:paraId="0BAA377D" w14:textId="49308622" w:rsidR="00447470" w:rsidRPr="007528FF" w:rsidRDefault="00CD0B64" w:rsidP="00A8498C">
            <w:pPr>
              <w:keepNext/>
              <w:keepLines/>
              <w:spacing w:after="120"/>
              <w:rPr>
                <w:rFonts w:cs="Arial"/>
                <w:color w:val="000000" w:themeColor="text1"/>
                <w:sz w:val="20"/>
                <w:szCs w:val="20"/>
              </w:rPr>
            </w:pPr>
            <w:r w:rsidRPr="007528FF">
              <w:rPr>
                <w:rFonts w:cs="Arial"/>
                <w:color w:val="000000" w:themeColor="text1"/>
                <w:sz w:val="20"/>
                <w:szCs w:val="20"/>
              </w:rPr>
              <w:t>EC_</w:t>
            </w:r>
            <w:del w:id="136" w:author="Batra Yogesh (EXT)" w:date="2018-04-13T16:26:00Z">
              <w:r w:rsidRPr="007528FF" w:rsidDel="008523F2">
                <w:rPr>
                  <w:rFonts w:cs="Arial"/>
                  <w:color w:val="000000" w:themeColor="text1"/>
                  <w:sz w:val="20"/>
                  <w:szCs w:val="20"/>
                </w:rPr>
                <w:delText>09_3</w:delText>
              </w:r>
            </w:del>
            <w:ins w:id="137" w:author="Batra Yogesh (EXT)" w:date="2018-04-13T16:26:00Z">
              <w:r w:rsidR="008523F2">
                <w:rPr>
                  <w:rFonts w:cs="Arial"/>
                  <w:color w:val="000000" w:themeColor="text1"/>
                  <w:sz w:val="20"/>
                  <w:szCs w:val="20"/>
                </w:rPr>
                <w:t>11_2</w:t>
              </w:r>
            </w:ins>
            <w:r w:rsidRPr="007528FF">
              <w:rPr>
                <w:rFonts w:cs="Arial"/>
                <w:color w:val="000000" w:themeColor="text1"/>
                <w:sz w:val="20"/>
                <w:szCs w:val="20"/>
              </w:rPr>
              <w:t>_BKK_UC01_Production Well Status</w:t>
            </w:r>
          </w:p>
        </w:tc>
      </w:tr>
      <w:tr w:rsidR="00447470" w:rsidRPr="007528FF" w14:paraId="0BAA3781" w14:textId="77777777" w:rsidTr="00191E07">
        <w:trPr>
          <w:cantSplit/>
          <w:trPrChange w:id="138" w:author="Batra Yogesh (EXT)" w:date="2018-04-13T13:19:00Z">
            <w:trPr>
              <w:cantSplit/>
            </w:trPr>
          </w:trPrChange>
        </w:trPr>
        <w:tc>
          <w:tcPr>
            <w:tcW w:w="1538" w:type="pct"/>
            <w:shd w:val="clear" w:color="auto" w:fill="C6D9F1" w:themeFill="text2" w:themeFillTint="33"/>
            <w:tcPrChange w:id="139" w:author="Batra Yogesh (EXT)" w:date="2018-04-13T13:19:00Z">
              <w:tcPr>
                <w:tcW w:w="2880" w:type="dxa"/>
                <w:shd w:val="clear" w:color="auto" w:fill="C6D9F1" w:themeFill="text2" w:themeFillTint="33"/>
              </w:tcPr>
            </w:tcPrChange>
          </w:tcPr>
          <w:p w14:paraId="0BAA377F" w14:textId="77777777" w:rsidR="00447470" w:rsidRPr="007528FF" w:rsidRDefault="00447470" w:rsidP="00E4117B">
            <w:pPr>
              <w:pStyle w:val="TableText"/>
              <w:keepNext/>
              <w:keepLines/>
              <w:rPr>
                <w:rFonts w:cs="Arial"/>
                <w:b/>
                <w:sz w:val="20"/>
                <w:szCs w:val="20"/>
              </w:rPr>
            </w:pPr>
            <w:r w:rsidRPr="007528FF">
              <w:rPr>
                <w:rFonts w:cs="Arial"/>
                <w:b/>
                <w:sz w:val="20"/>
                <w:szCs w:val="20"/>
              </w:rPr>
              <w:t>Brief Description</w:t>
            </w:r>
          </w:p>
        </w:tc>
        <w:tc>
          <w:tcPr>
            <w:tcW w:w="3462" w:type="pct"/>
            <w:tcPrChange w:id="140" w:author="Batra Yogesh (EXT)" w:date="2018-04-13T13:19:00Z">
              <w:tcPr>
                <w:tcW w:w="6480" w:type="dxa"/>
              </w:tcPr>
            </w:tcPrChange>
          </w:tcPr>
          <w:p w14:paraId="0BAA3780" w14:textId="45BADA36" w:rsidR="006C4FE4" w:rsidRPr="007528FF" w:rsidRDefault="004B1ADC" w:rsidP="006C4FE4">
            <w:pPr>
              <w:keepNext/>
              <w:keepLines/>
              <w:spacing w:after="120"/>
              <w:rPr>
                <w:rFonts w:cs="Arial"/>
                <w:color w:val="000000" w:themeColor="text1"/>
                <w:sz w:val="20"/>
                <w:szCs w:val="20"/>
              </w:rPr>
            </w:pPr>
            <w:r w:rsidRPr="007528FF">
              <w:rPr>
                <w:rFonts w:cs="Arial"/>
                <w:color w:val="000000" w:themeColor="text1"/>
                <w:sz w:val="20"/>
                <w:szCs w:val="20"/>
              </w:rPr>
              <w:t xml:space="preserve">This BF is used </w:t>
            </w:r>
            <w:r w:rsidR="006C4FE4" w:rsidRPr="007528FF">
              <w:rPr>
                <w:rFonts w:cs="Arial"/>
                <w:color w:val="000000" w:themeColor="text1"/>
                <w:sz w:val="20"/>
                <w:szCs w:val="20"/>
              </w:rPr>
              <w:t xml:space="preserve">to </w:t>
            </w:r>
            <w:del w:id="141" w:author="Shah Ashay" w:date="2018-04-16T13:22:00Z">
              <w:r w:rsidR="006C4FE4" w:rsidRPr="007528FF" w:rsidDel="006074B8">
                <w:rPr>
                  <w:rFonts w:cs="Arial"/>
                  <w:color w:val="000000" w:themeColor="text1"/>
                  <w:sz w:val="20"/>
                  <w:szCs w:val="20"/>
                </w:rPr>
                <w:delText xml:space="preserve">registrate </w:delText>
              </w:r>
            </w:del>
            <w:ins w:id="142" w:author="Shah Ashay" w:date="2018-04-16T13:22:00Z">
              <w:r w:rsidR="006074B8">
                <w:rPr>
                  <w:rFonts w:cs="Arial"/>
                  <w:color w:val="000000" w:themeColor="text1"/>
                  <w:sz w:val="20"/>
                  <w:szCs w:val="20"/>
                </w:rPr>
                <w:t>register</w:t>
              </w:r>
              <w:r w:rsidR="006074B8" w:rsidRPr="007528FF">
                <w:rPr>
                  <w:rFonts w:cs="Arial"/>
                  <w:color w:val="000000" w:themeColor="text1"/>
                  <w:sz w:val="20"/>
                  <w:szCs w:val="20"/>
                </w:rPr>
                <w:t xml:space="preserve"> </w:t>
              </w:r>
            </w:ins>
            <w:r w:rsidR="006C4FE4" w:rsidRPr="007528FF">
              <w:rPr>
                <w:rFonts w:cs="Arial"/>
                <w:color w:val="000000" w:themeColor="text1"/>
                <w:sz w:val="20"/>
                <w:szCs w:val="20"/>
              </w:rPr>
              <w:t>well status data for wells of class P (Producer), PI (Producer and Injector) or O (Other).</w:t>
            </w:r>
            <w:r w:rsidR="006C4FE4" w:rsidRPr="007528FF">
              <w:rPr>
                <w:rFonts w:cs="Arial"/>
                <w:sz w:val="19"/>
                <w:szCs w:val="19"/>
              </w:rPr>
              <w:t xml:space="preserve"> </w:t>
            </w:r>
          </w:p>
        </w:tc>
      </w:tr>
      <w:tr w:rsidR="00447470" w:rsidRPr="007528FF" w14:paraId="0BAA3785" w14:textId="77777777" w:rsidTr="00191E07">
        <w:trPr>
          <w:cantSplit/>
          <w:trHeight w:val="881"/>
          <w:trPrChange w:id="143" w:author="Batra Yogesh (EXT)" w:date="2018-04-13T13:19:00Z">
            <w:trPr>
              <w:cantSplit/>
              <w:trHeight w:val="881"/>
            </w:trPr>
          </w:trPrChange>
        </w:trPr>
        <w:tc>
          <w:tcPr>
            <w:tcW w:w="1538" w:type="pct"/>
            <w:shd w:val="clear" w:color="auto" w:fill="C6D9F1" w:themeFill="text2" w:themeFillTint="33"/>
            <w:tcPrChange w:id="144" w:author="Batra Yogesh (EXT)" w:date="2018-04-13T13:19:00Z">
              <w:tcPr>
                <w:tcW w:w="2880" w:type="dxa"/>
                <w:shd w:val="clear" w:color="auto" w:fill="C6D9F1" w:themeFill="text2" w:themeFillTint="33"/>
              </w:tcPr>
            </w:tcPrChange>
          </w:tcPr>
          <w:p w14:paraId="0BAA3782" w14:textId="77777777" w:rsidR="00447470" w:rsidRPr="007528FF" w:rsidRDefault="00447470" w:rsidP="00E4117B">
            <w:pPr>
              <w:pStyle w:val="TableText"/>
              <w:keepNext/>
              <w:keepLines/>
              <w:rPr>
                <w:rFonts w:cs="Arial"/>
                <w:b/>
                <w:sz w:val="20"/>
                <w:szCs w:val="20"/>
              </w:rPr>
            </w:pPr>
            <w:r w:rsidRPr="007528FF">
              <w:rPr>
                <w:rFonts w:cs="Arial"/>
                <w:b/>
                <w:sz w:val="20"/>
                <w:szCs w:val="20"/>
              </w:rPr>
              <w:t>Related Use Cases</w:t>
            </w:r>
          </w:p>
        </w:tc>
        <w:tc>
          <w:tcPr>
            <w:tcW w:w="3462" w:type="pct"/>
            <w:tcPrChange w:id="145" w:author="Batra Yogesh (EXT)" w:date="2018-04-13T13:19:00Z">
              <w:tcPr>
                <w:tcW w:w="6480" w:type="dxa"/>
              </w:tcPr>
            </w:tcPrChange>
          </w:tcPr>
          <w:p w14:paraId="47D75783" w14:textId="7FFEE800" w:rsidR="004D4D77" w:rsidRPr="007528FF" w:rsidRDefault="004D4D77" w:rsidP="00726BBA">
            <w:pPr>
              <w:pStyle w:val="ListParagraph"/>
              <w:keepNext/>
              <w:keepLines/>
              <w:numPr>
                <w:ilvl w:val="0"/>
                <w:numId w:val="10"/>
              </w:numPr>
              <w:rPr>
                <w:rFonts w:cs="Arial"/>
                <w:color w:val="000000" w:themeColor="text1"/>
                <w:sz w:val="20"/>
                <w:szCs w:val="20"/>
              </w:rPr>
            </w:pPr>
            <w:r w:rsidRPr="007528FF">
              <w:rPr>
                <w:rFonts w:cs="Arial"/>
                <w:color w:val="000000" w:themeColor="text1"/>
                <w:sz w:val="20"/>
                <w:szCs w:val="20"/>
              </w:rPr>
              <w:t>Production Well Daily Data 1</w:t>
            </w:r>
          </w:p>
          <w:p w14:paraId="2604754C" w14:textId="2FB04D4E" w:rsidR="00447470" w:rsidRPr="007528FF" w:rsidRDefault="006C4FE4" w:rsidP="00726BBA">
            <w:pPr>
              <w:pStyle w:val="ListParagraph"/>
              <w:keepNext/>
              <w:keepLines/>
              <w:numPr>
                <w:ilvl w:val="0"/>
                <w:numId w:val="10"/>
              </w:numPr>
              <w:rPr>
                <w:rFonts w:cs="Arial"/>
                <w:color w:val="000000" w:themeColor="text1"/>
                <w:sz w:val="20"/>
                <w:szCs w:val="20"/>
              </w:rPr>
            </w:pPr>
            <w:r w:rsidRPr="007528FF">
              <w:rPr>
                <w:rFonts w:cs="Arial"/>
                <w:color w:val="000000" w:themeColor="text1"/>
                <w:sz w:val="20"/>
                <w:szCs w:val="20"/>
              </w:rPr>
              <w:t>Maintain Well</w:t>
            </w:r>
            <w:r w:rsidR="00D17537" w:rsidRPr="007528FF">
              <w:rPr>
                <w:rFonts w:cs="Arial"/>
                <w:color w:val="000000" w:themeColor="text1"/>
                <w:sz w:val="20"/>
                <w:szCs w:val="20"/>
              </w:rPr>
              <w:t xml:space="preserve"> </w:t>
            </w:r>
          </w:p>
          <w:p w14:paraId="71C491D4" w14:textId="483D1C08" w:rsidR="006C4FE4" w:rsidRPr="007528FF" w:rsidRDefault="006C4FE4" w:rsidP="00726BBA">
            <w:pPr>
              <w:pStyle w:val="ListParagraph"/>
              <w:keepNext/>
              <w:keepLines/>
              <w:numPr>
                <w:ilvl w:val="0"/>
                <w:numId w:val="10"/>
              </w:numPr>
              <w:rPr>
                <w:rFonts w:cs="Arial"/>
                <w:color w:val="000000" w:themeColor="text1"/>
                <w:sz w:val="20"/>
                <w:szCs w:val="20"/>
              </w:rPr>
            </w:pPr>
            <w:r w:rsidRPr="007528FF">
              <w:rPr>
                <w:rFonts w:cs="Arial"/>
                <w:color w:val="000000" w:themeColor="text1"/>
                <w:sz w:val="20"/>
                <w:szCs w:val="20"/>
              </w:rPr>
              <w:t>EC Codes</w:t>
            </w:r>
          </w:p>
          <w:p w14:paraId="0BAA3784" w14:textId="62D71EC7" w:rsidR="00150681" w:rsidRPr="006074B8" w:rsidRDefault="00150681">
            <w:pPr>
              <w:keepNext/>
              <w:keepLines/>
              <w:rPr>
                <w:rFonts w:cs="Arial"/>
                <w:color w:val="000000" w:themeColor="text1"/>
                <w:sz w:val="20"/>
                <w:szCs w:val="20"/>
                <w:rPrChange w:id="146" w:author="Shah Ashay" w:date="2018-04-16T13:20:00Z">
                  <w:rPr/>
                </w:rPrChange>
              </w:rPr>
              <w:pPrChange w:id="147" w:author="Shah Ashay" w:date="2018-04-16T13:20:00Z">
                <w:pPr>
                  <w:pStyle w:val="ListParagraph"/>
                  <w:keepNext/>
                  <w:keepLines/>
                </w:pPr>
              </w:pPrChange>
            </w:pPr>
          </w:p>
        </w:tc>
      </w:tr>
      <w:tr w:rsidR="00726BBA" w:rsidRPr="007528FF" w14:paraId="786CE4E0" w14:textId="77777777" w:rsidTr="006074B8">
        <w:trPr>
          <w:cantSplit/>
          <w:trHeight w:val="323"/>
          <w:trPrChange w:id="148" w:author="Shah Ashay" w:date="2018-04-16T13:20:00Z">
            <w:trPr>
              <w:cantSplit/>
              <w:trHeight w:val="881"/>
            </w:trPr>
          </w:trPrChange>
        </w:trPr>
        <w:tc>
          <w:tcPr>
            <w:tcW w:w="1538" w:type="pct"/>
            <w:shd w:val="clear" w:color="auto" w:fill="C6D9F1" w:themeFill="text2" w:themeFillTint="33"/>
            <w:tcPrChange w:id="149" w:author="Shah Ashay" w:date="2018-04-16T13:20:00Z">
              <w:tcPr>
                <w:tcW w:w="2880" w:type="dxa"/>
                <w:shd w:val="clear" w:color="auto" w:fill="C6D9F1" w:themeFill="text2" w:themeFillTint="33"/>
              </w:tcPr>
            </w:tcPrChange>
          </w:tcPr>
          <w:p w14:paraId="44594FF9" w14:textId="0C92EA69" w:rsidR="00726BBA" w:rsidRPr="007528FF" w:rsidRDefault="00726BBA" w:rsidP="00E4117B">
            <w:pPr>
              <w:pStyle w:val="TableText"/>
              <w:keepNext/>
              <w:keepLines/>
              <w:rPr>
                <w:rFonts w:cs="Arial"/>
                <w:b/>
                <w:sz w:val="20"/>
                <w:szCs w:val="20"/>
              </w:rPr>
            </w:pPr>
            <w:r w:rsidRPr="007528FF">
              <w:rPr>
                <w:rFonts w:cs="Arial"/>
                <w:b/>
                <w:sz w:val="20"/>
                <w:szCs w:val="20"/>
              </w:rPr>
              <w:t>EC Business Functions</w:t>
            </w:r>
          </w:p>
        </w:tc>
        <w:tc>
          <w:tcPr>
            <w:tcW w:w="3462" w:type="pct"/>
            <w:tcPrChange w:id="150" w:author="Shah Ashay" w:date="2018-04-16T13:20:00Z">
              <w:tcPr>
                <w:tcW w:w="6480" w:type="dxa"/>
              </w:tcPr>
            </w:tcPrChange>
          </w:tcPr>
          <w:p w14:paraId="315DD97A" w14:textId="57A2CA25" w:rsidR="00726BBA" w:rsidRPr="007528FF" w:rsidRDefault="006E3CBB" w:rsidP="006E3CBB">
            <w:pPr>
              <w:pStyle w:val="ListParagraph"/>
              <w:keepNext/>
              <w:keepLines/>
              <w:numPr>
                <w:ilvl w:val="0"/>
                <w:numId w:val="9"/>
              </w:numPr>
              <w:rPr>
                <w:rFonts w:cs="Arial"/>
                <w:color w:val="000000" w:themeColor="text1"/>
                <w:sz w:val="20"/>
                <w:szCs w:val="20"/>
              </w:rPr>
            </w:pPr>
            <w:r w:rsidRPr="007528FF">
              <w:rPr>
                <w:rFonts w:cs="Arial"/>
                <w:color w:val="000000" w:themeColor="text1"/>
                <w:sz w:val="20"/>
                <w:szCs w:val="20"/>
              </w:rPr>
              <w:t>BF – MAINTAIN PRODUCTION WELL STATUS (WR.0004)</w:t>
            </w:r>
          </w:p>
        </w:tc>
      </w:tr>
      <w:tr w:rsidR="008F4E14" w:rsidRPr="007528FF" w14:paraId="6961EBDC" w14:textId="77777777" w:rsidTr="00191E07">
        <w:trPr>
          <w:cantSplit/>
          <w:trHeight w:val="881"/>
          <w:trPrChange w:id="151" w:author="Batra Yogesh (EXT)" w:date="2018-04-13T13:19:00Z">
            <w:trPr>
              <w:cantSplit/>
              <w:trHeight w:val="881"/>
            </w:trPr>
          </w:trPrChange>
        </w:trPr>
        <w:tc>
          <w:tcPr>
            <w:tcW w:w="1538" w:type="pct"/>
            <w:shd w:val="clear" w:color="auto" w:fill="C6D9F1" w:themeFill="text2" w:themeFillTint="33"/>
            <w:tcPrChange w:id="152" w:author="Batra Yogesh (EXT)" w:date="2018-04-13T13:19:00Z">
              <w:tcPr>
                <w:tcW w:w="2880" w:type="dxa"/>
                <w:shd w:val="clear" w:color="auto" w:fill="C6D9F1" w:themeFill="text2" w:themeFillTint="33"/>
              </w:tcPr>
            </w:tcPrChange>
          </w:tcPr>
          <w:p w14:paraId="5C410139" w14:textId="77777777" w:rsidR="008F4E14" w:rsidRPr="007528FF" w:rsidRDefault="008F4E14" w:rsidP="00E4117B">
            <w:pPr>
              <w:pStyle w:val="TableText"/>
              <w:keepNext/>
              <w:keepLines/>
              <w:rPr>
                <w:rFonts w:cs="Arial"/>
                <w:b/>
                <w:sz w:val="20"/>
                <w:szCs w:val="20"/>
              </w:rPr>
            </w:pPr>
            <w:commentRangeStart w:id="153"/>
            <w:r w:rsidRPr="007528FF">
              <w:rPr>
                <w:rFonts w:cs="Arial"/>
                <w:b/>
                <w:sz w:val="20"/>
                <w:szCs w:val="20"/>
              </w:rPr>
              <w:t>EC Roles</w:t>
            </w:r>
          </w:p>
          <w:p w14:paraId="6A3CE0E2" w14:textId="10653B43" w:rsidR="008F4E14" w:rsidRPr="007528FF" w:rsidRDefault="008F4E14" w:rsidP="00E4117B">
            <w:pPr>
              <w:pStyle w:val="TableText"/>
              <w:keepNext/>
              <w:keepLines/>
              <w:rPr>
                <w:rFonts w:cs="Arial"/>
                <w:sz w:val="20"/>
                <w:szCs w:val="20"/>
              </w:rPr>
            </w:pPr>
            <w:r w:rsidRPr="007528FF">
              <w:rPr>
                <w:rFonts w:cs="Arial"/>
                <w:sz w:val="20"/>
                <w:szCs w:val="20"/>
              </w:rPr>
              <w:t>(list of EC Roles that should be able to execute Use Case)</w:t>
            </w:r>
            <w:commentRangeEnd w:id="153"/>
            <w:r w:rsidRPr="00191E07">
              <w:rPr>
                <w:rStyle w:val="CommentReference"/>
                <w:rFonts w:cs="Arial"/>
              </w:rPr>
              <w:commentReference w:id="153"/>
            </w:r>
          </w:p>
        </w:tc>
        <w:tc>
          <w:tcPr>
            <w:tcW w:w="3462" w:type="pct"/>
            <w:tcPrChange w:id="154" w:author="Batra Yogesh (EXT)" w:date="2018-04-13T13:19:00Z">
              <w:tcPr>
                <w:tcW w:w="6480" w:type="dxa"/>
              </w:tcPr>
            </w:tcPrChange>
          </w:tcPr>
          <w:p w14:paraId="154FA11A" w14:textId="77777777" w:rsidR="0035045F" w:rsidRPr="007528FF" w:rsidRDefault="0035045F" w:rsidP="0035045F">
            <w:pPr>
              <w:pStyle w:val="ListParagraph"/>
              <w:keepNext/>
              <w:keepLines/>
              <w:numPr>
                <w:ilvl w:val="0"/>
                <w:numId w:val="9"/>
              </w:numPr>
              <w:rPr>
                <w:ins w:id="155" w:author="Wirasak Chomphu [2]" w:date="2017-11-26T15:56:00Z"/>
                <w:rFonts w:cs="Arial"/>
                <w:color w:val="000000" w:themeColor="text1"/>
                <w:sz w:val="20"/>
                <w:szCs w:val="20"/>
              </w:rPr>
            </w:pPr>
            <w:ins w:id="156" w:author="Wirasak Chomphu [2]" w:date="2017-11-26T15:56:00Z">
              <w:r w:rsidRPr="007528FF">
                <w:rPr>
                  <w:rFonts w:cs="Arial"/>
                  <w:color w:val="000000" w:themeColor="text1"/>
                  <w:sz w:val="20"/>
                  <w:szCs w:val="20"/>
                </w:rPr>
                <w:t>Roles can be able to execute this use case are as follows:</w:t>
              </w:r>
            </w:ins>
          </w:p>
          <w:p w14:paraId="3C8C31DE" w14:textId="5AA71A26" w:rsidR="008F4E14" w:rsidRPr="007528FF" w:rsidRDefault="0035045F" w:rsidP="00A0445B">
            <w:pPr>
              <w:pStyle w:val="ListParagraph"/>
              <w:keepNext/>
              <w:keepLines/>
              <w:numPr>
                <w:ilvl w:val="0"/>
                <w:numId w:val="9"/>
              </w:numPr>
              <w:rPr>
                <w:rFonts w:cs="Arial"/>
                <w:color w:val="000000" w:themeColor="text1"/>
                <w:sz w:val="20"/>
                <w:szCs w:val="20"/>
                <w:rPrChange w:id="157" w:author="Batra Yogesh (EXT)" w:date="2018-04-13T12:10:00Z">
                  <w:rPr/>
                </w:rPrChange>
              </w:rPr>
            </w:pPr>
            <w:ins w:id="158" w:author="Wirasak Chomphu [2]" w:date="2017-11-26T15:56:00Z">
              <w:r w:rsidRPr="007528FF">
                <w:rPr>
                  <w:rFonts w:cs="Arial"/>
                  <w:color w:val="000000" w:themeColor="text1"/>
                  <w:sz w:val="20"/>
                  <w:szCs w:val="20"/>
                </w:rPr>
                <w:t xml:space="preserve">Erawan Administrator, Erawan </w:t>
              </w:r>
              <w:proofErr w:type="spellStart"/>
              <w:r w:rsidRPr="007528FF">
                <w:rPr>
                  <w:rFonts w:cs="Arial"/>
                  <w:color w:val="000000" w:themeColor="text1"/>
                  <w:sz w:val="20"/>
                  <w:szCs w:val="20"/>
                </w:rPr>
                <w:t>Prod.Operator</w:t>
              </w:r>
            </w:ins>
            <w:proofErr w:type="spellEnd"/>
          </w:p>
        </w:tc>
      </w:tr>
      <w:tr w:rsidR="00D17537" w:rsidRPr="007528FF" w14:paraId="0BAA378E" w14:textId="77777777" w:rsidTr="00191E07">
        <w:trPr>
          <w:cantSplit/>
          <w:trPrChange w:id="159" w:author="Batra Yogesh (EXT)" w:date="2018-04-13T13:19:00Z">
            <w:trPr>
              <w:cantSplit/>
            </w:trPr>
          </w:trPrChange>
        </w:trPr>
        <w:tc>
          <w:tcPr>
            <w:tcW w:w="1538" w:type="pct"/>
            <w:shd w:val="clear" w:color="auto" w:fill="C6D9F1" w:themeFill="text2" w:themeFillTint="33"/>
            <w:tcPrChange w:id="160" w:author="Batra Yogesh (EXT)" w:date="2018-04-13T13:19:00Z">
              <w:tcPr>
                <w:tcW w:w="2880" w:type="dxa"/>
                <w:shd w:val="clear" w:color="auto" w:fill="C6D9F1" w:themeFill="text2" w:themeFillTint="33"/>
              </w:tcPr>
            </w:tcPrChange>
          </w:tcPr>
          <w:p w14:paraId="0BAA378A" w14:textId="77777777" w:rsidR="00D17537" w:rsidRPr="007528FF" w:rsidRDefault="00D17537" w:rsidP="00E4117B">
            <w:pPr>
              <w:pStyle w:val="TableText"/>
              <w:keepNext/>
              <w:keepLines/>
              <w:tabs>
                <w:tab w:val="left" w:pos="2490"/>
              </w:tabs>
              <w:spacing w:after="0"/>
              <w:rPr>
                <w:rFonts w:cs="Arial"/>
                <w:b/>
                <w:sz w:val="20"/>
                <w:szCs w:val="20"/>
              </w:rPr>
            </w:pPr>
            <w:r w:rsidRPr="007528FF">
              <w:rPr>
                <w:rFonts w:cs="Arial"/>
                <w:b/>
                <w:sz w:val="20"/>
                <w:szCs w:val="20"/>
              </w:rPr>
              <w:t>Prerequisites</w:t>
            </w:r>
          </w:p>
        </w:tc>
        <w:tc>
          <w:tcPr>
            <w:tcW w:w="3462" w:type="pct"/>
            <w:tcPrChange w:id="161" w:author="Batra Yogesh (EXT)" w:date="2018-04-13T13:19:00Z">
              <w:tcPr>
                <w:tcW w:w="6480" w:type="dxa"/>
              </w:tcPr>
            </w:tcPrChange>
          </w:tcPr>
          <w:p w14:paraId="422C1B1D" w14:textId="76AE1BDC" w:rsidR="007977EB" w:rsidRPr="007528FF" w:rsidRDefault="00C20FBA" w:rsidP="007977EB">
            <w:pPr>
              <w:pStyle w:val="ListParagraph"/>
              <w:numPr>
                <w:ilvl w:val="0"/>
                <w:numId w:val="9"/>
              </w:numPr>
              <w:rPr>
                <w:rFonts w:cs="Arial"/>
                <w:color w:val="000000" w:themeColor="text1"/>
                <w:sz w:val="20"/>
                <w:szCs w:val="20"/>
              </w:rPr>
            </w:pPr>
            <w:r w:rsidRPr="007528FF">
              <w:rPr>
                <w:rFonts w:cs="Arial"/>
                <w:color w:val="000000" w:themeColor="text1"/>
                <w:sz w:val="20"/>
                <w:szCs w:val="20"/>
              </w:rPr>
              <w:t>Well is created</w:t>
            </w:r>
          </w:p>
          <w:p w14:paraId="106FB90A" w14:textId="59878052" w:rsidR="008206A7" w:rsidRPr="007528FF" w:rsidRDefault="008206A7" w:rsidP="007977EB">
            <w:pPr>
              <w:pStyle w:val="ListParagraph"/>
              <w:numPr>
                <w:ilvl w:val="0"/>
                <w:numId w:val="9"/>
              </w:numPr>
              <w:rPr>
                <w:rFonts w:cs="Arial"/>
                <w:color w:val="000000" w:themeColor="text1"/>
                <w:sz w:val="20"/>
                <w:szCs w:val="20"/>
              </w:rPr>
            </w:pPr>
            <w:r w:rsidRPr="007528FF">
              <w:rPr>
                <w:rFonts w:cs="Arial"/>
                <w:color w:val="000000" w:themeColor="text1"/>
                <w:sz w:val="20"/>
                <w:szCs w:val="20"/>
              </w:rPr>
              <w:t>EC Codes is set</w:t>
            </w:r>
          </w:p>
          <w:p w14:paraId="0BAA378D" w14:textId="3CCEDF23" w:rsidR="00BF2F96" w:rsidRPr="007528FF" w:rsidRDefault="00BF2F96" w:rsidP="00C20FBA">
            <w:pPr>
              <w:pStyle w:val="ListParagraph"/>
              <w:rPr>
                <w:rFonts w:cs="Arial"/>
                <w:color w:val="000000" w:themeColor="text1"/>
                <w:sz w:val="20"/>
                <w:szCs w:val="20"/>
              </w:rPr>
            </w:pPr>
          </w:p>
        </w:tc>
      </w:tr>
      <w:tr w:rsidR="00447470" w:rsidRPr="007528FF" w14:paraId="0BAA3791" w14:textId="77777777" w:rsidTr="00191E07">
        <w:trPr>
          <w:cantSplit/>
          <w:trPrChange w:id="162" w:author="Batra Yogesh (EXT)" w:date="2018-04-13T13:19:00Z">
            <w:trPr>
              <w:cantSplit/>
            </w:trPr>
          </w:trPrChange>
        </w:trPr>
        <w:tc>
          <w:tcPr>
            <w:tcW w:w="1538" w:type="pct"/>
            <w:shd w:val="clear" w:color="auto" w:fill="C6D9F1" w:themeFill="text2" w:themeFillTint="33"/>
            <w:tcPrChange w:id="163" w:author="Batra Yogesh (EXT)" w:date="2018-04-13T13:19:00Z">
              <w:tcPr>
                <w:tcW w:w="2880" w:type="dxa"/>
                <w:shd w:val="clear" w:color="auto" w:fill="C6D9F1" w:themeFill="text2" w:themeFillTint="33"/>
              </w:tcPr>
            </w:tcPrChange>
          </w:tcPr>
          <w:p w14:paraId="0BAA378F" w14:textId="77777777" w:rsidR="00447470" w:rsidRPr="007528FF" w:rsidRDefault="00447470" w:rsidP="00E4117B">
            <w:pPr>
              <w:pStyle w:val="TableText"/>
              <w:keepNext/>
              <w:keepLines/>
              <w:tabs>
                <w:tab w:val="left" w:pos="2490"/>
              </w:tabs>
              <w:spacing w:after="0"/>
              <w:rPr>
                <w:rFonts w:cs="Arial"/>
                <w:b/>
                <w:sz w:val="20"/>
                <w:szCs w:val="20"/>
              </w:rPr>
            </w:pPr>
            <w:r w:rsidRPr="007528FF">
              <w:rPr>
                <w:rFonts w:cs="Arial"/>
                <w:b/>
                <w:sz w:val="20"/>
                <w:szCs w:val="20"/>
              </w:rPr>
              <w:t>Approver</w:t>
            </w:r>
          </w:p>
        </w:tc>
        <w:tc>
          <w:tcPr>
            <w:tcW w:w="3462" w:type="pct"/>
            <w:tcPrChange w:id="164" w:author="Batra Yogesh (EXT)" w:date="2018-04-13T13:19:00Z">
              <w:tcPr>
                <w:tcW w:w="6480" w:type="dxa"/>
              </w:tcPr>
            </w:tcPrChange>
          </w:tcPr>
          <w:p w14:paraId="0BAA3790" w14:textId="77777777" w:rsidR="00447470" w:rsidRPr="007528FF" w:rsidRDefault="00447470" w:rsidP="00E4117B">
            <w:pPr>
              <w:keepNext/>
              <w:keepLines/>
              <w:rPr>
                <w:rFonts w:cs="Arial"/>
                <w:color w:val="0070C0"/>
                <w:sz w:val="20"/>
                <w:szCs w:val="20"/>
              </w:rPr>
            </w:pPr>
          </w:p>
        </w:tc>
      </w:tr>
    </w:tbl>
    <w:p w14:paraId="0BAA3792" w14:textId="77777777" w:rsidR="00447470" w:rsidRPr="007528FF" w:rsidRDefault="00447470" w:rsidP="00447470">
      <w:pPr>
        <w:rPr>
          <w:rFonts w:cs="Arial"/>
        </w:rPr>
      </w:pPr>
    </w:p>
    <w:p w14:paraId="0BAA3793" w14:textId="249A197D" w:rsidR="00D17537" w:rsidRPr="007528FF" w:rsidRDefault="00D17537">
      <w:pPr>
        <w:rPr>
          <w:ins w:id="165" w:author="Prakash Atul (Ext)" w:date="2018-03-27T09:45:00Z"/>
          <w:rFonts w:cs="Arial"/>
          <w:b/>
          <w:bCs/>
          <w:sz w:val="24"/>
          <w:szCs w:val="32"/>
        </w:rPr>
      </w:pPr>
      <w:bookmarkStart w:id="166" w:name="_Toc536253722"/>
      <w:bookmarkStart w:id="167" w:name="_Toc536258288"/>
    </w:p>
    <w:p w14:paraId="0750A7F0" w14:textId="646E5A14" w:rsidR="001B79A8" w:rsidRPr="007528FF" w:rsidRDefault="001B79A8" w:rsidP="001B79A8">
      <w:pPr>
        <w:rPr>
          <w:ins w:id="168" w:author="Prakash Atul (Ext)" w:date="2018-03-27T09:45:00Z"/>
          <w:rFonts w:cs="Arial"/>
          <w:b/>
          <w:bCs/>
          <w:sz w:val="20"/>
          <w:szCs w:val="20"/>
          <w:rPrChange w:id="169" w:author="Batra Yogesh (EXT)" w:date="2018-04-13T12:10:00Z">
            <w:rPr>
              <w:ins w:id="170" w:author="Prakash Atul (Ext)" w:date="2018-03-27T09:45:00Z"/>
              <w:rFonts w:cs="Arial"/>
              <w:b/>
              <w:bCs/>
              <w:sz w:val="24"/>
              <w:szCs w:val="32"/>
            </w:rPr>
          </w:rPrChange>
        </w:rPr>
      </w:pPr>
      <w:ins w:id="171" w:author="Prakash Atul (Ext)" w:date="2018-03-27T09:45:00Z">
        <w:r w:rsidRPr="007528FF">
          <w:rPr>
            <w:rFonts w:cs="Arial"/>
            <w:bCs/>
            <w:color w:val="000000"/>
            <w:sz w:val="20"/>
            <w:szCs w:val="20"/>
            <w:rPrChange w:id="172" w:author="Batra Yogesh (EXT)" w:date="2018-04-13T12:10:00Z">
              <w:rPr>
                <w:rFonts w:ascii="Calibri Light" w:hAnsi="Calibri Light" w:cs="Calibri Light"/>
                <w:bCs/>
                <w:color w:val="000000"/>
                <w:szCs w:val="22"/>
              </w:rPr>
            </w:rPrChange>
          </w:rPr>
          <w:t xml:space="preserve">Note: </w:t>
        </w:r>
      </w:ins>
      <w:ins w:id="173" w:author="Shah Ashay" w:date="2018-04-16T13:20:00Z">
        <w:r w:rsidR="006074B8">
          <w:rPr>
            <w:rFonts w:cs="Arial"/>
            <w:bCs/>
            <w:color w:val="000000"/>
            <w:sz w:val="20"/>
            <w:szCs w:val="20"/>
          </w:rPr>
          <w:t>T</w:t>
        </w:r>
      </w:ins>
      <w:ins w:id="174" w:author="Prakash Atul (Ext)" w:date="2018-03-27T09:45:00Z">
        <w:del w:id="175" w:author="Shah Ashay" w:date="2018-04-16T13:20:00Z">
          <w:r w:rsidRPr="007528FF" w:rsidDel="006074B8">
            <w:rPr>
              <w:rFonts w:cs="Arial"/>
              <w:bCs/>
              <w:color w:val="000000"/>
              <w:sz w:val="20"/>
              <w:szCs w:val="20"/>
              <w:rPrChange w:id="176" w:author="Batra Yogesh (EXT)" w:date="2018-04-13T12:10:00Z">
                <w:rPr>
                  <w:rFonts w:ascii="Calibri Light" w:hAnsi="Calibri Light" w:cs="Calibri Light"/>
                  <w:bCs/>
                  <w:color w:val="000000"/>
                  <w:szCs w:val="22"/>
                </w:rPr>
              </w:rPrChange>
            </w:rPr>
            <w:delText>t</w:delText>
          </w:r>
        </w:del>
        <w:r w:rsidRPr="007528FF">
          <w:rPr>
            <w:rFonts w:cs="Arial"/>
            <w:bCs/>
            <w:color w:val="000000"/>
            <w:sz w:val="20"/>
            <w:szCs w:val="20"/>
            <w:rPrChange w:id="177" w:author="Batra Yogesh (EXT)" w:date="2018-04-13T12:10:00Z">
              <w:rPr>
                <w:rFonts w:ascii="Calibri Light" w:hAnsi="Calibri Light" w:cs="Calibri Light"/>
                <w:bCs/>
                <w:color w:val="000000"/>
                <w:szCs w:val="22"/>
              </w:rPr>
            </w:rPrChange>
          </w:rPr>
          <w:t>he toolbar on EC11</w:t>
        </w:r>
      </w:ins>
      <w:ins w:id="178" w:author="Batra Yogesh (EXT)" w:date="2018-04-13T11:56:00Z">
        <w:r w:rsidR="00E6764A" w:rsidRPr="007528FF">
          <w:rPr>
            <w:rFonts w:cs="Arial"/>
            <w:bCs/>
            <w:color w:val="000000"/>
            <w:sz w:val="20"/>
            <w:szCs w:val="20"/>
            <w:rPrChange w:id="179" w:author="Batra Yogesh (EXT)" w:date="2018-04-13T12:10:00Z">
              <w:rPr>
                <w:rFonts w:ascii="Calibri Light" w:hAnsi="Calibri Light" w:cs="Calibri Light"/>
                <w:bCs/>
                <w:color w:val="000000"/>
                <w:szCs w:val="22"/>
              </w:rPr>
            </w:rPrChange>
          </w:rPr>
          <w:t>.2</w:t>
        </w:r>
      </w:ins>
      <w:ins w:id="180" w:author="Prakash Atul (Ext)" w:date="2018-03-27T09:45:00Z">
        <w:r w:rsidRPr="007528FF">
          <w:rPr>
            <w:rFonts w:cs="Arial"/>
            <w:bCs/>
            <w:color w:val="000000"/>
            <w:sz w:val="20"/>
            <w:szCs w:val="20"/>
            <w:rPrChange w:id="181" w:author="Batra Yogesh (EXT)" w:date="2018-04-13T12:10:00Z">
              <w:rPr>
                <w:rFonts w:ascii="Calibri Light" w:hAnsi="Calibri Light" w:cs="Calibri Light"/>
                <w:bCs/>
                <w:color w:val="000000"/>
                <w:szCs w:val="22"/>
              </w:rPr>
            </w:rPrChange>
          </w:rPr>
          <w:t xml:space="preserve"> has changed. Refer to the image below for different buttons</w:t>
        </w:r>
      </w:ins>
    </w:p>
    <w:p w14:paraId="3C4767F2" w14:textId="77777777" w:rsidR="001B79A8" w:rsidRPr="007528FF" w:rsidRDefault="001B79A8" w:rsidP="001B79A8">
      <w:pPr>
        <w:rPr>
          <w:ins w:id="182" w:author="Prakash Atul (Ext)" w:date="2018-03-27T09:45:00Z"/>
          <w:rFonts w:cs="Arial"/>
          <w:b/>
          <w:bCs/>
          <w:sz w:val="24"/>
          <w:szCs w:val="32"/>
        </w:rPr>
      </w:pPr>
    </w:p>
    <w:p w14:paraId="1A6B8CE0" w14:textId="77777777" w:rsidR="001B79A8" w:rsidRPr="007528FF" w:rsidRDefault="001B79A8" w:rsidP="001B79A8">
      <w:pPr>
        <w:rPr>
          <w:ins w:id="183" w:author="Prakash Atul (Ext)" w:date="2018-03-27T09:45:00Z"/>
          <w:rFonts w:cs="Arial"/>
          <w:b/>
          <w:bCs/>
          <w:sz w:val="24"/>
          <w:szCs w:val="32"/>
        </w:rPr>
      </w:pPr>
      <w:ins w:id="184" w:author="Prakash Atul (Ext)" w:date="2018-03-27T09:45:00Z">
        <w:r w:rsidRPr="007528FF">
          <w:rPr>
            <w:rFonts w:cs="Arial"/>
            <w:noProof/>
            <w:color w:val="000000"/>
            <w:szCs w:val="22"/>
            <w:rPrChange w:id="185" w:author="Batra Yogesh (EXT)" w:date="2018-04-13T12:10:00Z">
              <w:rPr>
                <w:rFonts w:ascii="Calibri" w:hAnsi="Calibri" w:cs="Calibri"/>
                <w:noProof/>
                <w:color w:val="000000"/>
                <w:szCs w:val="22"/>
              </w:rPr>
            </w:rPrChange>
          </w:rPr>
          <w:drawing>
            <wp:inline distT="0" distB="0" distL="0" distR="0" wp14:anchorId="76592964" wp14:editId="49686049">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2B083EAC" w14:textId="77777777" w:rsidR="001B79A8" w:rsidRPr="007528FF" w:rsidRDefault="001B79A8" w:rsidP="001B79A8">
      <w:pPr>
        <w:rPr>
          <w:ins w:id="186" w:author="Prakash Atul (Ext)" w:date="2018-03-27T09:45:00Z"/>
          <w:rFonts w:cs="Arial"/>
          <w:b/>
          <w:bCs/>
          <w:sz w:val="24"/>
          <w:szCs w:val="32"/>
        </w:rPr>
      </w:pPr>
    </w:p>
    <w:p w14:paraId="46D0A53B" w14:textId="77777777" w:rsidR="001B79A8" w:rsidRPr="007528FF" w:rsidRDefault="001B79A8">
      <w:pPr>
        <w:rPr>
          <w:rFonts w:cs="Arial"/>
          <w:b/>
          <w:bCs/>
          <w:sz w:val="24"/>
          <w:szCs w:val="32"/>
        </w:rPr>
      </w:pPr>
    </w:p>
    <w:p w14:paraId="0BAA3794" w14:textId="7E3AF58F" w:rsidR="004D61A0" w:rsidRPr="007528FF" w:rsidRDefault="004D61A0" w:rsidP="00CD0B64">
      <w:pPr>
        <w:pStyle w:val="Heading1"/>
      </w:pPr>
      <w:bookmarkStart w:id="187" w:name="_Toc511383812"/>
      <w:r w:rsidRPr="007528FF">
        <w:t xml:space="preserve">Primary </w:t>
      </w:r>
      <w:bookmarkEnd w:id="166"/>
      <w:bookmarkEnd w:id="167"/>
      <w:r w:rsidR="00BF2F96" w:rsidRPr="007528FF">
        <w:t>Flow</w:t>
      </w:r>
      <w:r w:rsidR="0033669C" w:rsidRPr="007528FF">
        <w:t xml:space="preserve">: </w:t>
      </w:r>
      <w:r w:rsidR="00CD0B64" w:rsidRPr="007528FF">
        <w:t>EC_</w:t>
      </w:r>
      <w:del w:id="188" w:author="Batra Yogesh (EXT)" w:date="2018-04-13T16:26:00Z">
        <w:r w:rsidR="00CD0B64" w:rsidRPr="007528FF" w:rsidDel="008523F2">
          <w:delText>09_</w:delText>
        </w:r>
      </w:del>
      <w:del w:id="189" w:author="Shah Ashay" w:date="2018-04-16T15:54:00Z">
        <w:r w:rsidR="00CD0B64" w:rsidRPr="007528FF" w:rsidDel="00AF65E4">
          <w:delText>3</w:delText>
        </w:r>
      </w:del>
      <w:ins w:id="190" w:author="Batra Yogesh (EXT)" w:date="2018-04-13T16:26:00Z">
        <w:del w:id="191" w:author="Shah Ashay" w:date="2018-04-16T15:54:00Z">
          <w:r w:rsidR="008523F2" w:rsidDel="00AF65E4">
            <w:delText>11_211_2</w:delText>
          </w:r>
        </w:del>
      </w:ins>
      <w:ins w:id="192" w:author="Shah Ashay" w:date="2018-04-16T15:54:00Z">
        <w:r w:rsidR="00AF65E4">
          <w:t>11_2</w:t>
        </w:r>
      </w:ins>
      <w:r w:rsidR="00CD0B64" w:rsidRPr="007528FF">
        <w:t>_BKK_UC01_Production Well Status</w:t>
      </w:r>
      <w:bookmarkEnd w:id="187"/>
    </w:p>
    <w:p w14:paraId="0BAA3795" w14:textId="1642CAB7" w:rsidR="00EF4239" w:rsidRPr="008523F2" w:rsidRDefault="004D61A0" w:rsidP="00D17537">
      <w:pPr>
        <w:rPr>
          <w:rFonts w:cs="Arial"/>
          <w:szCs w:val="22"/>
        </w:rPr>
      </w:pPr>
      <w:r w:rsidRPr="00191E07">
        <w:rPr>
          <w:rFonts w:cs="Arial"/>
          <w:szCs w:val="22"/>
        </w:rPr>
        <w:t xml:space="preserve">Trigger: </w:t>
      </w:r>
      <w:r w:rsidR="00570D43" w:rsidRPr="00A176D7">
        <w:rPr>
          <w:rFonts w:cs="Arial"/>
          <w:szCs w:val="22"/>
        </w:rPr>
        <w:t xml:space="preserve"> </w:t>
      </w:r>
      <w:r w:rsidR="00033B40" w:rsidRPr="00A176D7">
        <w:rPr>
          <w:rFonts w:cs="Arial"/>
          <w:szCs w:val="22"/>
        </w:rPr>
        <w:t xml:space="preserve">User </w:t>
      </w:r>
      <w:r w:rsidR="00744F52" w:rsidRPr="008523F2">
        <w:rPr>
          <w:rFonts w:cs="Arial"/>
          <w:szCs w:val="22"/>
        </w:rPr>
        <w:t>insert a new</w:t>
      </w:r>
      <w:r w:rsidR="00DA587F" w:rsidRPr="008523F2">
        <w:rPr>
          <w:rFonts w:cs="Arial"/>
          <w:szCs w:val="22"/>
        </w:rPr>
        <w:t xml:space="preserve"> well status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93" w:author="Batra Yogesh (EXT)" w:date="2018-04-13T12:1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94">
          <w:tblGrid>
            <w:gridCol w:w="690"/>
            <w:gridCol w:w="3630"/>
            <w:gridCol w:w="2160"/>
            <w:gridCol w:w="2880"/>
          </w:tblGrid>
        </w:tblGridChange>
      </w:tblGrid>
      <w:tr w:rsidR="009D7887" w:rsidRPr="006074B8" w14:paraId="0BAA379A" w14:textId="77777777" w:rsidTr="007528FF">
        <w:trPr>
          <w:tblHeader/>
          <w:trPrChange w:id="195" w:author="Batra Yogesh (EXT)" w:date="2018-04-13T12:12:00Z">
            <w:trPr>
              <w:tblHeader/>
            </w:trPr>
          </w:trPrChange>
        </w:trPr>
        <w:tc>
          <w:tcPr>
            <w:tcW w:w="369" w:type="pct"/>
            <w:tcBorders>
              <w:bottom w:val="single" w:sz="4" w:space="0" w:color="auto"/>
            </w:tcBorders>
            <w:shd w:val="clear" w:color="auto" w:fill="3399FF"/>
            <w:tcPrChange w:id="196" w:author="Batra Yogesh (EXT)" w:date="2018-04-13T12:12:00Z">
              <w:tcPr>
                <w:tcW w:w="690" w:type="dxa"/>
                <w:tcBorders>
                  <w:bottom w:val="single" w:sz="4" w:space="0" w:color="auto"/>
                </w:tcBorders>
                <w:shd w:val="clear" w:color="auto" w:fill="3399FF"/>
              </w:tcPr>
            </w:tcPrChange>
          </w:tcPr>
          <w:p w14:paraId="0BAA3796" w14:textId="77777777" w:rsidR="00EE1F15" w:rsidRPr="006074B8" w:rsidRDefault="00EE1F15" w:rsidP="009D7887">
            <w:pPr>
              <w:pStyle w:val="ColumnHead"/>
              <w:keepNext/>
              <w:keepLines/>
              <w:rPr>
                <w:rFonts w:cs="Arial"/>
                <w:color w:val="FFFFFF" w:themeColor="background1"/>
                <w:szCs w:val="22"/>
                <w:rPrChange w:id="197" w:author="Shah Ashay" w:date="2018-04-16T13:21:00Z">
                  <w:rPr>
                    <w:rFonts w:cs="Arial"/>
                    <w:color w:val="FFFFFF" w:themeColor="background1"/>
                    <w:sz w:val="20"/>
                  </w:rPr>
                </w:rPrChange>
              </w:rPr>
            </w:pPr>
            <w:r w:rsidRPr="006074B8">
              <w:rPr>
                <w:rFonts w:cs="Arial"/>
                <w:color w:val="FFFFFF" w:themeColor="background1"/>
                <w:szCs w:val="22"/>
                <w:rPrChange w:id="198" w:author="Shah Ashay" w:date="2018-04-16T13:21:00Z">
                  <w:rPr>
                    <w:rFonts w:cs="Arial"/>
                    <w:color w:val="FFFFFF" w:themeColor="background1"/>
                    <w:sz w:val="20"/>
                  </w:rPr>
                </w:rPrChange>
              </w:rPr>
              <w:lastRenderedPageBreak/>
              <w:t>Step</w:t>
            </w:r>
          </w:p>
        </w:tc>
        <w:tc>
          <w:tcPr>
            <w:tcW w:w="1939" w:type="pct"/>
            <w:shd w:val="clear" w:color="auto" w:fill="3399FF"/>
            <w:tcPrChange w:id="199" w:author="Batra Yogesh (EXT)" w:date="2018-04-13T12:12:00Z">
              <w:tcPr>
                <w:tcW w:w="3630" w:type="dxa"/>
                <w:shd w:val="clear" w:color="auto" w:fill="3399FF"/>
              </w:tcPr>
            </w:tcPrChange>
          </w:tcPr>
          <w:p w14:paraId="0BAA3797" w14:textId="77777777" w:rsidR="00EE1F15" w:rsidRPr="006074B8" w:rsidRDefault="00EE1F15">
            <w:pPr>
              <w:pStyle w:val="ColumnHead"/>
              <w:keepNext/>
              <w:keepLines/>
              <w:rPr>
                <w:rFonts w:cs="Arial"/>
                <w:color w:val="FFFFFF" w:themeColor="background1"/>
                <w:szCs w:val="22"/>
                <w:rPrChange w:id="200" w:author="Shah Ashay" w:date="2018-04-16T13:21:00Z">
                  <w:rPr>
                    <w:rFonts w:cs="Arial"/>
                    <w:color w:val="FFFFFF" w:themeColor="background1"/>
                    <w:sz w:val="20"/>
                  </w:rPr>
                </w:rPrChange>
              </w:rPr>
            </w:pPr>
            <w:r w:rsidRPr="006074B8">
              <w:rPr>
                <w:rFonts w:cs="Arial"/>
                <w:color w:val="FFFFFF" w:themeColor="background1"/>
                <w:szCs w:val="22"/>
                <w:rPrChange w:id="201" w:author="Shah Ashay" w:date="2018-04-16T13:21:00Z">
                  <w:rPr>
                    <w:rFonts w:cs="Arial"/>
                    <w:color w:val="FFFFFF" w:themeColor="background1"/>
                    <w:sz w:val="20"/>
                  </w:rPr>
                </w:rPrChange>
              </w:rPr>
              <w:t>Actor Action</w:t>
            </w:r>
          </w:p>
        </w:tc>
        <w:tc>
          <w:tcPr>
            <w:tcW w:w="1154" w:type="pct"/>
            <w:shd w:val="clear" w:color="auto" w:fill="3399FF"/>
            <w:tcPrChange w:id="202" w:author="Batra Yogesh (EXT)" w:date="2018-04-13T12:12:00Z">
              <w:tcPr>
                <w:tcW w:w="2160" w:type="dxa"/>
                <w:shd w:val="clear" w:color="auto" w:fill="3399FF"/>
              </w:tcPr>
            </w:tcPrChange>
          </w:tcPr>
          <w:p w14:paraId="0BAA3798" w14:textId="77777777" w:rsidR="00EE1F15" w:rsidRPr="006074B8" w:rsidRDefault="00EE1F15">
            <w:pPr>
              <w:pStyle w:val="ColumnHead"/>
              <w:keepNext/>
              <w:keepLines/>
              <w:rPr>
                <w:rFonts w:cs="Arial"/>
                <w:color w:val="FFFFFF" w:themeColor="background1"/>
                <w:szCs w:val="22"/>
                <w:rPrChange w:id="203" w:author="Shah Ashay" w:date="2018-04-16T13:21:00Z">
                  <w:rPr>
                    <w:rFonts w:cs="Arial"/>
                    <w:color w:val="FFFFFF" w:themeColor="background1"/>
                    <w:sz w:val="20"/>
                  </w:rPr>
                </w:rPrChange>
              </w:rPr>
            </w:pPr>
            <w:r w:rsidRPr="006074B8">
              <w:rPr>
                <w:rFonts w:cs="Arial"/>
                <w:color w:val="FFFFFF" w:themeColor="background1"/>
                <w:szCs w:val="22"/>
                <w:rPrChange w:id="204" w:author="Shah Ashay" w:date="2018-04-16T13:21:00Z">
                  <w:rPr>
                    <w:rFonts w:cs="Arial"/>
                    <w:color w:val="FFFFFF" w:themeColor="background1"/>
                    <w:sz w:val="20"/>
                  </w:rPr>
                </w:rPrChange>
              </w:rPr>
              <w:t>System Response</w:t>
            </w:r>
          </w:p>
        </w:tc>
        <w:tc>
          <w:tcPr>
            <w:tcW w:w="1538" w:type="pct"/>
            <w:shd w:val="clear" w:color="auto" w:fill="3399FF"/>
            <w:tcPrChange w:id="205" w:author="Batra Yogesh (EXT)" w:date="2018-04-13T12:12:00Z">
              <w:tcPr>
                <w:tcW w:w="2880" w:type="dxa"/>
                <w:shd w:val="clear" w:color="auto" w:fill="3399FF"/>
              </w:tcPr>
            </w:tcPrChange>
          </w:tcPr>
          <w:p w14:paraId="0BAA3799" w14:textId="079CFEA5" w:rsidR="00EE1F15" w:rsidRPr="006074B8" w:rsidRDefault="00E71304">
            <w:pPr>
              <w:pStyle w:val="ColumnHead"/>
              <w:keepNext/>
              <w:keepLines/>
              <w:rPr>
                <w:rFonts w:cs="Arial"/>
                <w:color w:val="FFFFFF" w:themeColor="background1"/>
                <w:szCs w:val="22"/>
                <w:rPrChange w:id="206" w:author="Shah Ashay" w:date="2018-04-16T13:21:00Z">
                  <w:rPr>
                    <w:rFonts w:cs="Arial"/>
                    <w:color w:val="FFFFFF" w:themeColor="background1"/>
                    <w:sz w:val="20"/>
                  </w:rPr>
                </w:rPrChange>
              </w:rPr>
            </w:pPr>
            <w:r w:rsidRPr="006074B8">
              <w:rPr>
                <w:rFonts w:cs="Arial"/>
                <w:color w:val="FFFFFF" w:themeColor="background1"/>
                <w:szCs w:val="22"/>
                <w:rPrChange w:id="207" w:author="Shah Ashay" w:date="2018-04-16T13:21:00Z">
                  <w:rPr>
                    <w:rFonts w:cs="Arial"/>
                    <w:color w:val="FFFFFF" w:themeColor="background1"/>
                    <w:sz w:val="20"/>
                  </w:rPr>
                </w:rPrChange>
              </w:rPr>
              <w:t>Notes</w:t>
            </w:r>
          </w:p>
        </w:tc>
      </w:tr>
      <w:tr w:rsidR="00EE1F15" w:rsidRPr="006074B8" w14:paraId="0BAA37A2" w14:textId="77777777" w:rsidTr="007528FF">
        <w:tc>
          <w:tcPr>
            <w:tcW w:w="369" w:type="pct"/>
            <w:shd w:val="clear" w:color="auto" w:fill="C6D9F1" w:themeFill="text2" w:themeFillTint="33"/>
            <w:tcPrChange w:id="208" w:author="Batra Yogesh (EXT)" w:date="2018-04-13T12:12:00Z">
              <w:tcPr>
                <w:tcW w:w="690" w:type="dxa"/>
                <w:shd w:val="clear" w:color="auto" w:fill="C6D9F1" w:themeFill="text2" w:themeFillTint="33"/>
              </w:tcPr>
            </w:tcPrChange>
          </w:tcPr>
          <w:p w14:paraId="0BAA379B" w14:textId="77777777" w:rsidR="00EE1F15" w:rsidRPr="006074B8" w:rsidRDefault="00EE1F15" w:rsidP="009D7887">
            <w:pPr>
              <w:pStyle w:val="TableText"/>
              <w:keepNext/>
              <w:keepLines/>
              <w:numPr>
                <w:ilvl w:val="0"/>
                <w:numId w:val="4"/>
              </w:numPr>
              <w:tabs>
                <w:tab w:val="clear" w:pos="360"/>
                <w:tab w:val="num" w:pos="155"/>
              </w:tabs>
              <w:jc w:val="center"/>
              <w:rPr>
                <w:rFonts w:cs="Arial"/>
                <w:szCs w:val="22"/>
                <w:rPrChange w:id="209" w:author="Shah Ashay" w:date="2018-04-16T13:21:00Z">
                  <w:rPr>
                    <w:rFonts w:cs="Arial"/>
                    <w:sz w:val="20"/>
                  </w:rPr>
                </w:rPrChange>
              </w:rPr>
            </w:pPr>
          </w:p>
        </w:tc>
        <w:tc>
          <w:tcPr>
            <w:tcW w:w="1939" w:type="pct"/>
            <w:tcPrChange w:id="210" w:author="Batra Yogesh (EXT)" w:date="2018-04-13T12:12:00Z">
              <w:tcPr>
                <w:tcW w:w="3630" w:type="dxa"/>
              </w:tcPr>
            </w:tcPrChange>
          </w:tcPr>
          <w:p w14:paraId="0BAA379C" w14:textId="5B1E2CA8" w:rsidR="00CF5E42" w:rsidRPr="006074B8" w:rsidRDefault="00276FE3">
            <w:pPr>
              <w:pStyle w:val="TableText"/>
              <w:keepNext/>
              <w:keepLines/>
              <w:rPr>
                <w:rFonts w:cs="Arial"/>
                <w:color w:val="000000" w:themeColor="text1"/>
                <w:szCs w:val="22"/>
                <w:rPrChange w:id="211" w:author="Shah Ashay" w:date="2018-04-16T13:21:00Z">
                  <w:rPr>
                    <w:rFonts w:cs="Arial"/>
                    <w:color w:val="000000" w:themeColor="text1"/>
                    <w:sz w:val="20"/>
                    <w:szCs w:val="20"/>
                  </w:rPr>
                </w:rPrChange>
              </w:rPr>
            </w:pPr>
            <w:proofErr w:type="gramStart"/>
            <w:r w:rsidRPr="006074B8">
              <w:rPr>
                <w:rFonts w:cs="Arial"/>
                <w:color w:val="000000" w:themeColor="text1"/>
                <w:szCs w:val="22"/>
                <w:rPrChange w:id="212" w:author="Shah Ashay" w:date="2018-04-16T13:21:00Z">
                  <w:rPr>
                    <w:rFonts w:cs="Arial"/>
                    <w:color w:val="000000" w:themeColor="text1"/>
                    <w:sz w:val="20"/>
                    <w:szCs w:val="20"/>
                  </w:rPr>
                </w:rPrChange>
              </w:rPr>
              <w:t>Open up</w:t>
            </w:r>
            <w:proofErr w:type="gramEnd"/>
            <w:r w:rsidRPr="006074B8">
              <w:rPr>
                <w:rFonts w:cs="Arial"/>
                <w:color w:val="000000" w:themeColor="text1"/>
                <w:szCs w:val="22"/>
                <w:rPrChange w:id="213" w:author="Shah Ashay" w:date="2018-04-16T13:21:00Z">
                  <w:rPr>
                    <w:rFonts w:cs="Arial"/>
                    <w:color w:val="000000" w:themeColor="text1"/>
                    <w:sz w:val="20"/>
                    <w:szCs w:val="20"/>
                  </w:rPr>
                </w:rPrChange>
              </w:rPr>
              <w:t xml:space="preserve"> </w:t>
            </w:r>
            <w:r w:rsidR="00DA587F" w:rsidRPr="006074B8">
              <w:rPr>
                <w:rFonts w:cs="Arial"/>
                <w:b/>
                <w:color w:val="000000" w:themeColor="text1"/>
                <w:szCs w:val="22"/>
                <w:rPrChange w:id="214" w:author="Shah Ashay" w:date="2018-04-16T13:21:00Z">
                  <w:rPr>
                    <w:rFonts w:cs="Arial"/>
                    <w:b/>
                    <w:color w:val="000000" w:themeColor="text1"/>
                    <w:sz w:val="20"/>
                    <w:szCs w:val="20"/>
                  </w:rPr>
                </w:rPrChange>
              </w:rPr>
              <w:t xml:space="preserve">Production Well Status </w:t>
            </w:r>
            <w:r w:rsidR="00C6253C" w:rsidRPr="006074B8">
              <w:rPr>
                <w:rFonts w:cs="Arial"/>
                <w:color w:val="000000" w:themeColor="text1"/>
                <w:szCs w:val="22"/>
                <w:rPrChange w:id="215" w:author="Shah Ashay" w:date="2018-04-16T13:21:00Z">
                  <w:rPr>
                    <w:rFonts w:cs="Arial"/>
                    <w:color w:val="000000" w:themeColor="text1"/>
                    <w:sz w:val="20"/>
                    <w:szCs w:val="20"/>
                  </w:rPr>
                </w:rPrChange>
              </w:rPr>
              <w:t>s</w:t>
            </w:r>
            <w:r w:rsidRPr="006074B8">
              <w:rPr>
                <w:rFonts w:cs="Arial"/>
                <w:color w:val="000000" w:themeColor="text1"/>
                <w:szCs w:val="22"/>
                <w:rPrChange w:id="216" w:author="Shah Ashay" w:date="2018-04-16T13:21:00Z">
                  <w:rPr>
                    <w:rFonts w:cs="Arial"/>
                    <w:color w:val="000000" w:themeColor="text1"/>
                    <w:sz w:val="20"/>
                    <w:szCs w:val="20"/>
                  </w:rPr>
                </w:rPrChange>
              </w:rPr>
              <w:t>creen</w:t>
            </w:r>
          </w:p>
          <w:p w14:paraId="0BAA379D" w14:textId="43C66929" w:rsidR="00EE1F15" w:rsidRPr="006074B8" w:rsidRDefault="00D34D90" w:rsidP="009F362E">
            <w:pPr>
              <w:pStyle w:val="TableText"/>
              <w:keepNext/>
              <w:keepLines/>
              <w:rPr>
                <w:rFonts w:cs="Arial"/>
                <w:i/>
                <w:color w:val="000000" w:themeColor="text1"/>
                <w:szCs w:val="22"/>
                <w:rPrChange w:id="217" w:author="Shah Ashay" w:date="2018-04-16T13:21:00Z">
                  <w:rPr>
                    <w:rFonts w:cs="Arial"/>
                    <w:i/>
                    <w:color w:val="000000" w:themeColor="text1"/>
                    <w:sz w:val="20"/>
                    <w:szCs w:val="20"/>
                  </w:rPr>
                </w:rPrChange>
              </w:rPr>
            </w:pPr>
            <w:r w:rsidRPr="006074B8">
              <w:rPr>
                <w:rFonts w:cs="Arial"/>
                <w:color w:val="000000" w:themeColor="text1"/>
                <w:szCs w:val="22"/>
                <w:rPrChange w:id="218" w:author="Shah Ashay" w:date="2018-04-16T13:21:00Z">
                  <w:rPr>
                    <w:rFonts w:cs="Arial"/>
                    <w:color w:val="000000" w:themeColor="text1"/>
                    <w:sz w:val="20"/>
                    <w:szCs w:val="20"/>
                  </w:rPr>
                </w:rPrChange>
              </w:rPr>
              <w:t>EC Production</w:t>
            </w:r>
            <w:r w:rsidR="00CF5E42" w:rsidRPr="006074B8">
              <w:rPr>
                <w:rFonts w:cs="Arial"/>
                <w:color w:val="000000" w:themeColor="text1"/>
                <w:szCs w:val="22"/>
                <w:rPrChange w:id="219" w:author="Shah Ashay" w:date="2018-04-16T13:21:00Z">
                  <w:rPr>
                    <w:rFonts w:cs="Arial"/>
                    <w:color w:val="000000" w:themeColor="text1"/>
                    <w:sz w:val="20"/>
                    <w:szCs w:val="20"/>
                  </w:rPr>
                </w:rPrChange>
              </w:rPr>
              <w:t xml:space="preserve"> </w:t>
            </w:r>
            <w:r w:rsidR="00CF5E42" w:rsidRPr="006074B8">
              <w:rPr>
                <w:rFonts w:cs="Arial"/>
                <w:color w:val="000000" w:themeColor="text1"/>
                <w:szCs w:val="22"/>
                <w:rPrChange w:id="220" w:author="Shah Ashay" w:date="2018-04-16T13:21:00Z">
                  <w:rPr>
                    <w:rFonts w:cs="Arial"/>
                    <w:color w:val="000000" w:themeColor="text1"/>
                    <w:sz w:val="20"/>
                    <w:szCs w:val="20"/>
                  </w:rPr>
                </w:rPrChange>
              </w:rPr>
              <w:sym w:font="Wingdings" w:char="F0E0"/>
            </w:r>
            <w:r w:rsidR="00CF5E42" w:rsidRPr="006074B8">
              <w:rPr>
                <w:rFonts w:cs="Arial"/>
                <w:color w:val="000000" w:themeColor="text1"/>
                <w:szCs w:val="22"/>
                <w:rPrChange w:id="221" w:author="Shah Ashay" w:date="2018-04-16T13:21:00Z">
                  <w:rPr>
                    <w:rFonts w:cs="Arial"/>
                    <w:color w:val="000000" w:themeColor="text1"/>
                    <w:sz w:val="20"/>
                    <w:szCs w:val="20"/>
                  </w:rPr>
                </w:rPrChange>
              </w:rPr>
              <w:t xml:space="preserve"> </w:t>
            </w:r>
            <w:r w:rsidR="00DA587F" w:rsidRPr="006074B8">
              <w:rPr>
                <w:rFonts w:cs="Arial"/>
                <w:color w:val="000000" w:themeColor="text1"/>
                <w:szCs w:val="22"/>
                <w:rPrChange w:id="222" w:author="Shah Ashay" w:date="2018-04-16T13:21:00Z">
                  <w:rPr>
                    <w:rFonts w:cs="Arial"/>
                    <w:color w:val="000000" w:themeColor="text1"/>
                    <w:sz w:val="20"/>
                    <w:szCs w:val="20"/>
                  </w:rPr>
                </w:rPrChange>
              </w:rPr>
              <w:t>Well Data</w:t>
            </w:r>
            <w:r w:rsidR="00CF5E42" w:rsidRPr="006074B8">
              <w:rPr>
                <w:rFonts w:cs="Arial"/>
                <w:color w:val="000000" w:themeColor="text1"/>
                <w:szCs w:val="22"/>
                <w:rPrChange w:id="223" w:author="Shah Ashay" w:date="2018-04-16T13:21:00Z">
                  <w:rPr>
                    <w:rFonts w:cs="Arial"/>
                    <w:color w:val="000000" w:themeColor="text1"/>
                    <w:sz w:val="20"/>
                    <w:szCs w:val="20"/>
                  </w:rPr>
                </w:rPrChange>
              </w:rPr>
              <w:t xml:space="preserve"> </w:t>
            </w:r>
            <w:r w:rsidR="00CF5E42" w:rsidRPr="006074B8">
              <w:rPr>
                <w:rFonts w:cs="Arial"/>
                <w:color w:val="000000" w:themeColor="text1"/>
                <w:szCs w:val="22"/>
                <w:rPrChange w:id="224" w:author="Shah Ashay" w:date="2018-04-16T13:21:00Z">
                  <w:rPr>
                    <w:rFonts w:cs="Arial"/>
                    <w:color w:val="000000" w:themeColor="text1"/>
                    <w:sz w:val="20"/>
                    <w:szCs w:val="20"/>
                  </w:rPr>
                </w:rPrChange>
              </w:rPr>
              <w:sym w:font="Wingdings" w:char="F0E0"/>
            </w:r>
            <w:r w:rsidR="00CF5E42" w:rsidRPr="006074B8">
              <w:rPr>
                <w:rFonts w:cs="Arial"/>
                <w:color w:val="000000" w:themeColor="text1"/>
                <w:szCs w:val="22"/>
                <w:rPrChange w:id="225" w:author="Shah Ashay" w:date="2018-04-16T13:21:00Z">
                  <w:rPr>
                    <w:rFonts w:cs="Arial"/>
                    <w:color w:val="000000" w:themeColor="text1"/>
                    <w:sz w:val="20"/>
                    <w:szCs w:val="20"/>
                  </w:rPr>
                </w:rPrChange>
              </w:rPr>
              <w:t xml:space="preserve"> </w:t>
            </w:r>
            <w:r w:rsidR="00DA587F" w:rsidRPr="006074B8">
              <w:rPr>
                <w:rFonts w:cs="Arial"/>
                <w:color w:val="000000" w:themeColor="text1"/>
                <w:szCs w:val="22"/>
                <w:rPrChange w:id="226" w:author="Shah Ashay" w:date="2018-04-16T13:21:00Z">
                  <w:rPr>
                    <w:rFonts w:cs="Arial"/>
                    <w:color w:val="000000" w:themeColor="text1"/>
                    <w:sz w:val="20"/>
                    <w:szCs w:val="20"/>
                  </w:rPr>
                </w:rPrChange>
              </w:rPr>
              <w:t>Production Well Status</w:t>
            </w:r>
          </w:p>
        </w:tc>
        <w:tc>
          <w:tcPr>
            <w:tcW w:w="1154" w:type="pct"/>
            <w:tcPrChange w:id="227" w:author="Batra Yogesh (EXT)" w:date="2018-04-13T12:12:00Z">
              <w:tcPr>
                <w:tcW w:w="2160" w:type="dxa"/>
              </w:tcPr>
            </w:tcPrChange>
          </w:tcPr>
          <w:p w14:paraId="6234444E" w14:textId="77777777" w:rsidR="00485022" w:rsidRPr="006074B8" w:rsidRDefault="00485022" w:rsidP="00485022">
            <w:pPr>
              <w:keepNext/>
              <w:keepLines/>
              <w:rPr>
                <w:rFonts w:cs="Arial"/>
                <w:color w:val="000000" w:themeColor="text1"/>
                <w:szCs w:val="22"/>
                <w:rPrChange w:id="228" w:author="Shah Ashay" w:date="2018-04-16T13:21:00Z">
                  <w:rPr>
                    <w:rFonts w:cs="Arial"/>
                    <w:color w:val="000000" w:themeColor="text1"/>
                    <w:sz w:val="20"/>
                    <w:szCs w:val="20"/>
                  </w:rPr>
                </w:rPrChange>
              </w:rPr>
            </w:pPr>
            <w:r w:rsidRPr="006074B8">
              <w:rPr>
                <w:rFonts w:cs="Arial"/>
                <w:color w:val="000000" w:themeColor="text1"/>
                <w:szCs w:val="22"/>
                <w:rPrChange w:id="229" w:author="Shah Ashay" w:date="2018-04-16T13:21:00Z">
                  <w:rPr>
                    <w:rFonts w:cs="Arial"/>
                    <w:color w:val="000000" w:themeColor="text1"/>
                    <w:sz w:val="20"/>
                    <w:szCs w:val="20"/>
                  </w:rPr>
                </w:rPrChange>
              </w:rPr>
              <w:t xml:space="preserve">The following fields are automatically populated: </w:t>
            </w:r>
          </w:p>
          <w:p w14:paraId="0A2D53FC" w14:textId="18BEC818" w:rsidR="00485022" w:rsidRPr="006074B8" w:rsidRDefault="00485022" w:rsidP="00485022">
            <w:pPr>
              <w:pStyle w:val="NoSpacing"/>
              <w:numPr>
                <w:ilvl w:val="0"/>
                <w:numId w:val="3"/>
              </w:numPr>
              <w:rPr>
                <w:rFonts w:cs="Arial"/>
                <w:szCs w:val="22"/>
                <w:rPrChange w:id="230" w:author="Shah Ashay" w:date="2018-04-16T13:21:00Z">
                  <w:rPr>
                    <w:rFonts w:cs="Arial"/>
                    <w:sz w:val="20"/>
                    <w:szCs w:val="20"/>
                  </w:rPr>
                </w:rPrChange>
              </w:rPr>
            </w:pPr>
            <w:proofErr w:type="gramStart"/>
            <w:r w:rsidRPr="006074B8">
              <w:rPr>
                <w:rFonts w:cs="Arial"/>
                <w:b/>
                <w:szCs w:val="22"/>
                <w:rPrChange w:id="231" w:author="Shah Ashay" w:date="2018-04-16T13:21:00Z">
                  <w:rPr>
                    <w:rFonts w:cs="Arial"/>
                    <w:b/>
                    <w:sz w:val="20"/>
                    <w:szCs w:val="20"/>
                  </w:rPr>
                </w:rPrChange>
              </w:rPr>
              <w:t>Date</w:t>
            </w:r>
            <w:r w:rsidRPr="006074B8">
              <w:rPr>
                <w:rFonts w:cs="Arial"/>
                <w:szCs w:val="22"/>
                <w:rPrChange w:id="232" w:author="Shah Ashay" w:date="2018-04-16T13:21:00Z">
                  <w:rPr>
                    <w:rFonts w:cs="Arial"/>
                    <w:sz w:val="20"/>
                    <w:szCs w:val="20"/>
                  </w:rPr>
                </w:rPrChange>
              </w:rPr>
              <w:t xml:space="preserve">  is</w:t>
            </w:r>
            <w:proofErr w:type="gramEnd"/>
            <w:r w:rsidRPr="006074B8">
              <w:rPr>
                <w:rFonts w:cs="Arial"/>
                <w:szCs w:val="22"/>
                <w:rPrChange w:id="233" w:author="Shah Ashay" w:date="2018-04-16T13:21:00Z">
                  <w:rPr>
                    <w:rFonts w:cs="Arial"/>
                    <w:sz w:val="20"/>
                    <w:szCs w:val="20"/>
                  </w:rPr>
                </w:rPrChange>
              </w:rPr>
              <w:t xml:space="preserve"> yesterday’s date</w:t>
            </w:r>
          </w:p>
          <w:p w14:paraId="58DEF563" w14:textId="7DEFC199" w:rsidR="00485022" w:rsidRPr="006074B8" w:rsidRDefault="00485022" w:rsidP="00485022">
            <w:pPr>
              <w:pStyle w:val="NoSpacing"/>
              <w:numPr>
                <w:ilvl w:val="0"/>
                <w:numId w:val="3"/>
              </w:numPr>
              <w:rPr>
                <w:rFonts w:cs="Arial"/>
                <w:szCs w:val="22"/>
                <w:rPrChange w:id="234" w:author="Shah Ashay" w:date="2018-04-16T13:21:00Z">
                  <w:rPr>
                    <w:rFonts w:cs="Arial"/>
                    <w:sz w:val="20"/>
                    <w:szCs w:val="20"/>
                  </w:rPr>
                </w:rPrChange>
              </w:rPr>
            </w:pPr>
            <w:r w:rsidRPr="006074B8">
              <w:rPr>
                <w:rFonts w:cs="Arial"/>
                <w:b/>
                <w:szCs w:val="22"/>
                <w:rPrChange w:id="235" w:author="Shah Ashay" w:date="2018-04-16T13:21:00Z">
                  <w:rPr>
                    <w:rFonts w:cs="Arial"/>
                    <w:b/>
                    <w:sz w:val="20"/>
                    <w:szCs w:val="20"/>
                  </w:rPr>
                </w:rPrChange>
              </w:rPr>
              <w:t>Production Unit</w:t>
            </w:r>
          </w:p>
          <w:p w14:paraId="7C78C57B" w14:textId="3043D120" w:rsidR="00485022" w:rsidRPr="006074B8" w:rsidRDefault="00485022" w:rsidP="00485022">
            <w:pPr>
              <w:pStyle w:val="NoSpacing"/>
              <w:numPr>
                <w:ilvl w:val="0"/>
                <w:numId w:val="3"/>
              </w:numPr>
              <w:rPr>
                <w:rFonts w:cs="Arial"/>
                <w:szCs w:val="22"/>
                <w:rPrChange w:id="236" w:author="Shah Ashay" w:date="2018-04-16T13:21:00Z">
                  <w:rPr>
                    <w:sz w:val="20"/>
                    <w:szCs w:val="20"/>
                  </w:rPr>
                </w:rPrChange>
              </w:rPr>
            </w:pPr>
            <w:r w:rsidRPr="006074B8">
              <w:rPr>
                <w:rFonts w:cs="Arial"/>
                <w:b/>
                <w:szCs w:val="22"/>
                <w:rPrChange w:id="237" w:author="Shah Ashay" w:date="2018-04-16T13:21:00Z">
                  <w:rPr>
                    <w:rFonts w:cs="Arial"/>
                    <w:b/>
                    <w:sz w:val="20"/>
                    <w:szCs w:val="20"/>
                  </w:rPr>
                </w:rPrChange>
              </w:rPr>
              <w:t xml:space="preserve">Production </w:t>
            </w:r>
            <w:proofErr w:type="gramStart"/>
            <w:r w:rsidRPr="006074B8">
              <w:rPr>
                <w:rFonts w:cs="Arial"/>
                <w:b/>
                <w:szCs w:val="22"/>
                <w:rPrChange w:id="238" w:author="Shah Ashay" w:date="2018-04-16T13:21:00Z">
                  <w:rPr>
                    <w:rFonts w:cs="Arial"/>
                    <w:b/>
                    <w:sz w:val="20"/>
                    <w:szCs w:val="20"/>
                  </w:rPr>
                </w:rPrChange>
              </w:rPr>
              <w:t>Sub Unit</w:t>
            </w:r>
            <w:proofErr w:type="gramEnd"/>
          </w:p>
          <w:p w14:paraId="403CFCD0" w14:textId="70CBDC5A" w:rsidR="00485022" w:rsidRPr="006074B8" w:rsidRDefault="00485022" w:rsidP="00485022">
            <w:pPr>
              <w:pStyle w:val="NoSpacing"/>
              <w:numPr>
                <w:ilvl w:val="0"/>
                <w:numId w:val="3"/>
              </w:numPr>
              <w:rPr>
                <w:rFonts w:cs="Arial"/>
                <w:szCs w:val="22"/>
                <w:rPrChange w:id="239" w:author="Shah Ashay" w:date="2018-04-16T13:21:00Z">
                  <w:rPr>
                    <w:sz w:val="20"/>
                    <w:szCs w:val="20"/>
                  </w:rPr>
                </w:rPrChange>
              </w:rPr>
            </w:pPr>
            <w:r w:rsidRPr="006074B8">
              <w:rPr>
                <w:rFonts w:cs="Arial"/>
                <w:b/>
                <w:szCs w:val="22"/>
                <w:rPrChange w:id="240" w:author="Shah Ashay" w:date="2018-04-16T13:21:00Z">
                  <w:rPr>
                    <w:b/>
                    <w:sz w:val="20"/>
                    <w:szCs w:val="20"/>
                  </w:rPr>
                </w:rPrChange>
              </w:rPr>
              <w:t>Area</w:t>
            </w:r>
          </w:p>
          <w:p w14:paraId="647C00E2" w14:textId="4977C7EC" w:rsidR="00DA587F" w:rsidRPr="006074B8" w:rsidDel="00DF1B51" w:rsidRDefault="00485022" w:rsidP="00DA587F">
            <w:pPr>
              <w:pStyle w:val="NoSpacing"/>
              <w:numPr>
                <w:ilvl w:val="0"/>
                <w:numId w:val="3"/>
              </w:numPr>
              <w:rPr>
                <w:del w:id="241" w:author="Batra Yogesh (EXT)" w:date="2018-04-06T13:08:00Z"/>
                <w:rFonts w:cs="Arial"/>
                <w:szCs w:val="22"/>
                <w:rPrChange w:id="242" w:author="Shah Ashay" w:date="2018-04-16T13:21:00Z">
                  <w:rPr>
                    <w:del w:id="243" w:author="Batra Yogesh (EXT)" w:date="2018-04-06T13:08:00Z"/>
                    <w:sz w:val="20"/>
                    <w:szCs w:val="20"/>
                  </w:rPr>
                </w:rPrChange>
              </w:rPr>
            </w:pPr>
            <w:del w:id="244" w:author="Batra Yogesh (EXT)" w:date="2018-04-06T13:08:00Z">
              <w:r w:rsidRPr="006074B8" w:rsidDel="00DF1B51">
                <w:rPr>
                  <w:rFonts w:cs="Arial"/>
                  <w:b/>
                  <w:szCs w:val="22"/>
                  <w:rPrChange w:id="245" w:author="Shah Ashay" w:date="2018-04-16T13:21:00Z">
                    <w:rPr>
                      <w:b/>
                      <w:sz w:val="20"/>
                      <w:szCs w:val="20"/>
                    </w:rPr>
                  </w:rPrChange>
                </w:rPr>
                <w:delText>Sub Area</w:delText>
              </w:r>
            </w:del>
          </w:p>
          <w:p w14:paraId="0BAA37A0" w14:textId="133D73BE" w:rsidR="00DA587F" w:rsidRPr="006074B8" w:rsidRDefault="00DA587F" w:rsidP="00DA587F">
            <w:pPr>
              <w:keepNext/>
              <w:keepLines/>
              <w:numPr>
                <w:ilvl w:val="0"/>
                <w:numId w:val="3"/>
              </w:numPr>
              <w:spacing w:after="120"/>
              <w:rPr>
                <w:rFonts w:cs="Arial"/>
                <w:color w:val="000000" w:themeColor="text1"/>
                <w:szCs w:val="22"/>
                <w:rPrChange w:id="246" w:author="Shah Ashay" w:date="2018-04-16T13:21:00Z">
                  <w:rPr>
                    <w:rFonts w:cs="Arial"/>
                    <w:color w:val="000000" w:themeColor="text1"/>
                    <w:sz w:val="20"/>
                    <w:szCs w:val="20"/>
                  </w:rPr>
                </w:rPrChange>
              </w:rPr>
            </w:pPr>
            <w:del w:id="247" w:author="Batra Yogesh (EXT)" w:date="2018-04-06T13:08:00Z">
              <w:r w:rsidRPr="006074B8" w:rsidDel="00DF1B51">
                <w:rPr>
                  <w:rFonts w:cs="Arial"/>
                  <w:b/>
                  <w:szCs w:val="22"/>
                  <w:rPrChange w:id="248" w:author="Shah Ashay" w:date="2018-04-16T13:21:00Z">
                    <w:rPr>
                      <w:b/>
                      <w:sz w:val="20"/>
                      <w:szCs w:val="20"/>
                    </w:rPr>
                  </w:rPrChange>
                </w:rPr>
                <w:delText>Facility Class 2</w:delText>
              </w:r>
            </w:del>
          </w:p>
        </w:tc>
        <w:tc>
          <w:tcPr>
            <w:tcW w:w="1538" w:type="pct"/>
            <w:tcPrChange w:id="249" w:author="Batra Yogesh (EXT)" w:date="2018-04-13T12:12:00Z">
              <w:tcPr>
                <w:tcW w:w="2880" w:type="dxa"/>
              </w:tcPr>
            </w:tcPrChange>
          </w:tcPr>
          <w:p w14:paraId="0BAA37A1" w14:textId="4602CC40" w:rsidR="000179B8" w:rsidRPr="006074B8" w:rsidRDefault="00485022" w:rsidP="004C4F04">
            <w:pPr>
              <w:keepNext/>
              <w:keepLines/>
              <w:rPr>
                <w:rFonts w:cs="Arial"/>
                <w:color w:val="000000" w:themeColor="text1"/>
                <w:szCs w:val="22"/>
                <w:rPrChange w:id="250" w:author="Shah Ashay" w:date="2018-04-16T13:21:00Z">
                  <w:rPr>
                    <w:rFonts w:cs="Arial"/>
                    <w:color w:val="000000" w:themeColor="text1"/>
                    <w:sz w:val="20"/>
                    <w:szCs w:val="20"/>
                  </w:rPr>
                </w:rPrChange>
              </w:rPr>
            </w:pPr>
            <w:r w:rsidRPr="006074B8">
              <w:rPr>
                <w:rFonts w:cs="Arial"/>
                <w:color w:val="000000" w:themeColor="text1"/>
                <w:szCs w:val="22"/>
                <w:rPrChange w:id="251" w:author="Shah Ashay" w:date="2018-04-16T13:21:00Z">
                  <w:rPr>
                    <w:rFonts w:cs="Arial"/>
                    <w:color w:val="000000" w:themeColor="text1"/>
                    <w:sz w:val="20"/>
                    <w:szCs w:val="20"/>
                  </w:rPr>
                </w:rPrChange>
              </w:rPr>
              <w:t xml:space="preserve">Note: </w:t>
            </w:r>
            <w:r w:rsidR="00F75CF9" w:rsidRPr="006074B8">
              <w:rPr>
                <w:rFonts w:cs="Arial"/>
                <w:color w:val="000000" w:themeColor="text1"/>
                <w:szCs w:val="22"/>
                <w:rPrChange w:id="252" w:author="Shah Ashay" w:date="2018-04-16T13:21:00Z">
                  <w:rPr>
                    <w:rFonts w:cs="Arial"/>
                    <w:color w:val="000000" w:themeColor="text1"/>
                    <w:sz w:val="20"/>
                    <w:szCs w:val="20"/>
                  </w:rPr>
                </w:rPrChange>
              </w:rPr>
              <w:t>Fields</w:t>
            </w:r>
            <w:r w:rsidRPr="006074B8">
              <w:rPr>
                <w:rFonts w:cs="Arial"/>
                <w:color w:val="000000" w:themeColor="text1"/>
                <w:szCs w:val="22"/>
                <w:rPrChange w:id="253" w:author="Shah Ashay" w:date="2018-04-16T13:21:00Z">
                  <w:rPr>
                    <w:rFonts w:cs="Arial"/>
                    <w:color w:val="000000" w:themeColor="text1"/>
                    <w:sz w:val="20"/>
                    <w:szCs w:val="20"/>
                  </w:rPr>
                </w:rPrChange>
              </w:rPr>
              <w:t xml:space="preserve"> are populated according to the navigation role defined for each user </w:t>
            </w:r>
          </w:p>
        </w:tc>
      </w:tr>
      <w:tr w:rsidR="008F4E14" w:rsidRPr="006074B8" w14:paraId="0298194D" w14:textId="77777777" w:rsidTr="007528FF">
        <w:trPr>
          <w:ins w:id="254" w:author="Lopez, Jennifer" w:date="2017-11-09T11:08:00Z"/>
        </w:trPr>
        <w:tc>
          <w:tcPr>
            <w:tcW w:w="369" w:type="pct"/>
            <w:shd w:val="clear" w:color="auto" w:fill="C6D9F1" w:themeFill="text2" w:themeFillTint="33"/>
            <w:tcPrChange w:id="255" w:author="Batra Yogesh (EXT)" w:date="2018-04-13T12:12:00Z">
              <w:tcPr>
                <w:tcW w:w="690" w:type="dxa"/>
                <w:shd w:val="clear" w:color="auto" w:fill="C6D9F1" w:themeFill="text2" w:themeFillTint="33"/>
              </w:tcPr>
            </w:tcPrChange>
          </w:tcPr>
          <w:p w14:paraId="12F77FE6" w14:textId="77777777" w:rsidR="008F4E14" w:rsidRPr="006074B8" w:rsidRDefault="008F4E14" w:rsidP="009D7887">
            <w:pPr>
              <w:pStyle w:val="TableText"/>
              <w:keepNext/>
              <w:keepLines/>
              <w:numPr>
                <w:ilvl w:val="0"/>
                <w:numId w:val="4"/>
              </w:numPr>
              <w:tabs>
                <w:tab w:val="clear" w:pos="360"/>
                <w:tab w:val="num" w:pos="155"/>
              </w:tabs>
              <w:jc w:val="center"/>
              <w:rPr>
                <w:ins w:id="256" w:author="Lopez, Jennifer" w:date="2017-11-09T11:08:00Z"/>
                <w:rFonts w:cs="Arial"/>
                <w:szCs w:val="22"/>
                <w:rPrChange w:id="257" w:author="Shah Ashay" w:date="2018-04-16T13:21:00Z">
                  <w:rPr>
                    <w:ins w:id="258" w:author="Lopez, Jennifer" w:date="2017-11-09T11:08:00Z"/>
                    <w:rFonts w:cs="Arial"/>
                    <w:sz w:val="20"/>
                  </w:rPr>
                </w:rPrChange>
              </w:rPr>
            </w:pPr>
          </w:p>
        </w:tc>
        <w:tc>
          <w:tcPr>
            <w:tcW w:w="1939" w:type="pct"/>
            <w:tcPrChange w:id="259" w:author="Batra Yogesh (EXT)" w:date="2018-04-13T12:12:00Z">
              <w:tcPr>
                <w:tcW w:w="3630" w:type="dxa"/>
              </w:tcPr>
            </w:tcPrChange>
          </w:tcPr>
          <w:p w14:paraId="3BF25CA4" w14:textId="63D6CD41" w:rsidR="008F4E14" w:rsidRPr="006074B8" w:rsidRDefault="008F4E14">
            <w:pPr>
              <w:pStyle w:val="TableText"/>
              <w:keepNext/>
              <w:keepLines/>
              <w:rPr>
                <w:ins w:id="260" w:author="Lopez, Jennifer" w:date="2017-11-09T11:08:00Z"/>
                <w:rFonts w:cs="Arial"/>
                <w:color w:val="000000" w:themeColor="text1"/>
                <w:szCs w:val="22"/>
                <w:rPrChange w:id="261" w:author="Shah Ashay" w:date="2018-04-16T13:21:00Z">
                  <w:rPr>
                    <w:ins w:id="262" w:author="Lopez, Jennifer" w:date="2017-11-09T11:08:00Z"/>
                    <w:rFonts w:cs="Arial"/>
                    <w:color w:val="000000" w:themeColor="text1"/>
                    <w:sz w:val="20"/>
                    <w:szCs w:val="20"/>
                  </w:rPr>
                </w:rPrChange>
              </w:rPr>
            </w:pPr>
            <w:ins w:id="263" w:author="Lopez, Jennifer" w:date="2017-11-09T11:08:00Z">
              <w:del w:id="264" w:author="Prakash Atul (Ext)" w:date="2018-03-27T10:34:00Z">
                <w:r w:rsidRPr="006074B8" w:rsidDel="009A0124">
                  <w:rPr>
                    <w:rFonts w:cs="Arial"/>
                    <w:color w:val="000000" w:themeColor="text1"/>
                    <w:szCs w:val="22"/>
                    <w:rPrChange w:id="265" w:author="Shah Ashay" w:date="2018-04-16T13:21:00Z">
                      <w:rPr>
                        <w:rFonts w:cs="Arial"/>
                        <w:color w:val="000000" w:themeColor="text1"/>
                        <w:sz w:val="20"/>
                        <w:szCs w:val="20"/>
                      </w:rPr>
                    </w:rPrChange>
                  </w:rPr>
                  <w:delText>(There should be a step to change date if desired</w:delText>
                </w:r>
              </w:del>
            </w:ins>
            <w:ins w:id="266" w:author="Prakash Atul (Ext)" w:date="2018-03-27T10:34:00Z">
              <w:r w:rsidR="009A0124" w:rsidRPr="006074B8">
                <w:rPr>
                  <w:rFonts w:cs="Arial"/>
                  <w:color w:val="000000" w:themeColor="text1"/>
                  <w:szCs w:val="22"/>
                  <w:rPrChange w:id="267" w:author="Shah Ashay" w:date="2018-04-16T13:21:00Z">
                    <w:rPr>
                      <w:rFonts w:cs="Arial"/>
                      <w:color w:val="000000" w:themeColor="text1"/>
                      <w:sz w:val="20"/>
                      <w:szCs w:val="20"/>
                    </w:rPr>
                  </w:rPrChange>
                </w:rPr>
                <w:t xml:space="preserve">Click on the </w:t>
              </w:r>
              <w:del w:id="268" w:author="Shah Ashay" w:date="2018-04-16T13:23:00Z">
                <w:r w:rsidR="009A0124" w:rsidRPr="006074B8" w:rsidDel="006074B8">
                  <w:rPr>
                    <w:rFonts w:cs="Arial"/>
                    <w:color w:val="000000" w:themeColor="text1"/>
                    <w:szCs w:val="22"/>
                    <w:rPrChange w:id="269" w:author="Shah Ashay" w:date="2018-04-16T13:21:00Z">
                      <w:rPr>
                        <w:rFonts w:cs="Arial"/>
                        <w:color w:val="000000" w:themeColor="text1"/>
                        <w:sz w:val="20"/>
                        <w:szCs w:val="20"/>
                      </w:rPr>
                    </w:rPrChange>
                  </w:rPr>
                  <w:delText>calender</w:delText>
                </w:r>
              </w:del>
            </w:ins>
            <w:ins w:id="270" w:author="Shah Ashay" w:date="2018-04-16T13:23:00Z">
              <w:r w:rsidR="006074B8" w:rsidRPr="006074B8">
                <w:rPr>
                  <w:rFonts w:cs="Arial"/>
                  <w:color w:val="000000" w:themeColor="text1"/>
                  <w:szCs w:val="22"/>
                </w:rPr>
                <w:t>calendar</w:t>
              </w:r>
            </w:ins>
            <w:ins w:id="271" w:author="Prakash Atul (Ext)" w:date="2018-03-27T10:34:00Z">
              <w:r w:rsidR="009A0124" w:rsidRPr="006074B8">
                <w:rPr>
                  <w:rFonts w:cs="Arial"/>
                  <w:color w:val="000000" w:themeColor="text1"/>
                  <w:szCs w:val="22"/>
                  <w:rPrChange w:id="272" w:author="Shah Ashay" w:date="2018-04-16T13:21:00Z">
                    <w:rPr>
                      <w:rFonts w:cs="Arial"/>
                      <w:color w:val="000000" w:themeColor="text1"/>
                      <w:sz w:val="20"/>
                      <w:szCs w:val="20"/>
                    </w:rPr>
                  </w:rPrChange>
                </w:rPr>
                <w:t xml:space="preserve"> icon </w:t>
              </w:r>
            </w:ins>
            <w:ins w:id="273" w:author="Prakash Atul (Ext)" w:date="2018-03-27T10:35:00Z">
              <w:r w:rsidR="009A0124" w:rsidRPr="006074B8">
                <w:rPr>
                  <w:rFonts w:cs="Arial"/>
                  <w:color w:val="000000" w:themeColor="text1"/>
                  <w:szCs w:val="22"/>
                  <w:rPrChange w:id="274" w:author="Shah Ashay" w:date="2018-04-16T13:21:00Z">
                    <w:rPr>
                      <w:rFonts w:cs="Arial"/>
                      <w:color w:val="000000" w:themeColor="text1"/>
                      <w:sz w:val="20"/>
                      <w:szCs w:val="20"/>
                    </w:rPr>
                  </w:rPrChange>
                </w:rPr>
                <w:t>in date navigator section</w:t>
              </w:r>
            </w:ins>
            <w:ins w:id="275" w:author="Prakash Atul (Ext)" w:date="2018-03-27T10:34:00Z">
              <w:r w:rsidR="009A0124" w:rsidRPr="006074B8">
                <w:rPr>
                  <w:rFonts w:cs="Arial"/>
                  <w:color w:val="000000" w:themeColor="text1"/>
                  <w:szCs w:val="22"/>
                  <w:rPrChange w:id="276" w:author="Shah Ashay" w:date="2018-04-16T13:21:00Z">
                    <w:rPr>
                      <w:rFonts w:cs="Arial"/>
                      <w:color w:val="000000" w:themeColor="text1"/>
                      <w:sz w:val="20"/>
                      <w:szCs w:val="20"/>
                    </w:rPr>
                  </w:rPrChange>
                </w:rPr>
                <w:t xml:space="preserve"> and change the date</w:t>
              </w:r>
            </w:ins>
            <w:ins w:id="277" w:author="Lopez, Jennifer" w:date="2017-11-09T11:08:00Z">
              <w:del w:id="278" w:author="Prakash Atul (Ext)" w:date="2018-03-27T10:34:00Z">
                <w:r w:rsidRPr="006074B8" w:rsidDel="009A0124">
                  <w:rPr>
                    <w:rFonts w:cs="Arial"/>
                    <w:color w:val="000000" w:themeColor="text1"/>
                    <w:szCs w:val="22"/>
                    <w:rPrChange w:id="279" w:author="Shah Ashay" w:date="2018-04-16T13:21:00Z">
                      <w:rPr>
                        <w:rFonts w:cs="Arial"/>
                        <w:color w:val="000000" w:themeColor="text1"/>
                        <w:sz w:val="20"/>
                        <w:szCs w:val="20"/>
                      </w:rPr>
                    </w:rPrChange>
                  </w:rPr>
                  <w:delText>)</w:delText>
                </w:r>
              </w:del>
            </w:ins>
          </w:p>
        </w:tc>
        <w:tc>
          <w:tcPr>
            <w:tcW w:w="1154" w:type="pct"/>
            <w:tcPrChange w:id="280" w:author="Batra Yogesh (EXT)" w:date="2018-04-13T12:12:00Z">
              <w:tcPr>
                <w:tcW w:w="2160" w:type="dxa"/>
              </w:tcPr>
            </w:tcPrChange>
          </w:tcPr>
          <w:p w14:paraId="5BD8E15C" w14:textId="3275CBD0" w:rsidR="008F4E14" w:rsidRPr="006074B8" w:rsidRDefault="009A0124" w:rsidP="00485022">
            <w:pPr>
              <w:keepNext/>
              <w:keepLines/>
              <w:rPr>
                <w:ins w:id="281" w:author="Lopez, Jennifer" w:date="2017-11-09T11:08:00Z"/>
                <w:rFonts w:cs="Arial"/>
                <w:color w:val="000000" w:themeColor="text1"/>
                <w:szCs w:val="22"/>
                <w:rPrChange w:id="282" w:author="Shah Ashay" w:date="2018-04-16T13:21:00Z">
                  <w:rPr>
                    <w:ins w:id="283" w:author="Lopez, Jennifer" w:date="2017-11-09T11:08:00Z"/>
                    <w:rFonts w:cs="Arial"/>
                    <w:color w:val="000000" w:themeColor="text1"/>
                    <w:sz w:val="20"/>
                    <w:szCs w:val="20"/>
                  </w:rPr>
                </w:rPrChange>
              </w:rPr>
            </w:pPr>
            <w:ins w:id="284" w:author="Prakash Atul (Ext)" w:date="2018-03-27T10:35:00Z">
              <w:r w:rsidRPr="006074B8">
                <w:rPr>
                  <w:rFonts w:cs="Arial"/>
                  <w:color w:val="000000" w:themeColor="text1"/>
                  <w:szCs w:val="22"/>
                  <w:rPrChange w:id="285" w:author="Shah Ashay" w:date="2018-04-16T13:21:00Z">
                    <w:rPr>
                      <w:rFonts w:cs="Arial"/>
                      <w:color w:val="000000" w:themeColor="text1"/>
                      <w:sz w:val="20"/>
                      <w:szCs w:val="20"/>
                    </w:rPr>
                  </w:rPrChange>
                </w:rPr>
                <w:t>Date is changed</w:t>
              </w:r>
            </w:ins>
          </w:p>
        </w:tc>
        <w:tc>
          <w:tcPr>
            <w:tcW w:w="1538" w:type="pct"/>
            <w:tcPrChange w:id="286" w:author="Batra Yogesh (EXT)" w:date="2018-04-13T12:12:00Z">
              <w:tcPr>
                <w:tcW w:w="2880" w:type="dxa"/>
              </w:tcPr>
            </w:tcPrChange>
          </w:tcPr>
          <w:p w14:paraId="2A4A61D6" w14:textId="77777777" w:rsidR="008F4E14" w:rsidRPr="006074B8" w:rsidRDefault="008F4E14" w:rsidP="004C4F04">
            <w:pPr>
              <w:keepNext/>
              <w:keepLines/>
              <w:rPr>
                <w:ins w:id="287" w:author="Lopez, Jennifer" w:date="2017-11-09T11:08:00Z"/>
                <w:rFonts w:cs="Arial"/>
                <w:color w:val="000000" w:themeColor="text1"/>
                <w:szCs w:val="22"/>
                <w:rPrChange w:id="288" w:author="Shah Ashay" w:date="2018-04-16T13:21:00Z">
                  <w:rPr>
                    <w:ins w:id="289" w:author="Lopez, Jennifer" w:date="2017-11-09T11:08:00Z"/>
                    <w:rFonts w:cs="Arial"/>
                    <w:color w:val="000000" w:themeColor="text1"/>
                    <w:sz w:val="20"/>
                    <w:szCs w:val="20"/>
                  </w:rPr>
                </w:rPrChange>
              </w:rPr>
            </w:pPr>
          </w:p>
        </w:tc>
      </w:tr>
      <w:tr w:rsidR="00485022" w:rsidRPr="006074B8" w14:paraId="0BAA37B4" w14:textId="77777777" w:rsidTr="007528FF">
        <w:tc>
          <w:tcPr>
            <w:tcW w:w="369" w:type="pct"/>
            <w:shd w:val="clear" w:color="auto" w:fill="C6D9F1" w:themeFill="text2" w:themeFillTint="33"/>
            <w:tcPrChange w:id="290" w:author="Batra Yogesh (EXT)" w:date="2018-04-13T12:12:00Z">
              <w:tcPr>
                <w:tcW w:w="690" w:type="dxa"/>
                <w:shd w:val="clear" w:color="auto" w:fill="C6D9F1" w:themeFill="text2" w:themeFillTint="33"/>
              </w:tcPr>
            </w:tcPrChange>
          </w:tcPr>
          <w:p w14:paraId="0BAA37A8" w14:textId="77777777" w:rsidR="00485022" w:rsidRPr="006074B8" w:rsidRDefault="00485022" w:rsidP="00485022">
            <w:pPr>
              <w:pStyle w:val="TableText"/>
              <w:keepNext/>
              <w:keepLines/>
              <w:numPr>
                <w:ilvl w:val="0"/>
                <w:numId w:val="4"/>
              </w:numPr>
              <w:tabs>
                <w:tab w:val="clear" w:pos="360"/>
                <w:tab w:val="num" w:pos="155"/>
              </w:tabs>
              <w:jc w:val="center"/>
              <w:rPr>
                <w:rFonts w:cs="Arial"/>
                <w:szCs w:val="22"/>
                <w:rPrChange w:id="291" w:author="Shah Ashay" w:date="2018-04-16T13:21:00Z">
                  <w:rPr>
                    <w:rFonts w:cs="Arial"/>
                    <w:sz w:val="20"/>
                  </w:rPr>
                </w:rPrChange>
              </w:rPr>
            </w:pPr>
          </w:p>
        </w:tc>
        <w:tc>
          <w:tcPr>
            <w:tcW w:w="1939" w:type="pct"/>
            <w:tcPrChange w:id="292" w:author="Batra Yogesh (EXT)" w:date="2018-04-13T12:12:00Z">
              <w:tcPr>
                <w:tcW w:w="3630" w:type="dxa"/>
              </w:tcPr>
            </w:tcPrChange>
          </w:tcPr>
          <w:p w14:paraId="486788EB" w14:textId="5E49D975" w:rsidR="0035045F" w:rsidRPr="006074B8" w:rsidRDefault="00485022" w:rsidP="0035045F">
            <w:pPr>
              <w:pStyle w:val="TableText"/>
              <w:keepNext/>
              <w:keepLines/>
              <w:rPr>
                <w:ins w:id="293" w:author="Wirasak Chomphu [2]" w:date="2017-11-26T15:58:00Z"/>
                <w:rFonts w:cs="Arial"/>
                <w:b/>
                <w:i/>
                <w:szCs w:val="22"/>
                <w:rPrChange w:id="294" w:author="Shah Ashay" w:date="2018-04-16T13:21:00Z">
                  <w:rPr>
                    <w:ins w:id="295" w:author="Wirasak Chomphu [2]" w:date="2017-11-26T15:58:00Z"/>
                    <w:rFonts w:ascii="Century Gothic" w:hAnsi="Century Gothic"/>
                    <w:b/>
                    <w:i/>
                    <w:sz w:val="20"/>
                    <w:szCs w:val="20"/>
                  </w:rPr>
                </w:rPrChange>
              </w:rPr>
            </w:pPr>
            <w:r w:rsidRPr="006074B8">
              <w:rPr>
                <w:rFonts w:cs="Arial"/>
                <w:color w:val="000000" w:themeColor="text1"/>
                <w:szCs w:val="22"/>
                <w:rPrChange w:id="296" w:author="Shah Ashay" w:date="2018-04-16T13:21:00Z">
                  <w:rPr>
                    <w:rFonts w:cs="Arial"/>
                    <w:color w:val="000000" w:themeColor="text1"/>
                    <w:sz w:val="20"/>
                    <w:szCs w:val="20"/>
                  </w:rPr>
                </w:rPrChange>
              </w:rPr>
              <w:t xml:space="preserve">Navigate to the </w:t>
            </w:r>
            <w:r w:rsidR="000179B8" w:rsidRPr="006074B8">
              <w:rPr>
                <w:rFonts w:cs="Arial"/>
                <w:color w:val="000000" w:themeColor="text1"/>
                <w:szCs w:val="22"/>
                <w:rPrChange w:id="297" w:author="Shah Ashay" w:date="2018-04-16T13:21:00Z">
                  <w:rPr>
                    <w:rFonts w:cs="Arial"/>
                    <w:color w:val="000000" w:themeColor="text1"/>
                    <w:sz w:val="20"/>
                    <w:szCs w:val="20"/>
                  </w:rPr>
                </w:rPrChange>
              </w:rPr>
              <w:t xml:space="preserve">Production Well Status </w:t>
            </w:r>
            <w:r w:rsidRPr="006074B8">
              <w:rPr>
                <w:rFonts w:cs="Arial"/>
                <w:color w:val="000000" w:themeColor="text1"/>
                <w:szCs w:val="22"/>
                <w:rPrChange w:id="298" w:author="Shah Ashay" w:date="2018-04-16T13:21:00Z">
                  <w:rPr>
                    <w:rFonts w:cs="Arial"/>
                    <w:color w:val="000000" w:themeColor="text1"/>
                    <w:sz w:val="20"/>
                    <w:szCs w:val="20"/>
                  </w:rPr>
                </w:rPrChange>
              </w:rPr>
              <w:t xml:space="preserve">screen using the </w:t>
            </w:r>
            <w:proofErr w:type="gramStart"/>
            <w:r w:rsidRPr="006074B8">
              <w:rPr>
                <w:rFonts w:cs="Arial"/>
                <w:color w:val="000000" w:themeColor="text1"/>
                <w:szCs w:val="22"/>
                <w:rPrChange w:id="299" w:author="Shah Ashay" w:date="2018-04-16T13:21:00Z">
                  <w:rPr>
                    <w:rFonts w:cs="Arial"/>
                    <w:color w:val="000000" w:themeColor="text1"/>
                    <w:sz w:val="20"/>
                    <w:szCs w:val="20"/>
                  </w:rPr>
                </w:rPrChange>
              </w:rPr>
              <w:t>drop down</w:t>
            </w:r>
            <w:proofErr w:type="gramEnd"/>
            <w:r w:rsidRPr="006074B8">
              <w:rPr>
                <w:rFonts w:cs="Arial"/>
                <w:color w:val="000000" w:themeColor="text1"/>
                <w:szCs w:val="22"/>
                <w:rPrChange w:id="300" w:author="Shah Ashay" w:date="2018-04-16T13:21:00Z">
                  <w:rPr>
                    <w:rFonts w:cs="Arial"/>
                    <w:color w:val="000000" w:themeColor="text1"/>
                    <w:sz w:val="20"/>
                    <w:szCs w:val="20"/>
                  </w:rPr>
                </w:rPrChange>
              </w:rPr>
              <w:t xml:space="preserve"> menus and click </w:t>
            </w:r>
            <w:r w:rsidRPr="006074B8">
              <w:rPr>
                <w:rFonts w:cs="Arial"/>
                <w:b/>
                <w:i/>
                <w:color w:val="000000" w:themeColor="text1"/>
                <w:szCs w:val="22"/>
                <w:rPrChange w:id="301" w:author="Shah Ashay" w:date="2018-04-16T13:21:00Z">
                  <w:rPr>
                    <w:rFonts w:cs="Arial"/>
                    <w:b/>
                    <w:i/>
                    <w:color w:val="000000" w:themeColor="text1"/>
                    <w:sz w:val="20"/>
                    <w:szCs w:val="20"/>
                  </w:rPr>
                </w:rPrChange>
              </w:rPr>
              <w:t>Go…</w:t>
            </w:r>
            <w:ins w:id="302" w:author="Wirasak Chomphu [2]" w:date="2017-11-26T15:58:00Z">
              <w:r w:rsidR="0035045F" w:rsidRPr="006074B8">
                <w:rPr>
                  <w:rFonts w:cs="Arial"/>
                  <w:b/>
                  <w:i/>
                  <w:color w:val="000000" w:themeColor="text1"/>
                  <w:szCs w:val="22"/>
                  <w:rPrChange w:id="303" w:author="Shah Ashay" w:date="2018-04-16T13:21:00Z">
                    <w:rPr>
                      <w:rFonts w:cs="Arial"/>
                      <w:b/>
                      <w:i/>
                      <w:color w:val="000000" w:themeColor="text1"/>
                      <w:sz w:val="20"/>
                      <w:szCs w:val="20"/>
                    </w:rPr>
                  </w:rPrChange>
                </w:rPr>
                <w:br/>
              </w:r>
              <w:r w:rsidR="0035045F" w:rsidRPr="006074B8">
                <w:rPr>
                  <w:rFonts w:cs="Arial"/>
                  <w:b/>
                  <w:i/>
                  <w:szCs w:val="22"/>
                  <w:rPrChange w:id="304" w:author="Shah Ashay" w:date="2018-04-16T13:21:00Z">
                    <w:rPr>
                      <w:rFonts w:ascii="Century Gothic" w:hAnsi="Century Gothic"/>
                      <w:b/>
                      <w:i/>
                      <w:sz w:val="20"/>
                      <w:szCs w:val="20"/>
                    </w:rPr>
                  </w:rPrChange>
                </w:rPr>
                <w:br/>
                <w:t>Operation Hierarchy</w:t>
              </w:r>
            </w:ins>
          </w:p>
          <w:p w14:paraId="0BAA37A9" w14:textId="640C2D4A" w:rsidR="00485022" w:rsidRPr="006074B8" w:rsidDel="0035045F" w:rsidRDefault="00485022" w:rsidP="00485022">
            <w:pPr>
              <w:pStyle w:val="TableText"/>
              <w:keepNext/>
              <w:keepLines/>
              <w:rPr>
                <w:del w:id="305" w:author="Wirasak Chomphu [2]" w:date="2017-11-26T15:58:00Z"/>
                <w:rFonts w:cs="Arial"/>
                <w:color w:val="000000" w:themeColor="text1"/>
                <w:szCs w:val="22"/>
                <w:rPrChange w:id="306" w:author="Shah Ashay" w:date="2018-04-16T13:21:00Z">
                  <w:rPr>
                    <w:del w:id="307" w:author="Wirasak Chomphu [2]" w:date="2017-11-26T15:58:00Z"/>
                    <w:rFonts w:cs="Arial"/>
                    <w:color w:val="000000" w:themeColor="text1"/>
                    <w:sz w:val="20"/>
                    <w:szCs w:val="20"/>
                  </w:rPr>
                </w:rPrChange>
              </w:rPr>
            </w:pPr>
          </w:p>
          <w:p w14:paraId="1190B49E" w14:textId="77777777" w:rsidR="00485022" w:rsidRPr="006074B8" w:rsidRDefault="00485022" w:rsidP="00485022">
            <w:pPr>
              <w:pStyle w:val="NoSpacing"/>
              <w:numPr>
                <w:ilvl w:val="0"/>
                <w:numId w:val="3"/>
              </w:numPr>
              <w:tabs>
                <w:tab w:val="clear" w:pos="360"/>
                <w:tab w:val="num" w:pos="720"/>
              </w:tabs>
              <w:ind w:left="720"/>
              <w:rPr>
                <w:rFonts w:cs="Arial"/>
                <w:szCs w:val="22"/>
                <w:rPrChange w:id="308" w:author="Shah Ashay" w:date="2018-04-16T13:21:00Z">
                  <w:rPr>
                    <w:rFonts w:cs="Arial"/>
                    <w:sz w:val="20"/>
                    <w:szCs w:val="20"/>
                  </w:rPr>
                </w:rPrChange>
              </w:rPr>
            </w:pPr>
            <w:r w:rsidRPr="006074B8">
              <w:rPr>
                <w:rFonts w:cs="Arial"/>
                <w:b/>
                <w:szCs w:val="22"/>
                <w:rPrChange w:id="309" w:author="Shah Ashay" w:date="2018-04-16T13:21:00Z">
                  <w:rPr>
                    <w:rFonts w:cs="Arial"/>
                    <w:b/>
                    <w:sz w:val="20"/>
                    <w:szCs w:val="20"/>
                  </w:rPr>
                </w:rPrChange>
              </w:rPr>
              <w:t>Production Unit</w:t>
            </w:r>
          </w:p>
          <w:p w14:paraId="776DBFB3" w14:textId="77777777" w:rsidR="00485022" w:rsidRPr="006074B8" w:rsidRDefault="00485022" w:rsidP="00485022">
            <w:pPr>
              <w:pStyle w:val="NoSpacing"/>
              <w:numPr>
                <w:ilvl w:val="0"/>
                <w:numId w:val="3"/>
              </w:numPr>
              <w:tabs>
                <w:tab w:val="clear" w:pos="360"/>
                <w:tab w:val="num" w:pos="720"/>
              </w:tabs>
              <w:ind w:left="720"/>
              <w:rPr>
                <w:rFonts w:cs="Arial"/>
                <w:szCs w:val="22"/>
                <w:rPrChange w:id="310" w:author="Shah Ashay" w:date="2018-04-16T13:21:00Z">
                  <w:rPr>
                    <w:rFonts w:cs="Arial"/>
                    <w:sz w:val="20"/>
                    <w:szCs w:val="20"/>
                  </w:rPr>
                </w:rPrChange>
              </w:rPr>
            </w:pPr>
            <w:r w:rsidRPr="006074B8">
              <w:rPr>
                <w:rFonts w:cs="Arial"/>
                <w:b/>
                <w:szCs w:val="22"/>
                <w:rPrChange w:id="311" w:author="Shah Ashay" w:date="2018-04-16T13:21:00Z">
                  <w:rPr>
                    <w:rFonts w:cs="Arial"/>
                    <w:b/>
                    <w:sz w:val="20"/>
                    <w:szCs w:val="20"/>
                  </w:rPr>
                </w:rPrChange>
              </w:rPr>
              <w:t xml:space="preserve">Production </w:t>
            </w:r>
            <w:proofErr w:type="gramStart"/>
            <w:r w:rsidRPr="006074B8">
              <w:rPr>
                <w:rFonts w:cs="Arial"/>
                <w:b/>
                <w:szCs w:val="22"/>
                <w:rPrChange w:id="312" w:author="Shah Ashay" w:date="2018-04-16T13:21:00Z">
                  <w:rPr>
                    <w:rFonts w:cs="Arial"/>
                    <w:b/>
                    <w:sz w:val="20"/>
                    <w:szCs w:val="20"/>
                  </w:rPr>
                </w:rPrChange>
              </w:rPr>
              <w:t>Sub Unit</w:t>
            </w:r>
            <w:proofErr w:type="gramEnd"/>
          </w:p>
          <w:p w14:paraId="48603FF8" w14:textId="77777777" w:rsidR="00485022" w:rsidRPr="006074B8" w:rsidRDefault="00485022" w:rsidP="00485022">
            <w:pPr>
              <w:pStyle w:val="NoSpacing"/>
              <w:numPr>
                <w:ilvl w:val="0"/>
                <w:numId w:val="3"/>
              </w:numPr>
              <w:tabs>
                <w:tab w:val="clear" w:pos="360"/>
                <w:tab w:val="num" w:pos="720"/>
              </w:tabs>
              <w:ind w:left="720"/>
              <w:rPr>
                <w:rFonts w:cs="Arial"/>
                <w:szCs w:val="22"/>
                <w:rPrChange w:id="313" w:author="Shah Ashay" w:date="2018-04-16T13:21:00Z">
                  <w:rPr>
                    <w:rFonts w:cs="Arial"/>
                    <w:sz w:val="20"/>
                    <w:szCs w:val="20"/>
                  </w:rPr>
                </w:rPrChange>
              </w:rPr>
            </w:pPr>
            <w:r w:rsidRPr="006074B8">
              <w:rPr>
                <w:rFonts w:cs="Arial"/>
                <w:b/>
                <w:szCs w:val="22"/>
                <w:rPrChange w:id="314" w:author="Shah Ashay" w:date="2018-04-16T13:21:00Z">
                  <w:rPr>
                    <w:rFonts w:cs="Arial"/>
                    <w:b/>
                    <w:sz w:val="20"/>
                    <w:szCs w:val="20"/>
                  </w:rPr>
                </w:rPrChange>
              </w:rPr>
              <w:t>Area</w:t>
            </w:r>
          </w:p>
          <w:p w14:paraId="2F82F65F" w14:textId="77777777" w:rsidR="00485022" w:rsidRPr="006074B8" w:rsidRDefault="00485022" w:rsidP="00485022">
            <w:pPr>
              <w:pStyle w:val="TableText"/>
              <w:keepNext/>
              <w:keepLines/>
              <w:numPr>
                <w:ilvl w:val="0"/>
                <w:numId w:val="3"/>
              </w:numPr>
              <w:tabs>
                <w:tab w:val="clear" w:pos="360"/>
                <w:tab w:val="num" w:pos="720"/>
              </w:tabs>
              <w:spacing w:after="0"/>
              <w:ind w:left="720"/>
              <w:rPr>
                <w:rFonts w:cs="Arial"/>
                <w:b/>
                <w:color w:val="000000" w:themeColor="text1"/>
                <w:szCs w:val="22"/>
                <w:rPrChange w:id="315" w:author="Shah Ashay" w:date="2018-04-16T13:21:00Z">
                  <w:rPr>
                    <w:rFonts w:cs="Arial"/>
                    <w:b/>
                    <w:color w:val="000000" w:themeColor="text1"/>
                    <w:sz w:val="20"/>
                    <w:szCs w:val="20"/>
                  </w:rPr>
                </w:rPrChange>
              </w:rPr>
            </w:pPr>
            <w:r w:rsidRPr="006074B8">
              <w:rPr>
                <w:rFonts w:cs="Arial"/>
                <w:b/>
                <w:szCs w:val="22"/>
                <w:rPrChange w:id="316" w:author="Shah Ashay" w:date="2018-04-16T13:21:00Z">
                  <w:rPr>
                    <w:rFonts w:cs="Arial"/>
                    <w:b/>
                    <w:sz w:val="20"/>
                    <w:szCs w:val="20"/>
                  </w:rPr>
                </w:rPrChange>
              </w:rPr>
              <w:t>Sub Area</w:t>
            </w:r>
          </w:p>
          <w:p w14:paraId="3A40887C" w14:textId="77777777" w:rsidR="00485022" w:rsidRPr="006074B8" w:rsidRDefault="00485022" w:rsidP="00485022">
            <w:pPr>
              <w:pStyle w:val="TableText"/>
              <w:keepNext/>
              <w:keepLines/>
              <w:numPr>
                <w:ilvl w:val="0"/>
                <w:numId w:val="3"/>
              </w:numPr>
              <w:tabs>
                <w:tab w:val="clear" w:pos="360"/>
                <w:tab w:val="num" w:pos="720"/>
              </w:tabs>
              <w:spacing w:after="0"/>
              <w:ind w:left="720"/>
              <w:rPr>
                <w:rFonts w:cs="Arial"/>
                <w:b/>
                <w:color w:val="000000" w:themeColor="text1"/>
                <w:szCs w:val="22"/>
                <w:rPrChange w:id="317" w:author="Shah Ashay" w:date="2018-04-16T13:21:00Z">
                  <w:rPr>
                    <w:rFonts w:cs="Arial"/>
                    <w:b/>
                    <w:color w:val="000000" w:themeColor="text1"/>
                    <w:sz w:val="20"/>
                    <w:szCs w:val="20"/>
                  </w:rPr>
                </w:rPrChange>
              </w:rPr>
            </w:pPr>
            <w:r w:rsidRPr="006074B8">
              <w:rPr>
                <w:rFonts w:cs="Arial"/>
                <w:b/>
                <w:color w:val="000000" w:themeColor="text1"/>
                <w:szCs w:val="22"/>
                <w:rPrChange w:id="318" w:author="Shah Ashay" w:date="2018-04-16T13:21:00Z">
                  <w:rPr>
                    <w:rFonts w:cs="Arial"/>
                    <w:b/>
                    <w:color w:val="000000" w:themeColor="text1"/>
                    <w:sz w:val="20"/>
                    <w:szCs w:val="20"/>
                  </w:rPr>
                </w:rPrChange>
              </w:rPr>
              <w:t>Facility Class 2</w:t>
            </w:r>
          </w:p>
          <w:p w14:paraId="4B23459B" w14:textId="202DCE95" w:rsidR="00265F43" w:rsidRPr="006074B8" w:rsidRDefault="00265F43" w:rsidP="00265F43">
            <w:pPr>
              <w:pStyle w:val="TableText"/>
              <w:keepNext/>
              <w:keepLines/>
              <w:numPr>
                <w:ilvl w:val="0"/>
                <w:numId w:val="3"/>
              </w:numPr>
              <w:tabs>
                <w:tab w:val="clear" w:pos="360"/>
                <w:tab w:val="num" w:pos="720"/>
              </w:tabs>
              <w:spacing w:after="0"/>
              <w:ind w:left="720"/>
              <w:rPr>
                <w:ins w:id="319" w:author="Lopez, Jennifer" w:date="2017-11-09T11:09:00Z"/>
                <w:rFonts w:cs="Arial"/>
                <w:b/>
                <w:color w:val="000000" w:themeColor="text1"/>
                <w:szCs w:val="22"/>
                <w:rPrChange w:id="320" w:author="Shah Ashay" w:date="2018-04-16T13:21:00Z">
                  <w:rPr>
                    <w:ins w:id="321" w:author="Lopez, Jennifer" w:date="2017-11-09T11:09:00Z"/>
                    <w:rFonts w:cs="Arial"/>
                    <w:b/>
                    <w:color w:val="000000" w:themeColor="text1"/>
                    <w:sz w:val="20"/>
                    <w:szCs w:val="20"/>
                  </w:rPr>
                </w:rPrChange>
              </w:rPr>
            </w:pPr>
            <w:r w:rsidRPr="006074B8">
              <w:rPr>
                <w:rFonts w:cs="Arial"/>
                <w:b/>
                <w:color w:val="000000" w:themeColor="text1"/>
                <w:szCs w:val="22"/>
                <w:rPrChange w:id="322" w:author="Shah Ashay" w:date="2018-04-16T13:21:00Z">
                  <w:rPr>
                    <w:rFonts w:cs="Arial"/>
                    <w:b/>
                    <w:color w:val="000000" w:themeColor="text1"/>
                    <w:sz w:val="20"/>
                    <w:szCs w:val="20"/>
                  </w:rPr>
                </w:rPrChange>
              </w:rPr>
              <w:t>Facility Class 1</w:t>
            </w:r>
          </w:p>
          <w:p w14:paraId="185ADDFB" w14:textId="5180B69B" w:rsidR="008F4E14" w:rsidRPr="006074B8" w:rsidRDefault="008F4E14" w:rsidP="00265F43">
            <w:pPr>
              <w:pStyle w:val="TableText"/>
              <w:keepNext/>
              <w:keepLines/>
              <w:numPr>
                <w:ilvl w:val="0"/>
                <w:numId w:val="3"/>
              </w:numPr>
              <w:tabs>
                <w:tab w:val="clear" w:pos="360"/>
                <w:tab w:val="num" w:pos="720"/>
              </w:tabs>
              <w:spacing w:after="0"/>
              <w:ind w:left="720"/>
              <w:rPr>
                <w:rFonts w:cs="Arial"/>
                <w:color w:val="000000" w:themeColor="text1"/>
                <w:szCs w:val="22"/>
                <w:rPrChange w:id="323" w:author="Shah Ashay" w:date="2018-04-16T13:21:00Z">
                  <w:rPr>
                    <w:rFonts w:cs="Arial"/>
                    <w:b/>
                    <w:color w:val="000000" w:themeColor="text1"/>
                    <w:sz w:val="20"/>
                    <w:szCs w:val="20"/>
                  </w:rPr>
                </w:rPrChange>
              </w:rPr>
            </w:pPr>
            <w:commentRangeStart w:id="324"/>
            <w:commentRangeStart w:id="325"/>
            <w:ins w:id="326" w:author="Lopez, Jennifer" w:date="2017-11-09T11:09:00Z">
              <w:r w:rsidRPr="006074B8">
                <w:rPr>
                  <w:rFonts w:cs="Arial"/>
                  <w:color w:val="000000" w:themeColor="text1"/>
                  <w:szCs w:val="22"/>
                  <w:rPrChange w:id="327" w:author="Shah Ashay" w:date="2018-04-16T13:21:00Z">
                    <w:rPr>
                      <w:rFonts w:cs="Arial"/>
                      <w:b/>
                      <w:color w:val="000000" w:themeColor="text1"/>
                      <w:sz w:val="20"/>
                      <w:szCs w:val="20"/>
                    </w:rPr>
                  </w:rPrChange>
                </w:rPr>
                <w:t>Well (optional)</w:t>
              </w:r>
              <w:commentRangeEnd w:id="324"/>
              <w:r w:rsidRPr="006074B8">
                <w:rPr>
                  <w:rStyle w:val="CommentReference"/>
                  <w:rFonts w:cs="Arial"/>
                  <w:sz w:val="22"/>
                  <w:szCs w:val="22"/>
                  <w:rPrChange w:id="328" w:author="Shah Ashay" w:date="2018-04-16T13:21:00Z">
                    <w:rPr>
                      <w:rStyle w:val="CommentReference"/>
                      <w:rFonts w:cs="Arial"/>
                    </w:rPr>
                  </w:rPrChange>
                </w:rPr>
                <w:commentReference w:id="324"/>
              </w:r>
            </w:ins>
            <w:commentRangeEnd w:id="325"/>
            <w:r w:rsidR="0035045F" w:rsidRPr="006074B8">
              <w:rPr>
                <w:rStyle w:val="CommentReference"/>
                <w:rFonts w:cs="Arial"/>
                <w:sz w:val="22"/>
                <w:szCs w:val="22"/>
                <w:rPrChange w:id="329" w:author="Shah Ashay" w:date="2018-04-16T13:21:00Z">
                  <w:rPr>
                    <w:rStyle w:val="CommentReference"/>
                    <w:rFonts w:cs="Arial"/>
                  </w:rPr>
                </w:rPrChange>
              </w:rPr>
              <w:commentReference w:id="325"/>
            </w:r>
          </w:p>
          <w:p w14:paraId="0BAA37AF" w14:textId="57E1FED4" w:rsidR="000179B8" w:rsidRPr="006074B8" w:rsidRDefault="000179B8" w:rsidP="00265F43">
            <w:pPr>
              <w:pStyle w:val="TableText"/>
              <w:keepNext/>
              <w:keepLines/>
              <w:spacing w:after="0"/>
              <w:ind w:left="720"/>
              <w:rPr>
                <w:rFonts w:cs="Arial"/>
                <w:b/>
                <w:color w:val="000000" w:themeColor="text1"/>
                <w:szCs w:val="22"/>
                <w:rPrChange w:id="330" w:author="Shah Ashay" w:date="2018-04-16T13:21:00Z">
                  <w:rPr>
                    <w:rFonts w:cs="Arial"/>
                    <w:b/>
                    <w:color w:val="000000" w:themeColor="text1"/>
                    <w:sz w:val="20"/>
                    <w:szCs w:val="20"/>
                  </w:rPr>
                </w:rPrChange>
              </w:rPr>
            </w:pPr>
          </w:p>
        </w:tc>
        <w:tc>
          <w:tcPr>
            <w:tcW w:w="1154" w:type="pct"/>
            <w:tcPrChange w:id="331" w:author="Batra Yogesh (EXT)" w:date="2018-04-13T12:12:00Z">
              <w:tcPr>
                <w:tcW w:w="2160" w:type="dxa"/>
              </w:tcPr>
            </w:tcPrChange>
          </w:tcPr>
          <w:p w14:paraId="0BAA37B0" w14:textId="26B4BA21" w:rsidR="00485022" w:rsidRPr="006074B8" w:rsidRDefault="00485022" w:rsidP="00485022">
            <w:pPr>
              <w:keepNext/>
              <w:keepLines/>
              <w:rPr>
                <w:rFonts w:cs="Arial"/>
                <w:color w:val="000000" w:themeColor="text1"/>
                <w:szCs w:val="22"/>
                <w:rPrChange w:id="332" w:author="Shah Ashay" w:date="2018-04-16T13:21:00Z">
                  <w:rPr>
                    <w:rFonts w:cs="Arial"/>
                    <w:color w:val="000000" w:themeColor="text1"/>
                    <w:sz w:val="20"/>
                    <w:szCs w:val="20"/>
                  </w:rPr>
                </w:rPrChange>
              </w:rPr>
            </w:pPr>
            <w:r w:rsidRPr="006074B8">
              <w:rPr>
                <w:rFonts w:cs="Arial"/>
                <w:color w:val="000000" w:themeColor="text1"/>
                <w:szCs w:val="22"/>
                <w:rPrChange w:id="333" w:author="Shah Ashay" w:date="2018-04-16T13:21:00Z">
                  <w:rPr>
                    <w:rFonts w:cs="Arial"/>
                    <w:color w:val="000000" w:themeColor="text1"/>
                    <w:sz w:val="20"/>
                    <w:szCs w:val="20"/>
                  </w:rPr>
                </w:rPrChange>
              </w:rPr>
              <w:t xml:space="preserve">If there are any records for the </w:t>
            </w:r>
            <w:r w:rsidR="000179B8" w:rsidRPr="006074B8">
              <w:rPr>
                <w:rFonts w:cs="Arial"/>
                <w:color w:val="000000" w:themeColor="text1"/>
                <w:szCs w:val="22"/>
                <w:rPrChange w:id="334" w:author="Shah Ashay" w:date="2018-04-16T13:21:00Z">
                  <w:rPr>
                    <w:rFonts w:cs="Arial"/>
                    <w:color w:val="000000" w:themeColor="text1"/>
                    <w:sz w:val="20"/>
                    <w:szCs w:val="20"/>
                  </w:rPr>
                </w:rPrChange>
              </w:rPr>
              <w:t>well</w:t>
            </w:r>
            <w:r w:rsidRPr="006074B8">
              <w:rPr>
                <w:rFonts w:cs="Arial"/>
                <w:color w:val="000000" w:themeColor="text1"/>
                <w:szCs w:val="22"/>
                <w:rPrChange w:id="335" w:author="Shah Ashay" w:date="2018-04-16T13:21:00Z">
                  <w:rPr>
                    <w:rFonts w:cs="Arial"/>
                    <w:color w:val="000000" w:themeColor="text1"/>
                    <w:sz w:val="20"/>
                    <w:szCs w:val="20"/>
                  </w:rPr>
                </w:rPrChange>
              </w:rPr>
              <w:t xml:space="preserve"> for that date, they will </w:t>
            </w:r>
            <w:r w:rsidR="000179B8" w:rsidRPr="006074B8">
              <w:rPr>
                <w:rFonts w:cs="Arial"/>
                <w:color w:val="000000" w:themeColor="text1"/>
                <w:szCs w:val="22"/>
                <w:rPrChange w:id="336" w:author="Shah Ashay" w:date="2018-04-16T13:21:00Z">
                  <w:rPr>
                    <w:rFonts w:cs="Arial"/>
                    <w:color w:val="000000" w:themeColor="text1"/>
                    <w:sz w:val="20"/>
                    <w:szCs w:val="20"/>
                  </w:rPr>
                </w:rPrChange>
              </w:rPr>
              <w:t>be l</w:t>
            </w:r>
            <w:r w:rsidR="00744F52" w:rsidRPr="006074B8">
              <w:rPr>
                <w:rFonts w:cs="Arial"/>
                <w:color w:val="000000" w:themeColor="text1"/>
                <w:szCs w:val="22"/>
                <w:rPrChange w:id="337" w:author="Shah Ashay" w:date="2018-04-16T13:21:00Z">
                  <w:rPr>
                    <w:rFonts w:cs="Arial"/>
                    <w:color w:val="000000" w:themeColor="text1"/>
                    <w:sz w:val="20"/>
                    <w:szCs w:val="20"/>
                  </w:rPr>
                </w:rPrChange>
              </w:rPr>
              <w:t xml:space="preserve">isted in the Data Window and </w:t>
            </w:r>
            <w:r w:rsidR="000179B8" w:rsidRPr="006074B8">
              <w:rPr>
                <w:rFonts w:cs="Arial"/>
                <w:color w:val="000000" w:themeColor="text1"/>
                <w:szCs w:val="22"/>
                <w:rPrChange w:id="338" w:author="Shah Ashay" w:date="2018-04-16T13:21:00Z">
                  <w:rPr>
                    <w:rFonts w:cs="Arial"/>
                    <w:color w:val="000000" w:themeColor="text1"/>
                    <w:sz w:val="20"/>
                    <w:szCs w:val="20"/>
                  </w:rPr>
                </w:rPrChange>
              </w:rPr>
              <w:t>the section “Last Registered Status”</w:t>
            </w:r>
            <w:r w:rsidR="00744F52" w:rsidRPr="006074B8">
              <w:rPr>
                <w:rFonts w:cs="Arial"/>
                <w:color w:val="000000" w:themeColor="text1"/>
                <w:szCs w:val="22"/>
                <w:rPrChange w:id="339" w:author="Shah Ashay" w:date="2018-04-16T13:21:00Z">
                  <w:rPr>
                    <w:rFonts w:cs="Arial"/>
                    <w:color w:val="000000" w:themeColor="text1"/>
                    <w:sz w:val="20"/>
                    <w:szCs w:val="20"/>
                  </w:rPr>
                </w:rPrChange>
              </w:rPr>
              <w:t xml:space="preserve"> will show the last status of that well</w:t>
            </w:r>
          </w:p>
          <w:p w14:paraId="0BAA37B1" w14:textId="77777777" w:rsidR="00485022" w:rsidRPr="006074B8" w:rsidRDefault="00485022" w:rsidP="00485022">
            <w:pPr>
              <w:keepNext/>
              <w:keepLines/>
              <w:rPr>
                <w:rFonts w:cs="Arial"/>
                <w:color w:val="000000" w:themeColor="text1"/>
                <w:szCs w:val="22"/>
                <w:rPrChange w:id="340" w:author="Shah Ashay" w:date="2018-04-16T13:21:00Z">
                  <w:rPr>
                    <w:rFonts w:cs="Arial"/>
                    <w:color w:val="000000" w:themeColor="text1"/>
                    <w:sz w:val="20"/>
                    <w:szCs w:val="20"/>
                  </w:rPr>
                </w:rPrChange>
              </w:rPr>
            </w:pPr>
          </w:p>
          <w:p w14:paraId="2A4FCC62" w14:textId="77777777" w:rsidR="00485022" w:rsidRPr="006074B8" w:rsidRDefault="00485022" w:rsidP="00485022">
            <w:pPr>
              <w:keepNext/>
              <w:keepLines/>
              <w:rPr>
                <w:rFonts w:cs="Arial"/>
                <w:color w:val="000000" w:themeColor="text1"/>
                <w:szCs w:val="22"/>
                <w:rPrChange w:id="341" w:author="Shah Ashay" w:date="2018-04-16T13:21:00Z">
                  <w:rPr>
                    <w:rFonts w:cs="Arial"/>
                    <w:color w:val="000000" w:themeColor="text1"/>
                    <w:sz w:val="20"/>
                    <w:szCs w:val="20"/>
                  </w:rPr>
                </w:rPrChange>
              </w:rPr>
            </w:pPr>
            <w:r w:rsidRPr="006074B8">
              <w:rPr>
                <w:rFonts w:cs="Arial"/>
                <w:color w:val="000000" w:themeColor="text1"/>
                <w:szCs w:val="22"/>
                <w:rPrChange w:id="342" w:author="Shah Ashay" w:date="2018-04-16T13:21:00Z">
                  <w:rPr>
                    <w:rFonts w:cs="Arial"/>
                    <w:color w:val="000000" w:themeColor="text1"/>
                    <w:sz w:val="20"/>
                    <w:szCs w:val="20"/>
                  </w:rPr>
                </w:rPrChange>
              </w:rPr>
              <w:t>If there were no records for that date, there will be a message “no records found…”</w:t>
            </w:r>
            <w:r w:rsidR="00744F52" w:rsidRPr="006074B8">
              <w:rPr>
                <w:rFonts w:cs="Arial"/>
                <w:color w:val="000000" w:themeColor="text1"/>
                <w:szCs w:val="22"/>
                <w:rPrChange w:id="343" w:author="Shah Ashay" w:date="2018-04-16T13:21:00Z">
                  <w:rPr>
                    <w:rFonts w:cs="Arial"/>
                    <w:color w:val="000000" w:themeColor="text1"/>
                    <w:sz w:val="20"/>
                    <w:szCs w:val="20"/>
                  </w:rPr>
                </w:rPrChange>
              </w:rPr>
              <w:t xml:space="preserve"> and the section “Last Registered Status” will show the last status of that well</w:t>
            </w:r>
          </w:p>
          <w:p w14:paraId="0BAA37B2" w14:textId="563E2CF6" w:rsidR="00744F52" w:rsidRPr="006074B8" w:rsidRDefault="00744F52" w:rsidP="00485022">
            <w:pPr>
              <w:keepNext/>
              <w:keepLines/>
              <w:rPr>
                <w:rFonts w:cs="Arial"/>
                <w:color w:val="000000" w:themeColor="text1"/>
                <w:szCs w:val="22"/>
                <w:rPrChange w:id="344" w:author="Shah Ashay" w:date="2018-04-16T13:21:00Z">
                  <w:rPr>
                    <w:rFonts w:cs="Arial"/>
                    <w:color w:val="000000" w:themeColor="text1"/>
                    <w:sz w:val="20"/>
                    <w:szCs w:val="20"/>
                  </w:rPr>
                </w:rPrChange>
              </w:rPr>
            </w:pPr>
          </w:p>
        </w:tc>
        <w:tc>
          <w:tcPr>
            <w:tcW w:w="1538" w:type="pct"/>
            <w:tcPrChange w:id="345" w:author="Batra Yogesh (EXT)" w:date="2018-04-13T12:12:00Z">
              <w:tcPr>
                <w:tcW w:w="2880" w:type="dxa"/>
              </w:tcPr>
            </w:tcPrChange>
          </w:tcPr>
          <w:p w14:paraId="512B9C44" w14:textId="77777777" w:rsidR="00485022" w:rsidRPr="006074B8" w:rsidRDefault="00485022" w:rsidP="00485022">
            <w:pPr>
              <w:keepNext/>
              <w:keepLines/>
              <w:rPr>
                <w:rFonts w:cs="Arial"/>
                <w:b/>
                <w:i/>
                <w:color w:val="000000" w:themeColor="text1"/>
                <w:szCs w:val="22"/>
                <w:rPrChange w:id="346" w:author="Shah Ashay" w:date="2018-04-16T13:21:00Z">
                  <w:rPr>
                    <w:rFonts w:cs="Arial"/>
                    <w:b/>
                    <w:i/>
                    <w:color w:val="000000" w:themeColor="text1"/>
                    <w:sz w:val="20"/>
                    <w:szCs w:val="20"/>
                  </w:rPr>
                </w:rPrChange>
              </w:rPr>
            </w:pPr>
            <w:r w:rsidRPr="006074B8">
              <w:rPr>
                <w:rFonts w:cs="Arial"/>
                <w:color w:val="000000" w:themeColor="text1"/>
                <w:szCs w:val="22"/>
                <w:rPrChange w:id="347" w:author="Shah Ashay" w:date="2018-04-16T13:21:00Z">
                  <w:rPr>
                    <w:rFonts w:cs="Arial"/>
                    <w:color w:val="000000" w:themeColor="text1"/>
                    <w:sz w:val="20"/>
                    <w:szCs w:val="20"/>
                  </w:rPr>
                </w:rPrChange>
              </w:rPr>
              <w:t xml:space="preserve">Note:  The hierarchy information may </w:t>
            </w:r>
            <w:proofErr w:type="gramStart"/>
            <w:r w:rsidRPr="006074B8">
              <w:rPr>
                <w:rFonts w:cs="Arial"/>
                <w:color w:val="000000" w:themeColor="text1"/>
                <w:szCs w:val="22"/>
                <w:rPrChange w:id="348" w:author="Shah Ashay" w:date="2018-04-16T13:21:00Z">
                  <w:rPr>
                    <w:rFonts w:cs="Arial"/>
                    <w:color w:val="000000" w:themeColor="text1"/>
                    <w:sz w:val="20"/>
                    <w:szCs w:val="20"/>
                  </w:rPr>
                </w:rPrChange>
              </w:rPr>
              <w:t>be  pre</w:t>
            </w:r>
            <w:proofErr w:type="gramEnd"/>
            <w:r w:rsidRPr="006074B8">
              <w:rPr>
                <w:rFonts w:cs="Arial"/>
                <w:color w:val="000000" w:themeColor="text1"/>
                <w:szCs w:val="22"/>
                <w:rPrChange w:id="349" w:author="Shah Ashay" w:date="2018-04-16T13:21:00Z">
                  <w:rPr>
                    <w:rFonts w:cs="Arial"/>
                    <w:color w:val="000000" w:themeColor="text1"/>
                    <w:sz w:val="20"/>
                    <w:szCs w:val="20"/>
                  </w:rPr>
                </w:rPrChange>
              </w:rPr>
              <w:t xml:space="preserve">-populated and user just needs to hit </w:t>
            </w:r>
            <w:r w:rsidRPr="006074B8">
              <w:rPr>
                <w:rFonts w:cs="Arial"/>
                <w:b/>
                <w:i/>
                <w:color w:val="000000" w:themeColor="text1"/>
                <w:szCs w:val="22"/>
                <w:rPrChange w:id="350" w:author="Shah Ashay" w:date="2018-04-16T13:21:00Z">
                  <w:rPr>
                    <w:rFonts w:cs="Arial"/>
                    <w:b/>
                    <w:i/>
                    <w:color w:val="000000" w:themeColor="text1"/>
                    <w:sz w:val="20"/>
                    <w:szCs w:val="20"/>
                  </w:rPr>
                </w:rPrChange>
              </w:rPr>
              <w:t>Go…</w:t>
            </w:r>
          </w:p>
          <w:p w14:paraId="3149072A" w14:textId="77777777" w:rsidR="00485022" w:rsidRPr="006074B8" w:rsidRDefault="00485022" w:rsidP="00485022">
            <w:pPr>
              <w:keepNext/>
              <w:keepLines/>
              <w:rPr>
                <w:rFonts w:cs="Arial"/>
                <w:b/>
                <w:i/>
                <w:color w:val="000000" w:themeColor="text1"/>
                <w:szCs w:val="22"/>
                <w:rPrChange w:id="351" w:author="Shah Ashay" w:date="2018-04-16T13:21:00Z">
                  <w:rPr>
                    <w:rFonts w:cs="Arial"/>
                    <w:b/>
                    <w:i/>
                    <w:color w:val="000000" w:themeColor="text1"/>
                    <w:sz w:val="20"/>
                    <w:szCs w:val="20"/>
                  </w:rPr>
                </w:rPrChange>
              </w:rPr>
            </w:pPr>
          </w:p>
          <w:p w14:paraId="0BAA37B3" w14:textId="38C51812" w:rsidR="00485022" w:rsidRPr="006074B8" w:rsidRDefault="00485022" w:rsidP="006E3CBB">
            <w:pPr>
              <w:keepNext/>
              <w:keepLines/>
              <w:rPr>
                <w:rFonts w:cs="Arial"/>
                <w:szCs w:val="22"/>
                <w:rPrChange w:id="352" w:author="Shah Ashay" w:date="2018-04-16T13:21:00Z">
                  <w:rPr>
                    <w:rFonts w:cs="Arial"/>
                    <w:sz w:val="19"/>
                    <w:szCs w:val="19"/>
                  </w:rPr>
                </w:rPrChange>
              </w:rPr>
            </w:pPr>
          </w:p>
        </w:tc>
      </w:tr>
      <w:tr w:rsidR="008206A7" w:rsidRPr="006074B8" w14:paraId="4520FAA3" w14:textId="77777777" w:rsidTr="007528FF">
        <w:tc>
          <w:tcPr>
            <w:tcW w:w="369" w:type="pct"/>
            <w:shd w:val="clear" w:color="auto" w:fill="C6D9F1" w:themeFill="text2" w:themeFillTint="33"/>
            <w:tcPrChange w:id="353" w:author="Batra Yogesh (EXT)" w:date="2018-04-13T12:12:00Z">
              <w:tcPr>
                <w:tcW w:w="690" w:type="dxa"/>
                <w:shd w:val="clear" w:color="auto" w:fill="C6D9F1" w:themeFill="text2" w:themeFillTint="33"/>
              </w:tcPr>
            </w:tcPrChange>
          </w:tcPr>
          <w:p w14:paraId="561A2E06" w14:textId="77777777" w:rsidR="008206A7" w:rsidRPr="006074B8" w:rsidRDefault="008206A7" w:rsidP="00485022">
            <w:pPr>
              <w:pStyle w:val="TableText"/>
              <w:keepNext/>
              <w:keepLines/>
              <w:numPr>
                <w:ilvl w:val="0"/>
                <w:numId w:val="4"/>
              </w:numPr>
              <w:tabs>
                <w:tab w:val="clear" w:pos="360"/>
                <w:tab w:val="num" w:pos="155"/>
              </w:tabs>
              <w:jc w:val="center"/>
              <w:rPr>
                <w:rFonts w:cs="Arial"/>
                <w:szCs w:val="22"/>
                <w:rPrChange w:id="354" w:author="Shah Ashay" w:date="2018-04-16T13:21:00Z">
                  <w:rPr>
                    <w:rFonts w:cs="Arial"/>
                    <w:sz w:val="20"/>
                  </w:rPr>
                </w:rPrChange>
              </w:rPr>
            </w:pPr>
          </w:p>
        </w:tc>
        <w:tc>
          <w:tcPr>
            <w:tcW w:w="1939" w:type="pct"/>
            <w:tcPrChange w:id="355" w:author="Batra Yogesh (EXT)" w:date="2018-04-13T12:12:00Z">
              <w:tcPr>
                <w:tcW w:w="3630" w:type="dxa"/>
              </w:tcPr>
            </w:tcPrChange>
          </w:tcPr>
          <w:p w14:paraId="45647F3C" w14:textId="7EF97A4D" w:rsidR="008206A7" w:rsidRPr="006074B8" w:rsidRDefault="008206A7" w:rsidP="00485022">
            <w:pPr>
              <w:pStyle w:val="TableText"/>
              <w:keepNext/>
              <w:keepLines/>
              <w:rPr>
                <w:rFonts w:cs="Arial"/>
                <w:color w:val="000000" w:themeColor="text1"/>
                <w:szCs w:val="22"/>
                <w:rPrChange w:id="356" w:author="Shah Ashay" w:date="2018-04-16T13:21:00Z">
                  <w:rPr>
                    <w:rFonts w:cs="Arial"/>
                    <w:color w:val="000000" w:themeColor="text1"/>
                    <w:sz w:val="20"/>
                    <w:szCs w:val="20"/>
                  </w:rPr>
                </w:rPrChange>
              </w:rPr>
            </w:pPr>
            <w:del w:id="357" w:author="Prakash Atul (Ext)" w:date="2018-03-27T10:07:00Z">
              <w:r w:rsidRPr="006074B8" w:rsidDel="00711645">
                <w:rPr>
                  <w:rFonts w:cs="Arial"/>
                  <w:color w:val="000000" w:themeColor="text1"/>
                  <w:szCs w:val="22"/>
                  <w:rPrChange w:id="358" w:author="Shah Ashay" w:date="2018-04-16T13:21:00Z">
                    <w:rPr>
                      <w:rFonts w:cs="Arial"/>
                      <w:color w:val="000000" w:themeColor="text1"/>
                      <w:sz w:val="20"/>
                      <w:szCs w:val="20"/>
                    </w:rPr>
                  </w:rPrChange>
                </w:rPr>
                <w:delText>Click the</w:delText>
              </w:r>
            </w:del>
            <w:ins w:id="359" w:author="Prakash Atul (Ext)" w:date="2018-03-27T10:07:00Z">
              <w:r w:rsidR="00711645" w:rsidRPr="006074B8">
                <w:rPr>
                  <w:rFonts w:cs="Arial"/>
                  <w:color w:val="000000" w:themeColor="text1"/>
                  <w:szCs w:val="22"/>
                  <w:rPrChange w:id="360" w:author="Shah Ashay" w:date="2018-04-16T13:21:00Z">
                    <w:rPr>
                      <w:rFonts w:cs="Arial"/>
                      <w:color w:val="000000" w:themeColor="text1"/>
                      <w:sz w:val="20"/>
                      <w:szCs w:val="20"/>
                    </w:rPr>
                  </w:rPrChange>
                </w:rPr>
                <w:t>Mouse over to</w:t>
              </w:r>
            </w:ins>
            <w:r w:rsidRPr="006074B8">
              <w:rPr>
                <w:rFonts w:cs="Arial"/>
                <w:color w:val="000000" w:themeColor="text1"/>
                <w:szCs w:val="22"/>
                <w:rPrChange w:id="361" w:author="Shah Ashay" w:date="2018-04-16T13:21:00Z">
                  <w:rPr>
                    <w:rFonts w:cs="Arial"/>
                    <w:color w:val="000000" w:themeColor="text1"/>
                    <w:sz w:val="20"/>
                    <w:szCs w:val="20"/>
                  </w:rPr>
                </w:rPrChange>
              </w:rPr>
              <w:t xml:space="preserve"> Insert icon in the Tool Bar</w:t>
            </w:r>
            <w:ins w:id="362" w:author="Prakash Atul (Ext)" w:date="2018-03-27T10:07:00Z">
              <w:r w:rsidR="00CC2D1C" w:rsidRPr="006074B8">
                <w:rPr>
                  <w:rFonts w:cs="Arial"/>
                  <w:color w:val="000000" w:themeColor="text1"/>
                  <w:szCs w:val="22"/>
                  <w:rPrChange w:id="363" w:author="Shah Ashay" w:date="2018-04-16T13:21:00Z">
                    <w:rPr>
                      <w:rFonts w:cs="Arial"/>
                      <w:color w:val="000000" w:themeColor="text1"/>
                      <w:sz w:val="20"/>
                      <w:szCs w:val="20"/>
                    </w:rPr>
                  </w:rPrChange>
                </w:rPr>
                <w:t xml:space="preserve"> and click on </w:t>
              </w:r>
            </w:ins>
            <w:ins w:id="364" w:author="Prakash Atul (Ext)" w:date="2018-03-27T10:08:00Z">
              <w:r w:rsidR="00CC2D1C" w:rsidRPr="006074B8">
                <w:rPr>
                  <w:rFonts w:cs="Arial"/>
                  <w:color w:val="000000" w:themeColor="text1"/>
                  <w:szCs w:val="22"/>
                  <w:rPrChange w:id="365" w:author="Shah Ashay" w:date="2018-04-16T13:21:00Z">
                    <w:rPr>
                      <w:rFonts w:cs="Arial"/>
                      <w:color w:val="000000" w:themeColor="text1"/>
                      <w:sz w:val="20"/>
                      <w:szCs w:val="20"/>
                    </w:rPr>
                  </w:rPrChange>
                </w:rPr>
                <w:t>Well Status</w:t>
              </w:r>
            </w:ins>
          </w:p>
        </w:tc>
        <w:tc>
          <w:tcPr>
            <w:tcW w:w="1154" w:type="pct"/>
            <w:tcPrChange w:id="366" w:author="Batra Yogesh (EXT)" w:date="2018-04-13T12:12:00Z">
              <w:tcPr>
                <w:tcW w:w="2160" w:type="dxa"/>
              </w:tcPr>
            </w:tcPrChange>
          </w:tcPr>
          <w:p w14:paraId="3B71FF95" w14:textId="2ED30591" w:rsidR="008206A7" w:rsidRPr="006074B8" w:rsidRDefault="008206A7" w:rsidP="00485022">
            <w:pPr>
              <w:rPr>
                <w:rFonts w:cs="Arial"/>
                <w:color w:val="000000" w:themeColor="text1"/>
                <w:szCs w:val="22"/>
                <w:rPrChange w:id="367" w:author="Shah Ashay" w:date="2018-04-16T13:21:00Z">
                  <w:rPr>
                    <w:rFonts w:cs="Arial"/>
                    <w:color w:val="000000" w:themeColor="text1"/>
                    <w:sz w:val="20"/>
                    <w:szCs w:val="20"/>
                  </w:rPr>
                </w:rPrChange>
              </w:rPr>
            </w:pPr>
            <w:r w:rsidRPr="006074B8">
              <w:rPr>
                <w:rFonts w:cs="Arial"/>
                <w:color w:val="000000" w:themeColor="text1"/>
                <w:szCs w:val="22"/>
                <w:rPrChange w:id="368" w:author="Shah Ashay" w:date="2018-04-16T13:21:00Z">
                  <w:rPr>
                    <w:rFonts w:cs="Arial"/>
                    <w:color w:val="000000" w:themeColor="text1"/>
                    <w:sz w:val="20"/>
                    <w:szCs w:val="20"/>
                  </w:rPr>
                </w:rPrChange>
              </w:rPr>
              <w:t>A new data entry form is created in the Data Window.</w:t>
            </w:r>
          </w:p>
        </w:tc>
        <w:tc>
          <w:tcPr>
            <w:tcW w:w="1538" w:type="pct"/>
            <w:tcPrChange w:id="369" w:author="Batra Yogesh (EXT)" w:date="2018-04-13T12:12:00Z">
              <w:tcPr>
                <w:tcW w:w="2880" w:type="dxa"/>
              </w:tcPr>
            </w:tcPrChange>
          </w:tcPr>
          <w:p w14:paraId="28F8BC06" w14:textId="77777777" w:rsidR="008206A7" w:rsidRPr="006074B8" w:rsidRDefault="008F61F2" w:rsidP="00485022">
            <w:pPr>
              <w:textAlignment w:val="center"/>
              <w:rPr>
                <w:rFonts w:cs="Arial"/>
                <w:color w:val="000000" w:themeColor="text1"/>
                <w:szCs w:val="22"/>
                <w:rPrChange w:id="370" w:author="Shah Ashay" w:date="2018-04-16T13:21:00Z">
                  <w:rPr>
                    <w:rFonts w:cs="Arial"/>
                    <w:color w:val="000000" w:themeColor="text1"/>
                    <w:sz w:val="20"/>
                    <w:szCs w:val="20"/>
                  </w:rPr>
                </w:rPrChange>
              </w:rPr>
            </w:pPr>
            <w:r w:rsidRPr="006074B8">
              <w:rPr>
                <w:rFonts w:cs="Arial"/>
                <w:color w:val="000000" w:themeColor="text1"/>
                <w:szCs w:val="22"/>
                <w:rPrChange w:id="371" w:author="Shah Ashay" w:date="2018-04-16T13:21:00Z">
                  <w:rPr>
                    <w:rFonts w:cs="Arial"/>
                    <w:color w:val="000000" w:themeColor="text1"/>
                    <w:sz w:val="20"/>
                    <w:szCs w:val="20"/>
                  </w:rPr>
                </w:rPrChange>
              </w:rPr>
              <w:t xml:space="preserve">If a well was not selected in the </w:t>
            </w:r>
            <w:proofErr w:type="gramStart"/>
            <w:r w:rsidRPr="006074B8">
              <w:rPr>
                <w:rFonts w:cs="Arial"/>
                <w:color w:val="000000" w:themeColor="text1"/>
                <w:szCs w:val="22"/>
                <w:rPrChange w:id="372" w:author="Shah Ashay" w:date="2018-04-16T13:21:00Z">
                  <w:rPr>
                    <w:rFonts w:cs="Arial"/>
                    <w:color w:val="000000" w:themeColor="text1"/>
                    <w:sz w:val="20"/>
                    <w:szCs w:val="20"/>
                  </w:rPr>
                </w:rPrChange>
              </w:rPr>
              <w:t>drop down</w:t>
            </w:r>
            <w:proofErr w:type="gramEnd"/>
            <w:r w:rsidRPr="006074B8">
              <w:rPr>
                <w:rFonts w:cs="Arial"/>
                <w:color w:val="000000" w:themeColor="text1"/>
                <w:szCs w:val="22"/>
                <w:rPrChange w:id="373" w:author="Shah Ashay" w:date="2018-04-16T13:21:00Z">
                  <w:rPr>
                    <w:rFonts w:cs="Arial"/>
                    <w:color w:val="000000" w:themeColor="text1"/>
                    <w:sz w:val="20"/>
                    <w:szCs w:val="20"/>
                  </w:rPr>
                </w:rPrChange>
              </w:rPr>
              <w:t xml:space="preserve"> menu, the user must select a well from the Well Name dropdown before proceeding.  </w:t>
            </w:r>
          </w:p>
          <w:p w14:paraId="1F66C85A" w14:textId="7D971B21" w:rsidR="008F61F2" w:rsidRPr="006074B8" w:rsidRDefault="008F61F2" w:rsidP="00485022">
            <w:pPr>
              <w:textAlignment w:val="center"/>
              <w:rPr>
                <w:rFonts w:cs="Arial"/>
                <w:color w:val="000000" w:themeColor="text1"/>
                <w:szCs w:val="22"/>
                <w:rPrChange w:id="374" w:author="Shah Ashay" w:date="2018-04-16T13:21:00Z">
                  <w:rPr>
                    <w:rFonts w:cs="Arial"/>
                    <w:color w:val="000000" w:themeColor="text1"/>
                    <w:sz w:val="20"/>
                    <w:szCs w:val="20"/>
                  </w:rPr>
                </w:rPrChange>
              </w:rPr>
            </w:pPr>
          </w:p>
        </w:tc>
      </w:tr>
      <w:tr w:rsidR="00485022" w:rsidRPr="006074B8" w14:paraId="5EA71AAB" w14:textId="77777777" w:rsidTr="007528FF">
        <w:tc>
          <w:tcPr>
            <w:tcW w:w="369" w:type="pct"/>
            <w:shd w:val="clear" w:color="auto" w:fill="C6D9F1" w:themeFill="text2" w:themeFillTint="33"/>
            <w:tcPrChange w:id="375" w:author="Batra Yogesh (EXT)" w:date="2018-04-13T12:12:00Z">
              <w:tcPr>
                <w:tcW w:w="690" w:type="dxa"/>
                <w:shd w:val="clear" w:color="auto" w:fill="C6D9F1" w:themeFill="text2" w:themeFillTint="33"/>
              </w:tcPr>
            </w:tcPrChange>
          </w:tcPr>
          <w:p w14:paraId="761FD574" w14:textId="77777777" w:rsidR="00485022" w:rsidRPr="006074B8" w:rsidRDefault="00485022" w:rsidP="00485022">
            <w:pPr>
              <w:pStyle w:val="TableText"/>
              <w:keepNext/>
              <w:keepLines/>
              <w:numPr>
                <w:ilvl w:val="0"/>
                <w:numId w:val="4"/>
              </w:numPr>
              <w:tabs>
                <w:tab w:val="clear" w:pos="360"/>
                <w:tab w:val="num" w:pos="155"/>
              </w:tabs>
              <w:jc w:val="center"/>
              <w:rPr>
                <w:rFonts w:cs="Arial"/>
                <w:szCs w:val="22"/>
                <w:rPrChange w:id="376" w:author="Shah Ashay" w:date="2018-04-16T13:21:00Z">
                  <w:rPr>
                    <w:rFonts w:cs="Arial"/>
                    <w:sz w:val="20"/>
                  </w:rPr>
                </w:rPrChange>
              </w:rPr>
            </w:pPr>
          </w:p>
        </w:tc>
        <w:tc>
          <w:tcPr>
            <w:tcW w:w="1939" w:type="pct"/>
            <w:tcPrChange w:id="377" w:author="Batra Yogesh (EXT)" w:date="2018-04-13T12:12:00Z">
              <w:tcPr>
                <w:tcW w:w="3630" w:type="dxa"/>
              </w:tcPr>
            </w:tcPrChange>
          </w:tcPr>
          <w:p w14:paraId="625E62D9" w14:textId="1D95DED5" w:rsidR="00485022" w:rsidRPr="006074B8" w:rsidRDefault="00485022" w:rsidP="00485022">
            <w:pPr>
              <w:pStyle w:val="TableText"/>
              <w:keepNext/>
              <w:keepLines/>
              <w:rPr>
                <w:ins w:id="378" w:author="Lopez, Jennifer" w:date="2017-11-09T11:10:00Z"/>
                <w:rFonts w:cs="Arial"/>
                <w:color w:val="000000" w:themeColor="text1"/>
                <w:szCs w:val="22"/>
                <w:rPrChange w:id="379" w:author="Shah Ashay" w:date="2018-04-16T13:21:00Z">
                  <w:rPr>
                    <w:ins w:id="380" w:author="Lopez, Jennifer" w:date="2017-11-09T11:10:00Z"/>
                    <w:rFonts w:cs="Arial"/>
                    <w:color w:val="000000" w:themeColor="text1"/>
                    <w:sz w:val="20"/>
                    <w:szCs w:val="20"/>
                  </w:rPr>
                </w:rPrChange>
              </w:rPr>
            </w:pPr>
            <w:r w:rsidRPr="006074B8">
              <w:rPr>
                <w:rFonts w:cs="Arial"/>
                <w:color w:val="000000" w:themeColor="text1"/>
                <w:szCs w:val="22"/>
                <w:rPrChange w:id="381" w:author="Shah Ashay" w:date="2018-04-16T13:21:00Z">
                  <w:rPr>
                    <w:rFonts w:cs="Arial"/>
                    <w:color w:val="000000" w:themeColor="text1"/>
                    <w:sz w:val="20"/>
                    <w:szCs w:val="20"/>
                  </w:rPr>
                </w:rPrChange>
              </w:rPr>
              <w:t>Enter data in the empty data fields</w:t>
            </w:r>
          </w:p>
          <w:p w14:paraId="19925C76" w14:textId="764E9948" w:rsidR="008F4E14" w:rsidRPr="006074B8" w:rsidRDefault="008F4E14">
            <w:pPr>
              <w:pStyle w:val="TableText"/>
              <w:keepNext/>
              <w:keepLines/>
              <w:numPr>
                <w:ilvl w:val="0"/>
                <w:numId w:val="21"/>
              </w:numPr>
              <w:rPr>
                <w:ins w:id="382" w:author="Lopez, Jennifer" w:date="2017-11-09T11:10:00Z"/>
                <w:rFonts w:cs="Arial"/>
                <w:strike/>
                <w:color w:val="000000" w:themeColor="text1"/>
                <w:szCs w:val="22"/>
                <w:rPrChange w:id="383" w:author="Shah Ashay" w:date="2018-04-16T13:21:00Z">
                  <w:rPr>
                    <w:ins w:id="384" w:author="Lopez, Jennifer" w:date="2017-11-09T11:10:00Z"/>
                    <w:rFonts w:cs="Arial"/>
                    <w:color w:val="000000" w:themeColor="text1"/>
                    <w:sz w:val="20"/>
                    <w:szCs w:val="20"/>
                  </w:rPr>
                </w:rPrChange>
              </w:rPr>
              <w:pPrChange w:id="385" w:author="Lopez, Jennifer" w:date="2017-11-09T11:10:00Z">
                <w:pPr>
                  <w:pStyle w:val="TableText"/>
                  <w:keepNext/>
                  <w:keepLines/>
                </w:pPr>
              </w:pPrChange>
            </w:pPr>
            <w:commentRangeStart w:id="386"/>
            <w:ins w:id="387" w:author="Lopez, Jennifer" w:date="2017-11-09T11:10:00Z">
              <w:r w:rsidRPr="006074B8">
                <w:rPr>
                  <w:rFonts w:cs="Arial"/>
                  <w:strike/>
                  <w:color w:val="000000" w:themeColor="text1"/>
                  <w:szCs w:val="22"/>
                  <w:rPrChange w:id="388" w:author="Shah Ashay" w:date="2018-04-16T13:21:00Z">
                    <w:rPr>
                      <w:rFonts w:cs="Arial"/>
                      <w:color w:val="000000" w:themeColor="text1"/>
                      <w:sz w:val="20"/>
                      <w:szCs w:val="20"/>
                    </w:rPr>
                  </w:rPrChange>
                </w:rPr>
                <w:t>What are the data fields?</w:t>
              </w:r>
            </w:ins>
          </w:p>
          <w:p w14:paraId="405B6581" w14:textId="5EBF7769" w:rsidR="008F4E14" w:rsidRPr="006074B8" w:rsidRDefault="008F4E14">
            <w:pPr>
              <w:pStyle w:val="TableText"/>
              <w:keepNext/>
              <w:keepLines/>
              <w:numPr>
                <w:ilvl w:val="0"/>
                <w:numId w:val="21"/>
              </w:numPr>
              <w:rPr>
                <w:ins w:id="389" w:author="Wirasak Chomphu [2]" w:date="2017-11-26T16:01:00Z"/>
                <w:rFonts w:cs="Arial"/>
                <w:strike/>
                <w:color w:val="000000" w:themeColor="text1"/>
                <w:szCs w:val="22"/>
                <w:rPrChange w:id="390" w:author="Shah Ashay" w:date="2018-04-16T13:21:00Z">
                  <w:rPr>
                    <w:ins w:id="391" w:author="Wirasak Chomphu [2]" w:date="2017-11-26T16:01:00Z"/>
                    <w:rFonts w:cs="Arial"/>
                    <w:color w:val="000000" w:themeColor="text1"/>
                    <w:sz w:val="20"/>
                    <w:szCs w:val="20"/>
                  </w:rPr>
                </w:rPrChange>
              </w:rPr>
              <w:pPrChange w:id="392" w:author="Lopez, Jennifer" w:date="2017-11-09T11:10:00Z">
                <w:pPr>
                  <w:pStyle w:val="TableText"/>
                  <w:keepNext/>
                  <w:keepLines/>
                </w:pPr>
              </w:pPrChange>
            </w:pPr>
            <w:ins w:id="393" w:author="Lopez, Jennifer" w:date="2017-11-09T11:10:00Z">
              <w:r w:rsidRPr="006074B8">
                <w:rPr>
                  <w:rFonts w:cs="Arial"/>
                  <w:strike/>
                  <w:color w:val="000000" w:themeColor="text1"/>
                  <w:szCs w:val="22"/>
                  <w:rPrChange w:id="394" w:author="Shah Ashay" w:date="2018-04-16T13:21:00Z">
                    <w:rPr>
                      <w:rFonts w:cs="Arial"/>
                      <w:color w:val="000000" w:themeColor="text1"/>
                      <w:sz w:val="20"/>
                      <w:szCs w:val="20"/>
                    </w:rPr>
                  </w:rPrChange>
                </w:rPr>
                <w:t>Which are mandatory or optional?</w:t>
              </w:r>
              <w:commentRangeEnd w:id="386"/>
              <w:r w:rsidRPr="006074B8">
                <w:rPr>
                  <w:rStyle w:val="CommentReference"/>
                  <w:rFonts w:cs="Arial"/>
                  <w:strike/>
                  <w:sz w:val="22"/>
                  <w:szCs w:val="22"/>
                  <w:rPrChange w:id="395" w:author="Shah Ashay" w:date="2018-04-16T13:21:00Z">
                    <w:rPr>
                      <w:rStyle w:val="CommentReference"/>
                    </w:rPr>
                  </w:rPrChange>
                </w:rPr>
                <w:commentReference w:id="386"/>
              </w:r>
            </w:ins>
            <w:ins w:id="396" w:author="Wirasak Chomphu [2]" w:date="2017-11-26T16:02:00Z">
              <w:r w:rsidR="0035045F" w:rsidRPr="006074B8">
                <w:rPr>
                  <w:rFonts w:cs="Arial"/>
                  <w:strike/>
                  <w:color w:val="000000" w:themeColor="text1"/>
                  <w:szCs w:val="22"/>
                  <w:rPrChange w:id="397" w:author="Shah Ashay" w:date="2018-04-16T13:21:00Z">
                    <w:rPr>
                      <w:rFonts w:cs="Arial"/>
                      <w:color w:val="000000" w:themeColor="text1"/>
                      <w:sz w:val="20"/>
                      <w:szCs w:val="20"/>
                    </w:rPr>
                  </w:rPrChange>
                </w:rPr>
                <w:br/>
              </w:r>
            </w:ins>
          </w:p>
          <w:p w14:paraId="1AEC0360" w14:textId="209A2479" w:rsidR="0035045F" w:rsidRPr="006074B8" w:rsidRDefault="0035045F" w:rsidP="0035045F">
            <w:pPr>
              <w:pStyle w:val="TableText"/>
              <w:keepNext/>
              <w:keepLines/>
              <w:rPr>
                <w:ins w:id="398" w:author="Wirasak Chomphu [2]" w:date="2017-11-26T16:01:00Z"/>
                <w:rFonts w:cs="Arial"/>
                <w:b/>
                <w:i/>
                <w:szCs w:val="22"/>
                <w:rPrChange w:id="399" w:author="Shah Ashay" w:date="2018-04-16T13:21:00Z">
                  <w:rPr>
                    <w:ins w:id="400" w:author="Wirasak Chomphu [2]" w:date="2017-11-26T16:01:00Z"/>
                    <w:rFonts w:ascii="Century Gothic" w:hAnsi="Century Gothic"/>
                    <w:b/>
                    <w:i/>
                    <w:sz w:val="20"/>
                    <w:szCs w:val="20"/>
                  </w:rPr>
                </w:rPrChange>
              </w:rPr>
            </w:pPr>
            <w:ins w:id="401" w:author="Wirasak Chomphu [2]" w:date="2017-11-26T16:02:00Z">
              <w:r w:rsidRPr="006074B8">
                <w:rPr>
                  <w:rFonts w:cs="Arial"/>
                  <w:b/>
                  <w:i/>
                  <w:szCs w:val="22"/>
                  <w:rPrChange w:id="402" w:author="Shah Ashay" w:date="2018-04-16T13:21:00Z">
                    <w:rPr>
                      <w:rFonts w:ascii="Century Gothic" w:hAnsi="Century Gothic"/>
                      <w:b/>
                      <w:i/>
                      <w:sz w:val="20"/>
                      <w:szCs w:val="20"/>
                    </w:rPr>
                  </w:rPrChange>
                </w:rPr>
                <w:t xml:space="preserve">See in your sample data in </w:t>
              </w:r>
            </w:ins>
            <w:ins w:id="403" w:author="Wirasak Chomphu [2]" w:date="2017-11-26T16:03:00Z">
              <w:r w:rsidRPr="006074B8">
                <w:rPr>
                  <w:rFonts w:cs="Arial"/>
                  <w:b/>
                  <w:i/>
                  <w:szCs w:val="22"/>
                  <w:rPrChange w:id="404" w:author="Shah Ashay" w:date="2018-04-16T13:21:00Z">
                    <w:rPr>
                      <w:rFonts w:ascii="Century Gothic" w:hAnsi="Century Gothic"/>
                      <w:b/>
                      <w:i/>
                      <w:sz w:val="20"/>
                      <w:szCs w:val="20"/>
                    </w:rPr>
                  </w:rPrChange>
                </w:rPr>
                <w:br/>
              </w:r>
            </w:ins>
            <w:ins w:id="405" w:author="Wirasak Chomphu [2]" w:date="2017-11-26T16:01:00Z">
              <w:r w:rsidRPr="006074B8">
                <w:rPr>
                  <w:rFonts w:cs="Arial"/>
                  <w:b/>
                  <w:i/>
                  <w:szCs w:val="22"/>
                  <w:rPrChange w:id="406" w:author="Shah Ashay" w:date="2018-04-16T13:21:00Z">
                    <w:rPr>
                      <w:rFonts w:ascii="Century Gothic" w:hAnsi="Century Gothic"/>
                      <w:b/>
                      <w:i/>
                      <w:sz w:val="20"/>
                      <w:szCs w:val="20"/>
                    </w:rPr>
                  </w:rPrChange>
                </w:rPr>
                <w:t>Operation Hierarchy</w:t>
              </w:r>
            </w:ins>
          </w:p>
          <w:p w14:paraId="6B4A3F55" w14:textId="77777777" w:rsidR="0035045F" w:rsidRPr="006074B8" w:rsidRDefault="0035045F" w:rsidP="0035045F">
            <w:pPr>
              <w:pStyle w:val="NoSpacing"/>
              <w:numPr>
                <w:ilvl w:val="0"/>
                <w:numId w:val="3"/>
              </w:numPr>
              <w:tabs>
                <w:tab w:val="clear" w:pos="360"/>
                <w:tab w:val="num" w:pos="720"/>
              </w:tabs>
              <w:ind w:left="720"/>
              <w:rPr>
                <w:ins w:id="407" w:author="Wirasak Chomphu [2]" w:date="2017-11-26T16:01:00Z"/>
                <w:rFonts w:cs="Arial"/>
                <w:szCs w:val="22"/>
                <w:rPrChange w:id="408" w:author="Shah Ashay" w:date="2018-04-16T13:21:00Z">
                  <w:rPr>
                    <w:ins w:id="409" w:author="Wirasak Chomphu [2]" w:date="2017-11-26T16:01:00Z"/>
                    <w:rFonts w:cs="Arial"/>
                    <w:sz w:val="20"/>
                    <w:szCs w:val="20"/>
                  </w:rPr>
                </w:rPrChange>
              </w:rPr>
            </w:pPr>
            <w:ins w:id="410" w:author="Wirasak Chomphu [2]" w:date="2017-11-26T16:01:00Z">
              <w:r w:rsidRPr="006074B8">
                <w:rPr>
                  <w:rFonts w:cs="Arial"/>
                  <w:b/>
                  <w:szCs w:val="22"/>
                  <w:rPrChange w:id="411" w:author="Shah Ashay" w:date="2018-04-16T13:21:00Z">
                    <w:rPr>
                      <w:rFonts w:cs="Arial"/>
                      <w:b/>
                      <w:sz w:val="20"/>
                      <w:szCs w:val="20"/>
                    </w:rPr>
                  </w:rPrChange>
                </w:rPr>
                <w:t>Production Unit</w:t>
              </w:r>
            </w:ins>
          </w:p>
          <w:p w14:paraId="1A6C8855" w14:textId="77777777" w:rsidR="0035045F" w:rsidRPr="006074B8" w:rsidRDefault="0035045F" w:rsidP="0035045F">
            <w:pPr>
              <w:pStyle w:val="NoSpacing"/>
              <w:numPr>
                <w:ilvl w:val="0"/>
                <w:numId w:val="3"/>
              </w:numPr>
              <w:tabs>
                <w:tab w:val="clear" w:pos="360"/>
                <w:tab w:val="num" w:pos="720"/>
              </w:tabs>
              <w:ind w:left="720"/>
              <w:rPr>
                <w:ins w:id="412" w:author="Wirasak Chomphu [2]" w:date="2017-11-26T16:01:00Z"/>
                <w:rFonts w:cs="Arial"/>
                <w:szCs w:val="22"/>
                <w:rPrChange w:id="413" w:author="Shah Ashay" w:date="2018-04-16T13:21:00Z">
                  <w:rPr>
                    <w:ins w:id="414" w:author="Wirasak Chomphu [2]" w:date="2017-11-26T16:01:00Z"/>
                    <w:rFonts w:cs="Arial"/>
                    <w:sz w:val="20"/>
                    <w:szCs w:val="20"/>
                  </w:rPr>
                </w:rPrChange>
              </w:rPr>
            </w:pPr>
            <w:ins w:id="415" w:author="Wirasak Chomphu [2]" w:date="2017-11-26T16:01:00Z">
              <w:r w:rsidRPr="006074B8">
                <w:rPr>
                  <w:rFonts w:cs="Arial"/>
                  <w:b/>
                  <w:szCs w:val="22"/>
                  <w:rPrChange w:id="416" w:author="Shah Ashay" w:date="2018-04-16T13:21:00Z">
                    <w:rPr>
                      <w:rFonts w:cs="Arial"/>
                      <w:b/>
                      <w:sz w:val="20"/>
                      <w:szCs w:val="20"/>
                    </w:rPr>
                  </w:rPrChange>
                </w:rPr>
                <w:t xml:space="preserve">Production </w:t>
              </w:r>
              <w:proofErr w:type="gramStart"/>
              <w:r w:rsidRPr="006074B8">
                <w:rPr>
                  <w:rFonts w:cs="Arial"/>
                  <w:b/>
                  <w:szCs w:val="22"/>
                  <w:rPrChange w:id="417" w:author="Shah Ashay" w:date="2018-04-16T13:21:00Z">
                    <w:rPr>
                      <w:rFonts w:cs="Arial"/>
                      <w:b/>
                      <w:sz w:val="20"/>
                      <w:szCs w:val="20"/>
                    </w:rPr>
                  </w:rPrChange>
                </w:rPr>
                <w:t>Sub Unit</w:t>
              </w:r>
              <w:proofErr w:type="gramEnd"/>
            </w:ins>
          </w:p>
          <w:p w14:paraId="50B6E072" w14:textId="77777777" w:rsidR="0035045F" w:rsidRPr="006074B8" w:rsidRDefault="0035045F" w:rsidP="0035045F">
            <w:pPr>
              <w:pStyle w:val="NoSpacing"/>
              <w:numPr>
                <w:ilvl w:val="0"/>
                <w:numId w:val="3"/>
              </w:numPr>
              <w:tabs>
                <w:tab w:val="clear" w:pos="360"/>
                <w:tab w:val="num" w:pos="720"/>
              </w:tabs>
              <w:ind w:left="720"/>
              <w:rPr>
                <w:ins w:id="418" w:author="Wirasak Chomphu [2]" w:date="2017-11-26T16:01:00Z"/>
                <w:rFonts w:cs="Arial"/>
                <w:szCs w:val="22"/>
                <w:rPrChange w:id="419" w:author="Shah Ashay" w:date="2018-04-16T13:21:00Z">
                  <w:rPr>
                    <w:ins w:id="420" w:author="Wirasak Chomphu [2]" w:date="2017-11-26T16:01:00Z"/>
                    <w:rFonts w:cs="Arial"/>
                    <w:sz w:val="20"/>
                    <w:szCs w:val="20"/>
                  </w:rPr>
                </w:rPrChange>
              </w:rPr>
            </w:pPr>
            <w:ins w:id="421" w:author="Wirasak Chomphu [2]" w:date="2017-11-26T16:01:00Z">
              <w:r w:rsidRPr="006074B8">
                <w:rPr>
                  <w:rFonts w:cs="Arial"/>
                  <w:b/>
                  <w:szCs w:val="22"/>
                  <w:rPrChange w:id="422" w:author="Shah Ashay" w:date="2018-04-16T13:21:00Z">
                    <w:rPr>
                      <w:rFonts w:cs="Arial"/>
                      <w:b/>
                      <w:sz w:val="20"/>
                      <w:szCs w:val="20"/>
                    </w:rPr>
                  </w:rPrChange>
                </w:rPr>
                <w:t>Area</w:t>
              </w:r>
            </w:ins>
          </w:p>
          <w:p w14:paraId="12CD5EC4" w14:textId="77777777" w:rsidR="0035045F" w:rsidRPr="006074B8" w:rsidRDefault="0035045F" w:rsidP="0035045F">
            <w:pPr>
              <w:pStyle w:val="TableText"/>
              <w:keepNext/>
              <w:keepLines/>
              <w:numPr>
                <w:ilvl w:val="0"/>
                <w:numId w:val="3"/>
              </w:numPr>
              <w:tabs>
                <w:tab w:val="clear" w:pos="360"/>
                <w:tab w:val="num" w:pos="720"/>
              </w:tabs>
              <w:spacing w:after="0"/>
              <w:ind w:left="720"/>
              <w:rPr>
                <w:ins w:id="423" w:author="Wirasak Chomphu [2]" w:date="2017-11-26T16:01:00Z"/>
                <w:rFonts w:cs="Arial"/>
                <w:b/>
                <w:color w:val="000000" w:themeColor="text1"/>
                <w:szCs w:val="22"/>
                <w:rPrChange w:id="424" w:author="Shah Ashay" w:date="2018-04-16T13:21:00Z">
                  <w:rPr>
                    <w:ins w:id="425" w:author="Wirasak Chomphu [2]" w:date="2017-11-26T16:01:00Z"/>
                    <w:rFonts w:cs="Arial"/>
                    <w:b/>
                    <w:color w:val="000000" w:themeColor="text1"/>
                    <w:sz w:val="20"/>
                    <w:szCs w:val="20"/>
                  </w:rPr>
                </w:rPrChange>
              </w:rPr>
            </w:pPr>
            <w:ins w:id="426" w:author="Wirasak Chomphu [2]" w:date="2017-11-26T16:01:00Z">
              <w:r w:rsidRPr="006074B8">
                <w:rPr>
                  <w:rFonts w:cs="Arial"/>
                  <w:b/>
                  <w:szCs w:val="22"/>
                  <w:rPrChange w:id="427" w:author="Shah Ashay" w:date="2018-04-16T13:21:00Z">
                    <w:rPr>
                      <w:rFonts w:cs="Arial"/>
                      <w:b/>
                      <w:sz w:val="20"/>
                      <w:szCs w:val="20"/>
                    </w:rPr>
                  </w:rPrChange>
                </w:rPr>
                <w:t>Sub Area</w:t>
              </w:r>
            </w:ins>
          </w:p>
          <w:p w14:paraId="6BB94783" w14:textId="77777777" w:rsidR="0035045F" w:rsidRPr="006074B8" w:rsidRDefault="0035045F" w:rsidP="0035045F">
            <w:pPr>
              <w:pStyle w:val="TableText"/>
              <w:keepNext/>
              <w:keepLines/>
              <w:numPr>
                <w:ilvl w:val="0"/>
                <w:numId w:val="3"/>
              </w:numPr>
              <w:tabs>
                <w:tab w:val="clear" w:pos="360"/>
                <w:tab w:val="num" w:pos="720"/>
              </w:tabs>
              <w:spacing w:after="0"/>
              <w:ind w:left="720"/>
              <w:rPr>
                <w:ins w:id="428" w:author="Wirasak Chomphu [2]" w:date="2017-11-26T16:01:00Z"/>
                <w:rFonts w:cs="Arial"/>
                <w:b/>
                <w:color w:val="000000" w:themeColor="text1"/>
                <w:szCs w:val="22"/>
                <w:rPrChange w:id="429" w:author="Shah Ashay" w:date="2018-04-16T13:21:00Z">
                  <w:rPr>
                    <w:ins w:id="430" w:author="Wirasak Chomphu [2]" w:date="2017-11-26T16:01:00Z"/>
                    <w:rFonts w:cs="Arial"/>
                    <w:b/>
                    <w:color w:val="000000" w:themeColor="text1"/>
                    <w:sz w:val="20"/>
                    <w:szCs w:val="20"/>
                  </w:rPr>
                </w:rPrChange>
              </w:rPr>
            </w:pPr>
            <w:ins w:id="431" w:author="Wirasak Chomphu [2]" w:date="2017-11-26T16:01:00Z">
              <w:r w:rsidRPr="006074B8">
                <w:rPr>
                  <w:rFonts w:cs="Arial"/>
                  <w:b/>
                  <w:color w:val="000000" w:themeColor="text1"/>
                  <w:szCs w:val="22"/>
                  <w:rPrChange w:id="432" w:author="Shah Ashay" w:date="2018-04-16T13:21:00Z">
                    <w:rPr>
                      <w:rFonts w:cs="Arial"/>
                      <w:b/>
                      <w:color w:val="000000" w:themeColor="text1"/>
                      <w:sz w:val="20"/>
                      <w:szCs w:val="20"/>
                    </w:rPr>
                  </w:rPrChange>
                </w:rPr>
                <w:t>Facility Class 2</w:t>
              </w:r>
            </w:ins>
          </w:p>
          <w:p w14:paraId="3DF96347" w14:textId="77777777" w:rsidR="0035045F" w:rsidRPr="006074B8" w:rsidRDefault="0035045F" w:rsidP="0035045F">
            <w:pPr>
              <w:pStyle w:val="TableText"/>
              <w:keepNext/>
              <w:keepLines/>
              <w:numPr>
                <w:ilvl w:val="0"/>
                <w:numId w:val="3"/>
              </w:numPr>
              <w:tabs>
                <w:tab w:val="clear" w:pos="360"/>
                <w:tab w:val="num" w:pos="720"/>
              </w:tabs>
              <w:spacing w:after="0"/>
              <w:ind w:left="720"/>
              <w:rPr>
                <w:ins w:id="433" w:author="Wirasak Chomphu [2]" w:date="2017-11-26T16:01:00Z"/>
                <w:rFonts w:cs="Arial"/>
                <w:b/>
                <w:color w:val="000000" w:themeColor="text1"/>
                <w:szCs w:val="22"/>
                <w:rPrChange w:id="434" w:author="Shah Ashay" w:date="2018-04-16T13:21:00Z">
                  <w:rPr>
                    <w:ins w:id="435" w:author="Wirasak Chomphu [2]" w:date="2017-11-26T16:01:00Z"/>
                    <w:rFonts w:cs="Arial"/>
                    <w:b/>
                    <w:color w:val="000000" w:themeColor="text1"/>
                    <w:sz w:val="20"/>
                    <w:szCs w:val="20"/>
                  </w:rPr>
                </w:rPrChange>
              </w:rPr>
            </w:pPr>
            <w:ins w:id="436" w:author="Wirasak Chomphu [2]" w:date="2017-11-26T16:01:00Z">
              <w:r w:rsidRPr="006074B8">
                <w:rPr>
                  <w:rFonts w:cs="Arial"/>
                  <w:b/>
                  <w:color w:val="000000" w:themeColor="text1"/>
                  <w:szCs w:val="22"/>
                  <w:rPrChange w:id="437" w:author="Shah Ashay" w:date="2018-04-16T13:21:00Z">
                    <w:rPr>
                      <w:rFonts w:cs="Arial"/>
                      <w:b/>
                      <w:color w:val="000000" w:themeColor="text1"/>
                      <w:sz w:val="20"/>
                      <w:szCs w:val="20"/>
                    </w:rPr>
                  </w:rPrChange>
                </w:rPr>
                <w:t>Facility Class 1</w:t>
              </w:r>
            </w:ins>
          </w:p>
          <w:p w14:paraId="67DBBD03" w14:textId="73AC079E" w:rsidR="0035045F" w:rsidRPr="006074B8" w:rsidRDefault="0035045F" w:rsidP="00A0445B">
            <w:pPr>
              <w:pStyle w:val="TableText"/>
              <w:keepNext/>
              <w:keepLines/>
              <w:numPr>
                <w:ilvl w:val="0"/>
                <w:numId w:val="3"/>
              </w:numPr>
              <w:tabs>
                <w:tab w:val="clear" w:pos="360"/>
                <w:tab w:val="num" w:pos="720"/>
              </w:tabs>
              <w:spacing w:after="0"/>
              <w:ind w:left="720"/>
              <w:rPr>
                <w:ins w:id="438" w:author="Wirasak Chomphu [2]" w:date="2017-11-26T16:03:00Z"/>
                <w:rFonts w:cs="Arial"/>
                <w:b/>
                <w:bCs/>
                <w:color w:val="000000" w:themeColor="text1"/>
                <w:szCs w:val="22"/>
                <w:rPrChange w:id="439" w:author="Shah Ashay" w:date="2018-04-16T13:21:00Z">
                  <w:rPr>
                    <w:ins w:id="440" w:author="Wirasak Chomphu [2]" w:date="2017-11-26T16:03:00Z"/>
                    <w:rFonts w:cs="Arial"/>
                    <w:b/>
                    <w:bCs/>
                    <w:color w:val="000000" w:themeColor="text1"/>
                    <w:sz w:val="20"/>
                    <w:szCs w:val="20"/>
                  </w:rPr>
                </w:rPrChange>
              </w:rPr>
            </w:pPr>
            <w:ins w:id="441" w:author="Wirasak Chomphu [2]" w:date="2017-11-26T16:01:00Z">
              <w:r w:rsidRPr="006074B8">
                <w:rPr>
                  <w:rFonts w:cs="Arial"/>
                  <w:b/>
                  <w:bCs/>
                  <w:color w:val="000000" w:themeColor="text1"/>
                  <w:szCs w:val="22"/>
                  <w:rPrChange w:id="442" w:author="Shah Ashay" w:date="2018-04-16T13:21:00Z">
                    <w:rPr>
                      <w:rFonts w:cs="Arial"/>
                      <w:color w:val="000000" w:themeColor="text1"/>
                      <w:sz w:val="20"/>
                      <w:szCs w:val="20"/>
                    </w:rPr>
                  </w:rPrChange>
                </w:rPr>
                <w:t>Wel</w:t>
              </w:r>
            </w:ins>
            <w:ins w:id="443" w:author="Wirasak Chomphu [2]" w:date="2017-11-26T16:03:00Z">
              <w:r w:rsidRPr="006074B8">
                <w:rPr>
                  <w:rFonts w:cs="Arial"/>
                  <w:b/>
                  <w:bCs/>
                  <w:color w:val="000000" w:themeColor="text1"/>
                  <w:szCs w:val="22"/>
                  <w:rPrChange w:id="444" w:author="Shah Ashay" w:date="2018-04-16T13:21:00Z">
                    <w:rPr>
                      <w:rFonts w:cs="Arial"/>
                      <w:b/>
                      <w:bCs/>
                      <w:color w:val="000000" w:themeColor="text1"/>
                      <w:sz w:val="20"/>
                      <w:szCs w:val="20"/>
                    </w:rPr>
                  </w:rPrChange>
                </w:rPr>
                <w:t>l</w:t>
              </w:r>
            </w:ins>
            <w:ins w:id="445" w:author="Wirasak Chomphu [2]" w:date="2017-11-26T16:04:00Z">
              <w:r w:rsidRPr="006074B8">
                <w:rPr>
                  <w:rFonts w:cs="Arial"/>
                  <w:b/>
                  <w:bCs/>
                  <w:color w:val="000000" w:themeColor="text1"/>
                  <w:szCs w:val="22"/>
                  <w:rPrChange w:id="446" w:author="Shah Ashay" w:date="2018-04-16T13:21:00Z">
                    <w:rPr>
                      <w:rFonts w:cs="Arial"/>
                      <w:b/>
                      <w:bCs/>
                      <w:color w:val="000000" w:themeColor="text1"/>
                      <w:sz w:val="20"/>
                      <w:szCs w:val="20"/>
                    </w:rPr>
                  </w:rPrChange>
                </w:rPr>
                <w:t>(optional)</w:t>
              </w:r>
            </w:ins>
          </w:p>
          <w:p w14:paraId="203BE632" w14:textId="266F47EC" w:rsidR="0035045F" w:rsidRPr="006074B8" w:rsidRDefault="0035045F" w:rsidP="0035045F">
            <w:pPr>
              <w:textAlignment w:val="center"/>
              <w:rPr>
                <w:ins w:id="447" w:author="Wirasak Chomphu [2]" w:date="2017-11-26T16:04:00Z"/>
                <w:rFonts w:cs="Arial"/>
                <w:color w:val="000000" w:themeColor="text1"/>
                <w:szCs w:val="22"/>
                <w:rPrChange w:id="448" w:author="Shah Ashay" w:date="2018-04-16T13:21:00Z">
                  <w:rPr>
                    <w:ins w:id="449" w:author="Wirasak Chomphu [2]" w:date="2017-11-26T16:04:00Z"/>
                    <w:rFonts w:cs="Arial"/>
                    <w:color w:val="000000" w:themeColor="text1"/>
                    <w:sz w:val="20"/>
                    <w:szCs w:val="20"/>
                  </w:rPr>
                </w:rPrChange>
              </w:rPr>
            </w:pPr>
            <w:ins w:id="450" w:author="Wirasak Chomphu [2]" w:date="2017-11-26T16:04:00Z">
              <w:r w:rsidRPr="006074B8">
                <w:rPr>
                  <w:rFonts w:cs="Arial"/>
                  <w:b/>
                  <w:color w:val="000000" w:themeColor="text1"/>
                  <w:szCs w:val="22"/>
                  <w:rPrChange w:id="451" w:author="Shah Ashay" w:date="2018-04-16T13:21:00Z">
                    <w:rPr>
                      <w:rFonts w:cs="Arial"/>
                      <w:b/>
                      <w:color w:val="000000" w:themeColor="text1"/>
                      <w:sz w:val="20"/>
                      <w:szCs w:val="20"/>
                    </w:rPr>
                  </w:rPrChange>
                </w:rPr>
                <w:br/>
                <w:t>Enter any well of your assets that you want to test.</w:t>
              </w:r>
              <w:r w:rsidRPr="006074B8">
                <w:rPr>
                  <w:rFonts w:cs="Arial"/>
                  <w:b/>
                  <w:color w:val="000000" w:themeColor="text1"/>
                  <w:szCs w:val="22"/>
                  <w:rPrChange w:id="452" w:author="Shah Ashay" w:date="2018-04-16T13:21:00Z">
                    <w:rPr>
                      <w:rFonts w:cs="Arial"/>
                      <w:b/>
                      <w:color w:val="000000" w:themeColor="text1"/>
                      <w:sz w:val="20"/>
                      <w:szCs w:val="20"/>
                    </w:rPr>
                  </w:rPrChange>
                </w:rPr>
                <w:br/>
              </w:r>
              <w:r w:rsidRPr="006074B8">
                <w:rPr>
                  <w:rFonts w:cs="Arial"/>
                  <w:b/>
                  <w:color w:val="000000" w:themeColor="text1"/>
                  <w:szCs w:val="22"/>
                  <w:rPrChange w:id="453" w:author="Shah Ashay" w:date="2018-04-16T13:21:00Z">
                    <w:rPr>
                      <w:rFonts w:cs="Arial"/>
                      <w:b/>
                      <w:color w:val="000000" w:themeColor="text1"/>
                      <w:sz w:val="20"/>
                      <w:szCs w:val="20"/>
                    </w:rPr>
                  </w:rPrChange>
                </w:rPr>
                <w:br/>
                <w:t xml:space="preserve">Well Name, Well Status </w:t>
              </w:r>
              <w:r w:rsidRPr="006074B8">
                <w:rPr>
                  <w:rFonts w:cs="Arial"/>
                  <w:color w:val="000000" w:themeColor="text1"/>
                  <w:szCs w:val="22"/>
                  <w:rPrChange w:id="454" w:author="Shah Ashay" w:date="2018-04-16T13:21:00Z">
                    <w:rPr>
                      <w:rFonts w:cs="Arial"/>
                      <w:color w:val="000000" w:themeColor="text1"/>
                      <w:sz w:val="20"/>
                      <w:szCs w:val="20"/>
                    </w:rPr>
                  </w:rPrChange>
                </w:rPr>
                <w:t xml:space="preserve">are mandatory </w:t>
              </w:r>
              <w:del w:id="455" w:author="Batra Yogesh (EXT)" w:date="2018-04-04T16:56:00Z">
                <w:r w:rsidRPr="006074B8" w:rsidDel="00652971">
                  <w:rPr>
                    <w:rFonts w:cs="Arial"/>
                    <w:color w:val="000000" w:themeColor="text1"/>
                    <w:szCs w:val="22"/>
                    <w:rPrChange w:id="456" w:author="Shah Ashay" w:date="2018-04-16T13:21:00Z">
                      <w:rPr>
                        <w:rFonts w:cs="Arial"/>
                        <w:color w:val="000000" w:themeColor="text1"/>
                        <w:sz w:val="20"/>
                        <w:szCs w:val="20"/>
                      </w:rPr>
                    </w:rPrChange>
                  </w:rPr>
                  <w:delText>fieds</w:delText>
                </w:r>
              </w:del>
            </w:ins>
            <w:ins w:id="457" w:author="Batra Yogesh (EXT)" w:date="2018-04-04T16:56:00Z">
              <w:r w:rsidR="00652971" w:rsidRPr="006074B8">
                <w:rPr>
                  <w:rFonts w:cs="Arial"/>
                  <w:color w:val="000000" w:themeColor="text1"/>
                  <w:szCs w:val="22"/>
                  <w:rPrChange w:id="458" w:author="Shah Ashay" w:date="2018-04-16T13:21:00Z">
                    <w:rPr>
                      <w:rFonts w:cs="Arial"/>
                      <w:color w:val="000000" w:themeColor="text1"/>
                      <w:sz w:val="20"/>
                      <w:szCs w:val="20"/>
                    </w:rPr>
                  </w:rPrChange>
                </w:rPr>
                <w:t>fields</w:t>
              </w:r>
            </w:ins>
            <w:ins w:id="459" w:author="Wirasak Chomphu [2]" w:date="2017-11-26T16:04:00Z">
              <w:r w:rsidRPr="006074B8">
                <w:rPr>
                  <w:rFonts w:cs="Arial"/>
                  <w:color w:val="000000" w:themeColor="text1"/>
                  <w:szCs w:val="22"/>
                  <w:rPrChange w:id="460" w:author="Shah Ashay" w:date="2018-04-16T13:21:00Z">
                    <w:rPr>
                      <w:rFonts w:cs="Arial"/>
                      <w:color w:val="000000" w:themeColor="text1"/>
                      <w:sz w:val="20"/>
                      <w:szCs w:val="20"/>
                    </w:rPr>
                  </w:rPrChange>
                </w:rPr>
                <w:t>.</w:t>
              </w:r>
            </w:ins>
          </w:p>
          <w:p w14:paraId="1BF070EC" w14:textId="55C4D5B9" w:rsidR="0035045F" w:rsidRPr="006074B8" w:rsidRDefault="0035045F" w:rsidP="0035045F">
            <w:pPr>
              <w:textAlignment w:val="center"/>
              <w:rPr>
                <w:ins w:id="461" w:author="Wirasak Chomphu [2]" w:date="2017-11-26T16:03:00Z"/>
                <w:rFonts w:cs="Arial"/>
                <w:color w:val="000000" w:themeColor="text1"/>
                <w:szCs w:val="22"/>
                <w:rPrChange w:id="462" w:author="Shah Ashay" w:date="2018-04-16T13:21:00Z">
                  <w:rPr>
                    <w:ins w:id="463" w:author="Wirasak Chomphu [2]" w:date="2017-11-26T16:03:00Z"/>
                    <w:rFonts w:cs="Arial"/>
                    <w:color w:val="000000" w:themeColor="text1"/>
                    <w:sz w:val="20"/>
                    <w:szCs w:val="20"/>
                  </w:rPr>
                </w:rPrChange>
              </w:rPr>
            </w:pPr>
            <w:ins w:id="464" w:author="Wirasak Chomphu [2]" w:date="2017-11-26T16:04:00Z">
              <w:r w:rsidRPr="006074B8">
                <w:rPr>
                  <w:rFonts w:cs="Arial"/>
                  <w:b/>
                  <w:color w:val="000000" w:themeColor="text1"/>
                  <w:szCs w:val="22"/>
                  <w:rPrChange w:id="465" w:author="Shah Ashay" w:date="2018-04-16T13:21:00Z">
                    <w:rPr>
                      <w:rFonts w:cs="Arial"/>
                      <w:b/>
                      <w:color w:val="000000" w:themeColor="text1"/>
                      <w:sz w:val="20"/>
                      <w:szCs w:val="20"/>
                    </w:rPr>
                  </w:rPrChange>
                </w:rPr>
                <w:br/>
              </w:r>
            </w:ins>
            <w:ins w:id="466" w:author="Wirasak Chomphu [2]" w:date="2017-11-26T16:03:00Z">
              <w:r w:rsidRPr="006074B8">
                <w:rPr>
                  <w:rFonts w:cs="Arial"/>
                  <w:b/>
                  <w:color w:val="000000" w:themeColor="text1"/>
                  <w:szCs w:val="22"/>
                  <w:rPrChange w:id="467" w:author="Shah Ashay" w:date="2018-04-16T13:21:00Z">
                    <w:rPr>
                      <w:rFonts w:cs="Arial"/>
                      <w:b/>
                      <w:color w:val="000000" w:themeColor="text1"/>
                      <w:sz w:val="20"/>
                      <w:szCs w:val="20"/>
                    </w:rPr>
                  </w:rPrChange>
                </w:rPr>
                <w:t>Comments</w:t>
              </w:r>
              <w:r w:rsidRPr="006074B8">
                <w:rPr>
                  <w:rFonts w:cs="Arial"/>
                  <w:color w:val="000000" w:themeColor="text1"/>
                  <w:szCs w:val="22"/>
                  <w:rPrChange w:id="468" w:author="Shah Ashay" w:date="2018-04-16T13:21:00Z">
                    <w:rPr>
                      <w:rFonts w:cs="Arial"/>
                      <w:color w:val="000000" w:themeColor="text1"/>
                      <w:sz w:val="20"/>
                      <w:szCs w:val="20"/>
                    </w:rPr>
                  </w:rPrChange>
                </w:rPr>
                <w:t xml:space="preserve"> field is an optional field</w:t>
              </w:r>
              <w:commentRangeStart w:id="469"/>
              <w:commentRangeEnd w:id="469"/>
              <w:r w:rsidRPr="006074B8">
                <w:rPr>
                  <w:rStyle w:val="CommentReference"/>
                  <w:rFonts w:cs="Arial"/>
                  <w:sz w:val="22"/>
                  <w:szCs w:val="22"/>
                  <w:rPrChange w:id="470" w:author="Shah Ashay" w:date="2018-04-16T13:21:00Z">
                    <w:rPr>
                      <w:rStyle w:val="CommentReference"/>
                      <w:rFonts w:cs="Arial"/>
                    </w:rPr>
                  </w:rPrChange>
                </w:rPr>
                <w:commentReference w:id="469"/>
              </w:r>
            </w:ins>
            <w:ins w:id="471" w:author="Wirasak Chomphu [2]" w:date="2017-11-26T16:04:00Z">
              <w:r w:rsidRPr="006074B8">
                <w:rPr>
                  <w:rFonts w:cs="Arial"/>
                  <w:color w:val="000000" w:themeColor="text1"/>
                  <w:szCs w:val="22"/>
                  <w:rPrChange w:id="472" w:author="Shah Ashay" w:date="2018-04-16T13:21:00Z">
                    <w:rPr>
                      <w:rFonts w:cs="Arial"/>
                      <w:color w:val="000000" w:themeColor="text1"/>
                      <w:sz w:val="20"/>
                      <w:szCs w:val="20"/>
                    </w:rPr>
                  </w:rPrChange>
                </w:rPr>
                <w:t>.</w:t>
              </w:r>
            </w:ins>
          </w:p>
          <w:p w14:paraId="3079A68D" w14:textId="4765F095" w:rsidR="0035045F" w:rsidRDefault="0035045F">
            <w:pPr>
              <w:pStyle w:val="TableText"/>
              <w:keepNext/>
              <w:keepLines/>
              <w:spacing w:after="0"/>
              <w:rPr>
                <w:ins w:id="473" w:author="Wirasak Chomphu" w:date="2020-07-08T09:00:00Z"/>
                <w:rFonts w:cs="Arial"/>
                <w:color w:val="000000" w:themeColor="text1"/>
                <w:szCs w:val="22"/>
              </w:rPr>
            </w:pPr>
          </w:p>
          <w:p w14:paraId="2CCB69BC" w14:textId="4BB136AE" w:rsidR="00D26C36" w:rsidRDefault="00D26C36">
            <w:pPr>
              <w:pStyle w:val="TableText"/>
              <w:keepNext/>
              <w:keepLines/>
              <w:spacing w:after="0"/>
              <w:rPr>
                <w:ins w:id="474" w:author="Wirasak Chomphu" w:date="2020-07-08T09:01:00Z"/>
                <w:rFonts w:cs="Arial"/>
                <w:b/>
                <w:bCs/>
                <w:color w:val="000000" w:themeColor="text1"/>
                <w:szCs w:val="22"/>
              </w:rPr>
            </w:pPr>
            <w:ins w:id="475" w:author="Wirasak Chomphu" w:date="2020-07-08T09:01:00Z">
              <w:r w:rsidRPr="00D26C36">
                <w:rPr>
                  <w:rFonts w:cs="Arial"/>
                  <w:b/>
                  <w:bCs/>
                  <w:color w:val="000000" w:themeColor="text1"/>
                  <w:szCs w:val="22"/>
                  <w:rPrChange w:id="476" w:author="Wirasak Chomphu" w:date="2020-07-08T09:01:00Z">
                    <w:rPr>
                      <w:rFonts w:cs="Arial"/>
                      <w:color w:val="000000" w:themeColor="text1"/>
                      <w:szCs w:val="22"/>
                    </w:rPr>
                  </w:rPrChange>
                </w:rPr>
                <w:t>Future Utility?</w:t>
              </w:r>
              <w:r w:rsidR="00D16591">
                <w:rPr>
                  <w:rFonts w:cs="Arial"/>
                  <w:b/>
                  <w:bCs/>
                  <w:color w:val="000000" w:themeColor="text1"/>
                  <w:szCs w:val="22"/>
                </w:rPr>
                <w:t xml:space="preserve"> </w:t>
              </w:r>
              <w:r w:rsidR="00D16591" w:rsidRPr="00D16591">
                <w:rPr>
                  <w:rFonts w:cs="Arial"/>
                  <w:color w:val="000000" w:themeColor="text1"/>
                  <w:szCs w:val="22"/>
                  <w:rPrChange w:id="477" w:author="Wirasak Chomphu" w:date="2020-07-08T09:02:00Z">
                    <w:rPr>
                      <w:rFonts w:cs="Arial"/>
                      <w:b/>
                      <w:bCs/>
                      <w:color w:val="000000" w:themeColor="text1"/>
                      <w:szCs w:val="22"/>
                    </w:rPr>
                  </w:rPrChange>
                </w:rPr>
                <w:t>When status is Shut-in, then the dropdown list will populate {Future</w:t>
              </w:r>
            </w:ins>
            <w:ins w:id="478" w:author="Wirasak Chomphu" w:date="2020-07-08T09:02:00Z">
              <w:r w:rsidR="00D16591" w:rsidRPr="00D16591">
                <w:rPr>
                  <w:rFonts w:cs="Arial"/>
                  <w:color w:val="000000" w:themeColor="text1"/>
                  <w:szCs w:val="22"/>
                  <w:rPrChange w:id="479" w:author="Wirasak Chomphu" w:date="2020-07-08T09:02:00Z">
                    <w:rPr>
                      <w:rFonts w:cs="Arial"/>
                      <w:b/>
                      <w:bCs/>
                      <w:color w:val="000000" w:themeColor="text1"/>
                      <w:szCs w:val="22"/>
                    </w:rPr>
                  </w:rPrChange>
                </w:rPr>
                <w:t xml:space="preserve"> Utility, No Future Utility, *TBD-Future Utility</w:t>
              </w:r>
            </w:ins>
            <w:ins w:id="480" w:author="Wirasak Chomphu" w:date="2020-07-08T09:01:00Z">
              <w:r w:rsidR="00D16591" w:rsidRPr="00D16591">
                <w:rPr>
                  <w:rFonts w:cs="Arial"/>
                  <w:color w:val="000000" w:themeColor="text1"/>
                  <w:szCs w:val="22"/>
                  <w:rPrChange w:id="481" w:author="Wirasak Chomphu" w:date="2020-07-08T09:02:00Z">
                    <w:rPr>
                      <w:rFonts w:cs="Arial"/>
                      <w:b/>
                      <w:bCs/>
                      <w:color w:val="000000" w:themeColor="text1"/>
                      <w:szCs w:val="22"/>
                    </w:rPr>
                  </w:rPrChange>
                </w:rPr>
                <w:t>}</w:t>
              </w:r>
            </w:ins>
          </w:p>
          <w:p w14:paraId="2CB7003C" w14:textId="77777777" w:rsidR="00D26C36" w:rsidRPr="00D26C36" w:rsidRDefault="00D26C36">
            <w:pPr>
              <w:pStyle w:val="TableText"/>
              <w:keepNext/>
              <w:keepLines/>
              <w:spacing w:after="0"/>
              <w:rPr>
                <w:ins w:id="482" w:author="Wirasak Chomphu [2]" w:date="2017-11-26T16:01:00Z"/>
                <w:rFonts w:cs="Arial"/>
                <w:b/>
                <w:bCs/>
                <w:color w:val="000000" w:themeColor="text1"/>
                <w:szCs w:val="22"/>
                <w:rPrChange w:id="483" w:author="Wirasak Chomphu" w:date="2020-07-08T09:01:00Z">
                  <w:rPr>
                    <w:ins w:id="484" w:author="Wirasak Chomphu [2]" w:date="2017-11-26T16:01:00Z"/>
                    <w:rFonts w:cs="Arial"/>
                    <w:color w:val="000000" w:themeColor="text1"/>
                    <w:sz w:val="20"/>
                    <w:szCs w:val="20"/>
                  </w:rPr>
                </w:rPrChange>
              </w:rPr>
              <w:pPrChange w:id="485" w:author="Wirasak Chomphu [2]" w:date="2017-11-26T16:02:00Z">
                <w:pPr>
                  <w:pStyle w:val="TableText"/>
                  <w:keepNext/>
                  <w:keepLines/>
                  <w:numPr>
                    <w:numId w:val="3"/>
                  </w:numPr>
                  <w:tabs>
                    <w:tab w:val="num" w:pos="360"/>
                    <w:tab w:val="num" w:pos="720"/>
                  </w:tabs>
                  <w:spacing w:after="0"/>
                  <w:ind w:left="720" w:hanging="360"/>
                </w:pPr>
              </w:pPrChange>
            </w:pPr>
          </w:p>
          <w:p w14:paraId="578A035D" w14:textId="357CA738" w:rsidR="0035045F" w:rsidRPr="006074B8" w:rsidDel="0035045F" w:rsidRDefault="0035045F" w:rsidP="00A0445B">
            <w:pPr>
              <w:pStyle w:val="TableText"/>
              <w:keepNext/>
              <w:keepLines/>
              <w:rPr>
                <w:del w:id="486" w:author="Wirasak Chomphu [2]" w:date="2017-11-26T16:01:00Z"/>
                <w:rFonts w:cs="Arial"/>
                <w:color w:val="000000" w:themeColor="text1"/>
                <w:szCs w:val="22"/>
                <w:rPrChange w:id="487" w:author="Shah Ashay" w:date="2018-04-16T13:21:00Z">
                  <w:rPr>
                    <w:del w:id="488" w:author="Wirasak Chomphu [2]" w:date="2017-11-26T16:01:00Z"/>
                    <w:rFonts w:cs="Arial"/>
                    <w:color w:val="000000" w:themeColor="text1"/>
                    <w:sz w:val="20"/>
                    <w:szCs w:val="20"/>
                  </w:rPr>
                </w:rPrChange>
              </w:rPr>
            </w:pPr>
          </w:p>
          <w:p w14:paraId="122B977B" w14:textId="299EC23F" w:rsidR="00485022" w:rsidRPr="006074B8" w:rsidRDefault="00485022" w:rsidP="00485022">
            <w:pPr>
              <w:pStyle w:val="TableText"/>
              <w:keepNext/>
              <w:keepLines/>
              <w:rPr>
                <w:rFonts w:cs="Arial"/>
                <w:color w:val="000000" w:themeColor="text1"/>
                <w:szCs w:val="22"/>
                <w:rPrChange w:id="489" w:author="Shah Ashay" w:date="2018-04-16T13:21:00Z">
                  <w:rPr>
                    <w:rFonts w:cs="Arial"/>
                    <w:color w:val="000000" w:themeColor="text1"/>
                    <w:sz w:val="20"/>
                    <w:szCs w:val="20"/>
                  </w:rPr>
                </w:rPrChange>
              </w:rPr>
            </w:pPr>
            <w:r w:rsidRPr="006074B8">
              <w:rPr>
                <w:rFonts w:cs="Arial"/>
                <w:color w:val="000000" w:themeColor="text1"/>
                <w:szCs w:val="22"/>
                <w:rPrChange w:id="490" w:author="Shah Ashay" w:date="2018-04-16T13:21:00Z">
                  <w:rPr>
                    <w:rFonts w:cs="Arial"/>
                    <w:color w:val="000000" w:themeColor="text1"/>
                    <w:sz w:val="20"/>
                    <w:szCs w:val="20"/>
                  </w:rPr>
                </w:rPrChange>
              </w:rPr>
              <w:t>Click the Save icon</w:t>
            </w:r>
            <w:ins w:id="491" w:author="Wirasak Chomphu [2]" w:date="2017-11-26T16:02:00Z">
              <w:r w:rsidR="0035045F" w:rsidRPr="006074B8">
                <w:rPr>
                  <w:rFonts w:cs="Arial"/>
                  <w:color w:val="000000" w:themeColor="text1"/>
                  <w:szCs w:val="22"/>
                  <w:rPrChange w:id="492" w:author="Shah Ashay" w:date="2018-04-16T13:21:00Z">
                    <w:rPr>
                      <w:rFonts w:cs="Arial"/>
                      <w:color w:val="000000" w:themeColor="text1"/>
                      <w:sz w:val="20"/>
                      <w:szCs w:val="20"/>
                    </w:rPr>
                  </w:rPrChange>
                </w:rPr>
                <w:br/>
              </w:r>
            </w:ins>
          </w:p>
          <w:p w14:paraId="2D5EFAC3" w14:textId="77777777" w:rsidR="00485022" w:rsidRPr="006074B8" w:rsidRDefault="00485022" w:rsidP="00485022">
            <w:pPr>
              <w:rPr>
                <w:rFonts w:cs="Arial"/>
                <w:color w:val="000000" w:themeColor="text1"/>
                <w:szCs w:val="22"/>
                <w:rPrChange w:id="493" w:author="Shah Ashay" w:date="2018-04-16T13:21:00Z">
                  <w:rPr>
                    <w:rFonts w:cs="Arial"/>
                    <w:color w:val="000000" w:themeColor="text1"/>
                    <w:sz w:val="20"/>
                    <w:szCs w:val="20"/>
                  </w:rPr>
                </w:rPrChange>
              </w:rPr>
            </w:pPr>
            <w:r w:rsidRPr="006074B8">
              <w:rPr>
                <w:rFonts w:cs="Arial"/>
                <w:color w:val="000000" w:themeColor="text1"/>
                <w:szCs w:val="22"/>
                <w:rPrChange w:id="494" w:author="Shah Ashay" w:date="2018-04-16T13:21:00Z">
                  <w:rPr>
                    <w:rFonts w:cs="Arial"/>
                    <w:color w:val="000000" w:themeColor="text1"/>
                    <w:sz w:val="20"/>
                    <w:szCs w:val="20"/>
                  </w:rPr>
                </w:rPrChange>
              </w:rPr>
              <w:t>Verify that data is saved and displayed correctly</w:t>
            </w:r>
          </w:p>
          <w:p w14:paraId="3E4CC4FE" w14:textId="77777777" w:rsidR="00485022" w:rsidRPr="006074B8" w:rsidRDefault="00485022" w:rsidP="00485022">
            <w:pPr>
              <w:pStyle w:val="TableText"/>
              <w:keepNext/>
              <w:keepLines/>
              <w:rPr>
                <w:rFonts w:cs="Arial"/>
                <w:color w:val="000000" w:themeColor="text1"/>
                <w:szCs w:val="22"/>
                <w:rPrChange w:id="495" w:author="Shah Ashay" w:date="2018-04-16T13:21:00Z">
                  <w:rPr>
                    <w:rFonts w:cs="Arial"/>
                    <w:color w:val="000000" w:themeColor="text1"/>
                    <w:sz w:val="20"/>
                    <w:szCs w:val="20"/>
                  </w:rPr>
                </w:rPrChange>
              </w:rPr>
            </w:pPr>
          </w:p>
        </w:tc>
        <w:tc>
          <w:tcPr>
            <w:tcW w:w="1154" w:type="pct"/>
            <w:tcPrChange w:id="496" w:author="Batra Yogesh (EXT)" w:date="2018-04-13T12:12:00Z">
              <w:tcPr>
                <w:tcW w:w="2160" w:type="dxa"/>
              </w:tcPr>
            </w:tcPrChange>
          </w:tcPr>
          <w:p w14:paraId="50424DE6" w14:textId="08A5DD18" w:rsidR="00485022" w:rsidRPr="006074B8" w:rsidRDefault="00485022" w:rsidP="00485022">
            <w:pPr>
              <w:rPr>
                <w:ins w:id="497" w:author="Wirasak Chomphu [2]" w:date="2017-11-26T16:05:00Z"/>
                <w:rFonts w:cs="Arial"/>
                <w:color w:val="000000" w:themeColor="text1"/>
                <w:szCs w:val="22"/>
                <w:rPrChange w:id="498" w:author="Shah Ashay" w:date="2018-04-16T13:21:00Z">
                  <w:rPr>
                    <w:ins w:id="499" w:author="Wirasak Chomphu [2]" w:date="2017-11-26T16:05:00Z"/>
                    <w:rFonts w:cs="Arial"/>
                    <w:color w:val="000000" w:themeColor="text1"/>
                    <w:sz w:val="20"/>
                    <w:szCs w:val="20"/>
                  </w:rPr>
                </w:rPrChange>
              </w:rPr>
            </w:pPr>
            <w:r w:rsidRPr="006074B8">
              <w:rPr>
                <w:rFonts w:cs="Arial"/>
                <w:color w:val="000000" w:themeColor="text1"/>
                <w:szCs w:val="22"/>
                <w:rPrChange w:id="500" w:author="Shah Ashay" w:date="2018-04-16T13:21:00Z">
                  <w:rPr>
                    <w:rFonts w:cs="Arial"/>
                    <w:color w:val="000000" w:themeColor="text1"/>
                    <w:sz w:val="20"/>
                    <w:szCs w:val="20"/>
                  </w:rPr>
                </w:rPrChange>
              </w:rPr>
              <w:t>Data was saved and displayed as expected</w:t>
            </w:r>
          </w:p>
          <w:p w14:paraId="5E1F8695" w14:textId="77777777" w:rsidR="001C51F5" w:rsidRPr="006074B8" w:rsidRDefault="001C51F5" w:rsidP="00485022">
            <w:pPr>
              <w:rPr>
                <w:rFonts w:cs="Arial"/>
                <w:color w:val="000000" w:themeColor="text1"/>
                <w:szCs w:val="22"/>
                <w:rPrChange w:id="501" w:author="Shah Ashay" w:date="2018-04-16T13:21:00Z">
                  <w:rPr>
                    <w:rFonts w:cs="Arial"/>
                    <w:color w:val="000000" w:themeColor="text1"/>
                    <w:sz w:val="20"/>
                    <w:szCs w:val="20"/>
                  </w:rPr>
                </w:rPrChange>
              </w:rPr>
            </w:pPr>
          </w:p>
          <w:p w14:paraId="152D4B78" w14:textId="77777777" w:rsidR="001C51F5" w:rsidRPr="006074B8" w:rsidRDefault="001C51F5" w:rsidP="001C51F5">
            <w:pPr>
              <w:textAlignment w:val="center"/>
              <w:rPr>
                <w:ins w:id="502" w:author="Wirasak Chomphu [2]" w:date="2017-11-26T16:05:00Z"/>
                <w:rFonts w:cs="Arial"/>
                <w:color w:val="000000" w:themeColor="text1"/>
                <w:szCs w:val="22"/>
                <w:rPrChange w:id="503" w:author="Shah Ashay" w:date="2018-04-16T13:21:00Z">
                  <w:rPr>
                    <w:ins w:id="504" w:author="Wirasak Chomphu [2]" w:date="2017-11-26T16:05:00Z"/>
                    <w:rFonts w:cs="Arial"/>
                    <w:color w:val="000000" w:themeColor="text1"/>
                    <w:sz w:val="20"/>
                    <w:szCs w:val="20"/>
                  </w:rPr>
                </w:rPrChange>
              </w:rPr>
            </w:pPr>
            <w:commentRangeStart w:id="505"/>
            <w:ins w:id="506" w:author="Wirasak Chomphu [2]" w:date="2017-11-26T16:05:00Z">
              <w:r w:rsidRPr="006074B8">
                <w:rPr>
                  <w:rFonts w:cs="Arial"/>
                  <w:color w:val="000000" w:themeColor="text1"/>
                  <w:szCs w:val="22"/>
                  <w:rPrChange w:id="507" w:author="Shah Ashay" w:date="2018-04-16T13:21:00Z">
                    <w:rPr>
                      <w:rFonts w:cs="Arial"/>
                      <w:color w:val="000000" w:themeColor="text1"/>
                      <w:sz w:val="20"/>
                      <w:szCs w:val="20"/>
                    </w:rPr>
                  </w:rPrChange>
                </w:rPr>
                <w:t>Active Well Status will change to:</w:t>
              </w:r>
              <w:r w:rsidRPr="006074B8">
                <w:rPr>
                  <w:rFonts w:cs="Arial"/>
                  <w:color w:val="000000" w:themeColor="text1"/>
                  <w:szCs w:val="22"/>
                  <w:rPrChange w:id="508" w:author="Shah Ashay" w:date="2018-04-16T13:21:00Z">
                    <w:rPr>
                      <w:rFonts w:cs="Arial"/>
                      <w:color w:val="000000" w:themeColor="text1"/>
                      <w:sz w:val="20"/>
                      <w:szCs w:val="20"/>
                    </w:rPr>
                  </w:rPrChange>
                </w:rPr>
                <w:br/>
              </w:r>
            </w:ins>
          </w:p>
          <w:p w14:paraId="05B4F8F0" w14:textId="77777777" w:rsidR="001C51F5" w:rsidRPr="006074B8" w:rsidRDefault="001C51F5" w:rsidP="001C51F5">
            <w:pPr>
              <w:pStyle w:val="ListParagraph"/>
              <w:numPr>
                <w:ilvl w:val="0"/>
                <w:numId w:val="20"/>
              </w:numPr>
              <w:textAlignment w:val="center"/>
              <w:rPr>
                <w:ins w:id="509" w:author="Wirasak Chomphu [2]" w:date="2017-11-26T16:05:00Z"/>
                <w:rFonts w:cs="Arial"/>
                <w:color w:val="000000" w:themeColor="text1"/>
                <w:szCs w:val="22"/>
                <w:rPrChange w:id="510" w:author="Shah Ashay" w:date="2018-04-16T13:21:00Z">
                  <w:rPr>
                    <w:ins w:id="511" w:author="Wirasak Chomphu [2]" w:date="2017-11-26T16:05:00Z"/>
                    <w:rFonts w:cs="Arial"/>
                    <w:color w:val="000000" w:themeColor="text1"/>
                    <w:sz w:val="20"/>
                    <w:szCs w:val="20"/>
                  </w:rPr>
                </w:rPrChange>
              </w:rPr>
            </w:pPr>
            <w:ins w:id="512" w:author="Wirasak Chomphu [2]" w:date="2017-11-26T16:05:00Z">
              <w:r w:rsidRPr="006074B8">
                <w:rPr>
                  <w:rFonts w:cs="Arial"/>
                  <w:color w:val="000000" w:themeColor="text1"/>
                  <w:szCs w:val="22"/>
                  <w:rPrChange w:id="513" w:author="Shah Ashay" w:date="2018-04-16T13:21:00Z">
                    <w:rPr>
                      <w:rFonts w:cs="Arial"/>
                      <w:color w:val="000000" w:themeColor="text1"/>
                      <w:sz w:val="20"/>
                      <w:szCs w:val="20"/>
                    </w:rPr>
                  </w:rPrChange>
                </w:rPr>
                <w:t>Active – Open</w:t>
              </w:r>
            </w:ins>
          </w:p>
          <w:p w14:paraId="0ABEC776" w14:textId="77777777" w:rsidR="001C51F5" w:rsidRPr="006074B8" w:rsidRDefault="001C51F5" w:rsidP="001C51F5">
            <w:pPr>
              <w:pStyle w:val="ListParagraph"/>
              <w:numPr>
                <w:ilvl w:val="0"/>
                <w:numId w:val="20"/>
              </w:numPr>
              <w:textAlignment w:val="center"/>
              <w:rPr>
                <w:ins w:id="514" w:author="Wirasak Chomphu [2]" w:date="2017-11-26T16:05:00Z"/>
                <w:rFonts w:cs="Arial"/>
                <w:color w:val="000000" w:themeColor="text1"/>
                <w:szCs w:val="22"/>
                <w:rPrChange w:id="515" w:author="Shah Ashay" w:date="2018-04-16T13:21:00Z">
                  <w:rPr>
                    <w:ins w:id="516" w:author="Wirasak Chomphu [2]" w:date="2017-11-26T16:05:00Z"/>
                    <w:rFonts w:cs="Arial"/>
                    <w:color w:val="000000" w:themeColor="text1"/>
                    <w:sz w:val="20"/>
                    <w:szCs w:val="20"/>
                  </w:rPr>
                </w:rPrChange>
              </w:rPr>
            </w:pPr>
            <w:ins w:id="517" w:author="Wirasak Chomphu [2]" w:date="2017-11-26T16:05:00Z">
              <w:r w:rsidRPr="006074B8">
                <w:rPr>
                  <w:rFonts w:cs="Arial"/>
                  <w:color w:val="000000" w:themeColor="text1"/>
                  <w:szCs w:val="22"/>
                  <w:rPrChange w:id="518" w:author="Shah Ashay" w:date="2018-04-16T13:21:00Z">
                    <w:rPr>
                      <w:rFonts w:cs="Arial"/>
                      <w:color w:val="000000" w:themeColor="text1"/>
                      <w:sz w:val="20"/>
                      <w:szCs w:val="20"/>
                    </w:rPr>
                  </w:rPrChange>
                </w:rPr>
                <w:t>Shut-in – Closed</w:t>
              </w:r>
            </w:ins>
          </w:p>
          <w:p w14:paraId="53F6BD27" w14:textId="77777777" w:rsidR="001C51F5" w:rsidRPr="006074B8" w:rsidRDefault="001C51F5" w:rsidP="001C51F5">
            <w:pPr>
              <w:pStyle w:val="ListParagraph"/>
              <w:numPr>
                <w:ilvl w:val="0"/>
                <w:numId w:val="20"/>
              </w:numPr>
              <w:textAlignment w:val="center"/>
              <w:rPr>
                <w:ins w:id="519" w:author="Wirasak Chomphu [2]" w:date="2017-11-26T16:05:00Z"/>
                <w:rFonts w:cs="Arial"/>
                <w:color w:val="000000" w:themeColor="text1"/>
                <w:szCs w:val="22"/>
                <w:rPrChange w:id="520" w:author="Shah Ashay" w:date="2018-04-16T13:21:00Z">
                  <w:rPr>
                    <w:ins w:id="521" w:author="Wirasak Chomphu [2]" w:date="2017-11-26T16:05:00Z"/>
                    <w:rFonts w:cs="Arial"/>
                    <w:color w:val="000000" w:themeColor="text1"/>
                    <w:sz w:val="20"/>
                    <w:szCs w:val="20"/>
                  </w:rPr>
                </w:rPrChange>
              </w:rPr>
            </w:pPr>
            <w:ins w:id="522" w:author="Wirasak Chomphu [2]" w:date="2017-11-26T16:05:00Z">
              <w:r w:rsidRPr="006074B8">
                <w:rPr>
                  <w:rFonts w:cs="Arial"/>
                  <w:color w:val="000000" w:themeColor="text1"/>
                  <w:szCs w:val="22"/>
                  <w:rPrChange w:id="523" w:author="Shah Ashay" w:date="2018-04-16T13:21:00Z">
                    <w:rPr>
                      <w:rFonts w:cs="Arial"/>
                      <w:color w:val="000000" w:themeColor="text1"/>
                      <w:sz w:val="20"/>
                      <w:szCs w:val="20"/>
                    </w:rPr>
                  </w:rPrChange>
                </w:rPr>
                <w:t>Drilling – Closed LT</w:t>
              </w:r>
              <w:commentRangeEnd w:id="505"/>
              <w:r w:rsidRPr="006074B8">
                <w:rPr>
                  <w:rStyle w:val="CommentReference"/>
                  <w:rFonts w:cs="Arial"/>
                  <w:sz w:val="22"/>
                  <w:szCs w:val="22"/>
                  <w:rPrChange w:id="524" w:author="Shah Ashay" w:date="2018-04-16T13:21:00Z">
                    <w:rPr>
                      <w:rStyle w:val="CommentReference"/>
                      <w:rFonts w:cs="Arial"/>
                    </w:rPr>
                  </w:rPrChange>
                </w:rPr>
                <w:commentReference w:id="505"/>
              </w:r>
            </w:ins>
          </w:p>
          <w:p w14:paraId="222E15DF" w14:textId="77777777" w:rsidR="00485022" w:rsidRPr="006074B8" w:rsidRDefault="00485022" w:rsidP="00742804">
            <w:pPr>
              <w:rPr>
                <w:rFonts w:cs="Arial"/>
                <w:color w:val="000000" w:themeColor="text1"/>
                <w:szCs w:val="22"/>
                <w:rPrChange w:id="525" w:author="Shah Ashay" w:date="2018-04-16T13:21:00Z">
                  <w:rPr>
                    <w:rFonts w:cs="Arial"/>
                    <w:color w:val="000000" w:themeColor="text1"/>
                    <w:sz w:val="20"/>
                    <w:szCs w:val="20"/>
                  </w:rPr>
                </w:rPrChange>
              </w:rPr>
            </w:pPr>
          </w:p>
        </w:tc>
        <w:tc>
          <w:tcPr>
            <w:tcW w:w="1538" w:type="pct"/>
            <w:tcPrChange w:id="526" w:author="Batra Yogesh (EXT)" w:date="2018-04-13T12:12:00Z">
              <w:tcPr>
                <w:tcW w:w="2880" w:type="dxa"/>
              </w:tcPr>
            </w:tcPrChange>
          </w:tcPr>
          <w:p w14:paraId="7ED67166" w14:textId="38F05E0D" w:rsidR="00485022" w:rsidRPr="006074B8" w:rsidRDefault="0047756C" w:rsidP="00485022">
            <w:pPr>
              <w:textAlignment w:val="center"/>
              <w:rPr>
                <w:rFonts w:cs="Arial"/>
                <w:color w:val="000000" w:themeColor="text1"/>
                <w:szCs w:val="22"/>
                <w:rPrChange w:id="527" w:author="Shah Ashay" w:date="2018-04-16T13:21:00Z">
                  <w:rPr>
                    <w:rFonts w:cs="Arial"/>
                    <w:color w:val="000000" w:themeColor="text1"/>
                    <w:sz w:val="20"/>
                    <w:szCs w:val="20"/>
                  </w:rPr>
                </w:rPrChange>
              </w:rPr>
            </w:pPr>
            <w:commentRangeStart w:id="528"/>
            <w:r w:rsidRPr="006074B8">
              <w:rPr>
                <w:rFonts w:cs="Arial"/>
                <w:b/>
                <w:color w:val="000000" w:themeColor="text1"/>
                <w:szCs w:val="22"/>
                <w:rPrChange w:id="529" w:author="Shah Ashay" w:date="2018-04-16T13:21:00Z">
                  <w:rPr>
                    <w:rFonts w:cs="Arial"/>
                    <w:b/>
                    <w:color w:val="000000" w:themeColor="text1"/>
                    <w:sz w:val="20"/>
                    <w:szCs w:val="20"/>
                  </w:rPr>
                </w:rPrChange>
              </w:rPr>
              <w:t>Well Name</w:t>
            </w:r>
            <w:r w:rsidR="00744F52" w:rsidRPr="006074B8">
              <w:rPr>
                <w:rFonts w:cs="Arial"/>
                <w:b/>
                <w:color w:val="000000" w:themeColor="text1"/>
                <w:szCs w:val="22"/>
                <w:rPrChange w:id="530" w:author="Shah Ashay" w:date="2018-04-16T13:21:00Z">
                  <w:rPr>
                    <w:rFonts w:cs="Arial"/>
                    <w:b/>
                    <w:color w:val="000000" w:themeColor="text1"/>
                    <w:sz w:val="20"/>
                    <w:szCs w:val="20"/>
                  </w:rPr>
                </w:rPrChange>
              </w:rPr>
              <w:t xml:space="preserve">, </w:t>
            </w:r>
            <w:r w:rsidRPr="006074B8">
              <w:rPr>
                <w:rFonts w:cs="Arial"/>
                <w:b/>
                <w:color w:val="000000" w:themeColor="text1"/>
                <w:szCs w:val="22"/>
                <w:rPrChange w:id="531" w:author="Shah Ashay" w:date="2018-04-16T13:21:00Z">
                  <w:rPr>
                    <w:rFonts w:cs="Arial"/>
                    <w:b/>
                    <w:color w:val="000000" w:themeColor="text1"/>
                    <w:sz w:val="20"/>
                    <w:szCs w:val="20"/>
                  </w:rPr>
                </w:rPrChange>
              </w:rPr>
              <w:t xml:space="preserve">Well Status </w:t>
            </w:r>
            <w:r w:rsidR="00744F52" w:rsidRPr="006074B8">
              <w:rPr>
                <w:rFonts w:cs="Arial"/>
                <w:color w:val="000000" w:themeColor="text1"/>
                <w:szCs w:val="22"/>
                <w:rPrChange w:id="532" w:author="Shah Ashay" w:date="2018-04-16T13:21:00Z">
                  <w:rPr>
                    <w:rFonts w:cs="Arial"/>
                    <w:color w:val="000000" w:themeColor="text1"/>
                    <w:sz w:val="20"/>
                    <w:szCs w:val="20"/>
                  </w:rPr>
                </w:rPrChange>
              </w:rPr>
              <w:t xml:space="preserve">are mandatory </w:t>
            </w:r>
            <w:del w:id="533" w:author="Shah Ashay" w:date="2018-04-16T13:23:00Z">
              <w:r w:rsidR="00744F52" w:rsidRPr="006074B8" w:rsidDel="006074B8">
                <w:rPr>
                  <w:rFonts w:cs="Arial"/>
                  <w:color w:val="000000" w:themeColor="text1"/>
                  <w:szCs w:val="22"/>
                  <w:rPrChange w:id="534" w:author="Shah Ashay" w:date="2018-04-16T13:21:00Z">
                    <w:rPr>
                      <w:rFonts w:cs="Arial"/>
                      <w:color w:val="000000" w:themeColor="text1"/>
                      <w:sz w:val="20"/>
                      <w:szCs w:val="20"/>
                    </w:rPr>
                  </w:rPrChange>
                </w:rPr>
                <w:delText>fieds</w:delText>
              </w:r>
            </w:del>
            <w:ins w:id="535" w:author="Shah Ashay" w:date="2018-04-16T13:23:00Z">
              <w:r w:rsidR="006074B8" w:rsidRPr="006074B8">
                <w:rPr>
                  <w:rFonts w:cs="Arial"/>
                  <w:color w:val="000000" w:themeColor="text1"/>
                  <w:szCs w:val="22"/>
                </w:rPr>
                <w:t>fields</w:t>
              </w:r>
            </w:ins>
          </w:p>
          <w:p w14:paraId="64BEF8AF" w14:textId="53B87070" w:rsidR="00744F52" w:rsidRPr="006074B8" w:rsidRDefault="00744F52" w:rsidP="00485022">
            <w:pPr>
              <w:textAlignment w:val="center"/>
              <w:rPr>
                <w:rFonts w:cs="Arial"/>
                <w:color w:val="000000" w:themeColor="text1"/>
                <w:szCs w:val="22"/>
                <w:rPrChange w:id="536" w:author="Shah Ashay" w:date="2018-04-16T13:21:00Z">
                  <w:rPr>
                    <w:rFonts w:cs="Arial"/>
                    <w:color w:val="000000" w:themeColor="text1"/>
                    <w:sz w:val="20"/>
                    <w:szCs w:val="20"/>
                  </w:rPr>
                </w:rPrChange>
              </w:rPr>
            </w:pPr>
          </w:p>
          <w:p w14:paraId="65BE6CC0" w14:textId="2B94FCA2" w:rsidR="00744F52" w:rsidRPr="006074B8" w:rsidRDefault="00744F52" w:rsidP="00485022">
            <w:pPr>
              <w:textAlignment w:val="center"/>
              <w:rPr>
                <w:rFonts w:cs="Arial"/>
                <w:color w:val="000000" w:themeColor="text1"/>
                <w:szCs w:val="22"/>
                <w:rPrChange w:id="537" w:author="Shah Ashay" w:date="2018-04-16T13:21:00Z">
                  <w:rPr>
                    <w:rFonts w:cs="Arial"/>
                    <w:color w:val="000000" w:themeColor="text1"/>
                    <w:sz w:val="20"/>
                    <w:szCs w:val="20"/>
                  </w:rPr>
                </w:rPrChange>
              </w:rPr>
            </w:pPr>
            <w:r w:rsidRPr="006074B8">
              <w:rPr>
                <w:rFonts w:cs="Arial"/>
                <w:b/>
                <w:color w:val="000000" w:themeColor="text1"/>
                <w:szCs w:val="22"/>
                <w:rPrChange w:id="538" w:author="Shah Ashay" w:date="2018-04-16T13:21:00Z">
                  <w:rPr>
                    <w:rFonts w:cs="Arial"/>
                    <w:b/>
                    <w:color w:val="000000" w:themeColor="text1"/>
                    <w:sz w:val="20"/>
                    <w:szCs w:val="20"/>
                  </w:rPr>
                </w:rPrChange>
              </w:rPr>
              <w:t>Comments</w:t>
            </w:r>
            <w:r w:rsidRPr="006074B8">
              <w:rPr>
                <w:rFonts w:cs="Arial"/>
                <w:color w:val="000000" w:themeColor="text1"/>
                <w:szCs w:val="22"/>
                <w:rPrChange w:id="539" w:author="Shah Ashay" w:date="2018-04-16T13:21:00Z">
                  <w:rPr>
                    <w:rFonts w:cs="Arial"/>
                    <w:color w:val="000000" w:themeColor="text1"/>
                    <w:sz w:val="20"/>
                    <w:szCs w:val="20"/>
                  </w:rPr>
                </w:rPrChange>
              </w:rPr>
              <w:t xml:space="preserve"> field is an optional field</w:t>
            </w:r>
            <w:commentRangeEnd w:id="528"/>
            <w:r w:rsidR="008F4E14" w:rsidRPr="006074B8">
              <w:rPr>
                <w:rStyle w:val="CommentReference"/>
                <w:rFonts w:cs="Arial"/>
                <w:sz w:val="22"/>
                <w:szCs w:val="22"/>
                <w:rPrChange w:id="540" w:author="Shah Ashay" w:date="2018-04-16T13:21:00Z">
                  <w:rPr>
                    <w:rStyle w:val="CommentReference"/>
                    <w:rFonts w:cs="Arial"/>
                  </w:rPr>
                </w:rPrChange>
              </w:rPr>
              <w:commentReference w:id="528"/>
            </w:r>
          </w:p>
          <w:p w14:paraId="68F43CA0" w14:textId="77777777" w:rsidR="00744F52" w:rsidRPr="006074B8" w:rsidRDefault="00744F52" w:rsidP="00485022">
            <w:pPr>
              <w:textAlignment w:val="center"/>
              <w:rPr>
                <w:rFonts w:cs="Arial"/>
                <w:color w:val="000000" w:themeColor="text1"/>
                <w:szCs w:val="22"/>
                <w:rPrChange w:id="541" w:author="Shah Ashay" w:date="2018-04-16T13:21:00Z">
                  <w:rPr>
                    <w:rFonts w:cs="Arial"/>
                    <w:color w:val="000000" w:themeColor="text1"/>
                    <w:sz w:val="20"/>
                    <w:szCs w:val="20"/>
                  </w:rPr>
                </w:rPrChange>
              </w:rPr>
            </w:pPr>
          </w:p>
          <w:p w14:paraId="21983B7C" w14:textId="7CAED8C8" w:rsidR="00744F52" w:rsidRPr="006074B8" w:rsidRDefault="007230F0" w:rsidP="00485022">
            <w:pPr>
              <w:textAlignment w:val="center"/>
              <w:rPr>
                <w:rFonts w:cs="Arial"/>
                <w:color w:val="000000" w:themeColor="text1"/>
                <w:szCs w:val="22"/>
                <w:rPrChange w:id="542" w:author="Shah Ashay" w:date="2018-04-16T13:21:00Z">
                  <w:rPr>
                    <w:rFonts w:cs="Arial"/>
                    <w:color w:val="000000" w:themeColor="text1"/>
                    <w:sz w:val="20"/>
                    <w:szCs w:val="20"/>
                  </w:rPr>
                </w:rPrChange>
              </w:rPr>
            </w:pPr>
            <w:r w:rsidRPr="006074B8">
              <w:rPr>
                <w:rFonts w:cs="Arial"/>
                <w:color w:val="000000" w:themeColor="text1"/>
                <w:szCs w:val="22"/>
                <w:rPrChange w:id="543" w:author="Shah Ashay" w:date="2018-04-16T13:21:00Z">
                  <w:rPr>
                    <w:rFonts w:cs="Arial"/>
                    <w:color w:val="000000" w:themeColor="text1"/>
                    <w:sz w:val="20"/>
                    <w:szCs w:val="20"/>
                  </w:rPr>
                </w:rPrChange>
              </w:rPr>
              <w:t>00</w:t>
            </w:r>
            <w:r w:rsidR="00744F52" w:rsidRPr="006074B8">
              <w:rPr>
                <w:rFonts w:cs="Arial"/>
                <w:color w:val="000000" w:themeColor="text1"/>
                <w:szCs w:val="22"/>
                <w:rPrChange w:id="544" w:author="Shah Ashay" w:date="2018-04-16T13:21:00Z">
                  <w:rPr>
                    <w:rFonts w:cs="Arial"/>
                    <w:color w:val="000000" w:themeColor="text1"/>
                    <w:sz w:val="20"/>
                    <w:szCs w:val="20"/>
                  </w:rPr>
                </w:rPrChange>
              </w:rPr>
              <w:t>:00 is time standard.</w:t>
            </w:r>
          </w:p>
          <w:p w14:paraId="5595D3B3" w14:textId="4DBCECF3" w:rsidR="00744F52" w:rsidRPr="006074B8" w:rsidRDefault="00744F52" w:rsidP="00485022">
            <w:pPr>
              <w:textAlignment w:val="center"/>
              <w:rPr>
                <w:rFonts w:cs="Arial"/>
                <w:color w:val="000000" w:themeColor="text1"/>
                <w:szCs w:val="22"/>
                <w:rPrChange w:id="545" w:author="Shah Ashay" w:date="2018-04-16T13:21:00Z">
                  <w:rPr>
                    <w:rFonts w:cs="Arial"/>
                    <w:color w:val="000000" w:themeColor="text1"/>
                    <w:sz w:val="20"/>
                    <w:szCs w:val="20"/>
                  </w:rPr>
                </w:rPrChange>
              </w:rPr>
            </w:pPr>
          </w:p>
          <w:p w14:paraId="63DB09A1" w14:textId="00C420A3" w:rsidR="00744F52" w:rsidRPr="006074B8" w:rsidRDefault="00744F52" w:rsidP="00485022">
            <w:pPr>
              <w:textAlignment w:val="center"/>
              <w:rPr>
                <w:rFonts w:cs="Arial"/>
                <w:color w:val="000000" w:themeColor="text1"/>
                <w:szCs w:val="22"/>
                <w:rPrChange w:id="546" w:author="Shah Ashay" w:date="2018-04-16T13:21:00Z">
                  <w:rPr>
                    <w:rFonts w:cs="Arial"/>
                    <w:color w:val="000000" w:themeColor="text1"/>
                    <w:sz w:val="20"/>
                    <w:szCs w:val="20"/>
                  </w:rPr>
                </w:rPrChange>
              </w:rPr>
            </w:pPr>
            <w:r w:rsidRPr="006074B8">
              <w:rPr>
                <w:rFonts w:cs="Arial"/>
                <w:color w:val="000000" w:themeColor="text1"/>
                <w:szCs w:val="22"/>
                <w:rPrChange w:id="547" w:author="Shah Ashay" w:date="2018-04-16T13:21:00Z">
                  <w:rPr>
                    <w:rFonts w:cs="Arial"/>
                    <w:color w:val="000000" w:themeColor="text1"/>
                    <w:sz w:val="20"/>
                    <w:szCs w:val="20"/>
                  </w:rPr>
                </w:rPrChange>
              </w:rPr>
              <w:t>Status available for the users:</w:t>
            </w:r>
          </w:p>
          <w:p w14:paraId="56796875" w14:textId="1B71E754" w:rsidR="00744F52" w:rsidRPr="006074B8" w:rsidRDefault="0047756C" w:rsidP="00744F52">
            <w:pPr>
              <w:pStyle w:val="ListParagraph"/>
              <w:numPr>
                <w:ilvl w:val="0"/>
                <w:numId w:val="15"/>
              </w:numPr>
              <w:textAlignment w:val="center"/>
              <w:rPr>
                <w:rFonts w:cs="Arial"/>
                <w:color w:val="000000" w:themeColor="text1"/>
                <w:szCs w:val="22"/>
                <w:rPrChange w:id="548" w:author="Shah Ashay" w:date="2018-04-16T13:21:00Z">
                  <w:rPr>
                    <w:rFonts w:cs="Arial"/>
                    <w:color w:val="000000" w:themeColor="text1"/>
                    <w:sz w:val="20"/>
                    <w:szCs w:val="20"/>
                  </w:rPr>
                </w:rPrChange>
              </w:rPr>
            </w:pPr>
            <w:del w:id="549" w:author="Batra Yogesh (EXT)" w:date="2018-04-04T16:57:00Z">
              <w:r w:rsidRPr="006074B8" w:rsidDel="00652971">
                <w:rPr>
                  <w:rFonts w:cs="Arial"/>
                  <w:color w:val="000000" w:themeColor="text1"/>
                  <w:szCs w:val="22"/>
                  <w:rPrChange w:id="550" w:author="Shah Ashay" w:date="2018-04-16T13:21:00Z">
                    <w:rPr>
                      <w:rFonts w:cs="Arial"/>
                      <w:color w:val="000000" w:themeColor="text1"/>
                      <w:sz w:val="20"/>
                      <w:szCs w:val="20"/>
                    </w:rPr>
                  </w:rPrChange>
                </w:rPr>
                <w:delText>Drilng</w:delText>
              </w:r>
            </w:del>
            <w:ins w:id="551" w:author="Batra Yogesh (EXT)" w:date="2018-04-04T16:57:00Z">
              <w:r w:rsidR="00652971" w:rsidRPr="006074B8">
                <w:rPr>
                  <w:rFonts w:cs="Arial"/>
                  <w:color w:val="000000" w:themeColor="text1"/>
                  <w:szCs w:val="22"/>
                  <w:rPrChange w:id="552" w:author="Shah Ashay" w:date="2018-04-16T13:21:00Z">
                    <w:rPr>
                      <w:rFonts w:cs="Arial"/>
                      <w:color w:val="000000" w:themeColor="text1"/>
                      <w:sz w:val="20"/>
                      <w:szCs w:val="20"/>
                    </w:rPr>
                  </w:rPrChange>
                </w:rPr>
                <w:t>Drilling</w:t>
              </w:r>
            </w:ins>
          </w:p>
          <w:p w14:paraId="7E0D9D22" w14:textId="6F56C62F" w:rsidR="00744F52" w:rsidRPr="006074B8" w:rsidRDefault="0047756C" w:rsidP="00744F52">
            <w:pPr>
              <w:pStyle w:val="ListParagraph"/>
              <w:numPr>
                <w:ilvl w:val="0"/>
                <w:numId w:val="15"/>
              </w:numPr>
              <w:textAlignment w:val="center"/>
              <w:rPr>
                <w:rFonts w:cs="Arial"/>
                <w:color w:val="000000" w:themeColor="text1"/>
                <w:szCs w:val="22"/>
                <w:rPrChange w:id="553" w:author="Shah Ashay" w:date="2018-04-16T13:21:00Z">
                  <w:rPr>
                    <w:rFonts w:cs="Arial"/>
                    <w:color w:val="000000" w:themeColor="text1"/>
                    <w:sz w:val="20"/>
                    <w:szCs w:val="20"/>
                  </w:rPr>
                </w:rPrChange>
              </w:rPr>
            </w:pPr>
            <w:r w:rsidRPr="006074B8">
              <w:rPr>
                <w:rFonts w:cs="Arial"/>
                <w:color w:val="000000" w:themeColor="text1"/>
                <w:szCs w:val="22"/>
                <w:rPrChange w:id="554" w:author="Shah Ashay" w:date="2018-04-16T13:21:00Z">
                  <w:rPr>
                    <w:rFonts w:cs="Arial"/>
                    <w:color w:val="000000" w:themeColor="text1"/>
                    <w:sz w:val="20"/>
                    <w:szCs w:val="20"/>
                  </w:rPr>
                </w:rPrChange>
              </w:rPr>
              <w:t>Active</w:t>
            </w:r>
          </w:p>
          <w:p w14:paraId="15F632C6" w14:textId="49C769E6" w:rsidR="00744F52" w:rsidRPr="006074B8" w:rsidRDefault="0047756C" w:rsidP="00744F52">
            <w:pPr>
              <w:pStyle w:val="ListParagraph"/>
              <w:numPr>
                <w:ilvl w:val="0"/>
                <w:numId w:val="15"/>
              </w:numPr>
              <w:textAlignment w:val="center"/>
              <w:rPr>
                <w:rFonts w:cs="Arial"/>
                <w:color w:val="000000" w:themeColor="text1"/>
                <w:szCs w:val="22"/>
                <w:rPrChange w:id="555" w:author="Shah Ashay" w:date="2018-04-16T13:21:00Z">
                  <w:rPr>
                    <w:rFonts w:cs="Arial"/>
                    <w:color w:val="000000" w:themeColor="text1"/>
                    <w:sz w:val="20"/>
                    <w:szCs w:val="20"/>
                  </w:rPr>
                </w:rPrChange>
              </w:rPr>
            </w:pPr>
            <w:r w:rsidRPr="006074B8">
              <w:rPr>
                <w:rFonts w:cs="Arial"/>
                <w:color w:val="000000" w:themeColor="text1"/>
                <w:szCs w:val="22"/>
                <w:rPrChange w:id="556" w:author="Shah Ashay" w:date="2018-04-16T13:21:00Z">
                  <w:rPr>
                    <w:rFonts w:cs="Arial"/>
                    <w:color w:val="000000" w:themeColor="text1"/>
                    <w:sz w:val="20"/>
                    <w:szCs w:val="20"/>
                  </w:rPr>
                </w:rPrChange>
              </w:rPr>
              <w:t>Shut-in</w:t>
            </w:r>
          </w:p>
          <w:p w14:paraId="3343EB72" w14:textId="01835945" w:rsidR="00744F52" w:rsidRPr="006074B8" w:rsidRDefault="0047756C" w:rsidP="00744F52">
            <w:pPr>
              <w:textAlignment w:val="center"/>
              <w:rPr>
                <w:rFonts w:cs="Arial"/>
                <w:color w:val="000000" w:themeColor="text1"/>
                <w:szCs w:val="22"/>
                <w:rPrChange w:id="557" w:author="Shah Ashay" w:date="2018-04-16T13:21:00Z">
                  <w:rPr>
                    <w:rFonts w:cs="Arial"/>
                    <w:color w:val="000000" w:themeColor="text1"/>
                    <w:sz w:val="20"/>
                    <w:szCs w:val="20"/>
                  </w:rPr>
                </w:rPrChange>
              </w:rPr>
            </w:pPr>
            <w:r w:rsidRPr="006074B8">
              <w:rPr>
                <w:rFonts w:cs="Arial"/>
                <w:color w:val="000000" w:themeColor="text1"/>
                <w:szCs w:val="22"/>
                <w:rPrChange w:id="558" w:author="Shah Ashay" w:date="2018-04-16T13:21:00Z">
                  <w:rPr>
                    <w:rFonts w:cs="Arial"/>
                    <w:color w:val="000000" w:themeColor="text1"/>
                    <w:sz w:val="20"/>
                    <w:szCs w:val="20"/>
                  </w:rPr>
                </w:rPrChange>
              </w:rPr>
              <w:t>In Last Registered Status</w:t>
            </w:r>
          </w:p>
          <w:p w14:paraId="1DEAA226" w14:textId="2583C446" w:rsidR="00744F52" w:rsidRPr="006074B8" w:rsidRDefault="0047756C" w:rsidP="00744F52">
            <w:pPr>
              <w:textAlignment w:val="center"/>
              <w:rPr>
                <w:rFonts w:cs="Arial"/>
                <w:color w:val="000000" w:themeColor="text1"/>
                <w:szCs w:val="22"/>
                <w:rPrChange w:id="559" w:author="Shah Ashay" w:date="2018-04-16T13:21:00Z">
                  <w:rPr>
                    <w:rFonts w:cs="Arial"/>
                    <w:color w:val="000000" w:themeColor="text1"/>
                    <w:sz w:val="20"/>
                    <w:szCs w:val="20"/>
                  </w:rPr>
                </w:rPrChange>
              </w:rPr>
            </w:pPr>
            <w:r w:rsidRPr="006074B8">
              <w:rPr>
                <w:rFonts w:cs="Arial"/>
                <w:color w:val="000000" w:themeColor="text1"/>
                <w:szCs w:val="22"/>
                <w:rPrChange w:id="560" w:author="Shah Ashay" w:date="2018-04-16T13:21:00Z">
                  <w:rPr>
                    <w:rFonts w:cs="Arial"/>
                    <w:color w:val="000000" w:themeColor="text1"/>
                    <w:sz w:val="20"/>
                    <w:szCs w:val="20"/>
                  </w:rPr>
                </w:rPrChange>
              </w:rPr>
              <w:t xml:space="preserve">Active well </w:t>
            </w:r>
            <w:proofErr w:type="gramStart"/>
            <w:r w:rsidRPr="006074B8">
              <w:rPr>
                <w:rFonts w:cs="Arial"/>
                <w:color w:val="000000" w:themeColor="text1"/>
                <w:szCs w:val="22"/>
                <w:rPrChange w:id="561" w:author="Shah Ashay" w:date="2018-04-16T13:21:00Z">
                  <w:rPr>
                    <w:rFonts w:cs="Arial"/>
                    <w:color w:val="000000" w:themeColor="text1"/>
                    <w:sz w:val="20"/>
                    <w:szCs w:val="20"/>
                  </w:rPr>
                </w:rPrChange>
              </w:rPr>
              <w:t xml:space="preserve">status </w:t>
            </w:r>
            <w:r w:rsidR="00744F52" w:rsidRPr="006074B8">
              <w:rPr>
                <w:rFonts w:cs="Arial"/>
                <w:color w:val="000000" w:themeColor="text1"/>
                <w:szCs w:val="22"/>
                <w:rPrChange w:id="562" w:author="Shah Ashay" w:date="2018-04-16T13:21:00Z">
                  <w:rPr>
                    <w:rFonts w:cs="Arial"/>
                    <w:color w:val="000000" w:themeColor="text1"/>
                    <w:sz w:val="20"/>
                    <w:szCs w:val="20"/>
                  </w:rPr>
                </w:rPrChange>
              </w:rPr>
              <w:t>:</w:t>
            </w:r>
            <w:proofErr w:type="gramEnd"/>
          </w:p>
          <w:p w14:paraId="38A9DCB5" w14:textId="5D0CD528" w:rsidR="00744F52" w:rsidRPr="006074B8" w:rsidRDefault="008D1C1C" w:rsidP="00744F52">
            <w:pPr>
              <w:pStyle w:val="ListParagraph"/>
              <w:numPr>
                <w:ilvl w:val="0"/>
                <w:numId w:val="15"/>
              </w:numPr>
              <w:textAlignment w:val="center"/>
              <w:rPr>
                <w:rFonts w:cs="Arial"/>
                <w:color w:val="000000" w:themeColor="text1"/>
                <w:szCs w:val="22"/>
                <w:rPrChange w:id="563" w:author="Shah Ashay" w:date="2018-04-16T13:21:00Z">
                  <w:rPr>
                    <w:rFonts w:cs="Arial"/>
                    <w:color w:val="000000" w:themeColor="text1"/>
                    <w:sz w:val="20"/>
                    <w:szCs w:val="20"/>
                  </w:rPr>
                </w:rPrChange>
              </w:rPr>
            </w:pPr>
            <w:r w:rsidRPr="006074B8">
              <w:rPr>
                <w:rFonts w:cs="Arial"/>
                <w:color w:val="000000" w:themeColor="text1"/>
                <w:szCs w:val="22"/>
                <w:rPrChange w:id="564" w:author="Shah Ashay" w:date="2018-04-16T13:21:00Z">
                  <w:rPr>
                    <w:rFonts w:cs="Arial"/>
                    <w:color w:val="000000" w:themeColor="text1"/>
                    <w:sz w:val="20"/>
                    <w:szCs w:val="20"/>
                  </w:rPr>
                </w:rPrChange>
              </w:rPr>
              <w:t>Closed LT</w:t>
            </w:r>
          </w:p>
          <w:p w14:paraId="3DC2E92F" w14:textId="51932AB3" w:rsidR="00744F52" w:rsidRPr="006074B8" w:rsidRDefault="0047756C" w:rsidP="00744F52">
            <w:pPr>
              <w:pStyle w:val="ListParagraph"/>
              <w:numPr>
                <w:ilvl w:val="0"/>
                <w:numId w:val="15"/>
              </w:numPr>
              <w:textAlignment w:val="center"/>
              <w:rPr>
                <w:rFonts w:cs="Arial"/>
                <w:color w:val="000000" w:themeColor="text1"/>
                <w:szCs w:val="22"/>
                <w:rPrChange w:id="565" w:author="Shah Ashay" w:date="2018-04-16T13:21:00Z">
                  <w:rPr>
                    <w:rFonts w:cs="Arial"/>
                    <w:color w:val="000000" w:themeColor="text1"/>
                    <w:sz w:val="20"/>
                    <w:szCs w:val="20"/>
                  </w:rPr>
                </w:rPrChange>
              </w:rPr>
            </w:pPr>
            <w:r w:rsidRPr="006074B8">
              <w:rPr>
                <w:rFonts w:cs="Arial"/>
                <w:color w:val="000000" w:themeColor="text1"/>
                <w:szCs w:val="22"/>
                <w:rPrChange w:id="566" w:author="Shah Ashay" w:date="2018-04-16T13:21:00Z">
                  <w:rPr>
                    <w:rFonts w:cs="Arial"/>
                    <w:color w:val="000000" w:themeColor="text1"/>
                    <w:sz w:val="20"/>
                    <w:szCs w:val="20"/>
                  </w:rPr>
                </w:rPrChange>
              </w:rPr>
              <w:t>Open</w:t>
            </w:r>
          </w:p>
          <w:p w14:paraId="791B8576" w14:textId="261C1229" w:rsidR="00D51FDD" w:rsidRPr="006074B8" w:rsidDel="001C51F5" w:rsidRDefault="008D1C1C" w:rsidP="00A0445B">
            <w:pPr>
              <w:textAlignment w:val="center"/>
              <w:rPr>
                <w:del w:id="567" w:author="Wirasak Chomphu [2]" w:date="2017-11-26T16:05:00Z"/>
                <w:rFonts w:cs="Arial"/>
                <w:color w:val="000000" w:themeColor="text1"/>
                <w:szCs w:val="22"/>
                <w:rPrChange w:id="568" w:author="Shah Ashay" w:date="2018-04-16T13:21:00Z">
                  <w:rPr>
                    <w:del w:id="569" w:author="Wirasak Chomphu [2]" w:date="2017-11-26T16:05:00Z"/>
                    <w:rFonts w:cs="Arial"/>
                    <w:color w:val="000000" w:themeColor="text1"/>
                    <w:sz w:val="20"/>
                    <w:szCs w:val="20"/>
                  </w:rPr>
                </w:rPrChange>
              </w:rPr>
            </w:pPr>
            <w:r w:rsidRPr="006074B8">
              <w:rPr>
                <w:rFonts w:cs="Arial"/>
                <w:color w:val="000000" w:themeColor="text1"/>
                <w:szCs w:val="22"/>
                <w:rPrChange w:id="570" w:author="Shah Ashay" w:date="2018-04-16T13:21:00Z">
                  <w:rPr>
                    <w:rFonts w:cs="Arial"/>
                    <w:color w:val="000000" w:themeColor="text1"/>
                    <w:sz w:val="20"/>
                    <w:szCs w:val="20"/>
                  </w:rPr>
                </w:rPrChange>
              </w:rPr>
              <w:t>Closed</w:t>
            </w:r>
            <w:r w:rsidR="00D51FDD" w:rsidRPr="006074B8">
              <w:rPr>
                <w:rFonts w:cs="Arial"/>
                <w:color w:val="000000" w:themeColor="text1"/>
                <w:szCs w:val="22"/>
                <w:rPrChange w:id="571" w:author="Shah Ashay" w:date="2018-04-16T13:21:00Z">
                  <w:rPr>
                    <w:rFonts w:cs="Arial"/>
                    <w:color w:val="000000" w:themeColor="text1"/>
                    <w:sz w:val="20"/>
                    <w:szCs w:val="20"/>
                  </w:rPr>
                </w:rPrChange>
              </w:rPr>
              <w:br/>
            </w:r>
            <w:r w:rsidR="00D51FDD" w:rsidRPr="006074B8">
              <w:rPr>
                <w:rFonts w:cs="Arial"/>
                <w:color w:val="000000" w:themeColor="text1"/>
                <w:szCs w:val="22"/>
                <w:rPrChange w:id="572" w:author="Shah Ashay" w:date="2018-04-16T13:21:00Z">
                  <w:rPr>
                    <w:rFonts w:cs="Arial"/>
                    <w:color w:val="000000" w:themeColor="text1"/>
                    <w:sz w:val="20"/>
                    <w:szCs w:val="20"/>
                  </w:rPr>
                </w:rPrChange>
              </w:rPr>
              <w:br/>
            </w:r>
            <w:commentRangeStart w:id="573"/>
            <w:del w:id="574" w:author="Wirasak Chomphu [2]" w:date="2017-11-26T16:05:00Z">
              <w:r w:rsidR="00D51FDD" w:rsidRPr="006074B8" w:rsidDel="001C51F5">
                <w:rPr>
                  <w:rFonts w:cs="Arial"/>
                  <w:color w:val="000000" w:themeColor="text1"/>
                  <w:szCs w:val="22"/>
                  <w:rPrChange w:id="575" w:author="Shah Ashay" w:date="2018-04-16T13:21:00Z">
                    <w:rPr>
                      <w:rFonts w:cs="Arial"/>
                      <w:color w:val="000000" w:themeColor="text1"/>
                      <w:sz w:val="20"/>
                      <w:szCs w:val="20"/>
                    </w:rPr>
                  </w:rPrChange>
                </w:rPr>
                <w:delText>Active Well Status will change to:</w:delText>
              </w:r>
              <w:r w:rsidR="00D51FDD" w:rsidRPr="006074B8" w:rsidDel="001C51F5">
                <w:rPr>
                  <w:rFonts w:cs="Arial"/>
                  <w:color w:val="000000" w:themeColor="text1"/>
                  <w:szCs w:val="22"/>
                  <w:rPrChange w:id="576" w:author="Shah Ashay" w:date="2018-04-16T13:21:00Z">
                    <w:rPr>
                      <w:rFonts w:cs="Arial"/>
                      <w:color w:val="000000" w:themeColor="text1"/>
                      <w:sz w:val="20"/>
                      <w:szCs w:val="20"/>
                    </w:rPr>
                  </w:rPrChange>
                </w:rPr>
                <w:br/>
              </w:r>
            </w:del>
          </w:p>
          <w:p w14:paraId="2FDBF8E1" w14:textId="50912599" w:rsidR="00D51FDD" w:rsidRPr="006074B8" w:rsidDel="001C51F5" w:rsidRDefault="00D51FDD">
            <w:pPr>
              <w:textAlignment w:val="center"/>
              <w:rPr>
                <w:del w:id="577" w:author="Wirasak Chomphu [2]" w:date="2017-11-26T16:05:00Z"/>
                <w:rFonts w:cs="Arial"/>
                <w:color w:val="000000" w:themeColor="text1"/>
                <w:szCs w:val="22"/>
                <w:rPrChange w:id="578" w:author="Shah Ashay" w:date="2018-04-16T13:21:00Z">
                  <w:rPr>
                    <w:del w:id="579" w:author="Wirasak Chomphu [2]" w:date="2017-11-26T16:05:00Z"/>
                    <w:rFonts w:cs="Arial"/>
                    <w:color w:val="000000" w:themeColor="text1"/>
                    <w:sz w:val="20"/>
                    <w:szCs w:val="20"/>
                  </w:rPr>
                </w:rPrChange>
              </w:rPr>
              <w:pPrChange w:id="580" w:author="Wirasak Chomphu [2]" w:date="2017-11-26T16:05:00Z">
                <w:pPr>
                  <w:pStyle w:val="ListParagraph"/>
                  <w:numPr>
                    <w:numId w:val="20"/>
                  </w:numPr>
                  <w:ind w:hanging="360"/>
                  <w:textAlignment w:val="center"/>
                </w:pPr>
              </w:pPrChange>
            </w:pPr>
            <w:del w:id="581" w:author="Wirasak Chomphu [2]" w:date="2017-11-26T16:05:00Z">
              <w:r w:rsidRPr="006074B8" w:rsidDel="001C51F5">
                <w:rPr>
                  <w:rFonts w:cs="Arial"/>
                  <w:color w:val="000000" w:themeColor="text1"/>
                  <w:szCs w:val="22"/>
                  <w:rPrChange w:id="582" w:author="Shah Ashay" w:date="2018-04-16T13:21:00Z">
                    <w:rPr>
                      <w:rFonts w:cs="Arial"/>
                      <w:color w:val="000000" w:themeColor="text1"/>
                      <w:sz w:val="20"/>
                      <w:szCs w:val="20"/>
                    </w:rPr>
                  </w:rPrChange>
                </w:rPr>
                <w:delText>Active – Open</w:delText>
              </w:r>
            </w:del>
          </w:p>
          <w:p w14:paraId="44F52C51" w14:textId="4B01A383" w:rsidR="00D51FDD" w:rsidRPr="006074B8" w:rsidDel="001C51F5" w:rsidRDefault="00D51FDD">
            <w:pPr>
              <w:textAlignment w:val="center"/>
              <w:rPr>
                <w:del w:id="583" w:author="Wirasak Chomphu [2]" w:date="2017-11-26T16:05:00Z"/>
                <w:rFonts w:cs="Arial"/>
                <w:color w:val="000000" w:themeColor="text1"/>
                <w:szCs w:val="22"/>
                <w:rPrChange w:id="584" w:author="Shah Ashay" w:date="2018-04-16T13:21:00Z">
                  <w:rPr>
                    <w:del w:id="585" w:author="Wirasak Chomphu [2]" w:date="2017-11-26T16:05:00Z"/>
                    <w:rFonts w:cs="Arial"/>
                    <w:color w:val="000000" w:themeColor="text1"/>
                    <w:sz w:val="20"/>
                    <w:szCs w:val="20"/>
                  </w:rPr>
                </w:rPrChange>
              </w:rPr>
              <w:pPrChange w:id="586" w:author="Wirasak Chomphu [2]" w:date="2017-11-26T16:05:00Z">
                <w:pPr>
                  <w:pStyle w:val="ListParagraph"/>
                  <w:numPr>
                    <w:numId w:val="20"/>
                  </w:numPr>
                  <w:ind w:hanging="360"/>
                  <w:textAlignment w:val="center"/>
                </w:pPr>
              </w:pPrChange>
            </w:pPr>
            <w:del w:id="587" w:author="Wirasak Chomphu [2]" w:date="2017-11-26T16:05:00Z">
              <w:r w:rsidRPr="006074B8" w:rsidDel="001C51F5">
                <w:rPr>
                  <w:rFonts w:cs="Arial"/>
                  <w:color w:val="000000" w:themeColor="text1"/>
                  <w:szCs w:val="22"/>
                  <w:rPrChange w:id="588" w:author="Shah Ashay" w:date="2018-04-16T13:21:00Z">
                    <w:rPr>
                      <w:rFonts w:cs="Arial"/>
                      <w:color w:val="000000" w:themeColor="text1"/>
                      <w:sz w:val="20"/>
                      <w:szCs w:val="20"/>
                    </w:rPr>
                  </w:rPrChange>
                </w:rPr>
                <w:delText>Shut-in – Closed</w:delText>
              </w:r>
            </w:del>
          </w:p>
          <w:p w14:paraId="3A98FE05" w14:textId="7DA10514" w:rsidR="00D51FDD" w:rsidRPr="006074B8" w:rsidRDefault="00D51FDD">
            <w:pPr>
              <w:textAlignment w:val="center"/>
              <w:rPr>
                <w:rFonts w:cs="Arial"/>
                <w:color w:val="000000" w:themeColor="text1"/>
                <w:szCs w:val="22"/>
                <w:rPrChange w:id="589" w:author="Shah Ashay" w:date="2018-04-16T13:21:00Z">
                  <w:rPr>
                    <w:rFonts w:cs="Arial"/>
                    <w:color w:val="000000" w:themeColor="text1"/>
                    <w:sz w:val="20"/>
                    <w:szCs w:val="20"/>
                  </w:rPr>
                </w:rPrChange>
              </w:rPr>
              <w:pPrChange w:id="590" w:author="Wirasak Chomphu [2]" w:date="2017-11-26T16:05:00Z">
                <w:pPr>
                  <w:pStyle w:val="ListParagraph"/>
                  <w:numPr>
                    <w:numId w:val="20"/>
                  </w:numPr>
                  <w:ind w:hanging="360"/>
                  <w:textAlignment w:val="center"/>
                </w:pPr>
              </w:pPrChange>
            </w:pPr>
            <w:del w:id="591" w:author="Wirasak Chomphu [2]" w:date="2017-11-26T16:05:00Z">
              <w:r w:rsidRPr="006074B8" w:rsidDel="001C51F5">
                <w:rPr>
                  <w:rFonts w:cs="Arial"/>
                  <w:color w:val="000000" w:themeColor="text1"/>
                  <w:szCs w:val="22"/>
                  <w:rPrChange w:id="592" w:author="Shah Ashay" w:date="2018-04-16T13:21:00Z">
                    <w:rPr>
                      <w:rFonts w:cs="Arial"/>
                      <w:color w:val="000000" w:themeColor="text1"/>
                      <w:sz w:val="20"/>
                      <w:szCs w:val="20"/>
                    </w:rPr>
                  </w:rPrChange>
                </w:rPr>
                <w:delText>Drilling – Closed LT</w:delText>
              </w:r>
              <w:commentRangeEnd w:id="573"/>
              <w:r w:rsidR="008F4E14" w:rsidRPr="006074B8" w:rsidDel="001C51F5">
                <w:rPr>
                  <w:rStyle w:val="CommentReference"/>
                  <w:rFonts w:cs="Arial"/>
                  <w:sz w:val="22"/>
                  <w:szCs w:val="22"/>
                </w:rPr>
                <w:commentReference w:id="573"/>
              </w:r>
            </w:del>
          </w:p>
          <w:p w14:paraId="15D9F1DE" w14:textId="5B20621D" w:rsidR="008D1C1C" w:rsidRPr="006074B8" w:rsidRDefault="008D1C1C" w:rsidP="00D51FDD">
            <w:pPr>
              <w:pStyle w:val="ListParagraph"/>
              <w:ind w:left="360"/>
              <w:textAlignment w:val="center"/>
              <w:rPr>
                <w:rFonts w:cs="Arial"/>
                <w:color w:val="000000" w:themeColor="text1"/>
                <w:szCs w:val="22"/>
                <w:rPrChange w:id="593" w:author="Shah Ashay" w:date="2018-04-16T13:21:00Z">
                  <w:rPr>
                    <w:rFonts w:cs="Arial"/>
                    <w:color w:val="000000" w:themeColor="text1"/>
                    <w:sz w:val="20"/>
                    <w:szCs w:val="20"/>
                  </w:rPr>
                </w:rPrChange>
              </w:rPr>
            </w:pPr>
          </w:p>
          <w:p w14:paraId="5D09DE6E" w14:textId="400F7000" w:rsidR="00744F52" w:rsidRPr="006074B8" w:rsidRDefault="00D16591" w:rsidP="00485022">
            <w:pPr>
              <w:textAlignment w:val="center"/>
              <w:rPr>
                <w:rFonts w:cs="Arial"/>
                <w:color w:val="000000" w:themeColor="text1"/>
                <w:szCs w:val="22"/>
                <w:rPrChange w:id="594" w:author="Shah Ashay" w:date="2018-04-16T13:21:00Z">
                  <w:rPr>
                    <w:rFonts w:cs="Arial"/>
                    <w:color w:val="000000" w:themeColor="text1"/>
                    <w:sz w:val="20"/>
                    <w:szCs w:val="20"/>
                  </w:rPr>
                </w:rPrChange>
              </w:rPr>
            </w:pPr>
            <w:ins w:id="595" w:author="Wirasak Chomphu" w:date="2020-07-08T09:02:00Z">
              <w:r>
                <w:rPr>
                  <w:rFonts w:cs="Arial"/>
                  <w:color w:val="000000" w:themeColor="text1"/>
                  <w:szCs w:val="22"/>
                </w:rPr>
                <w:t xml:space="preserve">* Please note that the </w:t>
              </w:r>
              <w:proofErr w:type="spellStart"/>
              <w:r>
                <w:rPr>
                  <w:rFonts w:cs="Arial"/>
                  <w:color w:val="000000" w:themeColor="text1"/>
                  <w:szCs w:val="22"/>
                </w:rPr>
                <w:t>modue</w:t>
              </w:r>
              <w:proofErr w:type="spellEnd"/>
              <w:r>
                <w:rPr>
                  <w:rFonts w:cs="Arial"/>
                  <w:color w:val="000000" w:themeColor="text1"/>
                  <w:szCs w:val="22"/>
                </w:rPr>
                <w:t xml:space="preserve"> that linked with </w:t>
              </w:r>
              <w:r w:rsidRPr="00D16591">
                <w:rPr>
                  <w:rFonts w:cs="Arial"/>
                  <w:color w:val="000000" w:themeColor="text1"/>
                  <w:szCs w:val="22"/>
                  <w:rPrChange w:id="596" w:author="Wirasak Chomphu" w:date="2020-07-08T09:02:00Z">
                    <w:rPr>
                      <w:rFonts w:cs="Arial"/>
                      <w:color w:val="000000" w:themeColor="text1"/>
                      <w:szCs w:val="22"/>
                    </w:rPr>
                  </w:rPrChange>
                </w:rPr>
                <w:t>“</w:t>
              </w:r>
              <w:r w:rsidRPr="00D16591">
                <w:rPr>
                  <w:rFonts w:cs="Arial"/>
                  <w:color w:val="000000" w:themeColor="text1"/>
                  <w:szCs w:val="22"/>
                  <w:rPrChange w:id="597" w:author="Wirasak Chomphu" w:date="2020-07-08T09:02:00Z">
                    <w:rPr>
                      <w:rFonts w:cs="Arial"/>
                      <w:b/>
                      <w:bCs/>
                      <w:color w:val="000000" w:themeColor="text1"/>
                      <w:szCs w:val="22"/>
                    </w:rPr>
                  </w:rPrChange>
                </w:rPr>
                <w:t>Future Utility</w:t>
              </w:r>
              <w:r w:rsidRPr="00D16591">
                <w:rPr>
                  <w:rFonts w:cs="Arial"/>
                  <w:color w:val="000000" w:themeColor="text1"/>
                  <w:szCs w:val="22"/>
                  <w:rPrChange w:id="598" w:author="Wirasak Chomphu" w:date="2020-07-08T09:02:00Z">
                    <w:rPr>
                      <w:rFonts w:cs="Arial"/>
                      <w:b/>
                      <w:bCs/>
                      <w:color w:val="000000" w:themeColor="text1"/>
                      <w:szCs w:val="22"/>
                    </w:rPr>
                  </w:rPrChange>
                </w:rPr>
                <w:t>” should work the same.</w:t>
              </w:r>
            </w:ins>
          </w:p>
        </w:tc>
      </w:tr>
      <w:tr w:rsidR="00485022" w:rsidRPr="006074B8" w14:paraId="0BAA37FB" w14:textId="77777777" w:rsidTr="007528FF">
        <w:tc>
          <w:tcPr>
            <w:tcW w:w="369" w:type="pct"/>
            <w:tcBorders>
              <w:top w:val="single" w:sz="4" w:space="0" w:color="auto"/>
              <w:bottom w:val="single" w:sz="4" w:space="0" w:color="auto"/>
            </w:tcBorders>
            <w:shd w:val="clear" w:color="auto" w:fill="C6D9F1" w:themeFill="text2" w:themeFillTint="33"/>
            <w:tcPrChange w:id="599" w:author="Batra Yogesh (EXT)" w:date="2018-04-13T12:12:00Z">
              <w:tcPr>
                <w:tcW w:w="690" w:type="dxa"/>
                <w:tcBorders>
                  <w:top w:val="single" w:sz="4" w:space="0" w:color="auto"/>
                  <w:bottom w:val="single" w:sz="4" w:space="0" w:color="auto"/>
                </w:tcBorders>
                <w:shd w:val="clear" w:color="auto" w:fill="C6D9F1" w:themeFill="text2" w:themeFillTint="33"/>
              </w:tcPr>
            </w:tcPrChange>
          </w:tcPr>
          <w:p w14:paraId="0BAA37F7" w14:textId="77777777" w:rsidR="00485022" w:rsidRPr="006074B8" w:rsidRDefault="00485022" w:rsidP="00D51FDD">
            <w:pPr>
              <w:pStyle w:val="TableText"/>
              <w:keepNext/>
              <w:keepLines/>
              <w:ind w:left="1440"/>
              <w:rPr>
                <w:rFonts w:cs="Arial"/>
                <w:szCs w:val="22"/>
                <w:rPrChange w:id="600" w:author="Shah Ashay" w:date="2018-04-16T13:21:00Z">
                  <w:rPr>
                    <w:rFonts w:cs="Arial"/>
                    <w:sz w:val="20"/>
                  </w:rPr>
                </w:rPrChange>
              </w:rPr>
            </w:pPr>
          </w:p>
        </w:tc>
        <w:tc>
          <w:tcPr>
            <w:tcW w:w="1939" w:type="pct"/>
            <w:shd w:val="clear" w:color="auto" w:fill="C6D9F1" w:themeFill="text2" w:themeFillTint="33"/>
            <w:tcPrChange w:id="601" w:author="Batra Yogesh (EXT)" w:date="2018-04-13T12:12:00Z">
              <w:tcPr>
                <w:tcW w:w="3630" w:type="dxa"/>
                <w:shd w:val="clear" w:color="auto" w:fill="C6D9F1" w:themeFill="text2" w:themeFillTint="33"/>
              </w:tcPr>
            </w:tcPrChange>
          </w:tcPr>
          <w:p w14:paraId="0BAA37F8" w14:textId="77777777" w:rsidR="00485022" w:rsidRPr="006074B8" w:rsidRDefault="00485022" w:rsidP="00485022">
            <w:pPr>
              <w:pStyle w:val="TableText"/>
              <w:keepNext/>
              <w:keepLines/>
              <w:rPr>
                <w:rFonts w:cs="Arial"/>
                <w:szCs w:val="22"/>
                <w:rPrChange w:id="602" w:author="Shah Ashay" w:date="2018-04-16T13:21:00Z">
                  <w:rPr>
                    <w:rFonts w:cs="Arial"/>
                    <w:sz w:val="20"/>
                  </w:rPr>
                </w:rPrChange>
              </w:rPr>
            </w:pPr>
            <w:r w:rsidRPr="006074B8">
              <w:rPr>
                <w:rFonts w:cs="Arial"/>
                <w:szCs w:val="22"/>
                <w:rPrChange w:id="603" w:author="Shah Ashay" w:date="2018-04-16T13:21:00Z">
                  <w:rPr>
                    <w:rFonts w:cs="Arial"/>
                    <w:sz w:val="20"/>
                  </w:rPr>
                </w:rPrChange>
              </w:rPr>
              <w:t>END OF USE CASE</w:t>
            </w:r>
          </w:p>
        </w:tc>
        <w:tc>
          <w:tcPr>
            <w:tcW w:w="1154" w:type="pct"/>
            <w:shd w:val="clear" w:color="auto" w:fill="C6D9F1" w:themeFill="text2" w:themeFillTint="33"/>
            <w:tcPrChange w:id="604" w:author="Batra Yogesh (EXT)" w:date="2018-04-13T12:12:00Z">
              <w:tcPr>
                <w:tcW w:w="2160" w:type="dxa"/>
                <w:shd w:val="clear" w:color="auto" w:fill="C6D9F1" w:themeFill="text2" w:themeFillTint="33"/>
              </w:tcPr>
            </w:tcPrChange>
          </w:tcPr>
          <w:p w14:paraId="0BAA37F9" w14:textId="77777777" w:rsidR="00485022" w:rsidRPr="006074B8" w:rsidRDefault="00485022" w:rsidP="00485022">
            <w:pPr>
              <w:keepNext/>
              <w:keepLines/>
              <w:rPr>
                <w:rFonts w:cs="Arial"/>
                <w:szCs w:val="22"/>
                <w:rPrChange w:id="605" w:author="Shah Ashay" w:date="2018-04-16T13:21:00Z">
                  <w:rPr>
                    <w:rFonts w:cs="Arial"/>
                    <w:sz w:val="20"/>
                  </w:rPr>
                </w:rPrChange>
              </w:rPr>
            </w:pPr>
          </w:p>
        </w:tc>
        <w:tc>
          <w:tcPr>
            <w:tcW w:w="1538" w:type="pct"/>
            <w:shd w:val="clear" w:color="auto" w:fill="C6D9F1" w:themeFill="text2" w:themeFillTint="33"/>
            <w:tcPrChange w:id="606" w:author="Batra Yogesh (EXT)" w:date="2018-04-13T12:12:00Z">
              <w:tcPr>
                <w:tcW w:w="2880" w:type="dxa"/>
                <w:shd w:val="clear" w:color="auto" w:fill="C6D9F1" w:themeFill="text2" w:themeFillTint="33"/>
              </w:tcPr>
            </w:tcPrChange>
          </w:tcPr>
          <w:p w14:paraId="0BAA37FA" w14:textId="77777777" w:rsidR="00485022" w:rsidRPr="006074B8" w:rsidRDefault="00485022" w:rsidP="00485022">
            <w:pPr>
              <w:keepNext/>
              <w:keepLines/>
              <w:rPr>
                <w:rFonts w:cs="Arial"/>
                <w:szCs w:val="22"/>
                <w:rPrChange w:id="607" w:author="Shah Ashay" w:date="2018-04-16T13:21:00Z">
                  <w:rPr>
                    <w:rFonts w:cs="Arial"/>
                    <w:sz w:val="20"/>
                  </w:rPr>
                </w:rPrChange>
              </w:rPr>
            </w:pPr>
          </w:p>
        </w:tc>
      </w:tr>
    </w:tbl>
    <w:p w14:paraId="0BAA37FC" w14:textId="77777777" w:rsidR="006B18DE" w:rsidRPr="007528FF" w:rsidRDefault="006B18DE">
      <w:pPr>
        <w:pStyle w:val="Header"/>
        <w:tabs>
          <w:tab w:val="clear" w:pos="4320"/>
          <w:tab w:val="clear" w:pos="8640"/>
        </w:tabs>
        <w:rPr>
          <w:rFonts w:cs="Arial"/>
        </w:rPr>
      </w:pPr>
    </w:p>
    <w:p w14:paraId="0BAA37FD" w14:textId="64C9BD9B" w:rsidR="004D61A0" w:rsidRPr="007528FF" w:rsidDel="007528FF" w:rsidRDefault="004D61A0">
      <w:pPr>
        <w:pStyle w:val="Header"/>
        <w:tabs>
          <w:tab w:val="clear" w:pos="4320"/>
          <w:tab w:val="clear" w:pos="8640"/>
        </w:tabs>
        <w:rPr>
          <w:del w:id="608" w:author="Batra Yogesh (EXT)" w:date="2018-04-13T12:11:00Z"/>
          <w:rFonts w:cs="Arial"/>
        </w:rPr>
      </w:pPr>
    </w:p>
    <w:p w14:paraId="540B43F3" w14:textId="2A7BC551" w:rsidR="004C6BA9" w:rsidRPr="007528FF" w:rsidRDefault="00AB281C">
      <w:pPr>
        <w:rPr>
          <w:rFonts w:cs="Arial"/>
          <w:b/>
          <w:bCs/>
          <w:sz w:val="24"/>
          <w:szCs w:val="32"/>
        </w:rPr>
      </w:pPr>
      <w:bookmarkStart w:id="609" w:name="_Toc240857192"/>
      <w:del w:id="610" w:author="Batra Yogesh (EXT)" w:date="2018-04-13T12:11:00Z">
        <w:r w:rsidRPr="007528FF" w:rsidDel="007528FF">
          <w:rPr>
            <w:rFonts w:cs="Arial"/>
          </w:rPr>
          <w:br w:type="page"/>
        </w:r>
      </w:del>
    </w:p>
    <w:p w14:paraId="27CC4C89" w14:textId="6E4E5D62" w:rsidR="00C6253C" w:rsidRPr="007528FF" w:rsidDel="007528FF" w:rsidRDefault="00C6253C">
      <w:pPr>
        <w:rPr>
          <w:del w:id="611" w:author="Batra Yogesh (EXT)" w:date="2018-04-13T12:11:00Z"/>
          <w:rFonts w:cs="Arial"/>
          <w:b/>
          <w:bCs/>
          <w:sz w:val="24"/>
          <w:szCs w:val="32"/>
        </w:rPr>
      </w:pPr>
    </w:p>
    <w:p w14:paraId="0BAA37FF" w14:textId="77777777" w:rsidR="004D61A0" w:rsidRPr="007528FF" w:rsidRDefault="004D61A0" w:rsidP="005D1403">
      <w:pPr>
        <w:pStyle w:val="Heading1"/>
      </w:pPr>
      <w:bookmarkStart w:id="612" w:name="_Toc511383813"/>
      <w:r w:rsidRPr="007528FF">
        <w:t>Alternative</w:t>
      </w:r>
      <w:bookmarkEnd w:id="609"/>
      <w:r w:rsidR="00BF2F96" w:rsidRPr="007528FF">
        <w:t>s</w:t>
      </w:r>
      <w:bookmarkEnd w:id="612"/>
      <w:r w:rsidR="00023077" w:rsidRPr="007528FF">
        <w:t xml:space="preserve"> </w:t>
      </w:r>
    </w:p>
    <w:p w14:paraId="0BAA3800" w14:textId="01604C25" w:rsidR="0006165A" w:rsidRPr="007528FF" w:rsidRDefault="004D61A0" w:rsidP="00744F52">
      <w:pPr>
        <w:pStyle w:val="Heading2"/>
      </w:pPr>
      <w:bookmarkStart w:id="613" w:name="_Toc55750750"/>
      <w:bookmarkStart w:id="614" w:name="_Toc55748915"/>
      <w:bookmarkStart w:id="615" w:name="_Toc240857193"/>
      <w:bookmarkStart w:id="616" w:name="_Toc511383814"/>
      <w:r w:rsidRPr="007528FF">
        <w:t xml:space="preserve">Alternate </w:t>
      </w:r>
      <w:r w:rsidR="00447470" w:rsidRPr="007528FF">
        <w:t>Flow</w:t>
      </w:r>
      <w:r w:rsidRPr="007528FF">
        <w:t xml:space="preserve"> A1:</w:t>
      </w:r>
      <w:bookmarkEnd w:id="613"/>
      <w:r w:rsidRPr="007528FF">
        <w:t xml:space="preserve"> </w:t>
      </w:r>
      <w:bookmarkEnd w:id="614"/>
      <w:bookmarkEnd w:id="615"/>
      <w:r w:rsidR="00744F52" w:rsidRPr="007528FF">
        <w:t>Modify well status data</w:t>
      </w:r>
      <w:bookmarkEnd w:id="616"/>
    </w:p>
    <w:p w14:paraId="0BAA3801" w14:textId="26B71DCE" w:rsidR="00A93A96" w:rsidRPr="00657B15" w:rsidDel="007528FF" w:rsidRDefault="00C002FE" w:rsidP="00D17537">
      <w:pPr>
        <w:rPr>
          <w:del w:id="617" w:author="Batra Yogesh (EXT)" w:date="2018-04-13T12:11:00Z"/>
          <w:rFonts w:cs="Arial"/>
          <w:color w:val="000000" w:themeColor="text1"/>
          <w:szCs w:val="22"/>
        </w:rPr>
      </w:pPr>
      <w:r w:rsidRPr="00191E07">
        <w:rPr>
          <w:rFonts w:cs="Arial"/>
          <w:iCs/>
          <w:szCs w:val="22"/>
        </w:rPr>
        <w:t>Details:</w:t>
      </w:r>
      <w:r w:rsidRPr="00191E07">
        <w:rPr>
          <w:rFonts w:cs="Arial"/>
          <w:szCs w:val="22"/>
        </w:rPr>
        <w:t xml:space="preserve">  </w:t>
      </w:r>
      <w:r w:rsidR="00452D76" w:rsidRPr="00A176D7">
        <w:rPr>
          <w:rFonts w:cs="Arial"/>
          <w:color w:val="000000" w:themeColor="text1"/>
          <w:szCs w:val="22"/>
        </w:rPr>
        <w:t xml:space="preserve">Once </w:t>
      </w:r>
      <w:r w:rsidR="00744F52" w:rsidRPr="00A176D7">
        <w:rPr>
          <w:rFonts w:cs="Arial"/>
          <w:color w:val="000000" w:themeColor="text1"/>
          <w:szCs w:val="22"/>
        </w:rPr>
        <w:t>setting a well status data</w:t>
      </w:r>
      <w:r w:rsidR="00452D76" w:rsidRPr="008523F2">
        <w:rPr>
          <w:rFonts w:cs="Arial"/>
          <w:color w:val="000000" w:themeColor="text1"/>
          <w:szCs w:val="22"/>
        </w:rPr>
        <w:t xml:space="preserve">, it may be necessary to update existing records if the record was entered </w:t>
      </w:r>
      <w:proofErr w:type="spellStart"/>
      <w:r w:rsidR="00452D76" w:rsidRPr="008523F2">
        <w:rPr>
          <w:rFonts w:cs="Arial"/>
          <w:color w:val="000000" w:themeColor="text1"/>
          <w:szCs w:val="22"/>
        </w:rPr>
        <w:t>incorrectly.</w:t>
      </w:r>
    </w:p>
    <w:p w14:paraId="70955484" w14:textId="3BA13598" w:rsidR="00452D76" w:rsidRPr="007528FF" w:rsidDel="007528FF" w:rsidRDefault="00452D76" w:rsidP="00D17537">
      <w:pPr>
        <w:rPr>
          <w:del w:id="618" w:author="Batra Yogesh (EXT)" w:date="2018-04-13T12:11:00Z"/>
          <w:rFonts w:cs="Arial"/>
        </w:rPr>
      </w:pPr>
    </w:p>
    <w:p w14:paraId="3291ED26" w14:textId="4B4A46A9" w:rsidR="00452D76" w:rsidRPr="007528FF" w:rsidDel="007528FF" w:rsidRDefault="00452D76" w:rsidP="00D17537">
      <w:pPr>
        <w:rPr>
          <w:del w:id="619" w:author="Batra Yogesh (EXT)" w:date="2018-04-13T12:11:00Z"/>
          <w:rFonts w:cs="Arial"/>
        </w:rPr>
      </w:pPr>
    </w:p>
    <w:p w14:paraId="10E75D09" w14:textId="7B859071" w:rsidR="00452D76" w:rsidRPr="007528FF" w:rsidDel="007528FF" w:rsidRDefault="00452D76" w:rsidP="00D17537">
      <w:pPr>
        <w:rPr>
          <w:del w:id="620" w:author="Batra Yogesh (EXT)" w:date="2018-04-13T12:11:00Z"/>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621" w:author="Batra Yogesh (EXT)" w:date="2018-04-13T12:1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622">
          <w:tblGrid>
            <w:gridCol w:w="690"/>
            <w:gridCol w:w="3630"/>
            <w:gridCol w:w="2160"/>
            <w:gridCol w:w="2880"/>
          </w:tblGrid>
        </w:tblGridChange>
      </w:tblGrid>
      <w:tr w:rsidR="00452D76" w:rsidRPr="007528FF" w14:paraId="606848E2" w14:textId="77777777" w:rsidTr="007528FF">
        <w:trPr>
          <w:tblHeader/>
          <w:trPrChange w:id="623" w:author="Batra Yogesh (EXT)" w:date="2018-04-13T12:12:00Z">
            <w:trPr>
              <w:tblHeader/>
            </w:trPr>
          </w:trPrChange>
        </w:trPr>
        <w:tc>
          <w:tcPr>
            <w:tcW w:w="369" w:type="pct"/>
            <w:tcBorders>
              <w:bottom w:val="single" w:sz="4" w:space="0" w:color="auto"/>
            </w:tcBorders>
            <w:shd w:val="clear" w:color="auto" w:fill="3399FF"/>
            <w:tcPrChange w:id="624" w:author="Batra Yogesh (EXT)" w:date="2018-04-13T12:12:00Z">
              <w:tcPr>
                <w:tcW w:w="690" w:type="dxa"/>
                <w:tcBorders>
                  <w:bottom w:val="single" w:sz="4" w:space="0" w:color="auto"/>
                </w:tcBorders>
                <w:shd w:val="clear" w:color="auto" w:fill="3399FF"/>
              </w:tcPr>
            </w:tcPrChange>
          </w:tcPr>
          <w:p w14:paraId="7CFB38D5" w14:textId="4E033117" w:rsidR="00452D76" w:rsidRPr="007528FF" w:rsidRDefault="00452D76" w:rsidP="00D22EB6">
            <w:pPr>
              <w:pStyle w:val="ColumnHead"/>
              <w:keepNext/>
              <w:keepLines/>
              <w:rPr>
                <w:rFonts w:cs="Arial"/>
                <w:color w:val="FFFFFF" w:themeColor="background1"/>
                <w:sz w:val="20"/>
              </w:rPr>
            </w:pPr>
            <w:r w:rsidRPr="007528FF">
              <w:rPr>
                <w:rFonts w:cs="Arial"/>
                <w:color w:val="FFFFFF" w:themeColor="background1"/>
                <w:sz w:val="20"/>
              </w:rPr>
              <w:lastRenderedPageBreak/>
              <w:t>Step</w:t>
            </w:r>
            <w:proofErr w:type="spellEnd"/>
          </w:p>
        </w:tc>
        <w:tc>
          <w:tcPr>
            <w:tcW w:w="1939" w:type="pct"/>
            <w:shd w:val="clear" w:color="auto" w:fill="3399FF"/>
            <w:tcPrChange w:id="625" w:author="Batra Yogesh (EXT)" w:date="2018-04-13T12:12:00Z">
              <w:tcPr>
                <w:tcW w:w="3630" w:type="dxa"/>
                <w:shd w:val="clear" w:color="auto" w:fill="3399FF"/>
              </w:tcPr>
            </w:tcPrChange>
          </w:tcPr>
          <w:p w14:paraId="4CC02D2D" w14:textId="77777777" w:rsidR="00452D76" w:rsidRPr="007528FF" w:rsidRDefault="00452D76" w:rsidP="00D22EB6">
            <w:pPr>
              <w:pStyle w:val="ColumnHead"/>
              <w:keepNext/>
              <w:keepLines/>
              <w:rPr>
                <w:rFonts w:cs="Arial"/>
                <w:color w:val="FFFFFF" w:themeColor="background1"/>
                <w:sz w:val="20"/>
              </w:rPr>
            </w:pPr>
            <w:r w:rsidRPr="007528FF">
              <w:rPr>
                <w:rFonts w:cs="Arial"/>
                <w:color w:val="FFFFFF" w:themeColor="background1"/>
                <w:sz w:val="20"/>
              </w:rPr>
              <w:t>Actor Action</w:t>
            </w:r>
          </w:p>
        </w:tc>
        <w:tc>
          <w:tcPr>
            <w:tcW w:w="1154" w:type="pct"/>
            <w:shd w:val="clear" w:color="auto" w:fill="3399FF"/>
            <w:tcPrChange w:id="626" w:author="Batra Yogesh (EXT)" w:date="2018-04-13T12:12:00Z">
              <w:tcPr>
                <w:tcW w:w="2160" w:type="dxa"/>
                <w:shd w:val="clear" w:color="auto" w:fill="3399FF"/>
              </w:tcPr>
            </w:tcPrChange>
          </w:tcPr>
          <w:p w14:paraId="03920379" w14:textId="77777777" w:rsidR="00452D76" w:rsidRPr="007528FF" w:rsidRDefault="00452D76" w:rsidP="00D22EB6">
            <w:pPr>
              <w:pStyle w:val="ColumnHead"/>
              <w:keepNext/>
              <w:keepLines/>
              <w:rPr>
                <w:rFonts w:cs="Arial"/>
                <w:color w:val="FFFFFF" w:themeColor="background1"/>
                <w:sz w:val="20"/>
              </w:rPr>
            </w:pPr>
            <w:r w:rsidRPr="007528FF">
              <w:rPr>
                <w:rFonts w:cs="Arial"/>
                <w:color w:val="FFFFFF" w:themeColor="background1"/>
                <w:sz w:val="20"/>
              </w:rPr>
              <w:t>System Response</w:t>
            </w:r>
          </w:p>
        </w:tc>
        <w:tc>
          <w:tcPr>
            <w:tcW w:w="1538" w:type="pct"/>
            <w:shd w:val="clear" w:color="auto" w:fill="3399FF"/>
            <w:tcPrChange w:id="627" w:author="Batra Yogesh (EXT)" w:date="2018-04-13T12:12:00Z">
              <w:tcPr>
                <w:tcW w:w="2880" w:type="dxa"/>
                <w:shd w:val="clear" w:color="auto" w:fill="3399FF"/>
              </w:tcPr>
            </w:tcPrChange>
          </w:tcPr>
          <w:p w14:paraId="139BF08F" w14:textId="77777777" w:rsidR="00452D76" w:rsidRPr="007528FF" w:rsidRDefault="00452D76" w:rsidP="00D22EB6">
            <w:pPr>
              <w:pStyle w:val="ColumnHead"/>
              <w:keepNext/>
              <w:keepLines/>
              <w:rPr>
                <w:rFonts w:cs="Arial"/>
                <w:color w:val="FFFFFF" w:themeColor="background1"/>
                <w:sz w:val="20"/>
              </w:rPr>
            </w:pPr>
            <w:r w:rsidRPr="007528FF">
              <w:rPr>
                <w:rFonts w:cs="Arial"/>
                <w:color w:val="FFFFFF" w:themeColor="background1"/>
                <w:sz w:val="20"/>
              </w:rPr>
              <w:t>Notes</w:t>
            </w:r>
          </w:p>
        </w:tc>
      </w:tr>
      <w:tr w:rsidR="000319AF" w:rsidRPr="007528FF" w14:paraId="74DFE495" w14:textId="77777777" w:rsidTr="007528FF">
        <w:tc>
          <w:tcPr>
            <w:tcW w:w="369" w:type="pct"/>
            <w:shd w:val="clear" w:color="auto" w:fill="C6D9F1" w:themeFill="text2" w:themeFillTint="33"/>
            <w:tcPrChange w:id="628" w:author="Batra Yogesh (EXT)" w:date="2018-04-13T12:12:00Z">
              <w:tcPr>
                <w:tcW w:w="690" w:type="dxa"/>
                <w:shd w:val="clear" w:color="auto" w:fill="C6D9F1" w:themeFill="text2" w:themeFillTint="33"/>
              </w:tcPr>
            </w:tcPrChange>
          </w:tcPr>
          <w:p w14:paraId="1BC0E304" w14:textId="0E10A959" w:rsidR="000319AF" w:rsidRPr="007528FF" w:rsidRDefault="000319AF" w:rsidP="000319AF">
            <w:pPr>
              <w:pStyle w:val="TableText"/>
              <w:keepNext/>
              <w:keepLines/>
              <w:numPr>
                <w:ilvl w:val="0"/>
                <w:numId w:val="17"/>
              </w:numPr>
              <w:jc w:val="center"/>
              <w:rPr>
                <w:rFonts w:cs="Arial"/>
                <w:sz w:val="20"/>
              </w:rPr>
            </w:pPr>
          </w:p>
        </w:tc>
        <w:tc>
          <w:tcPr>
            <w:tcW w:w="1939" w:type="pct"/>
            <w:tcPrChange w:id="629" w:author="Batra Yogesh (EXT)" w:date="2018-04-13T12:12:00Z">
              <w:tcPr>
                <w:tcW w:w="3630" w:type="dxa"/>
              </w:tcPr>
            </w:tcPrChange>
          </w:tcPr>
          <w:p w14:paraId="5072317D" w14:textId="77777777" w:rsidR="000319AF" w:rsidRPr="007528FF" w:rsidRDefault="000319AF" w:rsidP="000319AF">
            <w:pPr>
              <w:pStyle w:val="TableText"/>
              <w:keepNext/>
              <w:keepLines/>
              <w:rPr>
                <w:rFonts w:cs="Arial"/>
                <w:color w:val="000000" w:themeColor="text1"/>
                <w:sz w:val="20"/>
                <w:szCs w:val="20"/>
              </w:rPr>
            </w:pPr>
            <w:proofErr w:type="gramStart"/>
            <w:r w:rsidRPr="007528FF">
              <w:rPr>
                <w:rFonts w:cs="Arial"/>
                <w:color w:val="000000" w:themeColor="text1"/>
                <w:sz w:val="20"/>
                <w:szCs w:val="20"/>
              </w:rPr>
              <w:t>Open up</w:t>
            </w:r>
            <w:proofErr w:type="gramEnd"/>
            <w:r w:rsidRPr="007528FF">
              <w:rPr>
                <w:rFonts w:cs="Arial"/>
                <w:color w:val="000000" w:themeColor="text1"/>
                <w:sz w:val="20"/>
                <w:szCs w:val="20"/>
              </w:rPr>
              <w:t xml:space="preserve"> </w:t>
            </w:r>
            <w:r w:rsidRPr="007528FF">
              <w:rPr>
                <w:rFonts w:cs="Arial"/>
                <w:b/>
                <w:color w:val="000000" w:themeColor="text1"/>
                <w:sz w:val="20"/>
                <w:szCs w:val="20"/>
              </w:rPr>
              <w:t xml:space="preserve">Production Well Status </w:t>
            </w:r>
            <w:r w:rsidRPr="007528FF">
              <w:rPr>
                <w:rFonts w:cs="Arial"/>
                <w:color w:val="000000" w:themeColor="text1"/>
                <w:sz w:val="20"/>
                <w:szCs w:val="20"/>
              </w:rPr>
              <w:t>screen</w:t>
            </w:r>
          </w:p>
          <w:p w14:paraId="78AF439C" w14:textId="47E1676B" w:rsidR="000319AF" w:rsidRPr="007528FF" w:rsidRDefault="000319AF" w:rsidP="000319AF">
            <w:pPr>
              <w:pStyle w:val="TableText"/>
              <w:keepNext/>
              <w:keepLines/>
              <w:rPr>
                <w:rFonts w:cs="Arial"/>
                <w:i/>
                <w:color w:val="000000" w:themeColor="text1"/>
                <w:sz w:val="20"/>
                <w:szCs w:val="20"/>
              </w:rPr>
            </w:pPr>
            <w:r w:rsidRPr="007528FF">
              <w:rPr>
                <w:rFonts w:cs="Arial"/>
                <w:color w:val="000000" w:themeColor="text1"/>
                <w:sz w:val="20"/>
                <w:szCs w:val="20"/>
              </w:rPr>
              <w:t xml:space="preserve">EC Production </w:t>
            </w:r>
            <w:r w:rsidRPr="007528FF">
              <w:rPr>
                <w:rFonts w:cs="Arial"/>
                <w:color w:val="000000" w:themeColor="text1"/>
                <w:sz w:val="20"/>
                <w:szCs w:val="20"/>
              </w:rPr>
              <w:sym w:font="Wingdings" w:char="F0E0"/>
            </w:r>
            <w:r w:rsidRPr="007528FF">
              <w:rPr>
                <w:rFonts w:cs="Arial"/>
                <w:color w:val="000000" w:themeColor="text1"/>
                <w:sz w:val="20"/>
                <w:szCs w:val="20"/>
              </w:rPr>
              <w:t xml:space="preserve"> Well Data </w:t>
            </w:r>
            <w:r w:rsidRPr="007528FF">
              <w:rPr>
                <w:rFonts w:cs="Arial"/>
                <w:color w:val="000000" w:themeColor="text1"/>
                <w:sz w:val="20"/>
                <w:szCs w:val="20"/>
              </w:rPr>
              <w:sym w:font="Wingdings" w:char="F0E0"/>
            </w:r>
            <w:r w:rsidRPr="007528FF">
              <w:rPr>
                <w:rFonts w:cs="Arial"/>
                <w:color w:val="000000" w:themeColor="text1"/>
                <w:sz w:val="20"/>
                <w:szCs w:val="20"/>
              </w:rPr>
              <w:t xml:space="preserve"> Production Well Status</w:t>
            </w:r>
          </w:p>
        </w:tc>
        <w:tc>
          <w:tcPr>
            <w:tcW w:w="1154" w:type="pct"/>
            <w:tcPrChange w:id="630" w:author="Batra Yogesh (EXT)" w:date="2018-04-13T12:12:00Z">
              <w:tcPr>
                <w:tcW w:w="2160" w:type="dxa"/>
              </w:tcPr>
            </w:tcPrChange>
          </w:tcPr>
          <w:p w14:paraId="720E7B94" w14:textId="77777777" w:rsidR="000319AF" w:rsidRPr="007528FF" w:rsidRDefault="000319AF" w:rsidP="000319AF">
            <w:pPr>
              <w:keepNext/>
              <w:keepLines/>
              <w:rPr>
                <w:rFonts w:cs="Arial"/>
                <w:color w:val="000000" w:themeColor="text1"/>
                <w:sz w:val="20"/>
                <w:szCs w:val="20"/>
              </w:rPr>
            </w:pPr>
            <w:r w:rsidRPr="007528FF">
              <w:rPr>
                <w:rFonts w:cs="Arial"/>
                <w:color w:val="000000" w:themeColor="text1"/>
                <w:sz w:val="20"/>
                <w:szCs w:val="20"/>
              </w:rPr>
              <w:t xml:space="preserve">The following fields are automatically populated: </w:t>
            </w:r>
          </w:p>
          <w:p w14:paraId="30A7C4D8" w14:textId="77777777" w:rsidR="000319AF" w:rsidRPr="00A176D7" w:rsidRDefault="000319AF" w:rsidP="000319AF">
            <w:pPr>
              <w:pStyle w:val="NoSpacing"/>
              <w:numPr>
                <w:ilvl w:val="0"/>
                <w:numId w:val="3"/>
              </w:numPr>
              <w:rPr>
                <w:rFonts w:cs="Arial"/>
                <w:sz w:val="20"/>
                <w:szCs w:val="20"/>
              </w:rPr>
            </w:pPr>
            <w:proofErr w:type="gramStart"/>
            <w:r w:rsidRPr="00191E07">
              <w:rPr>
                <w:rFonts w:cs="Arial"/>
                <w:b/>
                <w:sz w:val="20"/>
                <w:szCs w:val="20"/>
              </w:rPr>
              <w:t>Date</w:t>
            </w:r>
            <w:r w:rsidRPr="00191E07">
              <w:rPr>
                <w:rFonts w:cs="Arial"/>
                <w:sz w:val="20"/>
                <w:szCs w:val="20"/>
              </w:rPr>
              <w:t xml:space="preserve">  is</w:t>
            </w:r>
            <w:proofErr w:type="gramEnd"/>
            <w:r w:rsidRPr="00191E07">
              <w:rPr>
                <w:rFonts w:cs="Arial"/>
                <w:sz w:val="20"/>
                <w:szCs w:val="20"/>
              </w:rPr>
              <w:t xml:space="preserve"> yesterday’s date</w:t>
            </w:r>
          </w:p>
          <w:p w14:paraId="2F37517C" w14:textId="77777777" w:rsidR="000319AF" w:rsidRPr="00657B15" w:rsidRDefault="000319AF" w:rsidP="000319AF">
            <w:pPr>
              <w:pStyle w:val="NoSpacing"/>
              <w:numPr>
                <w:ilvl w:val="0"/>
                <w:numId w:val="3"/>
              </w:numPr>
              <w:rPr>
                <w:rFonts w:cs="Arial"/>
                <w:sz w:val="20"/>
                <w:szCs w:val="20"/>
              </w:rPr>
            </w:pPr>
            <w:r w:rsidRPr="008523F2">
              <w:rPr>
                <w:rFonts w:cs="Arial"/>
                <w:b/>
                <w:sz w:val="20"/>
                <w:szCs w:val="20"/>
              </w:rPr>
              <w:t>Production Unit</w:t>
            </w:r>
          </w:p>
          <w:p w14:paraId="783DD2AB" w14:textId="77777777" w:rsidR="000319AF" w:rsidRPr="006074B8" w:rsidRDefault="000319AF" w:rsidP="000319AF">
            <w:pPr>
              <w:pStyle w:val="NoSpacing"/>
              <w:numPr>
                <w:ilvl w:val="0"/>
                <w:numId w:val="3"/>
              </w:numPr>
              <w:rPr>
                <w:rFonts w:cs="Arial"/>
                <w:sz w:val="20"/>
                <w:szCs w:val="20"/>
              </w:rPr>
            </w:pPr>
            <w:r w:rsidRPr="006074B8">
              <w:rPr>
                <w:rFonts w:cs="Arial"/>
                <w:b/>
                <w:sz w:val="20"/>
                <w:szCs w:val="20"/>
              </w:rPr>
              <w:t xml:space="preserve">Production </w:t>
            </w:r>
            <w:proofErr w:type="gramStart"/>
            <w:r w:rsidRPr="006074B8">
              <w:rPr>
                <w:rFonts w:cs="Arial"/>
                <w:b/>
                <w:sz w:val="20"/>
                <w:szCs w:val="20"/>
              </w:rPr>
              <w:t>Sub Unit</w:t>
            </w:r>
            <w:proofErr w:type="gramEnd"/>
          </w:p>
          <w:p w14:paraId="76C7D50A" w14:textId="77777777" w:rsidR="000319AF" w:rsidRPr="00AF65E4" w:rsidRDefault="000319AF" w:rsidP="000319AF">
            <w:pPr>
              <w:pStyle w:val="NoSpacing"/>
              <w:numPr>
                <w:ilvl w:val="0"/>
                <w:numId w:val="3"/>
              </w:numPr>
              <w:rPr>
                <w:rFonts w:cs="Arial"/>
                <w:sz w:val="20"/>
                <w:szCs w:val="20"/>
              </w:rPr>
            </w:pPr>
            <w:r w:rsidRPr="00AF65E4">
              <w:rPr>
                <w:rFonts w:cs="Arial"/>
                <w:b/>
                <w:sz w:val="20"/>
                <w:szCs w:val="20"/>
              </w:rPr>
              <w:t>Area</w:t>
            </w:r>
          </w:p>
          <w:p w14:paraId="6B44E8A0" w14:textId="5ABDB2F0" w:rsidR="000319AF" w:rsidRPr="007528FF" w:rsidDel="00DF1B51" w:rsidRDefault="000319AF" w:rsidP="000319AF">
            <w:pPr>
              <w:pStyle w:val="NoSpacing"/>
              <w:numPr>
                <w:ilvl w:val="0"/>
                <w:numId w:val="3"/>
              </w:numPr>
              <w:rPr>
                <w:del w:id="631" w:author="Batra Yogesh (EXT)" w:date="2018-04-06T13:08:00Z"/>
                <w:rFonts w:cs="Arial"/>
                <w:sz w:val="20"/>
                <w:szCs w:val="20"/>
                <w:rPrChange w:id="632" w:author="Batra Yogesh (EXT)" w:date="2018-04-13T12:10:00Z">
                  <w:rPr>
                    <w:del w:id="633" w:author="Batra Yogesh (EXT)" w:date="2018-04-06T13:08:00Z"/>
                    <w:sz w:val="20"/>
                    <w:szCs w:val="20"/>
                  </w:rPr>
                </w:rPrChange>
              </w:rPr>
            </w:pPr>
            <w:del w:id="634" w:author="Batra Yogesh (EXT)" w:date="2018-04-06T13:08:00Z">
              <w:r w:rsidRPr="007528FF" w:rsidDel="00DF1B51">
                <w:rPr>
                  <w:rFonts w:cs="Arial"/>
                  <w:b/>
                  <w:sz w:val="20"/>
                  <w:szCs w:val="20"/>
                  <w:rPrChange w:id="635" w:author="Batra Yogesh (EXT)" w:date="2018-04-13T12:10:00Z">
                    <w:rPr>
                      <w:b/>
                      <w:sz w:val="20"/>
                      <w:szCs w:val="20"/>
                    </w:rPr>
                  </w:rPrChange>
                </w:rPr>
                <w:delText>Sub Area</w:delText>
              </w:r>
            </w:del>
          </w:p>
          <w:p w14:paraId="73E2286E" w14:textId="588E7AA6" w:rsidR="008F61F2" w:rsidRPr="007528FF" w:rsidDel="00DF1B51" w:rsidRDefault="008F61F2" w:rsidP="000319AF">
            <w:pPr>
              <w:pStyle w:val="NoSpacing"/>
              <w:numPr>
                <w:ilvl w:val="0"/>
                <w:numId w:val="3"/>
              </w:numPr>
              <w:rPr>
                <w:del w:id="636" w:author="Batra Yogesh (EXT)" w:date="2018-04-06T13:08:00Z"/>
                <w:rFonts w:cs="Arial"/>
                <w:sz w:val="20"/>
                <w:szCs w:val="20"/>
                <w:rPrChange w:id="637" w:author="Batra Yogesh (EXT)" w:date="2018-04-13T12:10:00Z">
                  <w:rPr>
                    <w:del w:id="638" w:author="Batra Yogesh (EXT)" w:date="2018-04-06T13:08:00Z"/>
                    <w:sz w:val="20"/>
                    <w:szCs w:val="20"/>
                  </w:rPr>
                </w:rPrChange>
              </w:rPr>
            </w:pPr>
            <w:del w:id="639" w:author="Batra Yogesh (EXT)" w:date="2018-04-06T13:08:00Z">
              <w:r w:rsidRPr="007528FF" w:rsidDel="00DF1B51">
                <w:rPr>
                  <w:rFonts w:cs="Arial"/>
                  <w:b/>
                  <w:sz w:val="20"/>
                  <w:szCs w:val="20"/>
                  <w:rPrChange w:id="640" w:author="Batra Yogesh (EXT)" w:date="2018-04-13T12:10:00Z">
                    <w:rPr>
                      <w:b/>
                      <w:sz w:val="20"/>
                      <w:szCs w:val="20"/>
                    </w:rPr>
                  </w:rPrChange>
                </w:rPr>
                <w:delText>Facility Class 2</w:delText>
              </w:r>
            </w:del>
          </w:p>
          <w:p w14:paraId="29D11D56" w14:textId="0FFA8C11" w:rsidR="000319AF" w:rsidRPr="007528FF" w:rsidRDefault="000319AF">
            <w:pPr>
              <w:pStyle w:val="NoSpacing"/>
              <w:ind w:left="360"/>
              <w:rPr>
                <w:rFonts w:cs="Arial"/>
                <w:color w:val="000000" w:themeColor="text1"/>
                <w:sz w:val="20"/>
                <w:szCs w:val="20"/>
              </w:rPr>
              <w:pPrChange w:id="641" w:author="Shah Ashay" w:date="2018-04-16T13:25:00Z">
                <w:pPr>
                  <w:keepNext/>
                  <w:keepLines/>
                  <w:spacing w:after="120"/>
                  <w:ind w:left="360"/>
                </w:pPr>
              </w:pPrChange>
            </w:pPr>
          </w:p>
        </w:tc>
        <w:tc>
          <w:tcPr>
            <w:tcW w:w="1538" w:type="pct"/>
            <w:tcPrChange w:id="642" w:author="Batra Yogesh (EXT)" w:date="2018-04-13T12:12:00Z">
              <w:tcPr>
                <w:tcW w:w="2880" w:type="dxa"/>
              </w:tcPr>
            </w:tcPrChange>
          </w:tcPr>
          <w:p w14:paraId="0D2C3AFE" w14:textId="0C5A6892" w:rsidR="000319AF" w:rsidRPr="007528FF" w:rsidRDefault="000319AF" w:rsidP="004C4F04">
            <w:pPr>
              <w:keepNext/>
              <w:keepLines/>
              <w:rPr>
                <w:rFonts w:cs="Arial"/>
                <w:color w:val="000000" w:themeColor="text1"/>
                <w:sz w:val="20"/>
                <w:szCs w:val="20"/>
              </w:rPr>
            </w:pPr>
            <w:r w:rsidRPr="007528FF">
              <w:rPr>
                <w:rFonts w:cs="Arial"/>
                <w:color w:val="000000" w:themeColor="text1"/>
                <w:sz w:val="20"/>
                <w:szCs w:val="20"/>
              </w:rPr>
              <w:t xml:space="preserve">Note: </w:t>
            </w:r>
            <w:r w:rsidR="00F75CF9" w:rsidRPr="007528FF">
              <w:rPr>
                <w:rFonts w:cs="Arial"/>
                <w:color w:val="000000" w:themeColor="text1"/>
                <w:sz w:val="20"/>
                <w:szCs w:val="20"/>
              </w:rPr>
              <w:t>Fields</w:t>
            </w:r>
            <w:r w:rsidRPr="007528FF">
              <w:rPr>
                <w:rFonts w:cs="Arial"/>
                <w:color w:val="000000" w:themeColor="text1"/>
                <w:sz w:val="20"/>
                <w:szCs w:val="20"/>
              </w:rPr>
              <w:t xml:space="preserve"> are populated according to the navigation role defined for each user </w:t>
            </w:r>
          </w:p>
        </w:tc>
      </w:tr>
      <w:tr w:rsidR="00C20FBA" w:rsidRPr="007528FF" w14:paraId="03964FC9" w14:textId="77777777" w:rsidTr="007528FF">
        <w:tc>
          <w:tcPr>
            <w:tcW w:w="369" w:type="pct"/>
            <w:shd w:val="clear" w:color="auto" w:fill="C6D9F1" w:themeFill="text2" w:themeFillTint="33"/>
            <w:tcPrChange w:id="643" w:author="Batra Yogesh (EXT)" w:date="2018-04-13T12:12:00Z">
              <w:tcPr>
                <w:tcW w:w="690" w:type="dxa"/>
                <w:shd w:val="clear" w:color="auto" w:fill="C6D9F1" w:themeFill="text2" w:themeFillTint="33"/>
              </w:tcPr>
            </w:tcPrChange>
          </w:tcPr>
          <w:p w14:paraId="0296E3BD" w14:textId="77777777" w:rsidR="00C20FBA" w:rsidRPr="007528FF" w:rsidRDefault="00C20FBA" w:rsidP="00C20FBA">
            <w:pPr>
              <w:pStyle w:val="TableText"/>
              <w:keepNext/>
              <w:keepLines/>
              <w:numPr>
                <w:ilvl w:val="0"/>
                <w:numId w:val="17"/>
              </w:numPr>
              <w:jc w:val="center"/>
              <w:rPr>
                <w:rFonts w:cs="Arial"/>
                <w:sz w:val="20"/>
              </w:rPr>
            </w:pPr>
          </w:p>
        </w:tc>
        <w:tc>
          <w:tcPr>
            <w:tcW w:w="1939" w:type="pct"/>
            <w:tcPrChange w:id="644" w:author="Batra Yogesh (EXT)" w:date="2018-04-13T12:12:00Z">
              <w:tcPr>
                <w:tcW w:w="3630" w:type="dxa"/>
              </w:tcPr>
            </w:tcPrChange>
          </w:tcPr>
          <w:p w14:paraId="7FF905E5" w14:textId="77777777" w:rsidR="00C20FBA" w:rsidRPr="007528FF" w:rsidRDefault="00C20FBA" w:rsidP="00C20FBA">
            <w:pPr>
              <w:pStyle w:val="TableText"/>
              <w:keepNext/>
              <w:keepLines/>
              <w:rPr>
                <w:rFonts w:cs="Arial"/>
                <w:color w:val="000000" w:themeColor="text1"/>
                <w:sz w:val="20"/>
                <w:szCs w:val="20"/>
              </w:rPr>
            </w:pPr>
            <w:r w:rsidRPr="007528FF">
              <w:rPr>
                <w:rFonts w:cs="Arial"/>
                <w:color w:val="000000" w:themeColor="text1"/>
                <w:sz w:val="20"/>
                <w:szCs w:val="20"/>
              </w:rPr>
              <w:t xml:space="preserve">Navigate to the Production Well Status screen using the </w:t>
            </w:r>
            <w:proofErr w:type="gramStart"/>
            <w:r w:rsidRPr="007528FF">
              <w:rPr>
                <w:rFonts w:cs="Arial"/>
                <w:color w:val="000000" w:themeColor="text1"/>
                <w:sz w:val="20"/>
                <w:szCs w:val="20"/>
              </w:rPr>
              <w:t>drop down</w:t>
            </w:r>
            <w:proofErr w:type="gramEnd"/>
            <w:r w:rsidRPr="007528FF">
              <w:rPr>
                <w:rFonts w:cs="Arial"/>
                <w:color w:val="000000" w:themeColor="text1"/>
                <w:sz w:val="20"/>
                <w:szCs w:val="20"/>
              </w:rPr>
              <w:t xml:space="preserve"> menus and click </w:t>
            </w:r>
            <w:r w:rsidRPr="007528FF">
              <w:rPr>
                <w:rFonts w:cs="Arial"/>
                <w:b/>
                <w:i/>
                <w:color w:val="000000" w:themeColor="text1"/>
                <w:sz w:val="20"/>
                <w:szCs w:val="20"/>
              </w:rPr>
              <w:t>Go…</w:t>
            </w:r>
          </w:p>
          <w:p w14:paraId="0F642B77" w14:textId="77777777" w:rsidR="00C20FBA" w:rsidRPr="00191E07" w:rsidRDefault="00C20FBA" w:rsidP="00C20FBA">
            <w:pPr>
              <w:pStyle w:val="NoSpacing"/>
              <w:numPr>
                <w:ilvl w:val="0"/>
                <w:numId w:val="3"/>
              </w:numPr>
              <w:tabs>
                <w:tab w:val="clear" w:pos="360"/>
                <w:tab w:val="num" w:pos="720"/>
              </w:tabs>
              <w:ind w:left="720"/>
              <w:rPr>
                <w:rFonts w:cs="Arial"/>
                <w:sz w:val="20"/>
                <w:szCs w:val="20"/>
              </w:rPr>
            </w:pPr>
            <w:r w:rsidRPr="00191E07">
              <w:rPr>
                <w:rFonts w:cs="Arial"/>
                <w:b/>
                <w:sz w:val="20"/>
                <w:szCs w:val="20"/>
              </w:rPr>
              <w:t>Production Unit</w:t>
            </w:r>
          </w:p>
          <w:p w14:paraId="10E41EB8" w14:textId="77777777" w:rsidR="00C20FBA" w:rsidRPr="00A176D7" w:rsidRDefault="00C20FBA" w:rsidP="00C20FBA">
            <w:pPr>
              <w:pStyle w:val="NoSpacing"/>
              <w:numPr>
                <w:ilvl w:val="0"/>
                <w:numId w:val="3"/>
              </w:numPr>
              <w:tabs>
                <w:tab w:val="clear" w:pos="360"/>
                <w:tab w:val="num" w:pos="720"/>
              </w:tabs>
              <w:ind w:left="720"/>
              <w:rPr>
                <w:rFonts w:cs="Arial"/>
                <w:sz w:val="20"/>
                <w:szCs w:val="20"/>
              </w:rPr>
            </w:pPr>
            <w:r w:rsidRPr="00A176D7">
              <w:rPr>
                <w:rFonts w:cs="Arial"/>
                <w:b/>
                <w:sz w:val="20"/>
                <w:szCs w:val="20"/>
              </w:rPr>
              <w:t xml:space="preserve">Production </w:t>
            </w:r>
            <w:proofErr w:type="gramStart"/>
            <w:r w:rsidRPr="00A176D7">
              <w:rPr>
                <w:rFonts w:cs="Arial"/>
                <w:b/>
                <w:sz w:val="20"/>
                <w:szCs w:val="20"/>
              </w:rPr>
              <w:t>Sub Unit</w:t>
            </w:r>
            <w:proofErr w:type="gramEnd"/>
          </w:p>
          <w:p w14:paraId="1A7B2BF3" w14:textId="77777777" w:rsidR="00C20FBA" w:rsidRPr="00657B15" w:rsidRDefault="00C20FBA" w:rsidP="00C20FBA">
            <w:pPr>
              <w:pStyle w:val="NoSpacing"/>
              <w:numPr>
                <w:ilvl w:val="0"/>
                <w:numId w:val="3"/>
              </w:numPr>
              <w:tabs>
                <w:tab w:val="clear" w:pos="360"/>
                <w:tab w:val="num" w:pos="720"/>
              </w:tabs>
              <w:ind w:left="720"/>
              <w:rPr>
                <w:rFonts w:cs="Arial"/>
                <w:sz w:val="20"/>
                <w:szCs w:val="20"/>
              </w:rPr>
            </w:pPr>
            <w:r w:rsidRPr="008523F2">
              <w:rPr>
                <w:rFonts w:cs="Arial"/>
                <w:b/>
                <w:sz w:val="20"/>
                <w:szCs w:val="20"/>
              </w:rPr>
              <w:t>Area</w:t>
            </w:r>
          </w:p>
          <w:p w14:paraId="0251B81D" w14:textId="77777777" w:rsidR="00C20FBA" w:rsidRPr="007528FF" w:rsidRDefault="00C20FBA"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6074B8">
              <w:rPr>
                <w:rFonts w:cs="Arial"/>
                <w:b/>
                <w:sz w:val="20"/>
                <w:szCs w:val="20"/>
              </w:rPr>
              <w:t>Sub Area</w:t>
            </w:r>
          </w:p>
          <w:p w14:paraId="1410D1CE" w14:textId="77777777" w:rsidR="00C20FBA" w:rsidRPr="007528FF" w:rsidRDefault="00C20FBA"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7528FF">
              <w:rPr>
                <w:rFonts w:cs="Arial"/>
                <w:b/>
                <w:color w:val="000000" w:themeColor="text1"/>
                <w:sz w:val="20"/>
                <w:szCs w:val="20"/>
              </w:rPr>
              <w:t>Facility Class 2</w:t>
            </w:r>
          </w:p>
          <w:p w14:paraId="0FD45DCE" w14:textId="6B78C803" w:rsidR="00C20FBA" w:rsidRDefault="00212519" w:rsidP="00C20FBA">
            <w:pPr>
              <w:pStyle w:val="TableText"/>
              <w:keepNext/>
              <w:keepLines/>
              <w:numPr>
                <w:ilvl w:val="0"/>
                <w:numId w:val="3"/>
              </w:numPr>
              <w:tabs>
                <w:tab w:val="clear" w:pos="360"/>
                <w:tab w:val="num" w:pos="720"/>
              </w:tabs>
              <w:spacing w:after="0"/>
              <w:ind w:left="720"/>
              <w:rPr>
                <w:ins w:id="645" w:author="Shah Ashay" w:date="2018-04-16T13:24:00Z"/>
                <w:rFonts w:cs="Arial"/>
                <w:b/>
                <w:color w:val="000000" w:themeColor="text1"/>
                <w:sz w:val="20"/>
                <w:szCs w:val="20"/>
              </w:rPr>
            </w:pPr>
            <w:r w:rsidRPr="007528FF">
              <w:rPr>
                <w:rFonts w:cs="Arial"/>
                <w:b/>
                <w:color w:val="000000" w:themeColor="text1"/>
                <w:sz w:val="20"/>
                <w:szCs w:val="20"/>
              </w:rPr>
              <w:t>Facility Class1</w:t>
            </w:r>
          </w:p>
          <w:p w14:paraId="139E0052" w14:textId="3E6F9E64" w:rsidR="00A16F71" w:rsidRPr="007528FF" w:rsidRDefault="00A16F71" w:rsidP="00C20FBA">
            <w:pPr>
              <w:pStyle w:val="TableText"/>
              <w:keepNext/>
              <w:keepLines/>
              <w:numPr>
                <w:ilvl w:val="0"/>
                <w:numId w:val="3"/>
              </w:numPr>
              <w:tabs>
                <w:tab w:val="clear" w:pos="360"/>
                <w:tab w:val="num" w:pos="720"/>
              </w:tabs>
              <w:spacing w:after="0"/>
              <w:ind w:left="720"/>
              <w:rPr>
                <w:rFonts w:cs="Arial"/>
                <w:b/>
                <w:color w:val="000000" w:themeColor="text1"/>
                <w:sz w:val="20"/>
                <w:szCs w:val="20"/>
              </w:rPr>
            </w:pPr>
            <w:ins w:id="646" w:author="Shah Ashay" w:date="2018-04-16T13:24:00Z">
              <w:r>
                <w:rPr>
                  <w:rFonts w:cs="Arial"/>
                  <w:b/>
                  <w:color w:val="000000" w:themeColor="text1"/>
                  <w:sz w:val="20"/>
                  <w:szCs w:val="20"/>
                </w:rPr>
                <w:t>Well (optional)</w:t>
              </w:r>
            </w:ins>
          </w:p>
          <w:p w14:paraId="71AB7A96" w14:textId="77777777" w:rsidR="00C20FBA" w:rsidRPr="007528FF" w:rsidRDefault="00C20FBA" w:rsidP="00C20FBA">
            <w:pPr>
              <w:pStyle w:val="TableText"/>
              <w:keepNext/>
              <w:keepLines/>
              <w:rPr>
                <w:rFonts w:cs="Arial"/>
                <w:color w:val="000000" w:themeColor="text1"/>
                <w:sz w:val="20"/>
                <w:szCs w:val="20"/>
              </w:rPr>
            </w:pPr>
          </w:p>
        </w:tc>
        <w:tc>
          <w:tcPr>
            <w:tcW w:w="1154" w:type="pct"/>
            <w:tcPrChange w:id="647" w:author="Batra Yogesh (EXT)" w:date="2018-04-13T12:12:00Z">
              <w:tcPr>
                <w:tcW w:w="2160" w:type="dxa"/>
              </w:tcPr>
            </w:tcPrChange>
          </w:tcPr>
          <w:p w14:paraId="611F5EAF" w14:textId="77777777" w:rsidR="00C20FBA" w:rsidRPr="007528FF" w:rsidRDefault="00C20FBA" w:rsidP="00C20FBA">
            <w:pPr>
              <w:keepNext/>
              <w:keepLines/>
              <w:rPr>
                <w:rFonts w:cs="Arial"/>
                <w:color w:val="000000" w:themeColor="text1"/>
                <w:sz w:val="20"/>
                <w:szCs w:val="20"/>
              </w:rPr>
            </w:pPr>
            <w:r w:rsidRPr="007528FF">
              <w:rPr>
                <w:rFonts w:cs="Arial"/>
                <w:color w:val="000000" w:themeColor="text1"/>
                <w:sz w:val="20"/>
                <w:szCs w:val="20"/>
              </w:rPr>
              <w:t>If there are any records for the well for that date, they will be listed in the Data Window and the section “Last Registered Status” will show the last status of that well</w:t>
            </w:r>
          </w:p>
          <w:p w14:paraId="0B8037EB" w14:textId="77777777" w:rsidR="00C20FBA" w:rsidRPr="007528FF" w:rsidRDefault="00C20FBA" w:rsidP="00C20FBA">
            <w:pPr>
              <w:keepNext/>
              <w:keepLines/>
              <w:rPr>
                <w:rFonts w:cs="Arial"/>
                <w:color w:val="000000" w:themeColor="text1"/>
                <w:sz w:val="20"/>
                <w:szCs w:val="20"/>
              </w:rPr>
            </w:pPr>
          </w:p>
          <w:p w14:paraId="50EDEBC4" w14:textId="77777777" w:rsidR="00C20FBA" w:rsidRPr="007528FF" w:rsidRDefault="00C20FBA" w:rsidP="00C20FBA">
            <w:pPr>
              <w:keepNext/>
              <w:keepLines/>
              <w:rPr>
                <w:rFonts w:cs="Arial"/>
                <w:color w:val="000000" w:themeColor="text1"/>
                <w:sz w:val="20"/>
                <w:szCs w:val="20"/>
              </w:rPr>
            </w:pPr>
            <w:r w:rsidRPr="007528FF">
              <w:rPr>
                <w:rFonts w:cs="Arial"/>
                <w:color w:val="000000" w:themeColor="text1"/>
                <w:sz w:val="20"/>
                <w:szCs w:val="20"/>
              </w:rPr>
              <w:t>If there were no records for that date, there will be a message “no records found…” and the section “Last Registered Status” will show the last status of that well</w:t>
            </w:r>
          </w:p>
          <w:p w14:paraId="5A8ACC28" w14:textId="77777777" w:rsidR="00C20FBA" w:rsidRPr="007528FF" w:rsidRDefault="00C20FBA" w:rsidP="00C20FBA">
            <w:pPr>
              <w:keepNext/>
              <w:keepLines/>
              <w:rPr>
                <w:rFonts w:cs="Arial"/>
                <w:color w:val="000000" w:themeColor="text1"/>
                <w:sz w:val="20"/>
                <w:szCs w:val="20"/>
              </w:rPr>
            </w:pPr>
          </w:p>
        </w:tc>
        <w:tc>
          <w:tcPr>
            <w:tcW w:w="1538" w:type="pct"/>
            <w:tcPrChange w:id="648" w:author="Batra Yogesh (EXT)" w:date="2018-04-13T12:12:00Z">
              <w:tcPr>
                <w:tcW w:w="2880" w:type="dxa"/>
              </w:tcPr>
            </w:tcPrChange>
          </w:tcPr>
          <w:p w14:paraId="527A9D49" w14:textId="77777777" w:rsidR="00C20FBA" w:rsidRPr="007528FF" w:rsidRDefault="00C20FBA" w:rsidP="00C20FBA">
            <w:pPr>
              <w:keepNext/>
              <w:keepLines/>
              <w:rPr>
                <w:rFonts w:cs="Arial"/>
                <w:b/>
                <w:i/>
                <w:color w:val="000000" w:themeColor="text1"/>
                <w:sz w:val="20"/>
                <w:szCs w:val="20"/>
              </w:rPr>
            </w:pPr>
            <w:r w:rsidRPr="007528FF">
              <w:rPr>
                <w:rFonts w:cs="Arial"/>
                <w:color w:val="000000" w:themeColor="text1"/>
                <w:sz w:val="20"/>
                <w:szCs w:val="20"/>
              </w:rPr>
              <w:t xml:space="preserve">Note:  The hierarchy information may </w:t>
            </w:r>
            <w:proofErr w:type="gramStart"/>
            <w:r w:rsidRPr="007528FF">
              <w:rPr>
                <w:rFonts w:cs="Arial"/>
                <w:color w:val="000000" w:themeColor="text1"/>
                <w:sz w:val="20"/>
                <w:szCs w:val="20"/>
              </w:rPr>
              <w:t>be  pre</w:t>
            </w:r>
            <w:proofErr w:type="gramEnd"/>
            <w:r w:rsidRPr="007528FF">
              <w:rPr>
                <w:rFonts w:cs="Arial"/>
                <w:color w:val="000000" w:themeColor="text1"/>
                <w:sz w:val="20"/>
                <w:szCs w:val="20"/>
              </w:rPr>
              <w:t xml:space="preserve">-populated and user just needs to hit </w:t>
            </w:r>
            <w:r w:rsidRPr="007528FF">
              <w:rPr>
                <w:rFonts w:cs="Arial"/>
                <w:b/>
                <w:i/>
                <w:color w:val="000000" w:themeColor="text1"/>
                <w:sz w:val="20"/>
                <w:szCs w:val="20"/>
              </w:rPr>
              <w:t>Go…</w:t>
            </w:r>
          </w:p>
          <w:p w14:paraId="1C452693" w14:textId="77777777" w:rsidR="00C20FBA" w:rsidRPr="007528FF" w:rsidRDefault="00C20FBA" w:rsidP="00C20FBA">
            <w:pPr>
              <w:keepNext/>
              <w:keepLines/>
              <w:rPr>
                <w:rFonts w:cs="Arial"/>
                <w:color w:val="000000" w:themeColor="text1"/>
                <w:sz w:val="20"/>
                <w:szCs w:val="20"/>
              </w:rPr>
            </w:pPr>
          </w:p>
          <w:p w14:paraId="19C7084E" w14:textId="29327808" w:rsidR="008206A7" w:rsidRPr="007528FF" w:rsidRDefault="008206A7" w:rsidP="00C20FBA">
            <w:pPr>
              <w:keepNext/>
              <w:keepLines/>
              <w:rPr>
                <w:rFonts w:cs="Arial"/>
                <w:color w:val="000000" w:themeColor="text1"/>
                <w:sz w:val="20"/>
                <w:szCs w:val="20"/>
              </w:rPr>
            </w:pPr>
            <w:r w:rsidRPr="007528FF">
              <w:rPr>
                <w:rFonts w:cs="Arial"/>
                <w:color w:val="000000" w:themeColor="text1"/>
                <w:sz w:val="20"/>
                <w:szCs w:val="20"/>
              </w:rPr>
              <w:t xml:space="preserve">If a well was not selected in the hierarchy, user must select a well from the Well Name dropdown before proceeding.  </w:t>
            </w:r>
          </w:p>
        </w:tc>
      </w:tr>
      <w:tr w:rsidR="00C20FBA" w:rsidRPr="007528FF" w14:paraId="57B943F9" w14:textId="77777777" w:rsidTr="007528FF">
        <w:tc>
          <w:tcPr>
            <w:tcW w:w="369" w:type="pct"/>
            <w:shd w:val="clear" w:color="auto" w:fill="C6D9F1" w:themeFill="text2" w:themeFillTint="33"/>
            <w:tcPrChange w:id="649" w:author="Batra Yogesh (EXT)" w:date="2018-04-13T12:12:00Z">
              <w:tcPr>
                <w:tcW w:w="690" w:type="dxa"/>
                <w:shd w:val="clear" w:color="auto" w:fill="C6D9F1" w:themeFill="text2" w:themeFillTint="33"/>
              </w:tcPr>
            </w:tcPrChange>
          </w:tcPr>
          <w:p w14:paraId="72CC71A8" w14:textId="77777777" w:rsidR="00C20FBA" w:rsidRPr="007528FF" w:rsidRDefault="00C20FBA" w:rsidP="00C20FBA">
            <w:pPr>
              <w:pStyle w:val="TableText"/>
              <w:keepNext/>
              <w:keepLines/>
              <w:numPr>
                <w:ilvl w:val="0"/>
                <w:numId w:val="17"/>
              </w:numPr>
              <w:jc w:val="center"/>
              <w:rPr>
                <w:rFonts w:cs="Arial"/>
                <w:sz w:val="20"/>
              </w:rPr>
            </w:pPr>
          </w:p>
        </w:tc>
        <w:tc>
          <w:tcPr>
            <w:tcW w:w="1939" w:type="pct"/>
            <w:tcPrChange w:id="650" w:author="Batra Yogesh (EXT)" w:date="2018-04-13T12:12:00Z">
              <w:tcPr>
                <w:tcW w:w="3630" w:type="dxa"/>
              </w:tcPr>
            </w:tcPrChange>
          </w:tcPr>
          <w:p w14:paraId="28313AC3" w14:textId="7140330E" w:rsidR="00C20FBA" w:rsidRPr="007528FF" w:rsidRDefault="00C20FBA" w:rsidP="00C20FBA">
            <w:pPr>
              <w:pStyle w:val="TableText"/>
              <w:keepNext/>
              <w:keepLines/>
              <w:rPr>
                <w:rFonts w:cs="Arial"/>
                <w:color w:val="000000" w:themeColor="text1"/>
                <w:sz w:val="20"/>
                <w:szCs w:val="20"/>
              </w:rPr>
            </w:pPr>
            <w:r w:rsidRPr="007528FF">
              <w:rPr>
                <w:rFonts w:cs="Arial"/>
                <w:color w:val="000000" w:themeColor="text1"/>
                <w:sz w:val="20"/>
                <w:szCs w:val="20"/>
              </w:rPr>
              <w:t>Change the Date in the Navigator Pane to include the date that the well was created in EC (or date of the well status change)</w:t>
            </w:r>
          </w:p>
        </w:tc>
        <w:tc>
          <w:tcPr>
            <w:tcW w:w="1154" w:type="pct"/>
            <w:tcPrChange w:id="651" w:author="Batra Yogesh (EXT)" w:date="2018-04-13T12:12:00Z">
              <w:tcPr>
                <w:tcW w:w="2160" w:type="dxa"/>
              </w:tcPr>
            </w:tcPrChange>
          </w:tcPr>
          <w:p w14:paraId="03A800B8" w14:textId="34AA26E1" w:rsidR="00C20FBA" w:rsidRPr="007528FF" w:rsidRDefault="00C20FBA" w:rsidP="00C20FBA">
            <w:pPr>
              <w:rPr>
                <w:rFonts w:cs="Arial"/>
                <w:color w:val="000000" w:themeColor="text1"/>
                <w:sz w:val="20"/>
                <w:szCs w:val="20"/>
              </w:rPr>
            </w:pPr>
            <w:r w:rsidRPr="007528FF">
              <w:rPr>
                <w:rFonts w:cs="Arial"/>
                <w:color w:val="000000" w:themeColor="text1"/>
                <w:sz w:val="20"/>
                <w:szCs w:val="20"/>
              </w:rPr>
              <w:t xml:space="preserve">Date and time </w:t>
            </w:r>
            <w:proofErr w:type="gramStart"/>
            <w:r w:rsidRPr="007528FF">
              <w:rPr>
                <w:rFonts w:cs="Arial"/>
                <w:color w:val="000000" w:themeColor="text1"/>
                <w:sz w:val="20"/>
                <w:szCs w:val="20"/>
              </w:rPr>
              <w:t>is</w:t>
            </w:r>
            <w:proofErr w:type="gramEnd"/>
            <w:r w:rsidRPr="007528FF">
              <w:rPr>
                <w:rFonts w:cs="Arial"/>
                <w:color w:val="000000" w:themeColor="text1"/>
                <w:sz w:val="20"/>
                <w:szCs w:val="20"/>
              </w:rPr>
              <w:t xml:space="preserve"> populated</w:t>
            </w:r>
          </w:p>
        </w:tc>
        <w:tc>
          <w:tcPr>
            <w:tcW w:w="1538" w:type="pct"/>
            <w:tcPrChange w:id="652" w:author="Batra Yogesh (EXT)" w:date="2018-04-13T12:12:00Z">
              <w:tcPr>
                <w:tcW w:w="2880" w:type="dxa"/>
              </w:tcPr>
            </w:tcPrChange>
          </w:tcPr>
          <w:p w14:paraId="57E87040" w14:textId="77777777" w:rsidR="00C20FBA" w:rsidRPr="007528FF" w:rsidRDefault="0097287A" w:rsidP="00C20FBA">
            <w:pPr>
              <w:textAlignment w:val="center"/>
              <w:rPr>
                <w:rFonts w:cs="Arial"/>
                <w:color w:val="000000" w:themeColor="text1"/>
                <w:sz w:val="20"/>
                <w:szCs w:val="20"/>
              </w:rPr>
            </w:pPr>
            <w:r w:rsidRPr="007528FF">
              <w:rPr>
                <w:rFonts w:cs="Arial"/>
                <w:color w:val="000000" w:themeColor="text1"/>
                <w:sz w:val="20"/>
                <w:szCs w:val="20"/>
              </w:rPr>
              <w:t xml:space="preserve">If a well was not selected in the hierarchy, user must select a well from the Well Name dropdown before proceeding.  </w:t>
            </w:r>
          </w:p>
          <w:p w14:paraId="5F3036F5" w14:textId="619CD01A" w:rsidR="0097287A" w:rsidRPr="007528FF" w:rsidRDefault="0097287A" w:rsidP="00C20FBA">
            <w:pPr>
              <w:textAlignment w:val="center"/>
              <w:rPr>
                <w:rFonts w:cs="Arial"/>
                <w:color w:val="000000" w:themeColor="text1"/>
                <w:sz w:val="20"/>
                <w:szCs w:val="20"/>
              </w:rPr>
            </w:pPr>
          </w:p>
        </w:tc>
      </w:tr>
      <w:tr w:rsidR="0097287A" w:rsidRPr="007528FF" w14:paraId="492B8003" w14:textId="77777777" w:rsidTr="007528FF">
        <w:tc>
          <w:tcPr>
            <w:tcW w:w="369" w:type="pct"/>
            <w:shd w:val="clear" w:color="auto" w:fill="C6D9F1" w:themeFill="text2" w:themeFillTint="33"/>
            <w:tcPrChange w:id="653" w:author="Batra Yogesh (EXT)" w:date="2018-04-13T12:12:00Z">
              <w:tcPr>
                <w:tcW w:w="690" w:type="dxa"/>
                <w:shd w:val="clear" w:color="auto" w:fill="C6D9F1" w:themeFill="text2" w:themeFillTint="33"/>
              </w:tcPr>
            </w:tcPrChange>
          </w:tcPr>
          <w:p w14:paraId="1E5ED9B1" w14:textId="77777777" w:rsidR="0097287A" w:rsidRPr="007528FF" w:rsidRDefault="0097287A" w:rsidP="0097287A">
            <w:pPr>
              <w:pStyle w:val="TableText"/>
              <w:keepNext/>
              <w:keepLines/>
              <w:numPr>
                <w:ilvl w:val="0"/>
                <w:numId w:val="17"/>
              </w:numPr>
              <w:jc w:val="center"/>
              <w:rPr>
                <w:rFonts w:cs="Arial"/>
                <w:sz w:val="20"/>
              </w:rPr>
            </w:pPr>
          </w:p>
        </w:tc>
        <w:tc>
          <w:tcPr>
            <w:tcW w:w="1939" w:type="pct"/>
            <w:tcPrChange w:id="654" w:author="Batra Yogesh (EXT)" w:date="2018-04-13T12:12:00Z">
              <w:tcPr>
                <w:tcW w:w="3630" w:type="dxa"/>
              </w:tcPr>
            </w:tcPrChange>
          </w:tcPr>
          <w:p w14:paraId="37D22D46" w14:textId="09E3ACEF" w:rsidR="0097287A" w:rsidRPr="007528FF" w:rsidRDefault="0097287A" w:rsidP="0097287A">
            <w:pPr>
              <w:pStyle w:val="TableText"/>
              <w:keepNext/>
              <w:keepLines/>
              <w:rPr>
                <w:rFonts w:cs="Arial"/>
                <w:color w:val="000000" w:themeColor="text1"/>
                <w:sz w:val="20"/>
                <w:szCs w:val="20"/>
              </w:rPr>
            </w:pPr>
            <w:r w:rsidRPr="007528FF">
              <w:rPr>
                <w:rFonts w:cs="Arial"/>
                <w:color w:val="000000" w:themeColor="text1"/>
                <w:sz w:val="20"/>
                <w:szCs w:val="20"/>
              </w:rPr>
              <w:t>Select the record that needs to be updated</w:t>
            </w:r>
          </w:p>
        </w:tc>
        <w:tc>
          <w:tcPr>
            <w:tcW w:w="1154" w:type="pct"/>
            <w:tcPrChange w:id="655" w:author="Batra Yogesh (EXT)" w:date="2018-04-13T12:12:00Z">
              <w:tcPr>
                <w:tcW w:w="2160" w:type="dxa"/>
              </w:tcPr>
            </w:tcPrChange>
          </w:tcPr>
          <w:p w14:paraId="151FA555" w14:textId="7E6E0910" w:rsidR="0097287A" w:rsidRPr="007528FF" w:rsidRDefault="0097287A" w:rsidP="0097287A">
            <w:pPr>
              <w:rPr>
                <w:rFonts w:cs="Arial"/>
                <w:color w:val="000000" w:themeColor="text1"/>
                <w:sz w:val="20"/>
                <w:szCs w:val="20"/>
              </w:rPr>
            </w:pPr>
            <w:r w:rsidRPr="007528FF">
              <w:rPr>
                <w:rFonts w:cs="Arial"/>
                <w:color w:val="000000" w:themeColor="text1"/>
                <w:sz w:val="20"/>
                <w:szCs w:val="20"/>
              </w:rPr>
              <w:t>Row is highlighted light blue</w:t>
            </w:r>
          </w:p>
        </w:tc>
        <w:tc>
          <w:tcPr>
            <w:tcW w:w="1538" w:type="pct"/>
            <w:tcPrChange w:id="656" w:author="Batra Yogesh (EXT)" w:date="2018-04-13T12:12:00Z">
              <w:tcPr>
                <w:tcW w:w="2880" w:type="dxa"/>
              </w:tcPr>
            </w:tcPrChange>
          </w:tcPr>
          <w:p w14:paraId="7A166B9E" w14:textId="77777777" w:rsidR="0097287A" w:rsidRPr="007528FF" w:rsidRDefault="0097287A" w:rsidP="0097287A">
            <w:pPr>
              <w:textAlignment w:val="center"/>
              <w:rPr>
                <w:rFonts w:cs="Arial"/>
                <w:b/>
                <w:color w:val="000000" w:themeColor="text1"/>
                <w:sz w:val="20"/>
                <w:szCs w:val="20"/>
              </w:rPr>
            </w:pPr>
          </w:p>
        </w:tc>
      </w:tr>
      <w:tr w:rsidR="0097287A" w:rsidRPr="007528FF" w14:paraId="1156F4EF" w14:textId="77777777" w:rsidTr="007528FF">
        <w:tc>
          <w:tcPr>
            <w:tcW w:w="369" w:type="pct"/>
            <w:shd w:val="clear" w:color="auto" w:fill="C6D9F1" w:themeFill="text2" w:themeFillTint="33"/>
            <w:tcPrChange w:id="657" w:author="Batra Yogesh (EXT)" w:date="2018-04-13T12:12:00Z">
              <w:tcPr>
                <w:tcW w:w="690" w:type="dxa"/>
                <w:shd w:val="clear" w:color="auto" w:fill="C6D9F1" w:themeFill="text2" w:themeFillTint="33"/>
              </w:tcPr>
            </w:tcPrChange>
          </w:tcPr>
          <w:p w14:paraId="480B70E5" w14:textId="77777777" w:rsidR="0097287A" w:rsidRPr="007528FF" w:rsidRDefault="0097287A" w:rsidP="0097287A">
            <w:pPr>
              <w:pStyle w:val="TableText"/>
              <w:keepNext/>
              <w:keepLines/>
              <w:numPr>
                <w:ilvl w:val="0"/>
                <w:numId w:val="17"/>
              </w:numPr>
              <w:jc w:val="center"/>
              <w:rPr>
                <w:rFonts w:cs="Arial"/>
                <w:sz w:val="20"/>
              </w:rPr>
            </w:pPr>
          </w:p>
        </w:tc>
        <w:tc>
          <w:tcPr>
            <w:tcW w:w="1939" w:type="pct"/>
            <w:tcPrChange w:id="658" w:author="Batra Yogesh (EXT)" w:date="2018-04-13T12:12:00Z">
              <w:tcPr>
                <w:tcW w:w="3630" w:type="dxa"/>
              </w:tcPr>
            </w:tcPrChange>
          </w:tcPr>
          <w:p w14:paraId="3AEFA286" w14:textId="127F134E" w:rsidR="0097287A" w:rsidRPr="007528FF" w:rsidRDefault="00780255" w:rsidP="0097287A">
            <w:pPr>
              <w:pStyle w:val="TableText"/>
              <w:keepNext/>
              <w:keepLines/>
              <w:rPr>
                <w:rFonts w:cs="Arial"/>
                <w:color w:val="000000" w:themeColor="text1"/>
                <w:sz w:val="20"/>
                <w:szCs w:val="20"/>
              </w:rPr>
            </w:pPr>
            <w:r w:rsidRPr="007528FF">
              <w:rPr>
                <w:rFonts w:cs="Arial"/>
                <w:color w:val="000000" w:themeColor="text1"/>
                <w:sz w:val="20"/>
                <w:szCs w:val="20"/>
              </w:rPr>
              <w:t>Edit and m</w:t>
            </w:r>
            <w:r w:rsidR="0097287A" w:rsidRPr="007528FF">
              <w:rPr>
                <w:rFonts w:cs="Arial"/>
                <w:color w:val="000000" w:themeColor="text1"/>
                <w:sz w:val="20"/>
                <w:szCs w:val="20"/>
              </w:rPr>
              <w:t>odify the data and click the Save icon</w:t>
            </w:r>
          </w:p>
          <w:p w14:paraId="163AB2B8" w14:textId="6C183645" w:rsidR="0097287A" w:rsidRPr="007528FF" w:rsidRDefault="0097287A" w:rsidP="0097287A">
            <w:pPr>
              <w:rPr>
                <w:rFonts w:cs="Arial"/>
                <w:color w:val="000000" w:themeColor="text1"/>
                <w:sz w:val="20"/>
                <w:szCs w:val="20"/>
              </w:rPr>
            </w:pPr>
            <w:r w:rsidRPr="007528FF">
              <w:rPr>
                <w:rFonts w:cs="Arial"/>
                <w:color w:val="000000" w:themeColor="text1"/>
                <w:sz w:val="20"/>
                <w:szCs w:val="20"/>
              </w:rPr>
              <w:t>Verify that data is saved and displayed correctly</w:t>
            </w:r>
            <w:ins w:id="659" w:author="Wirasak Chomphu [2]" w:date="2017-11-26T16:06:00Z">
              <w:r w:rsidR="001C51F5" w:rsidRPr="007528FF">
                <w:rPr>
                  <w:rFonts w:cs="Arial"/>
                  <w:color w:val="000000" w:themeColor="text1"/>
                  <w:sz w:val="20"/>
                  <w:szCs w:val="20"/>
                </w:rPr>
                <w:br/>
              </w:r>
            </w:ins>
          </w:p>
          <w:p w14:paraId="0ED8382D" w14:textId="3B3CB7A8" w:rsidR="001C51F5" w:rsidRPr="007528FF" w:rsidRDefault="001C51F5" w:rsidP="001C51F5">
            <w:pPr>
              <w:textAlignment w:val="center"/>
              <w:rPr>
                <w:ins w:id="660" w:author="Wirasak Chomphu [2]" w:date="2017-11-26T16:06:00Z"/>
                <w:rFonts w:cs="Arial"/>
                <w:color w:val="000000" w:themeColor="text1"/>
                <w:sz w:val="20"/>
                <w:szCs w:val="20"/>
              </w:rPr>
            </w:pPr>
            <w:ins w:id="661" w:author="Wirasak Chomphu [2]" w:date="2017-11-26T16:06:00Z">
              <w:r w:rsidRPr="007528FF">
                <w:rPr>
                  <w:rFonts w:cs="Arial"/>
                  <w:b/>
                  <w:color w:val="000000" w:themeColor="text1"/>
                  <w:sz w:val="20"/>
                  <w:szCs w:val="20"/>
                </w:rPr>
                <w:t xml:space="preserve">Well Name, Well Status </w:t>
              </w:r>
              <w:r w:rsidRPr="007528FF">
                <w:rPr>
                  <w:rFonts w:cs="Arial"/>
                  <w:color w:val="000000" w:themeColor="text1"/>
                  <w:sz w:val="20"/>
                  <w:szCs w:val="20"/>
                </w:rPr>
                <w:t xml:space="preserve">are mandatory </w:t>
              </w:r>
              <w:del w:id="662" w:author="Batra Yogesh (EXT)" w:date="2018-04-04T16:57:00Z">
                <w:r w:rsidRPr="007528FF" w:rsidDel="00652971">
                  <w:rPr>
                    <w:rFonts w:cs="Arial"/>
                    <w:color w:val="000000" w:themeColor="text1"/>
                    <w:sz w:val="20"/>
                    <w:szCs w:val="20"/>
                  </w:rPr>
                  <w:delText>fieds</w:delText>
                </w:r>
              </w:del>
            </w:ins>
            <w:ins w:id="663" w:author="Batra Yogesh (EXT)" w:date="2018-04-04T16:57:00Z">
              <w:r w:rsidR="00652971" w:rsidRPr="007528FF">
                <w:rPr>
                  <w:rFonts w:cs="Arial"/>
                  <w:color w:val="000000" w:themeColor="text1"/>
                  <w:sz w:val="20"/>
                  <w:szCs w:val="20"/>
                </w:rPr>
                <w:t>fields</w:t>
              </w:r>
            </w:ins>
          </w:p>
          <w:p w14:paraId="17EFBFC9" w14:textId="77777777" w:rsidR="001C51F5" w:rsidRPr="007528FF" w:rsidRDefault="001C51F5" w:rsidP="001C51F5">
            <w:pPr>
              <w:textAlignment w:val="center"/>
              <w:rPr>
                <w:ins w:id="664" w:author="Wirasak Chomphu [2]" w:date="2017-11-26T16:06:00Z"/>
                <w:rFonts w:cs="Arial"/>
                <w:color w:val="000000" w:themeColor="text1"/>
                <w:sz w:val="20"/>
                <w:szCs w:val="20"/>
              </w:rPr>
            </w:pPr>
          </w:p>
          <w:p w14:paraId="639D46A7" w14:textId="77777777" w:rsidR="001C51F5" w:rsidRPr="007528FF" w:rsidRDefault="001C51F5" w:rsidP="001C51F5">
            <w:pPr>
              <w:textAlignment w:val="center"/>
              <w:rPr>
                <w:ins w:id="665" w:author="Wirasak Chomphu [2]" w:date="2017-11-26T16:06:00Z"/>
                <w:rFonts w:cs="Arial"/>
                <w:color w:val="000000" w:themeColor="text1"/>
                <w:sz w:val="20"/>
                <w:szCs w:val="20"/>
              </w:rPr>
            </w:pPr>
            <w:ins w:id="666" w:author="Wirasak Chomphu [2]" w:date="2017-11-26T16:06:00Z">
              <w:r w:rsidRPr="007528FF">
                <w:rPr>
                  <w:rFonts w:cs="Arial"/>
                  <w:b/>
                  <w:color w:val="000000" w:themeColor="text1"/>
                  <w:sz w:val="20"/>
                  <w:szCs w:val="20"/>
                </w:rPr>
                <w:t>Comments</w:t>
              </w:r>
              <w:r w:rsidRPr="007528FF">
                <w:rPr>
                  <w:rFonts w:cs="Arial"/>
                  <w:color w:val="000000" w:themeColor="text1"/>
                  <w:sz w:val="20"/>
                  <w:szCs w:val="20"/>
                </w:rPr>
                <w:t xml:space="preserve"> field is an optional field</w:t>
              </w:r>
            </w:ins>
          </w:p>
          <w:p w14:paraId="51EC175D" w14:textId="77777777" w:rsidR="001C51F5" w:rsidRPr="007528FF" w:rsidRDefault="001C51F5" w:rsidP="001C51F5">
            <w:pPr>
              <w:textAlignment w:val="center"/>
              <w:rPr>
                <w:ins w:id="667" w:author="Wirasak Chomphu [2]" w:date="2017-11-26T16:06:00Z"/>
                <w:rFonts w:cs="Arial"/>
                <w:color w:val="000000" w:themeColor="text1"/>
                <w:sz w:val="20"/>
                <w:szCs w:val="20"/>
              </w:rPr>
            </w:pPr>
          </w:p>
          <w:p w14:paraId="69491F61" w14:textId="77777777" w:rsidR="001C51F5" w:rsidRPr="007528FF" w:rsidRDefault="001C51F5" w:rsidP="001C51F5">
            <w:pPr>
              <w:textAlignment w:val="center"/>
              <w:rPr>
                <w:ins w:id="668" w:author="Wirasak Chomphu [2]" w:date="2017-11-26T16:06:00Z"/>
                <w:rFonts w:cs="Arial"/>
                <w:color w:val="000000" w:themeColor="text1"/>
                <w:sz w:val="20"/>
                <w:szCs w:val="20"/>
              </w:rPr>
            </w:pPr>
            <w:ins w:id="669" w:author="Wirasak Chomphu [2]" w:date="2017-11-26T16:06:00Z">
              <w:r w:rsidRPr="007528FF">
                <w:rPr>
                  <w:rFonts w:cs="Arial"/>
                  <w:color w:val="000000" w:themeColor="text1"/>
                  <w:sz w:val="20"/>
                  <w:szCs w:val="20"/>
                </w:rPr>
                <w:t>00:00 is time standard.</w:t>
              </w:r>
            </w:ins>
          </w:p>
          <w:p w14:paraId="79F6CA18" w14:textId="77777777" w:rsidR="0097287A" w:rsidRPr="007528FF" w:rsidRDefault="0097287A" w:rsidP="0097287A">
            <w:pPr>
              <w:pStyle w:val="TableText"/>
              <w:keepNext/>
              <w:keepLines/>
              <w:rPr>
                <w:rFonts w:cs="Arial"/>
                <w:color w:val="000000" w:themeColor="text1"/>
                <w:sz w:val="20"/>
                <w:szCs w:val="20"/>
              </w:rPr>
            </w:pPr>
          </w:p>
        </w:tc>
        <w:tc>
          <w:tcPr>
            <w:tcW w:w="1154" w:type="pct"/>
            <w:tcPrChange w:id="670" w:author="Batra Yogesh (EXT)" w:date="2018-04-13T12:12:00Z">
              <w:tcPr>
                <w:tcW w:w="2160" w:type="dxa"/>
              </w:tcPr>
            </w:tcPrChange>
          </w:tcPr>
          <w:p w14:paraId="124982FB" w14:textId="77777777" w:rsidR="001C51F5" w:rsidRPr="007528FF" w:rsidRDefault="0097287A" w:rsidP="0097287A">
            <w:pPr>
              <w:rPr>
                <w:ins w:id="671" w:author="Wirasak Chomphu [2]" w:date="2017-11-26T16:06:00Z"/>
                <w:rFonts w:cs="Arial"/>
                <w:color w:val="000000" w:themeColor="text1"/>
                <w:sz w:val="20"/>
                <w:szCs w:val="20"/>
              </w:rPr>
            </w:pPr>
            <w:r w:rsidRPr="007528FF">
              <w:rPr>
                <w:rFonts w:cs="Arial"/>
                <w:color w:val="000000" w:themeColor="text1"/>
                <w:sz w:val="20"/>
                <w:szCs w:val="20"/>
              </w:rPr>
              <w:t>Data was saved and displayed as expected</w:t>
            </w:r>
            <w:ins w:id="672" w:author="Wirasak Chomphu [2]" w:date="2017-11-26T16:06:00Z">
              <w:r w:rsidR="001C51F5" w:rsidRPr="007528FF">
                <w:rPr>
                  <w:rFonts w:cs="Arial"/>
                  <w:color w:val="000000" w:themeColor="text1"/>
                  <w:sz w:val="20"/>
                  <w:szCs w:val="20"/>
                </w:rPr>
                <w:t>.</w:t>
              </w:r>
            </w:ins>
          </w:p>
          <w:p w14:paraId="4E929F91" w14:textId="77777777" w:rsidR="001C51F5" w:rsidRPr="007528FF" w:rsidRDefault="001C51F5" w:rsidP="001C51F5">
            <w:pPr>
              <w:textAlignment w:val="center"/>
              <w:rPr>
                <w:ins w:id="673" w:author="Wirasak Chomphu [2]" w:date="2017-11-26T16:06:00Z"/>
                <w:rFonts w:cs="Arial"/>
                <w:color w:val="000000" w:themeColor="text1"/>
                <w:sz w:val="20"/>
                <w:szCs w:val="20"/>
              </w:rPr>
            </w:pPr>
            <w:ins w:id="674" w:author="Wirasak Chomphu [2]" w:date="2017-11-26T16:06:00Z">
              <w:r w:rsidRPr="007528FF">
                <w:rPr>
                  <w:rFonts w:cs="Arial"/>
                  <w:color w:val="000000" w:themeColor="text1"/>
                  <w:sz w:val="20"/>
                  <w:szCs w:val="20"/>
                </w:rPr>
                <w:t>Status available for the users:</w:t>
              </w:r>
            </w:ins>
          </w:p>
          <w:p w14:paraId="6A006F31" w14:textId="307B3496" w:rsidR="001C51F5" w:rsidRPr="007528FF" w:rsidRDefault="001C51F5" w:rsidP="001C51F5">
            <w:pPr>
              <w:pStyle w:val="ListParagraph"/>
              <w:numPr>
                <w:ilvl w:val="0"/>
                <w:numId w:val="15"/>
              </w:numPr>
              <w:textAlignment w:val="center"/>
              <w:rPr>
                <w:ins w:id="675" w:author="Wirasak Chomphu [2]" w:date="2017-11-26T16:06:00Z"/>
                <w:rFonts w:cs="Arial"/>
                <w:color w:val="000000" w:themeColor="text1"/>
                <w:sz w:val="20"/>
                <w:szCs w:val="20"/>
              </w:rPr>
            </w:pPr>
            <w:ins w:id="676" w:author="Wirasak Chomphu [2]" w:date="2017-11-26T16:06:00Z">
              <w:r w:rsidRPr="007528FF">
                <w:rPr>
                  <w:rFonts w:cs="Arial"/>
                  <w:color w:val="000000" w:themeColor="text1"/>
                  <w:sz w:val="20"/>
                  <w:szCs w:val="20"/>
                </w:rPr>
                <w:t>Dril</w:t>
              </w:r>
            </w:ins>
            <w:ins w:id="677" w:author="Prakash Atul (Ext)" w:date="2018-03-27T10:37:00Z">
              <w:r w:rsidR="009A0124" w:rsidRPr="007528FF">
                <w:rPr>
                  <w:rFonts w:cs="Arial"/>
                  <w:color w:val="000000" w:themeColor="text1"/>
                  <w:sz w:val="20"/>
                  <w:szCs w:val="20"/>
                </w:rPr>
                <w:t>li</w:t>
              </w:r>
            </w:ins>
            <w:ins w:id="678" w:author="Wirasak Chomphu [2]" w:date="2017-11-26T16:06:00Z">
              <w:r w:rsidRPr="007528FF">
                <w:rPr>
                  <w:rFonts w:cs="Arial"/>
                  <w:color w:val="000000" w:themeColor="text1"/>
                  <w:sz w:val="20"/>
                  <w:szCs w:val="20"/>
                </w:rPr>
                <w:t>ng</w:t>
              </w:r>
            </w:ins>
          </w:p>
          <w:p w14:paraId="2DB68BC2" w14:textId="77777777" w:rsidR="001C51F5" w:rsidRPr="007528FF" w:rsidRDefault="001C51F5" w:rsidP="001C51F5">
            <w:pPr>
              <w:pStyle w:val="ListParagraph"/>
              <w:numPr>
                <w:ilvl w:val="0"/>
                <w:numId w:val="15"/>
              </w:numPr>
              <w:textAlignment w:val="center"/>
              <w:rPr>
                <w:ins w:id="679" w:author="Wirasak Chomphu [2]" w:date="2017-11-26T16:06:00Z"/>
                <w:rFonts w:cs="Arial"/>
                <w:color w:val="000000" w:themeColor="text1"/>
                <w:sz w:val="20"/>
                <w:szCs w:val="20"/>
              </w:rPr>
            </w:pPr>
            <w:ins w:id="680" w:author="Wirasak Chomphu [2]" w:date="2017-11-26T16:06:00Z">
              <w:r w:rsidRPr="007528FF">
                <w:rPr>
                  <w:rFonts w:cs="Arial"/>
                  <w:color w:val="000000" w:themeColor="text1"/>
                  <w:sz w:val="20"/>
                  <w:szCs w:val="20"/>
                </w:rPr>
                <w:t>Active</w:t>
              </w:r>
            </w:ins>
          </w:p>
          <w:p w14:paraId="4F1C6CF7" w14:textId="77777777" w:rsidR="001C51F5" w:rsidRPr="007528FF" w:rsidRDefault="001C51F5" w:rsidP="001C51F5">
            <w:pPr>
              <w:pStyle w:val="ListParagraph"/>
              <w:numPr>
                <w:ilvl w:val="0"/>
                <w:numId w:val="15"/>
              </w:numPr>
              <w:textAlignment w:val="center"/>
              <w:rPr>
                <w:ins w:id="681" w:author="Wirasak Chomphu [2]" w:date="2017-11-26T16:06:00Z"/>
                <w:rFonts w:cs="Arial"/>
                <w:color w:val="000000" w:themeColor="text1"/>
                <w:sz w:val="20"/>
                <w:szCs w:val="20"/>
              </w:rPr>
            </w:pPr>
            <w:ins w:id="682" w:author="Wirasak Chomphu [2]" w:date="2017-11-26T16:06:00Z">
              <w:r w:rsidRPr="007528FF">
                <w:rPr>
                  <w:rFonts w:cs="Arial"/>
                  <w:color w:val="000000" w:themeColor="text1"/>
                  <w:sz w:val="20"/>
                  <w:szCs w:val="20"/>
                </w:rPr>
                <w:t>Shut-in</w:t>
              </w:r>
            </w:ins>
          </w:p>
          <w:p w14:paraId="108D1141" w14:textId="77777777" w:rsidR="001C51F5" w:rsidRPr="007528FF" w:rsidRDefault="001C51F5" w:rsidP="001C51F5">
            <w:pPr>
              <w:textAlignment w:val="center"/>
              <w:rPr>
                <w:ins w:id="683" w:author="Wirasak Chomphu [2]" w:date="2017-11-26T16:06:00Z"/>
                <w:rFonts w:cs="Arial"/>
                <w:color w:val="000000" w:themeColor="text1"/>
                <w:sz w:val="20"/>
                <w:szCs w:val="20"/>
              </w:rPr>
            </w:pPr>
            <w:ins w:id="684" w:author="Wirasak Chomphu [2]" w:date="2017-11-26T16:06:00Z">
              <w:r w:rsidRPr="007528FF">
                <w:rPr>
                  <w:rFonts w:cs="Arial"/>
                  <w:color w:val="000000" w:themeColor="text1"/>
                  <w:sz w:val="20"/>
                  <w:szCs w:val="20"/>
                </w:rPr>
                <w:t>In Last Registered Status</w:t>
              </w:r>
            </w:ins>
          </w:p>
          <w:p w14:paraId="0EDBB612" w14:textId="77777777" w:rsidR="001C51F5" w:rsidRPr="007528FF" w:rsidRDefault="001C51F5" w:rsidP="001C51F5">
            <w:pPr>
              <w:textAlignment w:val="center"/>
              <w:rPr>
                <w:ins w:id="685" w:author="Wirasak Chomphu [2]" w:date="2017-11-26T16:06:00Z"/>
                <w:rFonts w:cs="Arial"/>
                <w:color w:val="000000" w:themeColor="text1"/>
                <w:sz w:val="20"/>
                <w:szCs w:val="20"/>
              </w:rPr>
            </w:pPr>
            <w:ins w:id="686" w:author="Wirasak Chomphu [2]" w:date="2017-11-26T16:06:00Z">
              <w:r w:rsidRPr="007528FF">
                <w:rPr>
                  <w:rFonts w:cs="Arial"/>
                  <w:color w:val="000000" w:themeColor="text1"/>
                  <w:sz w:val="20"/>
                  <w:szCs w:val="20"/>
                </w:rPr>
                <w:t xml:space="preserve">Active well </w:t>
              </w:r>
              <w:proofErr w:type="gramStart"/>
              <w:r w:rsidRPr="007528FF">
                <w:rPr>
                  <w:rFonts w:cs="Arial"/>
                  <w:color w:val="000000" w:themeColor="text1"/>
                  <w:sz w:val="20"/>
                  <w:szCs w:val="20"/>
                </w:rPr>
                <w:t>status :</w:t>
              </w:r>
              <w:proofErr w:type="gramEnd"/>
            </w:ins>
          </w:p>
          <w:p w14:paraId="1DE480A5" w14:textId="77777777" w:rsidR="001C51F5" w:rsidRPr="007528FF" w:rsidRDefault="001C51F5" w:rsidP="001C51F5">
            <w:pPr>
              <w:pStyle w:val="ListParagraph"/>
              <w:numPr>
                <w:ilvl w:val="0"/>
                <w:numId w:val="15"/>
              </w:numPr>
              <w:textAlignment w:val="center"/>
              <w:rPr>
                <w:ins w:id="687" w:author="Wirasak Chomphu [2]" w:date="2017-11-26T16:06:00Z"/>
                <w:rFonts w:cs="Arial"/>
                <w:color w:val="000000" w:themeColor="text1"/>
                <w:sz w:val="20"/>
                <w:szCs w:val="20"/>
              </w:rPr>
            </w:pPr>
            <w:ins w:id="688" w:author="Wirasak Chomphu [2]" w:date="2017-11-26T16:06:00Z">
              <w:r w:rsidRPr="007528FF">
                <w:rPr>
                  <w:rFonts w:cs="Arial"/>
                  <w:color w:val="000000" w:themeColor="text1"/>
                  <w:sz w:val="20"/>
                  <w:szCs w:val="20"/>
                </w:rPr>
                <w:t>Closed LT</w:t>
              </w:r>
            </w:ins>
          </w:p>
          <w:p w14:paraId="622804F1" w14:textId="77777777" w:rsidR="001C51F5" w:rsidRPr="007528FF" w:rsidRDefault="001C51F5" w:rsidP="001C51F5">
            <w:pPr>
              <w:pStyle w:val="ListParagraph"/>
              <w:numPr>
                <w:ilvl w:val="0"/>
                <w:numId w:val="15"/>
              </w:numPr>
              <w:textAlignment w:val="center"/>
              <w:rPr>
                <w:ins w:id="689" w:author="Wirasak Chomphu [2]" w:date="2017-11-26T16:06:00Z"/>
                <w:rFonts w:cs="Arial"/>
                <w:color w:val="000000" w:themeColor="text1"/>
                <w:sz w:val="20"/>
                <w:szCs w:val="20"/>
              </w:rPr>
            </w:pPr>
            <w:ins w:id="690" w:author="Wirasak Chomphu [2]" w:date="2017-11-26T16:06:00Z">
              <w:r w:rsidRPr="007528FF">
                <w:rPr>
                  <w:rFonts w:cs="Arial"/>
                  <w:color w:val="000000" w:themeColor="text1"/>
                  <w:sz w:val="20"/>
                  <w:szCs w:val="20"/>
                </w:rPr>
                <w:t>Open</w:t>
              </w:r>
            </w:ins>
          </w:p>
          <w:p w14:paraId="34528AF0" w14:textId="77777777" w:rsidR="001C51F5" w:rsidRPr="007528FF" w:rsidRDefault="001C51F5" w:rsidP="001C51F5">
            <w:pPr>
              <w:pStyle w:val="ListParagraph"/>
              <w:numPr>
                <w:ilvl w:val="0"/>
                <w:numId w:val="15"/>
              </w:numPr>
              <w:textAlignment w:val="center"/>
              <w:rPr>
                <w:ins w:id="691" w:author="Wirasak Chomphu [2]" w:date="2017-11-26T16:06:00Z"/>
                <w:rFonts w:cs="Arial"/>
                <w:color w:val="000000" w:themeColor="text1"/>
                <w:sz w:val="20"/>
                <w:szCs w:val="20"/>
              </w:rPr>
            </w:pPr>
            <w:ins w:id="692" w:author="Wirasak Chomphu [2]" w:date="2017-11-26T16:06:00Z">
              <w:r w:rsidRPr="007528FF">
                <w:rPr>
                  <w:rFonts w:cs="Arial"/>
                  <w:color w:val="000000" w:themeColor="text1"/>
                  <w:sz w:val="20"/>
                  <w:szCs w:val="20"/>
                </w:rPr>
                <w:t>Closed</w:t>
              </w:r>
            </w:ins>
          </w:p>
          <w:p w14:paraId="0BB3F0CF" w14:textId="323E121C" w:rsidR="0097287A" w:rsidRPr="007528FF" w:rsidRDefault="0097287A" w:rsidP="0097287A">
            <w:pPr>
              <w:rPr>
                <w:rFonts w:cs="Arial"/>
                <w:color w:val="000000" w:themeColor="text1"/>
                <w:sz w:val="20"/>
                <w:szCs w:val="20"/>
              </w:rPr>
            </w:pPr>
          </w:p>
        </w:tc>
        <w:tc>
          <w:tcPr>
            <w:tcW w:w="1538" w:type="pct"/>
            <w:tcPrChange w:id="693" w:author="Batra Yogesh (EXT)" w:date="2018-04-13T12:12:00Z">
              <w:tcPr>
                <w:tcW w:w="2880" w:type="dxa"/>
              </w:tcPr>
            </w:tcPrChange>
          </w:tcPr>
          <w:p w14:paraId="262D565A" w14:textId="6F374A21" w:rsidR="00212519" w:rsidRPr="007528FF" w:rsidDel="001C51F5" w:rsidRDefault="00212519" w:rsidP="00212519">
            <w:pPr>
              <w:textAlignment w:val="center"/>
              <w:rPr>
                <w:del w:id="694" w:author="Wirasak Chomphu [2]" w:date="2017-11-26T16:06:00Z"/>
                <w:rFonts w:cs="Arial"/>
                <w:color w:val="000000" w:themeColor="text1"/>
                <w:sz w:val="20"/>
                <w:szCs w:val="20"/>
              </w:rPr>
            </w:pPr>
            <w:del w:id="695" w:author="Wirasak Chomphu [2]" w:date="2017-11-26T16:06:00Z">
              <w:r w:rsidRPr="007528FF" w:rsidDel="001C51F5">
                <w:rPr>
                  <w:rFonts w:cs="Arial"/>
                  <w:b/>
                  <w:color w:val="000000" w:themeColor="text1"/>
                  <w:sz w:val="20"/>
                  <w:szCs w:val="20"/>
                </w:rPr>
                <w:delText xml:space="preserve">Well Name, Well Status </w:delText>
              </w:r>
              <w:r w:rsidRPr="007528FF" w:rsidDel="001C51F5">
                <w:rPr>
                  <w:rFonts w:cs="Arial"/>
                  <w:color w:val="000000" w:themeColor="text1"/>
                  <w:sz w:val="20"/>
                  <w:szCs w:val="20"/>
                </w:rPr>
                <w:delText>are mandatory fieds</w:delText>
              </w:r>
            </w:del>
          </w:p>
          <w:p w14:paraId="36A700FD" w14:textId="3723CDBF" w:rsidR="0097287A" w:rsidRPr="007528FF" w:rsidDel="001C51F5" w:rsidRDefault="0097287A" w:rsidP="0097287A">
            <w:pPr>
              <w:textAlignment w:val="center"/>
              <w:rPr>
                <w:del w:id="696" w:author="Wirasak Chomphu [2]" w:date="2017-11-26T16:06:00Z"/>
                <w:rFonts w:cs="Arial"/>
                <w:color w:val="000000" w:themeColor="text1"/>
                <w:sz w:val="20"/>
                <w:szCs w:val="20"/>
              </w:rPr>
            </w:pPr>
          </w:p>
          <w:p w14:paraId="3FDDCC24" w14:textId="6AAD2102" w:rsidR="0097287A" w:rsidRPr="007528FF" w:rsidDel="001C51F5" w:rsidRDefault="0097287A" w:rsidP="0097287A">
            <w:pPr>
              <w:textAlignment w:val="center"/>
              <w:rPr>
                <w:del w:id="697" w:author="Wirasak Chomphu [2]" w:date="2017-11-26T16:06:00Z"/>
                <w:rFonts w:cs="Arial"/>
                <w:color w:val="000000" w:themeColor="text1"/>
                <w:sz w:val="20"/>
                <w:szCs w:val="20"/>
              </w:rPr>
            </w:pPr>
            <w:del w:id="698" w:author="Wirasak Chomphu [2]" w:date="2017-11-26T16:06:00Z">
              <w:r w:rsidRPr="007528FF" w:rsidDel="001C51F5">
                <w:rPr>
                  <w:rFonts w:cs="Arial"/>
                  <w:b/>
                  <w:color w:val="000000" w:themeColor="text1"/>
                  <w:sz w:val="20"/>
                  <w:szCs w:val="20"/>
                </w:rPr>
                <w:delText>Comments</w:delText>
              </w:r>
              <w:r w:rsidRPr="007528FF" w:rsidDel="001C51F5">
                <w:rPr>
                  <w:rFonts w:cs="Arial"/>
                  <w:color w:val="000000" w:themeColor="text1"/>
                  <w:sz w:val="20"/>
                  <w:szCs w:val="20"/>
                </w:rPr>
                <w:delText xml:space="preserve"> field is an optional field</w:delText>
              </w:r>
            </w:del>
          </w:p>
          <w:p w14:paraId="3AED5FF0" w14:textId="003480AE" w:rsidR="0097287A" w:rsidRPr="007528FF" w:rsidDel="001C51F5" w:rsidRDefault="0097287A" w:rsidP="00A0445B">
            <w:pPr>
              <w:textAlignment w:val="center"/>
              <w:rPr>
                <w:del w:id="699" w:author="Wirasak Chomphu [2]" w:date="2017-11-26T16:06:00Z"/>
                <w:rFonts w:cs="Arial"/>
                <w:color w:val="000000" w:themeColor="text1"/>
                <w:sz w:val="20"/>
                <w:szCs w:val="20"/>
              </w:rPr>
            </w:pPr>
          </w:p>
          <w:p w14:paraId="3F865261" w14:textId="05738CE2" w:rsidR="0097287A" w:rsidRPr="007528FF" w:rsidDel="001C51F5" w:rsidRDefault="00212519" w:rsidP="00A0445B">
            <w:pPr>
              <w:textAlignment w:val="center"/>
              <w:rPr>
                <w:del w:id="700" w:author="Wirasak Chomphu [2]" w:date="2017-11-26T16:06:00Z"/>
                <w:rFonts w:cs="Arial"/>
                <w:color w:val="000000" w:themeColor="text1"/>
                <w:sz w:val="20"/>
                <w:szCs w:val="20"/>
              </w:rPr>
            </w:pPr>
            <w:del w:id="701" w:author="Wirasak Chomphu [2]" w:date="2017-11-26T16:06:00Z">
              <w:r w:rsidRPr="007528FF" w:rsidDel="001C51F5">
                <w:rPr>
                  <w:rFonts w:cs="Arial"/>
                  <w:color w:val="000000" w:themeColor="text1"/>
                  <w:sz w:val="20"/>
                  <w:szCs w:val="20"/>
                </w:rPr>
                <w:delText>00</w:delText>
              </w:r>
              <w:r w:rsidR="0097287A" w:rsidRPr="007528FF" w:rsidDel="001C51F5">
                <w:rPr>
                  <w:rFonts w:cs="Arial"/>
                  <w:color w:val="000000" w:themeColor="text1"/>
                  <w:sz w:val="20"/>
                  <w:szCs w:val="20"/>
                </w:rPr>
                <w:delText>:00 is time standard.</w:delText>
              </w:r>
            </w:del>
          </w:p>
          <w:p w14:paraId="1F132510" w14:textId="3CF071BD" w:rsidR="0097287A" w:rsidRPr="007528FF" w:rsidDel="001C51F5" w:rsidRDefault="0097287A" w:rsidP="0097287A">
            <w:pPr>
              <w:textAlignment w:val="center"/>
              <w:rPr>
                <w:del w:id="702" w:author="Wirasak Chomphu [2]" w:date="2017-11-26T16:06:00Z"/>
                <w:rFonts w:cs="Arial"/>
                <w:color w:val="000000" w:themeColor="text1"/>
                <w:sz w:val="20"/>
                <w:szCs w:val="20"/>
              </w:rPr>
            </w:pPr>
          </w:p>
          <w:p w14:paraId="7B29FD0F" w14:textId="136B64F6" w:rsidR="00212519" w:rsidRPr="007528FF" w:rsidDel="001C51F5" w:rsidRDefault="00212519" w:rsidP="00212519">
            <w:pPr>
              <w:textAlignment w:val="center"/>
              <w:rPr>
                <w:del w:id="703" w:author="Wirasak Chomphu [2]" w:date="2017-11-26T16:06:00Z"/>
                <w:rFonts w:cs="Arial"/>
                <w:color w:val="000000" w:themeColor="text1"/>
                <w:sz w:val="20"/>
                <w:szCs w:val="20"/>
              </w:rPr>
            </w:pPr>
            <w:del w:id="704" w:author="Wirasak Chomphu [2]" w:date="2017-11-26T16:06:00Z">
              <w:r w:rsidRPr="007528FF" w:rsidDel="001C51F5">
                <w:rPr>
                  <w:rFonts w:cs="Arial"/>
                  <w:color w:val="000000" w:themeColor="text1"/>
                  <w:sz w:val="20"/>
                  <w:szCs w:val="20"/>
                </w:rPr>
                <w:delText>Status available for the users:</w:delText>
              </w:r>
            </w:del>
          </w:p>
          <w:p w14:paraId="14DE18B2" w14:textId="7BDF2233" w:rsidR="00212519" w:rsidRPr="007528FF" w:rsidDel="001C51F5" w:rsidRDefault="00212519" w:rsidP="00212519">
            <w:pPr>
              <w:pStyle w:val="ListParagraph"/>
              <w:numPr>
                <w:ilvl w:val="0"/>
                <w:numId w:val="15"/>
              </w:numPr>
              <w:textAlignment w:val="center"/>
              <w:rPr>
                <w:del w:id="705" w:author="Wirasak Chomphu [2]" w:date="2017-11-26T16:06:00Z"/>
                <w:rFonts w:cs="Arial"/>
                <w:color w:val="000000" w:themeColor="text1"/>
                <w:sz w:val="20"/>
                <w:szCs w:val="20"/>
              </w:rPr>
            </w:pPr>
            <w:del w:id="706" w:author="Wirasak Chomphu [2]" w:date="2017-11-26T16:06:00Z">
              <w:r w:rsidRPr="007528FF" w:rsidDel="001C51F5">
                <w:rPr>
                  <w:rFonts w:cs="Arial"/>
                  <w:color w:val="000000" w:themeColor="text1"/>
                  <w:sz w:val="20"/>
                  <w:szCs w:val="20"/>
                </w:rPr>
                <w:delText>Drilng</w:delText>
              </w:r>
            </w:del>
          </w:p>
          <w:p w14:paraId="27661C0A" w14:textId="5AB726DC" w:rsidR="00212519" w:rsidRPr="007528FF" w:rsidDel="001C51F5" w:rsidRDefault="00212519" w:rsidP="00212519">
            <w:pPr>
              <w:pStyle w:val="ListParagraph"/>
              <w:numPr>
                <w:ilvl w:val="0"/>
                <w:numId w:val="15"/>
              </w:numPr>
              <w:textAlignment w:val="center"/>
              <w:rPr>
                <w:del w:id="707" w:author="Wirasak Chomphu [2]" w:date="2017-11-26T16:06:00Z"/>
                <w:rFonts w:cs="Arial"/>
                <w:color w:val="000000" w:themeColor="text1"/>
                <w:sz w:val="20"/>
                <w:szCs w:val="20"/>
              </w:rPr>
            </w:pPr>
            <w:del w:id="708" w:author="Wirasak Chomphu [2]" w:date="2017-11-26T16:06:00Z">
              <w:r w:rsidRPr="007528FF" w:rsidDel="001C51F5">
                <w:rPr>
                  <w:rFonts w:cs="Arial"/>
                  <w:color w:val="000000" w:themeColor="text1"/>
                  <w:sz w:val="20"/>
                  <w:szCs w:val="20"/>
                </w:rPr>
                <w:delText>Active</w:delText>
              </w:r>
            </w:del>
          </w:p>
          <w:p w14:paraId="134E6807" w14:textId="14285C93" w:rsidR="00212519" w:rsidRPr="007528FF" w:rsidDel="001C51F5" w:rsidRDefault="00212519" w:rsidP="00212519">
            <w:pPr>
              <w:pStyle w:val="ListParagraph"/>
              <w:numPr>
                <w:ilvl w:val="0"/>
                <w:numId w:val="15"/>
              </w:numPr>
              <w:textAlignment w:val="center"/>
              <w:rPr>
                <w:del w:id="709" w:author="Wirasak Chomphu [2]" w:date="2017-11-26T16:06:00Z"/>
                <w:rFonts w:cs="Arial"/>
                <w:color w:val="000000" w:themeColor="text1"/>
                <w:sz w:val="20"/>
                <w:szCs w:val="20"/>
              </w:rPr>
            </w:pPr>
            <w:del w:id="710" w:author="Wirasak Chomphu [2]" w:date="2017-11-26T16:06:00Z">
              <w:r w:rsidRPr="007528FF" w:rsidDel="001C51F5">
                <w:rPr>
                  <w:rFonts w:cs="Arial"/>
                  <w:color w:val="000000" w:themeColor="text1"/>
                  <w:sz w:val="20"/>
                  <w:szCs w:val="20"/>
                </w:rPr>
                <w:delText>Shut-in</w:delText>
              </w:r>
            </w:del>
          </w:p>
          <w:p w14:paraId="41F99774" w14:textId="6188BCF8" w:rsidR="00212519" w:rsidRPr="007528FF" w:rsidDel="001C51F5" w:rsidRDefault="00212519" w:rsidP="00212519">
            <w:pPr>
              <w:textAlignment w:val="center"/>
              <w:rPr>
                <w:del w:id="711" w:author="Wirasak Chomphu [2]" w:date="2017-11-26T16:06:00Z"/>
                <w:rFonts w:cs="Arial"/>
                <w:color w:val="000000" w:themeColor="text1"/>
                <w:sz w:val="20"/>
                <w:szCs w:val="20"/>
              </w:rPr>
            </w:pPr>
            <w:del w:id="712" w:author="Wirasak Chomphu [2]" w:date="2017-11-26T16:06:00Z">
              <w:r w:rsidRPr="007528FF" w:rsidDel="001C51F5">
                <w:rPr>
                  <w:rFonts w:cs="Arial"/>
                  <w:color w:val="000000" w:themeColor="text1"/>
                  <w:sz w:val="20"/>
                  <w:szCs w:val="20"/>
                </w:rPr>
                <w:delText>In Last Registered Status</w:delText>
              </w:r>
            </w:del>
          </w:p>
          <w:p w14:paraId="1F341ED9" w14:textId="4BAED06A" w:rsidR="00212519" w:rsidRPr="007528FF" w:rsidDel="001C51F5" w:rsidRDefault="00212519" w:rsidP="00212519">
            <w:pPr>
              <w:textAlignment w:val="center"/>
              <w:rPr>
                <w:del w:id="713" w:author="Wirasak Chomphu [2]" w:date="2017-11-26T16:06:00Z"/>
                <w:rFonts w:cs="Arial"/>
                <w:color w:val="000000" w:themeColor="text1"/>
                <w:sz w:val="20"/>
                <w:szCs w:val="20"/>
              </w:rPr>
            </w:pPr>
            <w:del w:id="714" w:author="Wirasak Chomphu [2]" w:date="2017-11-26T16:06:00Z">
              <w:r w:rsidRPr="007528FF" w:rsidDel="001C51F5">
                <w:rPr>
                  <w:rFonts w:cs="Arial"/>
                  <w:color w:val="000000" w:themeColor="text1"/>
                  <w:sz w:val="20"/>
                  <w:szCs w:val="20"/>
                </w:rPr>
                <w:delText>Active well status :</w:delText>
              </w:r>
            </w:del>
          </w:p>
          <w:p w14:paraId="2D903F47" w14:textId="62CB34F2" w:rsidR="00212519" w:rsidRPr="007528FF" w:rsidDel="001C51F5" w:rsidRDefault="00212519" w:rsidP="00212519">
            <w:pPr>
              <w:pStyle w:val="ListParagraph"/>
              <w:numPr>
                <w:ilvl w:val="0"/>
                <w:numId w:val="15"/>
              </w:numPr>
              <w:textAlignment w:val="center"/>
              <w:rPr>
                <w:del w:id="715" w:author="Wirasak Chomphu [2]" w:date="2017-11-26T16:06:00Z"/>
                <w:rFonts w:cs="Arial"/>
                <w:color w:val="000000" w:themeColor="text1"/>
                <w:sz w:val="20"/>
                <w:szCs w:val="20"/>
              </w:rPr>
            </w:pPr>
            <w:del w:id="716" w:author="Wirasak Chomphu [2]" w:date="2017-11-26T16:06:00Z">
              <w:r w:rsidRPr="007528FF" w:rsidDel="001C51F5">
                <w:rPr>
                  <w:rFonts w:cs="Arial"/>
                  <w:color w:val="000000" w:themeColor="text1"/>
                  <w:sz w:val="20"/>
                  <w:szCs w:val="20"/>
                </w:rPr>
                <w:delText>Closed LT</w:delText>
              </w:r>
            </w:del>
          </w:p>
          <w:p w14:paraId="11D85579" w14:textId="299836C7" w:rsidR="00212519" w:rsidRPr="007528FF" w:rsidDel="001C51F5" w:rsidRDefault="00212519" w:rsidP="00212519">
            <w:pPr>
              <w:pStyle w:val="ListParagraph"/>
              <w:numPr>
                <w:ilvl w:val="0"/>
                <w:numId w:val="15"/>
              </w:numPr>
              <w:textAlignment w:val="center"/>
              <w:rPr>
                <w:del w:id="717" w:author="Wirasak Chomphu [2]" w:date="2017-11-26T16:06:00Z"/>
                <w:rFonts w:cs="Arial"/>
                <w:color w:val="000000" w:themeColor="text1"/>
                <w:sz w:val="20"/>
                <w:szCs w:val="20"/>
              </w:rPr>
            </w:pPr>
            <w:del w:id="718" w:author="Wirasak Chomphu [2]" w:date="2017-11-26T16:06:00Z">
              <w:r w:rsidRPr="007528FF" w:rsidDel="001C51F5">
                <w:rPr>
                  <w:rFonts w:cs="Arial"/>
                  <w:color w:val="000000" w:themeColor="text1"/>
                  <w:sz w:val="20"/>
                  <w:szCs w:val="20"/>
                </w:rPr>
                <w:delText>Open</w:delText>
              </w:r>
            </w:del>
          </w:p>
          <w:p w14:paraId="3353ABCB" w14:textId="1F83C2A8" w:rsidR="00212519" w:rsidRPr="007528FF" w:rsidDel="001C51F5" w:rsidRDefault="00212519" w:rsidP="00212519">
            <w:pPr>
              <w:pStyle w:val="ListParagraph"/>
              <w:numPr>
                <w:ilvl w:val="0"/>
                <w:numId w:val="15"/>
              </w:numPr>
              <w:textAlignment w:val="center"/>
              <w:rPr>
                <w:del w:id="719" w:author="Wirasak Chomphu [2]" w:date="2017-11-26T16:06:00Z"/>
                <w:rFonts w:cs="Arial"/>
                <w:color w:val="000000" w:themeColor="text1"/>
                <w:sz w:val="20"/>
                <w:szCs w:val="20"/>
              </w:rPr>
            </w:pPr>
            <w:del w:id="720" w:author="Wirasak Chomphu [2]" w:date="2017-11-26T16:06:00Z">
              <w:r w:rsidRPr="007528FF" w:rsidDel="001C51F5">
                <w:rPr>
                  <w:rFonts w:cs="Arial"/>
                  <w:color w:val="000000" w:themeColor="text1"/>
                  <w:sz w:val="20"/>
                  <w:szCs w:val="20"/>
                </w:rPr>
                <w:delText>Closed</w:delText>
              </w:r>
            </w:del>
          </w:p>
          <w:p w14:paraId="1129F2DE" w14:textId="77777777" w:rsidR="0097287A" w:rsidRPr="007528FF" w:rsidRDefault="0097287A">
            <w:pPr>
              <w:pStyle w:val="ListParagraph"/>
              <w:numPr>
                <w:ilvl w:val="0"/>
                <w:numId w:val="15"/>
              </w:numPr>
              <w:textAlignment w:val="center"/>
              <w:rPr>
                <w:rFonts w:cs="Arial"/>
                <w:color w:val="000000" w:themeColor="text1"/>
                <w:sz w:val="20"/>
                <w:szCs w:val="20"/>
              </w:rPr>
              <w:pPrChange w:id="721" w:author="Wirasak Chomphu [2]" w:date="2017-11-26T16:06:00Z">
                <w:pPr>
                  <w:textAlignment w:val="center"/>
                </w:pPr>
              </w:pPrChange>
            </w:pPr>
          </w:p>
        </w:tc>
      </w:tr>
      <w:tr w:rsidR="0097287A" w:rsidRPr="007528FF" w14:paraId="7A72282E" w14:textId="77777777" w:rsidTr="007528FF">
        <w:tc>
          <w:tcPr>
            <w:tcW w:w="369" w:type="pct"/>
            <w:tcBorders>
              <w:top w:val="single" w:sz="4" w:space="0" w:color="auto"/>
              <w:bottom w:val="single" w:sz="4" w:space="0" w:color="auto"/>
            </w:tcBorders>
            <w:shd w:val="clear" w:color="auto" w:fill="C6D9F1" w:themeFill="text2" w:themeFillTint="33"/>
            <w:tcPrChange w:id="722" w:author="Batra Yogesh (EXT)" w:date="2018-04-13T12:12:00Z">
              <w:tcPr>
                <w:tcW w:w="690" w:type="dxa"/>
                <w:tcBorders>
                  <w:top w:val="single" w:sz="4" w:space="0" w:color="auto"/>
                  <w:bottom w:val="single" w:sz="4" w:space="0" w:color="auto"/>
                </w:tcBorders>
                <w:shd w:val="clear" w:color="auto" w:fill="C6D9F1" w:themeFill="text2" w:themeFillTint="33"/>
              </w:tcPr>
            </w:tcPrChange>
          </w:tcPr>
          <w:p w14:paraId="06DC9CD8" w14:textId="77777777" w:rsidR="0097287A" w:rsidRPr="007528FF" w:rsidRDefault="0097287A" w:rsidP="0097287A">
            <w:pPr>
              <w:pStyle w:val="TableText"/>
              <w:keepNext/>
              <w:keepLines/>
              <w:numPr>
                <w:ilvl w:val="1"/>
                <w:numId w:val="5"/>
              </w:numPr>
              <w:jc w:val="center"/>
              <w:rPr>
                <w:rFonts w:cs="Arial"/>
                <w:sz w:val="20"/>
              </w:rPr>
            </w:pPr>
          </w:p>
        </w:tc>
        <w:tc>
          <w:tcPr>
            <w:tcW w:w="1939" w:type="pct"/>
            <w:shd w:val="clear" w:color="auto" w:fill="C6D9F1" w:themeFill="text2" w:themeFillTint="33"/>
            <w:tcPrChange w:id="723" w:author="Batra Yogesh (EXT)" w:date="2018-04-13T12:12:00Z">
              <w:tcPr>
                <w:tcW w:w="3630" w:type="dxa"/>
                <w:shd w:val="clear" w:color="auto" w:fill="C6D9F1" w:themeFill="text2" w:themeFillTint="33"/>
              </w:tcPr>
            </w:tcPrChange>
          </w:tcPr>
          <w:p w14:paraId="5879B4A7" w14:textId="77777777" w:rsidR="0097287A" w:rsidRPr="007528FF" w:rsidRDefault="0097287A" w:rsidP="0097287A">
            <w:pPr>
              <w:pStyle w:val="TableText"/>
              <w:keepNext/>
              <w:keepLines/>
              <w:rPr>
                <w:rFonts w:cs="Arial"/>
                <w:sz w:val="20"/>
              </w:rPr>
            </w:pPr>
            <w:r w:rsidRPr="007528FF">
              <w:rPr>
                <w:rFonts w:cs="Arial"/>
                <w:sz w:val="20"/>
              </w:rPr>
              <w:t>END OF USE CASE</w:t>
            </w:r>
          </w:p>
        </w:tc>
        <w:tc>
          <w:tcPr>
            <w:tcW w:w="1154" w:type="pct"/>
            <w:shd w:val="clear" w:color="auto" w:fill="C6D9F1" w:themeFill="text2" w:themeFillTint="33"/>
            <w:tcPrChange w:id="724" w:author="Batra Yogesh (EXT)" w:date="2018-04-13T12:12:00Z">
              <w:tcPr>
                <w:tcW w:w="2160" w:type="dxa"/>
                <w:shd w:val="clear" w:color="auto" w:fill="C6D9F1" w:themeFill="text2" w:themeFillTint="33"/>
              </w:tcPr>
            </w:tcPrChange>
          </w:tcPr>
          <w:p w14:paraId="50144E9F" w14:textId="77777777" w:rsidR="0097287A" w:rsidRPr="007528FF" w:rsidRDefault="0097287A" w:rsidP="0097287A">
            <w:pPr>
              <w:keepNext/>
              <w:keepLines/>
              <w:rPr>
                <w:rFonts w:cs="Arial"/>
                <w:sz w:val="20"/>
              </w:rPr>
            </w:pPr>
          </w:p>
        </w:tc>
        <w:tc>
          <w:tcPr>
            <w:tcW w:w="1538" w:type="pct"/>
            <w:shd w:val="clear" w:color="auto" w:fill="C6D9F1" w:themeFill="text2" w:themeFillTint="33"/>
            <w:tcPrChange w:id="725" w:author="Batra Yogesh (EXT)" w:date="2018-04-13T12:12:00Z">
              <w:tcPr>
                <w:tcW w:w="2880" w:type="dxa"/>
                <w:shd w:val="clear" w:color="auto" w:fill="C6D9F1" w:themeFill="text2" w:themeFillTint="33"/>
              </w:tcPr>
            </w:tcPrChange>
          </w:tcPr>
          <w:p w14:paraId="36190F71" w14:textId="77777777" w:rsidR="0097287A" w:rsidRPr="007528FF" w:rsidRDefault="0097287A" w:rsidP="0097287A">
            <w:pPr>
              <w:keepNext/>
              <w:keepLines/>
              <w:rPr>
                <w:rFonts w:cs="Arial"/>
                <w:sz w:val="20"/>
              </w:rPr>
            </w:pPr>
          </w:p>
        </w:tc>
      </w:tr>
    </w:tbl>
    <w:p w14:paraId="0BAA3802" w14:textId="77777777" w:rsidR="00446086" w:rsidRPr="007528FF" w:rsidRDefault="00446086" w:rsidP="00446086">
      <w:pPr>
        <w:ind w:left="1260"/>
        <w:rPr>
          <w:rFonts w:cs="Arial"/>
        </w:rPr>
      </w:pPr>
      <w:r w:rsidRPr="007528FF">
        <w:rPr>
          <w:rFonts w:cs="Arial"/>
        </w:rPr>
        <w:t xml:space="preserve">  </w:t>
      </w:r>
    </w:p>
    <w:p w14:paraId="0BAA3826" w14:textId="77777777" w:rsidR="00C13B91" w:rsidRPr="007528FF" w:rsidRDefault="00C13B91" w:rsidP="009601B2">
      <w:pPr>
        <w:rPr>
          <w:rFonts w:cs="Arial"/>
          <w:b/>
          <w:iCs/>
          <w:sz w:val="20"/>
          <w:szCs w:val="28"/>
        </w:rPr>
      </w:pPr>
    </w:p>
    <w:p w14:paraId="351FB54F" w14:textId="60EC1A79" w:rsidR="008206A7" w:rsidRPr="007528FF" w:rsidRDefault="008206A7" w:rsidP="008206A7">
      <w:pPr>
        <w:pStyle w:val="Heading2"/>
      </w:pPr>
      <w:bookmarkStart w:id="726" w:name="_Toc511383815"/>
      <w:r w:rsidRPr="007528FF">
        <w:t>Alternate Flow A2: Delete well status data</w:t>
      </w:r>
      <w:bookmarkEnd w:id="726"/>
    </w:p>
    <w:p w14:paraId="77D5D7B8" w14:textId="3185067F" w:rsidR="008206A7" w:rsidRPr="00657B15" w:rsidRDefault="008206A7" w:rsidP="008206A7">
      <w:pPr>
        <w:rPr>
          <w:rFonts w:cs="Arial"/>
          <w:color w:val="000000" w:themeColor="text1"/>
          <w:szCs w:val="22"/>
        </w:rPr>
      </w:pPr>
      <w:r w:rsidRPr="00191E07">
        <w:rPr>
          <w:rFonts w:cs="Arial"/>
          <w:iCs/>
          <w:szCs w:val="22"/>
        </w:rPr>
        <w:t>Details:</w:t>
      </w:r>
      <w:r w:rsidRPr="00191E07">
        <w:rPr>
          <w:rFonts w:cs="Arial"/>
          <w:szCs w:val="22"/>
        </w:rPr>
        <w:t xml:space="preserve">  </w:t>
      </w:r>
      <w:r w:rsidRPr="00A176D7">
        <w:rPr>
          <w:rFonts w:cs="Arial"/>
          <w:color w:val="000000" w:themeColor="text1"/>
          <w:szCs w:val="22"/>
        </w:rPr>
        <w:t xml:space="preserve">If a Well Status is entered for the wrong well or the wrong date, the user </w:t>
      </w:r>
      <w:r w:rsidR="00742804" w:rsidRPr="00A176D7">
        <w:rPr>
          <w:rFonts w:cs="Arial"/>
          <w:color w:val="000000" w:themeColor="text1"/>
          <w:szCs w:val="22"/>
        </w:rPr>
        <w:t xml:space="preserve">can </w:t>
      </w:r>
      <w:r w:rsidRPr="008523F2">
        <w:rPr>
          <w:rFonts w:cs="Arial"/>
          <w:color w:val="000000" w:themeColor="text1"/>
          <w:szCs w:val="22"/>
        </w:rPr>
        <w:t>delete the record</w:t>
      </w:r>
    </w:p>
    <w:p w14:paraId="0BAA3827" w14:textId="4016BC6F" w:rsidR="00543D6E" w:rsidRPr="007528FF" w:rsidRDefault="00543D6E" w:rsidP="00A902A5">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727" w:author="Batra Yogesh (EXT)" w:date="2018-04-13T12:1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728">
          <w:tblGrid>
            <w:gridCol w:w="690"/>
            <w:gridCol w:w="3630"/>
            <w:gridCol w:w="2160"/>
            <w:gridCol w:w="2880"/>
          </w:tblGrid>
        </w:tblGridChange>
      </w:tblGrid>
      <w:tr w:rsidR="00947BF0" w:rsidRPr="00A16F71" w14:paraId="3F0DFDA4" w14:textId="77777777" w:rsidTr="007528FF">
        <w:trPr>
          <w:tblHeader/>
          <w:trPrChange w:id="729" w:author="Batra Yogesh (EXT)" w:date="2018-04-13T12:12:00Z">
            <w:trPr>
              <w:tblHeader/>
            </w:trPr>
          </w:trPrChange>
        </w:trPr>
        <w:tc>
          <w:tcPr>
            <w:tcW w:w="369" w:type="pct"/>
            <w:tcBorders>
              <w:bottom w:val="single" w:sz="4" w:space="0" w:color="auto"/>
            </w:tcBorders>
            <w:shd w:val="clear" w:color="auto" w:fill="3399FF"/>
            <w:tcPrChange w:id="730" w:author="Batra Yogesh (EXT)" w:date="2018-04-13T12:12:00Z">
              <w:tcPr>
                <w:tcW w:w="690" w:type="dxa"/>
                <w:tcBorders>
                  <w:bottom w:val="single" w:sz="4" w:space="0" w:color="auto"/>
                </w:tcBorders>
                <w:shd w:val="clear" w:color="auto" w:fill="3399FF"/>
              </w:tcPr>
            </w:tcPrChange>
          </w:tcPr>
          <w:p w14:paraId="735C29A7" w14:textId="77777777" w:rsidR="00947BF0" w:rsidRPr="00A16F71" w:rsidRDefault="00947BF0" w:rsidP="00782EFF">
            <w:pPr>
              <w:pStyle w:val="ColumnHead"/>
              <w:keepNext/>
              <w:keepLines/>
              <w:rPr>
                <w:rFonts w:cs="Arial"/>
                <w:color w:val="FFFFFF" w:themeColor="background1"/>
                <w:sz w:val="20"/>
                <w:szCs w:val="20"/>
              </w:rPr>
            </w:pPr>
            <w:r w:rsidRPr="00A16F71">
              <w:rPr>
                <w:rFonts w:cs="Arial"/>
                <w:color w:val="FFFFFF" w:themeColor="background1"/>
                <w:sz w:val="20"/>
                <w:szCs w:val="20"/>
              </w:rPr>
              <w:lastRenderedPageBreak/>
              <w:t>Step</w:t>
            </w:r>
          </w:p>
        </w:tc>
        <w:tc>
          <w:tcPr>
            <w:tcW w:w="1939" w:type="pct"/>
            <w:shd w:val="clear" w:color="auto" w:fill="3399FF"/>
            <w:tcPrChange w:id="731" w:author="Batra Yogesh (EXT)" w:date="2018-04-13T12:12:00Z">
              <w:tcPr>
                <w:tcW w:w="3630" w:type="dxa"/>
                <w:shd w:val="clear" w:color="auto" w:fill="3399FF"/>
              </w:tcPr>
            </w:tcPrChange>
          </w:tcPr>
          <w:p w14:paraId="31B6D5FE" w14:textId="77777777" w:rsidR="00947BF0" w:rsidRPr="00AF65E4" w:rsidRDefault="00947BF0" w:rsidP="00782EFF">
            <w:pPr>
              <w:pStyle w:val="ColumnHead"/>
              <w:keepNext/>
              <w:keepLines/>
              <w:rPr>
                <w:rFonts w:cs="Arial"/>
                <w:color w:val="FFFFFF" w:themeColor="background1"/>
                <w:sz w:val="20"/>
                <w:szCs w:val="20"/>
              </w:rPr>
            </w:pPr>
            <w:r w:rsidRPr="00AF65E4">
              <w:rPr>
                <w:rFonts w:cs="Arial"/>
                <w:color w:val="FFFFFF" w:themeColor="background1"/>
                <w:sz w:val="20"/>
                <w:szCs w:val="20"/>
              </w:rPr>
              <w:t>Actor Action</w:t>
            </w:r>
          </w:p>
        </w:tc>
        <w:tc>
          <w:tcPr>
            <w:tcW w:w="1154" w:type="pct"/>
            <w:shd w:val="clear" w:color="auto" w:fill="3399FF"/>
            <w:tcPrChange w:id="732" w:author="Batra Yogesh (EXT)" w:date="2018-04-13T12:12:00Z">
              <w:tcPr>
                <w:tcW w:w="2160" w:type="dxa"/>
                <w:shd w:val="clear" w:color="auto" w:fill="3399FF"/>
              </w:tcPr>
            </w:tcPrChange>
          </w:tcPr>
          <w:p w14:paraId="4E3C4185" w14:textId="77777777" w:rsidR="00947BF0" w:rsidRPr="00A16F71" w:rsidRDefault="00947BF0" w:rsidP="00782EFF">
            <w:pPr>
              <w:pStyle w:val="ColumnHead"/>
              <w:keepNext/>
              <w:keepLines/>
              <w:rPr>
                <w:rFonts w:cs="Arial"/>
                <w:color w:val="FFFFFF" w:themeColor="background1"/>
                <w:sz w:val="20"/>
                <w:szCs w:val="20"/>
                <w:rPrChange w:id="733" w:author="Shah Ashay" w:date="2018-04-16T13:26:00Z">
                  <w:rPr>
                    <w:rFonts w:cs="Arial"/>
                    <w:color w:val="FFFFFF" w:themeColor="background1"/>
                    <w:sz w:val="20"/>
                  </w:rPr>
                </w:rPrChange>
              </w:rPr>
            </w:pPr>
            <w:r w:rsidRPr="00A16F71">
              <w:rPr>
                <w:rFonts w:cs="Arial"/>
                <w:color w:val="FFFFFF" w:themeColor="background1"/>
                <w:sz w:val="20"/>
                <w:szCs w:val="20"/>
                <w:rPrChange w:id="734" w:author="Shah Ashay" w:date="2018-04-16T13:26:00Z">
                  <w:rPr>
                    <w:rFonts w:cs="Arial"/>
                    <w:color w:val="FFFFFF" w:themeColor="background1"/>
                    <w:sz w:val="20"/>
                  </w:rPr>
                </w:rPrChange>
              </w:rPr>
              <w:t>System Response</w:t>
            </w:r>
          </w:p>
        </w:tc>
        <w:tc>
          <w:tcPr>
            <w:tcW w:w="1538" w:type="pct"/>
            <w:shd w:val="clear" w:color="auto" w:fill="3399FF"/>
            <w:tcPrChange w:id="735" w:author="Batra Yogesh (EXT)" w:date="2018-04-13T12:12:00Z">
              <w:tcPr>
                <w:tcW w:w="2880" w:type="dxa"/>
                <w:shd w:val="clear" w:color="auto" w:fill="3399FF"/>
              </w:tcPr>
            </w:tcPrChange>
          </w:tcPr>
          <w:p w14:paraId="78AA79C2" w14:textId="77777777" w:rsidR="00947BF0" w:rsidRPr="00A16F71" w:rsidRDefault="00947BF0" w:rsidP="00782EFF">
            <w:pPr>
              <w:pStyle w:val="ColumnHead"/>
              <w:keepNext/>
              <w:keepLines/>
              <w:rPr>
                <w:rFonts w:cs="Arial"/>
                <w:color w:val="FFFFFF" w:themeColor="background1"/>
                <w:sz w:val="20"/>
                <w:szCs w:val="20"/>
                <w:rPrChange w:id="736" w:author="Shah Ashay" w:date="2018-04-16T13:26:00Z">
                  <w:rPr>
                    <w:rFonts w:cs="Arial"/>
                    <w:color w:val="FFFFFF" w:themeColor="background1"/>
                    <w:sz w:val="20"/>
                  </w:rPr>
                </w:rPrChange>
              </w:rPr>
            </w:pPr>
            <w:r w:rsidRPr="00A16F71">
              <w:rPr>
                <w:rFonts w:cs="Arial"/>
                <w:color w:val="FFFFFF" w:themeColor="background1"/>
                <w:sz w:val="20"/>
                <w:szCs w:val="20"/>
                <w:rPrChange w:id="737" w:author="Shah Ashay" w:date="2018-04-16T13:26:00Z">
                  <w:rPr>
                    <w:rFonts w:cs="Arial"/>
                    <w:color w:val="FFFFFF" w:themeColor="background1"/>
                    <w:sz w:val="20"/>
                  </w:rPr>
                </w:rPrChange>
              </w:rPr>
              <w:t>Notes</w:t>
            </w:r>
          </w:p>
        </w:tc>
      </w:tr>
      <w:tr w:rsidR="0097287A" w:rsidRPr="00A16F71" w14:paraId="446AAE3E" w14:textId="77777777" w:rsidTr="007528FF">
        <w:tc>
          <w:tcPr>
            <w:tcW w:w="369" w:type="pct"/>
            <w:shd w:val="clear" w:color="auto" w:fill="C6D9F1" w:themeFill="text2" w:themeFillTint="33"/>
            <w:tcPrChange w:id="738" w:author="Batra Yogesh (EXT)" w:date="2018-04-13T12:12:00Z">
              <w:tcPr>
                <w:tcW w:w="690" w:type="dxa"/>
                <w:shd w:val="clear" w:color="auto" w:fill="C6D9F1" w:themeFill="text2" w:themeFillTint="33"/>
              </w:tcPr>
            </w:tcPrChange>
          </w:tcPr>
          <w:p w14:paraId="16C8414A" w14:textId="0FCB044C" w:rsidR="0097287A" w:rsidRPr="00A16F71" w:rsidRDefault="0097287A" w:rsidP="0097287A">
            <w:pPr>
              <w:pStyle w:val="TableText"/>
              <w:keepNext/>
              <w:keepLines/>
              <w:numPr>
                <w:ilvl w:val="0"/>
                <w:numId w:val="18"/>
              </w:numPr>
              <w:jc w:val="center"/>
              <w:rPr>
                <w:rFonts w:cs="Arial"/>
                <w:sz w:val="20"/>
                <w:szCs w:val="20"/>
              </w:rPr>
            </w:pPr>
          </w:p>
        </w:tc>
        <w:tc>
          <w:tcPr>
            <w:tcW w:w="1939" w:type="pct"/>
            <w:tcPrChange w:id="739" w:author="Batra Yogesh (EXT)" w:date="2018-04-13T12:12:00Z">
              <w:tcPr>
                <w:tcW w:w="3630" w:type="dxa"/>
              </w:tcPr>
            </w:tcPrChange>
          </w:tcPr>
          <w:p w14:paraId="5A767DBF" w14:textId="77777777" w:rsidR="0097287A" w:rsidRPr="00A16F71" w:rsidRDefault="0097287A" w:rsidP="0097287A">
            <w:pPr>
              <w:pStyle w:val="TableText"/>
              <w:keepNext/>
              <w:keepLines/>
              <w:rPr>
                <w:rFonts w:cs="Arial"/>
                <w:color w:val="000000" w:themeColor="text1"/>
                <w:sz w:val="20"/>
                <w:szCs w:val="20"/>
              </w:rPr>
            </w:pPr>
            <w:proofErr w:type="gramStart"/>
            <w:r w:rsidRPr="00A16F71">
              <w:rPr>
                <w:rFonts w:cs="Arial"/>
                <w:color w:val="000000" w:themeColor="text1"/>
                <w:sz w:val="20"/>
                <w:szCs w:val="20"/>
              </w:rPr>
              <w:t>Open up</w:t>
            </w:r>
            <w:proofErr w:type="gramEnd"/>
            <w:r w:rsidRPr="00A16F71">
              <w:rPr>
                <w:rFonts w:cs="Arial"/>
                <w:color w:val="000000" w:themeColor="text1"/>
                <w:sz w:val="20"/>
                <w:szCs w:val="20"/>
              </w:rPr>
              <w:t xml:space="preserve"> </w:t>
            </w:r>
            <w:r w:rsidRPr="00A16F71">
              <w:rPr>
                <w:rFonts w:cs="Arial"/>
                <w:b/>
                <w:color w:val="000000" w:themeColor="text1"/>
                <w:sz w:val="20"/>
                <w:szCs w:val="20"/>
              </w:rPr>
              <w:t xml:space="preserve">Production Well Status </w:t>
            </w:r>
            <w:r w:rsidRPr="00A16F71">
              <w:rPr>
                <w:rFonts w:cs="Arial"/>
                <w:color w:val="000000" w:themeColor="text1"/>
                <w:sz w:val="20"/>
                <w:szCs w:val="20"/>
              </w:rPr>
              <w:t>screen</w:t>
            </w:r>
          </w:p>
          <w:p w14:paraId="3831C0B8" w14:textId="0EC2F3C3" w:rsidR="0097287A" w:rsidRPr="00A16F71" w:rsidRDefault="0097287A" w:rsidP="0097287A">
            <w:pPr>
              <w:pStyle w:val="TableText"/>
              <w:keepNext/>
              <w:keepLines/>
              <w:rPr>
                <w:rFonts w:cs="Arial"/>
                <w:i/>
                <w:color w:val="000000" w:themeColor="text1"/>
                <w:sz w:val="20"/>
                <w:szCs w:val="20"/>
              </w:rPr>
            </w:pPr>
            <w:r w:rsidRPr="00A16F71">
              <w:rPr>
                <w:rFonts w:cs="Arial"/>
                <w:color w:val="000000" w:themeColor="text1"/>
                <w:sz w:val="20"/>
                <w:szCs w:val="20"/>
              </w:rPr>
              <w:t xml:space="preserve">EC Production </w:t>
            </w:r>
            <w:r w:rsidRPr="00A16F71">
              <w:rPr>
                <w:rFonts w:cs="Arial"/>
                <w:color w:val="000000" w:themeColor="text1"/>
                <w:sz w:val="20"/>
                <w:szCs w:val="20"/>
              </w:rPr>
              <w:sym w:font="Wingdings" w:char="F0E0"/>
            </w:r>
            <w:r w:rsidRPr="00A16F71">
              <w:rPr>
                <w:rFonts w:cs="Arial"/>
                <w:color w:val="000000" w:themeColor="text1"/>
                <w:sz w:val="20"/>
                <w:szCs w:val="20"/>
              </w:rPr>
              <w:t xml:space="preserve"> Well Data </w:t>
            </w:r>
            <w:r w:rsidRPr="00A16F71">
              <w:rPr>
                <w:rFonts w:cs="Arial"/>
                <w:color w:val="000000" w:themeColor="text1"/>
                <w:sz w:val="20"/>
                <w:szCs w:val="20"/>
              </w:rPr>
              <w:sym w:font="Wingdings" w:char="F0E0"/>
            </w:r>
            <w:r w:rsidRPr="00A16F71">
              <w:rPr>
                <w:rFonts w:cs="Arial"/>
                <w:color w:val="000000" w:themeColor="text1"/>
                <w:sz w:val="20"/>
                <w:szCs w:val="20"/>
              </w:rPr>
              <w:t xml:space="preserve"> Production Well Status</w:t>
            </w:r>
          </w:p>
        </w:tc>
        <w:tc>
          <w:tcPr>
            <w:tcW w:w="1154" w:type="pct"/>
            <w:tcPrChange w:id="740" w:author="Batra Yogesh (EXT)" w:date="2018-04-13T12:12:00Z">
              <w:tcPr>
                <w:tcW w:w="2160" w:type="dxa"/>
              </w:tcPr>
            </w:tcPrChange>
          </w:tcPr>
          <w:p w14:paraId="202B4E7F" w14:textId="77777777" w:rsidR="0097287A" w:rsidRPr="00A16F71" w:rsidRDefault="0097287A" w:rsidP="0097287A">
            <w:pPr>
              <w:keepNext/>
              <w:keepLines/>
              <w:rPr>
                <w:rFonts w:cs="Arial"/>
                <w:color w:val="000000" w:themeColor="text1"/>
                <w:sz w:val="20"/>
                <w:szCs w:val="20"/>
              </w:rPr>
            </w:pPr>
            <w:r w:rsidRPr="00A16F71">
              <w:rPr>
                <w:rFonts w:cs="Arial"/>
                <w:color w:val="000000" w:themeColor="text1"/>
                <w:sz w:val="20"/>
                <w:szCs w:val="20"/>
              </w:rPr>
              <w:t xml:space="preserve">The following fields are automatically populated: </w:t>
            </w:r>
          </w:p>
          <w:p w14:paraId="386F21A6" w14:textId="77777777" w:rsidR="0097287A" w:rsidRPr="00A16F71" w:rsidRDefault="0097287A" w:rsidP="0097287A">
            <w:pPr>
              <w:pStyle w:val="NoSpacing"/>
              <w:numPr>
                <w:ilvl w:val="0"/>
                <w:numId w:val="3"/>
              </w:numPr>
              <w:rPr>
                <w:rFonts w:cs="Arial"/>
                <w:sz w:val="20"/>
                <w:szCs w:val="20"/>
              </w:rPr>
            </w:pPr>
            <w:proofErr w:type="gramStart"/>
            <w:r w:rsidRPr="00A16F71">
              <w:rPr>
                <w:rFonts w:cs="Arial"/>
                <w:b/>
                <w:sz w:val="20"/>
                <w:szCs w:val="20"/>
              </w:rPr>
              <w:t>Date</w:t>
            </w:r>
            <w:r w:rsidRPr="00A16F71">
              <w:rPr>
                <w:rFonts w:cs="Arial"/>
                <w:sz w:val="20"/>
                <w:szCs w:val="20"/>
              </w:rPr>
              <w:t xml:space="preserve">  is</w:t>
            </w:r>
            <w:proofErr w:type="gramEnd"/>
            <w:r w:rsidRPr="00A16F71">
              <w:rPr>
                <w:rFonts w:cs="Arial"/>
                <w:sz w:val="20"/>
                <w:szCs w:val="20"/>
              </w:rPr>
              <w:t xml:space="preserve"> yesterday’s date</w:t>
            </w:r>
          </w:p>
          <w:p w14:paraId="1A6AAA09" w14:textId="77777777" w:rsidR="0097287A" w:rsidRPr="00A16F71" w:rsidRDefault="0097287A" w:rsidP="0097287A">
            <w:pPr>
              <w:pStyle w:val="NoSpacing"/>
              <w:numPr>
                <w:ilvl w:val="0"/>
                <w:numId w:val="3"/>
              </w:numPr>
              <w:rPr>
                <w:rFonts w:cs="Arial"/>
                <w:sz w:val="20"/>
                <w:szCs w:val="20"/>
              </w:rPr>
            </w:pPr>
            <w:r w:rsidRPr="00A16F71">
              <w:rPr>
                <w:rFonts w:cs="Arial"/>
                <w:b/>
                <w:sz w:val="20"/>
                <w:szCs w:val="20"/>
              </w:rPr>
              <w:t>Production Unit</w:t>
            </w:r>
          </w:p>
          <w:p w14:paraId="0909CEC0" w14:textId="77777777" w:rsidR="0097287A" w:rsidRPr="00A16F71" w:rsidRDefault="0097287A" w:rsidP="0097287A">
            <w:pPr>
              <w:pStyle w:val="NoSpacing"/>
              <w:numPr>
                <w:ilvl w:val="0"/>
                <w:numId w:val="3"/>
              </w:numPr>
              <w:rPr>
                <w:rFonts w:cs="Arial"/>
                <w:sz w:val="20"/>
                <w:szCs w:val="20"/>
              </w:rPr>
            </w:pPr>
            <w:r w:rsidRPr="00A16F71">
              <w:rPr>
                <w:rFonts w:cs="Arial"/>
                <w:b/>
                <w:sz w:val="20"/>
                <w:szCs w:val="20"/>
              </w:rPr>
              <w:t xml:space="preserve">Production </w:t>
            </w:r>
            <w:proofErr w:type="gramStart"/>
            <w:r w:rsidRPr="00A16F71">
              <w:rPr>
                <w:rFonts w:cs="Arial"/>
                <w:b/>
                <w:sz w:val="20"/>
                <w:szCs w:val="20"/>
              </w:rPr>
              <w:t>Sub Unit</w:t>
            </w:r>
            <w:proofErr w:type="gramEnd"/>
          </w:p>
          <w:p w14:paraId="584D470F" w14:textId="77777777" w:rsidR="0097287A" w:rsidRPr="00A16F71" w:rsidRDefault="0097287A" w:rsidP="0097287A">
            <w:pPr>
              <w:pStyle w:val="NoSpacing"/>
              <w:numPr>
                <w:ilvl w:val="0"/>
                <w:numId w:val="3"/>
              </w:numPr>
              <w:rPr>
                <w:rFonts w:cs="Arial"/>
                <w:sz w:val="20"/>
                <w:szCs w:val="20"/>
              </w:rPr>
            </w:pPr>
            <w:r w:rsidRPr="00A16F71">
              <w:rPr>
                <w:rFonts w:cs="Arial"/>
                <w:b/>
                <w:sz w:val="20"/>
                <w:szCs w:val="20"/>
              </w:rPr>
              <w:t>Area</w:t>
            </w:r>
          </w:p>
          <w:p w14:paraId="27ABE3D7" w14:textId="4F3E9A05" w:rsidR="0097287A" w:rsidRPr="00AF65E4" w:rsidDel="00DF1B51" w:rsidRDefault="0097287A" w:rsidP="0097287A">
            <w:pPr>
              <w:pStyle w:val="NoSpacing"/>
              <w:numPr>
                <w:ilvl w:val="0"/>
                <w:numId w:val="3"/>
              </w:numPr>
              <w:rPr>
                <w:del w:id="741" w:author="Batra Yogesh (EXT)" w:date="2018-04-06T13:09:00Z"/>
                <w:rFonts w:cs="Arial"/>
                <w:sz w:val="20"/>
                <w:szCs w:val="20"/>
              </w:rPr>
            </w:pPr>
            <w:del w:id="742" w:author="Batra Yogesh (EXT)" w:date="2018-04-06T13:09:00Z">
              <w:r w:rsidRPr="00AF65E4" w:rsidDel="00DF1B51">
                <w:rPr>
                  <w:rFonts w:cs="Arial"/>
                  <w:b/>
                  <w:sz w:val="20"/>
                  <w:szCs w:val="20"/>
                </w:rPr>
                <w:delText>Sub Area</w:delText>
              </w:r>
            </w:del>
          </w:p>
          <w:p w14:paraId="08507D56" w14:textId="482A0EC6" w:rsidR="0097287A" w:rsidRPr="00A16F71" w:rsidDel="00DF1B51" w:rsidRDefault="0097287A" w:rsidP="0097287A">
            <w:pPr>
              <w:pStyle w:val="NoSpacing"/>
              <w:numPr>
                <w:ilvl w:val="0"/>
                <w:numId w:val="3"/>
              </w:numPr>
              <w:rPr>
                <w:del w:id="743" w:author="Batra Yogesh (EXT)" w:date="2018-04-06T13:09:00Z"/>
                <w:rFonts w:cs="Arial"/>
                <w:sz w:val="20"/>
                <w:szCs w:val="20"/>
                <w:rPrChange w:id="744" w:author="Shah Ashay" w:date="2018-04-16T13:26:00Z">
                  <w:rPr>
                    <w:del w:id="745" w:author="Batra Yogesh (EXT)" w:date="2018-04-06T13:09:00Z"/>
                    <w:sz w:val="20"/>
                    <w:szCs w:val="20"/>
                  </w:rPr>
                </w:rPrChange>
              </w:rPr>
            </w:pPr>
            <w:del w:id="746" w:author="Batra Yogesh (EXT)" w:date="2018-04-06T13:09:00Z">
              <w:r w:rsidRPr="00A16F71" w:rsidDel="00DF1B51">
                <w:rPr>
                  <w:rFonts w:cs="Arial"/>
                  <w:b/>
                  <w:sz w:val="20"/>
                  <w:szCs w:val="20"/>
                  <w:rPrChange w:id="747" w:author="Shah Ashay" w:date="2018-04-16T13:26:00Z">
                    <w:rPr>
                      <w:b/>
                      <w:sz w:val="20"/>
                      <w:szCs w:val="20"/>
                    </w:rPr>
                  </w:rPrChange>
                </w:rPr>
                <w:delText>Facility Class 2</w:delText>
              </w:r>
            </w:del>
          </w:p>
          <w:p w14:paraId="1AF9D0DC" w14:textId="3A8BCC59" w:rsidR="0097287A" w:rsidRPr="00A16F71" w:rsidRDefault="0097287A">
            <w:pPr>
              <w:pStyle w:val="NoSpacing"/>
              <w:numPr>
                <w:ilvl w:val="0"/>
                <w:numId w:val="3"/>
              </w:numPr>
              <w:rPr>
                <w:rFonts w:cs="Arial"/>
                <w:color w:val="000000" w:themeColor="text1"/>
                <w:sz w:val="20"/>
                <w:szCs w:val="20"/>
              </w:rPr>
              <w:pPrChange w:id="748" w:author="Batra Yogesh (EXT)" w:date="2018-04-06T13:09:00Z">
                <w:pPr>
                  <w:keepNext/>
                  <w:keepLines/>
                  <w:spacing w:after="120"/>
                  <w:ind w:left="360"/>
                </w:pPr>
              </w:pPrChange>
            </w:pPr>
          </w:p>
        </w:tc>
        <w:tc>
          <w:tcPr>
            <w:tcW w:w="1538" w:type="pct"/>
            <w:tcPrChange w:id="749" w:author="Batra Yogesh (EXT)" w:date="2018-04-13T12:12:00Z">
              <w:tcPr>
                <w:tcW w:w="2880" w:type="dxa"/>
              </w:tcPr>
            </w:tcPrChange>
          </w:tcPr>
          <w:p w14:paraId="225F7DD2" w14:textId="12B2A2DD" w:rsidR="0097287A" w:rsidRPr="00A16F71" w:rsidRDefault="0097287A" w:rsidP="004C4F04">
            <w:pPr>
              <w:keepNext/>
              <w:keepLines/>
              <w:rPr>
                <w:rFonts w:cs="Arial"/>
                <w:color w:val="000000" w:themeColor="text1"/>
                <w:sz w:val="20"/>
                <w:szCs w:val="20"/>
              </w:rPr>
            </w:pPr>
            <w:r w:rsidRPr="00A16F71">
              <w:rPr>
                <w:rFonts w:cs="Arial"/>
                <w:color w:val="000000" w:themeColor="text1"/>
                <w:sz w:val="20"/>
                <w:szCs w:val="20"/>
              </w:rPr>
              <w:t xml:space="preserve">Note: </w:t>
            </w:r>
            <w:r w:rsidR="00F75CF9" w:rsidRPr="00A16F71">
              <w:rPr>
                <w:rFonts w:cs="Arial"/>
                <w:color w:val="000000" w:themeColor="text1"/>
                <w:sz w:val="20"/>
                <w:szCs w:val="20"/>
              </w:rPr>
              <w:t>Fields</w:t>
            </w:r>
            <w:r w:rsidRPr="00A16F71">
              <w:rPr>
                <w:rFonts w:cs="Arial"/>
                <w:color w:val="000000" w:themeColor="text1"/>
                <w:sz w:val="20"/>
                <w:szCs w:val="20"/>
              </w:rPr>
              <w:t xml:space="preserve"> are populated according to the navigation role defined for each user </w:t>
            </w:r>
          </w:p>
        </w:tc>
      </w:tr>
      <w:tr w:rsidR="00947BF0" w:rsidRPr="00A16F71" w14:paraId="2E863BF0" w14:textId="77777777" w:rsidTr="007528FF">
        <w:tc>
          <w:tcPr>
            <w:tcW w:w="369" w:type="pct"/>
            <w:shd w:val="clear" w:color="auto" w:fill="C6D9F1" w:themeFill="text2" w:themeFillTint="33"/>
            <w:tcPrChange w:id="750" w:author="Batra Yogesh (EXT)" w:date="2018-04-13T12:12:00Z">
              <w:tcPr>
                <w:tcW w:w="690" w:type="dxa"/>
                <w:shd w:val="clear" w:color="auto" w:fill="C6D9F1" w:themeFill="text2" w:themeFillTint="33"/>
              </w:tcPr>
            </w:tcPrChange>
          </w:tcPr>
          <w:p w14:paraId="7057EAB1" w14:textId="77777777" w:rsidR="00947BF0" w:rsidRPr="00A16F71" w:rsidRDefault="00947BF0" w:rsidP="00947BF0">
            <w:pPr>
              <w:pStyle w:val="TableText"/>
              <w:keepNext/>
              <w:keepLines/>
              <w:numPr>
                <w:ilvl w:val="0"/>
                <w:numId w:val="18"/>
              </w:numPr>
              <w:jc w:val="center"/>
              <w:rPr>
                <w:rFonts w:cs="Arial"/>
                <w:sz w:val="20"/>
                <w:szCs w:val="20"/>
              </w:rPr>
            </w:pPr>
          </w:p>
        </w:tc>
        <w:tc>
          <w:tcPr>
            <w:tcW w:w="1939" w:type="pct"/>
            <w:tcPrChange w:id="751" w:author="Batra Yogesh (EXT)" w:date="2018-04-13T12:12:00Z">
              <w:tcPr>
                <w:tcW w:w="3630" w:type="dxa"/>
              </w:tcPr>
            </w:tcPrChange>
          </w:tcPr>
          <w:p w14:paraId="452137CF" w14:textId="77777777" w:rsidR="00947BF0" w:rsidRPr="00A16F71" w:rsidRDefault="00947BF0" w:rsidP="00947BF0">
            <w:pPr>
              <w:pStyle w:val="TableText"/>
              <w:keepNext/>
              <w:keepLines/>
              <w:rPr>
                <w:rFonts w:cs="Arial"/>
                <w:color w:val="000000" w:themeColor="text1"/>
                <w:sz w:val="20"/>
                <w:szCs w:val="20"/>
              </w:rPr>
            </w:pPr>
            <w:r w:rsidRPr="00A16F71">
              <w:rPr>
                <w:rFonts w:cs="Arial"/>
                <w:color w:val="000000" w:themeColor="text1"/>
                <w:sz w:val="20"/>
                <w:szCs w:val="20"/>
              </w:rPr>
              <w:t xml:space="preserve">Navigate to the Production Well Status screen using the </w:t>
            </w:r>
            <w:proofErr w:type="gramStart"/>
            <w:r w:rsidRPr="00A16F71">
              <w:rPr>
                <w:rFonts w:cs="Arial"/>
                <w:color w:val="000000" w:themeColor="text1"/>
                <w:sz w:val="20"/>
                <w:szCs w:val="20"/>
              </w:rPr>
              <w:t>drop down</w:t>
            </w:r>
            <w:proofErr w:type="gramEnd"/>
            <w:r w:rsidRPr="00A16F71">
              <w:rPr>
                <w:rFonts w:cs="Arial"/>
                <w:color w:val="000000" w:themeColor="text1"/>
                <w:sz w:val="20"/>
                <w:szCs w:val="20"/>
              </w:rPr>
              <w:t xml:space="preserve"> menus and click </w:t>
            </w:r>
            <w:r w:rsidRPr="00A16F71">
              <w:rPr>
                <w:rFonts w:cs="Arial"/>
                <w:b/>
                <w:i/>
                <w:color w:val="000000" w:themeColor="text1"/>
                <w:sz w:val="20"/>
                <w:szCs w:val="20"/>
              </w:rPr>
              <w:t>Go…</w:t>
            </w:r>
          </w:p>
          <w:p w14:paraId="2666DED6" w14:textId="77777777" w:rsidR="00947BF0" w:rsidRPr="00A16F71" w:rsidRDefault="00947BF0" w:rsidP="00947BF0">
            <w:pPr>
              <w:pStyle w:val="NoSpacing"/>
              <w:numPr>
                <w:ilvl w:val="0"/>
                <w:numId w:val="3"/>
              </w:numPr>
              <w:tabs>
                <w:tab w:val="clear" w:pos="360"/>
                <w:tab w:val="num" w:pos="720"/>
              </w:tabs>
              <w:ind w:left="720"/>
              <w:rPr>
                <w:rFonts w:cs="Arial"/>
                <w:sz w:val="20"/>
                <w:szCs w:val="20"/>
              </w:rPr>
            </w:pPr>
            <w:r w:rsidRPr="00A16F71">
              <w:rPr>
                <w:rFonts w:cs="Arial"/>
                <w:b/>
                <w:sz w:val="20"/>
                <w:szCs w:val="20"/>
              </w:rPr>
              <w:t>Production Unit</w:t>
            </w:r>
          </w:p>
          <w:p w14:paraId="537F7B07" w14:textId="77777777" w:rsidR="00947BF0" w:rsidRPr="00A16F71" w:rsidRDefault="00947BF0" w:rsidP="00947BF0">
            <w:pPr>
              <w:pStyle w:val="NoSpacing"/>
              <w:numPr>
                <w:ilvl w:val="0"/>
                <w:numId w:val="3"/>
              </w:numPr>
              <w:tabs>
                <w:tab w:val="clear" w:pos="360"/>
                <w:tab w:val="num" w:pos="720"/>
              </w:tabs>
              <w:ind w:left="720"/>
              <w:rPr>
                <w:rFonts w:cs="Arial"/>
                <w:sz w:val="20"/>
                <w:szCs w:val="20"/>
              </w:rPr>
            </w:pPr>
            <w:r w:rsidRPr="00A16F71">
              <w:rPr>
                <w:rFonts w:cs="Arial"/>
                <w:b/>
                <w:sz w:val="20"/>
                <w:szCs w:val="20"/>
              </w:rPr>
              <w:t xml:space="preserve">Production </w:t>
            </w:r>
            <w:proofErr w:type="gramStart"/>
            <w:r w:rsidRPr="00A16F71">
              <w:rPr>
                <w:rFonts w:cs="Arial"/>
                <w:b/>
                <w:sz w:val="20"/>
                <w:szCs w:val="20"/>
              </w:rPr>
              <w:t>Sub Unit</w:t>
            </w:r>
            <w:proofErr w:type="gramEnd"/>
          </w:p>
          <w:p w14:paraId="5C9F99BA" w14:textId="77777777" w:rsidR="00947BF0" w:rsidRPr="00A16F71" w:rsidRDefault="00947BF0" w:rsidP="00947BF0">
            <w:pPr>
              <w:pStyle w:val="NoSpacing"/>
              <w:numPr>
                <w:ilvl w:val="0"/>
                <w:numId w:val="3"/>
              </w:numPr>
              <w:tabs>
                <w:tab w:val="clear" w:pos="360"/>
                <w:tab w:val="num" w:pos="720"/>
              </w:tabs>
              <w:ind w:left="720"/>
              <w:rPr>
                <w:rFonts w:cs="Arial"/>
                <w:sz w:val="20"/>
                <w:szCs w:val="20"/>
              </w:rPr>
            </w:pPr>
            <w:r w:rsidRPr="00A16F71">
              <w:rPr>
                <w:rFonts w:cs="Arial"/>
                <w:b/>
                <w:sz w:val="20"/>
                <w:szCs w:val="20"/>
              </w:rPr>
              <w:t>Area</w:t>
            </w:r>
          </w:p>
          <w:p w14:paraId="71D95AC5" w14:textId="77777777" w:rsidR="00947BF0" w:rsidRPr="00A16F71" w:rsidRDefault="00947BF0"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A16F71">
              <w:rPr>
                <w:rFonts w:cs="Arial"/>
                <w:b/>
                <w:sz w:val="20"/>
                <w:szCs w:val="20"/>
              </w:rPr>
              <w:t>Sub Area</w:t>
            </w:r>
          </w:p>
          <w:p w14:paraId="3A7C2E7A" w14:textId="77777777" w:rsidR="00947BF0" w:rsidRPr="00A16F71" w:rsidRDefault="00947BF0"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r w:rsidRPr="00A16F71">
              <w:rPr>
                <w:rFonts w:cs="Arial"/>
                <w:b/>
                <w:color w:val="000000" w:themeColor="text1"/>
                <w:sz w:val="20"/>
                <w:szCs w:val="20"/>
              </w:rPr>
              <w:t>Facility Class 2</w:t>
            </w:r>
          </w:p>
          <w:p w14:paraId="016B5CFB" w14:textId="7956CEC6" w:rsidR="00947BF0" w:rsidRPr="00A16F71" w:rsidRDefault="00212519" w:rsidP="00947BF0">
            <w:pPr>
              <w:pStyle w:val="TableText"/>
              <w:keepNext/>
              <w:keepLines/>
              <w:numPr>
                <w:ilvl w:val="0"/>
                <w:numId w:val="3"/>
              </w:numPr>
              <w:tabs>
                <w:tab w:val="clear" w:pos="360"/>
                <w:tab w:val="num" w:pos="720"/>
              </w:tabs>
              <w:spacing w:after="0"/>
              <w:ind w:left="720"/>
              <w:rPr>
                <w:ins w:id="752" w:author="Shah Ashay" w:date="2018-04-16T13:25:00Z"/>
                <w:rFonts w:cs="Arial"/>
                <w:b/>
                <w:color w:val="000000" w:themeColor="text1"/>
                <w:sz w:val="20"/>
                <w:szCs w:val="20"/>
              </w:rPr>
            </w:pPr>
            <w:r w:rsidRPr="00A16F71">
              <w:rPr>
                <w:rFonts w:cs="Arial"/>
                <w:b/>
                <w:color w:val="000000" w:themeColor="text1"/>
                <w:sz w:val="20"/>
                <w:szCs w:val="20"/>
              </w:rPr>
              <w:t>Facility Class 1</w:t>
            </w:r>
          </w:p>
          <w:p w14:paraId="12477E77" w14:textId="6C3B6A4B" w:rsidR="00A16F71" w:rsidRPr="00A16F71" w:rsidRDefault="00A16F71" w:rsidP="00947BF0">
            <w:pPr>
              <w:pStyle w:val="TableText"/>
              <w:keepNext/>
              <w:keepLines/>
              <w:numPr>
                <w:ilvl w:val="0"/>
                <w:numId w:val="3"/>
              </w:numPr>
              <w:tabs>
                <w:tab w:val="clear" w:pos="360"/>
                <w:tab w:val="num" w:pos="720"/>
              </w:tabs>
              <w:spacing w:after="0"/>
              <w:ind w:left="720"/>
              <w:rPr>
                <w:rFonts w:cs="Arial"/>
                <w:b/>
                <w:color w:val="000000" w:themeColor="text1"/>
                <w:sz w:val="20"/>
                <w:szCs w:val="20"/>
              </w:rPr>
            </w:pPr>
            <w:ins w:id="753" w:author="Shah Ashay" w:date="2018-04-16T13:25:00Z">
              <w:r w:rsidRPr="00A16F71">
                <w:rPr>
                  <w:rFonts w:cs="Arial"/>
                  <w:b/>
                  <w:color w:val="000000" w:themeColor="text1"/>
                  <w:sz w:val="20"/>
                  <w:szCs w:val="20"/>
                </w:rPr>
                <w:t>Well (optional)</w:t>
              </w:r>
            </w:ins>
          </w:p>
          <w:p w14:paraId="77D38A00" w14:textId="77777777" w:rsidR="00947BF0" w:rsidRPr="00A16F71" w:rsidRDefault="00947BF0" w:rsidP="00947BF0">
            <w:pPr>
              <w:pStyle w:val="TableText"/>
              <w:keepNext/>
              <w:keepLines/>
              <w:rPr>
                <w:rFonts w:cs="Arial"/>
                <w:color w:val="000000" w:themeColor="text1"/>
                <w:sz w:val="20"/>
                <w:szCs w:val="20"/>
              </w:rPr>
            </w:pPr>
          </w:p>
        </w:tc>
        <w:tc>
          <w:tcPr>
            <w:tcW w:w="1154" w:type="pct"/>
            <w:tcPrChange w:id="754" w:author="Batra Yogesh (EXT)" w:date="2018-04-13T12:12:00Z">
              <w:tcPr>
                <w:tcW w:w="2160" w:type="dxa"/>
              </w:tcPr>
            </w:tcPrChange>
          </w:tcPr>
          <w:p w14:paraId="0EDACB33" w14:textId="77777777" w:rsidR="00947BF0" w:rsidRPr="00A16F71" w:rsidRDefault="00947BF0" w:rsidP="00947BF0">
            <w:pPr>
              <w:keepNext/>
              <w:keepLines/>
              <w:rPr>
                <w:rFonts w:cs="Arial"/>
                <w:color w:val="000000" w:themeColor="text1"/>
                <w:sz w:val="20"/>
                <w:szCs w:val="20"/>
              </w:rPr>
            </w:pPr>
            <w:r w:rsidRPr="00A16F71">
              <w:rPr>
                <w:rFonts w:cs="Arial"/>
                <w:color w:val="000000" w:themeColor="text1"/>
                <w:sz w:val="20"/>
                <w:szCs w:val="20"/>
              </w:rPr>
              <w:t>If there are any records for the well for that date, they will be listed in the Data Window and the section “Last Registered Status” will show the last status of that well</w:t>
            </w:r>
          </w:p>
          <w:p w14:paraId="7AB217FA" w14:textId="77777777" w:rsidR="00947BF0" w:rsidRPr="00A16F71" w:rsidRDefault="00947BF0" w:rsidP="00947BF0">
            <w:pPr>
              <w:keepNext/>
              <w:keepLines/>
              <w:rPr>
                <w:rFonts w:cs="Arial"/>
                <w:color w:val="000000" w:themeColor="text1"/>
                <w:sz w:val="20"/>
                <w:szCs w:val="20"/>
              </w:rPr>
            </w:pPr>
          </w:p>
          <w:p w14:paraId="1D4EBCDC" w14:textId="77777777" w:rsidR="00947BF0" w:rsidRPr="00A16F71" w:rsidRDefault="00947BF0" w:rsidP="00947BF0">
            <w:pPr>
              <w:keepNext/>
              <w:keepLines/>
              <w:rPr>
                <w:rFonts w:cs="Arial"/>
                <w:color w:val="000000" w:themeColor="text1"/>
                <w:sz w:val="20"/>
                <w:szCs w:val="20"/>
              </w:rPr>
            </w:pPr>
            <w:r w:rsidRPr="00A16F71">
              <w:rPr>
                <w:rFonts w:cs="Arial"/>
                <w:color w:val="000000" w:themeColor="text1"/>
                <w:sz w:val="20"/>
                <w:szCs w:val="20"/>
              </w:rPr>
              <w:t>If there were no records for that date, there will be a message “no records found…” and the section “Last Registered Status” will show the last status of that well</w:t>
            </w:r>
          </w:p>
          <w:p w14:paraId="09620C07" w14:textId="77777777" w:rsidR="00947BF0" w:rsidRPr="00A16F71" w:rsidRDefault="00947BF0" w:rsidP="00947BF0">
            <w:pPr>
              <w:keepNext/>
              <w:keepLines/>
              <w:rPr>
                <w:rFonts w:cs="Arial"/>
                <w:color w:val="000000" w:themeColor="text1"/>
                <w:sz w:val="20"/>
                <w:szCs w:val="20"/>
              </w:rPr>
            </w:pPr>
          </w:p>
        </w:tc>
        <w:tc>
          <w:tcPr>
            <w:tcW w:w="1538" w:type="pct"/>
            <w:tcPrChange w:id="755" w:author="Batra Yogesh (EXT)" w:date="2018-04-13T12:12:00Z">
              <w:tcPr>
                <w:tcW w:w="2880" w:type="dxa"/>
              </w:tcPr>
            </w:tcPrChange>
          </w:tcPr>
          <w:p w14:paraId="70AFF67F" w14:textId="77777777" w:rsidR="00947BF0" w:rsidRPr="00A16F71" w:rsidRDefault="00947BF0" w:rsidP="00947BF0">
            <w:pPr>
              <w:keepNext/>
              <w:keepLines/>
              <w:rPr>
                <w:rFonts w:cs="Arial"/>
                <w:b/>
                <w:i/>
                <w:color w:val="000000" w:themeColor="text1"/>
                <w:sz w:val="20"/>
                <w:szCs w:val="20"/>
              </w:rPr>
            </w:pPr>
            <w:r w:rsidRPr="00A16F71">
              <w:rPr>
                <w:rFonts w:cs="Arial"/>
                <w:color w:val="000000" w:themeColor="text1"/>
                <w:sz w:val="20"/>
                <w:szCs w:val="20"/>
              </w:rPr>
              <w:t xml:space="preserve">Note:  The hierarchy information may </w:t>
            </w:r>
            <w:proofErr w:type="gramStart"/>
            <w:r w:rsidRPr="00A16F71">
              <w:rPr>
                <w:rFonts w:cs="Arial"/>
                <w:color w:val="000000" w:themeColor="text1"/>
                <w:sz w:val="20"/>
                <w:szCs w:val="20"/>
              </w:rPr>
              <w:t>be  pre</w:t>
            </w:r>
            <w:proofErr w:type="gramEnd"/>
            <w:r w:rsidRPr="00A16F71">
              <w:rPr>
                <w:rFonts w:cs="Arial"/>
                <w:color w:val="000000" w:themeColor="text1"/>
                <w:sz w:val="20"/>
                <w:szCs w:val="20"/>
              </w:rPr>
              <w:t xml:space="preserve">-populated and user just needs to hit </w:t>
            </w:r>
            <w:r w:rsidRPr="00A16F71">
              <w:rPr>
                <w:rFonts w:cs="Arial"/>
                <w:b/>
                <w:i/>
                <w:color w:val="000000" w:themeColor="text1"/>
                <w:sz w:val="20"/>
                <w:szCs w:val="20"/>
              </w:rPr>
              <w:t>Go…</w:t>
            </w:r>
          </w:p>
          <w:p w14:paraId="29905748" w14:textId="77777777" w:rsidR="00947BF0" w:rsidRPr="00A16F71" w:rsidRDefault="00947BF0" w:rsidP="00947BF0">
            <w:pPr>
              <w:keepNext/>
              <w:keepLines/>
              <w:rPr>
                <w:rFonts w:cs="Arial"/>
                <w:color w:val="000000" w:themeColor="text1"/>
                <w:sz w:val="20"/>
                <w:szCs w:val="20"/>
              </w:rPr>
            </w:pPr>
          </w:p>
          <w:p w14:paraId="11741CEC" w14:textId="2171236D" w:rsidR="00947BF0" w:rsidRPr="00A16F71" w:rsidRDefault="00947BF0" w:rsidP="00947BF0">
            <w:pPr>
              <w:keepNext/>
              <w:keepLines/>
              <w:rPr>
                <w:rFonts w:cs="Arial"/>
                <w:color w:val="000000" w:themeColor="text1"/>
                <w:sz w:val="20"/>
                <w:szCs w:val="20"/>
              </w:rPr>
            </w:pPr>
            <w:r w:rsidRPr="00A16F71">
              <w:rPr>
                <w:rFonts w:cs="Arial"/>
                <w:color w:val="000000" w:themeColor="text1"/>
                <w:sz w:val="20"/>
                <w:szCs w:val="20"/>
              </w:rPr>
              <w:t xml:space="preserve">If a well was not selected in the hierarchy, user must select a well from the Well Name dropdown before proceeding.  </w:t>
            </w:r>
          </w:p>
        </w:tc>
      </w:tr>
      <w:tr w:rsidR="00947BF0" w:rsidRPr="00A16F71" w14:paraId="63421A46" w14:textId="77777777" w:rsidTr="007528FF">
        <w:tc>
          <w:tcPr>
            <w:tcW w:w="369" w:type="pct"/>
            <w:shd w:val="clear" w:color="auto" w:fill="C6D9F1" w:themeFill="text2" w:themeFillTint="33"/>
            <w:tcPrChange w:id="756" w:author="Batra Yogesh (EXT)" w:date="2018-04-13T12:12:00Z">
              <w:tcPr>
                <w:tcW w:w="690" w:type="dxa"/>
                <w:shd w:val="clear" w:color="auto" w:fill="C6D9F1" w:themeFill="text2" w:themeFillTint="33"/>
              </w:tcPr>
            </w:tcPrChange>
          </w:tcPr>
          <w:p w14:paraId="4E1DDDF1" w14:textId="77777777" w:rsidR="00947BF0" w:rsidRPr="00A16F71" w:rsidRDefault="00947BF0" w:rsidP="00947BF0">
            <w:pPr>
              <w:pStyle w:val="TableText"/>
              <w:keepNext/>
              <w:keepLines/>
              <w:numPr>
                <w:ilvl w:val="0"/>
                <w:numId w:val="18"/>
              </w:numPr>
              <w:jc w:val="center"/>
              <w:rPr>
                <w:rFonts w:cs="Arial"/>
                <w:sz w:val="20"/>
                <w:szCs w:val="20"/>
              </w:rPr>
            </w:pPr>
          </w:p>
        </w:tc>
        <w:tc>
          <w:tcPr>
            <w:tcW w:w="1939" w:type="pct"/>
            <w:tcPrChange w:id="757" w:author="Batra Yogesh (EXT)" w:date="2018-04-13T12:12:00Z">
              <w:tcPr>
                <w:tcW w:w="3630" w:type="dxa"/>
              </w:tcPr>
            </w:tcPrChange>
          </w:tcPr>
          <w:p w14:paraId="01118DA6" w14:textId="1D200885" w:rsidR="00A0445B" w:rsidRPr="00A16F71" w:rsidRDefault="00947BF0" w:rsidP="00A0445B">
            <w:pPr>
              <w:textAlignment w:val="center"/>
              <w:rPr>
                <w:ins w:id="758" w:author="Wirasak Chomphu [2]" w:date="2017-11-26T16:07:00Z"/>
                <w:rFonts w:cs="Arial"/>
                <w:color w:val="000000" w:themeColor="text1"/>
                <w:sz w:val="20"/>
                <w:szCs w:val="20"/>
              </w:rPr>
            </w:pPr>
            <w:r w:rsidRPr="00A16F71">
              <w:rPr>
                <w:rFonts w:cs="Arial"/>
                <w:color w:val="000000" w:themeColor="text1"/>
                <w:sz w:val="20"/>
                <w:szCs w:val="20"/>
              </w:rPr>
              <w:t>Change the Date in the Navigator Pane to include the date that the well was created in EC (or date of the well status change)</w:t>
            </w:r>
            <w:ins w:id="759" w:author="Wirasak Chomphu [2]" w:date="2017-11-26T16:07:00Z">
              <w:r w:rsidR="00A0445B" w:rsidRPr="00A16F71">
                <w:rPr>
                  <w:rFonts w:cs="Arial"/>
                  <w:color w:val="000000" w:themeColor="text1"/>
                  <w:sz w:val="20"/>
                  <w:szCs w:val="20"/>
                </w:rPr>
                <w:br/>
              </w:r>
              <w:r w:rsidR="00A0445B" w:rsidRPr="00A16F71">
                <w:rPr>
                  <w:rFonts w:cs="Arial"/>
                  <w:color w:val="000000" w:themeColor="text1"/>
                  <w:sz w:val="20"/>
                  <w:szCs w:val="20"/>
                </w:rPr>
                <w:br/>
              </w:r>
              <w:r w:rsidR="00A0445B" w:rsidRPr="00A16F71">
                <w:rPr>
                  <w:rFonts w:cs="Arial"/>
                  <w:b/>
                  <w:color w:val="000000" w:themeColor="text1"/>
                  <w:sz w:val="20"/>
                  <w:szCs w:val="20"/>
                </w:rPr>
                <w:t xml:space="preserve">Well Name, Well Status </w:t>
              </w:r>
              <w:r w:rsidR="00A0445B" w:rsidRPr="00A16F71">
                <w:rPr>
                  <w:rFonts w:cs="Arial"/>
                  <w:color w:val="000000" w:themeColor="text1"/>
                  <w:sz w:val="20"/>
                  <w:szCs w:val="20"/>
                </w:rPr>
                <w:t xml:space="preserve">are mandatory </w:t>
              </w:r>
              <w:del w:id="760" w:author="Batra Yogesh (EXT)" w:date="2018-04-04T16:57:00Z">
                <w:r w:rsidR="00A0445B" w:rsidRPr="00A16F71" w:rsidDel="00652971">
                  <w:rPr>
                    <w:rFonts w:cs="Arial"/>
                    <w:color w:val="000000" w:themeColor="text1"/>
                    <w:sz w:val="20"/>
                    <w:szCs w:val="20"/>
                  </w:rPr>
                  <w:delText>fieds</w:delText>
                </w:r>
              </w:del>
            </w:ins>
            <w:ins w:id="761" w:author="Batra Yogesh (EXT)" w:date="2018-04-04T16:57:00Z">
              <w:r w:rsidR="00652971" w:rsidRPr="00A16F71">
                <w:rPr>
                  <w:rFonts w:cs="Arial"/>
                  <w:color w:val="000000" w:themeColor="text1"/>
                  <w:sz w:val="20"/>
                  <w:szCs w:val="20"/>
                </w:rPr>
                <w:t>fields</w:t>
              </w:r>
            </w:ins>
          </w:p>
          <w:p w14:paraId="1973C19E" w14:textId="77777777" w:rsidR="00A0445B" w:rsidRPr="00A16F71" w:rsidRDefault="00A0445B" w:rsidP="00A0445B">
            <w:pPr>
              <w:textAlignment w:val="center"/>
              <w:rPr>
                <w:ins w:id="762" w:author="Wirasak Chomphu [2]" w:date="2017-11-26T16:07:00Z"/>
                <w:rFonts w:cs="Arial"/>
                <w:color w:val="000000" w:themeColor="text1"/>
                <w:sz w:val="20"/>
                <w:szCs w:val="20"/>
              </w:rPr>
            </w:pPr>
          </w:p>
          <w:p w14:paraId="08D7999A" w14:textId="77777777" w:rsidR="00A0445B" w:rsidRPr="00A16F71" w:rsidRDefault="00A0445B" w:rsidP="00A0445B">
            <w:pPr>
              <w:textAlignment w:val="center"/>
              <w:rPr>
                <w:ins w:id="763" w:author="Wirasak Chomphu [2]" w:date="2017-11-26T16:07:00Z"/>
                <w:rFonts w:cs="Arial"/>
                <w:color w:val="000000" w:themeColor="text1"/>
                <w:sz w:val="20"/>
                <w:szCs w:val="20"/>
              </w:rPr>
            </w:pPr>
            <w:ins w:id="764" w:author="Wirasak Chomphu [2]" w:date="2017-11-26T16:07:00Z">
              <w:r w:rsidRPr="00A16F71">
                <w:rPr>
                  <w:rFonts w:cs="Arial"/>
                  <w:b/>
                  <w:color w:val="000000" w:themeColor="text1"/>
                  <w:sz w:val="20"/>
                  <w:szCs w:val="20"/>
                </w:rPr>
                <w:t>Comments</w:t>
              </w:r>
              <w:r w:rsidRPr="00A16F71">
                <w:rPr>
                  <w:rFonts w:cs="Arial"/>
                  <w:color w:val="000000" w:themeColor="text1"/>
                  <w:sz w:val="20"/>
                  <w:szCs w:val="20"/>
                </w:rPr>
                <w:t xml:space="preserve"> field is an optional field</w:t>
              </w:r>
            </w:ins>
          </w:p>
          <w:p w14:paraId="522C67B2" w14:textId="77777777" w:rsidR="00A0445B" w:rsidRPr="00A16F71" w:rsidRDefault="00A0445B" w:rsidP="00A0445B">
            <w:pPr>
              <w:textAlignment w:val="center"/>
              <w:rPr>
                <w:ins w:id="765" w:author="Wirasak Chomphu [2]" w:date="2017-11-26T16:07:00Z"/>
                <w:rFonts w:cs="Arial"/>
                <w:color w:val="000000" w:themeColor="text1"/>
                <w:sz w:val="20"/>
                <w:szCs w:val="20"/>
              </w:rPr>
            </w:pPr>
          </w:p>
          <w:p w14:paraId="0C930972" w14:textId="77777777" w:rsidR="00A0445B" w:rsidRPr="00A16F71" w:rsidRDefault="00A0445B" w:rsidP="00A0445B">
            <w:pPr>
              <w:textAlignment w:val="center"/>
              <w:rPr>
                <w:ins w:id="766" w:author="Wirasak Chomphu [2]" w:date="2017-11-26T16:07:00Z"/>
                <w:rFonts w:cs="Arial"/>
                <w:color w:val="000000" w:themeColor="text1"/>
                <w:sz w:val="20"/>
                <w:szCs w:val="20"/>
              </w:rPr>
            </w:pPr>
            <w:ins w:id="767" w:author="Wirasak Chomphu [2]" w:date="2017-11-26T16:07:00Z">
              <w:r w:rsidRPr="00A16F71">
                <w:rPr>
                  <w:rFonts w:cs="Arial"/>
                  <w:color w:val="000000" w:themeColor="text1"/>
                  <w:sz w:val="20"/>
                  <w:szCs w:val="20"/>
                </w:rPr>
                <w:t>00:00 is time standard.</w:t>
              </w:r>
            </w:ins>
          </w:p>
          <w:p w14:paraId="7FDE1A40" w14:textId="77777777" w:rsidR="00A0445B" w:rsidRPr="00A16F71" w:rsidRDefault="00A0445B" w:rsidP="00A0445B">
            <w:pPr>
              <w:textAlignment w:val="center"/>
              <w:rPr>
                <w:ins w:id="768" w:author="Wirasak Chomphu [2]" w:date="2017-11-26T16:07:00Z"/>
                <w:rFonts w:cs="Arial"/>
                <w:color w:val="000000" w:themeColor="text1"/>
                <w:sz w:val="20"/>
                <w:szCs w:val="20"/>
              </w:rPr>
            </w:pPr>
          </w:p>
          <w:p w14:paraId="6AD8335A" w14:textId="03E424CF" w:rsidR="00947BF0" w:rsidRPr="00A16F71" w:rsidRDefault="00947BF0" w:rsidP="00A0445B">
            <w:pPr>
              <w:pStyle w:val="TableText"/>
              <w:keepNext/>
              <w:keepLines/>
              <w:rPr>
                <w:rFonts w:cs="Arial"/>
                <w:color w:val="000000" w:themeColor="text1"/>
                <w:sz w:val="20"/>
                <w:szCs w:val="20"/>
              </w:rPr>
            </w:pPr>
          </w:p>
        </w:tc>
        <w:tc>
          <w:tcPr>
            <w:tcW w:w="1154" w:type="pct"/>
            <w:tcPrChange w:id="769" w:author="Batra Yogesh (EXT)" w:date="2018-04-13T12:12:00Z">
              <w:tcPr>
                <w:tcW w:w="2160" w:type="dxa"/>
              </w:tcPr>
            </w:tcPrChange>
          </w:tcPr>
          <w:p w14:paraId="238D695F" w14:textId="34DE1C5C" w:rsidR="00A0445B" w:rsidRPr="00A16F71" w:rsidRDefault="00947BF0" w:rsidP="00A0445B">
            <w:pPr>
              <w:textAlignment w:val="center"/>
              <w:rPr>
                <w:ins w:id="770" w:author="Wirasak Chomphu [2]" w:date="2017-11-26T16:07:00Z"/>
                <w:rFonts w:cs="Arial"/>
                <w:color w:val="000000" w:themeColor="text1"/>
                <w:sz w:val="20"/>
                <w:szCs w:val="20"/>
              </w:rPr>
            </w:pPr>
            <w:r w:rsidRPr="00A16F71">
              <w:rPr>
                <w:rFonts w:cs="Arial"/>
                <w:color w:val="000000" w:themeColor="text1"/>
                <w:sz w:val="20"/>
                <w:szCs w:val="20"/>
              </w:rPr>
              <w:t xml:space="preserve">Date and time </w:t>
            </w:r>
            <w:proofErr w:type="gramStart"/>
            <w:r w:rsidRPr="00A16F71">
              <w:rPr>
                <w:rFonts w:cs="Arial"/>
                <w:color w:val="000000" w:themeColor="text1"/>
                <w:sz w:val="20"/>
                <w:szCs w:val="20"/>
              </w:rPr>
              <w:t>is</w:t>
            </w:r>
            <w:proofErr w:type="gramEnd"/>
            <w:r w:rsidRPr="00A16F71">
              <w:rPr>
                <w:rFonts w:cs="Arial"/>
                <w:color w:val="000000" w:themeColor="text1"/>
                <w:sz w:val="20"/>
                <w:szCs w:val="20"/>
              </w:rPr>
              <w:t xml:space="preserve"> populated</w:t>
            </w:r>
            <w:ins w:id="771" w:author="Wirasak Chomphu [2]" w:date="2017-11-26T16:07:00Z">
              <w:r w:rsidR="00A0445B" w:rsidRPr="00A16F71">
                <w:rPr>
                  <w:rFonts w:cs="Arial"/>
                  <w:color w:val="000000" w:themeColor="text1"/>
                  <w:sz w:val="20"/>
                  <w:szCs w:val="20"/>
                </w:rPr>
                <w:t>.</w:t>
              </w:r>
              <w:r w:rsidR="00A0445B" w:rsidRPr="00A16F71">
                <w:rPr>
                  <w:rFonts w:cs="Arial"/>
                  <w:color w:val="000000" w:themeColor="text1"/>
                  <w:sz w:val="20"/>
                  <w:szCs w:val="20"/>
                </w:rPr>
                <w:br/>
                <w:t xml:space="preserve"> </w:t>
              </w:r>
              <w:r w:rsidR="00A0445B" w:rsidRPr="00A16F71">
                <w:rPr>
                  <w:rFonts w:cs="Arial"/>
                  <w:color w:val="000000" w:themeColor="text1"/>
                  <w:sz w:val="20"/>
                  <w:szCs w:val="20"/>
                </w:rPr>
                <w:br/>
                <w:t>Status available for the users:</w:t>
              </w:r>
            </w:ins>
          </w:p>
          <w:p w14:paraId="0310222E" w14:textId="7DAD0B4B" w:rsidR="00A0445B" w:rsidRPr="00A16F71" w:rsidRDefault="00A0445B" w:rsidP="00A0445B">
            <w:pPr>
              <w:pStyle w:val="ListParagraph"/>
              <w:numPr>
                <w:ilvl w:val="0"/>
                <w:numId w:val="15"/>
              </w:numPr>
              <w:textAlignment w:val="center"/>
              <w:rPr>
                <w:ins w:id="772" w:author="Wirasak Chomphu [2]" w:date="2017-11-26T16:07:00Z"/>
                <w:rFonts w:cs="Arial"/>
                <w:color w:val="000000" w:themeColor="text1"/>
                <w:sz w:val="20"/>
                <w:szCs w:val="20"/>
              </w:rPr>
            </w:pPr>
            <w:ins w:id="773" w:author="Wirasak Chomphu [2]" w:date="2017-11-26T16:07:00Z">
              <w:r w:rsidRPr="00A16F71">
                <w:rPr>
                  <w:rFonts w:cs="Arial"/>
                  <w:color w:val="000000" w:themeColor="text1"/>
                  <w:sz w:val="20"/>
                  <w:szCs w:val="20"/>
                </w:rPr>
                <w:t>Dril</w:t>
              </w:r>
            </w:ins>
            <w:ins w:id="774" w:author="Prakash Atul (Ext)" w:date="2018-03-27T10:37:00Z">
              <w:r w:rsidR="009A0124" w:rsidRPr="00A16F71">
                <w:rPr>
                  <w:rFonts w:cs="Arial"/>
                  <w:color w:val="000000" w:themeColor="text1"/>
                  <w:sz w:val="20"/>
                  <w:szCs w:val="20"/>
                </w:rPr>
                <w:t>li</w:t>
              </w:r>
            </w:ins>
            <w:ins w:id="775" w:author="Wirasak Chomphu [2]" w:date="2017-11-26T16:07:00Z">
              <w:r w:rsidRPr="00A16F71">
                <w:rPr>
                  <w:rFonts w:cs="Arial"/>
                  <w:color w:val="000000" w:themeColor="text1"/>
                  <w:sz w:val="20"/>
                  <w:szCs w:val="20"/>
                </w:rPr>
                <w:t>ng</w:t>
              </w:r>
            </w:ins>
          </w:p>
          <w:p w14:paraId="1CFBE8D3" w14:textId="77777777" w:rsidR="00A0445B" w:rsidRPr="00A16F71" w:rsidRDefault="00A0445B" w:rsidP="00A0445B">
            <w:pPr>
              <w:pStyle w:val="ListParagraph"/>
              <w:numPr>
                <w:ilvl w:val="0"/>
                <w:numId w:val="15"/>
              </w:numPr>
              <w:textAlignment w:val="center"/>
              <w:rPr>
                <w:ins w:id="776" w:author="Wirasak Chomphu [2]" w:date="2017-11-26T16:07:00Z"/>
                <w:rFonts w:cs="Arial"/>
                <w:color w:val="000000" w:themeColor="text1"/>
                <w:sz w:val="20"/>
                <w:szCs w:val="20"/>
              </w:rPr>
            </w:pPr>
            <w:ins w:id="777" w:author="Wirasak Chomphu [2]" w:date="2017-11-26T16:07:00Z">
              <w:r w:rsidRPr="00A16F71">
                <w:rPr>
                  <w:rFonts w:cs="Arial"/>
                  <w:color w:val="000000" w:themeColor="text1"/>
                  <w:sz w:val="20"/>
                  <w:szCs w:val="20"/>
                </w:rPr>
                <w:t>Active</w:t>
              </w:r>
            </w:ins>
          </w:p>
          <w:p w14:paraId="071F9D48" w14:textId="77777777" w:rsidR="00A0445B" w:rsidRPr="00A16F71" w:rsidRDefault="00A0445B" w:rsidP="00A0445B">
            <w:pPr>
              <w:pStyle w:val="ListParagraph"/>
              <w:numPr>
                <w:ilvl w:val="0"/>
                <w:numId w:val="15"/>
              </w:numPr>
              <w:textAlignment w:val="center"/>
              <w:rPr>
                <w:ins w:id="778" w:author="Wirasak Chomphu [2]" w:date="2017-11-26T16:07:00Z"/>
                <w:rFonts w:cs="Arial"/>
                <w:color w:val="000000" w:themeColor="text1"/>
                <w:sz w:val="20"/>
                <w:szCs w:val="20"/>
              </w:rPr>
            </w:pPr>
            <w:ins w:id="779" w:author="Wirasak Chomphu [2]" w:date="2017-11-26T16:07:00Z">
              <w:r w:rsidRPr="00A16F71">
                <w:rPr>
                  <w:rFonts w:cs="Arial"/>
                  <w:color w:val="000000" w:themeColor="text1"/>
                  <w:sz w:val="20"/>
                  <w:szCs w:val="20"/>
                </w:rPr>
                <w:t>Shut-in</w:t>
              </w:r>
            </w:ins>
          </w:p>
          <w:p w14:paraId="62E1873B" w14:textId="77777777" w:rsidR="00A0445B" w:rsidRPr="00A16F71" w:rsidRDefault="00A0445B" w:rsidP="00A0445B">
            <w:pPr>
              <w:textAlignment w:val="center"/>
              <w:rPr>
                <w:ins w:id="780" w:author="Wirasak Chomphu [2]" w:date="2017-11-26T16:07:00Z"/>
                <w:rFonts w:cs="Arial"/>
                <w:color w:val="000000" w:themeColor="text1"/>
                <w:sz w:val="20"/>
                <w:szCs w:val="20"/>
              </w:rPr>
            </w:pPr>
            <w:ins w:id="781" w:author="Wirasak Chomphu [2]" w:date="2017-11-26T16:07:00Z">
              <w:r w:rsidRPr="00A16F71">
                <w:rPr>
                  <w:rFonts w:cs="Arial"/>
                  <w:color w:val="000000" w:themeColor="text1"/>
                  <w:sz w:val="20"/>
                  <w:szCs w:val="20"/>
                </w:rPr>
                <w:t>In Last Registered Status</w:t>
              </w:r>
            </w:ins>
          </w:p>
          <w:p w14:paraId="010DC57E" w14:textId="77777777" w:rsidR="00A0445B" w:rsidRPr="00A16F71" w:rsidRDefault="00A0445B" w:rsidP="00A0445B">
            <w:pPr>
              <w:textAlignment w:val="center"/>
              <w:rPr>
                <w:ins w:id="782" w:author="Wirasak Chomphu [2]" w:date="2017-11-26T16:07:00Z"/>
                <w:rFonts w:cs="Arial"/>
                <w:color w:val="000000" w:themeColor="text1"/>
                <w:sz w:val="20"/>
                <w:szCs w:val="20"/>
              </w:rPr>
            </w:pPr>
            <w:ins w:id="783" w:author="Wirasak Chomphu [2]" w:date="2017-11-26T16:07:00Z">
              <w:r w:rsidRPr="00A16F71">
                <w:rPr>
                  <w:rFonts w:cs="Arial"/>
                  <w:color w:val="000000" w:themeColor="text1"/>
                  <w:sz w:val="20"/>
                  <w:szCs w:val="20"/>
                </w:rPr>
                <w:t xml:space="preserve">Active well </w:t>
              </w:r>
              <w:proofErr w:type="gramStart"/>
              <w:r w:rsidRPr="00A16F71">
                <w:rPr>
                  <w:rFonts w:cs="Arial"/>
                  <w:color w:val="000000" w:themeColor="text1"/>
                  <w:sz w:val="20"/>
                  <w:szCs w:val="20"/>
                </w:rPr>
                <w:t>status :</w:t>
              </w:r>
              <w:proofErr w:type="gramEnd"/>
            </w:ins>
          </w:p>
          <w:p w14:paraId="085E2B33" w14:textId="77777777" w:rsidR="00A0445B" w:rsidRPr="00A16F71" w:rsidRDefault="00A0445B" w:rsidP="00A0445B">
            <w:pPr>
              <w:pStyle w:val="ListParagraph"/>
              <w:numPr>
                <w:ilvl w:val="0"/>
                <w:numId w:val="15"/>
              </w:numPr>
              <w:textAlignment w:val="center"/>
              <w:rPr>
                <w:ins w:id="784" w:author="Wirasak Chomphu [2]" w:date="2017-11-26T16:07:00Z"/>
                <w:rFonts w:cs="Arial"/>
                <w:color w:val="000000" w:themeColor="text1"/>
                <w:sz w:val="20"/>
                <w:szCs w:val="20"/>
              </w:rPr>
            </w:pPr>
            <w:ins w:id="785" w:author="Wirasak Chomphu [2]" w:date="2017-11-26T16:07:00Z">
              <w:r w:rsidRPr="00A16F71">
                <w:rPr>
                  <w:rFonts w:cs="Arial"/>
                  <w:color w:val="000000" w:themeColor="text1"/>
                  <w:sz w:val="20"/>
                  <w:szCs w:val="20"/>
                </w:rPr>
                <w:t>Closed LT</w:t>
              </w:r>
            </w:ins>
          </w:p>
          <w:p w14:paraId="1FABEE64" w14:textId="77777777" w:rsidR="00A0445B" w:rsidRPr="00A16F71" w:rsidRDefault="00A0445B" w:rsidP="00A0445B">
            <w:pPr>
              <w:pStyle w:val="ListParagraph"/>
              <w:numPr>
                <w:ilvl w:val="0"/>
                <w:numId w:val="15"/>
              </w:numPr>
              <w:textAlignment w:val="center"/>
              <w:rPr>
                <w:ins w:id="786" w:author="Wirasak Chomphu [2]" w:date="2017-11-26T16:07:00Z"/>
                <w:rFonts w:cs="Arial"/>
                <w:color w:val="000000" w:themeColor="text1"/>
                <w:sz w:val="20"/>
                <w:szCs w:val="20"/>
              </w:rPr>
            </w:pPr>
            <w:ins w:id="787" w:author="Wirasak Chomphu [2]" w:date="2017-11-26T16:07:00Z">
              <w:r w:rsidRPr="00A16F71">
                <w:rPr>
                  <w:rFonts w:cs="Arial"/>
                  <w:color w:val="000000" w:themeColor="text1"/>
                  <w:sz w:val="20"/>
                  <w:szCs w:val="20"/>
                </w:rPr>
                <w:t>Open</w:t>
              </w:r>
            </w:ins>
          </w:p>
          <w:p w14:paraId="0336E482" w14:textId="21E52D69" w:rsidR="00947BF0" w:rsidRPr="00A16F71" w:rsidRDefault="00A0445B" w:rsidP="00A0445B">
            <w:pPr>
              <w:keepNext/>
              <w:keepLines/>
              <w:rPr>
                <w:rFonts w:cs="Arial"/>
                <w:color w:val="000000" w:themeColor="text1"/>
                <w:sz w:val="20"/>
                <w:szCs w:val="20"/>
              </w:rPr>
            </w:pPr>
            <w:ins w:id="788" w:author="Wirasak Chomphu [2]" w:date="2017-11-26T16:07:00Z">
              <w:r w:rsidRPr="00A16F71">
                <w:rPr>
                  <w:rFonts w:cs="Arial"/>
                  <w:color w:val="000000" w:themeColor="text1"/>
                  <w:sz w:val="20"/>
                  <w:szCs w:val="20"/>
                </w:rPr>
                <w:t>Closed</w:t>
              </w:r>
            </w:ins>
          </w:p>
        </w:tc>
        <w:tc>
          <w:tcPr>
            <w:tcW w:w="1538" w:type="pct"/>
            <w:tcPrChange w:id="789" w:author="Batra Yogesh (EXT)" w:date="2018-04-13T12:12:00Z">
              <w:tcPr>
                <w:tcW w:w="2880" w:type="dxa"/>
              </w:tcPr>
            </w:tcPrChange>
          </w:tcPr>
          <w:p w14:paraId="48453890" w14:textId="40593142" w:rsidR="00634049" w:rsidRPr="00A16F71" w:rsidDel="00A0445B" w:rsidRDefault="00634049" w:rsidP="00634049">
            <w:pPr>
              <w:textAlignment w:val="center"/>
              <w:rPr>
                <w:del w:id="790" w:author="Wirasak Chomphu [2]" w:date="2017-11-26T16:07:00Z"/>
                <w:rFonts w:cs="Arial"/>
                <w:color w:val="000000" w:themeColor="text1"/>
                <w:sz w:val="20"/>
                <w:szCs w:val="20"/>
              </w:rPr>
            </w:pPr>
            <w:del w:id="791" w:author="Wirasak Chomphu [2]" w:date="2017-11-26T16:07:00Z">
              <w:r w:rsidRPr="00A16F71" w:rsidDel="00A0445B">
                <w:rPr>
                  <w:rFonts w:cs="Arial"/>
                  <w:b/>
                  <w:color w:val="000000" w:themeColor="text1"/>
                  <w:sz w:val="20"/>
                  <w:szCs w:val="20"/>
                </w:rPr>
                <w:delText xml:space="preserve">Well Name, Well Status </w:delText>
              </w:r>
              <w:r w:rsidRPr="00A16F71" w:rsidDel="00A0445B">
                <w:rPr>
                  <w:rFonts w:cs="Arial"/>
                  <w:color w:val="000000" w:themeColor="text1"/>
                  <w:sz w:val="20"/>
                  <w:szCs w:val="20"/>
                </w:rPr>
                <w:delText>are mandatory fieds</w:delText>
              </w:r>
            </w:del>
          </w:p>
          <w:p w14:paraId="2297D3B8" w14:textId="38C3845F" w:rsidR="00634049" w:rsidRPr="00A16F71" w:rsidDel="00A0445B" w:rsidRDefault="00634049" w:rsidP="00634049">
            <w:pPr>
              <w:textAlignment w:val="center"/>
              <w:rPr>
                <w:del w:id="792" w:author="Wirasak Chomphu [2]" w:date="2017-11-26T16:07:00Z"/>
                <w:rFonts w:cs="Arial"/>
                <w:color w:val="000000" w:themeColor="text1"/>
                <w:sz w:val="20"/>
                <w:szCs w:val="20"/>
              </w:rPr>
            </w:pPr>
          </w:p>
          <w:p w14:paraId="35A1F770" w14:textId="5112483E" w:rsidR="00634049" w:rsidRPr="00A16F71" w:rsidDel="00A0445B" w:rsidRDefault="00634049" w:rsidP="00634049">
            <w:pPr>
              <w:textAlignment w:val="center"/>
              <w:rPr>
                <w:del w:id="793" w:author="Wirasak Chomphu [2]" w:date="2017-11-26T16:07:00Z"/>
                <w:rFonts w:cs="Arial"/>
                <w:color w:val="000000" w:themeColor="text1"/>
                <w:sz w:val="20"/>
                <w:szCs w:val="20"/>
              </w:rPr>
            </w:pPr>
            <w:del w:id="794" w:author="Wirasak Chomphu [2]" w:date="2017-11-26T16:07:00Z">
              <w:r w:rsidRPr="00A16F71" w:rsidDel="00A0445B">
                <w:rPr>
                  <w:rFonts w:cs="Arial"/>
                  <w:b/>
                  <w:color w:val="000000" w:themeColor="text1"/>
                  <w:sz w:val="20"/>
                  <w:szCs w:val="20"/>
                </w:rPr>
                <w:delText>Comments</w:delText>
              </w:r>
              <w:r w:rsidRPr="00A16F71" w:rsidDel="00A0445B">
                <w:rPr>
                  <w:rFonts w:cs="Arial"/>
                  <w:color w:val="000000" w:themeColor="text1"/>
                  <w:sz w:val="20"/>
                  <w:szCs w:val="20"/>
                </w:rPr>
                <w:delText xml:space="preserve"> field is an optional field</w:delText>
              </w:r>
            </w:del>
          </w:p>
          <w:p w14:paraId="219E4301" w14:textId="456A6098" w:rsidR="00634049" w:rsidRPr="00A16F71" w:rsidDel="00A0445B" w:rsidRDefault="00634049" w:rsidP="00634049">
            <w:pPr>
              <w:textAlignment w:val="center"/>
              <w:rPr>
                <w:del w:id="795" w:author="Wirasak Chomphu [2]" w:date="2017-11-26T16:07:00Z"/>
                <w:rFonts w:cs="Arial"/>
                <w:color w:val="000000" w:themeColor="text1"/>
                <w:sz w:val="20"/>
                <w:szCs w:val="20"/>
              </w:rPr>
            </w:pPr>
          </w:p>
          <w:p w14:paraId="4F7D437F" w14:textId="040CF82B" w:rsidR="00634049" w:rsidRPr="00A16F71" w:rsidDel="00A0445B" w:rsidRDefault="00634049" w:rsidP="00634049">
            <w:pPr>
              <w:textAlignment w:val="center"/>
              <w:rPr>
                <w:del w:id="796" w:author="Wirasak Chomphu [2]" w:date="2017-11-26T16:07:00Z"/>
                <w:rFonts w:cs="Arial"/>
                <w:color w:val="000000" w:themeColor="text1"/>
                <w:sz w:val="20"/>
                <w:szCs w:val="20"/>
              </w:rPr>
            </w:pPr>
            <w:del w:id="797" w:author="Wirasak Chomphu [2]" w:date="2017-11-26T16:07:00Z">
              <w:r w:rsidRPr="00A16F71" w:rsidDel="00A0445B">
                <w:rPr>
                  <w:rFonts w:cs="Arial"/>
                  <w:color w:val="000000" w:themeColor="text1"/>
                  <w:sz w:val="20"/>
                  <w:szCs w:val="20"/>
                </w:rPr>
                <w:delText>00:00 is time standard.</w:delText>
              </w:r>
            </w:del>
          </w:p>
          <w:p w14:paraId="13933994" w14:textId="00993742" w:rsidR="00634049" w:rsidRPr="00A16F71" w:rsidDel="00A0445B" w:rsidRDefault="00634049" w:rsidP="00634049">
            <w:pPr>
              <w:textAlignment w:val="center"/>
              <w:rPr>
                <w:del w:id="798" w:author="Wirasak Chomphu [2]" w:date="2017-11-26T16:07:00Z"/>
                <w:rFonts w:cs="Arial"/>
                <w:color w:val="000000" w:themeColor="text1"/>
                <w:sz w:val="20"/>
                <w:szCs w:val="20"/>
              </w:rPr>
            </w:pPr>
          </w:p>
          <w:p w14:paraId="12149F76" w14:textId="6973B708" w:rsidR="00634049" w:rsidRPr="00A16F71" w:rsidDel="00A0445B" w:rsidRDefault="00634049" w:rsidP="00634049">
            <w:pPr>
              <w:textAlignment w:val="center"/>
              <w:rPr>
                <w:del w:id="799" w:author="Wirasak Chomphu [2]" w:date="2017-11-26T16:07:00Z"/>
                <w:rFonts w:cs="Arial"/>
                <w:color w:val="000000" w:themeColor="text1"/>
                <w:sz w:val="20"/>
                <w:szCs w:val="20"/>
              </w:rPr>
            </w:pPr>
            <w:del w:id="800" w:author="Wirasak Chomphu [2]" w:date="2017-11-26T16:07:00Z">
              <w:r w:rsidRPr="00A16F71" w:rsidDel="00A0445B">
                <w:rPr>
                  <w:rFonts w:cs="Arial"/>
                  <w:color w:val="000000" w:themeColor="text1"/>
                  <w:sz w:val="20"/>
                  <w:szCs w:val="20"/>
                </w:rPr>
                <w:delText>Status available for the users:</w:delText>
              </w:r>
            </w:del>
          </w:p>
          <w:p w14:paraId="3C362A4A" w14:textId="495BDC70" w:rsidR="00634049" w:rsidRPr="00A16F71" w:rsidDel="00A0445B" w:rsidRDefault="00634049" w:rsidP="00634049">
            <w:pPr>
              <w:pStyle w:val="ListParagraph"/>
              <w:numPr>
                <w:ilvl w:val="0"/>
                <w:numId w:val="15"/>
              </w:numPr>
              <w:textAlignment w:val="center"/>
              <w:rPr>
                <w:del w:id="801" w:author="Wirasak Chomphu [2]" w:date="2017-11-26T16:07:00Z"/>
                <w:rFonts w:cs="Arial"/>
                <w:color w:val="000000" w:themeColor="text1"/>
                <w:sz w:val="20"/>
                <w:szCs w:val="20"/>
              </w:rPr>
            </w:pPr>
            <w:del w:id="802" w:author="Wirasak Chomphu [2]" w:date="2017-11-26T16:07:00Z">
              <w:r w:rsidRPr="00A16F71" w:rsidDel="00A0445B">
                <w:rPr>
                  <w:rFonts w:cs="Arial"/>
                  <w:color w:val="000000" w:themeColor="text1"/>
                  <w:sz w:val="20"/>
                  <w:szCs w:val="20"/>
                </w:rPr>
                <w:delText>Drilng</w:delText>
              </w:r>
            </w:del>
          </w:p>
          <w:p w14:paraId="05012A1C" w14:textId="6937A5D1" w:rsidR="00634049" w:rsidRPr="00A16F71" w:rsidDel="00A0445B" w:rsidRDefault="00634049" w:rsidP="00634049">
            <w:pPr>
              <w:pStyle w:val="ListParagraph"/>
              <w:numPr>
                <w:ilvl w:val="0"/>
                <w:numId w:val="15"/>
              </w:numPr>
              <w:textAlignment w:val="center"/>
              <w:rPr>
                <w:del w:id="803" w:author="Wirasak Chomphu [2]" w:date="2017-11-26T16:07:00Z"/>
                <w:rFonts w:cs="Arial"/>
                <w:color w:val="000000" w:themeColor="text1"/>
                <w:sz w:val="20"/>
                <w:szCs w:val="20"/>
              </w:rPr>
            </w:pPr>
            <w:del w:id="804" w:author="Wirasak Chomphu [2]" w:date="2017-11-26T16:07:00Z">
              <w:r w:rsidRPr="00A16F71" w:rsidDel="00A0445B">
                <w:rPr>
                  <w:rFonts w:cs="Arial"/>
                  <w:color w:val="000000" w:themeColor="text1"/>
                  <w:sz w:val="20"/>
                  <w:szCs w:val="20"/>
                </w:rPr>
                <w:delText>Active</w:delText>
              </w:r>
            </w:del>
          </w:p>
          <w:p w14:paraId="18B923C1" w14:textId="585AF75F" w:rsidR="00634049" w:rsidRPr="00A16F71" w:rsidDel="00A0445B" w:rsidRDefault="00634049" w:rsidP="00634049">
            <w:pPr>
              <w:pStyle w:val="ListParagraph"/>
              <w:numPr>
                <w:ilvl w:val="0"/>
                <w:numId w:val="15"/>
              </w:numPr>
              <w:textAlignment w:val="center"/>
              <w:rPr>
                <w:del w:id="805" w:author="Wirasak Chomphu [2]" w:date="2017-11-26T16:07:00Z"/>
                <w:rFonts w:cs="Arial"/>
                <w:color w:val="000000" w:themeColor="text1"/>
                <w:sz w:val="20"/>
                <w:szCs w:val="20"/>
              </w:rPr>
            </w:pPr>
            <w:del w:id="806" w:author="Wirasak Chomphu [2]" w:date="2017-11-26T16:07:00Z">
              <w:r w:rsidRPr="00A16F71" w:rsidDel="00A0445B">
                <w:rPr>
                  <w:rFonts w:cs="Arial"/>
                  <w:color w:val="000000" w:themeColor="text1"/>
                  <w:sz w:val="20"/>
                  <w:szCs w:val="20"/>
                </w:rPr>
                <w:delText>Shut-in</w:delText>
              </w:r>
            </w:del>
          </w:p>
          <w:p w14:paraId="119D63B4" w14:textId="3D639FB9" w:rsidR="00634049" w:rsidRPr="00A16F71" w:rsidDel="00A0445B" w:rsidRDefault="00634049" w:rsidP="00634049">
            <w:pPr>
              <w:textAlignment w:val="center"/>
              <w:rPr>
                <w:del w:id="807" w:author="Wirasak Chomphu [2]" w:date="2017-11-26T16:07:00Z"/>
                <w:rFonts w:cs="Arial"/>
                <w:color w:val="000000" w:themeColor="text1"/>
                <w:sz w:val="20"/>
                <w:szCs w:val="20"/>
              </w:rPr>
            </w:pPr>
            <w:del w:id="808" w:author="Wirasak Chomphu [2]" w:date="2017-11-26T16:07:00Z">
              <w:r w:rsidRPr="00A16F71" w:rsidDel="00A0445B">
                <w:rPr>
                  <w:rFonts w:cs="Arial"/>
                  <w:color w:val="000000" w:themeColor="text1"/>
                  <w:sz w:val="20"/>
                  <w:szCs w:val="20"/>
                </w:rPr>
                <w:delText>In Last Registered Status</w:delText>
              </w:r>
            </w:del>
          </w:p>
          <w:p w14:paraId="5E06B9E5" w14:textId="0009E930" w:rsidR="00634049" w:rsidRPr="00A16F71" w:rsidDel="00A0445B" w:rsidRDefault="00634049" w:rsidP="00634049">
            <w:pPr>
              <w:textAlignment w:val="center"/>
              <w:rPr>
                <w:del w:id="809" w:author="Wirasak Chomphu [2]" w:date="2017-11-26T16:07:00Z"/>
                <w:rFonts w:cs="Arial"/>
                <w:color w:val="000000" w:themeColor="text1"/>
                <w:sz w:val="20"/>
                <w:szCs w:val="20"/>
              </w:rPr>
            </w:pPr>
            <w:del w:id="810" w:author="Wirasak Chomphu [2]" w:date="2017-11-26T16:07:00Z">
              <w:r w:rsidRPr="00A16F71" w:rsidDel="00A0445B">
                <w:rPr>
                  <w:rFonts w:cs="Arial"/>
                  <w:color w:val="000000" w:themeColor="text1"/>
                  <w:sz w:val="20"/>
                  <w:szCs w:val="20"/>
                </w:rPr>
                <w:delText>Active well status :</w:delText>
              </w:r>
            </w:del>
          </w:p>
          <w:p w14:paraId="4316674C" w14:textId="15876241" w:rsidR="00634049" w:rsidRPr="00A16F71" w:rsidDel="00A0445B" w:rsidRDefault="00634049" w:rsidP="00634049">
            <w:pPr>
              <w:pStyle w:val="ListParagraph"/>
              <w:numPr>
                <w:ilvl w:val="0"/>
                <w:numId w:val="15"/>
              </w:numPr>
              <w:textAlignment w:val="center"/>
              <w:rPr>
                <w:del w:id="811" w:author="Wirasak Chomphu [2]" w:date="2017-11-26T16:07:00Z"/>
                <w:rFonts w:cs="Arial"/>
                <w:color w:val="000000" w:themeColor="text1"/>
                <w:sz w:val="20"/>
                <w:szCs w:val="20"/>
              </w:rPr>
            </w:pPr>
            <w:del w:id="812" w:author="Wirasak Chomphu [2]" w:date="2017-11-26T16:07:00Z">
              <w:r w:rsidRPr="00A16F71" w:rsidDel="00A0445B">
                <w:rPr>
                  <w:rFonts w:cs="Arial"/>
                  <w:color w:val="000000" w:themeColor="text1"/>
                  <w:sz w:val="20"/>
                  <w:szCs w:val="20"/>
                </w:rPr>
                <w:delText>Closed LT</w:delText>
              </w:r>
            </w:del>
          </w:p>
          <w:p w14:paraId="4D85B808" w14:textId="3EACC61E" w:rsidR="00634049" w:rsidRPr="00A16F71" w:rsidDel="00A0445B" w:rsidRDefault="00634049" w:rsidP="00634049">
            <w:pPr>
              <w:pStyle w:val="ListParagraph"/>
              <w:numPr>
                <w:ilvl w:val="0"/>
                <w:numId w:val="15"/>
              </w:numPr>
              <w:textAlignment w:val="center"/>
              <w:rPr>
                <w:del w:id="813" w:author="Wirasak Chomphu [2]" w:date="2017-11-26T16:07:00Z"/>
                <w:rFonts w:cs="Arial"/>
                <w:color w:val="000000" w:themeColor="text1"/>
                <w:sz w:val="20"/>
                <w:szCs w:val="20"/>
              </w:rPr>
            </w:pPr>
            <w:del w:id="814" w:author="Wirasak Chomphu [2]" w:date="2017-11-26T16:07:00Z">
              <w:r w:rsidRPr="00A16F71" w:rsidDel="00A0445B">
                <w:rPr>
                  <w:rFonts w:cs="Arial"/>
                  <w:color w:val="000000" w:themeColor="text1"/>
                  <w:sz w:val="20"/>
                  <w:szCs w:val="20"/>
                </w:rPr>
                <w:delText>Open</w:delText>
              </w:r>
            </w:del>
          </w:p>
          <w:p w14:paraId="6BE8F669" w14:textId="36357C46" w:rsidR="00947BF0" w:rsidRPr="00A16F71" w:rsidRDefault="00634049">
            <w:pPr>
              <w:textAlignment w:val="center"/>
              <w:rPr>
                <w:rFonts w:cs="Arial"/>
                <w:color w:val="000000" w:themeColor="text1"/>
                <w:sz w:val="20"/>
                <w:szCs w:val="20"/>
              </w:rPr>
              <w:pPrChange w:id="815" w:author="Wirasak Chomphu [2]" w:date="2017-11-26T16:07:00Z">
                <w:pPr>
                  <w:pStyle w:val="ListParagraph"/>
                  <w:numPr>
                    <w:numId w:val="15"/>
                  </w:numPr>
                  <w:ind w:left="360" w:hanging="360"/>
                  <w:textAlignment w:val="center"/>
                </w:pPr>
              </w:pPrChange>
            </w:pPr>
            <w:del w:id="816" w:author="Wirasak Chomphu [2]" w:date="2017-11-26T16:07:00Z">
              <w:r w:rsidRPr="00A16F71" w:rsidDel="00A0445B">
                <w:rPr>
                  <w:rFonts w:cs="Arial"/>
                  <w:color w:val="000000" w:themeColor="text1"/>
                  <w:sz w:val="20"/>
                  <w:szCs w:val="20"/>
                </w:rPr>
                <w:delText>Closed</w:delText>
              </w:r>
            </w:del>
            <w:ins w:id="817" w:author="Wirasak Chomphu [2]" w:date="2017-11-26T16:07:00Z">
              <w:r w:rsidR="00A0445B" w:rsidRPr="00A16F71">
                <w:rPr>
                  <w:rFonts w:cs="Arial"/>
                  <w:color w:val="000000" w:themeColor="text1"/>
                  <w:sz w:val="20"/>
                  <w:szCs w:val="20"/>
                </w:rPr>
                <w:t xml:space="preserve"> </w:t>
              </w:r>
            </w:ins>
          </w:p>
        </w:tc>
      </w:tr>
      <w:tr w:rsidR="0097287A" w:rsidRPr="00A16F71" w14:paraId="3AF60F99" w14:textId="77777777" w:rsidTr="007528FF">
        <w:tc>
          <w:tcPr>
            <w:tcW w:w="369" w:type="pct"/>
            <w:shd w:val="clear" w:color="auto" w:fill="C6D9F1" w:themeFill="text2" w:themeFillTint="33"/>
            <w:tcPrChange w:id="818" w:author="Batra Yogesh (EXT)" w:date="2018-04-13T12:12:00Z">
              <w:tcPr>
                <w:tcW w:w="690" w:type="dxa"/>
                <w:shd w:val="clear" w:color="auto" w:fill="C6D9F1" w:themeFill="text2" w:themeFillTint="33"/>
              </w:tcPr>
            </w:tcPrChange>
          </w:tcPr>
          <w:p w14:paraId="0C955877" w14:textId="77777777" w:rsidR="0097287A" w:rsidRPr="00A16F71" w:rsidRDefault="0097287A" w:rsidP="0097287A">
            <w:pPr>
              <w:pStyle w:val="TableText"/>
              <w:keepNext/>
              <w:keepLines/>
              <w:numPr>
                <w:ilvl w:val="0"/>
                <w:numId w:val="18"/>
              </w:numPr>
              <w:jc w:val="center"/>
              <w:rPr>
                <w:rFonts w:cs="Arial"/>
                <w:sz w:val="20"/>
                <w:szCs w:val="20"/>
              </w:rPr>
            </w:pPr>
          </w:p>
        </w:tc>
        <w:tc>
          <w:tcPr>
            <w:tcW w:w="1939" w:type="pct"/>
            <w:tcPrChange w:id="819" w:author="Batra Yogesh (EXT)" w:date="2018-04-13T12:12:00Z">
              <w:tcPr>
                <w:tcW w:w="3630" w:type="dxa"/>
              </w:tcPr>
            </w:tcPrChange>
          </w:tcPr>
          <w:p w14:paraId="586F7218" w14:textId="05B1160B" w:rsidR="0097287A" w:rsidRPr="00A16F71" w:rsidRDefault="0097287A" w:rsidP="0097287A">
            <w:pPr>
              <w:pStyle w:val="TableText"/>
              <w:keepNext/>
              <w:keepLines/>
              <w:rPr>
                <w:rFonts w:cs="Arial"/>
                <w:color w:val="000000" w:themeColor="text1"/>
                <w:sz w:val="20"/>
                <w:szCs w:val="20"/>
              </w:rPr>
            </w:pPr>
            <w:r w:rsidRPr="00A16F71">
              <w:rPr>
                <w:rFonts w:cs="Arial"/>
                <w:color w:val="000000" w:themeColor="text1"/>
                <w:sz w:val="20"/>
                <w:szCs w:val="20"/>
              </w:rPr>
              <w:t>Select the record that needs to be updated</w:t>
            </w:r>
          </w:p>
        </w:tc>
        <w:tc>
          <w:tcPr>
            <w:tcW w:w="1154" w:type="pct"/>
            <w:tcPrChange w:id="820" w:author="Batra Yogesh (EXT)" w:date="2018-04-13T12:12:00Z">
              <w:tcPr>
                <w:tcW w:w="2160" w:type="dxa"/>
              </w:tcPr>
            </w:tcPrChange>
          </w:tcPr>
          <w:p w14:paraId="4678EAA5" w14:textId="75A7646E" w:rsidR="0097287A" w:rsidRPr="00A16F71" w:rsidRDefault="0097287A" w:rsidP="0097287A">
            <w:pPr>
              <w:rPr>
                <w:rFonts w:cs="Arial"/>
                <w:color w:val="000000" w:themeColor="text1"/>
                <w:sz w:val="20"/>
                <w:szCs w:val="20"/>
              </w:rPr>
            </w:pPr>
            <w:r w:rsidRPr="00A16F71">
              <w:rPr>
                <w:rFonts w:cs="Arial"/>
                <w:color w:val="000000" w:themeColor="text1"/>
                <w:sz w:val="20"/>
                <w:szCs w:val="20"/>
              </w:rPr>
              <w:t>Row is highlighted light blue</w:t>
            </w:r>
          </w:p>
        </w:tc>
        <w:tc>
          <w:tcPr>
            <w:tcW w:w="1538" w:type="pct"/>
            <w:tcPrChange w:id="821" w:author="Batra Yogesh (EXT)" w:date="2018-04-13T12:12:00Z">
              <w:tcPr>
                <w:tcW w:w="2880" w:type="dxa"/>
              </w:tcPr>
            </w:tcPrChange>
          </w:tcPr>
          <w:p w14:paraId="27CE934F" w14:textId="77777777" w:rsidR="0097287A" w:rsidRPr="00A16F71" w:rsidRDefault="0097287A" w:rsidP="0097287A">
            <w:pPr>
              <w:textAlignment w:val="center"/>
              <w:rPr>
                <w:rFonts w:cs="Arial"/>
                <w:color w:val="000000" w:themeColor="text1"/>
                <w:sz w:val="20"/>
                <w:szCs w:val="20"/>
              </w:rPr>
            </w:pPr>
          </w:p>
        </w:tc>
      </w:tr>
      <w:tr w:rsidR="0097287A" w:rsidRPr="00A16F71" w14:paraId="18A8BF6B" w14:textId="77777777" w:rsidTr="007528FF">
        <w:tc>
          <w:tcPr>
            <w:tcW w:w="369" w:type="pct"/>
            <w:shd w:val="clear" w:color="auto" w:fill="C6D9F1" w:themeFill="text2" w:themeFillTint="33"/>
            <w:tcPrChange w:id="822" w:author="Batra Yogesh (EXT)" w:date="2018-04-13T12:12:00Z">
              <w:tcPr>
                <w:tcW w:w="690" w:type="dxa"/>
                <w:shd w:val="clear" w:color="auto" w:fill="C6D9F1" w:themeFill="text2" w:themeFillTint="33"/>
              </w:tcPr>
            </w:tcPrChange>
          </w:tcPr>
          <w:p w14:paraId="1C51C18F" w14:textId="77777777" w:rsidR="0097287A" w:rsidRPr="00A16F71" w:rsidRDefault="0097287A" w:rsidP="0097287A">
            <w:pPr>
              <w:pStyle w:val="TableText"/>
              <w:keepNext/>
              <w:keepLines/>
              <w:numPr>
                <w:ilvl w:val="0"/>
                <w:numId w:val="18"/>
              </w:numPr>
              <w:jc w:val="center"/>
              <w:rPr>
                <w:rFonts w:cs="Arial"/>
                <w:sz w:val="20"/>
                <w:szCs w:val="20"/>
              </w:rPr>
            </w:pPr>
          </w:p>
        </w:tc>
        <w:tc>
          <w:tcPr>
            <w:tcW w:w="1939" w:type="pct"/>
            <w:tcPrChange w:id="823" w:author="Batra Yogesh (EXT)" w:date="2018-04-13T12:12:00Z">
              <w:tcPr>
                <w:tcW w:w="3630" w:type="dxa"/>
              </w:tcPr>
            </w:tcPrChange>
          </w:tcPr>
          <w:p w14:paraId="077B4B9E" w14:textId="191C3561" w:rsidR="0097287A" w:rsidRPr="00A16F71" w:rsidRDefault="0097287A" w:rsidP="0097287A">
            <w:pPr>
              <w:pStyle w:val="TableText"/>
              <w:keepNext/>
              <w:keepLines/>
              <w:rPr>
                <w:rFonts w:cs="Arial"/>
                <w:color w:val="000000" w:themeColor="text1"/>
                <w:sz w:val="20"/>
                <w:szCs w:val="20"/>
              </w:rPr>
            </w:pPr>
            <w:r w:rsidRPr="00A16F71">
              <w:rPr>
                <w:rFonts w:cs="Arial"/>
                <w:color w:val="000000" w:themeColor="text1"/>
                <w:sz w:val="20"/>
                <w:szCs w:val="20"/>
              </w:rPr>
              <w:t>Click the Delete icon in the Tool Bar and click the Save icon</w:t>
            </w:r>
          </w:p>
        </w:tc>
        <w:tc>
          <w:tcPr>
            <w:tcW w:w="1154" w:type="pct"/>
            <w:tcPrChange w:id="824" w:author="Batra Yogesh (EXT)" w:date="2018-04-13T12:12:00Z">
              <w:tcPr>
                <w:tcW w:w="2160" w:type="dxa"/>
              </w:tcPr>
            </w:tcPrChange>
          </w:tcPr>
          <w:p w14:paraId="6CDF4D8C" w14:textId="002827CD" w:rsidR="0097287A" w:rsidRPr="00A16F71" w:rsidRDefault="0097287A" w:rsidP="0097287A">
            <w:pPr>
              <w:rPr>
                <w:rFonts w:cs="Arial"/>
                <w:color w:val="000000" w:themeColor="text1"/>
                <w:sz w:val="20"/>
                <w:szCs w:val="20"/>
              </w:rPr>
            </w:pPr>
            <w:r w:rsidRPr="00A16F71">
              <w:rPr>
                <w:rFonts w:cs="Arial"/>
                <w:color w:val="000000" w:themeColor="text1"/>
                <w:sz w:val="20"/>
                <w:szCs w:val="20"/>
              </w:rPr>
              <w:t>Record was deleted</w:t>
            </w:r>
          </w:p>
          <w:p w14:paraId="20109683" w14:textId="77777777" w:rsidR="0097287A" w:rsidRPr="00A16F71" w:rsidRDefault="0097287A" w:rsidP="0097287A">
            <w:pPr>
              <w:rPr>
                <w:rFonts w:cs="Arial"/>
                <w:color w:val="000000" w:themeColor="text1"/>
                <w:sz w:val="20"/>
                <w:szCs w:val="20"/>
              </w:rPr>
            </w:pPr>
          </w:p>
        </w:tc>
        <w:tc>
          <w:tcPr>
            <w:tcW w:w="1538" w:type="pct"/>
            <w:tcPrChange w:id="825" w:author="Batra Yogesh (EXT)" w:date="2018-04-13T12:12:00Z">
              <w:tcPr>
                <w:tcW w:w="2880" w:type="dxa"/>
              </w:tcPr>
            </w:tcPrChange>
          </w:tcPr>
          <w:p w14:paraId="376AD637" w14:textId="77777777" w:rsidR="0097287A" w:rsidRPr="00A16F71" w:rsidRDefault="0097287A" w:rsidP="0097287A">
            <w:pPr>
              <w:textAlignment w:val="center"/>
              <w:rPr>
                <w:rFonts w:cs="Arial"/>
                <w:color w:val="000000" w:themeColor="text1"/>
                <w:sz w:val="20"/>
                <w:szCs w:val="20"/>
              </w:rPr>
            </w:pPr>
          </w:p>
        </w:tc>
      </w:tr>
    </w:tbl>
    <w:p w14:paraId="204460C0" w14:textId="3F17B420" w:rsidR="00947BF0" w:rsidRPr="007528FF" w:rsidRDefault="00947BF0" w:rsidP="00947BF0">
      <w:pPr>
        <w:pStyle w:val="Heading1"/>
        <w:numPr>
          <w:ilvl w:val="0"/>
          <w:numId w:val="0"/>
        </w:numPr>
      </w:pPr>
    </w:p>
    <w:p w14:paraId="0B661442" w14:textId="77777777" w:rsidR="000319AF" w:rsidRPr="00191E07" w:rsidRDefault="000319AF" w:rsidP="000319AF">
      <w:pPr>
        <w:rPr>
          <w:rFonts w:cs="Arial"/>
        </w:rPr>
      </w:pPr>
    </w:p>
    <w:p w14:paraId="0BAA3828" w14:textId="1B1F7125" w:rsidR="003D41D8" w:rsidRPr="007528FF" w:rsidRDefault="001516B9" w:rsidP="003D41D8">
      <w:pPr>
        <w:pStyle w:val="Heading1"/>
      </w:pPr>
      <w:bookmarkStart w:id="826" w:name="_Toc511383816"/>
      <w:r w:rsidRPr="007528FF">
        <w:t>Exception</w:t>
      </w:r>
      <w:r w:rsidR="00BF2F96" w:rsidRPr="007528FF">
        <w:t>s</w:t>
      </w:r>
      <w:bookmarkEnd w:id="826"/>
    </w:p>
    <w:p w14:paraId="0BAA3829" w14:textId="2906BD66" w:rsidR="001516B9" w:rsidRPr="007528FF" w:rsidRDefault="00E71304" w:rsidP="00447470">
      <w:pPr>
        <w:pStyle w:val="Heading2"/>
      </w:pPr>
      <w:bookmarkStart w:id="827" w:name="_Toc511383817"/>
      <w:r w:rsidRPr="007528FF">
        <w:t>List of Common Issues/Errors</w:t>
      </w:r>
      <w:bookmarkEnd w:id="827"/>
    </w:p>
    <w:p w14:paraId="0BAA382A" w14:textId="77777777" w:rsidR="001516B9" w:rsidRPr="007528FF"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828" w:author="Batra Yogesh (EXT)" w:date="2018-04-13T13:20: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829">
          <w:tblGrid>
            <w:gridCol w:w="810"/>
            <w:gridCol w:w="2790"/>
            <w:gridCol w:w="3330"/>
            <w:gridCol w:w="1170"/>
          </w:tblGrid>
        </w:tblGridChange>
      </w:tblGrid>
      <w:tr w:rsidR="001516B9" w:rsidRPr="007528FF" w14:paraId="0BAA382F" w14:textId="77777777" w:rsidTr="00191E07">
        <w:trPr>
          <w:cantSplit/>
          <w:tblHeader/>
          <w:trPrChange w:id="830" w:author="Batra Yogesh (EXT)" w:date="2018-04-13T13:20:00Z">
            <w:trPr>
              <w:cantSplit/>
              <w:tblHeader/>
            </w:trPr>
          </w:trPrChange>
        </w:trPr>
        <w:tc>
          <w:tcPr>
            <w:tcW w:w="500" w:type="pct"/>
            <w:tcBorders>
              <w:bottom w:val="single" w:sz="4" w:space="0" w:color="auto"/>
            </w:tcBorders>
            <w:shd w:val="clear" w:color="auto" w:fill="3399FF"/>
            <w:tcPrChange w:id="831" w:author="Batra Yogesh (EXT)" w:date="2018-04-13T13:20:00Z">
              <w:tcPr>
                <w:tcW w:w="810" w:type="dxa"/>
                <w:tcBorders>
                  <w:bottom w:val="single" w:sz="4" w:space="0" w:color="auto"/>
                </w:tcBorders>
                <w:shd w:val="clear" w:color="auto" w:fill="3399FF"/>
              </w:tcPr>
            </w:tcPrChange>
          </w:tcPr>
          <w:p w14:paraId="0BAA382B" w14:textId="029CB4E5" w:rsidR="001516B9" w:rsidRPr="007528FF" w:rsidRDefault="001516B9" w:rsidP="0083596B">
            <w:pPr>
              <w:pStyle w:val="ColumnHead"/>
              <w:keepNext/>
              <w:keepLines/>
              <w:rPr>
                <w:rFonts w:cs="Arial"/>
                <w:color w:val="FFFFFF" w:themeColor="background1"/>
                <w:sz w:val="20"/>
              </w:rPr>
            </w:pPr>
          </w:p>
        </w:tc>
        <w:tc>
          <w:tcPr>
            <w:tcW w:w="1722" w:type="pct"/>
            <w:shd w:val="clear" w:color="auto" w:fill="3399FF"/>
            <w:tcPrChange w:id="832" w:author="Batra Yogesh (EXT)" w:date="2018-04-13T13:20:00Z">
              <w:tcPr>
                <w:tcW w:w="2790" w:type="dxa"/>
                <w:shd w:val="clear" w:color="auto" w:fill="3399FF"/>
              </w:tcPr>
            </w:tcPrChange>
          </w:tcPr>
          <w:p w14:paraId="0BAA382C" w14:textId="5D11B08C" w:rsidR="001516B9" w:rsidRPr="007528FF" w:rsidRDefault="00E71304" w:rsidP="0083596B">
            <w:pPr>
              <w:pStyle w:val="ColumnHead"/>
              <w:keepNext/>
              <w:keepLines/>
              <w:rPr>
                <w:rFonts w:cs="Arial"/>
                <w:color w:val="FFFFFF" w:themeColor="background1"/>
                <w:sz w:val="20"/>
              </w:rPr>
            </w:pPr>
            <w:r w:rsidRPr="007528FF">
              <w:rPr>
                <w:rFonts w:cs="Arial"/>
                <w:color w:val="FFFFFF" w:themeColor="background1"/>
                <w:sz w:val="20"/>
              </w:rPr>
              <w:t>Error</w:t>
            </w:r>
          </w:p>
        </w:tc>
        <w:tc>
          <w:tcPr>
            <w:tcW w:w="2056" w:type="pct"/>
            <w:shd w:val="clear" w:color="auto" w:fill="3399FF"/>
            <w:tcPrChange w:id="833" w:author="Batra Yogesh (EXT)" w:date="2018-04-13T13:20:00Z">
              <w:tcPr>
                <w:tcW w:w="3330" w:type="dxa"/>
                <w:shd w:val="clear" w:color="auto" w:fill="3399FF"/>
              </w:tcPr>
            </w:tcPrChange>
          </w:tcPr>
          <w:p w14:paraId="0BAA382D" w14:textId="232FB465" w:rsidR="001516B9" w:rsidRPr="007528FF" w:rsidRDefault="00E71304" w:rsidP="0083596B">
            <w:pPr>
              <w:pStyle w:val="ColumnHead"/>
              <w:keepNext/>
              <w:keepLines/>
              <w:rPr>
                <w:rFonts w:cs="Arial"/>
                <w:color w:val="FFFFFF" w:themeColor="background1"/>
                <w:sz w:val="20"/>
              </w:rPr>
            </w:pPr>
            <w:r w:rsidRPr="007528FF">
              <w:rPr>
                <w:rFonts w:cs="Arial"/>
                <w:color w:val="FFFFFF" w:themeColor="background1"/>
                <w:sz w:val="20"/>
              </w:rPr>
              <w:t>Error Message</w:t>
            </w:r>
          </w:p>
        </w:tc>
        <w:tc>
          <w:tcPr>
            <w:tcW w:w="722" w:type="pct"/>
            <w:shd w:val="clear" w:color="auto" w:fill="3399FF"/>
            <w:tcPrChange w:id="834" w:author="Batra Yogesh (EXT)" w:date="2018-04-13T13:20:00Z">
              <w:tcPr>
                <w:tcW w:w="1170" w:type="dxa"/>
                <w:shd w:val="clear" w:color="auto" w:fill="3399FF"/>
              </w:tcPr>
            </w:tcPrChange>
          </w:tcPr>
          <w:p w14:paraId="0BAA382E" w14:textId="37C307D4" w:rsidR="001516B9" w:rsidRPr="007528FF" w:rsidRDefault="001516B9" w:rsidP="0083596B">
            <w:pPr>
              <w:pStyle w:val="ColumnHead"/>
              <w:keepNext/>
              <w:keepLines/>
              <w:rPr>
                <w:rFonts w:cs="Arial"/>
                <w:color w:val="FFFFFF" w:themeColor="background1"/>
                <w:sz w:val="20"/>
              </w:rPr>
            </w:pPr>
          </w:p>
        </w:tc>
      </w:tr>
      <w:tr w:rsidR="001516B9" w:rsidRPr="007528FF" w14:paraId="0BAA3834" w14:textId="77777777" w:rsidTr="00191E07">
        <w:trPr>
          <w:cantSplit/>
          <w:trPrChange w:id="835" w:author="Batra Yogesh (EXT)" w:date="2018-04-13T13:20:00Z">
            <w:trPr>
              <w:cantSplit/>
            </w:trPr>
          </w:trPrChange>
        </w:trPr>
        <w:tc>
          <w:tcPr>
            <w:tcW w:w="500" w:type="pct"/>
            <w:shd w:val="clear" w:color="auto" w:fill="C6D9F1" w:themeFill="text2" w:themeFillTint="33"/>
            <w:tcPrChange w:id="836" w:author="Batra Yogesh (EXT)" w:date="2018-04-13T13:20:00Z">
              <w:tcPr>
                <w:tcW w:w="810" w:type="dxa"/>
                <w:shd w:val="clear" w:color="auto" w:fill="C6D9F1" w:themeFill="text2" w:themeFillTint="33"/>
              </w:tcPr>
            </w:tcPrChange>
          </w:tcPr>
          <w:p w14:paraId="0BAA3830" w14:textId="77777777" w:rsidR="00447470" w:rsidRPr="007528FF" w:rsidRDefault="00447470" w:rsidP="00726BBA">
            <w:pPr>
              <w:pStyle w:val="TableText"/>
              <w:keepNext/>
              <w:keepLines/>
              <w:numPr>
                <w:ilvl w:val="0"/>
                <w:numId w:val="8"/>
              </w:numPr>
              <w:jc w:val="center"/>
              <w:rPr>
                <w:rFonts w:cs="Arial"/>
                <w:color w:val="000000"/>
                <w:sz w:val="20"/>
              </w:rPr>
            </w:pPr>
          </w:p>
        </w:tc>
        <w:tc>
          <w:tcPr>
            <w:tcW w:w="1722" w:type="pct"/>
            <w:tcPrChange w:id="837" w:author="Batra Yogesh (EXT)" w:date="2018-04-13T13:20:00Z">
              <w:tcPr>
                <w:tcW w:w="2790" w:type="dxa"/>
              </w:tcPr>
            </w:tcPrChange>
          </w:tcPr>
          <w:p w14:paraId="0BAA3831" w14:textId="77777777" w:rsidR="001516B9" w:rsidRPr="007528FF" w:rsidRDefault="001516B9" w:rsidP="0083596B">
            <w:pPr>
              <w:pStyle w:val="TableText"/>
              <w:keepNext/>
              <w:keepLines/>
              <w:rPr>
                <w:rFonts w:cs="Arial"/>
                <w:color w:val="000000"/>
                <w:sz w:val="20"/>
              </w:rPr>
            </w:pPr>
          </w:p>
        </w:tc>
        <w:tc>
          <w:tcPr>
            <w:tcW w:w="2056" w:type="pct"/>
            <w:tcPrChange w:id="838" w:author="Batra Yogesh (EXT)" w:date="2018-04-13T13:20:00Z">
              <w:tcPr>
                <w:tcW w:w="3330" w:type="dxa"/>
              </w:tcPr>
            </w:tcPrChange>
          </w:tcPr>
          <w:p w14:paraId="0BAA3832" w14:textId="77777777" w:rsidR="001516B9" w:rsidRPr="007528FF" w:rsidRDefault="001516B9" w:rsidP="0083596B">
            <w:pPr>
              <w:keepNext/>
              <w:keepLines/>
              <w:rPr>
                <w:rFonts w:cs="Arial"/>
                <w:color w:val="000000"/>
                <w:sz w:val="20"/>
              </w:rPr>
            </w:pPr>
          </w:p>
        </w:tc>
        <w:tc>
          <w:tcPr>
            <w:tcW w:w="722" w:type="pct"/>
            <w:tcPrChange w:id="839" w:author="Batra Yogesh (EXT)" w:date="2018-04-13T13:20:00Z">
              <w:tcPr>
                <w:tcW w:w="1170" w:type="dxa"/>
              </w:tcPr>
            </w:tcPrChange>
          </w:tcPr>
          <w:p w14:paraId="0BAA3833" w14:textId="77777777" w:rsidR="001516B9" w:rsidRPr="007528FF" w:rsidRDefault="001516B9" w:rsidP="0083596B">
            <w:pPr>
              <w:keepNext/>
              <w:keepLines/>
              <w:rPr>
                <w:rFonts w:cs="Arial"/>
                <w:color w:val="000000"/>
                <w:sz w:val="20"/>
              </w:rPr>
            </w:pPr>
          </w:p>
        </w:tc>
      </w:tr>
      <w:tr w:rsidR="000A438C" w:rsidRPr="007528FF" w14:paraId="0BAA3839" w14:textId="77777777" w:rsidTr="00191E07">
        <w:trPr>
          <w:cantSplit/>
          <w:trHeight w:val="341"/>
          <w:trPrChange w:id="840" w:author="Batra Yogesh (EXT)" w:date="2018-04-13T13:20:00Z">
            <w:trPr>
              <w:cantSplit/>
              <w:trHeight w:val="341"/>
            </w:trPr>
          </w:trPrChange>
        </w:trPr>
        <w:tc>
          <w:tcPr>
            <w:tcW w:w="500" w:type="pct"/>
            <w:shd w:val="clear" w:color="auto" w:fill="C6D9F1" w:themeFill="text2" w:themeFillTint="33"/>
            <w:tcPrChange w:id="841" w:author="Batra Yogesh (EXT)" w:date="2018-04-13T13:20:00Z">
              <w:tcPr>
                <w:tcW w:w="810" w:type="dxa"/>
                <w:shd w:val="clear" w:color="auto" w:fill="C6D9F1" w:themeFill="text2" w:themeFillTint="33"/>
              </w:tcPr>
            </w:tcPrChange>
          </w:tcPr>
          <w:p w14:paraId="0BAA3835" w14:textId="77777777" w:rsidR="00447470" w:rsidRPr="007528FF" w:rsidRDefault="00447470" w:rsidP="00726BBA">
            <w:pPr>
              <w:pStyle w:val="TableText"/>
              <w:keepNext/>
              <w:keepLines/>
              <w:numPr>
                <w:ilvl w:val="0"/>
                <w:numId w:val="8"/>
              </w:numPr>
              <w:jc w:val="center"/>
              <w:rPr>
                <w:rFonts w:cs="Arial"/>
                <w:color w:val="000000"/>
                <w:sz w:val="20"/>
              </w:rPr>
            </w:pPr>
          </w:p>
        </w:tc>
        <w:tc>
          <w:tcPr>
            <w:tcW w:w="1722" w:type="pct"/>
            <w:tcPrChange w:id="842" w:author="Batra Yogesh (EXT)" w:date="2018-04-13T13:20:00Z">
              <w:tcPr>
                <w:tcW w:w="2790" w:type="dxa"/>
              </w:tcPr>
            </w:tcPrChange>
          </w:tcPr>
          <w:p w14:paraId="0BAA3836" w14:textId="77777777" w:rsidR="000A438C" w:rsidRPr="007528FF" w:rsidRDefault="000A438C" w:rsidP="0083596B">
            <w:pPr>
              <w:pStyle w:val="TableText"/>
              <w:keepNext/>
              <w:keepLines/>
              <w:rPr>
                <w:rFonts w:cs="Arial"/>
                <w:color w:val="000000"/>
                <w:sz w:val="20"/>
              </w:rPr>
            </w:pPr>
          </w:p>
        </w:tc>
        <w:tc>
          <w:tcPr>
            <w:tcW w:w="2056" w:type="pct"/>
            <w:tcPrChange w:id="843" w:author="Batra Yogesh (EXT)" w:date="2018-04-13T13:20:00Z">
              <w:tcPr>
                <w:tcW w:w="3330" w:type="dxa"/>
              </w:tcPr>
            </w:tcPrChange>
          </w:tcPr>
          <w:p w14:paraId="0BAA3837" w14:textId="77777777" w:rsidR="000A438C" w:rsidRPr="007528FF" w:rsidRDefault="000A438C" w:rsidP="0083596B">
            <w:pPr>
              <w:keepNext/>
              <w:keepLines/>
              <w:rPr>
                <w:rFonts w:cs="Arial"/>
                <w:color w:val="000000"/>
                <w:sz w:val="20"/>
              </w:rPr>
            </w:pPr>
          </w:p>
        </w:tc>
        <w:tc>
          <w:tcPr>
            <w:tcW w:w="722" w:type="pct"/>
            <w:tcPrChange w:id="844" w:author="Batra Yogesh (EXT)" w:date="2018-04-13T13:20:00Z">
              <w:tcPr>
                <w:tcW w:w="1170" w:type="dxa"/>
              </w:tcPr>
            </w:tcPrChange>
          </w:tcPr>
          <w:p w14:paraId="0BAA3838" w14:textId="77777777" w:rsidR="000A438C" w:rsidRPr="007528FF" w:rsidRDefault="000A438C" w:rsidP="0083596B">
            <w:pPr>
              <w:keepNext/>
              <w:keepLines/>
              <w:rPr>
                <w:rFonts w:cs="Arial"/>
                <w:color w:val="000000"/>
                <w:sz w:val="20"/>
              </w:rPr>
            </w:pPr>
          </w:p>
        </w:tc>
      </w:tr>
      <w:tr w:rsidR="000A438C" w:rsidRPr="007528FF" w14:paraId="0BAA383E" w14:textId="77777777" w:rsidTr="00191E07">
        <w:trPr>
          <w:cantSplit/>
          <w:trHeight w:val="341"/>
          <w:trPrChange w:id="845" w:author="Batra Yogesh (EXT)" w:date="2018-04-13T13:20:00Z">
            <w:trPr>
              <w:cantSplit/>
              <w:trHeight w:val="341"/>
            </w:trPr>
          </w:trPrChange>
        </w:trPr>
        <w:tc>
          <w:tcPr>
            <w:tcW w:w="500" w:type="pct"/>
            <w:shd w:val="clear" w:color="auto" w:fill="C6D9F1" w:themeFill="text2" w:themeFillTint="33"/>
            <w:tcPrChange w:id="846" w:author="Batra Yogesh (EXT)" w:date="2018-04-13T13:20:00Z">
              <w:tcPr>
                <w:tcW w:w="810" w:type="dxa"/>
                <w:shd w:val="clear" w:color="auto" w:fill="C6D9F1" w:themeFill="text2" w:themeFillTint="33"/>
              </w:tcPr>
            </w:tcPrChange>
          </w:tcPr>
          <w:p w14:paraId="0BAA383A" w14:textId="77777777" w:rsidR="000A438C" w:rsidRPr="007528FF" w:rsidRDefault="000A438C" w:rsidP="00726BBA">
            <w:pPr>
              <w:pStyle w:val="TableText"/>
              <w:keepNext/>
              <w:keepLines/>
              <w:numPr>
                <w:ilvl w:val="0"/>
                <w:numId w:val="8"/>
              </w:numPr>
              <w:jc w:val="center"/>
              <w:rPr>
                <w:rFonts w:cs="Arial"/>
                <w:color w:val="000000"/>
                <w:sz w:val="20"/>
              </w:rPr>
            </w:pPr>
          </w:p>
        </w:tc>
        <w:tc>
          <w:tcPr>
            <w:tcW w:w="1722" w:type="pct"/>
            <w:tcPrChange w:id="847" w:author="Batra Yogesh (EXT)" w:date="2018-04-13T13:20:00Z">
              <w:tcPr>
                <w:tcW w:w="2790" w:type="dxa"/>
              </w:tcPr>
            </w:tcPrChange>
          </w:tcPr>
          <w:p w14:paraId="0BAA383B" w14:textId="77777777" w:rsidR="000A438C" w:rsidRPr="007528FF" w:rsidRDefault="000A438C" w:rsidP="0083596B">
            <w:pPr>
              <w:pStyle w:val="TableText"/>
              <w:keepNext/>
              <w:keepLines/>
              <w:rPr>
                <w:rFonts w:cs="Arial"/>
                <w:color w:val="000000"/>
                <w:sz w:val="20"/>
              </w:rPr>
            </w:pPr>
          </w:p>
        </w:tc>
        <w:tc>
          <w:tcPr>
            <w:tcW w:w="2056" w:type="pct"/>
            <w:tcPrChange w:id="848" w:author="Batra Yogesh (EXT)" w:date="2018-04-13T13:20:00Z">
              <w:tcPr>
                <w:tcW w:w="3330" w:type="dxa"/>
              </w:tcPr>
            </w:tcPrChange>
          </w:tcPr>
          <w:p w14:paraId="0BAA383C" w14:textId="77777777" w:rsidR="000A438C" w:rsidRPr="007528FF" w:rsidRDefault="000A438C" w:rsidP="0083596B">
            <w:pPr>
              <w:keepNext/>
              <w:keepLines/>
              <w:rPr>
                <w:rFonts w:cs="Arial"/>
                <w:color w:val="000000"/>
                <w:sz w:val="20"/>
              </w:rPr>
            </w:pPr>
          </w:p>
        </w:tc>
        <w:tc>
          <w:tcPr>
            <w:tcW w:w="722" w:type="pct"/>
            <w:tcPrChange w:id="849" w:author="Batra Yogesh (EXT)" w:date="2018-04-13T13:20:00Z">
              <w:tcPr>
                <w:tcW w:w="1170" w:type="dxa"/>
              </w:tcPr>
            </w:tcPrChange>
          </w:tcPr>
          <w:p w14:paraId="0BAA383D" w14:textId="77777777" w:rsidR="000A438C" w:rsidRPr="007528FF" w:rsidRDefault="000A438C" w:rsidP="0083596B">
            <w:pPr>
              <w:keepNext/>
              <w:keepLines/>
              <w:rPr>
                <w:rFonts w:cs="Arial"/>
                <w:color w:val="000000"/>
                <w:sz w:val="20"/>
              </w:rPr>
            </w:pPr>
          </w:p>
        </w:tc>
      </w:tr>
    </w:tbl>
    <w:p w14:paraId="1A347A9A" w14:textId="63A8567F" w:rsidR="00A0445B" w:rsidRPr="007528FF" w:rsidRDefault="00A0445B" w:rsidP="00A0445B">
      <w:pPr>
        <w:pStyle w:val="Heading1"/>
        <w:rPr>
          <w:ins w:id="850" w:author="Wirasak Chomphu [2]" w:date="2017-11-26T16:08:00Z"/>
          <w:rPrChange w:id="851" w:author="Batra Yogesh (EXT)" w:date="2018-04-13T12:10:00Z">
            <w:rPr>
              <w:ins w:id="852" w:author="Wirasak Chomphu [2]" w:date="2017-11-26T16:08:00Z"/>
              <w:rFonts w:ascii="Century Gothic" w:hAnsi="Century Gothic"/>
            </w:rPr>
          </w:rPrChange>
        </w:rPr>
      </w:pPr>
      <w:bookmarkStart w:id="853" w:name="_Toc472065734"/>
      <w:bookmarkStart w:id="854" w:name="_Toc495780353"/>
      <w:bookmarkStart w:id="855" w:name="_Toc511383818"/>
      <w:ins w:id="856" w:author="Wirasak Chomphu [2]" w:date="2017-11-26T16:08:00Z">
        <w:r w:rsidRPr="007528FF">
          <w:rPr>
            <w:rPrChange w:id="857" w:author="Batra Yogesh (EXT)" w:date="2018-04-13T12:10:00Z">
              <w:rPr>
                <w:rFonts w:ascii="Century Gothic" w:hAnsi="Century Gothic"/>
              </w:rPr>
            </w:rPrChange>
          </w:rPr>
          <w:t>Additional Clarifying Information</w:t>
        </w:r>
        <w:bookmarkEnd w:id="853"/>
        <w:bookmarkEnd w:id="854"/>
        <w:bookmarkEnd w:id="855"/>
        <w:r w:rsidRPr="007528FF">
          <w:rPr>
            <w:rPrChange w:id="858" w:author="Batra Yogesh (EXT)" w:date="2018-04-13T12:10:00Z">
              <w:rPr>
                <w:rFonts w:ascii="Century Gothic" w:hAnsi="Century Gothic"/>
              </w:rPr>
            </w:rPrChange>
          </w:rPr>
          <w:t xml:space="preserve"> </w:t>
        </w:r>
      </w:ins>
    </w:p>
    <w:p w14:paraId="6A502E53" w14:textId="77777777" w:rsidR="00A0445B" w:rsidRPr="007528FF" w:rsidRDefault="00A0445B" w:rsidP="00A0445B">
      <w:pPr>
        <w:pStyle w:val="Heading2"/>
        <w:ind w:left="1296"/>
        <w:rPr>
          <w:ins w:id="859" w:author="Wirasak Chomphu [2]" w:date="2017-11-26T16:08:00Z"/>
          <w:rPrChange w:id="860" w:author="Batra Yogesh (EXT)" w:date="2018-04-13T12:10:00Z">
            <w:rPr>
              <w:ins w:id="861" w:author="Wirasak Chomphu [2]" w:date="2017-11-26T16:08:00Z"/>
              <w:rFonts w:ascii="Century Gothic" w:hAnsi="Century Gothic"/>
            </w:rPr>
          </w:rPrChange>
        </w:rPr>
      </w:pPr>
      <w:bookmarkStart w:id="862" w:name="_Toc472065735"/>
      <w:bookmarkStart w:id="863" w:name="_Toc495780354"/>
      <w:bookmarkStart w:id="864" w:name="_Toc511383819"/>
      <w:ins w:id="865" w:author="Wirasak Chomphu [2]" w:date="2017-11-26T16:08:00Z">
        <w:r w:rsidRPr="007528FF">
          <w:rPr>
            <w:rPrChange w:id="866" w:author="Batra Yogesh (EXT)" w:date="2018-04-13T12:10:00Z">
              <w:rPr>
                <w:rFonts w:ascii="Century Gothic" w:hAnsi="Century Gothic"/>
              </w:rPr>
            </w:rPrChange>
          </w:rPr>
          <w:t>Additional Variations</w:t>
        </w:r>
        <w:bookmarkEnd w:id="862"/>
        <w:bookmarkEnd w:id="863"/>
        <w:bookmarkEnd w:id="864"/>
        <w:r w:rsidRPr="007528FF">
          <w:rPr>
            <w:rPrChange w:id="867" w:author="Batra Yogesh (EXT)" w:date="2018-04-13T12:10:00Z">
              <w:rPr>
                <w:rFonts w:ascii="Century Gothic" w:hAnsi="Century Gothic"/>
              </w:rPr>
            </w:rPrChange>
          </w:rPr>
          <w:t xml:space="preserve"> </w:t>
        </w:r>
      </w:ins>
    </w:p>
    <w:p w14:paraId="210E11D4" w14:textId="77777777" w:rsidR="00A0445B" w:rsidRPr="007528FF" w:rsidRDefault="00A0445B" w:rsidP="00A0445B">
      <w:pPr>
        <w:rPr>
          <w:ins w:id="868" w:author="Wirasak Chomphu [2]" w:date="2017-11-26T16:08:00Z"/>
          <w:rFonts w:cs="Arial"/>
          <w:rPrChange w:id="869" w:author="Batra Yogesh (EXT)" w:date="2018-04-13T12:10:00Z">
            <w:rPr>
              <w:ins w:id="870" w:author="Wirasak Chomphu [2]" w:date="2017-11-26T16:08:00Z"/>
              <w:rFonts w:ascii="Century Gothic" w:hAnsi="Century Gothic"/>
            </w:rPr>
          </w:rPrChange>
        </w:rPr>
      </w:pPr>
    </w:p>
    <w:p w14:paraId="33CEA62B" w14:textId="77777777" w:rsidR="00A0445B" w:rsidRPr="007528FF" w:rsidRDefault="00A0445B" w:rsidP="00A0445B">
      <w:pPr>
        <w:pStyle w:val="Heading2"/>
        <w:ind w:left="1296"/>
        <w:rPr>
          <w:ins w:id="871" w:author="Wirasak Chomphu [2]" w:date="2017-11-26T16:08:00Z"/>
          <w:rPrChange w:id="872" w:author="Batra Yogesh (EXT)" w:date="2018-04-13T12:10:00Z">
            <w:rPr>
              <w:ins w:id="873" w:author="Wirasak Chomphu [2]" w:date="2017-11-26T16:08:00Z"/>
              <w:rFonts w:ascii="Century Gothic" w:hAnsi="Century Gothic"/>
            </w:rPr>
          </w:rPrChange>
        </w:rPr>
      </w:pPr>
      <w:bookmarkStart w:id="874" w:name="_Toc472065736"/>
      <w:bookmarkStart w:id="875" w:name="_Toc495780355"/>
      <w:bookmarkStart w:id="876" w:name="_Toc511383820"/>
      <w:ins w:id="877" w:author="Wirasak Chomphu [2]" w:date="2017-11-26T16:08:00Z">
        <w:r w:rsidRPr="007528FF">
          <w:rPr>
            <w:rPrChange w:id="878" w:author="Batra Yogesh (EXT)" w:date="2018-04-13T12:10:00Z">
              <w:rPr>
                <w:rFonts w:ascii="Century Gothic" w:hAnsi="Century Gothic"/>
              </w:rPr>
            </w:rPrChange>
          </w:rPr>
          <w:t>Business Rules:</w:t>
        </w:r>
        <w:bookmarkEnd w:id="874"/>
        <w:bookmarkEnd w:id="875"/>
        <w:bookmarkEnd w:id="876"/>
        <w:r w:rsidRPr="007528FF">
          <w:rPr>
            <w:rPrChange w:id="879" w:author="Batra Yogesh (EXT)" w:date="2018-04-13T12:10:00Z">
              <w:rPr>
                <w:rFonts w:ascii="Century Gothic" w:hAnsi="Century Gothic"/>
              </w:rPr>
            </w:rPrChange>
          </w:rPr>
          <w:t xml:space="preserve">  </w:t>
        </w:r>
      </w:ins>
    </w:p>
    <w:tbl>
      <w:tblPr>
        <w:tblStyle w:val="TableGrid"/>
        <w:tblW w:w="5000" w:type="pct"/>
        <w:tblLook w:val="01E0" w:firstRow="1" w:lastRow="1" w:firstColumn="1" w:lastColumn="1" w:noHBand="0" w:noVBand="0"/>
        <w:tblPrChange w:id="880" w:author="Batra Yogesh (EXT)" w:date="2018-04-13T12:12:00Z">
          <w:tblPr>
            <w:tblStyle w:val="TableGrid"/>
            <w:tblW w:w="0" w:type="auto"/>
            <w:tblInd w:w="1368" w:type="dxa"/>
            <w:tblLook w:val="01E0" w:firstRow="1" w:lastRow="1" w:firstColumn="1" w:lastColumn="1" w:noHBand="0" w:noVBand="0"/>
          </w:tblPr>
        </w:tblPrChange>
      </w:tblPr>
      <w:tblGrid>
        <w:gridCol w:w="1264"/>
        <w:gridCol w:w="4350"/>
        <w:gridCol w:w="3736"/>
        <w:tblGridChange w:id="881">
          <w:tblGrid>
            <w:gridCol w:w="1079"/>
            <w:gridCol w:w="3713"/>
            <w:gridCol w:w="3190"/>
          </w:tblGrid>
        </w:tblGridChange>
      </w:tblGrid>
      <w:tr w:rsidR="00A0445B" w:rsidRPr="007528FF" w14:paraId="0B06AEE4" w14:textId="77777777" w:rsidTr="007528FF">
        <w:trPr>
          <w:cantSplit/>
          <w:tblHeader/>
          <w:ins w:id="882" w:author="Wirasak Chomphu [2]" w:date="2017-11-26T16:08:00Z"/>
          <w:trPrChange w:id="883" w:author="Batra Yogesh (EXT)" w:date="2018-04-13T12:12:00Z">
            <w:trPr>
              <w:cantSplit/>
              <w:tblHeader/>
            </w:trPr>
          </w:trPrChange>
        </w:trPr>
        <w:tc>
          <w:tcPr>
            <w:tcW w:w="676" w:type="pct"/>
            <w:tcPrChange w:id="884" w:author="Batra Yogesh (EXT)" w:date="2018-04-13T12:12:00Z">
              <w:tcPr>
                <w:tcW w:w="1080" w:type="dxa"/>
              </w:tcPr>
            </w:tcPrChange>
          </w:tcPr>
          <w:p w14:paraId="19C98349" w14:textId="77777777" w:rsidR="00A0445B" w:rsidRPr="00A16F71" w:rsidRDefault="00A0445B" w:rsidP="009C39F8">
            <w:pPr>
              <w:jc w:val="center"/>
              <w:rPr>
                <w:ins w:id="885" w:author="Wirasak Chomphu [2]" w:date="2017-11-26T16:08:00Z"/>
                <w:rFonts w:cs="Arial"/>
                <w:sz w:val="20"/>
                <w:szCs w:val="20"/>
                <w:rPrChange w:id="886" w:author="Shah Ashay" w:date="2018-04-16T13:26:00Z">
                  <w:rPr>
                    <w:ins w:id="887" w:author="Wirasak Chomphu [2]" w:date="2017-11-26T16:08:00Z"/>
                    <w:rFonts w:ascii="Century Gothic" w:hAnsi="Century Gothic"/>
                    <w:sz w:val="20"/>
                    <w:szCs w:val="20"/>
                  </w:rPr>
                </w:rPrChange>
              </w:rPr>
            </w:pPr>
            <w:ins w:id="888" w:author="Wirasak Chomphu [2]" w:date="2017-11-26T16:08:00Z">
              <w:r w:rsidRPr="00A16F71">
                <w:rPr>
                  <w:rFonts w:cs="Arial"/>
                  <w:sz w:val="20"/>
                  <w:szCs w:val="20"/>
                  <w:rPrChange w:id="889" w:author="Shah Ashay" w:date="2018-04-16T13:26:00Z">
                    <w:rPr>
                      <w:rFonts w:ascii="Century Gothic" w:hAnsi="Century Gothic"/>
                      <w:sz w:val="20"/>
                      <w:szCs w:val="20"/>
                    </w:rPr>
                  </w:rPrChange>
                </w:rPr>
                <w:t>Business Rule</w:t>
              </w:r>
            </w:ins>
          </w:p>
        </w:tc>
        <w:tc>
          <w:tcPr>
            <w:tcW w:w="2326" w:type="pct"/>
            <w:tcPrChange w:id="890" w:author="Batra Yogesh (EXT)" w:date="2018-04-13T12:12:00Z">
              <w:tcPr>
                <w:tcW w:w="3780" w:type="dxa"/>
              </w:tcPr>
            </w:tcPrChange>
          </w:tcPr>
          <w:p w14:paraId="62BE3BD1" w14:textId="77777777" w:rsidR="00A0445B" w:rsidRPr="00A16F71" w:rsidRDefault="00A0445B" w:rsidP="009C39F8">
            <w:pPr>
              <w:jc w:val="center"/>
              <w:rPr>
                <w:ins w:id="891" w:author="Wirasak Chomphu [2]" w:date="2017-11-26T16:08:00Z"/>
                <w:rFonts w:cs="Arial"/>
                <w:sz w:val="20"/>
                <w:szCs w:val="20"/>
                <w:rPrChange w:id="892" w:author="Shah Ashay" w:date="2018-04-16T13:26:00Z">
                  <w:rPr>
                    <w:ins w:id="893" w:author="Wirasak Chomphu [2]" w:date="2017-11-26T16:08:00Z"/>
                    <w:rFonts w:ascii="Century Gothic" w:hAnsi="Century Gothic"/>
                    <w:sz w:val="20"/>
                    <w:szCs w:val="20"/>
                  </w:rPr>
                </w:rPrChange>
              </w:rPr>
            </w:pPr>
            <w:ins w:id="894" w:author="Wirasak Chomphu [2]" w:date="2017-11-26T16:08:00Z">
              <w:r w:rsidRPr="00A16F71">
                <w:rPr>
                  <w:rFonts w:cs="Arial"/>
                  <w:sz w:val="20"/>
                  <w:szCs w:val="20"/>
                  <w:rPrChange w:id="895" w:author="Shah Ashay" w:date="2018-04-16T13:26:00Z">
                    <w:rPr>
                      <w:rFonts w:ascii="Century Gothic" w:hAnsi="Century Gothic"/>
                      <w:sz w:val="20"/>
                      <w:szCs w:val="20"/>
                    </w:rPr>
                  </w:rPrChange>
                </w:rPr>
                <w:t>Data Elements</w:t>
              </w:r>
            </w:ins>
          </w:p>
        </w:tc>
        <w:tc>
          <w:tcPr>
            <w:tcW w:w="1998" w:type="pct"/>
            <w:tcPrChange w:id="896" w:author="Batra Yogesh (EXT)" w:date="2018-04-13T12:12:00Z">
              <w:tcPr>
                <w:tcW w:w="3240" w:type="dxa"/>
              </w:tcPr>
            </w:tcPrChange>
          </w:tcPr>
          <w:p w14:paraId="3709B8E3" w14:textId="77777777" w:rsidR="00A0445B" w:rsidRPr="00A16F71" w:rsidRDefault="00A0445B" w:rsidP="009C39F8">
            <w:pPr>
              <w:jc w:val="center"/>
              <w:rPr>
                <w:ins w:id="897" w:author="Wirasak Chomphu [2]" w:date="2017-11-26T16:08:00Z"/>
                <w:rFonts w:cs="Arial"/>
                <w:sz w:val="20"/>
                <w:szCs w:val="20"/>
                <w:rPrChange w:id="898" w:author="Shah Ashay" w:date="2018-04-16T13:26:00Z">
                  <w:rPr>
                    <w:ins w:id="899" w:author="Wirasak Chomphu [2]" w:date="2017-11-26T16:08:00Z"/>
                    <w:rFonts w:ascii="Century Gothic" w:hAnsi="Century Gothic"/>
                    <w:sz w:val="20"/>
                    <w:szCs w:val="20"/>
                  </w:rPr>
                </w:rPrChange>
              </w:rPr>
            </w:pPr>
            <w:ins w:id="900" w:author="Wirasak Chomphu [2]" w:date="2017-11-26T16:08:00Z">
              <w:r w:rsidRPr="00A16F71">
                <w:rPr>
                  <w:rFonts w:cs="Arial"/>
                  <w:sz w:val="20"/>
                  <w:szCs w:val="20"/>
                  <w:rPrChange w:id="901" w:author="Shah Ashay" w:date="2018-04-16T13:26:00Z">
                    <w:rPr>
                      <w:rFonts w:ascii="Century Gothic" w:hAnsi="Century Gothic"/>
                      <w:sz w:val="20"/>
                      <w:szCs w:val="20"/>
                    </w:rPr>
                  </w:rPrChange>
                </w:rPr>
                <w:t>Description</w:t>
              </w:r>
            </w:ins>
          </w:p>
        </w:tc>
      </w:tr>
      <w:tr w:rsidR="00A0445B" w:rsidRPr="007528FF" w14:paraId="04B53CDA" w14:textId="77777777" w:rsidTr="007528FF">
        <w:trPr>
          <w:cantSplit/>
          <w:trHeight w:val="1277"/>
          <w:tblHeader/>
          <w:ins w:id="902" w:author="Wirasak Chomphu [2]" w:date="2017-11-26T16:08:00Z"/>
          <w:trPrChange w:id="903" w:author="Batra Yogesh (EXT)" w:date="2018-04-13T12:12:00Z">
            <w:trPr>
              <w:cantSplit/>
              <w:trHeight w:val="1277"/>
              <w:tblHeader/>
            </w:trPr>
          </w:trPrChange>
        </w:trPr>
        <w:tc>
          <w:tcPr>
            <w:tcW w:w="676" w:type="pct"/>
            <w:tcPrChange w:id="904" w:author="Batra Yogesh (EXT)" w:date="2018-04-13T12:12:00Z">
              <w:tcPr>
                <w:tcW w:w="1080" w:type="dxa"/>
              </w:tcPr>
            </w:tcPrChange>
          </w:tcPr>
          <w:p w14:paraId="1A700CD0" w14:textId="77777777" w:rsidR="00A0445B" w:rsidRPr="007528FF" w:rsidRDefault="00A0445B" w:rsidP="009C39F8">
            <w:pPr>
              <w:rPr>
                <w:ins w:id="905" w:author="Wirasak Chomphu [2]" w:date="2017-11-26T16:08:00Z"/>
                <w:rFonts w:cs="Arial"/>
                <w:sz w:val="20"/>
                <w:szCs w:val="20"/>
                <w:rPrChange w:id="906" w:author="Batra Yogesh (EXT)" w:date="2018-04-13T12:10:00Z">
                  <w:rPr>
                    <w:ins w:id="907" w:author="Wirasak Chomphu [2]" w:date="2017-11-26T16:08:00Z"/>
                    <w:rFonts w:ascii="Century Gothic" w:hAnsi="Century Gothic"/>
                    <w:sz w:val="20"/>
                    <w:szCs w:val="20"/>
                  </w:rPr>
                </w:rPrChange>
              </w:rPr>
            </w:pPr>
            <w:ins w:id="908" w:author="Wirasak Chomphu [2]" w:date="2017-11-26T16:08:00Z">
              <w:r w:rsidRPr="007528FF">
                <w:rPr>
                  <w:rFonts w:cs="Arial"/>
                  <w:sz w:val="20"/>
                  <w:szCs w:val="20"/>
                  <w:rPrChange w:id="909" w:author="Batra Yogesh (EXT)" w:date="2018-04-13T12:10:00Z">
                    <w:rPr>
                      <w:rFonts w:ascii="Century Gothic" w:hAnsi="Century Gothic"/>
                      <w:sz w:val="20"/>
                      <w:szCs w:val="20"/>
                    </w:rPr>
                  </w:rPrChange>
                </w:rPr>
                <w:t>BR.1</w:t>
              </w:r>
            </w:ins>
          </w:p>
        </w:tc>
        <w:tc>
          <w:tcPr>
            <w:tcW w:w="2326" w:type="pct"/>
            <w:tcPrChange w:id="910" w:author="Batra Yogesh (EXT)" w:date="2018-04-13T12:12:00Z">
              <w:tcPr>
                <w:tcW w:w="3780" w:type="dxa"/>
              </w:tcPr>
            </w:tcPrChange>
          </w:tcPr>
          <w:p w14:paraId="57A852F0" w14:textId="77777777" w:rsidR="00A0445B" w:rsidRPr="007528FF" w:rsidRDefault="00A0445B" w:rsidP="009C39F8">
            <w:pPr>
              <w:tabs>
                <w:tab w:val="num" w:pos="1440"/>
              </w:tabs>
              <w:rPr>
                <w:ins w:id="911" w:author="Wirasak Chomphu [2]" w:date="2017-11-26T16:08:00Z"/>
                <w:rFonts w:cs="Arial"/>
                <w:sz w:val="20"/>
                <w:szCs w:val="20"/>
                <w:rPrChange w:id="912" w:author="Batra Yogesh (EXT)" w:date="2018-04-13T12:10:00Z">
                  <w:rPr>
                    <w:ins w:id="913" w:author="Wirasak Chomphu [2]" w:date="2017-11-26T16:08:00Z"/>
                    <w:rFonts w:ascii="Century Gothic" w:hAnsi="Century Gothic"/>
                    <w:sz w:val="20"/>
                  </w:rPr>
                </w:rPrChange>
              </w:rPr>
            </w:pPr>
            <w:ins w:id="914" w:author="Wirasak Chomphu [2]" w:date="2017-11-26T16:08:00Z">
              <w:r w:rsidRPr="007528FF">
                <w:rPr>
                  <w:rFonts w:cs="Arial"/>
                  <w:sz w:val="20"/>
                  <w:szCs w:val="20"/>
                  <w:rPrChange w:id="915" w:author="Batra Yogesh (EXT)" w:date="2018-04-13T12:10:00Z">
                    <w:rPr>
                      <w:rFonts w:ascii="Century Gothic" w:hAnsi="Century Gothic"/>
                      <w:sz w:val="20"/>
                    </w:rPr>
                  </w:rPrChange>
                </w:rPr>
                <w:t>NA</w:t>
              </w:r>
            </w:ins>
          </w:p>
        </w:tc>
        <w:tc>
          <w:tcPr>
            <w:tcW w:w="1998" w:type="pct"/>
            <w:tcPrChange w:id="916" w:author="Batra Yogesh (EXT)" w:date="2018-04-13T12:12:00Z">
              <w:tcPr>
                <w:tcW w:w="3240" w:type="dxa"/>
              </w:tcPr>
            </w:tcPrChange>
          </w:tcPr>
          <w:p w14:paraId="6F82B70C" w14:textId="77777777" w:rsidR="00A0445B" w:rsidRPr="007528FF" w:rsidRDefault="00A0445B" w:rsidP="009C39F8">
            <w:pPr>
              <w:keepNext/>
              <w:keepLines/>
              <w:rPr>
                <w:ins w:id="917" w:author="Wirasak Chomphu [2]" w:date="2017-11-26T16:08:00Z"/>
                <w:rFonts w:cs="Arial"/>
                <w:sz w:val="20"/>
                <w:szCs w:val="20"/>
                <w:rPrChange w:id="918" w:author="Batra Yogesh (EXT)" w:date="2018-04-13T12:10:00Z">
                  <w:rPr>
                    <w:ins w:id="919" w:author="Wirasak Chomphu [2]" w:date="2017-11-26T16:08:00Z"/>
                    <w:rFonts w:ascii="Century Gothic" w:hAnsi="Century Gothic"/>
                    <w:sz w:val="20"/>
                    <w:szCs w:val="20"/>
                  </w:rPr>
                </w:rPrChange>
              </w:rPr>
            </w:pPr>
            <w:ins w:id="920" w:author="Wirasak Chomphu [2]" w:date="2017-11-26T16:08:00Z">
              <w:r w:rsidRPr="007528FF">
                <w:rPr>
                  <w:rFonts w:cs="Arial"/>
                  <w:sz w:val="20"/>
                  <w:szCs w:val="20"/>
                  <w:rPrChange w:id="921" w:author="Batra Yogesh (EXT)" w:date="2018-04-13T12:10:00Z">
                    <w:rPr>
                      <w:rFonts w:ascii="Century Gothic" w:hAnsi="Century Gothic"/>
                      <w:sz w:val="20"/>
                      <w:szCs w:val="20"/>
                    </w:rPr>
                  </w:rPrChange>
                </w:rPr>
                <w:t xml:space="preserve">User should only be able to see Hierarchy information for his/her own area.  </w:t>
              </w:r>
            </w:ins>
          </w:p>
        </w:tc>
      </w:tr>
      <w:tr w:rsidR="00A0445B" w:rsidRPr="007528FF" w14:paraId="072DF910" w14:textId="77777777" w:rsidTr="007528FF">
        <w:trPr>
          <w:cantSplit/>
          <w:trHeight w:val="1277"/>
          <w:tblHeader/>
          <w:ins w:id="922" w:author="Wirasak Chomphu [2]" w:date="2017-11-26T16:08:00Z"/>
          <w:trPrChange w:id="923" w:author="Batra Yogesh (EXT)" w:date="2018-04-13T12:12:00Z">
            <w:trPr>
              <w:cantSplit/>
              <w:trHeight w:val="1277"/>
              <w:tblHeader/>
            </w:trPr>
          </w:trPrChange>
        </w:trPr>
        <w:tc>
          <w:tcPr>
            <w:tcW w:w="676" w:type="pct"/>
            <w:tcPrChange w:id="924" w:author="Batra Yogesh (EXT)" w:date="2018-04-13T12:12:00Z">
              <w:tcPr>
                <w:tcW w:w="1080" w:type="dxa"/>
              </w:tcPr>
            </w:tcPrChange>
          </w:tcPr>
          <w:p w14:paraId="37EC237B" w14:textId="77777777" w:rsidR="00A0445B" w:rsidRPr="007528FF" w:rsidRDefault="00A0445B" w:rsidP="009C39F8">
            <w:pPr>
              <w:rPr>
                <w:ins w:id="925" w:author="Wirasak Chomphu [2]" w:date="2017-11-26T16:08:00Z"/>
                <w:rFonts w:cs="Arial"/>
                <w:sz w:val="20"/>
                <w:szCs w:val="20"/>
                <w:rPrChange w:id="926" w:author="Batra Yogesh (EXT)" w:date="2018-04-13T12:10:00Z">
                  <w:rPr>
                    <w:ins w:id="927" w:author="Wirasak Chomphu [2]" w:date="2017-11-26T16:08:00Z"/>
                    <w:rFonts w:ascii="Century Gothic" w:hAnsi="Century Gothic"/>
                    <w:sz w:val="20"/>
                    <w:szCs w:val="20"/>
                  </w:rPr>
                </w:rPrChange>
              </w:rPr>
            </w:pPr>
            <w:ins w:id="928" w:author="Wirasak Chomphu [2]" w:date="2017-11-26T16:08:00Z">
              <w:r w:rsidRPr="007528FF">
                <w:rPr>
                  <w:rFonts w:cs="Arial"/>
                  <w:sz w:val="20"/>
                  <w:szCs w:val="20"/>
                  <w:rPrChange w:id="929" w:author="Batra Yogesh (EXT)" w:date="2018-04-13T12:10:00Z">
                    <w:rPr>
                      <w:rFonts w:ascii="Century Gothic" w:hAnsi="Century Gothic"/>
                      <w:sz w:val="20"/>
                      <w:szCs w:val="20"/>
                    </w:rPr>
                  </w:rPrChange>
                </w:rPr>
                <w:t>BR.2</w:t>
              </w:r>
            </w:ins>
          </w:p>
        </w:tc>
        <w:tc>
          <w:tcPr>
            <w:tcW w:w="2326" w:type="pct"/>
            <w:tcPrChange w:id="930" w:author="Batra Yogesh (EXT)" w:date="2018-04-13T12:12:00Z">
              <w:tcPr>
                <w:tcW w:w="3780" w:type="dxa"/>
              </w:tcPr>
            </w:tcPrChange>
          </w:tcPr>
          <w:p w14:paraId="7919E691" w14:textId="77777777" w:rsidR="00A0445B" w:rsidRPr="007528FF" w:rsidRDefault="00A0445B" w:rsidP="009C39F8">
            <w:pPr>
              <w:tabs>
                <w:tab w:val="num" w:pos="1440"/>
              </w:tabs>
              <w:rPr>
                <w:ins w:id="931" w:author="Wirasak Chomphu [2]" w:date="2017-11-26T16:08:00Z"/>
                <w:rFonts w:cs="Arial"/>
                <w:sz w:val="20"/>
                <w:szCs w:val="20"/>
                <w:rPrChange w:id="932" w:author="Batra Yogesh (EXT)" w:date="2018-04-13T12:10:00Z">
                  <w:rPr>
                    <w:ins w:id="933" w:author="Wirasak Chomphu [2]" w:date="2017-11-26T16:08:00Z"/>
                    <w:rFonts w:ascii="Century Gothic" w:hAnsi="Century Gothic"/>
                    <w:sz w:val="20"/>
                  </w:rPr>
                </w:rPrChange>
              </w:rPr>
            </w:pPr>
            <w:ins w:id="934" w:author="Wirasak Chomphu [2]" w:date="2017-11-26T16:08:00Z">
              <w:r w:rsidRPr="007528FF">
                <w:rPr>
                  <w:rFonts w:cs="Arial"/>
                  <w:sz w:val="20"/>
                  <w:szCs w:val="20"/>
                  <w:rPrChange w:id="935" w:author="Batra Yogesh (EXT)" w:date="2018-04-13T12:10:00Z">
                    <w:rPr>
                      <w:rFonts w:ascii="Century Gothic" w:hAnsi="Century Gothic"/>
                      <w:sz w:val="20"/>
                    </w:rPr>
                  </w:rPrChange>
                </w:rPr>
                <w:t>Daytime</w:t>
              </w:r>
            </w:ins>
          </w:p>
        </w:tc>
        <w:tc>
          <w:tcPr>
            <w:tcW w:w="1998" w:type="pct"/>
            <w:tcPrChange w:id="936" w:author="Batra Yogesh (EXT)" w:date="2018-04-13T12:12:00Z">
              <w:tcPr>
                <w:tcW w:w="3240" w:type="dxa"/>
              </w:tcPr>
            </w:tcPrChange>
          </w:tcPr>
          <w:p w14:paraId="71AF546A" w14:textId="77777777" w:rsidR="00A0445B" w:rsidRPr="007528FF" w:rsidRDefault="00A0445B" w:rsidP="009C39F8">
            <w:pPr>
              <w:keepNext/>
              <w:keepLines/>
              <w:rPr>
                <w:ins w:id="937" w:author="Wirasak Chomphu [2]" w:date="2017-11-26T16:08:00Z"/>
                <w:rFonts w:cs="Arial"/>
                <w:sz w:val="20"/>
                <w:szCs w:val="20"/>
                <w:rPrChange w:id="938" w:author="Batra Yogesh (EXT)" w:date="2018-04-13T12:10:00Z">
                  <w:rPr>
                    <w:ins w:id="939" w:author="Wirasak Chomphu [2]" w:date="2017-11-26T16:08:00Z"/>
                    <w:rFonts w:ascii="Century Gothic" w:hAnsi="Century Gothic"/>
                    <w:sz w:val="20"/>
                    <w:szCs w:val="20"/>
                  </w:rPr>
                </w:rPrChange>
              </w:rPr>
            </w:pPr>
            <w:ins w:id="940" w:author="Wirasak Chomphu [2]" w:date="2017-11-26T16:08:00Z">
              <w:r w:rsidRPr="007528FF">
                <w:rPr>
                  <w:rFonts w:cs="Arial"/>
                  <w:sz w:val="20"/>
                  <w:szCs w:val="20"/>
                  <w:rPrChange w:id="941" w:author="Batra Yogesh (EXT)" w:date="2018-04-13T12:10:00Z">
                    <w:rPr>
                      <w:rFonts w:ascii="Century Gothic" w:hAnsi="Century Gothic"/>
                      <w:sz w:val="20"/>
                      <w:szCs w:val="20"/>
                    </w:rPr>
                  </w:rPrChange>
                </w:rPr>
                <w:t>The start date cannot be greater than the current calendar date.</w:t>
              </w:r>
            </w:ins>
          </w:p>
          <w:p w14:paraId="6E465D91" w14:textId="77777777" w:rsidR="00A0445B" w:rsidRPr="007528FF" w:rsidRDefault="00A0445B" w:rsidP="009C39F8">
            <w:pPr>
              <w:keepNext/>
              <w:keepLines/>
              <w:rPr>
                <w:ins w:id="942" w:author="Wirasak Chomphu [2]" w:date="2017-11-26T16:08:00Z"/>
                <w:rFonts w:cs="Arial"/>
                <w:sz w:val="20"/>
                <w:szCs w:val="20"/>
                <w:rPrChange w:id="943" w:author="Batra Yogesh (EXT)" w:date="2018-04-13T12:10:00Z">
                  <w:rPr>
                    <w:ins w:id="944" w:author="Wirasak Chomphu [2]" w:date="2017-11-26T16:08:00Z"/>
                    <w:rFonts w:ascii="Century Gothic" w:hAnsi="Century Gothic"/>
                    <w:sz w:val="20"/>
                    <w:szCs w:val="20"/>
                  </w:rPr>
                </w:rPrChange>
              </w:rPr>
            </w:pPr>
          </w:p>
          <w:p w14:paraId="1C8075A5" w14:textId="77777777" w:rsidR="00A0445B" w:rsidRPr="007528FF" w:rsidRDefault="00A0445B" w:rsidP="009C39F8">
            <w:pPr>
              <w:keepNext/>
              <w:keepLines/>
              <w:rPr>
                <w:ins w:id="945" w:author="Wirasak Chomphu [2]" w:date="2017-11-26T16:08:00Z"/>
                <w:rFonts w:cs="Arial"/>
                <w:sz w:val="20"/>
                <w:szCs w:val="20"/>
                <w:rPrChange w:id="946" w:author="Batra Yogesh (EXT)" w:date="2018-04-13T12:10:00Z">
                  <w:rPr>
                    <w:ins w:id="947" w:author="Wirasak Chomphu [2]" w:date="2017-11-26T16:08:00Z"/>
                    <w:rFonts w:ascii="Century Gothic" w:hAnsi="Century Gothic"/>
                    <w:sz w:val="20"/>
                    <w:szCs w:val="20"/>
                  </w:rPr>
                </w:rPrChange>
              </w:rPr>
            </w:pPr>
            <w:ins w:id="948" w:author="Wirasak Chomphu [2]" w:date="2017-11-26T16:08:00Z">
              <w:r w:rsidRPr="007528FF">
                <w:rPr>
                  <w:rFonts w:cs="Arial"/>
                  <w:sz w:val="20"/>
                  <w:szCs w:val="20"/>
                  <w:rPrChange w:id="949" w:author="Batra Yogesh (EXT)" w:date="2018-04-13T12:10:00Z">
                    <w:rPr>
                      <w:rFonts w:ascii="Century Gothic" w:hAnsi="Century Gothic"/>
                      <w:sz w:val="20"/>
                      <w:szCs w:val="20"/>
                    </w:rPr>
                  </w:rPrChange>
                </w:rPr>
                <w:t xml:space="preserve">Date format is </w:t>
              </w:r>
              <w:proofErr w:type="spellStart"/>
              <w:r w:rsidRPr="007528FF">
                <w:rPr>
                  <w:rFonts w:cs="Arial"/>
                  <w:sz w:val="20"/>
                  <w:szCs w:val="20"/>
                  <w:rPrChange w:id="950" w:author="Batra Yogesh (EXT)" w:date="2018-04-13T12:10:00Z">
                    <w:rPr>
                      <w:rFonts w:ascii="Century Gothic" w:hAnsi="Century Gothic"/>
                      <w:sz w:val="20"/>
                      <w:szCs w:val="20"/>
                    </w:rPr>
                  </w:rPrChange>
                </w:rPr>
                <w:t>yyyy</w:t>
              </w:r>
              <w:proofErr w:type="spellEnd"/>
              <w:r w:rsidRPr="007528FF">
                <w:rPr>
                  <w:rFonts w:cs="Arial"/>
                  <w:sz w:val="20"/>
                  <w:szCs w:val="20"/>
                  <w:rPrChange w:id="951" w:author="Batra Yogesh (EXT)" w:date="2018-04-13T12:10:00Z">
                    <w:rPr>
                      <w:rFonts w:ascii="Century Gothic" w:hAnsi="Century Gothic"/>
                      <w:sz w:val="20"/>
                      <w:szCs w:val="20"/>
                    </w:rPr>
                  </w:rPrChange>
                </w:rPr>
                <w:t>-mm-</w:t>
              </w:r>
              <w:proofErr w:type="gramStart"/>
              <w:r w:rsidRPr="007528FF">
                <w:rPr>
                  <w:rFonts w:cs="Arial"/>
                  <w:sz w:val="20"/>
                  <w:szCs w:val="20"/>
                  <w:rPrChange w:id="952" w:author="Batra Yogesh (EXT)" w:date="2018-04-13T12:10:00Z">
                    <w:rPr>
                      <w:rFonts w:ascii="Century Gothic" w:hAnsi="Century Gothic"/>
                      <w:sz w:val="20"/>
                      <w:szCs w:val="20"/>
                    </w:rPr>
                  </w:rPrChange>
                </w:rPr>
                <w:t xml:space="preserve">dd  </w:t>
              </w:r>
              <w:proofErr w:type="spellStart"/>
              <w:r w:rsidRPr="007528FF">
                <w:rPr>
                  <w:rFonts w:cs="Arial"/>
                  <w:sz w:val="20"/>
                  <w:szCs w:val="20"/>
                  <w:rPrChange w:id="953" w:author="Batra Yogesh (EXT)" w:date="2018-04-13T12:10:00Z">
                    <w:rPr>
                      <w:rFonts w:ascii="Century Gothic" w:hAnsi="Century Gothic"/>
                      <w:sz w:val="20"/>
                      <w:szCs w:val="20"/>
                    </w:rPr>
                  </w:rPrChange>
                </w:rPr>
                <w:t>hh</w:t>
              </w:r>
              <w:proofErr w:type="gramEnd"/>
              <w:r w:rsidRPr="007528FF">
                <w:rPr>
                  <w:rFonts w:cs="Arial"/>
                  <w:sz w:val="20"/>
                  <w:szCs w:val="20"/>
                  <w:rPrChange w:id="954" w:author="Batra Yogesh (EXT)" w:date="2018-04-13T12:10:00Z">
                    <w:rPr>
                      <w:rFonts w:ascii="Century Gothic" w:hAnsi="Century Gothic"/>
                      <w:sz w:val="20"/>
                      <w:szCs w:val="20"/>
                    </w:rPr>
                  </w:rPrChange>
                </w:rPr>
                <w:t>:mm</w:t>
              </w:r>
              <w:proofErr w:type="spellEnd"/>
            </w:ins>
          </w:p>
        </w:tc>
      </w:tr>
      <w:tr w:rsidR="001254F9" w:rsidRPr="007528FF" w14:paraId="79830769" w14:textId="77777777" w:rsidTr="007528FF">
        <w:trPr>
          <w:cantSplit/>
          <w:trHeight w:val="1277"/>
          <w:tblHeader/>
          <w:ins w:id="955" w:author="Wirasak Chomphu [2]" w:date="2017-11-26T16:16:00Z"/>
          <w:trPrChange w:id="956" w:author="Batra Yogesh (EXT)" w:date="2018-04-13T12:12:00Z">
            <w:trPr>
              <w:cantSplit/>
              <w:trHeight w:val="1277"/>
              <w:tblHeader/>
            </w:trPr>
          </w:trPrChange>
        </w:trPr>
        <w:tc>
          <w:tcPr>
            <w:tcW w:w="676" w:type="pct"/>
            <w:tcPrChange w:id="957" w:author="Batra Yogesh (EXT)" w:date="2018-04-13T12:12:00Z">
              <w:tcPr>
                <w:tcW w:w="1080" w:type="dxa"/>
              </w:tcPr>
            </w:tcPrChange>
          </w:tcPr>
          <w:p w14:paraId="77DF48A2" w14:textId="4CE20A60" w:rsidR="001254F9" w:rsidRPr="007528FF" w:rsidRDefault="001254F9" w:rsidP="009C39F8">
            <w:pPr>
              <w:rPr>
                <w:ins w:id="958" w:author="Wirasak Chomphu [2]" w:date="2017-11-26T16:16:00Z"/>
                <w:rFonts w:cs="Arial"/>
                <w:sz w:val="20"/>
                <w:szCs w:val="20"/>
                <w:rPrChange w:id="959" w:author="Batra Yogesh (EXT)" w:date="2018-04-13T12:10:00Z">
                  <w:rPr>
                    <w:ins w:id="960" w:author="Wirasak Chomphu [2]" w:date="2017-11-26T16:16:00Z"/>
                    <w:rFonts w:ascii="Century Gothic" w:hAnsi="Century Gothic"/>
                    <w:sz w:val="20"/>
                    <w:szCs w:val="20"/>
                  </w:rPr>
                </w:rPrChange>
              </w:rPr>
            </w:pPr>
            <w:ins w:id="961" w:author="Wirasak Chomphu [2]" w:date="2017-11-26T16:16:00Z">
              <w:r w:rsidRPr="007528FF">
                <w:rPr>
                  <w:rFonts w:cs="Arial"/>
                  <w:sz w:val="20"/>
                  <w:szCs w:val="20"/>
                  <w:rPrChange w:id="962" w:author="Batra Yogesh (EXT)" w:date="2018-04-13T12:10:00Z">
                    <w:rPr>
                      <w:rFonts w:ascii="Century Gothic" w:hAnsi="Century Gothic"/>
                      <w:sz w:val="20"/>
                      <w:szCs w:val="20"/>
                    </w:rPr>
                  </w:rPrChange>
                </w:rPr>
                <w:t>BR.3</w:t>
              </w:r>
            </w:ins>
          </w:p>
        </w:tc>
        <w:tc>
          <w:tcPr>
            <w:tcW w:w="2326" w:type="pct"/>
            <w:tcPrChange w:id="963" w:author="Batra Yogesh (EXT)" w:date="2018-04-13T12:12:00Z">
              <w:tcPr>
                <w:tcW w:w="3780" w:type="dxa"/>
              </w:tcPr>
            </w:tcPrChange>
          </w:tcPr>
          <w:p w14:paraId="4BF25CC5" w14:textId="338C65F6" w:rsidR="001254F9" w:rsidRPr="007528FF" w:rsidRDefault="001254F9" w:rsidP="009C39F8">
            <w:pPr>
              <w:tabs>
                <w:tab w:val="num" w:pos="1440"/>
              </w:tabs>
              <w:rPr>
                <w:ins w:id="964" w:author="Wirasak Chomphu [2]" w:date="2017-11-26T16:16:00Z"/>
                <w:rFonts w:cs="Arial"/>
                <w:b/>
                <w:bCs/>
                <w:sz w:val="20"/>
                <w:szCs w:val="20"/>
                <w:rPrChange w:id="965" w:author="Batra Yogesh (EXT)" w:date="2018-04-13T12:10:00Z">
                  <w:rPr>
                    <w:ins w:id="966" w:author="Wirasak Chomphu [2]" w:date="2017-11-26T16:16:00Z"/>
                    <w:rFonts w:ascii="Century Gothic" w:hAnsi="Century Gothic"/>
                    <w:sz w:val="20"/>
                  </w:rPr>
                </w:rPrChange>
              </w:rPr>
            </w:pPr>
            <w:ins w:id="967" w:author="Wirasak Chomphu [2]" w:date="2017-11-26T16:16:00Z">
              <w:r w:rsidRPr="007528FF">
                <w:rPr>
                  <w:rFonts w:cs="Arial"/>
                  <w:color w:val="000000"/>
                  <w:sz w:val="20"/>
                  <w:szCs w:val="20"/>
                  <w:rPrChange w:id="968" w:author="Batra Yogesh (EXT)" w:date="2018-04-13T12:10:00Z">
                    <w:rPr>
                      <w:rFonts w:cs="Arial"/>
                      <w:color w:val="000000"/>
                      <w:sz w:val="17"/>
                      <w:szCs w:val="17"/>
                    </w:rPr>
                  </w:rPrChange>
                </w:rPr>
                <w:t>Daytime [</w:t>
              </w:r>
              <w:proofErr w:type="spellStart"/>
              <w:r w:rsidRPr="007528FF">
                <w:rPr>
                  <w:rFonts w:cs="Arial"/>
                  <w:color w:val="000000"/>
                  <w:sz w:val="20"/>
                  <w:szCs w:val="20"/>
                  <w:rPrChange w:id="969" w:author="Batra Yogesh (EXT)" w:date="2018-04-13T12:10:00Z">
                    <w:rPr>
                      <w:rFonts w:cs="Arial"/>
                      <w:color w:val="000000"/>
                      <w:sz w:val="17"/>
                      <w:szCs w:val="17"/>
                    </w:rPr>
                  </w:rPrChange>
                </w:rPr>
                <w:t>hh:mm</w:t>
              </w:r>
              <w:proofErr w:type="spellEnd"/>
              <w:r w:rsidRPr="007528FF">
                <w:rPr>
                  <w:rFonts w:cs="Arial"/>
                  <w:color w:val="000000"/>
                  <w:sz w:val="20"/>
                  <w:szCs w:val="20"/>
                  <w:rPrChange w:id="970" w:author="Batra Yogesh (EXT)" w:date="2018-04-13T12:10:00Z">
                    <w:rPr>
                      <w:rFonts w:cs="Arial"/>
                      <w:color w:val="000000"/>
                      <w:sz w:val="17"/>
                      <w:szCs w:val="17"/>
                    </w:rPr>
                  </w:rPrChange>
                </w:rPr>
                <w:t>]</w:t>
              </w:r>
            </w:ins>
          </w:p>
        </w:tc>
        <w:tc>
          <w:tcPr>
            <w:tcW w:w="1998" w:type="pct"/>
            <w:tcPrChange w:id="971" w:author="Batra Yogesh (EXT)" w:date="2018-04-13T12:12:00Z">
              <w:tcPr>
                <w:tcW w:w="3240" w:type="dxa"/>
              </w:tcPr>
            </w:tcPrChange>
          </w:tcPr>
          <w:p w14:paraId="2BDDDD64" w14:textId="5414D9CB" w:rsidR="001254F9" w:rsidRPr="007528FF" w:rsidRDefault="00DF4666" w:rsidP="009C39F8">
            <w:pPr>
              <w:keepNext/>
              <w:keepLines/>
              <w:rPr>
                <w:ins w:id="972" w:author="Wirasak Chomphu [2]" w:date="2017-11-26T16:16:00Z"/>
                <w:rFonts w:cs="Arial"/>
                <w:sz w:val="20"/>
                <w:szCs w:val="20"/>
                <w:rPrChange w:id="973" w:author="Batra Yogesh (EXT)" w:date="2018-04-13T12:10:00Z">
                  <w:rPr>
                    <w:ins w:id="974" w:author="Wirasak Chomphu [2]" w:date="2017-11-26T16:16:00Z"/>
                    <w:rFonts w:ascii="Century Gothic" w:hAnsi="Century Gothic"/>
                    <w:sz w:val="20"/>
                    <w:szCs w:val="20"/>
                  </w:rPr>
                </w:rPrChange>
              </w:rPr>
            </w:pPr>
            <w:proofErr w:type="gramStart"/>
            <w:ins w:id="975" w:author="Wirasak Chomphu [2]" w:date="2017-11-26T16:17:00Z">
              <w:r w:rsidRPr="007528FF">
                <w:rPr>
                  <w:rFonts w:cs="Arial"/>
                  <w:sz w:val="20"/>
                  <w:szCs w:val="20"/>
                  <w:rPrChange w:id="976" w:author="Batra Yogesh (EXT)" w:date="2018-04-13T12:10:00Z">
                    <w:rPr>
                      <w:rFonts w:ascii="Century Gothic" w:hAnsi="Century Gothic"/>
                      <w:sz w:val="20"/>
                      <w:szCs w:val="20"/>
                    </w:rPr>
                  </w:rPrChange>
                </w:rPr>
                <w:t>Time :</w:t>
              </w:r>
              <w:proofErr w:type="gramEnd"/>
              <w:r w:rsidRPr="007528FF">
                <w:rPr>
                  <w:rFonts w:cs="Arial"/>
                  <w:sz w:val="20"/>
                  <w:szCs w:val="20"/>
                  <w:rPrChange w:id="977" w:author="Batra Yogesh (EXT)" w:date="2018-04-13T12:10:00Z">
                    <w:rPr>
                      <w:rFonts w:ascii="Century Gothic" w:hAnsi="Century Gothic"/>
                      <w:sz w:val="20"/>
                      <w:szCs w:val="20"/>
                    </w:rPr>
                  </w:rPrChange>
                </w:rPr>
                <w:t xml:space="preserve"> </w:t>
              </w:r>
            </w:ins>
            <w:ins w:id="978" w:author="Wirasak Chomphu [2]" w:date="2017-11-26T16:16:00Z">
              <w:r w:rsidR="001254F9" w:rsidRPr="007528FF">
                <w:rPr>
                  <w:rFonts w:cs="Arial"/>
                  <w:sz w:val="20"/>
                  <w:szCs w:val="20"/>
                  <w:rPrChange w:id="979" w:author="Batra Yogesh (EXT)" w:date="2018-04-13T12:10:00Z">
                    <w:rPr>
                      <w:rFonts w:ascii="Century Gothic" w:hAnsi="Century Gothic"/>
                      <w:sz w:val="20"/>
                      <w:szCs w:val="20"/>
                    </w:rPr>
                  </w:rPrChange>
                </w:rPr>
                <w:t>00:00</w:t>
              </w:r>
            </w:ins>
          </w:p>
        </w:tc>
      </w:tr>
    </w:tbl>
    <w:p w14:paraId="09B87E2F" w14:textId="77777777" w:rsidR="00A0445B" w:rsidRPr="007528FF" w:rsidRDefault="00A0445B" w:rsidP="00A0445B">
      <w:pPr>
        <w:ind w:left="576"/>
        <w:rPr>
          <w:ins w:id="980" w:author="Wirasak Chomphu [2]" w:date="2017-11-26T16:08:00Z"/>
          <w:rFonts w:cs="Arial"/>
          <w:i/>
          <w:rPrChange w:id="981" w:author="Batra Yogesh (EXT)" w:date="2018-04-13T12:10:00Z">
            <w:rPr>
              <w:ins w:id="982" w:author="Wirasak Chomphu [2]" w:date="2017-11-26T16:08:00Z"/>
              <w:rFonts w:ascii="Century Gothic" w:hAnsi="Century Gothic"/>
              <w:i/>
            </w:rPr>
          </w:rPrChange>
        </w:rPr>
      </w:pPr>
    </w:p>
    <w:p w14:paraId="705FB58D" w14:textId="77777777" w:rsidR="00A0445B" w:rsidRPr="007528FF" w:rsidRDefault="00A0445B" w:rsidP="00A0445B">
      <w:pPr>
        <w:pStyle w:val="Heading2"/>
        <w:numPr>
          <w:ilvl w:val="1"/>
          <w:numId w:val="22"/>
        </w:numPr>
        <w:rPr>
          <w:ins w:id="983" w:author="Wirasak Chomphu [2]" w:date="2017-11-26T16:12:00Z"/>
          <w:rPrChange w:id="984" w:author="Batra Yogesh (EXT)" w:date="2018-04-13T12:10:00Z">
            <w:rPr>
              <w:ins w:id="985" w:author="Wirasak Chomphu [2]" w:date="2017-11-26T16:12:00Z"/>
              <w:rFonts w:ascii="Century Gothic" w:hAnsi="Century Gothic"/>
            </w:rPr>
          </w:rPrChange>
        </w:rPr>
      </w:pPr>
      <w:bookmarkStart w:id="986" w:name="_Toc472065737"/>
      <w:bookmarkStart w:id="987" w:name="_Toc495780356"/>
      <w:bookmarkStart w:id="988" w:name="_Toc511383821"/>
      <w:ins w:id="989" w:author="Wirasak Chomphu [2]" w:date="2017-11-26T16:12:00Z">
        <w:r w:rsidRPr="007528FF">
          <w:rPr>
            <w:rPrChange w:id="990" w:author="Batra Yogesh (EXT)" w:date="2018-04-13T12:10:00Z">
              <w:rPr>
                <w:rFonts w:ascii="Century Gothic" w:hAnsi="Century Gothic"/>
              </w:rPr>
            </w:rPrChange>
          </w:rPr>
          <w:t>Data Impacts</w:t>
        </w:r>
        <w:bookmarkEnd w:id="986"/>
        <w:bookmarkEnd w:id="987"/>
        <w:bookmarkEnd w:id="988"/>
        <w:r w:rsidRPr="007528FF">
          <w:rPr>
            <w:rPrChange w:id="991" w:author="Batra Yogesh (EXT)" w:date="2018-04-13T12:10:00Z">
              <w:rPr>
                <w:rFonts w:ascii="Century Gothic" w:hAnsi="Century Gothic"/>
              </w:rPr>
            </w:rPrChange>
          </w:rPr>
          <w:t xml:space="preserve"> </w:t>
        </w:r>
      </w:ins>
    </w:p>
    <w:p w14:paraId="22C4D3D1" w14:textId="77777777" w:rsidR="00A0445B" w:rsidRPr="007528FF" w:rsidRDefault="00A0445B" w:rsidP="00A0445B">
      <w:pPr>
        <w:rPr>
          <w:ins w:id="992" w:author="Wirasak Chomphu [2]" w:date="2017-11-26T16:12:00Z"/>
          <w:rFonts w:cs="Arial"/>
          <w:rPrChange w:id="993" w:author="Batra Yogesh (EXT)" w:date="2018-04-13T12:10:00Z">
            <w:rPr>
              <w:ins w:id="994" w:author="Wirasak Chomphu [2]" w:date="2017-11-26T16:12:00Z"/>
              <w:rFonts w:ascii="Century Gothic" w:hAnsi="Century Gothic"/>
            </w:rPr>
          </w:rPrChange>
        </w:rPr>
      </w:pPr>
    </w:p>
    <w:tbl>
      <w:tblPr>
        <w:tblStyle w:val="TableGrid"/>
        <w:tblW w:w="5000" w:type="pct"/>
        <w:tblLook w:val="01E0" w:firstRow="1" w:lastRow="1" w:firstColumn="1" w:lastColumn="1" w:noHBand="0" w:noVBand="0"/>
        <w:tblPrChange w:id="995" w:author="Batra Yogesh (EXT)" w:date="2018-04-13T12:12:00Z">
          <w:tblPr>
            <w:tblStyle w:val="TableGrid"/>
            <w:tblW w:w="8100" w:type="dxa"/>
            <w:tblInd w:w="1368" w:type="dxa"/>
            <w:tblLook w:val="01E0" w:firstRow="1" w:lastRow="1" w:firstColumn="1" w:lastColumn="1" w:noHBand="0" w:noVBand="0"/>
          </w:tblPr>
        </w:tblPrChange>
      </w:tblPr>
      <w:tblGrid>
        <w:gridCol w:w="2493"/>
        <w:gridCol w:w="3532"/>
        <w:gridCol w:w="3325"/>
        <w:tblGridChange w:id="996">
          <w:tblGrid>
            <w:gridCol w:w="2160"/>
            <w:gridCol w:w="3060"/>
            <w:gridCol w:w="2880"/>
          </w:tblGrid>
        </w:tblGridChange>
      </w:tblGrid>
      <w:tr w:rsidR="00A0445B" w:rsidRPr="007528FF" w14:paraId="69CCB779" w14:textId="77777777" w:rsidTr="007528FF">
        <w:trPr>
          <w:ins w:id="997" w:author="Wirasak Chomphu [2]" w:date="2017-11-26T16:12:00Z"/>
        </w:trPr>
        <w:tc>
          <w:tcPr>
            <w:tcW w:w="1333" w:type="pct"/>
            <w:tcPrChange w:id="998" w:author="Batra Yogesh (EXT)" w:date="2018-04-13T12:12:00Z">
              <w:tcPr>
                <w:tcW w:w="2160" w:type="dxa"/>
              </w:tcPr>
            </w:tcPrChange>
          </w:tcPr>
          <w:p w14:paraId="73FEBA7C" w14:textId="77777777" w:rsidR="00A0445B" w:rsidRPr="007528FF" w:rsidRDefault="00A0445B" w:rsidP="009C39F8">
            <w:pPr>
              <w:jc w:val="center"/>
              <w:rPr>
                <w:ins w:id="999" w:author="Wirasak Chomphu [2]" w:date="2017-11-26T16:12:00Z"/>
                <w:rFonts w:cs="Arial"/>
                <w:b/>
                <w:bCs/>
                <w:iCs/>
                <w:sz w:val="20"/>
                <w:rPrChange w:id="1000" w:author="Batra Yogesh (EXT)" w:date="2018-04-13T12:10:00Z">
                  <w:rPr>
                    <w:ins w:id="1001" w:author="Wirasak Chomphu [2]" w:date="2017-11-26T16:12:00Z"/>
                    <w:rFonts w:ascii="Century Gothic" w:hAnsi="Century Gothic"/>
                    <w:b/>
                    <w:bCs/>
                    <w:iCs/>
                    <w:sz w:val="20"/>
                  </w:rPr>
                </w:rPrChange>
              </w:rPr>
            </w:pPr>
            <w:ins w:id="1002" w:author="Wirasak Chomphu [2]" w:date="2017-11-26T16:12:00Z">
              <w:r w:rsidRPr="007528FF">
                <w:rPr>
                  <w:rFonts w:cs="Arial"/>
                  <w:b/>
                  <w:bCs/>
                  <w:iCs/>
                  <w:sz w:val="20"/>
                  <w:rPrChange w:id="1003" w:author="Batra Yogesh (EXT)" w:date="2018-04-13T12:10:00Z">
                    <w:rPr>
                      <w:rFonts w:ascii="Century Gothic" w:hAnsi="Century Gothic"/>
                      <w:b/>
                      <w:bCs/>
                      <w:iCs/>
                      <w:sz w:val="20"/>
                    </w:rPr>
                  </w:rPrChange>
                </w:rPr>
                <w:t>Business Entry Screen</w:t>
              </w:r>
            </w:ins>
          </w:p>
        </w:tc>
        <w:tc>
          <w:tcPr>
            <w:tcW w:w="1889" w:type="pct"/>
            <w:tcPrChange w:id="1004" w:author="Batra Yogesh (EXT)" w:date="2018-04-13T12:12:00Z">
              <w:tcPr>
                <w:tcW w:w="3060" w:type="dxa"/>
              </w:tcPr>
            </w:tcPrChange>
          </w:tcPr>
          <w:p w14:paraId="0E4524C8" w14:textId="77777777" w:rsidR="00A0445B" w:rsidRPr="007528FF" w:rsidRDefault="00A0445B" w:rsidP="009C39F8">
            <w:pPr>
              <w:jc w:val="center"/>
              <w:rPr>
                <w:ins w:id="1005" w:author="Wirasak Chomphu [2]" w:date="2017-11-26T16:12:00Z"/>
                <w:rFonts w:cs="Arial"/>
                <w:b/>
                <w:bCs/>
                <w:iCs/>
                <w:sz w:val="20"/>
                <w:rPrChange w:id="1006" w:author="Batra Yogesh (EXT)" w:date="2018-04-13T12:10:00Z">
                  <w:rPr>
                    <w:ins w:id="1007" w:author="Wirasak Chomphu [2]" w:date="2017-11-26T16:12:00Z"/>
                    <w:rFonts w:ascii="Century Gothic" w:hAnsi="Century Gothic"/>
                    <w:b/>
                    <w:bCs/>
                    <w:iCs/>
                    <w:sz w:val="20"/>
                  </w:rPr>
                </w:rPrChange>
              </w:rPr>
            </w:pPr>
            <w:ins w:id="1008" w:author="Wirasak Chomphu [2]" w:date="2017-11-26T16:12:00Z">
              <w:r w:rsidRPr="007528FF">
                <w:rPr>
                  <w:rFonts w:cs="Arial"/>
                  <w:b/>
                  <w:bCs/>
                  <w:iCs/>
                  <w:sz w:val="20"/>
                  <w:rPrChange w:id="1009" w:author="Batra Yogesh (EXT)" w:date="2018-04-13T12:10:00Z">
                    <w:rPr>
                      <w:rFonts w:ascii="Century Gothic" w:hAnsi="Century Gothic"/>
                      <w:b/>
                      <w:bCs/>
                      <w:iCs/>
                      <w:sz w:val="20"/>
                    </w:rPr>
                  </w:rPrChange>
                </w:rPr>
                <w:t>Description</w:t>
              </w:r>
            </w:ins>
          </w:p>
        </w:tc>
        <w:tc>
          <w:tcPr>
            <w:tcW w:w="1778" w:type="pct"/>
            <w:tcPrChange w:id="1010" w:author="Batra Yogesh (EXT)" w:date="2018-04-13T12:12:00Z">
              <w:tcPr>
                <w:tcW w:w="2880" w:type="dxa"/>
              </w:tcPr>
            </w:tcPrChange>
          </w:tcPr>
          <w:p w14:paraId="0DA0B858" w14:textId="77777777" w:rsidR="00A0445B" w:rsidRPr="007528FF" w:rsidRDefault="00A0445B" w:rsidP="009C39F8">
            <w:pPr>
              <w:jc w:val="center"/>
              <w:rPr>
                <w:ins w:id="1011" w:author="Wirasak Chomphu [2]" w:date="2017-11-26T16:12:00Z"/>
                <w:rFonts w:cs="Arial"/>
                <w:b/>
                <w:bCs/>
                <w:iCs/>
                <w:sz w:val="20"/>
                <w:rPrChange w:id="1012" w:author="Batra Yogesh (EXT)" w:date="2018-04-13T12:10:00Z">
                  <w:rPr>
                    <w:ins w:id="1013" w:author="Wirasak Chomphu [2]" w:date="2017-11-26T16:12:00Z"/>
                    <w:rFonts w:ascii="Century Gothic" w:hAnsi="Century Gothic"/>
                    <w:b/>
                    <w:bCs/>
                    <w:iCs/>
                    <w:sz w:val="20"/>
                  </w:rPr>
                </w:rPrChange>
              </w:rPr>
            </w:pPr>
            <w:ins w:id="1014" w:author="Wirasak Chomphu [2]" w:date="2017-11-26T16:12:00Z">
              <w:r w:rsidRPr="007528FF">
                <w:rPr>
                  <w:rFonts w:cs="Arial"/>
                  <w:b/>
                  <w:bCs/>
                  <w:iCs/>
                  <w:sz w:val="20"/>
                  <w:rPrChange w:id="1015" w:author="Batra Yogesh (EXT)" w:date="2018-04-13T12:10:00Z">
                    <w:rPr>
                      <w:rFonts w:ascii="Century Gothic" w:hAnsi="Century Gothic"/>
                      <w:b/>
                      <w:bCs/>
                      <w:iCs/>
                      <w:sz w:val="20"/>
                    </w:rPr>
                  </w:rPrChange>
                </w:rPr>
                <w:t>Valid Values</w:t>
              </w:r>
            </w:ins>
          </w:p>
        </w:tc>
      </w:tr>
      <w:tr w:rsidR="00A0445B" w:rsidRPr="007528FF" w14:paraId="57D79E36" w14:textId="77777777" w:rsidTr="007528FF">
        <w:trPr>
          <w:trHeight w:val="197"/>
          <w:ins w:id="1016" w:author="Wirasak Chomphu [2]" w:date="2017-11-26T16:12:00Z"/>
          <w:trPrChange w:id="1017" w:author="Batra Yogesh (EXT)" w:date="2018-04-13T12:12:00Z">
            <w:trPr>
              <w:trHeight w:val="197"/>
            </w:trPr>
          </w:trPrChange>
        </w:trPr>
        <w:tc>
          <w:tcPr>
            <w:tcW w:w="1333" w:type="pct"/>
            <w:tcPrChange w:id="1018" w:author="Batra Yogesh (EXT)" w:date="2018-04-13T12:12:00Z">
              <w:tcPr>
                <w:tcW w:w="2160" w:type="dxa"/>
              </w:tcPr>
            </w:tcPrChange>
          </w:tcPr>
          <w:p w14:paraId="6DA77CF0" w14:textId="77777777" w:rsidR="00A0445B" w:rsidRPr="007528FF" w:rsidRDefault="00A0445B" w:rsidP="009C39F8">
            <w:pPr>
              <w:rPr>
                <w:ins w:id="1019" w:author="Wirasak Chomphu [2]" w:date="2017-11-26T16:12:00Z"/>
                <w:rFonts w:cs="Arial"/>
                <w:b/>
                <w:sz w:val="20"/>
                <w:szCs w:val="20"/>
                <w:rPrChange w:id="1020" w:author="Batra Yogesh (EXT)" w:date="2018-04-13T12:10:00Z">
                  <w:rPr>
                    <w:ins w:id="1021" w:author="Wirasak Chomphu [2]" w:date="2017-11-26T16:12:00Z"/>
                    <w:rFonts w:ascii="Century Gothic" w:hAnsi="Century Gothic"/>
                    <w:b/>
                    <w:sz w:val="20"/>
                    <w:szCs w:val="20"/>
                  </w:rPr>
                </w:rPrChange>
              </w:rPr>
            </w:pPr>
            <w:ins w:id="1022" w:author="Wirasak Chomphu [2]" w:date="2017-11-26T16:12:00Z">
              <w:r w:rsidRPr="007528FF">
                <w:rPr>
                  <w:rFonts w:cs="Arial"/>
                  <w:b/>
                  <w:sz w:val="20"/>
                  <w:szCs w:val="20"/>
                  <w:rPrChange w:id="1023" w:author="Batra Yogesh (EXT)" w:date="2018-04-13T12:10:00Z">
                    <w:rPr>
                      <w:rFonts w:ascii="Century Gothic" w:hAnsi="Century Gothic"/>
                      <w:b/>
                      <w:sz w:val="20"/>
                      <w:szCs w:val="20"/>
                    </w:rPr>
                  </w:rPrChange>
                </w:rPr>
                <w:t>Production Well Status - History</w:t>
              </w:r>
            </w:ins>
          </w:p>
        </w:tc>
        <w:tc>
          <w:tcPr>
            <w:tcW w:w="1889" w:type="pct"/>
            <w:tcPrChange w:id="1024" w:author="Batra Yogesh (EXT)" w:date="2018-04-13T12:12:00Z">
              <w:tcPr>
                <w:tcW w:w="3060" w:type="dxa"/>
              </w:tcPr>
            </w:tcPrChange>
          </w:tcPr>
          <w:p w14:paraId="4D70F72D" w14:textId="77777777" w:rsidR="00A0445B" w:rsidRPr="007528FF" w:rsidRDefault="00A0445B" w:rsidP="009C39F8">
            <w:pPr>
              <w:rPr>
                <w:ins w:id="1025" w:author="Wirasak Chomphu [2]" w:date="2017-11-26T16:12:00Z"/>
                <w:rFonts w:cs="Arial"/>
                <w:iCs/>
                <w:sz w:val="20"/>
                <w:rPrChange w:id="1026" w:author="Batra Yogesh (EXT)" w:date="2018-04-13T12:10:00Z">
                  <w:rPr>
                    <w:ins w:id="1027" w:author="Wirasak Chomphu [2]" w:date="2017-11-26T16:12:00Z"/>
                    <w:rFonts w:ascii="Century Gothic" w:hAnsi="Century Gothic"/>
                    <w:iCs/>
                    <w:sz w:val="20"/>
                  </w:rPr>
                </w:rPrChange>
              </w:rPr>
            </w:pPr>
          </w:p>
        </w:tc>
        <w:tc>
          <w:tcPr>
            <w:tcW w:w="1778" w:type="pct"/>
            <w:shd w:val="clear" w:color="auto" w:fill="auto"/>
            <w:tcPrChange w:id="1028" w:author="Batra Yogesh (EXT)" w:date="2018-04-13T12:12:00Z">
              <w:tcPr>
                <w:tcW w:w="2880" w:type="dxa"/>
                <w:shd w:val="clear" w:color="auto" w:fill="auto"/>
              </w:tcPr>
            </w:tcPrChange>
          </w:tcPr>
          <w:p w14:paraId="01C75A16" w14:textId="77777777" w:rsidR="00A0445B" w:rsidRPr="007528FF" w:rsidRDefault="00A0445B" w:rsidP="009C39F8">
            <w:pPr>
              <w:rPr>
                <w:ins w:id="1029" w:author="Wirasak Chomphu [2]" w:date="2017-11-26T16:12:00Z"/>
                <w:rFonts w:cs="Arial"/>
                <w:iCs/>
                <w:sz w:val="20"/>
                <w:rPrChange w:id="1030" w:author="Batra Yogesh (EXT)" w:date="2018-04-13T12:10:00Z">
                  <w:rPr>
                    <w:ins w:id="1031" w:author="Wirasak Chomphu [2]" w:date="2017-11-26T16:12:00Z"/>
                    <w:rFonts w:ascii="Century Gothic" w:hAnsi="Century Gothic"/>
                    <w:iCs/>
                    <w:sz w:val="20"/>
                  </w:rPr>
                </w:rPrChange>
              </w:rPr>
            </w:pPr>
          </w:p>
        </w:tc>
      </w:tr>
      <w:tr w:rsidR="00A0445B" w:rsidRPr="007528FF" w14:paraId="61CC4044" w14:textId="77777777" w:rsidTr="007528FF">
        <w:trPr>
          <w:ins w:id="1032" w:author="Wirasak Chomphu [2]" w:date="2017-11-26T16:12:00Z"/>
        </w:trPr>
        <w:tc>
          <w:tcPr>
            <w:tcW w:w="1333" w:type="pct"/>
            <w:tcPrChange w:id="1033" w:author="Batra Yogesh (EXT)" w:date="2018-04-13T12:12:00Z">
              <w:tcPr>
                <w:tcW w:w="2160" w:type="dxa"/>
              </w:tcPr>
            </w:tcPrChange>
          </w:tcPr>
          <w:p w14:paraId="05DD5B82" w14:textId="77777777" w:rsidR="00A0445B" w:rsidRPr="007528FF" w:rsidRDefault="00A0445B" w:rsidP="009C39F8">
            <w:pPr>
              <w:tabs>
                <w:tab w:val="num" w:pos="1440"/>
              </w:tabs>
              <w:rPr>
                <w:ins w:id="1034" w:author="Wirasak Chomphu [2]" w:date="2017-11-26T16:12:00Z"/>
                <w:rFonts w:cs="Arial"/>
                <w:sz w:val="20"/>
                <w:rPrChange w:id="1035" w:author="Batra Yogesh (EXT)" w:date="2018-04-13T12:10:00Z">
                  <w:rPr>
                    <w:ins w:id="1036" w:author="Wirasak Chomphu [2]" w:date="2017-11-26T16:12:00Z"/>
                    <w:rFonts w:ascii="Century Gothic" w:hAnsi="Century Gothic"/>
                    <w:sz w:val="20"/>
                  </w:rPr>
                </w:rPrChange>
              </w:rPr>
            </w:pPr>
            <w:ins w:id="1037" w:author="Wirasak Chomphu [2]" w:date="2017-11-26T16:12:00Z">
              <w:r w:rsidRPr="007528FF">
                <w:rPr>
                  <w:rFonts w:cs="Arial"/>
                  <w:sz w:val="20"/>
                  <w:rPrChange w:id="1038" w:author="Batra Yogesh (EXT)" w:date="2018-04-13T12:10:00Z">
                    <w:rPr>
                      <w:rFonts w:ascii="Century Gothic" w:hAnsi="Century Gothic"/>
                      <w:sz w:val="20"/>
                    </w:rPr>
                  </w:rPrChange>
                </w:rPr>
                <w:t>Daytime</w:t>
              </w:r>
            </w:ins>
          </w:p>
        </w:tc>
        <w:tc>
          <w:tcPr>
            <w:tcW w:w="1889" w:type="pct"/>
            <w:tcPrChange w:id="1039" w:author="Batra Yogesh (EXT)" w:date="2018-04-13T12:12:00Z">
              <w:tcPr>
                <w:tcW w:w="3060" w:type="dxa"/>
              </w:tcPr>
            </w:tcPrChange>
          </w:tcPr>
          <w:p w14:paraId="180C4533" w14:textId="77777777" w:rsidR="00A0445B" w:rsidRPr="007528FF" w:rsidRDefault="00A0445B" w:rsidP="009C39F8">
            <w:pPr>
              <w:rPr>
                <w:ins w:id="1040" w:author="Wirasak Chomphu [2]" w:date="2017-11-26T16:12:00Z"/>
                <w:rFonts w:cs="Arial"/>
                <w:iCs/>
                <w:sz w:val="20"/>
                <w:rPrChange w:id="1041" w:author="Batra Yogesh (EXT)" w:date="2018-04-13T12:10:00Z">
                  <w:rPr>
                    <w:ins w:id="1042" w:author="Wirasak Chomphu [2]" w:date="2017-11-26T16:12:00Z"/>
                    <w:rFonts w:ascii="Century Gothic" w:hAnsi="Century Gothic"/>
                    <w:iCs/>
                    <w:sz w:val="20"/>
                  </w:rPr>
                </w:rPrChange>
              </w:rPr>
            </w:pPr>
            <w:ins w:id="1043" w:author="Wirasak Chomphu [2]" w:date="2017-11-26T16:12:00Z">
              <w:r w:rsidRPr="007528FF">
                <w:rPr>
                  <w:rFonts w:cs="Arial"/>
                  <w:sz w:val="20"/>
                  <w:rPrChange w:id="1044" w:author="Batra Yogesh (EXT)" w:date="2018-04-13T12:10:00Z">
                    <w:rPr>
                      <w:rFonts w:ascii="Century Gothic" w:hAnsi="Century Gothic"/>
                      <w:sz w:val="20"/>
                    </w:rPr>
                  </w:rPrChange>
                </w:rPr>
                <w:t>Mandatory</w:t>
              </w:r>
            </w:ins>
          </w:p>
        </w:tc>
        <w:tc>
          <w:tcPr>
            <w:tcW w:w="1778" w:type="pct"/>
            <w:shd w:val="clear" w:color="auto" w:fill="auto"/>
            <w:tcPrChange w:id="1045" w:author="Batra Yogesh (EXT)" w:date="2018-04-13T12:12:00Z">
              <w:tcPr>
                <w:tcW w:w="2880" w:type="dxa"/>
                <w:shd w:val="clear" w:color="auto" w:fill="auto"/>
              </w:tcPr>
            </w:tcPrChange>
          </w:tcPr>
          <w:p w14:paraId="29C76722" w14:textId="77777777" w:rsidR="00A0445B" w:rsidRPr="007528FF" w:rsidRDefault="00A0445B" w:rsidP="009C39F8">
            <w:pPr>
              <w:rPr>
                <w:ins w:id="1046" w:author="Wirasak Chomphu [2]" w:date="2017-11-26T16:12:00Z"/>
                <w:rFonts w:cs="Arial"/>
                <w:sz w:val="20"/>
                <w:rPrChange w:id="1047" w:author="Batra Yogesh (EXT)" w:date="2018-04-13T12:10:00Z">
                  <w:rPr>
                    <w:ins w:id="1048" w:author="Wirasak Chomphu [2]" w:date="2017-11-26T16:12:00Z"/>
                    <w:rFonts w:ascii="Century Gothic" w:hAnsi="Century Gothic"/>
                    <w:sz w:val="20"/>
                  </w:rPr>
                </w:rPrChange>
              </w:rPr>
            </w:pPr>
            <w:proofErr w:type="spellStart"/>
            <w:ins w:id="1049" w:author="Wirasak Chomphu [2]" w:date="2017-11-26T16:12:00Z">
              <w:r w:rsidRPr="007528FF">
                <w:rPr>
                  <w:rFonts w:cs="Arial"/>
                  <w:sz w:val="20"/>
                  <w:rPrChange w:id="1050" w:author="Batra Yogesh (EXT)" w:date="2018-04-13T12:10:00Z">
                    <w:rPr>
                      <w:rFonts w:ascii="Century Gothic" w:hAnsi="Century Gothic"/>
                      <w:sz w:val="20"/>
                    </w:rPr>
                  </w:rPrChange>
                </w:rPr>
                <w:t>yyyy</w:t>
              </w:r>
              <w:proofErr w:type="spellEnd"/>
              <w:r w:rsidRPr="007528FF">
                <w:rPr>
                  <w:rFonts w:cs="Arial"/>
                  <w:sz w:val="20"/>
                  <w:rPrChange w:id="1051" w:author="Batra Yogesh (EXT)" w:date="2018-04-13T12:10:00Z">
                    <w:rPr>
                      <w:rFonts w:ascii="Century Gothic" w:hAnsi="Century Gothic"/>
                      <w:sz w:val="20"/>
                    </w:rPr>
                  </w:rPrChange>
                </w:rPr>
                <w:t>-mm-</w:t>
              </w:r>
              <w:proofErr w:type="gramStart"/>
              <w:r w:rsidRPr="007528FF">
                <w:rPr>
                  <w:rFonts w:cs="Arial"/>
                  <w:sz w:val="20"/>
                  <w:rPrChange w:id="1052" w:author="Batra Yogesh (EXT)" w:date="2018-04-13T12:10:00Z">
                    <w:rPr>
                      <w:rFonts w:ascii="Century Gothic" w:hAnsi="Century Gothic"/>
                      <w:sz w:val="20"/>
                    </w:rPr>
                  </w:rPrChange>
                </w:rPr>
                <w:t xml:space="preserve">dd  </w:t>
              </w:r>
              <w:proofErr w:type="spellStart"/>
              <w:r w:rsidRPr="007528FF">
                <w:rPr>
                  <w:rFonts w:cs="Arial"/>
                  <w:sz w:val="20"/>
                  <w:rPrChange w:id="1053" w:author="Batra Yogesh (EXT)" w:date="2018-04-13T12:10:00Z">
                    <w:rPr>
                      <w:rFonts w:ascii="Century Gothic" w:hAnsi="Century Gothic"/>
                      <w:sz w:val="20"/>
                    </w:rPr>
                  </w:rPrChange>
                </w:rPr>
                <w:t>hh</w:t>
              </w:r>
              <w:proofErr w:type="gramEnd"/>
              <w:r w:rsidRPr="007528FF">
                <w:rPr>
                  <w:rFonts w:cs="Arial"/>
                  <w:sz w:val="20"/>
                  <w:rPrChange w:id="1054" w:author="Batra Yogesh (EXT)" w:date="2018-04-13T12:10:00Z">
                    <w:rPr>
                      <w:rFonts w:ascii="Century Gothic" w:hAnsi="Century Gothic"/>
                      <w:sz w:val="20"/>
                    </w:rPr>
                  </w:rPrChange>
                </w:rPr>
                <w:t>:mm</w:t>
              </w:r>
              <w:proofErr w:type="spellEnd"/>
            </w:ins>
          </w:p>
        </w:tc>
      </w:tr>
      <w:tr w:rsidR="00A0445B" w:rsidRPr="007528FF" w14:paraId="09C93E25" w14:textId="77777777" w:rsidTr="007528FF">
        <w:trPr>
          <w:ins w:id="1055" w:author="Wirasak Chomphu [2]" w:date="2017-11-26T16:12:00Z"/>
        </w:trPr>
        <w:tc>
          <w:tcPr>
            <w:tcW w:w="1333" w:type="pct"/>
            <w:tcPrChange w:id="1056" w:author="Batra Yogesh (EXT)" w:date="2018-04-13T12:12:00Z">
              <w:tcPr>
                <w:tcW w:w="2160" w:type="dxa"/>
              </w:tcPr>
            </w:tcPrChange>
          </w:tcPr>
          <w:p w14:paraId="73CA6464" w14:textId="594311C0" w:rsidR="00A0445B" w:rsidRPr="007528FF" w:rsidRDefault="00A0445B" w:rsidP="009C39F8">
            <w:pPr>
              <w:tabs>
                <w:tab w:val="num" w:pos="1440"/>
              </w:tabs>
              <w:rPr>
                <w:ins w:id="1057" w:author="Wirasak Chomphu [2]" w:date="2017-11-26T16:12:00Z"/>
                <w:rFonts w:cs="Arial"/>
                <w:sz w:val="20"/>
                <w:rPrChange w:id="1058" w:author="Batra Yogesh (EXT)" w:date="2018-04-13T12:10:00Z">
                  <w:rPr>
                    <w:ins w:id="1059" w:author="Wirasak Chomphu [2]" w:date="2017-11-26T16:12:00Z"/>
                    <w:rFonts w:ascii="Century Gothic" w:hAnsi="Century Gothic"/>
                    <w:sz w:val="20"/>
                  </w:rPr>
                </w:rPrChange>
              </w:rPr>
            </w:pPr>
            <w:ins w:id="1060" w:author="Wirasak Chomphu [2]" w:date="2017-11-26T16:14:00Z">
              <w:r w:rsidRPr="007528FF">
                <w:rPr>
                  <w:rFonts w:cs="Arial"/>
                  <w:sz w:val="20"/>
                  <w:rPrChange w:id="1061" w:author="Batra Yogesh (EXT)" w:date="2018-04-13T12:10:00Z">
                    <w:rPr>
                      <w:rFonts w:ascii="Century Gothic" w:hAnsi="Century Gothic"/>
                      <w:sz w:val="20"/>
                    </w:rPr>
                  </w:rPrChange>
                </w:rPr>
                <w:t>Well Name</w:t>
              </w:r>
            </w:ins>
          </w:p>
        </w:tc>
        <w:tc>
          <w:tcPr>
            <w:tcW w:w="1889" w:type="pct"/>
            <w:tcPrChange w:id="1062" w:author="Batra Yogesh (EXT)" w:date="2018-04-13T12:12:00Z">
              <w:tcPr>
                <w:tcW w:w="3060" w:type="dxa"/>
              </w:tcPr>
            </w:tcPrChange>
          </w:tcPr>
          <w:p w14:paraId="367A3B8D" w14:textId="77777777" w:rsidR="00A0445B" w:rsidRPr="007528FF" w:rsidRDefault="00A0445B" w:rsidP="009C39F8">
            <w:pPr>
              <w:rPr>
                <w:ins w:id="1063" w:author="Wirasak Chomphu [2]" w:date="2017-11-26T16:12:00Z"/>
                <w:rFonts w:cs="Arial"/>
                <w:iCs/>
                <w:sz w:val="20"/>
                <w:rPrChange w:id="1064" w:author="Batra Yogesh (EXT)" w:date="2018-04-13T12:10:00Z">
                  <w:rPr>
                    <w:ins w:id="1065" w:author="Wirasak Chomphu [2]" w:date="2017-11-26T16:12:00Z"/>
                    <w:rFonts w:ascii="Century Gothic" w:hAnsi="Century Gothic"/>
                    <w:iCs/>
                    <w:sz w:val="20"/>
                  </w:rPr>
                </w:rPrChange>
              </w:rPr>
            </w:pPr>
            <w:ins w:id="1066" w:author="Wirasak Chomphu [2]" w:date="2017-11-26T16:12:00Z">
              <w:r w:rsidRPr="007528FF">
                <w:rPr>
                  <w:rFonts w:cs="Arial"/>
                  <w:sz w:val="20"/>
                  <w:rPrChange w:id="1067" w:author="Batra Yogesh (EXT)" w:date="2018-04-13T12:10:00Z">
                    <w:rPr>
                      <w:rFonts w:ascii="Century Gothic" w:hAnsi="Century Gothic"/>
                      <w:sz w:val="20"/>
                    </w:rPr>
                  </w:rPrChange>
                </w:rPr>
                <w:t>Mandatory</w:t>
              </w:r>
            </w:ins>
          </w:p>
        </w:tc>
        <w:tc>
          <w:tcPr>
            <w:tcW w:w="1778" w:type="pct"/>
            <w:shd w:val="clear" w:color="auto" w:fill="auto"/>
            <w:tcPrChange w:id="1068" w:author="Batra Yogesh (EXT)" w:date="2018-04-13T12:12:00Z">
              <w:tcPr>
                <w:tcW w:w="2880" w:type="dxa"/>
                <w:shd w:val="clear" w:color="auto" w:fill="auto"/>
              </w:tcPr>
            </w:tcPrChange>
          </w:tcPr>
          <w:p w14:paraId="0A4B675E" w14:textId="77777777" w:rsidR="00A0445B" w:rsidRPr="007528FF" w:rsidRDefault="00A0445B" w:rsidP="009C39F8">
            <w:pPr>
              <w:rPr>
                <w:ins w:id="1069" w:author="Wirasak Chomphu [2]" w:date="2017-11-26T16:12:00Z"/>
                <w:rFonts w:cs="Arial"/>
                <w:sz w:val="20"/>
                <w:rPrChange w:id="1070" w:author="Batra Yogesh (EXT)" w:date="2018-04-13T12:10:00Z">
                  <w:rPr>
                    <w:ins w:id="1071" w:author="Wirasak Chomphu [2]" w:date="2017-11-26T16:12:00Z"/>
                    <w:rFonts w:ascii="Century Gothic" w:hAnsi="Century Gothic"/>
                    <w:sz w:val="20"/>
                  </w:rPr>
                </w:rPrChange>
              </w:rPr>
            </w:pPr>
            <w:ins w:id="1072" w:author="Wirasak Chomphu [2]" w:date="2017-11-26T16:12:00Z">
              <w:r w:rsidRPr="007528FF">
                <w:rPr>
                  <w:rFonts w:cs="Arial"/>
                  <w:iCs/>
                  <w:sz w:val="20"/>
                  <w:rPrChange w:id="1073" w:author="Batra Yogesh (EXT)" w:date="2018-04-13T12:10:00Z">
                    <w:rPr>
                      <w:rFonts w:ascii="Century Gothic" w:hAnsi="Century Gothic"/>
                      <w:iCs/>
                      <w:sz w:val="20"/>
                    </w:rPr>
                  </w:rPrChange>
                </w:rPr>
                <w:t>Drop-down</w:t>
              </w:r>
            </w:ins>
          </w:p>
        </w:tc>
      </w:tr>
      <w:tr w:rsidR="00A0445B" w:rsidRPr="007528FF" w14:paraId="630B76F1" w14:textId="77777777" w:rsidTr="007528FF">
        <w:trPr>
          <w:ins w:id="1074" w:author="Wirasak Chomphu [2]" w:date="2017-11-26T16:14:00Z"/>
        </w:trPr>
        <w:tc>
          <w:tcPr>
            <w:tcW w:w="1333" w:type="pct"/>
            <w:tcPrChange w:id="1075" w:author="Batra Yogesh (EXT)" w:date="2018-04-13T12:12:00Z">
              <w:tcPr>
                <w:tcW w:w="2160" w:type="dxa"/>
              </w:tcPr>
            </w:tcPrChange>
          </w:tcPr>
          <w:p w14:paraId="4F1E6F49" w14:textId="02DDDE74" w:rsidR="00A0445B" w:rsidRPr="007528FF" w:rsidRDefault="00A0445B" w:rsidP="00A0445B">
            <w:pPr>
              <w:tabs>
                <w:tab w:val="num" w:pos="1440"/>
              </w:tabs>
              <w:rPr>
                <w:ins w:id="1076" w:author="Wirasak Chomphu [2]" w:date="2017-11-26T16:14:00Z"/>
                <w:rFonts w:cs="Arial"/>
                <w:sz w:val="20"/>
                <w:rPrChange w:id="1077" w:author="Batra Yogesh (EXT)" w:date="2018-04-13T12:10:00Z">
                  <w:rPr>
                    <w:ins w:id="1078" w:author="Wirasak Chomphu [2]" w:date="2017-11-26T16:14:00Z"/>
                    <w:rFonts w:ascii="Century Gothic" w:hAnsi="Century Gothic"/>
                    <w:sz w:val="20"/>
                  </w:rPr>
                </w:rPrChange>
              </w:rPr>
            </w:pPr>
            <w:ins w:id="1079" w:author="Wirasak Chomphu [2]" w:date="2017-11-26T16:14:00Z">
              <w:r w:rsidRPr="007528FF">
                <w:rPr>
                  <w:rFonts w:cs="Arial"/>
                  <w:sz w:val="20"/>
                  <w:rPrChange w:id="1080" w:author="Batra Yogesh (EXT)" w:date="2018-04-13T12:10:00Z">
                    <w:rPr>
                      <w:rFonts w:ascii="Century Gothic" w:hAnsi="Century Gothic"/>
                      <w:sz w:val="20"/>
                    </w:rPr>
                  </w:rPrChange>
                </w:rPr>
                <w:t>Well Status</w:t>
              </w:r>
            </w:ins>
          </w:p>
        </w:tc>
        <w:tc>
          <w:tcPr>
            <w:tcW w:w="1889" w:type="pct"/>
            <w:tcPrChange w:id="1081" w:author="Batra Yogesh (EXT)" w:date="2018-04-13T12:12:00Z">
              <w:tcPr>
                <w:tcW w:w="3060" w:type="dxa"/>
              </w:tcPr>
            </w:tcPrChange>
          </w:tcPr>
          <w:p w14:paraId="5DA0291F" w14:textId="789157BC" w:rsidR="00A0445B" w:rsidRPr="007528FF" w:rsidRDefault="00A0445B" w:rsidP="00A0445B">
            <w:pPr>
              <w:rPr>
                <w:ins w:id="1082" w:author="Wirasak Chomphu [2]" w:date="2017-11-26T16:14:00Z"/>
                <w:rFonts w:cs="Arial"/>
                <w:sz w:val="20"/>
                <w:rPrChange w:id="1083" w:author="Batra Yogesh (EXT)" w:date="2018-04-13T12:10:00Z">
                  <w:rPr>
                    <w:ins w:id="1084" w:author="Wirasak Chomphu [2]" w:date="2017-11-26T16:14:00Z"/>
                    <w:rFonts w:ascii="Century Gothic" w:hAnsi="Century Gothic"/>
                    <w:sz w:val="20"/>
                  </w:rPr>
                </w:rPrChange>
              </w:rPr>
            </w:pPr>
            <w:ins w:id="1085" w:author="Wirasak Chomphu [2]" w:date="2017-11-26T16:14:00Z">
              <w:r w:rsidRPr="007528FF">
                <w:rPr>
                  <w:rFonts w:cs="Arial"/>
                  <w:sz w:val="20"/>
                  <w:rPrChange w:id="1086" w:author="Batra Yogesh (EXT)" w:date="2018-04-13T12:10:00Z">
                    <w:rPr>
                      <w:rFonts w:ascii="Century Gothic" w:hAnsi="Century Gothic"/>
                      <w:sz w:val="20"/>
                    </w:rPr>
                  </w:rPrChange>
                </w:rPr>
                <w:t>Mandatory</w:t>
              </w:r>
            </w:ins>
          </w:p>
        </w:tc>
        <w:tc>
          <w:tcPr>
            <w:tcW w:w="1778" w:type="pct"/>
            <w:shd w:val="clear" w:color="auto" w:fill="auto"/>
            <w:tcPrChange w:id="1087" w:author="Batra Yogesh (EXT)" w:date="2018-04-13T12:12:00Z">
              <w:tcPr>
                <w:tcW w:w="2880" w:type="dxa"/>
                <w:shd w:val="clear" w:color="auto" w:fill="auto"/>
              </w:tcPr>
            </w:tcPrChange>
          </w:tcPr>
          <w:p w14:paraId="64566FCA" w14:textId="7ADFBE94" w:rsidR="00A0445B" w:rsidRPr="007528FF" w:rsidRDefault="00A0445B" w:rsidP="00A0445B">
            <w:pPr>
              <w:rPr>
                <w:ins w:id="1088" w:author="Wirasak Chomphu [2]" w:date="2017-11-26T16:14:00Z"/>
                <w:rFonts w:cs="Arial"/>
                <w:iCs/>
                <w:sz w:val="20"/>
                <w:rPrChange w:id="1089" w:author="Batra Yogesh (EXT)" w:date="2018-04-13T12:10:00Z">
                  <w:rPr>
                    <w:ins w:id="1090" w:author="Wirasak Chomphu [2]" w:date="2017-11-26T16:14:00Z"/>
                    <w:rFonts w:ascii="Century Gothic" w:hAnsi="Century Gothic"/>
                    <w:iCs/>
                    <w:sz w:val="20"/>
                  </w:rPr>
                </w:rPrChange>
              </w:rPr>
            </w:pPr>
            <w:ins w:id="1091" w:author="Wirasak Chomphu [2]" w:date="2017-11-26T16:14:00Z">
              <w:r w:rsidRPr="007528FF">
                <w:rPr>
                  <w:rFonts w:cs="Arial"/>
                  <w:iCs/>
                  <w:sz w:val="20"/>
                  <w:rPrChange w:id="1092" w:author="Batra Yogesh (EXT)" w:date="2018-04-13T12:10:00Z">
                    <w:rPr>
                      <w:rFonts w:ascii="Century Gothic" w:hAnsi="Century Gothic"/>
                      <w:iCs/>
                      <w:sz w:val="20"/>
                    </w:rPr>
                  </w:rPrChange>
                </w:rPr>
                <w:t>Drop-down</w:t>
              </w:r>
            </w:ins>
          </w:p>
        </w:tc>
      </w:tr>
      <w:tr w:rsidR="00A0445B" w:rsidRPr="007528FF" w14:paraId="0FA90F4D" w14:textId="77777777" w:rsidTr="007528FF">
        <w:trPr>
          <w:ins w:id="1093" w:author="Wirasak Chomphu [2]" w:date="2017-11-26T16:14:00Z"/>
        </w:trPr>
        <w:tc>
          <w:tcPr>
            <w:tcW w:w="1333" w:type="pct"/>
            <w:tcPrChange w:id="1094" w:author="Batra Yogesh (EXT)" w:date="2018-04-13T12:12:00Z">
              <w:tcPr>
                <w:tcW w:w="2160" w:type="dxa"/>
              </w:tcPr>
            </w:tcPrChange>
          </w:tcPr>
          <w:p w14:paraId="3F8D4E14" w14:textId="77777777" w:rsidR="00A0445B" w:rsidRPr="007528FF" w:rsidRDefault="00A0445B" w:rsidP="00A0445B">
            <w:pPr>
              <w:tabs>
                <w:tab w:val="num" w:pos="1440"/>
              </w:tabs>
              <w:rPr>
                <w:ins w:id="1095" w:author="Wirasak Chomphu [2]" w:date="2017-11-26T16:14:00Z"/>
                <w:rFonts w:cs="Arial"/>
                <w:sz w:val="20"/>
                <w:rPrChange w:id="1096" w:author="Batra Yogesh (EXT)" w:date="2018-04-13T12:10:00Z">
                  <w:rPr>
                    <w:ins w:id="1097" w:author="Wirasak Chomphu [2]" w:date="2017-11-26T16:14:00Z"/>
                    <w:rFonts w:ascii="Century Gothic" w:hAnsi="Century Gothic"/>
                    <w:sz w:val="20"/>
                  </w:rPr>
                </w:rPrChange>
              </w:rPr>
            </w:pPr>
          </w:p>
        </w:tc>
        <w:tc>
          <w:tcPr>
            <w:tcW w:w="1889" w:type="pct"/>
            <w:tcPrChange w:id="1098" w:author="Batra Yogesh (EXT)" w:date="2018-04-13T12:12:00Z">
              <w:tcPr>
                <w:tcW w:w="3060" w:type="dxa"/>
              </w:tcPr>
            </w:tcPrChange>
          </w:tcPr>
          <w:p w14:paraId="2AF93D58" w14:textId="77777777" w:rsidR="00A0445B" w:rsidRPr="007528FF" w:rsidRDefault="00A0445B" w:rsidP="00A0445B">
            <w:pPr>
              <w:rPr>
                <w:ins w:id="1099" w:author="Wirasak Chomphu [2]" w:date="2017-11-26T16:14:00Z"/>
                <w:rFonts w:cs="Arial"/>
                <w:sz w:val="20"/>
                <w:rPrChange w:id="1100" w:author="Batra Yogesh (EXT)" w:date="2018-04-13T12:10:00Z">
                  <w:rPr>
                    <w:ins w:id="1101" w:author="Wirasak Chomphu [2]" w:date="2017-11-26T16:14:00Z"/>
                    <w:rFonts w:ascii="Century Gothic" w:hAnsi="Century Gothic"/>
                    <w:sz w:val="20"/>
                  </w:rPr>
                </w:rPrChange>
              </w:rPr>
            </w:pPr>
          </w:p>
        </w:tc>
        <w:tc>
          <w:tcPr>
            <w:tcW w:w="1778" w:type="pct"/>
            <w:shd w:val="clear" w:color="auto" w:fill="auto"/>
            <w:tcPrChange w:id="1102" w:author="Batra Yogesh (EXT)" w:date="2018-04-13T12:12:00Z">
              <w:tcPr>
                <w:tcW w:w="2880" w:type="dxa"/>
                <w:shd w:val="clear" w:color="auto" w:fill="auto"/>
              </w:tcPr>
            </w:tcPrChange>
          </w:tcPr>
          <w:p w14:paraId="36B317E9" w14:textId="77777777" w:rsidR="00A0445B" w:rsidRPr="007528FF" w:rsidRDefault="00A0445B" w:rsidP="00A0445B">
            <w:pPr>
              <w:rPr>
                <w:ins w:id="1103" w:author="Wirasak Chomphu [2]" w:date="2017-11-26T16:14:00Z"/>
                <w:rFonts w:cs="Arial"/>
                <w:iCs/>
                <w:sz w:val="20"/>
                <w:rPrChange w:id="1104" w:author="Batra Yogesh (EXT)" w:date="2018-04-13T12:10:00Z">
                  <w:rPr>
                    <w:ins w:id="1105" w:author="Wirasak Chomphu [2]" w:date="2017-11-26T16:14:00Z"/>
                    <w:rFonts w:ascii="Century Gothic" w:hAnsi="Century Gothic"/>
                    <w:iCs/>
                    <w:sz w:val="20"/>
                  </w:rPr>
                </w:rPrChange>
              </w:rPr>
            </w:pPr>
          </w:p>
        </w:tc>
      </w:tr>
    </w:tbl>
    <w:p w14:paraId="7EC25E3E" w14:textId="77777777" w:rsidR="00A0445B" w:rsidRPr="007528FF" w:rsidRDefault="00A0445B" w:rsidP="00A0445B">
      <w:pPr>
        <w:ind w:left="720"/>
        <w:rPr>
          <w:ins w:id="1106" w:author="Wirasak Chomphu [2]" w:date="2017-11-26T16:12:00Z"/>
          <w:rFonts w:cs="Arial"/>
          <w:rPrChange w:id="1107" w:author="Batra Yogesh (EXT)" w:date="2018-04-13T12:10:00Z">
            <w:rPr>
              <w:ins w:id="1108" w:author="Wirasak Chomphu [2]" w:date="2017-11-26T16:12:00Z"/>
              <w:rFonts w:ascii="Century Gothic" w:hAnsi="Century Gothic"/>
            </w:rPr>
          </w:rPrChange>
        </w:rPr>
      </w:pPr>
    </w:p>
    <w:p w14:paraId="0BAA3844" w14:textId="480D340F" w:rsidR="00E77205" w:rsidRPr="007528FF" w:rsidRDefault="00E77205" w:rsidP="00BF2F96">
      <w:pPr>
        <w:rPr>
          <w:rFonts w:cs="Arial"/>
          <w:i/>
        </w:rPr>
      </w:pPr>
    </w:p>
    <w:sectPr w:rsidR="00E77205" w:rsidRPr="007528FF" w:rsidSect="004D002A">
      <w:footerReference w:type="even" r:id="rId19"/>
      <w:pgSz w:w="12240" w:h="15840" w:code="1"/>
      <w:pgMar w:top="144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53" w:author="Lopez, Jennifer" w:date="2017-11-09T11:07:00Z" w:initials="LJ">
    <w:p w14:paraId="0931F534" w14:textId="6BBD5681" w:rsidR="008F4E14" w:rsidRDefault="008F4E14">
      <w:pPr>
        <w:pStyle w:val="CommentText"/>
      </w:pPr>
      <w:r>
        <w:rPr>
          <w:rStyle w:val="CommentReference"/>
        </w:rPr>
        <w:annotationRef/>
      </w:r>
      <w:r>
        <w:t>New request that this be included for all Use Cases</w:t>
      </w:r>
    </w:p>
  </w:comment>
  <w:comment w:id="324" w:author="Lopez, Jennifer" w:date="2017-11-09T11:09:00Z" w:initials="LJ">
    <w:p w14:paraId="7863D255" w14:textId="103A293A" w:rsidR="008F4E14" w:rsidRDefault="008F4E14">
      <w:pPr>
        <w:pStyle w:val="CommentText"/>
      </w:pPr>
      <w:r>
        <w:rPr>
          <w:rStyle w:val="CommentReference"/>
        </w:rPr>
        <w:annotationRef/>
      </w:r>
      <w:r>
        <w:t>Include all hierarchy levels and indicate which are optional</w:t>
      </w:r>
    </w:p>
  </w:comment>
  <w:comment w:id="325" w:author="Wirasak Chomphu [2]" w:date="2017-11-26T15:59:00Z" w:initials="WC">
    <w:p w14:paraId="34633D9D" w14:textId="160D1456" w:rsidR="0035045F" w:rsidRDefault="0035045F">
      <w:pPr>
        <w:pStyle w:val="CommentText"/>
      </w:pPr>
      <w:r>
        <w:rPr>
          <w:rFonts w:ascii="Century Gothic" w:hAnsi="Century Gothic"/>
          <w:b/>
          <w:i/>
        </w:rPr>
        <w:t xml:space="preserve">See in </w:t>
      </w:r>
      <w:r>
        <w:rPr>
          <w:rStyle w:val="CommentReference"/>
        </w:rPr>
        <w:annotationRef/>
      </w:r>
      <w:r>
        <w:rPr>
          <w:rFonts w:ascii="Century Gothic" w:hAnsi="Century Gothic"/>
          <w:b/>
          <w:i/>
        </w:rPr>
        <w:t>Operation</w:t>
      </w:r>
      <w:r w:rsidRPr="00870265">
        <w:rPr>
          <w:rFonts w:ascii="Century Gothic" w:hAnsi="Century Gothic"/>
          <w:b/>
          <w:i/>
        </w:rPr>
        <w:t xml:space="preserve"> Hierarchy</w:t>
      </w:r>
      <w:r>
        <w:rPr>
          <w:rFonts w:ascii="Century Gothic" w:hAnsi="Century Gothic"/>
          <w:b/>
          <w:i/>
        </w:rPr>
        <w:t>, well is optional user shall be able to select any object or leave it blank, then the BF shows all data of fcitily class 1 objects same as the existing logic/condition defined.</w:t>
      </w:r>
    </w:p>
  </w:comment>
  <w:comment w:id="386" w:author="Lopez, Jennifer" w:date="2017-11-09T11:10:00Z" w:initials="LJ">
    <w:p w14:paraId="1F6B8D64" w14:textId="77777777" w:rsidR="008F4E14" w:rsidRDefault="008F4E14">
      <w:pPr>
        <w:pStyle w:val="CommentText"/>
      </w:pPr>
      <w:r>
        <w:rPr>
          <w:rStyle w:val="CommentReference"/>
        </w:rPr>
        <w:annotationRef/>
      </w:r>
      <w:r>
        <w:t>List out all visible data entry fields</w:t>
      </w:r>
    </w:p>
    <w:p w14:paraId="47ACB9B8" w14:textId="3F1E45FB" w:rsidR="008F4E14" w:rsidRDefault="008F4E14">
      <w:pPr>
        <w:pStyle w:val="CommentText"/>
      </w:pPr>
      <w:r>
        <w:t>Identify which are mandatory or optional</w:t>
      </w:r>
    </w:p>
  </w:comment>
  <w:comment w:id="469" w:author="Lopez, Jennifer" w:date="2017-11-09T11:12:00Z" w:initials="LJ">
    <w:p w14:paraId="7228CD59" w14:textId="77777777" w:rsidR="0035045F" w:rsidRDefault="0035045F" w:rsidP="0035045F">
      <w:pPr>
        <w:pStyle w:val="CommentText"/>
      </w:pPr>
      <w:r>
        <w:rPr>
          <w:rStyle w:val="CommentReference"/>
        </w:rPr>
        <w:annotationRef/>
      </w:r>
      <w:r>
        <w:t>Include in the “Actor Action” column</w:t>
      </w:r>
    </w:p>
  </w:comment>
  <w:comment w:id="505" w:author="Lopez, Jennifer" w:date="2017-11-09T11:12:00Z" w:initials="LJ">
    <w:p w14:paraId="3BC35F5A" w14:textId="77777777" w:rsidR="001C51F5" w:rsidRDefault="001C51F5" w:rsidP="001C51F5">
      <w:pPr>
        <w:pStyle w:val="CommentText"/>
      </w:pPr>
      <w:r>
        <w:rPr>
          <w:rStyle w:val="CommentReference"/>
        </w:rPr>
        <w:annotationRef/>
      </w:r>
      <w:r>
        <w:t>I suggest moving this to “System Response” column</w:t>
      </w:r>
    </w:p>
  </w:comment>
  <w:comment w:id="528" w:author="Lopez, Jennifer" w:date="2017-11-09T11:12:00Z" w:initials="LJ">
    <w:p w14:paraId="02B3F36F" w14:textId="28D3CCAF" w:rsidR="008F4E14" w:rsidRDefault="008F4E14">
      <w:pPr>
        <w:pStyle w:val="CommentText"/>
      </w:pPr>
      <w:r>
        <w:rPr>
          <w:rStyle w:val="CommentReference"/>
        </w:rPr>
        <w:annotationRef/>
      </w:r>
      <w:r>
        <w:t>Include in the “Actor Action” column</w:t>
      </w:r>
    </w:p>
  </w:comment>
  <w:comment w:id="573" w:author="Lopez, Jennifer" w:date="2017-11-09T11:12:00Z" w:initials="LJ">
    <w:p w14:paraId="56E2F499" w14:textId="663E0260" w:rsidR="008F4E14" w:rsidRDefault="008F4E14">
      <w:pPr>
        <w:pStyle w:val="CommentText"/>
      </w:pPr>
      <w:r>
        <w:rPr>
          <w:rStyle w:val="CommentReference"/>
        </w:rPr>
        <w:annotationRef/>
      </w:r>
      <w:r>
        <w:t>I suggest moving this to “System Response” column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31F534" w15:done="1"/>
  <w15:commentEx w15:paraId="7863D255" w15:done="0"/>
  <w15:commentEx w15:paraId="34633D9D" w15:paraIdParent="7863D255" w15:done="0"/>
  <w15:commentEx w15:paraId="47ACB9B8" w15:done="0"/>
  <w15:commentEx w15:paraId="7228CD59" w15:done="1"/>
  <w15:commentEx w15:paraId="3BC35F5A" w15:done="1"/>
  <w15:commentEx w15:paraId="02B3F36F" w15:done="0"/>
  <w15:commentEx w15:paraId="56E2F4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31F534" w16cid:durableId="22A87FCE"/>
  <w16cid:commentId w16cid:paraId="7863D255" w16cid:durableId="22A87FCF"/>
  <w16cid:commentId w16cid:paraId="34633D9D" w16cid:durableId="22A87FD0"/>
  <w16cid:commentId w16cid:paraId="47ACB9B8" w16cid:durableId="22A87FD1"/>
  <w16cid:commentId w16cid:paraId="7228CD59" w16cid:durableId="22A87FD2"/>
  <w16cid:commentId w16cid:paraId="3BC35F5A" w16cid:durableId="22A87FD3"/>
  <w16cid:commentId w16cid:paraId="02B3F36F" w16cid:durableId="22A87FD4"/>
  <w16cid:commentId w16cid:paraId="56E2F499" w16cid:durableId="22A87F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71CD8D" w14:textId="77777777" w:rsidR="006A366E" w:rsidRDefault="006A366E">
      <w:r>
        <w:separator/>
      </w:r>
    </w:p>
  </w:endnote>
  <w:endnote w:type="continuationSeparator" w:id="0">
    <w:p w14:paraId="15D84CF2" w14:textId="77777777" w:rsidR="006A366E" w:rsidRDefault="006A3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1E27C3BF"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B97313">
      <w:rPr>
        <w:rFonts w:cs="Arial"/>
        <w:noProof/>
        <w:color w:val="3399FF"/>
      </w:rPr>
      <w:t>1</w:t>
    </w:r>
    <w:r>
      <w:rPr>
        <w:rFonts w:cs="Arial"/>
        <w:color w:val="3399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6F94A7" w14:textId="77777777" w:rsidR="006A366E" w:rsidRDefault="006A366E">
      <w:r>
        <w:separator/>
      </w:r>
    </w:p>
  </w:footnote>
  <w:footnote w:type="continuationSeparator" w:id="0">
    <w:p w14:paraId="454C1B02" w14:textId="77777777" w:rsidR="006A366E" w:rsidRDefault="006A3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4A3FC2A4" w:rsidR="00014D25" w:rsidRPr="007230F0" w:rsidRDefault="00CD0B64" w:rsidP="00D730E7">
    <w:pPr>
      <w:pStyle w:val="Header"/>
      <w:pBdr>
        <w:bottom w:val="single" w:sz="4" w:space="1" w:color="auto"/>
      </w:pBdr>
      <w:tabs>
        <w:tab w:val="right" w:pos="8460"/>
      </w:tabs>
      <w:jc w:val="center"/>
      <w:rPr>
        <w:b/>
        <w:bCs/>
        <w:color w:val="3399FF"/>
      </w:rPr>
    </w:pPr>
    <w:r>
      <w:rPr>
        <w:rFonts w:cs="Arial"/>
        <w:b/>
        <w:bCs/>
        <w:color w:val="3399FF"/>
      </w:rPr>
      <w:t>EC_0</w:t>
    </w:r>
    <w:ins w:id="100" w:author="Shah Ashay" w:date="2018-04-16T13:18:00Z">
      <w:r w:rsidR="00657B15">
        <w:rPr>
          <w:rFonts w:cs="Arial"/>
          <w:b/>
          <w:bCs/>
          <w:color w:val="3399FF"/>
        </w:rPr>
        <w:t>11_2</w:t>
      </w:r>
    </w:ins>
    <w:del w:id="101" w:author="Shah Ashay" w:date="2018-04-16T13:18:00Z">
      <w:r w:rsidDel="00657B15">
        <w:rPr>
          <w:rFonts w:cs="Arial"/>
          <w:b/>
          <w:bCs/>
          <w:color w:val="3399FF"/>
        </w:rPr>
        <w:delText>9_3</w:delText>
      </w:r>
    </w:del>
    <w:r>
      <w:rPr>
        <w:rFonts w:cs="Arial"/>
        <w:b/>
        <w:bCs/>
        <w:color w:val="3399FF"/>
      </w:rPr>
      <w:t>_</w:t>
    </w:r>
    <w:r w:rsidR="007230F0" w:rsidRPr="007230F0">
      <w:rPr>
        <w:rFonts w:cs="Arial"/>
        <w:b/>
        <w:bCs/>
        <w:color w:val="3399FF"/>
      </w:rPr>
      <w:t>BKK_</w:t>
    </w:r>
    <w:r>
      <w:rPr>
        <w:rFonts w:cs="Arial"/>
        <w:b/>
        <w:bCs/>
        <w:color w:val="3399FF"/>
      </w:rPr>
      <w:t>UC</w:t>
    </w:r>
    <w:r w:rsidR="007230F0" w:rsidRPr="007230F0">
      <w:rPr>
        <w:rFonts w:cs="Arial"/>
        <w:b/>
        <w:bCs/>
        <w:color w:val="3399FF"/>
      </w:rPr>
      <w:t>01</w:t>
    </w:r>
    <w:r>
      <w:rPr>
        <w:rFonts w:cs="Arial"/>
        <w:b/>
        <w:bCs/>
        <w:color w:val="3399FF"/>
      </w:rPr>
      <w:t>_</w:t>
    </w:r>
    <w:r w:rsidR="007230F0" w:rsidRPr="007230F0">
      <w:rPr>
        <w:rFonts w:cs="Arial"/>
        <w:b/>
        <w:bCs/>
        <w:color w:val="3399FF"/>
      </w:rPr>
      <w:t>Production Well Status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E1ED5"/>
    <w:multiLevelType w:val="hybridMultilevel"/>
    <w:tmpl w:val="B5AE6A2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14637"/>
    <w:multiLevelType w:val="hybridMultilevel"/>
    <w:tmpl w:val="06727D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56C0330"/>
    <w:multiLevelType w:val="hybridMultilevel"/>
    <w:tmpl w:val="CE7296B4"/>
    <w:lvl w:ilvl="0" w:tplc="D39A73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65982"/>
    <w:multiLevelType w:val="hybridMultilevel"/>
    <w:tmpl w:val="7CB833A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BEC53A0"/>
    <w:multiLevelType w:val="hybridMultilevel"/>
    <w:tmpl w:val="1868B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A3F40"/>
    <w:multiLevelType w:val="hybridMultilevel"/>
    <w:tmpl w:val="14A67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A90871"/>
    <w:multiLevelType w:val="hybridMultilevel"/>
    <w:tmpl w:val="2FA4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0"/>
  </w:num>
  <w:num w:numId="2">
    <w:abstractNumId w:val="7"/>
  </w:num>
  <w:num w:numId="3">
    <w:abstractNumId w:val="9"/>
  </w:num>
  <w:num w:numId="4">
    <w:abstractNumId w:val="11"/>
  </w:num>
  <w:num w:numId="5">
    <w:abstractNumId w:val="15"/>
  </w:num>
  <w:num w:numId="6">
    <w:abstractNumId w:val="0"/>
  </w:num>
  <w:num w:numId="7">
    <w:abstractNumId w:val="17"/>
  </w:num>
  <w:num w:numId="8">
    <w:abstractNumId w:val="19"/>
  </w:num>
  <w:num w:numId="9">
    <w:abstractNumId w:val="8"/>
  </w:num>
  <w:num w:numId="10">
    <w:abstractNumId w:val="3"/>
  </w:num>
  <w:num w:numId="11">
    <w:abstractNumId w:val="14"/>
  </w:num>
  <w:num w:numId="12">
    <w:abstractNumId w:val="5"/>
  </w:num>
  <w:num w:numId="13">
    <w:abstractNumId w:val="1"/>
  </w:num>
  <w:num w:numId="14">
    <w:abstractNumId w:val="13"/>
  </w:num>
  <w:num w:numId="15">
    <w:abstractNumId w:val="2"/>
  </w:num>
  <w:num w:numId="16">
    <w:abstractNumId w:val="6"/>
  </w:num>
  <w:num w:numId="17">
    <w:abstractNumId w:val="4"/>
  </w:num>
  <w:num w:numId="18">
    <w:abstractNumId w:val="10"/>
  </w:num>
  <w:num w:numId="19">
    <w:abstractNumId w:val="16"/>
  </w:num>
  <w:num w:numId="20">
    <w:abstractNumId w:val="12"/>
  </w:num>
  <w:num w:numId="21">
    <w:abstractNumId w:val="18"/>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rson w15:author="Wirasak Chomphu [2]">
    <w15:presenceInfo w15:providerId="AD" w15:userId="S-1-5-21-2052111302-854245398-1177238915-1945958"/>
  </w15:person>
  <w15:person w15:author="Prakash Atul (Ext)">
    <w15:presenceInfo w15:providerId="AD" w15:userId="S-1-5-21-4162059163-1544859033-1701284029-50486"/>
  </w15:person>
  <w15:person w15:author="Shah Ashay">
    <w15:presenceInfo w15:providerId="None" w15:userId="Shah Ashay"/>
  </w15:person>
  <w15:person w15:author="Lopez, Jennifer">
    <w15:presenceInfo w15:providerId="AD" w15:userId="S-1-5-21-2052111302-854245398-1177238915-459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4543"/>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179B8"/>
    <w:rsid w:val="00022BA5"/>
    <w:rsid w:val="00023077"/>
    <w:rsid w:val="000252E7"/>
    <w:rsid w:val="0003143A"/>
    <w:rsid w:val="000319AF"/>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315"/>
    <w:rsid w:val="000D0593"/>
    <w:rsid w:val="000D219F"/>
    <w:rsid w:val="000D33FC"/>
    <w:rsid w:val="000D3574"/>
    <w:rsid w:val="000D73A9"/>
    <w:rsid w:val="000E15CC"/>
    <w:rsid w:val="000E2318"/>
    <w:rsid w:val="000E32A2"/>
    <w:rsid w:val="000E3D8E"/>
    <w:rsid w:val="000E413F"/>
    <w:rsid w:val="000E422E"/>
    <w:rsid w:val="000E69E6"/>
    <w:rsid w:val="000F3E52"/>
    <w:rsid w:val="000F553B"/>
    <w:rsid w:val="000F6560"/>
    <w:rsid w:val="00100CEB"/>
    <w:rsid w:val="00101DA8"/>
    <w:rsid w:val="001055C7"/>
    <w:rsid w:val="001132C1"/>
    <w:rsid w:val="001138E7"/>
    <w:rsid w:val="00117CB3"/>
    <w:rsid w:val="00120981"/>
    <w:rsid w:val="001216F3"/>
    <w:rsid w:val="00122D71"/>
    <w:rsid w:val="001249B6"/>
    <w:rsid w:val="00124DE3"/>
    <w:rsid w:val="001254F9"/>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0626"/>
    <w:rsid w:val="00150681"/>
    <w:rsid w:val="001516B9"/>
    <w:rsid w:val="00151BF5"/>
    <w:rsid w:val="0015342F"/>
    <w:rsid w:val="001542D8"/>
    <w:rsid w:val="00154331"/>
    <w:rsid w:val="00154905"/>
    <w:rsid w:val="001557A9"/>
    <w:rsid w:val="00156337"/>
    <w:rsid w:val="00156920"/>
    <w:rsid w:val="00157466"/>
    <w:rsid w:val="00161D8A"/>
    <w:rsid w:val="001626DE"/>
    <w:rsid w:val="00162B5C"/>
    <w:rsid w:val="001655FA"/>
    <w:rsid w:val="00167857"/>
    <w:rsid w:val="0017076D"/>
    <w:rsid w:val="001750D9"/>
    <w:rsid w:val="00175246"/>
    <w:rsid w:val="00185E6A"/>
    <w:rsid w:val="00187E72"/>
    <w:rsid w:val="00191390"/>
    <w:rsid w:val="00191E07"/>
    <w:rsid w:val="001939E7"/>
    <w:rsid w:val="00194F51"/>
    <w:rsid w:val="0019518A"/>
    <w:rsid w:val="0019633B"/>
    <w:rsid w:val="00196B95"/>
    <w:rsid w:val="00196C1A"/>
    <w:rsid w:val="001971EC"/>
    <w:rsid w:val="001A1177"/>
    <w:rsid w:val="001A325B"/>
    <w:rsid w:val="001A5809"/>
    <w:rsid w:val="001A6A79"/>
    <w:rsid w:val="001B0878"/>
    <w:rsid w:val="001B1D7C"/>
    <w:rsid w:val="001B3E59"/>
    <w:rsid w:val="001B668C"/>
    <w:rsid w:val="001B717B"/>
    <w:rsid w:val="001B79A8"/>
    <w:rsid w:val="001C3234"/>
    <w:rsid w:val="001C51F5"/>
    <w:rsid w:val="001D4407"/>
    <w:rsid w:val="001D705B"/>
    <w:rsid w:val="001E2C66"/>
    <w:rsid w:val="001E3D6C"/>
    <w:rsid w:val="001E52CE"/>
    <w:rsid w:val="001E7C15"/>
    <w:rsid w:val="001F39DB"/>
    <w:rsid w:val="001F4076"/>
    <w:rsid w:val="0020298E"/>
    <w:rsid w:val="00205F8C"/>
    <w:rsid w:val="00207B56"/>
    <w:rsid w:val="00212519"/>
    <w:rsid w:val="002127A4"/>
    <w:rsid w:val="00213528"/>
    <w:rsid w:val="002153C4"/>
    <w:rsid w:val="00215B02"/>
    <w:rsid w:val="0022028E"/>
    <w:rsid w:val="00226A6D"/>
    <w:rsid w:val="002277E3"/>
    <w:rsid w:val="00232E39"/>
    <w:rsid w:val="002377AB"/>
    <w:rsid w:val="0024192C"/>
    <w:rsid w:val="00243945"/>
    <w:rsid w:val="0025276B"/>
    <w:rsid w:val="00253EC1"/>
    <w:rsid w:val="002541D2"/>
    <w:rsid w:val="00260010"/>
    <w:rsid w:val="00261D47"/>
    <w:rsid w:val="0026388A"/>
    <w:rsid w:val="00265F43"/>
    <w:rsid w:val="0026754A"/>
    <w:rsid w:val="00267E2C"/>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0502A"/>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42AC"/>
    <w:rsid w:val="00345908"/>
    <w:rsid w:val="00346E29"/>
    <w:rsid w:val="00347FAA"/>
    <w:rsid w:val="0035045F"/>
    <w:rsid w:val="0035641B"/>
    <w:rsid w:val="00357BFB"/>
    <w:rsid w:val="0036072C"/>
    <w:rsid w:val="00361941"/>
    <w:rsid w:val="003658C7"/>
    <w:rsid w:val="003660AE"/>
    <w:rsid w:val="00370D86"/>
    <w:rsid w:val="00371F21"/>
    <w:rsid w:val="00373B8A"/>
    <w:rsid w:val="00373CC4"/>
    <w:rsid w:val="00375AC3"/>
    <w:rsid w:val="003763EC"/>
    <w:rsid w:val="00376768"/>
    <w:rsid w:val="00380D23"/>
    <w:rsid w:val="00380DA0"/>
    <w:rsid w:val="00381205"/>
    <w:rsid w:val="0038191C"/>
    <w:rsid w:val="0038641F"/>
    <w:rsid w:val="00390637"/>
    <w:rsid w:val="0039280F"/>
    <w:rsid w:val="00393BC9"/>
    <w:rsid w:val="003A51A0"/>
    <w:rsid w:val="003A5410"/>
    <w:rsid w:val="003A79F2"/>
    <w:rsid w:val="003B211E"/>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E7358"/>
    <w:rsid w:val="003F01E3"/>
    <w:rsid w:val="003F4F7B"/>
    <w:rsid w:val="003F6CF7"/>
    <w:rsid w:val="00405C0C"/>
    <w:rsid w:val="00407A55"/>
    <w:rsid w:val="00412031"/>
    <w:rsid w:val="00412C60"/>
    <w:rsid w:val="004150E1"/>
    <w:rsid w:val="0041547A"/>
    <w:rsid w:val="00415AD7"/>
    <w:rsid w:val="00415F12"/>
    <w:rsid w:val="00420502"/>
    <w:rsid w:val="00424C51"/>
    <w:rsid w:val="00425F0F"/>
    <w:rsid w:val="00427461"/>
    <w:rsid w:val="00436FDA"/>
    <w:rsid w:val="00437370"/>
    <w:rsid w:val="00440018"/>
    <w:rsid w:val="004405E6"/>
    <w:rsid w:val="004414B3"/>
    <w:rsid w:val="00442E3A"/>
    <w:rsid w:val="0044336F"/>
    <w:rsid w:val="00443DA0"/>
    <w:rsid w:val="00444FDB"/>
    <w:rsid w:val="00445701"/>
    <w:rsid w:val="00446086"/>
    <w:rsid w:val="00447470"/>
    <w:rsid w:val="00452D76"/>
    <w:rsid w:val="00453384"/>
    <w:rsid w:val="00456BA8"/>
    <w:rsid w:val="004574E1"/>
    <w:rsid w:val="00457E26"/>
    <w:rsid w:val="00461ABC"/>
    <w:rsid w:val="00464E48"/>
    <w:rsid w:val="00465392"/>
    <w:rsid w:val="00466C92"/>
    <w:rsid w:val="00467D9C"/>
    <w:rsid w:val="004712AA"/>
    <w:rsid w:val="00473EF3"/>
    <w:rsid w:val="00474606"/>
    <w:rsid w:val="00476DA4"/>
    <w:rsid w:val="00477499"/>
    <w:rsid w:val="0047756C"/>
    <w:rsid w:val="0047772D"/>
    <w:rsid w:val="004828E2"/>
    <w:rsid w:val="00482A32"/>
    <w:rsid w:val="00483DFC"/>
    <w:rsid w:val="0048437B"/>
    <w:rsid w:val="00484AE9"/>
    <w:rsid w:val="00484D5F"/>
    <w:rsid w:val="00485022"/>
    <w:rsid w:val="00490E48"/>
    <w:rsid w:val="004930B1"/>
    <w:rsid w:val="004963F3"/>
    <w:rsid w:val="0049647C"/>
    <w:rsid w:val="004A1B2A"/>
    <w:rsid w:val="004A5FBD"/>
    <w:rsid w:val="004A6570"/>
    <w:rsid w:val="004B16C6"/>
    <w:rsid w:val="004B1ADC"/>
    <w:rsid w:val="004B2324"/>
    <w:rsid w:val="004B6593"/>
    <w:rsid w:val="004C0E10"/>
    <w:rsid w:val="004C36C6"/>
    <w:rsid w:val="004C4F04"/>
    <w:rsid w:val="004C665F"/>
    <w:rsid w:val="004C6BA9"/>
    <w:rsid w:val="004C711C"/>
    <w:rsid w:val="004D002A"/>
    <w:rsid w:val="004D0597"/>
    <w:rsid w:val="004D18DA"/>
    <w:rsid w:val="004D1B65"/>
    <w:rsid w:val="004D2C18"/>
    <w:rsid w:val="004D4D77"/>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19BA"/>
    <w:rsid w:val="005429E9"/>
    <w:rsid w:val="00543D6E"/>
    <w:rsid w:val="00545DA6"/>
    <w:rsid w:val="005460CE"/>
    <w:rsid w:val="00547544"/>
    <w:rsid w:val="00551048"/>
    <w:rsid w:val="005526F6"/>
    <w:rsid w:val="005539EF"/>
    <w:rsid w:val="00553C7A"/>
    <w:rsid w:val="0055734A"/>
    <w:rsid w:val="005602BF"/>
    <w:rsid w:val="00560974"/>
    <w:rsid w:val="00563401"/>
    <w:rsid w:val="005666C7"/>
    <w:rsid w:val="00570D43"/>
    <w:rsid w:val="00573C27"/>
    <w:rsid w:val="00573E1D"/>
    <w:rsid w:val="00576AE7"/>
    <w:rsid w:val="0057727E"/>
    <w:rsid w:val="0057791E"/>
    <w:rsid w:val="005843DA"/>
    <w:rsid w:val="00584CA8"/>
    <w:rsid w:val="00584CD0"/>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A0D"/>
    <w:rsid w:val="005C2746"/>
    <w:rsid w:val="005C3416"/>
    <w:rsid w:val="005C3E20"/>
    <w:rsid w:val="005C4449"/>
    <w:rsid w:val="005C7D08"/>
    <w:rsid w:val="005D1274"/>
    <w:rsid w:val="005D1403"/>
    <w:rsid w:val="005D6B17"/>
    <w:rsid w:val="005E64D7"/>
    <w:rsid w:val="005E685F"/>
    <w:rsid w:val="005F15A0"/>
    <w:rsid w:val="005F4360"/>
    <w:rsid w:val="005F4704"/>
    <w:rsid w:val="005F74A6"/>
    <w:rsid w:val="00600618"/>
    <w:rsid w:val="00600EC8"/>
    <w:rsid w:val="00601C0A"/>
    <w:rsid w:val="006039E2"/>
    <w:rsid w:val="006045A9"/>
    <w:rsid w:val="0060543B"/>
    <w:rsid w:val="006066E6"/>
    <w:rsid w:val="00606E63"/>
    <w:rsid w:val="00607238"/>
    <w:rsid w:val="006074B8"/>
    <w:rsid w:val="00614FC6"/>
    <w:rsid w:val="00620B4D"/>
    <w:rsid w:val="006211C4"/>
    <w:rsid w:val="006249BA"/>
    <w:rsid w:val="00631DFD"/>
    <w:rsid w:val="00634049"/>
    <w:rsid w:val="00641D71"/>
    <w:rsid w:val="00641DD6"/>
    <w:rsid w:val="006423F9"/>
    <w:rsid w:val="006427A8"/>
    <w:rsid w:val="0064458C"/>
    <w:rsid w:val="00646698"/>
    <w:rsid w:val="006467F6"/>
    <w:rsid w:val="00646A05"/>
    <w:rsid w:val="006470A5"/>
    <w:rsid w:val="006519D2"/>
    <w:rsid w:val="00652971"/>
    <w:rsid w:val="00653624"/>
    <w:rsid w:val="00654F9D"/>
    <w:rsid w:val="006558D6"/>
    <w:rsid w:val="00655F3C"/>
    <w:rsid w:val="00657B15"/>
    <w:rsid w:val="00660428"/>
    <w:rsid w:val="00662028"/>
    <w:rsid w:val="00662CCE"/>
    <w:rsid w:val="00665974"/>
    <w:rsid w:val="00674C1C"/>
    <w:rsid w:val="0067692D"/>
    <w:rsid w:val="0068089C"/>
    <w:rsid w:val="00681BF7"/>
    <w:rsid w:val="00683E37"/>
    <w:rsid w:val="006843E5"/>
    <w:rsid w:val="00687409"/>
    <w:rsid w:val="00691FF1"/>
    <w:rsid w:val="006A366E"/>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C4FE4"/>
    <w:rsid w:val="006D0858"/>
    <w:rsid w:val="006D15A5"/>
    <w:rsid w:val="006D3C31"/>
    <w:rsid w:val="006D3F63"/>
    <w:rsid w:val="006D62C5"/>
    <w:rsid w:val="006D6B36"/>
    <w:rsid w:val="006E2D9C"/>
    <w:rsid w:val="006E3CBB"/>
    <w:rsid w:val="006F2C73"/>
    <w:rsid w:val="006F4CFE"/>
    <w:rsid w:val="0070012D"/>
    <w:rsid w:val="00701F91"/>
    <w:rsid w:val="00702974"/>
    <w:rsid w:val="00702A88"/>
    <w:rsid w:val="00702C11"/>
    <w:rsid w:val="0070337A"/>
    <w:rsid w:val="00703AC3"/>
    <w:rsid w:val="00705571"/>
    <w:rsid w:val="00706DDE"/>
    <w:rsid w:val="00710F47"/>
    <w:rsid w:val="00711645"/>
    <w:rsid w:val="00712224"/>
    <w:rsid w:val="00713630"/>
    <w:rsid w:val="007136EB"/>
    <w:rsid w:val="007143AE"/>
    <w:rsid w:val="007170C9"/>
    <w:rsid w:val="007173F0"/>
    <w:rsid w:val="00720C28"/>
    <w:rsid w:val="00722216"/>
    <w:rsid w:val="007230F0"/>
    <w:rsid w:val="0072699D"/>
    <w:rsid w:val="00726BBA"/>
    <w:rsid w:val="007270F5"/>
    <w:rsid w:val="00730760"/>
    <w:rsid w:val="007319E6"/>
    <w:rsid w:val="00736289"/>
    <w:rsid w:val="00737BBD"/>
    <w:rsid w:val="00742804"/>
    <w:rsid w:val="00744F52"/>
    <w:rsid w:val="0074548D"/>
    <w:rsid w:val="0074647B"/>
    <w:rsid w:val="00747414"/>
    <w:rsid w:val="00752035"/>
    <w:rsid w:val="007528FF"/>
    <w:rsid w:val="00752EFA"/>
    <w:rsid w:val="0075507C"/>
    <w:rsid w:val="007613F6"/>
    <w:rsid w:val="0076296A"/>
    <w:rsid w:val="007649BE"/>
    <w:rsid w:val="00767D53"/>
    <w:rsid w:val="007712F2"/>
    <w:rsid w:val="007718A9"/>
    <w:rsid w:val="00771A7F"/>
    <w:rsid w:val="007746B9"/>
    <w:rsid w:val="007768D5"/>
    <w:rsid w:val="00777603"/>
    <w:rsid w:val="00777671"/>
    <w:rsid w:val="00780255"/>
    <w:rsid w:val="00780FEE"/>
    <w:rsid w:val="007813DA"/>
    <w:rsid w:val="00786D91"/>
    <w:rsid w:val="007879E8"/>
    <w:rsid w:val="00787C0D"/>
    <w:rsid w:val="00791CB2"/>
    <w:rsid w:val="00793CC8"/>
    <w:rsid w:val="007977EB"/>
    <w:rsid w:val="00797F13"/>
    <w:rsid w:val="007A077C"/>
    <w:rsid w:val="007A0DD9"/>
    <w:rsid w:val="007A292C"/>
    <w:rsid w:val="007A2C6F"/>
    <w:rsid w:val="007A4119"/>
    <w:rsid w:val="007A41C5"/>
    <w:rsid w:val="007B00F9"/>
    <w:rsid w:val="007B33A6"/>
    <w:rsid w:val="007B38EE"/>
    <w:rsid w:val="007B3E60"/>
    <w:rsid w:val="007C0F5B"/>
    <w:rsid w:val="007C32E2"/>
    <w:rsid w:val="007C43C8"/>
    <w:rsid w:val="007C47EF"/>
    <w:rsid w:val="007C669D"/>
    <w:rsid w:val="007C6AEB"/>
    <w:rsid w:val="007D4CAC"/>
    <w:rsid w:val="007D5BBA"/>
    <w:rsid w:val="007D68AC"/>
    <w:rsid w:val="007D73C0"/>
    <w:rsid w:val="007D74E4"/>
    <w:rsid w:val="007E036B"/>
    <w:rsid w:val="007E0CF9"/>
    <w:rsid w:val="007E6830"/>
    <w:rsid w:val="007F29F1"/>
    <w:rsid w:val="007F6141"/>
    <w:rsid w:val="007F76A3"/>
    <w:rsid w:val="008015B3"/>
    <w:rsid w:val="008018AC"/>
    <w:rsid w:val="00802F3B"/>
    <w:rsid w:val="00806B74"/>
    <w:rsid w:val="0081344C"/>
    <w:rsid w:val="008206A7"/>
    <w:rsid w:val="0082085E"/>
    <w:rsid w:val="00821C02"/>
    <w:rsid w:val="008220C4"/>
    <w:rsid w:val="00822718"/>
    <w:rsid w:val="00824BD2"/>
    <w:rsid w:val="0083094B"/>
    <w:rsid w:val="00832358"/>
    <w:rsid w:val="00832688"/>
    <w:rsid w:val="0083343F"/>
    <w:rsid w:val="0083596B"/>
    <w:rsid w:val="008410C1"/>
    <w:rsid w:val="0084568B"/>
    <w:rsid w:val="00845B55"/>
    <w:rsid w:val="0084602F"/>
    <w:rsid w:val="00846885"/>
    <w:rsid w:val="00851BA3"/>
    <w:rsid w:val="00852022"/>
    <w:rsid w:val="008523F2"/>
    <w:rsid w:val="00852B65"/>
    <w:rsid w:val="00853469"/>
    <w:rsid w:val="00853AA4"/>
    <w:rsid w:val="00856FA6"/>
    <w:rsid w:val="0085774A"/>
    <w:rsid w:val="008616DB"/>
    <w:rsid w:val="00861737"/>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50A"/>
    <w:rsid w:val="008D0614"/>
    <w:rsid w:val="008D0ECB"/>
    <w:rsid w:val="008D1C1C"/>
    <w:rsid w:val="008D4462"/>
    <w:rsid w:val="008D4F9B"/>
    <w:rsid w:val="008D6A22"/>
    <w:rsid w:val="008D7D74"/>
    <w:rsid w:val="008E4853"/>
    <w:rsid w:val="008E63C3"/>
    <w:rsid w:val="008F498E"/>
    <w:rsid w:val="008F4E14"/>
    <w:rsid w:val="008F61F2"/>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6448"/>
    <w:rsid w:val="00947BF0"/>
    <w:rsid w:val="0095039A"/>
    <w:rsid w:val="00950923"/>
    <w:rsid w:val="00952CA5"/>
    <w:rsid w:val="00953165"/>
    <w:rsid w:val="009534B0"/>
    <w:rsid w:val="00955216"/>
    <w:rsid w:val="009555EF"/>
    <w:rsid w:val="009601B2"/>
    <w:rsid w:val="009628C7"/>
    <w:rsid w:val="00962991"/>
    <w:rsid w:val="00963D78"/>
    <w:rsid w:val="0097287A"/>
    <w:rsid w:val="00972CC3"/>
    <w:rsid w:val="009746E4"/>
    <w:rsid w:val="00974D4F"/>
    <w:rsid w:val="00975F5A"/>
    <w:rsid w:val="0097797D"/>
    <w:rsid w:val="00982D61"/>
    <w:rsid w:val="00986279"/>
    <w:rsid w:val="00987FBB"/>
    <w:rsid w:val="00990EB0"/>
    <w:rsid w:val="00992AE2"/>
    <w:rsid w:val="0099324B"/>
    <w:rsid w:val="00996334"/>
    <w:rsid w:val="009A0124"/>
    <w:rsid w:val="009A4918"/>
    <w:rsid w:val="009A5A0D"/>
    <w:rsid w:val="009A6744"/>
    <w:rsid w:val="009A6F35"/>
    <w:rsid w:val="009A7F0B"/>
    <w:rsid w:val="009B4779"/>
    <w:rsid w:val="009B7627"/>
    <w:rsid w:val="009B7F8F"/>
    <w:rsid w:val="009C07BB"/>
    <w:rsid w:val="009C1E1F"/>
    <w:rsid w:val="009C6037"/>
    <w:rsid w:val="009C6763"/>
    <w:rsid w:val="009C68FF"/>
    <w:rsid w:val="009D0F14"/>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1E3B"/>
    <w:rsid w:val="00A0372C"/>
    <w:rsid w:val="00A0445B"/>
    <w:rsid w:val="00A05814"/>
    <w:rsid w:val="00A05DA3"/>
    <w:rsid w:val="00A073EA"/>
    <w:rsid w:val="00A15B28"/>
    <w:rsid w:val="00A16F71"/>
    <w:rsid w:val="00A176D7"/>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2E"/>
    <w:rsid w:val="00AB62EC"/>
    <w:rsid w:val="00AC034C"/>
    <w:rsid w:val="00AC03E8"/>
    <w:rsid w:val="00AC16E0"/>
    <w:rsid w:val="00AC30FD"/>
    <w:rsid w:val="00AC5686"/>
    <w:rsid w:val="00AD190F"/>
    <w:rsid w:val="00AD20E6"/>
    <w:rsid w:val="00AD22E9"/>
    <w:rsid w:val="00AD5566"/>
    <w:rsid w:val="00AD74A5"/>
    <w:rsid w:val="00AD7C99"/>
    <w:rsid w:val="00AE03E9"/>
    <w:rsid w:val="00AE04CC"/>
    <w:rsid w:val="00AF18F6"/>
    <w:rsid w:val="00AF45BD"/>
    <w:rsid w:val="00AF65E4"/>
    <w:rsid w:val="00AF669A"/>
    <w:rsid w:val="00B01900"/>
    <w:rsid w:val="00B01D22"/>
    <w:rsid w:val="00B0474B"/>
    <w:rsid w:val="00B07A31"/>
    <w:rsid w:val="00B107D1"/>
    <w:rsid w:val="00B10D68"/>
    <w:rsid w:val="00B120E0"/>
    <w:rsid w:val="00B14DAB"/>
    <w:rsid w:val="00B17CD1"/>
    <w:rsid w:val="00B210A0"/>
    <w:rsid w:val="00B210AD"/>
    <w:rsid w:val="00B217C5"/>
    <w:rsid w:val="00B2237A"/>
    <w:rsid w:val="00B235F4"/>
    <w:rsid w:val="00B312B4"/>
    <w:rsid w:val="00B317C9"/>
    <w:rsid w:val="00B34A65"/>
    <w:rsid w:val="00B364A9"/>
    <w:rsid w:val="00B41558"/>
    <w:rsid w:val="00B46034"/>
    <w:rsid w:val="00B478D7"/>
    <w:rsid w:val="00B50A98"/>
    <w:rsid w:val="00B51563"/>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FAF"/>
    <w:rsid w:val="00B95528"/>
    <w:rsid w:val="00B97194"/>
    <w:rsid w:val="00B97313"/>
    <w:rsid w:val="00BA00EB"/>
    <w:rsid w:val="00BA0B01"/>
    <w:rsid w:val="00BA106D"/>
    <w:rsid w:val="00BA1D65"/>
    <w:rsid w:val="00BA24F0"/>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106B0"/>
    <w:rsid w:val="00C1318A"/>
    <w:rsid w:val="00C13B91"/>
    <w:rsid w:val="00C16108"/>
    <w:rsid w:val="00C17943"/>
    <w:rsid w:val="00C20B8B"/>
    <w:rsid w:val="00C20FBA"/>
    <w:rsid w:val="00C21389"/>
    <w:rsid w:val="00C219B1"/>
    <w:rsid w:val="00C23626"/>
    <w:rsid w:val="00C26EF7"/>
    <w:rsid w:val="00C30619"/>
    <w:rsid w:val="00C31134"/>
    <w:rsid w:val="00C31456"/>
    <w:rsid w:val="00C3185D"/>
    <w:rsid w:val="00C33012"/>
    <w:rsid w:val="00C365AF"/>
    <w:rsid w:val="00C36EFD"/>
    <w:rsid w:val="00C37617"/>
    <w:rsid w:val="00C40764"/>
    <w:rsid w:val="00C4135F"/>
    <w:rsid w:val="00C4182E"/>
    <w:rsid w:val="00C428DE"/>
    <w:rsid w:val="00C43CFD"/>
    <w:rsid w:val="00C46342"/>
    <w:rsid w:val="00C5177E"/>
    <w:rsid w:val="00C540E2"/>
    <w:rsid w:val="00C54432"/>
    <w:rsid w:val="00C55FA5"/>
    <w:rsid w:val="00C6253C"/>
    <w:rsid w:val="00C65A24"/>
    <w:rsid w:val="00C67034"/>
    <w:rsid w:val="00C67D1E"/>
    <w:rsid w:val="00C71E1F"/>
    <w:rsid w:val="00C8028D"/>
    <w:rsid w:val="00C8324A"/>
    <w:rsid w:val="00C84A1C"/>
    <w:rsid w:val="00C865FE"/>
    <w:rsid w:val="00C96A28"/>
    <w:rsid w:val="00CA2B98"/>
    <w:rsid w:val="00CA3BD4"/>
    <w:rsid w:val="00CA583F"/>
    <w:rsid w:val="00CB045B"/>
    <w:rsid w:val="00CB1209"/>
    <w:rsid w:val="00CB1BFA"/>
    <w:rsid w:val="00CB40AE"/>
    <w:rsid w:val="00CB4BE8"/>
    <w:rsid w:val="00CB4C9A"/>
    <w:rsid w:val="00CB50F7"/>
    <w:rsid w:val="00CB5914"/>
    <w:rsid w:val="00CB6F9F"/>
    <w:rsid w:val="00CC2D1C"/>
    <w:rsid w:val="00CC4087"/>
    <w:rsid w:val="00CC49A2"/>
    <w:rsid w:val="00CC7038"/>
    <w:rsid w:val="00CD0B64"/>
    <w:rsid w:val="00CD25C5"/>
    <w:rsid w:val="00CD6D2D"/>
    <w:rsid w:val="00CE0106"/>
    <w:rsid w:val="00CE07B5"/>
    <w:rsid w:val="00CE0F06"/>
    <w:rsid w:val="00CE2DDA"/>
    <w:rsid w:val="00CE5400"/>
    <w:rsid w:val="00CE64C6"/>
    <w:rsid w:val="00CE7074"/>
    <w:rsid w:val="00CF0C84"/>
    <w:rsid w:val="00CF0DF4"/>
    <w:rsid w:val="00CF1324"/>
    <w:rsid w:val="00CF2E21"/>
    <w:rsid w:val="00CF3EA5"/>
    <w:rsid w:val="00CF5E42"/>
    <w:rsid w:val="00D031E8"/>
    <w:rsid w:val="00D10347"/>
    <w:rsid w:val="00D119D8"/>
    <w:rsid w:val="00D12E33"/>
    <w:rsid w:val="00D133F6"/>
    <w:rsid w:val="00D14F82"/>
    <w:rsid w:val="00D15662"/>
    <w:rsid w:val="00D16591"/>
    <w:rsid w:val="00D17537"/>
    <w:rsid w:val="00D1764C"/>
    <w:rsid w:val="00D203D3"/>
    <w:rsid w:val="00D236B7"/>
    <w:rsid w:val="00D26A8E"/>
    <w:rsid w:val="00D26C36"/>
    <w:rsid w:val="00D321CA"/>
    <w:rsid w:val="00D32A99"/>
    <w:rsid w:val="00D34D90"/>
    <w:rsid w:val="00D37C94"/>
    <w:rsid w:val="00D41042"/>
    <w:rsid w:val="00D425C5"/>
    <w:rsid w:val="00D433EB"/>
    <w:rsid w:val="00D51FDD"/>
    <w:rsid w:val="00D5356E"/>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A287A"/>
    <w:rsid w:val="00DA3673"/>
    <w:rsid w:val="00DA587F"/>
    <w:rsid w:val="00DB1E48"/>
    <w:rsid w:val="00DB5AD7"/>
    <w:rsid w:val="00DB5CF2"/>
    <w:rsid w:val="00DB62AB"/>
    <w:rsid w:val="00DB7083"/>
    <w:rsid w:val="00DC01F4"/>
    <w:rsid w:val="00DC48C1"/>
    <w:rsid w:val="00DC545A"/>
    <w:rsid w:val="00DD041B"/>
    <w:rsid w:val="00DD3234"/>
    <w:rsid w:val="00DD35BF"/>
    <w:rsid w:val="00DD4402"/>
    <w:rsid w:val="00DD528C"/>
    <w:rsid w:val="00DF1B51"/>
    <w:rsid w:val="00DF4320"/>
    <w:rsid w:val="00DF4666"/>
    <w:rsid w:val="00E0262A"/>
    <w:rsid w:val="00E0345F"/>
    <w:rsid w:val="00E03ACE"/>
    <w:rsid w:val="00E041D9"/>
    <w:rsid w:val="00E05298"/>
    <w:rsid w:val="00E05B93"/>
    <w:rsid w:val="00E067BA"/>
    <w:rsid w:val="00E07FC0"/>
    <w:rsid w:val="00E13213"/>
    <w:rsid w:val="00E14F0F"/>
    <w:rsid w:val="00E16003"/>
    <w:rsid w:val="00E21D91"/>
    <w:rsid w:val="00E25E3A"/>
    <w:rsid w:val="00E3018B"/>
    <w:rsid w:val="00E30B54"/>
    <w:rsid w:val="00E3158B"/>
    <w:rsid w:val="00E31F59"/>
    <w:rsid w:val="00E33BBB"/>
    <w:rsid w:val="00E33F40"/>
    <w:rsid w:val="00E359E4"/>
    <w:rsid w:val="00E3761C"/>
    <w:rsid w:val="00E41DB9"/>
    <w:rsid w:val="00E42F54"/>
    <w:rsid w:val="00E507ED"/>
    <w:rsid w:val="00E5429B"/>
    <w:rsid w:val="00E54B5B"/>
    <w:rsid w:val="00E57878"/>
    <w:rsid w:val="00E621CB"/>
    <w:rsid w:val="00E62DF2"/>
    <w:rsid w:val="00E647CC"/>
    <w:rsid w:val="00E64945"/>
    <w:rsid w:val="00E66188"/>
    <w:rsid w:val="00E6764A"/>
    <w:rsid w:val="00E71172"/>
    <w:rsid w:val="00E71304"/>
    <w:rsid w:val="00E71BA7"/>
    <w:rsid w:val="00E765EA"/>
    <w:rsid w:val="00E77205"/>
    <w:rsid w:val="00E82144"/>
    <w:rsid w:val="00E82B4B"/>
    <w:rsid w:val="00E84673"/>
    <w:rsid w:val="00E87851"/>
    <w:rsid w:val="00E95DEB"/>
    <w:rsid w:val="00E962B2"/>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E6AA6"/>
    <w:rsid w:val="00EF2688"/>
    <w:rsid w:val="00EF399F"/>
    <w:rsid w:val="00EF4239"/>
    <w:rsid w:val="00EF5112"/>
    <w:rsid w:val="00EF674F"/>
    <w:rsid w:val="00EF7BB7"/>
    <w:rsid w:val="00F0156D"/>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73B62"/>
    <w:rsid w:val="00F7428F"/>
    <w:rsid w:val="00F759E8"/>
    <w:rsid w:val="00F75CF9"/>
    <w:rsid w:val="00F77C31"/>
    <w:rsid w:val="00F823AA"/>
    <w:rsid w:val="00F831D9"/>
    <w:rsid w:val="00F836EE"/>
    <w:rsid w:val="00F8412B"/>
    <w:rsid w:val="00F85CE2"/>
    <w:rsid w:val="00F94927"/>
    <w:rsid w:val="00F9669C"/>
    <w:rsid w:val="00FA00E7"/>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2B8"/>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12519"/>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E765EA"/>
    <w:pPr>
      <w:tabs>
        <w:tab w:val="left" w:pos="720"/>
        <w:tab w:val="right" w:leader="dot" w:pos="9350"/>
      </w:tabs>
      <w:ind w:left="270"/>
    </w:pPr>
    <w:rPr>
      <w:rFonts w:asciiTheme="minorHAnsi" w:hAnsiTheme="minorHAnsi" w:cstheme="minorHAnsi"/>
      <w:noProof/>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link w:val="CommentTextChar"/>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485022"/>
    <w:rPr>
      <w:rFonts w:ascii="Arial" w:hAnsi="Arial"/>
      <w:sz w:val="22"/>
      <w:szCs w:val="24"/>
    </w:rPr>
  </w:style>
  <w:style w:type="paragraph" w:styleId="CommentSubject">
    <w:name w:val="annotation subject"/>
    <w:basedOn w:val="CommentText"/>
    <w:next w:val="CommentText"/>
    <w:link w:val="CommentSubjectChar"/>
    <w:semiHidden/>
    <w:unhideWhenUsed/>
    <w:rsid w:val="008F4E14"/>
    <w:rPr>
      <w:b/>
      <w:bCs/>
    </w:rPr>
  </w:style>
  <w:style w:type="character" w:customStyle="1" w:styleId="CommentTextChar">
    <w:name w:val="Comment Text Char"/>
    <w:basedOn w:val="DefaultParagraphFont"/>
    <w:link w:val="CommentText"/>
    <w:semiHidden/>
    <w:rsid w:val="008F4E14"/>
    <w:rPr>
      <w:rFonts w:ascii="Arial" w:hAnsi="Arial"/>
    </w:rPr>
  </w:style>
  <w:style w:type="character" w:customStyle="1" w:styleId="CommentSubjectChar">
    <w:name w:val="Comment Subject Char"/>
    <w:basedOn w:val="CommentTextChar"/>
    <w:link w:val="CommentSubject"/>
    <w:semiHidden/>
    <w:rsid w:val="008F4E14"/>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jpe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comments" Target="comments.xml"/><Relationship Id="rId10" Type="http://schemas.openxmlformats.org/officeDocument/2006/relationships/footnotes" Target="footnotes.xml"/><Relationship Id="rId19" Type="http://schemas.openxmlformats.org/officeDocument/2006/relationships/footer" Target="footer2.xml"/><Relationship Id="rId22" Type="http://schemas.openxmlformats.org/officeDocument/2006/relationships/theme" Target="theme/theme1.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03b784c7-ee61-4ee7-89a9-d87ec2bf0954" ContentTypeId="0x010100FBB1BDE89FB27C449A0E29AF421E312401"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079DF-B1E1-4C37-9C47-D7AB003599E1}">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e6bb6fa4-9c23-4df5-9c72-0315fa8fef6d"/>
    <ds:schemaRef ds:uri="http://purl.org/dc/dcmitype/"/>
    <ds:schemaRef ds:uri="http://schemas.openxmlformats.org/package/2006/metadata/core-properties"/>
    <ds:schemaRef ds:uri="b9f1db13-37d0-4e45-944c-b878e8992007"/>
    <ds:schemaRef ds:uri="http://purl.org/dc/terms/"/>
    <ds:schemaRef ds:uri="fae423db-7aea-40a7-8e81-2a365c617d65"/>
    <ds:schemaRef ds:uri="http://schemas.microsoft.com/sharepoint/v3"/>
    <ds:schemaRef ds:uri="http://www.w3.org/XML/1998/namespace"/>
  </ds:schemaRefs>
</ds:datastoreItem>
</file>

<file path=customXml/itemProps2.xml><?xml version="1.0" encoding="utf-8"?>
<ds:datastoreItem xmlns:ds="http://schemas.openxmlformats.org/officeDocument/2006/customXml" ds:itemID="{81C3D4B7-1BF2-4145-A947-98FEBB3AE51E}"/>
</file>

<file path=customXml/itemProps3.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4.xml><?xml version="1.0" encoding="utf-8"?>
<ds:datastoreItem xmlns:ds="http://schemas.openxmlformats.org/officeDocument/2006/customXml" ds:itemID="{16D9BBDB-335A-4020-B251-23CDBD410A3D}">
  <ds:schemaRefs>
    <ds:schemaRef ds:uri="Microsoft.SharePoint.Taxonomy.ContentTypeSync"/>
  </ds:schemaRefs>
</ds:datastoreItem>
</file>

<file path=customXml/itemProps5.xml><?xml version="1.0" encoding="utf-8"?>
<ds:datastoreItem xmlns:ds="http://schemas.openxmlformats.org/officeDocument/2006/customXml" ds:itemID="{FE35CCA9-FCC8-43E1-B770-7F7E84369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9</TotalTime>
  <Pages>11</Pages>
  <Words>1416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Production Well Status</vt:lpstr>
    </vt:vector>
  </TitlesOfParts>
  <Company>Chevron</Company>
  <LinksUpToDate>false</LinksUpToDate>
  <CharactersWithSpaces>9247</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Well Status</dc:title>
  <dc:creator>Wirasak Chomphu</dc:creator>
  <cp:lastModifiedBy>Wirasak Chomphu</cp:lastModifiedBy>
  <cp:revision>25</cp:revision>
  <cp:lastPrinted>2005-03-03T19:34:00Z</cp:lastPrinted>
  <dcterms:created xsi:type="dcterms:W3CDTF">2018-03-27T05:08:00Z</dcterms:created>
  <dcterms:modified xsi:type="dcterms:W3CDTF">2020-07-08T02:03:00Z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