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people.xml" ContentType="application/vnd.openxmlformats-officedocument.wordprocessingml.people+xml"/>
  <Override PartName="/customXml/itemProps6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AA372E" w14:textId="797E6720" w:rsidR="004D61A0" w:rsidRPr="0063477B" w:rsidRDefault="00D730E7">
      <w:pPr>
        <w:pStyle w:val="Header"/>
        <w:tabs>
          <w:tab w:val="clear" w:pos="4320"/>
          <w:tab w:val="clear" w:pos="8640"/>
        </w:tabs>
        <w:rPr>
          <w:rFonts w:cs="Arial"/>
          <w:rPrChange w:id="1" w:author="Batra Yogesh (EXT)" w:date="2018-04-13T13:14:00Z">
            <w:rPr>
              <w:rFonts w:asciiTheme="minorHAnsi" w:hAnsiTheme="minorHAnsi"/>
            </w:rPr>
          </w:rPrChange>
        </w:rPr>
      </w:pPr>
      <w:r w:rsidRPr="0063477B">
        <w:rPr>
          <w:rFonts w:cs="Arial"/>
          <w:noProof/>
        </w:rPr>
        <w:drawing>
          <wp:inline distT="0" distB="0" distL="0" distR="0" wp14:anchorId="01471F27" wp14:editId="4D831190">
            <wp:extent cx="5943600" cy="78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ergy_Component_One_EC_Program_Brand_Banner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372F" w14:textId="77777777" w:rsidR="004D61A0" w:rsidRPr="0063477B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2" w:author="Batra Yogesh (EXT)" w:date="2018-04-13T13:14:00Z">
            <w:rPr>
              <w:rFonts w:asciiTheme="minorHAnsi" w:hAnsiTheme="minorHAnsi"/>
            </w:rPr>
          </w:rPrChange>
        </w:rPr>
      </w:pPr>
    </w:p>
    <w:p w14:paraId="0BAA3730" w14:textId="77777777" w:rsidR="004D61A0" w:rsidRPr="0063477B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3" w:author="Batra Yogesh (EXT)" w:date="2018-04-13T13:14:00Z">
            <w:rPr>
              <w:rFonts w:asciiTheme="minorHAnsi" w:hAnsiTheme="minorHAnsi"/>
            </w:rPr>
          </w:rPrChange>
        </w:rPr>
      </w:pPr>
    </w:p>
    <w:p w14:paraId="0BAA3731" w14:textId="77777777" w:rsidR="004D61A0" w:rsidRPr="0063477B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4" w:author="Batra Yogesh (EXT)" w:date="2018-04-13T13:14:00Z">
            <w:rPr>
              <w:rFonts w:asciiTheme="minorHAnsi" w:hAnsiTheme="minorHAnsi"/>
            </w:rPr>
          </w:rPrChange>
        </w:rPr>
      </w:pPr>
    </w:p>
    <w:p w14:paraId="0BAA3732" w14:textId="77777777" w:rsidR="004D61A0" w:rsidRPr="0063477B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5" w:author="Batra Yogesh (EXT)" w:date="2018-04-13T13:14:00Z">
            <w:rPr>
              <w:rFonts w:asciiTheme="minorHAnsi" w:hAnsiTheme="minorHAnsi"/>
            </w:rPr>
          </w:rPrChange>
        </w:rPr>
      </w:pPr>
    </w:p>
    <w:p w14:paraId="0BAA3733" w14:textId="77777777" w:rsidR="004D61A0" w:rsidRPr="0063477B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6" w:author="Batra Yogesh (EXT)" w:date="2018-04-13T13:14:00Z">
            <w:rPr>
              <w:rFonts w:asciiTheme="minorHAnsi" w:hAnsiTheme="minorHAnsi"/>
            </w:rPr>
          </w:rPrChange>
        </w:rPr>
      </w:pPr>
    </w:p>
    <w:p w14:paraId="0BAA3734" w14:textId="77777777" w:rsidR="004D61A0" w:rsidRPr="0063477B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7" w:author="Batra Yogesh (EXT)" w:date="2018-04-13T13:14:00Z">
            <w:rPr>
              <w:rFonts w:asciiTheme="minorHAnsi" w:hAnsiTheme="minorHAnsi"/>
            </w:rPr>
          </w:rPrChange>
        </w:rPr>
      </w:pPr>
    </w:p>
    <w:p w14:paraId="0BAA3735" w14:textId="77777777" w:rsidR="004D61A0" w:rsidRPr="0063477B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8" w:author="Batra Yogesh (EXT)" w:date="2018-04-13T13:14:00Z">
            <w:rPr>
              <w:rFonts w:asciiTheme="minorHAnsi" w:hAnsiTheme="minorHAnsi"/>
            </w:rPr>
          </w:rPrChange>
        </w:rPr>
      </w:pPr>
    </w:p>
    <w:p w14:paraId="0BAA3736" w14:textId="77777777" w:rsidR="004D61A0" w:rsidRPr="0063477B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9" w:author="Batra Yogesh (EXT)" w:date="2018-04-13T13:14:00Z">
            <w:rPr>
              <w:rFonts w:asciiTheme="minorHAnsi" w:hAnsiTheme="minorHAnsi"/>
            </w:rPr>
          </w:rPrChange>
        </w:rPr>
      </w:pPr>
    </w:p>
    <w:p w14:paraId="0BAA3737" w14:textId="77777777" w:rsidR="004D61A0" w:rsidRPr="0063477B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0" w:author="Batra Yogesh (EXT)" w:date="2018-04-13T13:14:00Z">
            <w:rPr>
              <w:rFonts w:asciiTheme="minorHAnsi" w:hAnsiTheme="minorHAnsi"/>
            </w:rPr>
          </w:rPrChange>
        </w:rPr>
      </w:pPr>
    </w:p>
    <w:p w14:paraId="0BAA3738" w14:textId="77777777" w:rsidR="004D61A0" w:rsidRPr="0063477B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1" w:author="Batra Yogesh (EXT)" w:date="2018-04-13T13:14:00Z">
            <w:rPr>
              <w:rFonts w:asciiTheme="minorHAnsi" w:hAnsiTheme="minorHAnsi"/>
            </w:rPr>
          </w:rPrChange>
        </w:rPr>
      </w:pPr>
    </w:p>
    <w:p w14:paraId="0BAA3739" w14:textId="77777777" w:rsidR="004D61A0" w:rsidRPr="0063477B" w:rsidRDefault="004D61A0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0BAA373A" w14:textId="13512C5C" w:rsidR="004D61A0" w:rsidRPr="0063477B" w:rsidRDefault="00D730E7">
      <w:pPr>
        <w:pStyle w:val="Title"/>
        <w:rPr>
          <w:rFonts w:cs="Arial"/>
          <w:color w:val="3399FF"/>
          <w:sz w:val="52"/>
          <w:szCs w:val="52"/>
        </w:rPr>
      </w:pPr>
      <w:r w:rsidRPr="0063477B">
        <w:rPr>
          <w:rFonts w:cs="Arial"/>
          <w:color w:val="3399FF"/>
          <w:sz w:val="52"/>
          <w:szCs w:val="52"/>
        </w:rPr>
        <w:t xml:space="preserve">EC Upgrade </w:t>
      </w:r>
      <w:r w:rsidR="00C05FBB" w:rsidRPr="0063477B">
        <w:rPr>
          <w:rFonts w:cs="Arial"/>
          <w:color w:val="3399FF"/>
          <w:sz w:val="52"/>
          <w:szCs w:val="52"/>
        </w:rPr>
        <w:t>BKK</w:t>
      </w:r>
      <w:r w:rsidRPr="0063477B">
        <w:rPr>
          <w:rFonts w:cs="Arial"/>
          <w:color w:val="3399FF"/>
          <w:sz w:val="52"/>
          <w:szCs w:val="52"/>
        </w:rPr>
        <w:t xml:space="preserve"> </w:t>
      </w:r>
      <w:r w:rsidR="004D61A0" w:rsidRPr="0063477B">
        <w:rPr>
          <w:rFonts w:cs="Arial"/>
          <w:color w:val="3399FF"/>
          <w:sz w:val="52"/>
          <w:szCs w:val="52"/>
        </w:rPr>
        <w:t>Use Case</w:t>
      </w:r>
    </w:p>
    <w:p w14:paraId="0BAA373B" w14:textId="77777777" w:rsidR="004D61A0" w:rsidRPr="0063477B" w:rsidRDefault="004D61A0">
      <w:pPr>
        <w:jc w:val="center"/>
        <w:rPr>
          <w:rFonts w:cs="Arial"/>
        </w:rPr>
      </w:pPr>
    </w:p>
    <w:p w14:paraId="0BAA373C" w14:textId="77777777" w:rsidR="007C0F5B" w:rsidRPr="0063477B" w:rsidRDefault="007C0F5B">
      <w:pPr>
        <w:jc w:val="center"/>
        <w:rPr>
          <w:rFonts w:cs="Arial"/>
        </w:rPr>
      </w:pPr>
    </w:p>
    <w:p w14:paraId="0BAA373D" w14:textId="77777777" w:rsidR="007C0F5B" w:rsidRPr="0063477B" w:rsidRDefault="007C0F5B">
      <w:pPr>
        <w:jc w:val="center"/>
        <w:rPr>
          <w:rFonts w:cs="Arial"/>
        </w:rPr>
      </w:pPr>
    </w:p>
    <w:p w14:paraId="0BAA373E" w14:textId="77777777" w:rsidR="007C0F5B" w:rsidRPr="0063477B" w:rsidRDefault="004D61A0">
      <w:pPr>
        <w:pStyle w:val="BodyText"/>
        <w:rPr>
          <w:rFonts w:cs="Arial"/>
          <w:color w:val="3399FF"/>
        </w:rPr>
      </w:pPr>
      <w:r w:rsidRPr="0063477B">
        <w:rPr>
          <w:rFonts w:cs="Arial"/>
          <w:b/>
          <w:color w:val="3399FF"/>
        </w:rPr>
        <w:t>Project Name</w:t>
      </w:r>
    </w:p>
    <w:p w14:paraId="0BAA373F" w14:textId="3C05815B" w:rsidR="00EF4239" w:rsidRPr="0063477B" w:rsidRDefault="00C05FBB">
      <w:pPr>
        <w:pStyle w:val="BodyText"/>
        <w:rPr>
          <w:rFonts w:cs="Arial"/>
          <w:color w:val="3399FF"/>
        </w:rPr>
      </w:pPr>
      <w:r w:rsidRPr="0063477B">
        <w:rPr>
          <w:rFonts w:cs="Arial"/>
          <w:color w:val="3399FF"/>
        </w:rPr>
        <w:t>BKK</w:t>
      </w:r>
      <w:r w:rsidR="00645ABA" w:rsidRPr="0063477B">
        <w:rPr>
          <w:rFonts w:cs="Arial"/>
          <w:color w:val="3399FF"/>
        </w:rPr>
        <w:t xml:space="preserve"> </w:t>
      </w:r>
      <w:ins w:id="12" w:author="Batra Yogesh (EXT)" w:date="2018-04-13T16:40:00Z">
        <w:r w:rsidR="006921A7">
          <w:rPr>
            <w:rFonts w:cs="Arial"/>
            <w:color w:val="3399FF"/>
          </w:rPr>
          <w:t xml:space="preserve">11.2 </w:t>
        </w:r>
      </w:ins>
      <w:r w:rsidR="00FA58CA" w:rsidRPr="0063477B">
        <w:rPr>
          <w:rFonts w:cs="Arial"/>
          <w:color w:val="3399FF"/>
        </w:rPr>
        <w:t>Project</w:t>
      </w:r>
      <w:r w:rsidR="000A438C" w:rsidRPr="0063477B">
        <w:rPr>
          <w:rFonts w:cs="Arial"/>
          <w:color w:val="3399FF"/>
        </w:rPr>
        <w:t xml:space="preserve"> </w:t>
      </w:r>
      <w:r w:rsidR="002A6A74" w:rsidRPr="0063477B">
        <w:rPr>
          <w:rFonts w:cs="Arial"/>
          <w:color w:val="3399FF"/>
        </w:rPr>
        <w:t>Energy Components</w:t>
      </w:r>
    </w:p>
    <w:p w14:paraId="0BAA3740" w14:textId="77777777" w:rsidR="004D61A0" w:rsidRPr="0063477B" w:rsidRDefault="004D61A0">
      <w:pPr>
        <w:pStyle w:val="BodyText"/>
        <w:rPr>
          <w:rFonts w:cs="Arial"/>
          <w:color w:val="3399FF"/>
        </w:rPr>
      </w:pPr>
    </w:p>
    <w:p w14:paraId="0BAA3741" w14:textId="77777777" w:rsidR="007C0F5B" w:rsidRPr="0063477B" w:rsidRDefault="004D61A0">
      <w:pPr>
        <w:jc w:val="center"/>
        <w:rPr>
          <w:rFonts w:cs="Arial"/>
          <w:color w:val="3399FF"/>
        </w:rPr>
      </w:pPr>
      <w:r w:rsidRPr="0063477B">
        <w:rPr>
          <w:rFonts w:cs="Arial"/>
          <w:b/>
          <w:color w:val="3399FF"/>
        </w:rPr>
        <w:t>Use-Case Name</w:t>
      </w:r>
    </w:p>
    <w:p w14:paraId="0BAA3742" w14:textId="38E79A84" w:rsidR="004D61A0" w:rsidRPr="0063477B" w:rsidRDefault="00B94829">
      <w:pPr>
        <w:jc w:val="center"/>
        <w:rPr>
          <w:rFonts w:cs="Arial"/>
          <w:color w:val="3399FF"/>
        </w:rPr>
      </w:pPr>
      <w:r w:rsidRPr="0063477B">
        <w:rPr>
          <w:rFonts w:cs="Arial"/>
          <w:color w:val="3399FF"/>
        </w:rPr>
        <w:t>BKK_UC52-Setup Allocation Network</w:t>
      </w:r>
      <w:r w:rsidR="004D61A0" w:rsidRPr="0063477B">
        <w:rPr>
          <w:rFonts w:cs="Arial"/>
          <w:color w:val="3399FF"/>
        </w:rPr>
        <w:br/>
      </w:r>
    </w:p>
    <w:p w14:paraId="0BAA3743" w14:textId="77777777" w:rsidR="007C0F5B" w:rsidRPr="0063477B" w:rsidRDefault="004D61A0" w:rsidP="00B107D1">
      <w:pPr>
        <w:jc w:val="center"/>
        <w:rPr>
          <w:rFonts w:cs="Arial"/>
          <w:color w:val="3399FF"/>
        </w:rPr>
      </w:pPr>
      <w:r w:rsidRPr="0063477B">
        <w:rPr>
          <w:rFonts w:cs="Arial"/>
          <w:b/>
          <w:color w:val="3399FF"/>
        </w:rPr>
        <w:t>Origination Date</w:t>
      </w:r>
    </w:p>
    <w:p w14:paraId="0BAA3744" w14:textId="76453005" w:rsidR="004D61A0" w:rsidRPr="0063477B" w:rsidRDefault="00C05FBB" w:rsidP="00B107D1">
      <w:pPr>
        <w:jc w:val="center"/>
        <w:rPr>
          <w:rFonts w:cs="Arial"/>
          <w:color w:val="3399FF"/>
        </w:rPr>
      </w:pPr>
      <w:r w:rsidRPr="0063477B">
        <w:rPr>
          <w:rFonts w:cs="Arial"/>
          <w:color w:val="3399FF"/>
        </w:rPr>
        <w:t>29-Dec-2017</w:t>
      </w:r>
    </w:p>
    <w:p w14:paraId="0BAA3745" w14:textId="77777777" w:rsidR="004D61A0" w:rsidRPr="0063477B" w:rsidRDefault="004D61A0">
      <w:pPr>
        <w:rPr>
          <w:rFonts w:cs="Arial"/>
        </w:rPr>
      </w:pPr>
    </w:p>
    <w:p w14:paraId="0BAA3746" w14:textId="77777777" w:rsidR="004D61A0" w:rsidRPr="0063477B" w:rsidRDefault="004D61A0">
      <w:pPr>
        <w:rPr>
          <w:rFonts w:cs="Arial"/>
        </w:rPr>
      </w:pPr>
    </w:p>
    <w:p w14:paraId="0BAA3747" w14:textId="77777777" w:rsidR="004D61A0" w:rsidRPr="0063477B" w:rsidRDefault="004D61A0">
      <w:pPr>
        <w:rPr>
          <w:rFonts w:cs="Arial"/>
        </w:rPr>
      </w:pPr>
    </w:p>
    <w:p w14:paraId="0BAA3748" w14:textId="77777777" w:rsidR="004D61A0" w:rsidRPr="0063477B" w:rsidRDefault="004D61A0">
      <w:pPr>
        <w:rPr>
          <w:rFonts w:cs="Arial"/>
        </w:rPr>
      </w:pPr>
    </w:p>
    <w:p w14:paraId="0BAA3749" w14:textId="77777777" w:rsidR="004D61A0" w:rsidRPr="0063477B" w:rsidRDefault="004D61A0">
      <w:pPr>
        <w:rPr>
          <w:rFonts w:cs="Arial"/>
        </w:rPr>
      </w:pPr>
    </w:p>
    <w:p w14:paraId="0BAA374A" w14:textId="77777777" w:rsidR="004D61A0" w:rsidRPr="0063477B" w:rsidRDefault="004D61A0">
      <w:pPr>
        <w:rPr>
          <w:rFonts w:cs="Arial"/>
        </w:rPr>
      </w:pPr>
    </w:p>
    <w:p w14:paraId="0BAA374B" w14:textId="77777777" w:rsidR="004D61A0" w:rsidRPr="0063477B" w:rsidRDefault="004D61A0">
      <w:pPr>
        <w:rPr>
          <w:rFonts w:cs="Arial"/>
        </w:rPr>
      </w:pPr>
    </w:p>
    <w:p w14:paraId="0BAA374C" w14:textId="77777777" w:rsidR="004D61A0" w:rsidRPr="0063477B" w:rsidRDefault="004D61A0">
      <w:pPr>
        <w:rPr>
          <w:rFonts w:cs="Arial"/>
        </w:rPr>
      </w:pPr>
    </w:p>
    <w:p w14:paraId="0BAA374D" w14:textId="77777777" w:rsidR="004D61A0" w:rsidRPr="0063477B" w:rsidRDefault="004D61A0">
      <w:pPr>
        <w:rPr>
          <w:rFonts w:cs="Arial"/>
        </w:rPr>
      </w:pPr>
    </w:p>
    <w:p w14:paraId="0BAA374E" w14:textId="77777777" w:rsidR="004D61A0" w:rsidRPr="0063477B" w:rsidRDefault="004D61A0">
      <w:pPr>
        <w:rPr>
          <w:rFonts w:cs="Arial"/>
        </w:rPr>
      </w:pPr>
    </w:p>
    <w:p w14:paraId="0BAA374F" w14:textId="6CFFAA3C" w:rsidR="007C0F5B" w:rsidRPr="0063477B" w:rsidRDefault="007C0F5B">
      <w:pPr>
        <w:rPr>
          <w:rFonts w:cs="Arial"/>
        </w:rPr>
      </w:pPr>
    </w:p>
    <w:p w14:paraId="2732B955" w14:textId="66A6EA67" w:rsidR="004842BE" w:rsidRPr="0063477B" w:rsidRDefault="004842BE">
      <w:pPr>
        <w:rPr>
          <w:rFonts w:cs="Arial"/>
        </w:rPr>
      </w:pPr>
    </w:p>
    <w:p w14:paraId="2C7B6E53" w14:textId="55393660" w:rsidR="004842BE" w:rsidRPr="0063477B" w:rsidRDefault="004842BE">
      <w:pPr>
        <w:rPr>
          <w:rFonts w:cs="Arial"/>
        </w:rPr>
      </w:pPr>
    </w:p>
    <w:p w14:paraId="0EE7EE46" w14:textId="40C93B12" w:rsidR="004842BE" w:rsidRPr="0063477B" w:rsidRDefault="004842BE">
      <w:pPr>
        <w:rPr>
          <w:rFonts w:cs="Arial"/>
        </w:rPr>
      </w:pPr>
    </w:p>
    <w:p w14:paraId="02EBE86D" w14:textId="64E3ACC9" w:rsidR="004842BE" w:rsidRPr="0063477B" w:rsidRDefault="004842BE">
      <w:pPr>
        <w:rPr>
          <w:rFonts w:cs="Arial"/>
        </w:rPr>
      </w:pPr>
    </w:p>
    <w:p w14:paraId="0D687F34" w14:textId="758FE069" w:rsidR="004842BE" w:rsidRPr="0063477B" w:rsidRDefault="004842BE">
      <w:pPr>
        <w:rPr>
          <w:rFonts w:cs="Arial"/>
        </w:rPr>
      </w:pPr>
    </w:p>
    <w:p w14:paraId="2BA113BB" w14:textId="18611C93" w:rsidR="004842BE" w:rsidRPr="0063477B" w:rsidRDefault="004842BE">
      <w:pPr>
        <w:rPr>
          <w:rFonts w:cs="Arial"/>
        </w:rPr>
      </w:pPr>
    </w:p>
    <w:p w14:paraId="6091F7BC" w14:textId="72ACAE4F" w:rsidR="004842BE" w:rsidRPr="0063477B" w:rsidRDefault="004842BE">
      <w:pPr>
        <w:rPr>
          <w:rFonts w:cs="Arial"/>
        </w:rPr>
      </w:pPr>
    </w:p>
    <w:p w14:paraId="65A7F094" w14:textId="4CCD3BDB" w:rsidR="004842BE" w:rsidRPr="0063477B" w:rsidRDefault="004842BE">
      <w:pPr>
        <w:rPr>
          <w:rFonts w:cs="Arial"/>
        </w:rPr>
      </w:pPr>
    </w:p>
    <w:p w14:paraId="787E0E68" w14:textId="1B24DE55" w:rsidR="004842BE" w:rsidRPr="0063477B" w:rsidRDefault="004842BE">
      <w:pPr>
        <w:rPr>
          <w:rFonts w:cs="Arial"/>
        </w:rPr>
      </w:pPr>
    </w:p>
    <w:p w14:paraId="70722A6F" w14:textId="38EB9068" w:rsidR="004842BE" w:rsidRPr="0063477B" w:rsidRDefault="004842BE">
      <w:pPr>
        <w:rPr>
          <w:rFonts w:cs="Arial"/>
        </w:rPr>
      </w:pPr>
    </w:p>
    <w:p w14:paraId="400FC35E" w14:textId="25C90E82" w:rsidR="004842BE" w:rsidRPr="0063477B" w:rsidRDefault="004842BE">
      <w:pPr>
        <w:rPr>
          <w:rFonts w:cs="Arial"/>
        </w:rPr>
      </w:pPr>
    </w:p>
    <w:p w14:paraId="2D3E5E7B" w14:textId="77777777" w:rsidR="004842BE" w:rsidRPr="0063477B" w:rsidRDefault="004842BE">
      <w:pPr>
        <w:rPr>
          <w:rFonts w:cs="Arial"/>
        </w:rPr>
      </w:pPr>
    </w:p>
    <w:p w14:paraId="0BAA3750" w14:textId="56D83434" w:rsidR="004D61A0" w:rsidRPr="0063477B" w:rsidDel="00D23911" w:rsidRDefault="004D61A0" w:rsidP="00447470">
      <w:pPr>
        <w:rPr>
          <w:moveFrom w:id="13" w:author="Shah Ashay" w:date="2018-04-16T17:30:00Z"/>
          <w:rFonts w:cs="Arial"/>
        </w:rPr>
      </w:pPr>
      <w:moveFromRangeStart w:id="14" w:author="Shah Ashay" w:date="2018-04-16T17:30:00Z" w:name="move511663177"/>
      <w:moveFrom w:id="15" w:author="Shah Ashay" w:date="2018-04-16T17:30:00Z">
        <w:r w:rsidRPr="0063477B" w:rsidDel="00D23911">
          <w:rPr>
            <w:rFonts w:cs="Arial"/>
          </w:rPr>
          <w:t>Revision History</w:t>
        </w:r>
      </w:moveFrom>
    </w:p>
    <w:moveFromRangeEnd w:id="14"/>
    <w:p w14:paraId="0C682286" w14:textId="77777777" w:rsidR="00D23911" w:rsidRPr="0063477B" w:rsidRDefault="00D23911" w:rsidP="00D23911">
      <w:pPr>
        <w:rPr>
          <w:moveTo w:id="16" w:author="Shah Ashay" w:date="2018-04-16T17:30:00Z"/>
          <w:rFonts w:cs="Arial"/>
        </w:rPr>
      </w:pPr>
      <w:moveToRangeStart w:id="17" w:author="Shah Ashay" w:date="2018-04-16T17:30:00Z" w:name="move511663177"/>
      <w:moveTo w:id="18" w:author="Shah Ashay" w:date="2018-04-16T17:30:00Z">
        <w:r w:rsidRPr="0063477B">
          <w:rPr>
            <w:rFonts w:cs="Arial"/>
          </w:rPr>
          <w:t>Revision History</w:t>
        </w:r>
      </w:moveTo>
    </w:p>
    <w:moveToRangeEnd w:id="17"/>
    <w:p w14:paraId="0BAA3751" w14:textId="77777777" w:rsidR="004D61A0" w:rsidRPr="0063477B" w:rsidRDefault="004D61A0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PrChange w:id="19" w:author="Shah Ashay" w:date="2018-04-16T17:30:00Z">
          <w:tblPr>
            <w:tblW w:w="953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1143"/>
        <w:gridCol w:w="1677"/>
        <w:gridCol w:w="2912"/>
        <w:gridCol w:w="1148"/>
        <w:gridCol w:w="1148"/>
        <w:gridCol w:w="1322"/>
        <w:tblGridChange w:id="20">
          <w:tblGrid>
            <w:gridCol w:w="1165"/>
            <w:gridCol w:w="1710"/>
            <w:gridCol w:w="2970"/>
            <w:gridCol w:w="1170"/>
            <w:gridCol w:w="1170"/>
            <w:gridCol w:w="1350"/>
          </w:tblGrid>
        </w:tblGridChange>
      </w:tblGrid>
      <w:tr w:rsidR="005F74A6" w:rsidRPr="0063477B" w14:paraId="0BAA3756" w14:textId="5ED8BD66" w:rsidTr="00D23911">
        <w:trPr>
          <w:cantSplit/>
          <w:tblHeader/>
          <w:trPrChange w:id="21" w:author="Shah Ashay" w:date="2018-04-16T17:30:00Z">
            <w:trPr>
              <w:cantSplit/>
              <w:tblHeader/>
            </w:trPr>
          </w:trPrChange>
        </w:trPr>
        <w:tc>
          <w:tcPr>
            <w:tcW w:w="611" w:type="pct"/>
            <w:shd w:val="clear" w:color="auto" w:fill="3399FF"/>
            <w:tcPrChange w:id="22" w:author="Shah Ashay" w:date="2018-04-16T17:30:00Z">
              <w:tcPr>
                <w:tcW w:w="1165" w:type="dxa"/>
                <w:shd w:val="clear" w:color="auto" w:fill="3399FF"/>
              </w:tcPr>
            </w:tcPrChange>
          </w:tcPr>
          <w:p w14:paraId="0BAA3752" w14:textId="7C5064CA" w:rsidR="005F74A6" w:rsidRPr="0063477B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63477B">
              <w:rPr>
                <w:rFonts w:cs="Arial"/>
                <w:color w:val="FFFFFF" w:themeColor="background1"/>
              </w:rPr>
              <w:t>Revision</w:t>
            </w:r>
          </w:p>
        </w:tc>
        <w:tc>
          <w:tcPr>
            <w:tcW w:w="897" w:type="pct"/>
            <w:shd w:val="clear" w:color="auto" w:fill="3399FF"/>
            <w:tcPrChange w:id="23" w:author="Shah Ashay" w:date="2018-04-16T17:30:00Z">
              <w:tcPr>
                <w:tcW w:w="1710" w:type="dxa"/>
                <w:shd w:val="clear" w:color="auto" w:fill="3399FF"/>
              </w:tcPr>
            </w:tcPrChange>
          </w:tcPr>
          <w:p w14:paraId="0BAA3753" w14:textId="706486C2" w:rsidR="005F74A6" w:rsidRPr="0063477B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63477B">
              <w:rPr>
                <w:rFonts w:cs="Arial"/>
                <w:color w:val="FFFFFF" w:themeColor="background1"/>
              </w:rPr>
              <w:t>Date</w:t>
            </w:r>
          </w:p>
        </w:tc>
        <w:tc>
          <w:tcPr>
            <w:tcW w:w="1557" w:type="pct"/>
            <w:shd w:val="clear" w:color="auto" w:fill="3399FF"/>
            <w:tcPrChange w:id="24" w:author="Shah Ashay" w:date="2018-04-16T17:30:00Z">
              <w:tcPr>
                <w:tcW w:w="2970" w:type="dxa"/>
                <w:shd w:val="clear" w:color="auto" w:fill="3399FF"/>
              </w:tcPr>
            </w:tcPrChange>
          </w:tcPr>
          <w:p w14:paraId="0BAA3754" w14:textId="77777777" w:rsidR="005F74A6" w:rsidRPr="0063477B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63477B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614" w:type="pct"/>
            <w:shd w:val="clear" w:color="auto" w:fill="3399FF"/>
            <w:tcPrChange w:id="25" w:author="Shah Ashay" w:date="2018-04-16T17:30:00Z">
              <w:tcPr>
                <w:tcW w:w="1170" w:type="dxa"/>
                <w:shd w:val="clear" w:color="auto" w:fill="3399FF"/>
              </w:tcPr>
            </w:tcPrChange>
          </w:tcPr>
          <w:p w14:paraId="3FA9A84F" w14:textId="77777777" w:rsidR="005F74A6" w:rsidRPr="0063477B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63477B">
              <w:rPr>
                <w:rFonts w:cs="Arial"/>
                <w:color w:val="FFFFFF" w:themeColor="background1"/>
              </w:rPr>
              <w:t>Prepared</w:t>
            </w:r>
          </w:p>
          <w:p w14:paraId="0BAA3755" w14:textId="24CB89A3" w:rsidR="005F74A6" w:rsidRPr="0063477B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63477B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614" w:type="pct"/>
            <w:shd w:val="clear" w:color="auto" w:fill="3399FF"/>
            <w:tcPrChange w:id="26" w:author="Shah Ashay" w:date="2018-04-16T17:30:00Z">
              <w:tcPr>
                <w:tcW w:w="1170" w:type="dxa"/>
                <w:shd w:val="clear" w:color="auto" w:fill="3399FF"/>
              </w:tcPr>
            </w:tcPrChange>
          </w:tcPr>
          <w:p w14:paraId="2279381B" w14:textId="77777777" w:rsidR="005F74A6" w:rsidRPr="0063477B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63477B">
              <w:rPr>
                <w:rFonts w:cs="Arial"/>
                <w:color w:val="FFFFFF" w:themeColor="background1"/>
              </w:rPr>
              <w:t>Checked</w:t>
            </w:r>
          </w:p>
          <w:p w14:paraId="6407E4C1" w14:textId="0BC8493E" w:rsidR="005F74A6" w:rsidRPr="0063477B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63477B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707" w:type="pct"/>
            <w:shd w:val="clear" w:color="auto" w:fill="3399FF"/>
            <w:tcPrChange w:id="27" w:author="Shah Ashay" w:date="2018-04-16T17:30:00Z">
              <w:tcPr>
                <w:tcW w:w="1350" w:type="dxa"/>
                <w:shd w:val="clear" w:color="auto" w:fill="3399FF"/>
              </w:tcPr>
            </w:tcPrChange>
          </w:tcPr>
          <w:p w14:paraId="69284D3A" w14:textId="3EEBDEA0" w:rsidR="005F74A6" w:rsidRPr="0063477B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63477B">
              <w:rPr>
                <w:rFonts w:cs="Arial"/>
                <w:color w:val="FFFFFF" w:themeColor="background1"/>
              </w:rPr>
              <w:t>Approved by</w:t>
            </w:r>
          </w:p>
        </w:tc>
      </w:tr>
      <w:tr w:rsidR="005F74A6" w:rsidRPr="0063477B" w14:paraId="0BAA375B" w14:textId="2375FBD8" w:rsidTr="00D23911">
        <w:trPr>
          <w:cantSplit/>
          <w:trPrChange w:id="28" w:author="Shah Ashay" w:date="2018-04-16T17:30:00Z">
            <w:trPr>
              <w:cantSplit/>
            </w:trPr>
          </w:trPrChange>
        </w:trPr>
        <w:tc>
          <w:tcPr>
            <w:tcW w:w="611" w:type="pct"/>
            <w:tcPrChange w:id="29" w:author="Shah Ashay" w:date="2018-04-16T17:30:00Z">
              <w:tcPr>
                <w:tcW w:w="1165" w:type="dxa"/>
              </w:tcPr>
            </w:tcPrChange>
          </w:tcPr>
          <w:p w14:paraId="0BAA3757" w14:textId="2FF9D20C" w:rsidR="005F74A6" w:rsidRPr="0063477B" w:rsidRDefault="005F74A6" w:rsidP="005F74A6">
            <w:pPr>
              <w:jc w:val="center"/>
              <w:rPr>
                <w:rFonts w:cs="Arial"/>
                <w:sz w:val="20"/>
              </w:rPr>
            </w:pPr>
            <w:r w:rsidRPr="0063477B">
              <w:rPr>
                <w:rFonts w:cs="Arial"/>
                <w:sz w:val="20"/>
              </w:rPr>
              <w:t>1</w:t>
            </w:r>
            <w:r w:rsidR="004842BE" w:rsidRPr="0063477B">
              <w:rPr>
                <w:rFonts w:cs="Arial"/>
                <w:sz w:val="20"/>
              </w:rPr>
              <w:t>.0</w:t>
            </w:r>
          </w:p>
        </w:tc>
        <w:tc>
          <w:tcPr>
            <w:tcW w:w="897" w:type="pct"/>
            <w:tcPrChange w:id="30" w:author="Shah Ashay" w:date="2018-04-16T17:30:00Z">
              <w:tcPr>
                <w:tcW w:w="1710" w:type="dxa"/>
              </w:tcPr>
            </w:tcPrChange>
          </w:tcPr>
          <w:p w14:paraId="0BAA3758" w14:textId="1DFD58C1" w:rsidR="005F74A6" w:rsidRPr="0063477B" w:rsidRDefault="00C05FBB">
            <w:pPr>
              <w:jc w:val="center"/>
              <w:rPr>
                <w:rFonts w:cs="Arial"/>
                <w:sz w:val="20"/>
              </w:rPr>
            </w:pPr>
            <w:r w:rsidRPr="0063477B">
              <w:rPr>
                <w:rFonts w:cs="Arial"/>
                <w:sz w:val="20"/>
              </w:rPr>
              <w:t>29-Dec-2017</w:t>
            </w:r>
          </w:p>
        </w:tc>
        <w:tc>
          <w:tcPr>
            <w:tcW w:w="1557" w:type="pct"/>
            <w:tcPrChange w:id="31" w:author="Shah Ashay" w:date="2018-04-16T17:30:00Z">
              <w:tcPr>
                <w:tcW w:w="2970" w:type="dxa"/>
              </w:tcPr>
            </w:tcPrChange>
          </w:tcPr>
          <w:p w14:paraId="0BAA3759" w14:textId="0CBB2A32" w:rsidR="005F74A6" w:rsidRPr="0063477B" w:rsidRDefault="004842BE" w:rsidP="00B107D1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r w:rsidRPr="0063477B">
              <w:rPr>
                <w:rFonts w:cs="Arial"/>
                <w:sz w:val="20"/>
              </w:rPr>
              <w:t>Draft of Use Case “</w:t>
            </w:r>
            <w:r w:rsidR="00B94829" w:rsidRPr="0063477B">
              <w:rPr>
                <w:rFonts w:cs="Arial"/>
                <w:sz w:val="20"/>
              </w:rPr>
              <w:t>Setup Allocation Network</w:t>
            </w:r>
            <w:r w:rsidR="00734522" w:rsidRPr="0063477B">
              <w:rPr>
                <w:rFonts w:cs="Arial"/>
                <w:sz w:val="20"/>
              </w:rPr>
              <w:t>”</w:t>
            </w:r>
          </w:p>
        </w:tc>
        <w:tc>
          <w:tcPr>
            <w:tcW w:w="614" w:type="pct"/>
            <w:tcPrChange w:id="32" w:author="Shah Ashay" w:date="2018-04-16T17:30:00Z">
              <w:tcPr>
                <w:tcW w:w="1170" w:type="dxa"/>
              </w:tcPr>
            </w:tcPrChange>
          </w:tcPr>
          <w:p w14:paraId="0BAA375A" w14:textId="08264101" w:rsidR="005F74A6" w:rsidRPr="0063477B" w:rsidRDefault="00C05FBB">
            <w:pPr>
              <w:jc w:val="center"/>
              <w:rPr>
                <w:rFonts w:cs="Arial"/>
                <w:sz w:val="20"/>
              </w:rPr>
            </w:pPr>
            <w:r w:rsidRPr="0063477B">
              <w:rPr>
                <w:rFonts w:cs="Arial"/>
                <w:sz w:val="20"/>
              </w:rPr>
              <w:t>Wirasak C.</w:t>
            </w:r>
          </w:p>
        </w:tc>
        <w:tc>
          <w:tcPr>
            <w:tcW w:w="614" w:type="pct"/>
            <w:tcPrChange w:id="33" w:author="Shah Ashay" w:date="2018-04-16T17:30:00Z">
              <w:tcPr>
                <w:tcW w:w="1170" w:type="dxa"/>
              </w:tcPr>
            </w:tcPrChange>
          </w:tcPr>
          <w:p w14:paraId="29DF2C40" w14:textId="77777777" w:rsidR="005F74A6" w:rsidRPr="0063477B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7" w:type="pct"/>
            <w:tcPrChange w:id="34" w:author="Shah Ashay" w:date="2018-04-16T17:30:00Z">
              <w:tcPr>
                <w:tcW w:w="1350" w:type="dxa"/>
              </w:tcPr>
            </w:tcPrChange>
          </w:tcPr>
          <w:p w14:paraId="6A1BC662" w14:textId="1DDFB2E8" w:rsidR="005F74A6" w:rsidRPr="0063477B" w:rsidRDefault="005F74A6">
            <w:pPr>
              <w:jc w:val="center"/>
              <w:rPr>
                <w:rFonts w:cs="Arial"/>
                <w:sz w:val="20"/>
              </w:rPr>
            </w:pPr>
          </w:p>
        </w:tc>
      </w:tr>
      <w:tr w:rsidR="005F74A6" w:rsidRPr="0063477B" w14:paraId="0BAA3760" w14:textId="645D3AAF" w:rsidTr="00D23911">
        <w:trPr>
          <w:cantSplit/>
          <w:trPrChange w:id="35" w:author="Shah Ashay" w:date="2018-04-16T17:30:00Z">
            <w:trPr>
              <w:cantSplit/>
            </w:trPr>
          </w:trPrChange>
        </w:trPr>
        <w:tc>
          <w:tcPr>
            <w:tcW w:w="611" w:type="pct"/>
            <w:tcPrChange w:id="36" w:author="Shah Ashay" w:date="2018-04-16T17:30:00Z">
              <w:tcPr>
                <w:tcW w:w="1165" w:type="dxa"/>
              </w:tcPr>
            </w:tcPrChange>
          </w:tcPr>
          <w:p w14:paraId="0BAA375C" w14:textId="37577DD1" w:rsidR="005F74A6" w:rsidRPr="0063477B" w:rsidRDefault="00E02E36">
            <w:pPr>
              <w:jc w:val="center"/>
              <w:rPr>
                <w:rFonts w:cs="Arial"/>
                <w:sz w:val="20"/>
              </w:rPr>
            </w:pPr>
            <w:del w:id="37" w:author="Batra Yogesh (EXT)" w:date="2018-03-27T15:37:00Z">
              <w:r w:rsidRPr="0063477B" w:rsidDel="009B29DF">
                <w:rPr>
                  <w:rFonts w:cs="Arial"/>
                  <w:sz w:val="20"/>
                </w:rPr>
                <w:delText>2.0</w:delText>
              </w:r>
            </w:del>
            <w:ins w:id="38" w:author="Batra Yogesh (EXT)" w:date="2018-03-27T15:37:00Z">
              <w:r w:rsidR="009B29DF" w:rsidRPr="0063477B">
                <w:rPr>
                  <w:rFonts w:cs="Arial"/>
                  <w:sz w:val="20"/>
                </w:rPr>
                <w:t>1.1</w:t>
              </w:r>
            </w:ins>
          </w:p>
        </w:tc>
        <w:tc>
          <w:tcPr>
            <w:tcW w:w="897" w:type="pct"/>
            <w:tcPrChange w:id="39" w:author="Shah Ashay" w:date="2018-04-16T17:30:00Z">
              <w:tcPr>
                <w:tcW w:w="1710" w:type="dxa"/>
              </w:tcPr>
            </w:tcPrChange>
          </w:tcPr>
          <w:p w14:paraId="0BAA375D" w14:textId="132D21A9" w:rsidR="005F74A6" w:rsidRPr="0063477B" w:rsidRDefault="00E02E36" w:rsidP="009B29DF">
            <w:pPr>
              <w:jc w:val="center"/>
              <w:rPr>
                <w:rFonts w:cs="Arial"/>
                <w:sz w:val="20"/>
              </w:rPr>
            </w:pPr>
            <w:r w:rsidRPr="0063477B">
              <w:rPr>
                <w:rFonts w:cs="Arial"/>
                <w:sz w:val="20"/>
              </w:rPr>
              <w:t>2</w:t>
            </w:r>
            <w:del w:id="40" w:author="Batra Yogesh (EXT)" w:date="2018-03-27T15:37:00Z">
              <w:r w:rsidRPr="0063477B" w:rsidDel="009B29DF">
                <w:rPr>
                  <w:rFonts w:cs="Arial"/>
                  <w:sz w:val="20"/>
                </w:rPr>
                <w:delText>3</w:delText>
              </w:r>
            </w:del>
            <w:ins w:id="41" w:author="Batra Yogesh (EXT)" w:date="2018-03-27T15:37:00Z">
              <w:r w:rsidR="009B29DF" w:rsidRPr="0063477B">
                <w:rPr>
                  <w:rFonts w:cs="Arial"/>
                  <w:sz w:val="20"/>
                </w:rPr>
                <w:t>7</w:t>
              </w:r>
            </w:ins>
            <w:r w:rsidRPr="0063477B">
              <w:rPr>
                <w:rFonts w:cs="Arial"/>
                <w:sz w:val="20"/>
              </w:rPr>
              <w:t>-</w:t>
            </w:r>
            <w:ins w:id="42" w:author="Batra Yogesh (EXT)" w:date="2018-03-27T15:37:00Z">
              <w:r w:rsidR="009B29DF" w:rsidRPr="0063477B">
                <w:rPr>
                  <w:rFonts w:cs="Arial"/>
                  <w:sz w:val="20"/>
                </w:rPr>
                <w:t>Mar</w:t>
              </w:r>
            </w:ins>
            <w:del w:id="43" w:author="Batra Yogesh (EXT)" w:date="2018-03-27T15:37:00Z">
              <w:r w:rsidRPr="0063477B" w:rsidDel="009B29DF">
                <w:rPr>
                  <w:rFonts w:cs="Arial"/>
                  <w:sz w:val="20"/>
                </w:rPr>
                <w:delText>Jan</w:delText>
              </w:r>
            </w:del>
            <w:r w:rsidRPr="0063477B">
              <w:rPr>
                <w:rFonts w:cs="Arial"/>
                <w:sz w:val="20"/>
              </w:rPr>
              <w:t>-2018</w:t>
            </w:r>
          </w:p>
        </w:tc>
        <w:tc>
          <w:tcPr>
            <w:tcW w:w="1557" w:type="pct"/>
            <w:tcPrChange w:id="44" w:author="Shah Ashay" w:date="2018-04-16T17:30:00Z">
              <w:tcPr>
                <w:tcW w:w="2970" w:type="dxa"/>
              </w:tcPr>
            </w:tcPrChange>
          </w:tcPr>
          <w:p w14:paraId="0BAA375E" w14:textId="4570FEA0" w:rsidR="005F74A6" w:rsidRPr="0063477B" w:rsidRDefault="00E02E36" w:rsidP="00E02E36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r w:rsidRPr="0063477B">
              <w:rPr>
                <w:rFonts w:cs="Arial"/>
                <w:sz w:val="20"/>
              </w:rPr>
              <w:t xml:space="preserve">Updated as per </w:t>
            </w:r>
            <w:ins w:id="45" w:author="Batra Yogesh (EXT)" w:date="2018-03-27T15:37:00Z">
              <w:r w:rsidR="009B29DF" w:rsidRPr="0063477B">
                <w:rPr>
                  <w:rFonts w:cs="Arial"/>
                  <w:sz w:val="20"/>
                </w:rPr>
                <w:t xml:space="preserve">EC </w:t>
              </w:r>
            </w:ins>
            <w:r w:rsidRPr="0063477B">
              <w:rPr>
                <w:rFonts w:cs="Arial"/>
                <w:sz w:val="20"/>
              </w:rPr>
              <w:t>11.2</w:t>
            </w:r>
            <w:r w:rsidRPr="0063477B">
              <w:rPr>
                <w:rFonts w:cs="Arial"/>
                <w:sz w:val="20"/>
              </w:rPr>
              <w:tab/>
            </w:r>
          </w:p>
        </w:tc>
        <w:tc>
          <w:tcPr>
            <w:tcW w:w="614" w:type="pct"/>
            <w:tcPrChange w:id="46" w:author="Shah Ashay" w:date="2018-04-16T17:30:00Z">
              <w:tcPr>
                <w:tcW w:w="1170" w:type="dxa"/>
              </w:tcPr>
            </w:tcPrChange>
          </w:tcPr>
          <w:p w14:paraId="0BAA375F" w14:textId="0C76C269" w:rsidR="005F74A6" w:rsidRPr="0063477B" w:rsidRDefault="00E02E36">
            <w:pPr>
              <w:jc w:val="center"/>
              <w:rPr>
                <w:rFonts w:cs="Arial"/>
                <w:sz w:val="20"/>
              </w:rPr>
            </w:pPr>
            <w:r w:rsidRPr="0063477B">
              <w:rPr>
                <w:rFonts w:cs="Arial"/>
                <w:sz w:val="20"/>
              </w:rPr>
              <w:t>Tieto</w:t>
            </w:r>
          </w:p>
        </w:tc>
        <w:tc>
          <w:tcPr>
            <w:tcW w:w="614" w:type="pct"/>
            <w:tcPrChange w:id="47" w:author="Shah Ashay" w:date="2018-04-16T17:30:00Z">
              <w:tcPr>
                <w:tcW w:w="1170" w:type="dxa"/>
              </w:tcPr>
            </w:tcPrChange>
          </w:tcPr>
          <w:p w14:paraId="3A3230E3" w14:textId="77777777" w:rsidR="005F74A6" w:rsidRPr="0063477B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7" w:type="pct"/>
            <w:tcPrChange w:id="48" w:author="Shah Ashay" w:date="2018-04-16T17:30:00Z">
              <w:tcPr>
                <w:tcW w:w="1350" w:type="dxa"/>
              </w:tcPr>
            </w:tcPrChange>
          </w:tcPr>
          <w:p w14:paraId="16DB2B6E" w14:textId="71B14F0A" w:rsidR="005F74A6" w:rsidRPr="0063477B" w:rsidRDefault="005F74A6">
            <w:pPr>
              <w:jc w:val="center"/>
              <w:rPr>
                <w:rFonts w:cs="Arial"/>
                <w:sz w:val="20"/>
              </w:rPr>
            </w:pPr>
          </w:p>
        </w:tc>
      </w:tr>
      <w:tr w:rsidR="005F74A6" w:rsidRPr="0063477B" w:rsidDel="00D23911" w14:paraId="0BAA3765" w14:textId="27BA98BE" w:rsidTr="00D23911">
        <w:trPr>
          <w:cantSplit/>
          <w:del w:id="49" w:author="Shah Ashay" w:date="2018-04-16T17:30:00Z"/>
          <w:trPrChange w:id="50" w:author="Shah Ashay" w:date="2018-04-16T17:30:00Z">
            <w:trPr>
              <w:cantSplit/>
            </w:trPr>
          </w:trPrChange>
        </w:trPr>
        <w:tc>
          <w:tcPr>
            <w:tcW w:w="611" w:type="pct"/>
            <w:tcPrChange w:id="51" w:author="Shah Ashay" w:date="2018-04-16T17:30:00Z">
              <w:tcPr>
                <w:tcW w:w="1165" w:type="dxa"/>
              </w:tcPr>
            </w:tcPrChange>
          </w:tcPr>
          <w:p w14:paraId="0BAA3761" w14:textId="51F69572" w:rsidR="005F74A6" w:rsidRPr="0063477B" w:rsidDel="00D23911" w:rsidRDefault="005F74A6">
            <w:pPr>
              <w:jc w:val="center"/>
              <w:rPr>
                <w:del w:id="52" w:author="Shah Ashay" w:date="2018-04-16T17:30:00Z"/>
                <w:rFonts w:cs="Arial"/>
                <w:sz w:val="20"/>
              </w:rPr>
            </w:pPr>
          </w:p>
        </w:tc>
        <w:tc>
          <w:tcPr>
            <w:tcW w:w="897" w:type="pct"/>
            <w:tcPrChange w:id="53" w:author="Shah Ashay" w:date="2018-04-16T17:30:00Z">
              <w:tcPr>
                <w:tcW w:w="1710" w:type="dxa"/>
              </w:tcPr>
            </w:tcPrChange>
          </w:tcPr>
          <w:p w14:paraId="0BAA3762" w14:textId="7BD015A5" w:rsidR="005F74A6" w:rsidRPr="0063477B" w:rsidDel="00D23911" w:rsidRDefault="005F74A6">
            <w:pPr>
              <w:jc w:val="center"/>
              <w:rPr>
                <w:del w:id="54" w:author="Shah Ashay" w:date="2018-04-16T17:30:00Z"/>
                <w:rFonts w:cs="Arial"/>
                <w:sz w:val="20"/>
              </w:rPr>
            </w:pPr>
          </w:p>
        </w:tc>
        <w:tc>
          <w:tcPr>
            <w:tcW w:w="1557" w:type="pct"/>
            <w:tcPrChange w:id="55" w:author="Shah Ashay" w:date="2018-04-16T17:30:00Z">
              <w:tcPr>
                <w:tcW w:w="2970" w:type="dxa"/>
              </w:tcPr>
            </w:tcPrChange>
          </w:tcPr>
          <w:p w14:paraId="0BAA3763" w14:textId="78DB55F8" w:rsidR="005F74A6" w:rsidRPr="0063477B" w:rsidDel="00D23911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56" w:author="Shah Ashay" w:date="2018-04-16T17:30:00Z"/>
                <w:rFonts w:cs="Arial"/>
                <w:sz w:val="20"/>
              </w:rPr>
            </w:pPr>
          </w:p>
        </w:tc>
        <w:tc>
          <w:tcPr>
            <w:tcW w:w="614" w:type="pct"/>
            <w:tcPrChange w:id="57" w:author="Shah Ashay" w:date="2018-04-16T17:30:00Z">
              <w:tcPr>
                <w:tcW w:w="1170" w:type="dxa"/>
              </w:tcPr>
            </w:tcPrChange>
          </w:tcPr>
          <w:p w14:paraId="0BAA3764" w14:textId="117E1531" w:rsidR="005F74A6" w:rsidRPr="0063477B" w:rsidDel="00D23911" w:rsidRDefault="005F74A6">
            <w:pPr>
              <w:jc w:val="center"/>
              <w:rPr>
                <w:del w:id="58" w:author="Shah Ashay" w:date="2018-04-16T17:30:00Z"/>
                <w:rFonts w:cs="Arial"/>
                <w:sz w:val="20"/>
              </w:rPr>
            </w:pPr>
          </w:p>
        </w:tc>
        <w:tc>
          <w:tcPr>
            <w:tcW w:w="614" w:type="pct"/>
            <w:tcPrChange w:id="59" w:author="Shah Ashay" w:date="2018-04-16T17:30:00Z">
              <w:tcPr>
                <w:tcW w:w="1170" w:type="dxa"/>
              </w:tcPr>
            </w:tcPrChange>
          </w:tcPr>
          <w:p w14:paraId="7F4C939B" w14:textId="2CFFA349" w:rsidR="005F74A6" w:rsidRPr="0063477B" w:rsidDel="00D23911" w:rsidRDefault="005F74A6">
            <w:pPr>
              <w:jc w:val="center"/>
              <w:rPr>
                <w:del w:id="60" w:author="Shah Ashay" w:date="2018-04-16T17:30:00Z"/>
                <w:rFonts w:cs="Arial"/>
                <w:sz w:val="20"/>
              </w:rPr>
            </w:pPr>
          </w:p>
        </w:tc>
        <w:tc>
          <w:tcPr>
            <w:tcW w:w="707" w:type="pct"/>
            <w:tcPrChange w:id="61" w:author="Shah Ashay" w:date="2018-04-16T17:30:00Z">
              <w:tcPr>
                <w:tcW w:w="1350" w:type="dxa"/>
              </w:tcPr>
            </w:tcPrChange>
          </w:tcPr>
          <w:p w14:paraId="2220525C" w14:textId="662800FB" w:rsidR="005F74A6" w:rsidRPr="0063477B" w:rsidDel="00D23911" w:rsidRDefault="005F74A6">
            <w:pPr>
              <w:jc w:val="center"/>
              <w:rPr>
                <w:del w:id="62" w:author="Shah Ashay" w:date="2018-04-16T17:30:00Z"/>
                <w:rFonts w:cs="Arial"/>
                <w:sz w:val="20"/>
              </w:rPr>
            </w:pPr>
          </w:p>
        </w:tc>
      </w:tr>
      <w:tr w:rsidR="005F74A6" w:rsidRPr="0063477B" w:rsidDel="00D23911" w14:paraId="0BAA376A" w14:textId="0663CC98" w:rsidTr="00D23911">
        <w:trPr>
          <w:cantSplit/>
          <w:del w:id="63" w:author="Shah Ashay" w:date="2018-04-16T17:30:00Z"/>
          <w:trPrChange w:id="64" w:author="Shah Ashay" w:date="2018-04-16T17:30:00Z">
            <w:trPr>
              <w:cantSplit/>
            </w:trPr>
          </w:trPrChange>
        </w:trPr>
        <w:tc>
          <w:tcPr>
            <w:tcW w:w="611" w:type="pct"/>
            <w:tcPrChange w:id="65" w:author="Shah Ashay" w:date="2018-04-16T17:30:00Z">
              <w:tcPr>
                <w:tcW w:w="1165" w:type="dxa"/>
              </w:tcPr>
            </w:tcPrChange>
          </w:tcPr>
          <w:p w14:paraId="0BAA3766" w14:textId="3C8278A8" w:rsidR="005F74A6" w:rsidRPr="0063477B" w:rsidDel="00D23911" w:rsidRDefault="005F74A6">
            <w:pPr>
              <w:jc w:val="center"/>
              <w:rPr>
                <w:del w:id="66" w:author="Shah Ashay" w:date="2018-04-16T17:30:00Z"/>
                <w:rFonts w:cs="Arial"/>
                <w:sz w:val="20"/>
              </w:rPr>
            </w:pPr>
          </w:p>
        </w:tc>
        <w:tc>
          <w:tcPr>
            <w:tcW w:w="897" w:type="pct"/>
            <w:tcPrChange w:id="67" w:author="Shah Ashay" w:date="2018-04-16T17:30:00Z">
              <w:tcPr>
                <w:tcW w:w="1710" w:type="dxa"/>
              </w:tcPr>
            </w:tcPrChange>
          </w:tcPr>
          <w:p w14:paraId="0BAA3767" w14:textId="745B9161" w:rsidR="005F74A6" w:rsidRPr="0063477B" w:rsidDel="00D23911" w:rsidRDefault="005F74A6">
            <w:pPr>
              <w:jc w:val="center"/>
              <w:rPr>
                <w:del w:id="68" w:author="Shah Ashay" w:date="2018-04-16T17:30:00Z"/>
                <w:rFonts w:cs="Arial"/>
                <w:sz w:val="20"/>
              </w:rPr>
            </w:pPr>
          </w:p>
        </w:tc>
        <w:tc>
          <w:tcPr>
            <w:tcW w:w="1557" w:type="pct"/>
            <w:tcPrChange w:id="69" w:author="Shah Ashay" w:date="2018-04-16T17:30:00Z">
              <w:tcPr>
                <w:tcW w:w="2970" w:type="dxa"/>
              </w:tcPr>
            </w:tcPrChange>
          </w:tcPr>
          <w:p w14:paraId="0BAA3768" w14:textId="77E539F6" w:rsidR="005F74A6" w:rsidRPr="0063477B" w:rsidDel="00D23911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70" w:author="Shah Ashay" w:date="2018-04-16T17:30:00Z"/>
                <w:rFonts w:cs="Arial"/>
                <w:sz w:val="20"/>
              </w:rPr>
            </w:pPr>
          </w:p>
        </w:tc>
        <w:tc>
          <w:tcPr>
            <w:tcW w:w="614" w:type="pct"/>
            <w:tcPrChange w:id="71" w:author="Shah Ashay" w:date="2018-04-16T17:30:00Z">
              <w:tcPr>
                <w:tcW w:w="1170" w:type="dxa"/>
              </w:tcPr>
            </w:tcPrChange>
          </w:tcPr>
          <w:p w14:paraId="0BAA3769" w14:textId="2FED78CC" w:rsidR="005F74A6" w:rsidRPr="0063477B" w:rsidDel="00D23911" w:rsidRDefault="005F74A6">
            <w:pPr>
              <w:jc w:val="center"/>
              <w:rPr>
                <w:del w:id="72" w:author="Shah Ashay" w:date="2018-04-16T17:30:00Z"/>
                <w:rFonts w:cs="Arial"/>
                <w:sz w:val="20"/>
              </w:rPr>
            </w:pPr>
          </w:p>
        </w:tc>
        <w:tc>
          <w:tcPr>
            <w:tcW w:w="614" w:type="pct"/>
            <w:tcPrChange w:id="73" w:author="Shah Ashay" w:date="2018-04-16T17:30:00Z">
              <w:tcPr>
                <w:tcW w:w="1170" w:type="dxa"/>
              </w:tcPr>
            </w:tcPrChange>
          </w:tcPr>
          <w:p w14:paraId="027A5A19" w14:textId="443FE946" w:rsidR="005F74A6" w:rsidRPr="0063477B" w:rsidDel="00D23911" w:rsidRDefault="005F74A6">
            <w:pPr>
              <w:jc w:val="center"/>
              <w:rPr>
                <w:del w:id="74" w:author="Shah Ashay" w:date="2018-04-16T17:30:00Z"/>
                <w:rFonts w:cs="Arial"/>
                <w:sz w:val="20"/>
              </w:rPr>
            </w:pPr>
          </w:p>
        </w:tc>
        <w:tc>
          <w:tcPr>
            <w:tcW w:w="707" w:type="pct"/>
            <w:tcPrChange w:id="75" w:author="Shah Ashay" w:date="2018-04-16T17:30:00Z">
              <w:tcPr>
                <w:tcW w:w="1350" w:type="dxa"/>
              </w:tcPr>
            </w:tcPrChange>
          </w:tcPr>
          <w:p w14:paraId="38883292" w14:textId="62E500FD" w:rsidR="005F74A6" w:rsidRPr="0063477B" w:rsidDel="00D23911" w:rsidRDefault="005F74A6">
            <w:pPr>
              <w:jc w:val="center"/>
              <w:rPr>
                <w:del w:id="76" w:author="Shah Ashay" w:date="2018-04-16T17:30:00Z"/>
                <w:rFonts w:cs="Arial"/>
                <w:sz w:val="20"/>
              </w:rPr>
            </w:pPr>
          </w:p>
        </w:tc>
      </w:tr>
      <w:tr w:rsidR="005F74A6" w:rsidRPr="0063477B" w:rsidDel="00D23911" w14:paraId="0BAA376F" w14:textId="62C13115" w:rsidTr="00D23911">
        <w:trPr>
          <w:cantSplit/>
          <w:del w:id="77" w:author="Shah Ashay" w:date="2018-04-16T17:30:00Z"/>
          <w:trPrChange w:id="78" w:author="Shah Ashay" w:date="2018-04-16T17:30:00Z">
            <w:trPr>
              <w:cantSplit/>
            </w:trPr>
          </w:trPrChange>
        </w:trPr>
        <w:tc>
          <w:tcPr>
            <w:tcW w:w="611" w:type="pct"/>
            <w:tcPrChange w:id="79" w:author="Shah Ashay" w:date="2018-04-16T17:30:00Z">
              <w:tcPr>
                <w:tcW w:w="1165" w:type="dxa"/>
              </w:tcPr>
            </w:tcPrChange>
          </w:tcPr>
          <w:p w14:paraId="0BAA376B" w14:textId="3DAC9F29" w:rsidR="005F74A6" w:rsidRPr="0063477B" w:rsidDel="00D23911" w:rsidRDefault="005F74A6">
            <w:pPr>
              <w:jc w:val="center"/>
              <w:rPr>
                <w:del w:id="80" w:author="Shah Ashay" w:date="2018-04-16T17:30:00Z"/>
                <w:rFonts w:cs="Arial"/>
                <w:sz w:val="20"/>
              </w:rPr>
            </w:pPr>
          </w:p>
        </w:tc>
        <w:tc>
          <w:tcPr>
            <w:tcW w:w="897" w:type="pct"/>
            <w:tcPrChange w:id="81" w:author="Shah Ashay" w:date="2018-04-16T17:30:00Z">
              <w:tcPr>
                <w:tcW w:w="1710" w:type="dxa"/>
              </w:tcPr>
            </w:tcPrChange>
          </w:tcPr>
          <w:p w14:paraId="0BAA376C" w14:textId="2262CDB9" w:rsidR="005F74A6" w:rsidRPr="0063477B" w:rsidDel="00D23911" w:rsidRDefault="005F74A6">
            <w:pPr>
              <w:jc w:val="center"/>
              <w:rPr>
                <w:del w:id="82" w:author="Shah Ashay" w:date="2018-04-16T17:30:00Z"/>
                <w:rFonts w:cs="Arial"/>
                <w:sz w:val="20"/>
              </w:rPr>
            </w:pPr>
          </w:p>
        </w:tc>
        <w:tc>
          <w:tcPr>
            <w:tcW w:w="1557" w:type="pct"/>
            <w:tcPrChange w:id="83" w:author="Shah Ashay" w:date="2018-04-16T17:30:00Z">
              <w:tcPr>
                <w:tcW w:w="2970" w:type="dxa"/>
              </w:tcPr>
            </w:tcPrChange>
          </w:tcPr>
          <w:p w14:paraId="0BAA376D" w14:textId="437B0647" w:rsidR="005F74A6" w:rsidRPr="0063477B" w:rsidDel="00D23911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84" w:author="Shah Ashay" w:date="2018-04-16T17:30:00Z"/>
                <w:rFonts w:cs="Arial"/>
                <w:sz w:val="20"/>
              </w:rPr>
            </w:pPr>
          </w:p>
        </w:tc>
        <w:tc>
          <w:tcPr>
            <w:tcW w:w="614" w:type="pct"/>
            <w:tcPrChange w:id="85" w:author="Shah Ashay" w:date="2018-04-16T17:30:00Z">
              <w:tcPr>
                <w:tcW w:w="1170" w:type="dxa"/>
              </w:tcPr>
            </w:tcPrChange>
          </w:tcPr>
          <w:p w14:paraId="0BAA376E" w14:textId="61ACA3FD" w:rsidR="005F74A6" w:rsidRPr="0063477B" w:rsidDel="00D23911" w:rsidRDefault="005F74A6">
            <w:pPr>
              <w:jc w:val="center"/>
              <w:rPr>
                <w:del w:id="86" w:author="Shah Ashay" w:date="2018-04-16T17:30:00Z"/>
                <w:rFonts w:cs="Arial"/>
                <w:sz w:val="20"/>
              </w:rPr>
            </w:pPr>
          </w:p>
        </w:tc>
        <w:tc>
          <w:tcPr>
            <w:tcW w:w="614" w:type="pct"/>
            <w:tcPrChange w:id="87" w:author="Shah Ashay" w:date="2018-04-16T17:30:00Z">
              <w:tcPr>
                <w:tcW w:w="1170" w:type="dxa"/>
              </w:tcPr>
            </w:tcPrChange>
          </w:tcPr>
          <w:p w14:paraId="4BC707ED" w14:textId="371C04B7" w:rsidR="005F74A6" w:rsidRPr="0063477B" w:rsidDel="00D23911" w:rsidRDefault="005F74A6">
            <w:pPr>
              <w:jc w:val="center"/>
              <w:rPr>
                <w:del w:id="88" w:author="Shah Ashay" w:date="2018-04-16T17:30:00Z"/>
                <w:rFonts w:cs="Arial"/>
                <w:sz w:val="20"/>
              </w:rPr>
            </w:pPr>
          </w:p>
        </w:tc>
        <w:tc>
          <w:tcPr>
            <w:tcW w:w="707" w:type="pct"/>
            <w:tcPrChange w:id="89" w:author="Shah Ashay" w:date="2018-04-16T17:30:00Z">
              <w:tcPr>
                <w:tcW w:w="1350" w:type="dxa"/>
              </w:tcPr>
            </w:tcPrChange>
          </w:tcPr>
          <w:p w14:paraId="5CF39564" w14:textId="48EDB839" w:rsidR="005F74A6" w:rsidRPr="0063477B" w:rsidDel="00D23911" w:rsidRDefault="005F74A6">
            <w:pPr>
              <w:jc w:val="center"/>
              <w:rPr>
                <w:del w:id="90" w:author="Shah Ashay" w:date="2018-04-16T17:30:00Z"/>
                <w:rFonts w:cs="Arial"/>
                <w:sz w:val="20"/>
              </w:rPr>
            </w:pPr>
          </w:p>
        </w:tc>
      </w:tr>
    </w:tbl>
    <w:p w14:paraId="0BAA3770" w14:textId="77777777" w:rsidR="00AD190F" w:rsidRPr="0063477B" w:rsidRDefault="00AD190F">
      <w:pPr>
        <w:rPr>
          <w:rFonts w:cs="Arial"/>
        </w:rPr>
        <w:sectPr w:rsidR="00AD190F" w:rsidRPr="0063477B">
          <w:headerReference w:type="default" r:id="rId13"/>
          <w:footerReference w:type="default" r:id="rId14"/>
          <w:pgSz w:w="12240" w:h="15840" w:code="1"/>
          <w:pgMar w:top="1440" w:right="1440" w:bottom="720" w:left="1440" w:header="720" w:footer="720" w:gutter="0"/>
          <w:pgNumType w:fmt="lowerRoman" w:start="1"/>
          <w:cols w:space="720"/>
          <w:docGrid w:linePitch="360"/>
        </w:sectPr>
      </w:pPr>
    </w:p>
    <w:p w14:paraId="0BAA3771" w14:textId="77777777" w:rsidR="004D61A0" w:rsidRPr="0063477B" w:rsidRDefault="004D61A0">
      <w:pPr>
        <w:jc w:val="center"/>
        <w:rPr>
          <w:rFonts w:cs="Arial"/>
          <w:b/>
          <w:color w:val="3399FF"/>
          <w:sz w:val="28"/>
        </w:rPr>
      </w:pPr>
      <w:r w:rsidRPr="0063477B">
        <w:rPr>
          <w:rFonts w:cs="Arial"/>
          <w:b/>
          <w:color w:val="3399FF"/>
          <w:sz w:val="28"/>
        </w:rPr>
        <w:lastRenderedPageBreak/>
        <w:t>Table of Contents</w:t>
      </w:r>
    </w:p>
    <w:p w14:paraId="0BAA3772" w14:textId="77777777" w:rsidR="004D61A0" w:rsidRPr="0063477B" w:rsidRDefault="004D61A0">
      <w:pPr>
        <w:rPr>
          <w:rFonts w:cs="Arial"/>
        </w:rPr>
      </w:pPr>
    </w:p>
    <w:p w14:paraId="118CFB52" w14:textId="4C038F2E" w:rsidR="00EF67AC" w:rsidRPr="00D23911" w:rsidRDefault="00006EC4">
      <w:pPr>
        <w:pStyle w:val="TOC1"/>
        <w:rPr>
          <w:rFonts w:cstheme="minorBidi"/>
          <w:noProof/>
          <w:szCs w:val="28"/>
          <w:lang w:bidi="th-TH"/>
        </w:rPr>
      </w:pPr>
      <w:r w:rsidRPr="00D23911">
        <w:rPr>
          <w:rFonts w:ascii="Arial" w:hAnsi="Arial" w:cs="Arial"/>
        </w:rPr>
        <w:fldChar w:fldCharType="begin"/>
      </w:r>
      <w:r w:rsidR="004D61A0" w:rsidRPr="0063477B">
        <w:rPr>
          <w:rFonts w:ascii="Arial" w:hAnsi="Arial" w:cs="Arial"/>
        </w:rPr>
        <w:instrText xml:space="preserve"> TOC \o "1-2" \h \z </w:instrText>
      </w:r>
      <w:r w:rsidRPr="00D23911">
        <w:rPr>
          <w:rFonts w:ascii="Arial" w:hAnsi="Arial" w:cs="Arial"/>
          <w:rPrChange w:id="91" w:author="Batra Yogesh (EXT)" w:date="2018-04-13T13:14:00Z">
            <w:rPr>
              <w:rFonts w:ascii="Arial" w:hAnsi="Arial" w:cs="Arial"/>
            </w:rPr>
          </w:rPrChange>
        </w:rPr>
        <w:fldChar w:fldCharType="separate"/>
      </w:r>
      <w:r w:rsidR="0009123D" w:rsidRPr="00D23911">
        <w:fldChar w:fldCharType="begin"/>
      </w:r>
      <w:r w:rsidR="0009123D" w:rsidRPr="0063477B">
        <w:rPr>
          <w:rFonts w:ascii="Arial" w:hAnsi="Arial" w:cs="Arial"/>
          <w:rPrChange w:id="92" w:author="Batra Yogesh (EXT)" w:date="2018-04-13T13:14:00Z">
            <w:rPr/>
          </w:rPrChange>
        </w:rPr>
        <w:instrText xml:space="preserve"> HYPERLINK \l "_Toc502312561" </w:instrText>
      </w:r>
      <w:r w:rsidR="0009123D" w:rsidRPr="00D23911">
        <w:rPr>
          <w:noProof/>
        </w:rPr>
        <w:fldChar w:fldCharType="separate"/>
      </w:r>
      <w:r w:rsidR="00EF67AC" w:rsidRPr="0063477B">
        <w:rPr>
          <w:rStyle w:val="Hyperlink"/>
          <w:rFonts w:ascii="Arial" w:hAnsi="Arial" w:cs="Arial"/>
          <w:noProof/>
          <w:rPrChange w:id="93" w:author="Batra Yogesh (EXT)" w:date="2018-04-13T13:14:00Z">
            <w:rPr>
              <w:rStyle w:val="Hyperlink"/>
              <w:noProof/>
            </w:rPr>
          </w:rPrChange>
        </w:rPr>
        <w:t>1.</w:t>
      </w:r>
      <w:r w:rsidR="00EF67AC" w:rsidRPr="0063477B">
        <w:rPr>
          <w:rFonts w:ascii="Arial" w:hAnsi="Arial" w:cs="Arial"/>
          <w:noProof/>
          <w:szCs w:val="28"/>
          <w:lang w:bidi="th-TH"/>
          <w:rPrChange w:id="94" w:author="Batra Yogesh (EXT)" w:date="2018-04-13T13:14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EF67AC" w:rsidRPr="0063477B">
        <w:rPr>
          <w:rStyle w:val="Hyperlink"/>
          <w:rFonts w:ascii="Arial" w:hAnsi="Arial" w:cs="Arial"/>
          <w:noProof/>
          <w:rPrChange w:id="95" w:author="Batra Yogesh (EXT)" w:date="2018-04-13T13:14:00Z">
            <w:rPr>
              <w:rStyle w:val="Hyperlink"/>
              <w:noProof/>
            </w:rPr>
          </w:rPrChange>
        </w:rPr>
        <w:t>Use Case Information</w:t>
      </w:r>
      <w:r w:rsidR="00EF67AC" w:rsidRPr="0063477B">
        <w:rPr>
          <w:rFonts w:ascii="Arial" w:hAnsi="Arial" w:cs="Arial"/>
          <w:noProof/>
          <w:webHidden/>
          <w:rPrChange w:id="96" w:author="Batra Yogesh (EXT)" w:date="2018-04-13T13:14:00Z">
            <w:rPr>
              <w:noProof/>
              <w:webHidden/>
            </w:rPr>
          </w:rPrChange>
        </w:rPr>
        <w:tab/>
      </w:r>
      <w:r w:rsidR="00EF67AC" w:rsidRPr="00D23911">
        <w:rPr>
          <w:noProof/>
          <w:webHidden/>
        </w:rPr>
        <w:fldChar w:fldCharType="begin"/>
      </w:r>
      <w:r w:rsidR="00EF67AC" w:rsidRPr="00D23911">
        <w:rPr>
          <w:noProof/>
          <w:webHidden/>
        </w:rPr>
        <w:instrText xml:space="preserve"> PAGEREF _Toc502312561 \h </w:instrText>
      </w:r>
      <w:r w:rsidR="00EF67AC" w:rsidRPr="00D23911">
        <w:rPr>
          <w:noProof/>
          <w:webHidden/>
        </w:rPr>
      </w:r>
      <w:r w:rsidR="00EF67AC" w:rsidRPr="00D23911">
        <w:rPr>
          <w:noProof/>
          <w:webHidden/>
        </w:rPr>
        <w:fldChar w:fldCharType="separate"/>
      </w:r>
      <w:r w:rsidR="00EF67AC" w:rsidRPr="0063477B">
        <w:rPr>
          <w:rFonts w:ascii="Arial" w:hAnsi="Arial" w:cs="Arial"/>
          <w:noProof/>
          <w:webHidden/>
          <w:rPrChange w:id="97" w:author="Batra Yogesh (EXT)" w:date="2018-04-13T13:14:00Z">
            <w:rPr>
              <w:noProof/>
              <w:webHidden/>
            </w:rPr>
          </w:rPrChange>
        </w:rPr>
        <w:t>4</w:t>
      </w:r>
      <w:r w:rsidR="00EF67AC" w:rsidRPr="00D23911">
        <w:rPr>
          <w:noProof/>
          <w:webHidden/>
        </w:rPr>
        <w:fldChar w:fldCharType="end"/>
      </w:r>
      <w:r w:rsidR="0009123D" w:rsidRPr="00D23911">
        <w:rPr>
          <w:noProof/>
        </w:rPr>
        <w:fldChar w:fldCharType="end"/>
      </w:r>
    </w:p>
    <w:p w14:paraId="68924451" w14:textId="2E7E989B" w:rsidR="00EF67AC" w:rsidRPr="00D23911" w:rsidRDefault="0009123D">
      <w:pPr>
        <w:pStyle w:val="TOC1"/>
        <w:rPr>
          <w:rFonts w:cstheme="minorBidi"/>
          <w:noProof/>
          <w:szCs w:val="28"/>
          <w:lang w:bidi="th-TH"/>
        </w:rPr>
      </w:pPr>
      <w:r w:rsidRPr="00D23911">
        <w:fldChar w:fldCharType="begin"/>
      </w:r>
      <w:r w:rsidRPr="00D23911">
        <w:instrText xml:space="preserve"> HYPERLINK \l "_Toc502312562" </w:instrText>
      </w:r>
      <w:r w:rsidRPr="00D23911">
        <w:rPr>
          <w:noProof/>
        </w:rPr>
        <w:fldChar w:fldCharType="separate"/>
      </w:r>
      <w:r w:rsidR="00EF67AC" w:rsidRPr="00D23911">
        <w:rPr>
          <w:rStyle w:val="Hyperlink"/>
          <w:rFonts w:ascii="Arial" w:hAnsi="Arial" w:cs="Arial"/>
          <w:noProof/>
          <w:rPrChange w:id="98" w:author="Shah Ashay" w:date="2018-04-16T17:31:00Z">
            <w:rPr>
              <w:rStyle w:val="Hyperlink"/>
              <w:noProof/>
            </w:rPr>
          </w:rPrChange>
        </w:rPr>
        <w:t>2.</w:t>
      </w:r>
      <w:r w:rsidR="00EF67AC" w:rsidRPr="00D23911">
        <w:rPr>
          <w:rFonts w:ascii="Arial" w:hAnsi="Arial" w:cs="Arial"/>
          <w:noProof/>
          <w:szCs w:val="28"/>
          <w:lang w:bidi="th-TH"/>
          <w:rPrChange w:id="99" w:author="Shah Ashay" w:date="2018-04-16T17:31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EF67AC" w:rsidRPr="00D23911">
        <w:rPr>
          <w:rStyle w:val="Hyperlink"/>
          <w:rFonts w:ascii="Arial" w:hAnsi="Arial" w:cs="Arial"/>
          <w:noProof/>
          <w:rPrChange w:id="100" w:author="Shah Ashay" w:date="2018-04-16T17:31:00Z">
            <w:rPr>
              <w:rStyle w:val="Hyperlink"/>
              <w:noProof/>
            </w:rPr>
          </w:rPrChange>
        </w:rPr>
        <w:t>Primary Flow: BKK_UC52 Add Allocation Network</w:t>
      </w:r>
      <w:r w:rsidR="00EF67AC" w:rsidRPr="00D23911">
        <w:rPr>
          <w:noProof/>
          <w:webHidden/>
        </w:rPr>
        <w:tab/>
      </w:r>
      <w:r w:rsidR="00EF67AC" w:rsidRPr="00D23911">
        <w:rPr>
          <w:noProof/>
          <w:webHidden/>
        </w:rPr>
        <w:fldChar w:fldCharType="begin"/>
      </w:r>
      <w:r w:rsidR="00EF67AC" w:rsidRPr="00D23911">
        <w:rPr>
          <w:noProof/>
          <w:webHidden/>
        </w:rPr>
        <w:instrText xml:space="preserve"> PAGEREF _Toc502312562 \h </w:instrText>
      </w:r>
      <w:r w:rsidR="00EF67AC" w:rsidRPr="00D23911">
        <w:rPr>
          <w:noProof/>
          <w:webHidden/>
        </w:rPr>
      </w:r>
      <w:r w:rsidR="00EF67AC" w:rsidRPr="00D23911">
        <w:rPr>
          <w:noProof/>
          <w:webHidden/>
        </w:rPr>
        <w:fldChar w:fldCharType="separate"/>
      </w:r>
      <w:r w:rsidR="00EF67AC" w:rsidRPr="00D23911">
        <w:rPr>
          <w:noProof/>
          <w:webHidden/>
        </w:rPr>
        <w:t>4</w:t>
      </w:r>
      <w:r w:rsidR="00EF67AC" w:rsidRPr="00D23911">
        <w:rPr>
          <w:noProof/>
          <w:webHidden/>
        </w:rPr>
        <w:fldChar w:fldCharType="end"/>
      </w:r>
      <w:r w:rsidRPr="00D23911">
        <w:rPr>
          <w:noProof/>
        </w:rPr>
        <w:fldChar w:fldCharType="end"/>
      </w:r>
    </w:p>
    <w:p w14:paraId="4E53B4DC" w14:textId="1E127EEC" w:rsidR="00EF67AC" w:rsidRPr="00D23911" w:rsidRDefault="0009123D">
      <w:pPr>
        <w:pStyle w:val="TOC1"/>
        <w:rPr>
          <w:rFonts w:cstheme="minorBidi"/>
          <w:noProof/>
          <w:szCs w:val="28"/>
          <w:lang w:bidi="th-TH"/>
        </w:rPr>
      </w:pPr>
      <w:r w:rsidRPr="00D23911">
        <w:fldChar w:fldCharType="begin"/>
      </w:r>
      <w:r w:rsidRPr="00D23911">
        <w:instrText xml:space="preserve"> HYPERLINK \l "_Toc502312563" </w:instrText>
      </w:r>
      <w:r w:rsidRPr="00D23911">
        <w:rPr>
          <w:noProof/>
        </w:rPr>
        <w:fldChar w:fldCharType="separate"/>
      </w:r>
      <w:r w:rsidR="00EF67AC" w:rsidRPr="00D23911">
        <w:rPr>
          <w:rStyle w:val="Hyperlink"/>
          <w:rFonts w:ascii="Arial" w:hAnsi="Arial" w:cs="Arial"/>
          <w:noProof/>
          <w:rPrChange w:id="101" w:author="Shah Ashay" w:date="2018-04-16T17:31:00Z">
            <w:rPr>
              <w:rStyle w:val="Hyperlink"/>
              <w:noProof/>
            </w:rPr>
          </w:rPrChange>
        </w:rPr>
        <w:t>3.</w:t>
      </w:r>
      <w:r w:rsidR="00EF67AC" w:rsidRPr="00D23911">
        <w:rPr>
          <w:rFonts w:ascii="Arial" w:hAnsi="Arial" w:cs="Arial"/>
          <w:noProof/>
          <w:szCs w:val="28"/>
          <w:lang w:bidi="th-TH"/>
          <w:rPrChange w:id="102" w:author="Shah Ashay" w:date="2018-04-16T17:31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EF67AC" w:rsidRPr="00D23911">
        <w:rPr>
          <w:rStyle w:val="Hyperlink"/>
          <w:rFonts w:ascii="Arial" w:hAnsi="Arial" w:cs="Arial"/>
          <w:noProof/>
          <w:rPrChange w:id="103" w:author="Shah Ashay" w:date="2018-04-16T17:31:00Z">
            <w:rPr>
              <w:rStyle w:val="Hyperlink"/>
              <w:noProof/>
            </w:rPr>
          </w:rPrChange>
        </w:rPr>
        <w:t>Alternatives</w:t>
      </w:r>
      <w:r w:rsidR="00EF67AC" w:rsidRPr="00D23911">
        <w:rPr>
          <w:noProof/>
          <w:webHidden/>
        </w:rPr>
        <w:tab/>
      </w:r>
      <w:r w:rsidR="00EF67AC" w:rsidRPr="00D23911">
        <w:rPr>
          <w:noProof/>
          <w:webHidden/>
        </w:rPr>
        <w:fldChar w:fldCharType="begin"/>
      </w:r>
      <w:r w:rsidR="00EF67AC" w:rsidRPr="00D23911">
        <w:rPr>
          <w:noProof/>
          <w:webHidden/>
        </w:rPr>
        <w:instrText xml:space="preserve"> PAGEREF _Toc502312563 \h </w:instrText>
      </w:r>
      <w:r w:rsidR="00EF67AC" w:rsidRPr="00D23911">
        <w:rPr>
          <w:noProof/>
          <w:webHidden/>
        </w:rPr>
      </w:r>
      <w:r w:rsidR="00EF67AC" w:rsidRPr="00D23911">
        <w:rPr>
          <w:noProof/>
          <w:webHidden/>
        </w:rPr>
        <w:fldChar w:fldCharType="separate"/>
      </w:r>
      <w:r w:rsidR="00EF67AC" w:rsidRPr="00D23911">
        <w:rPr>
          <w:noProof/>
          <w:webHidden/>
        </w:rPr>
        <w:t>5</w:t>
      </w:r>
      <w:r w:rsidR="00EF67AC" w:rsidRPr="00D23911">
        <w:rPr>
          <w:noProof/>
          <w:webHidden/>
        </w:rPr>
        <w:fldChar w:fldCharType="end"/>
      </w:r>
      <w:r w:rsidRPr="00D23911">
        <w:rPr>
          <w:noProof/>
        </w:rPr>
        <w:fldChar w:fldCharType="end"/>
      </w:r>
    </w:p>
    <w:p w14:paraId="7C4E492A" w14:textId="38FEC8FC" w:rsidR="00EF67AC" w:rsidRPr="00D23911" w:rsidRDefault="00854B31" w:rsidP="0032386E">
      <w:pPr>
        <w:pStyle w:val="TOC2"/>
        <w:rPr>
          <w:rFonts w:eastAsiaTheme="minorEastAsia" w:cstheme="minorBidi"/>
          <w:szCs w:val="28"/>
          <w:lang w:bidi="th-TH"/>
        </w:rPr>
      </w:pPr>
      <w:r w:rsidRPr="00D23911">
        <w:fldChar w:fldCharType="begin"/>
      </w:r>
      <w:r w:rsidRPr="00D23911">
        <w:instrText xml:space="preserve"> HYPERLINK \l "_Toc502312564" </w:instrText>
      </w:r>
      <w:r w:rsidRPr="00D23911">
        <w:fldChar w:fldCharType="separate"/>
      </w:r>
      <w:r w:rsidR="00EF67AC" w:rsidRPr="00D23911">
        <w:rPr>
          <w:rStyle w:val="Hyperlink"/>
          <w:rFonts w:ascii="Arial" w:hAnsi="Arial" w:cs="Arial"/>
          <w:rPrChange w:id="104" w:author="Shah Ashay" w:date="2018-04-16T17:31:00Z">
            <w:rPr>
              <w:rStyle w:val="Hyperlink"/>
            </w:rPr>
          </w:rPrChange>
        </w:rPr>
        <w:t>3.1</w:t>
      </w:r>
      <w:r w:rsidR="00EF67AC" w:rsidRPr="00D23911">
        <w:rPr>
          <w:rFonts w:ascii="Arial" w:eastAsiaTheme="minorEastAsia" w:hAnsi="Arial" w:cs="Arial"/>
          <w:szCs w:val="28"/>
          <w:lang w:bidi="th-TH"/>
          <w:rPrChange w:id="105" w:author="Shah Ashay" w:date="2018-04-16T17:31:00Z">
            <w:rPr>
              <w:rFonts w:eastAsiaTheme="minorEastAsia" w:cstheme="minorBidi"/>
              <w:szCs w:val="28"/>
              <w:lang w:bidi="th-TH"/>
            </w:rPr>
          </w:rPrChange>
        </w:rPr>
        <w:tab/>
      </w:r>
      <w:r w:rsidR="00EF67AC" w:rsidRPr="00D23911">
        <w:rPr>
          <w:rStyle w:val="Hyperlink"/>
          <w:rFonts w:ascii="Arial" w:hAnsi="Arial" w:cs="Arial"/>
          <w:rPrChange w:id="106" w:author="Shah Ashay" w:date="2018-04-16T17:31:00Z">
            <w:rPr>
              <w:rStyle w:val="Hyperlink"/>
            </w:rPr>
          </w:rPrChange>
        </w:rPr>
        <w:t>Alternate Condition A2: Update Allocation Network details as a new version</w:t>
      </w:r>
      <w:r w:rsidR="00EF67AC" w:rsidRPr="00D23911">
        <w:rPr>
          <w:webHidden/>
        </w:rPr>
        <w:tab/>
      </w:r>
      <w:r w:rsidR="00EF67AC" w:rsidRPr="00D23911">
        <w:rPr>
          <w:webHidden/>
        </w:rPr>
        <w:fldChar w:fldCharType="begin"/>
      </w:r>
      <w:r w:rsidR="00EF67AC" w:rsidRPr="00D23911">
        <w:rPr>
          <w:webHidden/>
        </w:rPr>
        <w:instrText xml:space="preserve"> PAGEREF _Toc502312564 \h </w:instrText>
      </w:r>
      <w:r w:rsidR="00EF67AC" w:rsidRPr="00D23911">
        <w:rPr>
          <w:webHidden/>
        </w:rPr>
      </w:r>
      <w:r w:rsidR="00EF67AC" w:rsidRPr="00D23911">
        <w:rPr>
          <w:webHidden/>
        </w:rPr>
        <w:fldChar w:fldCharType="separate"/>
      </w:r>
      <w:r w:rsidR="00EF67AC" w:rsidRPr="00D23911">
        <w:rPr>
          <w:webHidden/>
        </w:rPr>
        <w:t>5</w:t>
      </w:r>
      <w:r w:rsidR="00EF67AC" w:rsidRPr="00D23911">
        <w:rPr>
          <w:webHidden/>
        </w:rPr>
        <w:fldChar w:fldCharType="end"/>
      </w:r>
      <w:r w:rsidRPr="00D23911">
        <w:fldChar w:fldCharType="end"/>
      </w:r>
    </w:p>
    <w:p w14:paraId="6259CA04" w14:textId="01548CB4" w:rsidR="00EF67AC" w:rsidRPr="00D23911" w:rsidRDefault="0009123D">
      <w:pPr>
        <w:pStyle w:val="TOC1"/>
        <w:rPr>
          <w:rFonts w:cstheme="minorBidi"/>
          <w:noProof/>
          <w:szCs w:val="28"/>
          <w:lang w:bidi="th-TH"/>
        </w:rPr>
      </w:pPr>
      <w:r w:rsidRPr="00D23911">
        <w:fldChar w:fldCharType="begin"/>
      </w:r>
      <w:r w:rsidRPr="00D23911">
        <w:instrText xml:space="preserve"> HYPERLINK \l "_Toc502312565" </w:instrText>
      </w:r>
      <w:r w:rsidRPr="00D23911">
        <w:rPr>
          <w:noProof/>
        </w:rPr>
        <w:fldChar w:fldCharType="separate"/>
      </w:r>
      <w:r w:rsidR="00EF67AC" w:rsidRPr="00D23911">
        <w:rPr>
          <w:rStyle w:val="Hyperlink"/>
          <w:rFonts w:ascii="Arial" w:hAnsi="Arial" w:cs="Arial"/>
          <w:noProof/>
          <w:rPrChange w:id="107" w:author="Shah Ashay" w:date="2018-04-16T17:31:00Z">
            <w:rPr>
              <w:rStyle w:val="Hyperlink"/>
              <w:noProof/>
            </w:rPr>
          </w:rPrChange>
        </w:rPr>
        <w:t>4.</w:t>
      </w:r>
      <w:r w:rsidR="00EF67AC" w:rsidRPr="00D23911">
        <w:rPr>
          <w:rFonts w:ascii="Arial" w:hAnsi="Arial" w:cs="Arial"/>
          <w:noProof/>
          <w:szCs w:val="28"/>
          <w:lang w:bidi="th-TH"/>
          <w:rPrChange w:id="108" w:author="Shah Ashay" w:date="2018-04-16T17:31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EF67AC" w:rsidRPr="00D23911">
        <w:rPr>
          <w:rStyle w:val="Hyperlink"/>
          <w:rFonts w:ascii="Arial" w:hAnsi="Arial" w:cs="Arial"/>
          <w:noProof/>
          <w:rPrChange w:id="109" w:author="Shah Ashay" w:date="2018-04-16T17:31:00Z">
            <w:rPr>
              <w:rStyle w:val="Hyperlink"/>
              <w:noProof/>
            </w:rPr>
          </w:rPrChange>
        </w:rPr>
        <w:t>Exceptions</w:t>
      </w:r>
      <w:r w:rsidR="00EF67AC" w:rsidRPr="00D23911">
        <w:rPr>
          <w:noProof/>
          <w:webHidden/>
        </w:rPr>
        <w:tab/>
      </w:r>
      <w:r w:rsidR="00EF67AC" w:rsidRPr="00D23911">
        <w:rPr>
          <w:noProof/>
          <w:webHidden/>
        </w:rPr>
        <w:fldChar w:fldCharType="begin"/>
      </w:r>
      <w:r w:rsidR="00EF67AC" w:rsidRPr="00D23911">
        <w:rPr>
          <w:noProof/>
          <w:webHidden/>
        </w:rPr>
        <w:instrText xml:space="preserve"> PAGEREF _Toc502312565 \h </w:instrText>
      </w:r>
      <w:r w:rsidR="00EF67AC" w:rsidRPr="00D23911">
        <w:rPr>
          <w:noProof/>
          <w:webHidden/>
        </w:rPr>
      </w:r>
      <w:r w:rsidR="00EF67AC" w:rsidRPr="00D23911">
        <w:rPr>
          <w:noProof/>
          <w:webHidden/>
        </w:rPr>
        <w:fldChar w:fldCharType="separate"/>
      </w:r>
      <w:r w:rsidR="00EF67AC" w:rsidRPr="00D23911">
        <w:rPr>
          <w:noProof/>
          <w:webHidden/>
        </w:rPr>
        <w:t>6</w:t>
      </w:r>
      <w:r w:rsidR="00EF67AC" w:rsidRPr="00D23911">
        <w:rPr>
          <w:noProof/>
          <w:webHidden/>
        </w:rPr>
        <w:fldChar w:fldCharType="end"/>
      </w:r>
      <w:r w:rsidRPr="00D23911">
        <w:rPr>
          <w:noProof/>
        </w:rPr>
        <w:fldChar w:fldCharType="end"/>
      </w:r>
    </w:p>
    <w:p w14:paraId="29A7DBBD" w14:textId="12B047DC" w:rsidR="00EF67AC" w:rsidRPr="00D23911" w:rsidRDefault="0009123D" w:rsidP="0032386E">
      <w:pPr>
        <w:pStyle w:val="TOC2"/>
        <w:rPr>
          <w:rFonts w:eastAsiaTheme="minorEastAsia" w:cstheme="minorBidi"/>
          <w:szCs w:val="28"/>
          <w:lang w:bidi="th-TH"/>
        </w:rPr>
      </w:pPr>
      <w:r w:rsidRPr="00D23911">
        <w:fldChar w:fldCharType="begin"/>
      </w:r>
      <w:r w:rsidRPr="00D23911">
        <w:instrText xml:space="preserve"> HYPERLINK \l "_Toc502312566" </w:instrText>
      </w:r>
      <w:r w:rsidRPr="00D23911">
        <w:fldChar w:fldCharType="separate"/>
      </w:r>
      <w:r w:rsidR="00EF67AC" w:rsidRPr="00D23911">
        <w:rPr>
          <w:rStyle w:val="Hyperlink"/>
        </w:rPr>
        <w:t>4</w:t>
      </w:r>
      <w:r w:rsidR="00EF67AC" w:rsidRPr="00D23911">
        <w:rPr>
          <w:rStyle w:val="Hyperlink"/>
          <w:rFonts w:ascii="Arial" w:hAnsi="Arial" w:cs="Arial"/>
          <w:rPrChange w:id="110" w:author="Shah Ashay" w:date="2018-04-16T17:31:00Z">
            <w:rPr>
              <w:rStyle w:val="Hyperlink"/>
            </w:rPr>
          </w:rPrChange>
        </w:rPr>
        <w:t>.1</w:t>
      </w:r>
      <w:r w:rsidR="00EF67AC" w:rsidRPr="00D23911">
        <w:rPr>
          <w:rFonts w:ascii="Arial" w:eastAsiaTheme="minorEastAsia" w:hAnsi="Arial" w:cs="Arial"/>
          <w:szCs w:val="28"/>
          <w:lang w:bidi="th-TH"/>
          <w:rPrChange w:id="111" w:author="Shah Ashay" w:date="2018-04-16T17:31:00Z">
            <w:rPr>
              <w:rFonts w:eastAsiaTheme="minorEastAsia" w:cstheme="minorBidi"/>
              <w:szCs w:val="28"/>
              <w:lang w:bidi="th-TH"/>
            </w:rPr>
          </w:rPrChange>
        </w:rPr>
        <w:tab/>
      </w:r>
      <w:r w:rsidR="00EF67AC" w:rsidRPr="00D23911">
        <w:rPr>
          <w:rStyle w:val="Hyperlink"/>
          <w:rFonts w:ascii="Arial" w:hAnsi="Arial" w:cs="Arial"/>
          <w:rPrChange w:id="112" w:author="Shah Ashay" w:date="2018-04-16T17:31:00Z">
            <w:rPr>
              <w:rStyle w:val="Hyperlink"/>
            </w:rPr>
          </w:rPrChange>
        </w:rPr>
        <w:t>List of Common Issues/Errors</w:t>
      </w:r>
      <w:r w:rsidR="00EF67AC" w:rsidRPr="00D23911">
        <w:rPr>
          <w:webHidden/>
        </w:rPr>
        <w:tab/>
      </w:r>
      <w:r w:rsidR="00EF67AC" w:rsidRPr="00D23911">
        <w:rPr>
          <w:webHidden/>
        </w:rPr>
        <w:fldChar w:fldCharType="begin"/>
      </w:r>
      <w:r w:rsidR="00EF67AC" w:rsidRPr="00D23911">
        <w:rPr>
          <w:webHidden/>
        </w:rPr>
        <w:instrText xml:space="preserve"> PAGEREF _Toc502312566 \h </w:instrText>
      </w:r>
      <w:r w:rsidR="00EF67AC" w:rsidRPr="00D23911">
        <w:rPr>
          <w:webHidden/>
        </w:rPr>
      </w:r>
      <w:r w:rsidR="00EF67AC" w:rsidRPr="00D23911">
        <w:rPr>
          <w:webHidden/>
        </w:rPr>
        <w:fldChar w:fldCharType="separate"/>
      </w:r>
      <w:r w:rsidR="00EF67AC" w:rsidRPr="00D23911">
        <w:rPr>
          <w:webHidden/>
        </w:rPr>
        <w:t>6</w:t>
      </w:r>
      <w:r w:rsidR="00EF67AC" w:rsidRPr="00D23911">
        <w:rPr>
          <w:webHidden/>
        </w:rPr>
        <w:fldChar w:fldCharType="end"/>
      </w:r>
      <w:r w:rsidRPr="00D23911">
        <w:fldChar w:fldCharType="end"/>
      </w:r>
    </w:p>
    <w:p w14:paraId="0BAA3779" w14:textId="10330D2C" w:rsidR="004D61A0" w:rsidRPr="0063477B" w:rsidRDefault="00006EC4" w:rsidP="007B38EE">
      <w:pPr>
        <w:pStyle w:val="TOC1"/>
        <w:spacing w:before="120"/>
        <w:rPr>
          <w:rFonts w:ascii="Arial" w:hAnsi="Arial" w:cs="Arial"/>
          <w:noProof/>
        </w:rPr>
        <w:sectPr w:rsidR="004D61A0" w:rsidRPr="0063477B">
          <w:pgSz w:w="12240" w:h="15840" w:code="1"/>
          <w:pgMar w:top="1440" w:right="1440" w:bottom="720" w:left="1440" w:header="720" w:footer="720" w:gutter="0"/>
          <w:pgNumType w:fmt="lowerRoman"/>
          <w:cols w:space="720"/>
          <w:docGrid w:linePitch="360"/>
        </w:sectPr>
      </w:pPr>
      <w:r w:rsidRPr="00D23911">
        <w:rPr>
          <w:rFonts w:ascii="Arial" w:hAnsi="Arial" w:cs="Arial"/>
        </w:rPr>
        <w:fldChar w:fldCharType="end"/>
      </w:r>
    </w:p>
    <w:p w14:paraId="0BAA377A" w14:textId="77777777" w:rsidR="00447470" w:rsidRPr="0063477B" w:rsidRDefault="00447470" w:rsidP="00447470">
      <w:pPr>
        <w:pStyle w:val="Heading1"/>
      </w:pPr>
      <w:bookmarkStart w:id="113" w:name="_Toc502312561"/>
      <w:r w:rsidRPr="0063477B">
        <w:lastRenderedPageBreak/>
        <w:t>Use Case Information</w:t>
      </w:r>
      <w:bookmarkEnd w:id="113"/>
    </w:p>
    <w:p w14:paraId="0BAA377B" w14:textId="77777777" w:rsidR="00447470" w:rsidRPr="0063477B" w:rsidRDefault="00447470" w:rsidP="00447470">
      <w:pPr>
        <w:rPr>
          <w:rFonts w:cs="Arial"/>
        </w:rPr>
      </w:pPr>
    </w:p>
    <w:tbl>
      <w:tblPr>
        <w:tblW w:w="9360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447470" w:rsidRPr="0063477B" w14:paraId="0BAA377E" w14:textId="77777777" w:rsidTr="00D23911">
        <w:trPr>
          <w:cantSplit/>
        </w:trPr>
        <w:tc>
          <w:tcPr>
            <w:tcW w:w="2880" w:type="dxa"/>
            <w:shd w:val="clear" w:color="auto" w:fill="C6D9F1" w:themeFill="text2" w:themeFillTint="33"/>
          </w:tcPr>
          <w:p w14:paraId="0BAA377C" w14:textId="77777777" w:rsidR="00447470" w:rsidRPr="0063477B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63477B">
              <w:rPr>
                <w:rFonts w:cs="Arial"/>
                <w:b/>
                <w:sz w:val="20"/>
                <w:szCs w:val="20"/>
              </w:rPr>
              <w:t>Use Case Number and Name</w:t>
            </w:r>
          </w:p>
        </w:tc>
        <w:tc>
          <w:tcPr>
            <w:tcW w:w="6480" w:type="dxa"/>
          </w:tcPr>
          <w:p w14:paraId="0BAA377D" w14:textId="7104D444" w:rsidR="00447470" w:rsidRPr="0063477B" w:rsidRDefault="00B94829" w:rsidP="00A8498C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63477B">
              <w:rPr>
                <w:rFonts w:cs="Arial"/>
                <w:color w:val="000000" w:themeColor="text1"/>
                <w:sz w:val="20"/>
                <w:szCs w:val="20"/>
              </w:rPr>
              <w:t>BKK_UC52</w:t>
            </w:r>
            <w:r w:rsidR="00C84971" w:rsidRPr="0063477B">
              <w:rPr>
                <w:rFonts w:cs="Arial"/>
                <w:color w:val="000000" w:themeColor="text1"/>
                <w:sz w:val="20"/>
                <w:szCs w:val="20"/>
              </w:rPr>
              <w:t xml:space="preserve">- </w:t>
            </w:r>
            <w:r w:rsidRPr="0063477B">
              <w:rPr>
                <w:rFonts w:cs="Arial"/>
                <w:color w:val="000000" w:themeColor="text1"/>
                <w:sz w:val="20"/>
                <w:szCs w:val="20"/>
              </w:rPr>
              <w:t>Setup Allocation Network</w:t>
            </w:r>
          </w:p>
        </w:tc>
      </w:tr>
      <w:tr w:rsidR="00447470" w:rsidRPr="0063477B" w14:paraId="0BAA3781" w14:textId="77777777" w:rsidTr="00D23911">
        <w:trPr>
          <w:cantSplit/>
        </w:trPr>
        <w:tc>
          <w:tcPr>
            <w:tcW w:w="2880" w:type="dxa"/>
            <w:shd w:val="clear" w:color="auto" w:fill="C6D9F1" w:themeFill="text2" w:themeFillTint="33"/>
          </w:tcPr>
          <w:p w14:paraId="0BAA377F" w14:textId="77777777" w:rsidR="00447470" w:rsidRPr="0063477B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63477B">
              <w:rPr>
                <w:rFonts w:cs="Arial"/>
                <w:b/>
                <w:sz w:val="20"/>
                <w:szCs w:val="20"/>
              </w:rPr>
              <w:t>Brief Description</w:t>
            </w:r>
          </w:p>
        </w:tc>
        <w:tc>
          <w:tcPr>
            <w:tcW w:w="6480" w:type="dxa"/>
          </w:tcPr>
          <w:p w14:paraId="49DD5430" w14:textId="77777777" w:rsidR="00B94829" w:rsidRPr="0063477B" w:rsidRDefault="00B94829" w:rsidP="00B94829">
            <w:pPr>
              <w:keepNext/>
              <w:keepLines/>
              <w:spacing w:after="120"/>
              <w:rPr>
                <w:rFonts w:cs="Arial"/>
                <w:sz w:val="20"/>
                <w:szCs w:val="20"/>
                <w:rPrChange w:id="114" w:author="Batra Yogesh (EXT)" w:date="2018-04-13T13:14:00Z">
                  <w:rPr>
                    <w:rFonts w:cs="Arial"/>
                    <w:sz w:val="19"/>
                    <w:szCs w:val="19"/>
                  </w:rPr>
                </w:rPrChange>
              </w:rPr>
            </w:pPr>
            <w:r w:rsidRPr="0063477B">
              <w:rPr>
                <w:rFonts w:cs="Arial"/>
                <w:sz w:val="20"/>
                <w:szCs w:val="20"/>
                <w:rPrChange w:id="115" w:author="Batra Yogesh (EXT)" w:date="2018-04-13T13:14:00Z">
                  <w:rPr>
                    <w:rFonts w:cs="Arial"/>
                    <w:sz w:val="19"/>
                    <w:szCs w:val="19"/>
                  </w:rPr>
                </w:rPrChange>
              </w:rPr>
              <w:t>In order to allocate production, several EC screens must be set up for the allocation network. These screens will allow the wells and stream to be linked to allow production allocation.</w:t>
            </w:r>
          </w:p>
          <w:p w14:paraId="0BAA3780" w14:textId="0F1046C1" w:rsidR="00447470" w:rsidRPr="0063477B" w:rsidRDefault="00B94829" w:rsidP="00B94829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63477B">
              <w:rPr>
                <w:rFonts w:cs="Arial"/>
                <w:sz w:val="20"/>
                <w:szCs w:val="20"/>
                <w:rPrChange w:id="116" w:author="Batra Yogesh (EXT)" w:date="2018-04-13T13:14:00Z">
                  <w:rPr>
                    <w:rFonts w:cs="Arial"/>
                    <w:sz w:val="19"/>
                    <w:szCs w:val="19"/>
                  </w:rPr>
                </w:rPrChange>
              </w:rPr>
              <w:t xml:space="preserve"> This use case includes detailed information to setup an allocation network.  </w:t>
            </w:r>
          </w:p>
        </w:tc>
      </w:tr>
      <w:tr w:rsidR="00447470" w:rsidRPr="0063477B" w14:paraId="0BAA3785" w14:textId="77777777" w:rsidTr="00D23911">
        <w:trPr>
          <w:cantSplit/>
          <w:trHeight w:val="323"/>
        </w:trPr>
        <w:tc>
          <w:tcPr>
            <w:tcW w:w="2880" w:type="dxa"/>
            <w:shd w:val="clear" w:color="auto" w:fill="C6D9F1" w:themeFill="text2" w:themeFillTint="33"/>
          </w:tcPr>
          <w:p w14:paraId="0BAA3782" w14:textId="77777777" w:rsidR="00447470" w:rsidRPr="0063477B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63477B">
              <w:rPr>
                <w:rFonts w:cs="Arial"/>
                <w:b/>
                <w:sz w:val="20"/>
                <w:szCs w:val="20"/>
              </w:rPr>
              <w:t>Related Use Cases</w:t>
            </w:r>
          </w:p>
        </w:tc>
        <w:tc>
          <w:tcPr>
            <w:tcW w:w="6480" w:type="dxa"/>
          </w:tcPr>
          <w:p w14:paraId="0BAA3784" w14:textId="41EAF880" w:rsidR="00447470" w:rsidRPr="0063477B" w:rsidRDefault="00447470" w:rsidP="00182C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726BBA" w:rsidRPr="0063477B" w14:paraId="786CE4E0" w14:textId="77777777" w:rsidTr="00D23911">
        <w:trPr>
          <w:cantSplit/>
          <w:trHeight w:val="242"/>
        </w:trPr>
        <w:tc>
          <w:tcPr>
            <w:tcW w:w="2880" w:type="dxa"/>
            <w:shd w:val="clear" w:color="auto" w:fill="C6D9F1" w:themeFill="text2" w:themeFillTint="33"/>
          </w:tcPr>
          <w:p w14:paraId="44594FF9" w14:textId="0C92EA69" w:rsidR="00726BBA" w:rsidRPr="0063477B" w:rsidRDefault="00726BBA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63477B">
              <w:rPr>
                <w:rFonts w:cs="Arial"/>
                <w:b/>
                <w:sz w:val="20"/>
                <w:szCs w:val="20"/>
              </w:rPr>
              <w:t>EC Business Functions</w:t>
            </w:r>
          </w:p>
        </w:tc>
        <w:tc>
          <w:tcPr>
            <w:tcW w:w="6480" w:type="dxa"/>
          </w:tcPr>
          <w:p w14:paraId="315DD97A" w14:textId="6A6EC89F" w:rsidR="00474389" w:rsidRPr="0063477B" w:rsidRDefault="00937AE3" w:rsidP="003B4C19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63477B">
              <w:rPr>
                <w:rFonts w:cs="Arial"/>
                <w:color w:val="000000" w:themeColor="text1"/>
                <w:sz w:val="20"/>
                <w:szCs w:val="20"/>
              </w:rPr>
              <w:t xml:space="preserve">BF – </w:t>
            </w:r>
            <w:r w:rsidR="00B94829" w:rsidRPr="0063477B">
              <w:rPr>
                <w:rFonts w:cs="Arial"/>
                <w:color w:val="000000" w:themeColor="text1"/>
                <w:sz w:val="20"/>
                <w:szCs w:val="20"/>
              </w:rPr>
              <w:t>ALLOCATION NETWORK (CO.0084</w:t>
            </w:r>
            <w:r w:rsidRPr="0063477B">
              <w:rPr>
                <w:rFonts w:cs="Arial"/>
                <w:color w:val="000000" w:themeColor="text1"/>
                <w:sz w:val="20"/>
                <w:szCs w:val="20"/>
              </w:rPr>
              <w:t>)</w:t>
            </w:r>
          </w:p>
        </w:tc>
      </w:tr>
      <w:tr w:rsidR="00B94829" w:rsidRPr="0063477B" w14:paraId="7CDCBE80" w14:textId="77777777" w:rsidTr="00D23911">
        <w:trPr>
          <w:cantSplit/>
          <w:trHeight w:val="242"/>
        </w:trPr>
        <w:tc>
          <w:tcPr>
            <w:tcW w:w="2880" w:type="dxa"/>
            <w:shd w:val="clear" w:color="auto" w:fill="C6D9F1" w:themeFill="text2" w:themeFillTint="33"/>
          </w:tcPr>
          <w:p w14:paraId="715DC634" w14:textId="6DD05C67" w:rsidR="00B94829" w:rsidRPr="0063477B" w:rsidRDefault="00B94829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bookmarkStart w:id="117" w:name="_Hlk502312254"/>
            <w:r w:rsidRPr="0063477B">
              <w:rPr>
                <w:rFonts w:cs="Arial"/>
                <w:b/>
                <w:sz w:val="20"/>
                <w:szCs w:val="20"/>
              </w:rPr>
              <w:t xml:space="preserve">EC Roles </w:t>
            </w:r>
          </w:p>
        </w:tc>
        <w:tc>
          <w:tcPr>
            <w:tcW w:w="6480" w:type="dxa"/>
          </w:tcPr>
          <w:p w14:paraId="3589A71C" w14:textId="0CD50AE7" w:rsidR="00B94829" w:rsidRPr="0063477B" w:rsidRDefault="00B94829" w:rsidP="003B4C19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63477B">
              <w:rPr>
                <w:rFonts w:cs="Arial"/>
                <w:color w:val="000000" w:themeColor="text1"/>
                <w:sz w:val="20"/>
                <w:szCs w:val="20"/>
              </w:rPr>
              <w:t>EC Thailand Admin</w:t>
            </w:r>
          </w:p>
        </w:tc>
      </w:tr>
      <w:bookmarkEnd w:id="117"/>
      <w:tr w:rsidR="00D17537" w:rsidRPr="0063477B" w14:paraId="0BAA378E" w14:textId="77777777" w:rsidTr="00D23911">
        <w:trPr>
          <w:cantSplit/>
        </w:trPr>
        <w:tc>
          <w:tcPr>
            <w:tcW w:w="2880" w:type="dxa"/>
            <w:shd w:val="clear" w:color="auto" w:fill="C6D9F1" w:themeFill="text2" w:themeFillTint="33"/>
          </w:tcPr>
          <w:p w14:paraId="0BAA378A" w14:textId="77777777" w:rsidR="00D17537" w:rsidRPr="0063477B" w:rsidRDefault="00D17537" w:rsidP="00E4117B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63477B">
              <w:rPr>
                <w:rFonts w:cs="Arial"/>
                <w:b/>
                <w:sz w:val="20"/>
                <w:szCs w:val="20"/>
              </w:rPr>
              <w:t>Prerequisites</w:t>
            </w:r>
          </w:p>
        </w:tc>
        <w:tc>
          <w:tcPr>
            <w:tcW w:w="6480" w:type="dxa"/>
          </w:tcPr>
          <w:p w14:paraId="36FC14DF" w14:textId="77777777" w:rsidR="00B94829" w:rsidRPr="0063477B" w:rsidRDefault="00B94829" w:rsidP="00B94829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63477B">
              <w:rPr>
                <w:rFonts w:cs="Arial"/>
                <w:color w:val="000000" w:themeColor="text1"/>
                <w:sz w:val="20"/>
                <w:szCs w:val="20"/>
              </w:rPr>
              <w:t>User is logged In</w:t>
            </w:r>
          </w:p>
          <w:p w14:paraId="0BAA378D" w14:textId="328B1D14" w:rsidR="00474389" w:rsidRPr="0063477B" w:rsidRDefault="00B94829" w:rsidP="00B94829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63477B">
              <w:rPr>
                <w:rFonts w:cs="Arial"/>
                <w:color w:val="000000" w:themeColor="text1"/>
                <w:sz w:val="20"/>
                <w:szCs w:val="20"/>
              </w:rPr>
              <w:t>User has permission to add/modify allocation networks.</w:t>
            </w:r>
          </w:p>
        </w:tc>
      </w:tr>
      <w:tr w:rsidR="00447470" w:rsidRPr="0063477B" w14:paraId="0BAA3791" w14:textId="77777777" w:rsidTr="00D23911">
        <w:trPr>
          <w:cantSplit/>
        </w:trPr>
        <w:tc>
          <w:tcPr>
            <w:tcW w:w="2880" w:type="dxa"/>
            <w:shd w:val="clear" w:color="auto" w:fill="C6D9F1" w:themeFill="text2" w:themeFillTint="33"/>
          </w:tcPr>
          <w:p w14:paraId="0BAA378F" w14:textId="77777777" w:rsidR="00447470" w:rsidRPr="0063477B" w:rsidRDefault="00447470" w:rsidP="00E4117B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63477B">
              <w:rPr>
                <w:rFonts w:cs="Arial"/>
                <w:b/>
                <w:sz w:val="20"/>
                <w:szCs w:val="20"/>
              </w:rPr>
              <w:t>Approver</w:t>
            </w:r>
          </w:p>
        </w:tc>
        <w:tc>
          <w:tcPr>
            <w:tcW w:w="6480" w:type="dxa"/>
          </w:tcPr>
          <w:p w14:paraId="0BAA3790" w14:textId="77777777" w:rsidR="00447470" w:rsidRPr="0063477B" w:rsidRDefault="00447470" w:rsidP="00E4117B">
            <w:pPr>
              <w:keepNext/>
              <w:keepLines/>
              <w:rPr>
                <w:rFonts w:cs="Arial"/>
                <w:color w:val="0070C0"/>
                <w:sz w:val="20"/>
                <w:szCs w:val="20"/>
              </w:rPr>
            </w:pPr>
          </w:p>
        </w:tc>
      </w:tr>
    </w:tbl>
    <w:p w14:paraId="0BAA3792" w14:textId="77777777" w:rsidR="00447470" w:rsidRPr="0063477B" w:rsidRDefault="00447470" w:rsidP="00447470">
      <w:pPr>
        <w:rPr>
          <w:ins w:id="118" w:author="Batra Yogesh (EXT)" w:date="2018-03-27T15:37:00Z"/>
          <w:rFonts w:cs="Arial"/>
        </w:rPr>
      </w:pPr>
    </w:p>
    <w:p w14:paraId="5242A28B" w14:textId="794CB413" w:rsidR="009B29DF" w:rsidRPr="0063477B" w:rsidRDefault="009B29DF" w:rsidP="009B29DF">
      <w:pPr>
        <w:rPr>
          <w:moveTo w:id="119" w:author="Batra Yogesh (EXT)" w:date="2018-03-27T15:37:00Z"/>
          <w:rFonts w:cs="Arial"/>
          <w:rPrChange w:id="120" w:author="Batra Yogesh (EXT)" w:date="2018-04-13T13:14:00Z">
            <w:rPr>
              <w:moveTo w:id="121" w:author="Batra Yogesh (EXT)" w:date="2018-03-27T15:37:00Z"/>
              <w:b/>
            </w:rPr>
          </w:rPrChange>
        </w:rPr>
      </w:pPr>
      <w:moveToRangeStart w:id="122" w:author="Batra Yogesh (EXT)" w:date="2018-03-27T15:37:00Z" w:name="move509928383"/>
      <w:moveTo w:id="123" w:author="Batra Yogesh (EXT)" w:date="2018-03-27T15:37:00Z">
        <w:r w:rsidRPr="0063477B">
          <w:rPr>
            <w:rFonts w:cs="Arial"/>
            <w:rPrChange w:id="124" w:author="Batra Yogesh (EXT)" w:date="2018-04-13T13:14:00Z">
              <w:rPr>
                <w:b/>
              </w:rPr>
            </w:rPrChange>
          </w:rPr>
          <w:t>Note: The toolbar on EC11</w:t>
        </w:r>
      </w:moveTo>
      <w:ins w:id="125" w:author="Batra Yogesh (EXT)" w:date="2018-04-13T13:14:00Z">
        <w:r w:rsidR="0063477B" w:rsidRPr="0063477B">
          <w:rPr>
            <w:rFonts w:cs="Arial"/>
            <w:rPrChange w:id="126" w:author="Batra Yogesh (EXT)" w:date="2018-04-13T13:14:00Z">
              <w:rPr>
                <w:rFonts w:cs="Arial"/>
                <w:b/>
              </w:rPr>
            </w:rPrChange>
          </w:rPr>
          <w:t>.2</w:t>
        </w:r>
      </w:ins>
      <w:moveTo w:id="127" w:author="Batra Yogesh (EXT)" w:date="2018-03-27T15:37:00Z">
        <w:r w:rsidRPr="0063477B">
          <w:rPr>
            <w:rFonts w:cs="Arial"/>
            <w:rPrChange w:id="128" w:author="Batra Yogesh (EXT)" w:date="2018-04-13T13:14:00Z">
              <w:rPr>
                <w:b/>
              </w:rPr>
            </w:rPrChange>
          </w:rPr>
          <w:t xml:space="preserve"> has changed. Refer to the image below for different buttons</w:t>
        </w:r>
      </w:moveTo>
    </w:p>
    <w:p w14:paraId="61629765" w14:textId="77777777" w:rsidR="009B29DF" w:rsidRPr="006921A7" w:rsidRDefault="009B29DF" w:rsidP="009B29DF">
      <w:pPr>
        <w:rPr>
          <w:moveTo w:id="129" w:author="Batra Yogesh (EXT)" w:date="2018-03-27T15:37:00Z"/>
          <w:rFonts w:cs="Arial"/>
          <w:b/>
        </w:rPr>
      </w:pPr>
    </w:p>
    <w:p w14:paraId="1E56E2EC" w14:textId="77777777" w:rsidR="009B29DF" w:rsidRPr="006921A7" w:rsidRDefault="009B29DF" w:rsidP="009B29DF">
      <w:pPr>
        <w:jc w:val="center"/>
        <w:rPr>
          <w:moveTo w:id="130" w:author="Batra Yogesh (EXT)" w:date="2018-03-27T15:37:00Z"/>
          <w:rFonts w:cs="Arial"/>
          <w:b/>
        </w:rPr>
      </w:pPr>
      <w:moveTo w:id="131" w:author="Batra Yogesh (EXT)" w:date="2018-03-27T15:37:00Z">
        <w:r w:rsidRPr="0063477B">
          <w:rPr>
            <w:rFonts w:cs="Arial"/>
            <w:noProof/>
            <w:color w:val="000000"/>
            <w:szCs w:val="22"/>
            <w:rPrChange w:id="132" w:author="Batra Yogesh (EXT)" w:date="2018-04-13T13:14:00Z">
              <w:rPr>
                <w:rFonts w:ascii="Calibri" w:hAnsi="Calibri" w:cs="Calibri"/>
                <w:noProof/>
                <w:color w:val="000000"/>
                <w:szCs w:val="22"/>
              </w:rPr>
            </w:rPrChange>
          </w:rPr>
          <w:drawing>
            <wp:inline distT="0" distB="0" distL="0" distR="0" wp14:anchorId="064C3A6D" wp14:editId="3840F928">
              <wp:extent cx="5105048" cy="1144752"/>
              <wp:effectExtent l="19050" t="19050" r="19685" b="17780"/>
              <wp:docPr id="3" name="Picture 3" descr="https://lh6.googleusercontent.com/WUdP0PFWezKFy2Ynx-I6avqXmLbFPFOLIYlo40eBVOTZ-vJOdZnOV0ODUljUAsdXAocQF1qJlQhDZBlJkGa1jHBfmEYwONfYQJ3I8xsTx6uQmEAeBYLtyGw9svpNaG1_w2p1RQu34tA_2epWhQ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https://lh6.googleusercontent.com/WUdP0PFWezKFy2Ynx-I6avqXmLbFPFOLIYlo40eBVOTZ-vJOdZnOV0ODUljUAsdXAocQF1qJlQhDZBlJkGa1jHBfmEYwONfYQJ3I8xsTx6uQmEAeBYLtyGw9svpNaG1_w2p1RQu34tA_2epWhQ"/>
                      <pic:cNvPicPr>
                        <a:picLocks noChangeAspect="1" noChangeArrowheads="1"/>
                      </pic:cNvPicPr>
                    </pic:nvPicPr>
                    <pic:blipFill>
                      <a:blip r:embed="rId1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130089" cy="1150367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accent1"/>
                        </a:solidFill>
                      </a:ln>
                    </pic:spPr>
                  </pic:pic>
                </a:graphicData>
              </a:graphic>
            </wp:inline>
          </w:drawing>
        </w:r>
      </w:moveTo>
    </w:p>
    <w:moveToRangeEnd w:id="122"/>
    <w:p w14:paraId="1BE8EFC2" w14:textId="77777777" w:rsidR="009B29DF" w:rsidRPr="0063477B" w:rsidRDefault="009B29DF" w:rsidP="00447470">
      <w:pPr>
        <w:rPr>
          <w:rFonts w:cs="Arial"/>
        </w:rPr>
      </w:pPr>
    </w:p>
    <w:p w14:paraId="0BAA3794" w14:textId="69B50BFA" w:rsidR="004D61A0" w:rsidRPr="0063477B" w:rsidRDefault="004D61A0" w:rsidP="00334332">
      <w:pPr>
        <w:pStyle w:val="Heading1"/>
      </w:pPr>
      <w:bookmarkStart w:id="133" w:name="_Toc536253722"/>
      <w:bookmarkStart w:id="134" w:name="_Toc536258288"/>
      <w:bookmarkStart w:id="135" w:name="_Toc502312562"/>
      <w:r w:rsidRPr="0063477B">
        <w:t xml:space="preserve">Primary </w:t>
      </w:r>
      <w:bookmarkEnd w:id="133"/>
      <w:bookmarkEnd w:id="134"/>
      <w:r w:rsidR="00BF2F96" w:rsidRPr="0063477B">
        <w:t>Flow</w:t>
      </w:r>
      <w:r w:rsidR="0033669C" w:rsidRPr="0063477B">
        <w:t xml:space="preserve">: </w:t>
      </w:r>
      <w:r w:rsidR="00B94829" w:rsidRPr="0063477B">
        <w:t>BKK_UC52</w:t>
      </w:r>
      <w:r w:rsidR="0033669C" w:rsidRPr="0063477B">
        <w:t xml:space="preserve"> </w:t>
      </w:r>
      <w:r w:rsidR="00334332" w:rsidRPr="0063477B">
        <w:t>Add Allocation Network</w:t>
      </w:r>
      <w:bookmarkEnd w:id="135"/>
    </w:p>
    <w:p w14:paraId="430CE6D9" w14:textId="77777777" w:rsidR="00E02E36" w:rsidRPr="006921A7" w:rsidRDefault="00E02E36" w:rsidP="00E02E36">
      <w:pPr>
        <w:rPr>
          <w:rFonts w:cs="Arial"/>
        </w:rPr>
      </w:pPr>
    </w:p>
    <w:p w14:paraId="6100EF38" w14:textId="258285D3" w:rsidR="00E02E36" w:rsidRPr="00D23911" w:rsidDel="009B29DF" w:rsidRDefault="00E02E36" w:rsidP="00E02E36">
      <w:pPr>
        <w:rPr>
          <w:moveFrom w:id="136" w:author="Batra Yogesh (EXT)" w:date="2018-03-27T15:37:00Z"/>
          <w:rFonts w:cs="Arial"/>
          <w:b/>
        </w:rPr>
      </w:pPr>
      <w:moveFromRangeStart w:id="137" w:author="Batra Yogesh (EXT)" w:date="2018-03-27T15:37:00Z" w:name="move509928383"/>
      <w:moveFrom w:id="138" w:author="Batra Yogesh (EXT)" w:date="2018-03-27T15:37:00Z">
        <w:r w:rsidRPr="006921A7" w:rsidDel="009B29DF">
          <w:rPr>
            <w:rFonts w:cs="Arial"/>
            <w:b/>
          </w:rPr>
          <w:t>Note: The toolbar on EC11 has changed. Refer to the image below for different buttons</w:t>
        </w:r>
      </w:moveFrom>
    </w:p>
    <w:p w14:paraId="1E2E358A" w14:textId="1B54B749" w:rsidR="00E02E36" w:rsidRPr="00D23911" w:rsidDel="009B29DF" w:rsidRDefault="00E02E36" w:rsidP="00E02E36">
      <w:pPr>
        <w:rPr>
          <w:moveFrom w:id="139" w:author="Batra Yogesh (EXT)" w:date="2018-03-27T15:37:00Z"/>
          <w:rFonts w:cs="Arial"/>
          <w:b/>
        </w:rPr>
      </w:pPr>
    </w:p>
    <w:p w14:paraId="6DC8ACF2" w14:textId="7B0534F3" w:rsidR="00E02E36" w:rsidRPr="006921A7" w:rsidDel="009B29DF" w:rsidRDefault="00E02E36" w:rsidP="00E02E36">
      <w:pPr>
        <w:jc w:val="center"/>
        <w:rPr>
          <w:moveFrom w:id="140" w:author="Batra Yogesh (EXT)" w:date="2018-03-27T15:37:00Z"/>
          <w:rFonts w:cs="Arial"/>
          <w:b/>
        </w:rPr>
      </w:pPr>
      <w:moveFrom w:id="141" w:author="Batra Yogesh (EXT)" w:date="2018-03-27T15:37:00Z">
        <w:del w:id="142" w:author="Shah Ashay" w:date="2018-04-16T17:31:00Z">
          <w:r w:rsidRPr="0063477B" w:rsidDel="00D23911">
            <w:rPr>
              <w:rFonts w:cs="Arial"/>
              <w:noProof/>
              <w:color w:val="000000"/>
              <w:szCs w:val="22"/>
              <w:rPrChange w:id="143" w:author="Batra Yogesh (EXT)" w:date="2018-04-13T13:14:00Z">
                <w:rPr>
                  <w:rFonts w:ascii="Calibri" w:hAnsi="Calibri" w:cs="Calibri"/>
                  <w:noProof/>
                  <w:color w:val="000000"/>
                  <w:szCs w:val="22"/>
                </w:rPr>
              </w:rPrChange>
            </w:rPr>
            <w:drawing>
              <wp:inline distT="0" distB="0" distL="0" distR="0" wp14:anchorId="69521293" wp14:editId="11CD39A7">
                <wp:extent cx="5105048" cy="1144752"/>
                <wp:effectExtent l="0" t="0" r="635" b="0"/>
                <wp:docPr id="2" name="Picture 2" descr="https://lh6.googleusercontent.com/WUdP0PFWezKFy2Ynx-I6avqXmLbFPFOLIYlo40eBVOTZ-vJOdZnOV0ODUljUAsdXAocQF1qJlQhDZBlJkGa1jHBfmEYwONfYQJ3I8xsTx6uQmEAeBYLtyGw9svpNaG1_w2p1RQu34tA_2epWh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WUdP0PFWezKFy2Ynx-I6avqXmLbFPFOLIYlo40eBVOTZ-vJOdZnOV0ODUljUAsdXAocQF1qJlQhDZBlJkGa1jHBfmEYwONfYQJ3I8xsTx6uQmEAeBYLtyGw9svpNaG1_w2p1RQu34tA_2epWhQ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30089" cy="11503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del>
      </w:moveFrom>
    </w:p>
    <w:moveFromRangeEnd w:id="137"/>
    <w:p w14:paraId="5DFE42D6" w14:textId="77777777" w:rsidR="00E02E36" w:rsidRPr="00D23911" w:rsidRDefault="00E02E36" w:rsidP="00E02E36">
      <w:pPr>
        <w:jc w:val="center"/>
        <w:rPr>
          <w:rFonts w:cs="Arial"/>
          <w:b/>
        </w:rPr>
      </w:pPr>
    </w:p>
    <w:p w14:paraId="1B8E6067" w14:textId="21BB1585" w:rsidR="00C6253C" w:rsidRPr="0063477B" w:rsidRDefault="004D61A0">
      <w:pPr>
        <w:rPr>
          <w:rFonts w:cs="Arial"/>
        </w:rPr>
      </w:pPr>
      <w:r w:rsidRPr="0063477B">
        <w:rPr>
          <w:rFonts w:cs="Arial"/>
        </w:rPr>
        <w:t xml:space="preserve">Trigger: </w:t>
      </w:r>
      <w:r w:rsidR="00570D43" w:rsidRPr="0063477B">
        <w:rPr>
          <w:rFonts w:cs="Arial"/>
        </w:rPr>
        <w:t xml:space="preserve"> </w:t>
      </w:r>
      <w:bookmarkStart w:id="144" w:name="_Toc240857192"/>
      <w:r w:rsidR="00B94829" w:rsidRPr="0063477B">
        <w:rPr>
          <w:rFonts w:cs="Arial"/>
        </w:rPr>
        <w:t>Receive notification for a new allocation network design. The asset has developed a new product flow that requires an allocation network set up.</w:t>
      </w:r>
    </w:p>
    <w:p w14:paraId="29829267" w14:textId="77777777" w:rsidR="00B94829" w:rsidRPr="0063477B" w:rsidRDefault="00B94829">
      <w:pPr>
        <w:rPr>
          <w:rFonts w:cs="Arial"/>
          <w:b/>
          <w:bCs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145" w:author="Batra Yogesh (EXT)" w:date="2018-04-13T13:14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690"/>
        <w:gridCol w:w="3626"/>
        <w:gridCol w:w="2158"/>
        <w:gridCol w:w="2876"/>
        <w:tblGridChange w:id="146">
          <w:tblGrid>
            <w:gridCol w:w="690"/>
            <w:gridCol w:w="3630"/>
            <w:gridCol w:w="2160"/>
            <w:gridCol w:w="2880"/>
          </w:tblGrid>
        </w:tblGridChange>
      </w:tblGrid>
      <w:tr w:rsidR="00C6253C" w:rsidRPr="00D23911" w14:paraId="4045A374" w14:textId="77777777" w:rsidTr="0063477B">
        <w:trPr>
          <w:tblHeader/>
          <w:trPrChange w:id="147" w:author="Batra Yogesh (EXT)" w:date="2018-04-13T13:14:00Z">
            <w:trPr>
              <w:tblHeader/>
            </w:trPr>
          </w:trPrChange>
        </w:trPr>
        <w:tc>
          <w:tcPr>
            <w:tcW w:w="369" w:type="pct"/>
            <w:tcBorders>
              <w:bottom w:val="single" w:sz="4" w:space="0" w:color="auto"/>
            </w:tcBorders>
            <w:shd w:val="clear" w:color="auto" w:fill="3399FF"/>
            <w:tcPrChange w:id="148" w:author="Batra Yogesh (EXT)" w:date="2018-04-13T13:14:00Z">
              <w:tcPr>
                <w:tcW w:w="69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159E4A3C" w14:textId="77777777" w:rsidR="00C6253C" w:rsidRPr="00D23911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D23911">
              <w:rPr>
                <w:rFonts w:cs="Arial"/>
                <w:color w:val="FFFFFF" w:themeColor="background1"/>
                <w:sz w:val="20"/>
                <w:szCs w:val="20"/>
              </w:rPr>
              <w:lastRenderedPageBreak/>
              <w:t>Step</w:t>
            </w:r>
          </w:p>
        </w:tc>
        <w:tc>
          <w:tcPr>
            <w:tcW w:w="1939" w:type="pct"/>
            <w:shd w:val="clear" w:color="auto" w:fill="3399FF"/>
            <w:tcPrChange w:id="149" w:author="Batra Yogesh (EXT)" w:date="2018-04-13T13:14:00Z">
              <w:tcPr>
                <w:tcW w:w="3630" w:type="dxa"/>
                <w:shd w:val="clear" w:color="auto" w:fill="3399FF"/>
              </w:tcPr>
            </w:tcPrChange>
          </w:tcPr>
          <w:p w14:paraId="7492901F" w14:textId="77777777" w:rsidR="00C6253C" w:rsidRPr="00D23911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D23911">
              <w:rPr>
                <w:rFonts w:cs="Arial"/>
                <w:color w:val="FFFFFF" w:themeColor="background1"/>
                <w:sz w:val="20"/>
                <w:szCs w:val="20"/>
              </w:rPr>
              <w:t>Actor Action</w:t>
            </w:r>
          </w:p>
        </w:tc>
        <w:tc>
          <w:tcPr>
            <w:tcW w:w="1154" w:type="pct"/>
            <w:shd w:val="clear" w:color="auto" w:fill="3399FF"/>
            <w:tcPrChange w:id="150" w:author="Batra Yogesh (EXT)" w:date="2018-04-13T13:14:00Z">
              <w:tcPr>
                <w:tcW w:w="2160" w:type="dxa"/>
                <w:shd w:val="clear" w:color="auto" w:fill="3399FF"/>
              </w:tcPr>
            </w:tcPrChange>
          </w:tcPr>
          <w:p w14:paraId="35AFFB89" w14:textId="77777777" w:rsidR="00C6253C" w:rsidRPr="00D23911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D23911">
              <w:rPr>
                <w:rFonts w:cs="Arial"/>
                <w:color w:val="FFFFFF" w:themeColor="background1"/>
                <w:sz w:val="20"/>
                <w:szCs w:val="20"/>
              </w:rPr>
              <w:t>System Response</w:t>
            </w:r>
          </w:p>
        </w:tc>
        <w:tc>
          <w:tcPr>
            <w:tcW w:w="1538" w:type="pct"/>
            <w:shd w:val="clear" w:color="auto" w:fill="3399FF"/>
            <w:tcPrChange w:id="151" w:author="Batra Yogesh (EXT)" w:date="2018-04-13T13:14:00Z">
              <w:tcPr>
                <w:tcW w:w="2880" w:type="dxa"/>
                <w:shd w:val="clear" w:color="auto" w:fill="3399FF"/>
              </w:tcPr>
            </w:tcPrChange>
          </w:tcPr>
          <w:p w14:paraId="3B517D6D" w14:textId="77777777" w:rsidR="00C6253C" w:rsidRPr="00D23911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D23911">
              <w:rPr>
                <w:rFonts w:cs="Arial"/>
                <w:color w:val="FFFFFF" w:themeColor="background1"/>
                <w:sz w:val="20"/>
                <w:szCs w:val="20"/>
              </w:rPr>
              <w:t>Notes</w:t>
            </w:r>
          </w:p>
        </w:tc>
      </w:tr>
      <w:tr w:rsidR="00B94829" w:rsidRPr="00D23911" w14:paraId="2556EE83" w14:textId="77777777" w:rsidTr="0063477B">
        <w:tc>
          <w:tcPr>
            <w:tcW w:w="369" w:type="pct"/>
            <w:shd w:val="clear" w:color="auto" w:fill="C6D9F1" w:themeFill="text2" w:themeFillTint="33"/>
            <w:tcPrChange w:id="152" w:author="Batra Yogesh (EXT)" w:date="2018-04-13T13:14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4A9C5F59" w14:textId="12459734" w:rsidR="00B94829" w:rsidRPr="00D23911" w:rsidRDefault="00B94829" w:rsidP="00B94829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D23911">
              <w:rPr>
                <w:rFonts w:cs="Arial"/>
                <w:sz w:val="20"/>
                <w:szCs w:val="20"/>
              </w:rPr>
              <w:t>1.</w:t>
            </w:r>
          </w:p>
        </w:tc>
        <w:tc>
          <w:tcPr>
            <w:tcW w:w="1939" w:type="pct"/>
            <w:tcPrChange w:id="153" w:author="Batra Yogesh (EXT)" w:date="2018-04-13T13:14:00Z">
              <w:tcPr>
                <w:tcW w:w="3630" w:type="dxa"/>
              </w:tcPr>
            </w:tcPrChange>
          </w:tcPr>
          <w:p w14:paraId="5701BEA0" w14:textId="77777777" w:rsidR="00B94829" w:rsidRPr="00D23911" w:rsidRDefault="00B94829" w:rsidP="00B94829">
            <w:pPr>
              <w:pStyle w:val="TableText"/>
              <w:keepNext/>
              <w:keepLines/>
              <w:rPr>
                <w:rFonts w:cs="Arial"/>
                <w:sz w:val="20"/>
                <w:szCs w:val="20"/>
                <w:rPrChange w:id="154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D23911">
              <w:rPr>
                <w:rFonts w:cs="Arial"/>
                <w:sz w:val="20"/>
                <w:szCs w:val="20"/>
                <w:rPrChange w:id="155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EC Support opens up the </w:t>
            </w:r>
            <w:r w:rsidRPr="00D23911">
              <w:rPr>
                <w:rFonts w:cs="Arial"/>
                <w:b/>
                <w:i/>
                <w:sz w:val="20"/>
                <w:szCs w:val="20"/>
                <w:rPrChange w:id="156" w:author="Shah Ashay" w:date="2018-04-16T17:31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Allocation Network</w:t>
            </w:r>
            <w:r w:rsidRPr="00D23911">
              <w:rPr>
                <w:rFonts w:cs="Arial"/>
                <w:sz w:val="20"/>
                <w:szCs w:val="20"/>
                <w:rPrChange w:id="157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screen.</w:t>
            </w:r>
          </w:p>
          <w:p w14:paraId="3FC2C398" w14:textId="37552E65" w:rsidR="00B94829" w:rsidRPr="00D23911" w:rsidRDefault="009B29DF" w:rsidP="00B94829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ins w:id="158" w:author="Batra Yogesh (EXT)" w:date="2018-03-27T15:38:00Z">
              <w:r w:rsidRPr="00D23911">
                <w:rPr>
                  <w:rFonts w:cs="Arial"/>
                  <w:i/>
                  <w:sz w:val="20"/>
                  <w:szCs w:val="20"/>
                  <w:rPrChange w:id="159" w:author="Shah Ashay" w:date="2018-04-16T17:31:00Z">
                    <w:rPr>
                      <w:rFonts w:asciiTheme="minorHAnsi" w:hAnsiTheme="minorHAnsi"/>
                      <w:i/>
                      <w:sz w:val="20"/>
                      <w:szCs w:val="20"/>
                    </w:rPr>
                  </w:rPrChange>
                </w:rPr>
                <w:t xml:space="preserve">Administration </w:t>
              </w:r>
              <w:r w:rsidRPr="00D23911">
                <w:rPr>
                  <w:rFonts w:cs="Arial"/>
                  <w:i/>
                  <w:sz w:val="20"/>
                  <w:szCs w:val="20"/>
                  <w:rPrChange w:id="160" w:author="Shah Ashay" w:date="2018-04-16T17:31:00Z">
                    <w:rPr>
                      <w:rFonts w:asciiTheme="minorHAnsi" w:hAnsiTheme="minorHAnsi"/>
                      <w:i/>
                      <w:sz w:val="20"/>
                      <w:szCs w:val="20"/>
                    </w:rPr>
                  </w:rPrChange>
                </w:rPr>
                <w:sym w:font="Wingdings" w:char="F0E0"/>
              </w:r>
              <w:r w:rsidRPr="00D23911">
                <w:rPr>
                  <w:rFonts w:cs="Arial"/>
                  <w:i/>
                  <w:sz w:val="20"/>
                  <w:szCs w:val="20"/>
                  <w:rPrChange w:id="161" w:author="Shah Ashay" w:date="2018-04-16T17:31:00Z">
                    <w:rPr>
                      <w:rFonts w:asciiTheme="minorHAnsi" w:hAnsiTheme="minorHAnsi"/>
                      <w:i/>
                      <w:sz w:val="20"/>
                      <w:szCs w:val="20"/>
                    </w:rPr>
                  </w:rPrChange>
                </w:rPr>
                <w:t xml:space="preserve"> </w:t>
              </w:r>
            </w:ins>
            <w:r w:rsidR="00B94829" w:rsidRPr="00D23911">
              <w:rPr>
                <w:rFonts w:cs="Arial"/>
                <w:i/>
                <w:sz w:val="20"/>
                <w:szCs w:val="20"/>
                <w:rPrChange w:id="162" w:author="Shah Ashay" w:date="2018-04-16T17:31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Assets </w:t>
            </w:r>
            <w:r w:rsidR="00B94829" w:rsidRPr="00D23911">
              <w:rPr>
                <w:rFonts w:cs="Arial"/>
                <w:i/>
                <w:sz w:val="20"/>
                <w:szCs w:val="20"/>
                <w:rPrChange w:id="163" w:author="Shah Ashay" w:date="2018-04-16T17:31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sym w:font="Wingdings" w:char="F0E0"/>
            </w:r>
            <w:r w:rsidR="00B94829" w:rsidRPr="00D23911">
              <w:rPr>
                <w:rFonts w:cs="Arial"/>
                <w:i/>
                <w:sz w:val="20"/>
                <w:szCs w:val="20"/>
                <w:rPrChange w:id="164" w:author="Shah Ashay" w:date="2018-04-16T17:31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 Calculation Objects </w:t>
            </w:r>
            <w:r w:rsidR="00B94829" w:rsidRPr="00D23911">
              <w:rPr>
                <w:rFonts w:cs="Arial"/>
                <w:i/>
                <w:sz w:val="20"/>
                <w:szCs w:val="20"/>
                <w:rPrChange w:id="165" w:author="Shah Ashay" w:date="2018-04-16T17:31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sym w:font="Wingdings" w:char="F0E0"/>
            </w:r>
            <w:r w:rsidR="00B94829" w:rsidRPr="00D23911">
              <w:rPr>
                <w:rFonts w:cs="Arial"/>
                <w:i/>
                <w:sz w:val="20"/>
                <w:szCs w:val="20"/>
                <w:rPrChange w:id="166" w:author="Shah Ashay" w:date="2018-04-16T17:31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 Allocation Network</w:t>
            </w:r>
          </w:p>
        </w:tc>
        <w:tc>
          <w:tcPr>
            <w:tcW w:w="1154" w:type="pct"/>
            <w:tcPrChange w:id="167" w:author="Batra Yogesh (EXT)" w:date="2018-04-13T13:14:00Z">
              <w:tcPr>
                <w:tcW w:w="2160" w:type="dxa"/>
              </w:tcPr>
            </w:tcPrChange>
          </w:tcPr>
          <w:p w14:paraId="0BDAABC8" w14:textId="4BF899D9" w:rsidR="00B94829" w:rsidRPr="00D23911" w:rsidRDefault="00B94829" w:rsidP="00B94829">
            <w:pPr>
              <w:pStyle w:val="NoSpacing"/>
              <w:rPr>
                <w:rFonts w:cs="Arial"/>
                <w:sz w:val="20"/>
                <w:szCs w:val="20"/>
                <w:rPrChange w:id="168" w:author="Shah Ashay" w:date="2018-04-16T17:31:00Z">
                  <w:rPr>
                    <w:rFonts w:cs="Arial"/>
                  </w:rPr>
                </w:rPrChange>
              </w:rPr>
            </w:pPr>
            <w:r w:rsidRPr="00D23911">
              <w:rPr>
                <w:rFonts w:cs="Arial"/>
                <w:sz w:val="20"/>
                <w:szCs w:val="20"/>
                <w:rPrChange w:id="169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A list of the allocation networks that are currently setup in EC appear in the Data Window. </w:t>
            </w:r>
          </w:p>
        </w:tc>
        <w:tc>
          <w:tcPr>
            <w:tcW w:w="1538" w:type="pct"/>
            <w:tcPrChange w:id="170" w:author="Batra Yogesh (EXT)" w:date="2018-04-13T13:14:00Z">
              <w:tcPr>
                <w:tcW w:w="2880" w:type="dxa"/>
              </w:tcPr>
            </w:tcPrChange>
          </w:tcPr>
          <w:p w14:paraId="5EFCDA7E" w14:textId="6465D4E8" w:rsidR="00B94829" w:rsidRPr="00D23911" w:rsidRDefault="00B94829" w:rsidP="00B94829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B94829" w:rsidRPr="00D23911" w14:paraId="07D65E3C" w14:textId="77777777" w:rsidTr="0063477B">
        <w:trPr>
          <w:trHeight w:val="881"/>
          <w:trPrChange w:id="171" w:author="Batra Yogesh (EXT)" w:date="2018-04-13T13:14:00Z">
            <w:trPr>
              <w:trHeight w:val="88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172" w:author="Batra Yogesh (EXT)" w:date="2018-04-13T13:14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1308F028" w14:textId="2C7D19D0" w:rsidR="00B94829" w:rsidRPr="00D23911" w:rsidRDefault="00B94829" w:rsidP="00B94829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D23911">
              <w:rPr>
                <w:rFonts w:cs="Arial"/>
                <w:sz w:val="20"/>
                <w:szCs w:val="20"/>
              </w:rPr>
              <w:t>2.</w:t>
            </w:r>
          </w:p>
        </w:tc>
        <w:tc>
          <w:tcPr>
            <w:tcW w:w="1939" w:type="pct"/>
            <w:tcPrChange w:id="173" w:author="Batra Yogesh (EXT)" w:date="2018-04-13T13:14:00Z">
              <w:tcPr>
                <w:tcW w:w="3630" w:type="dxa"/>
              </w:tcPr>
            </w:tcPrChange>
          </w:tcPr>
          <w:p w14:paraId="58F1FCD5" w14:textId="44F29E98" w:rsidR="00B94829" w:rsidRPr="00D23911" w:rsidRDefault="00E02E36" w:rsidP="00B94829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D23911">
              <w:rPr>
                <w:rFonts w:cs="Arial"/>
                <w:sz w:val="20"/>
                <w:szCs w:val="20"/>
                <w:rPrChange w:id="174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Mouse over to the Insert icon on the toolbar</w:t>
            </w:r>
          </w:p>
        </w:tc>
        <w:tc>
          <w:tcPr>
            <w:tcW w:w="1154" w:type="pct"/>
            <w:tcPrChange w:id="175" w:author="Batra Yogesh (EXT)" w:date="2018-04-13T13:14:00Z">
              <w:tcPr>
                <w:tcW w:w="2160" w:type="dxa"/>
              </w:tcPr>
            </w:tcPrChange>
          </w:tcPr>
          <w:p w14:paraId="2C45371B" w14:textId="77777777" w:rsidR="00B94829" w:rsidRPr="00D23911" w:rsidRDefault="00B94829" w:rsidP="00B94829">
            <w:pPr>
              <w:keepNext/>
              <w:keepLines/>
              <w:rPr>
                <w:rFonts w:cs="Arial"/>
                <w:sz w:val="20"/>
                <w:szCs w:val="20"/>
                <w:rPrChange w:id="176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D23911">
              <w:rPr>
                <w:rFonts w:cs="Arial"/>
                <w:sz w:val="20"/>
                <w:szCs w:val="20"/>
                <w:rPrChange w:id="177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Two menu options appear:</w:t>
            </w:r>
          </w:p>
          <w:p w14:paraId="765FC3DF" w14:textId="77777777" w:rsidR="00B94829" w:rsidRPr="00D23911" w:rsidRDefault="00B94829" w:rsidP="00B94829">
            <w:pPr>
              <w:pStyle w:val="ListParagraph"/>
              <w:keepNext/>
              <w:keepLines/>
              <w:numPr>
                <w:ilvl w:val="0"/>
                <w:numId w:val="23"/>
              </w:numPr>
              <w:rPr>
                <w:rFonts w:cs="Arial"/>
                <w:sz w:val="20"/>
                <w:szCs w:val="20"/>
                <w:rPrChange w:id="178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D23911">
              <w:rPr>
                <w:rFonts w:cs="Arial"/>
                <w:sz w:val="20"/>
                <w:szCs w:val="20"/>
                <w:rPrChange w:id="179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New Version</w:t>
            </w:r>
          </w:p>
          <w:p w14:paraId="52EA43A3" w14:textId="77777777" w:rsidR="00B94829" w:rsidRPr="00D23911" w:rsidRDefault="00B94829" w:rsidP="00B94829">
            <w:pPr>
              <w:pStyle w:val="ListParagraph"/>
              <w:keepNext/>
              <w:keepLines/>
              <w:numPr>
                <w:ilvl w:val="0"/>
                <w:numId w:val="23"/>
              </w:numPr>
              <w:rPr>
                <w:rFonts w:cs="Arial"/>
                <w:sz w:val="20"/>
                <w:szCs w:val="20"/>
                <w:rPrChange w:id="180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D23911">
              <w:rPr>
                <w:rFonts w:cs="Arial"/>
                <w:sz w:val="20"/>
                <w:szCs w:val="20"/>
                <w:rPrChange w:id="181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New Object</w:t>
            </w:r>
          </w:p>
          <w:p w14:paraId="567D4A19" w14:textId="0FFC21A1" w:rsidR="00B94829" w:rsidRPr="00D23911" w:rsidRDefault="00B94829" w:rsidP="00B94829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8" w:type="pct"/>
            <w:tcPrChange w:id="182" w:author="Batra Yogesh (EXT)" w:date="2018-04-13T13:14:00Z">
              <w:tcPr>
                <w:tcW w:w="2880" w:type="dxa"/>
              </w:tcPr>
            </w:tcPrChange>
          </w:tcPr>
          <w:p w14:paraId="1F908F4E" w14:textId="186ACE21" w:rsidR="00B94829" w:rsidRPr="00D23911" w:rsidRDefault="00B94829" w:rsidP="00B94829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B94829" w:rsidRPr="00D23911" w14:paraId="71C79D9B" w14:textId="77777777" w:rsidTr="0063477B">
        <w:tc>
          <w:tcPr>
            <w:tcW w:w="369" w:type="pct"/>
            <w:shd w:val="clear" w:color="auto" w:fill="C6D9F1" w:themeFill="text2" w:themeFillTint="33"/>
            <w:tcPrChange w:id="183" w:author="Batra Yogesh (EXT)" w:date="2018-04-13T13:14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45E9CE6E" w14:textId="353838AA" w:rsidR="00B94829" w:rsidRPr="00D23911" w:rsidRDefault="00B94829" w:rsidP="00B94829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D23911">
              <w:rPr>
                <w:rFonts w:cs="Arial"/>
                <w:sz w:val="20"/>
                <w:szCs w:val="20"/>
              </w:rPr>
              <w:t>3.</w:t>
            </w:r>
          </w:p>
        </w:tc>
        <w:tc>
          <w:tcPr>
            <w:tcW w:w="1939" w:type="pct"/>
            <w:tcPrChange w:id="184" w:author="Batra Yogesh (EXT)" w:date="2018-04-13T13:14:00Z">
              <w:tcPr>
                <w:tcW w:w="3630" w:type="dxa"/>
              </w:tcPr>
            </w:tcPrChange>
          </w:tcPr>
          <w:p w14:paraId="3B07464F" w14:textId="77777777" w:rsidR="00B94829" w:rsidRPr="00D23911" w:rsidRDefault="00B94829" w:rsidP="00B94829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sz w:val="20"/>
                <w:szCs w:val="20"/>
                <w:rPrChange w:id="185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D23911">
              <w:rPr>
                <w:rFonts w:cs="Arial"/>
                <w:sz w:val="20"/>
                <w:szCs w:val="20"/>
                <w:rPrChange w:id="186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Click </w:t>
            </w:r>
            <w:r w:rsidRPr="00D23911">
              <w:rPr>
                <w:rFonts w:cs="Arial"/>
                <w:b/>
                <w:i/>
                <w:sz w:val="20"/>
                <w:szCs w:val="20"/>
                <w:rPrChange w:id="187" w:author="Shah Ashay" w:date="2018-04-16T17:31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New Object</w:t>
            </w:r>
          </w:p>
          <w:p w14:paraId="7F53BB38" w14:textId="0BEDC0BA" w:rsidR="00B94829" w:rsidRPr="00D23911" w:rsidRDefault="00B94829" w:rsidP="00B94829">
            <w:pPr>
              <w:pStyle w:val="TableText"/>
              <w:keepNext/>
              <w:keepLines/>
              <w:spacing w:after="0"/>
              <w:ind w:left="72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154" w:type="pct"/>
            <w:tcPrChange w:id="188" w:author="Batra Yogesh (EXT)" w:date="2018-04-13T13:14:00Z">
              <w:tcPr>
                <w:tcW w:w="2160" w:type="dxa"/>
              </w:tcPr>
            </w:tcPrChange>
          </w:tcPr>
          <w:p w14:paraId="4ACBE1B1" w14:textId="21212965" w:rsidR="00B94829" w:rsidRPr="00D23911" w:rsidRDefault="00B94829" w:rsidP="00B94829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D23911">
              <w:rPr>
                <w:rFonts w:cs="Arial"/>
                <w:sz w:val="20"/>
                <w:szCs w:val="20"/>
                <w:rPrChange w:id="189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A blank entry form for the allocation network will appear in the Data Window.</w:t>
            </w:r>
          </w:p>
        </w:tc>
        <w:tc>
          <w:tcPr>
            <w:tcW w:w="1538" w:type="pct"/>
            <w:tcPrChange w:id="190" w:author="Batra Yogesh (EXT)" w:date="2018-04-13T13:14:00Z">
              <w:tcPr>
                <w:tcW w:w="2880" w:type="dxa"/>
              </w:tcPr>
            </w:tcPrChange>
          </w:tcPr>
          <w:p w14:paraId="0A9E30ED" w14:textId="6232DF91" w:rsidR="00B94829" w:rsidRPr="00D23911" w:rsidRDefault="00B94829" w:rsidP="00B94829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B94829" w:rsidRPr="00D23911" w14:paraId="53FBD0F4" w14:textId="77777777" w:rsidTr="0063477B">
        <w:tc>
          <w:tcPr>
            <w:tcW w:w="369" w:type="pct"/>
            <w:shd w:val="clear" w:color="auto" w:fill="C6D9F1" w:themeFill="text2" w:themeFillTint="33"/>
            <w:tcPrChange w:id="191" w:author="Batra Yogesh (EXT)" w:date="2018-04-13T13:14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03657395" w14:textId="1FC52166" w:rsidR="00B94829" w:rsidRPr="00D23911" w:rsidRDefault="00B94829" w:rsidP="00B94829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D23911">
              <w:rPr>
                <w:rFonts w:cs="Arial"/>
                <w:sz w:val="20"/>
                <w:szCs w:val="20"/>
              </w:rPr>
              <w:t>4.</w:t>
            </w:r>
          </w:p>
        </w:tc>
        <w:tc>
          <w:tcPr>
            <w:tcW w:w="1939" w:type="pct"/>
            <w:tcPrChange w:id="192" w:author="Batra Yogesh (EXT)" w:date="2018-04-13T13:14:00Z">
              <w:tcPr>
                <w:tcW w:w="3630" w:type="dxa"/>
              </w:tcPr>
            </w:tcPrChange>
          </w:tcPr>
          <w:p w14:paraId="63E21FF6" w14:textId="77777777" w:rsidR="00B94829" w:rsidRPr="00D23911" w:rsidRDefault="00B94829" w:rsidP="00B94829">
            <w:pPr>
              <w:pStyle w:val="TableText"/>
              <w:keepNext/>
              <w:keepLines/>
              <w:rPr>
                <w:rFonts w:cs="Arial"/>
                <w:b/>
                <w:i/>
                <w:sz w:val="20"/>
                <w:szCs w:val="20"/>
                <w:rPrChange w:id="193" w:author="Shah Ashay" w:date="2018-04-16T17:31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D23911">
              <w:rPr>
                <w:rFonts w:cs="Arial"/>
                <w:sz w:val="20"/>
                <w:szCs w:val="20"/>
                <w:rPrChange w:id="194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Enter the </w:t>
            </w:r>
            <w:r w:rsidRPr="00D23911">
              <w:rPr>
                <w:rFonts w:cs="Arial"/>
                <w:b/>
                <w:i/>
                <w:sz w:val="20"/>
                <w:szCs w:val="20"/>
                <w:rPrChange w:id="195" w:author="Shah Ashay" w:date="2018-04-16T17:31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Allocation Network Code</w:t>
            </w:r>
          </w:p>
          <w:p w14:paraId="0B6E1968" w14:textId="74F106DE" w:rsidR="00B94829" w:rsidRPr="00D23911" w:rsidRDefault="00B94829" w:rsidP="00B94829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D23911">
              <w:rPr>
                <w:rFonts w:cs="Arial"/>
                <w:sz w:val="20"/>
                <w:szCs w:val="20"/>
                <w:rPrChange w:id="196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(ALL CAPS)</w:t>
            </w:r>
          </w:p>
        </w:tc>
        <w:tc>
          <w:tcPr>
            <w:tcW w:w="1154" w:type="pct"/>
            <w:tcPrChange w:id="197" w:author="Batra Yogesh (EXT)" w:date="2018-04-13T13:14:00Z">
              <w:tcPr>
                <w:tcW w:w="2160" w:type="dxa"/>
              </w:tcPr>
            </w:tcPrChange>
          </w:tcPr>
          <w:p w14:paraId="12C90916" w14:textId="77777777" w:rsidR="00B94829" w:rsidRPr="00D23911" w:rsidRDefault="00B94829" w:rsidP="00B94829">
            <w:pPr>
              <w:keepNext/>
              <w:keepLines/>
              <w:rPr>
                <w:rFonts w:cs="Arial"/>
                <w:sz w:val="20"/>
                <w:szCs w:val="20"/>
                <w:rPrChange w:id="198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D23911">
              <w:rPr>
                <w:rFonts w:cs="Arial"/>
                <w:sz w:val="20"/>
                <w:szCs w:val="20"/>
                <w:rPrChange w:id="199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Entry is displayed</w:t>
            </w:r>
          </w:p>
          <w:p w14:paraId="12AEE08A" w14:textId="5DA15F11" w:rsidR="00B94829" w:rsidRPr="00D23911" w:rsidRDefault="00B94829" w:rsidP="00B94829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8" w:type="pct"/>
            <w:tcPrChange w:id="200" w:author="Batra Yogesh (EXT)" w:date="2018-04-13T13:14:00Z">
              <w:tcPr>
                <w:tcW w:w="2880" w:type="dxa"/>
              </w:tcPr>
            </w:tcPrChange>
          </w:tcPr>
          <w:p w14:paraId="59E8D337" w14:textId="35507E38" w:rsidR="00B94829" w:rsidRPr="00D23911" w:rsidRDefault="00B94829" w:rsidP="00B94829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D23911">
              <w:rPr>
                <w:rFonts w:cs="Arial"/>
                <w:sz w:val="20"/>
                <w:szCs w:val="20"/>
                <w:rPrChange w:id="201" w:author="Shah Ashay" w:date="2018-04-16T17:31:00Z">
                  <w:rPr>
                    <w:rFonts w:asciiTheme="minorHAnsi" w:hAnsiTheme="minorHAnsi"/>
                    <w:sz w:val="20"/>
                  </w:rPr>
                </w:rPrChange>
              </w:rPr>
              <w:t xml:space="preserve">Mandatory field; </w:t>
            </w:r>
          </w:p>
        </w:tc>
      </w:tr>
      <w:tr w:rsidR="00B94829" w:rsidRPr="00D23911" w14:paraId="06A97B36" w14:textId="77777777" w:rsidTr="0063477B">
        <w:tc>
          <w:tcPr>
            <w:tcW w:w="369" w:type="pct"/>
            <w:shd w:val="clear" w:color="auto" w:fill="C6D9F1" w:themeFill="text2" w:themeFillTint="33"/>
            <w:tcPrChange w:id="202" w:author="Batra Yogesh (EXT)" w:date="2018-04-13T13:14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5E7F9523" w14:textId="5AE976A2" w:rsidR="00B94829" w:rsidRPr="00D23911" w:rsidRDefault="00B94829" w:rsidP="00B94829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D23911">
              <w:rPr>
                <w:rFonts w:cs="Arial"/>
                <w:sz w:val="20"/>
                <w:szCs w:val="20"/>
              </w:rPr>
              <w:t>5.</w:t>
            </w:r>
          </w:p>
        </w:tc>
        <w:tc>
          <w:tcPr>
            <w:tcW w:w="1939" w:type="pct"/>
            <w:tcPrChange w:id="203" w:author="Batra Yogesh (EXT)" w:date="2018-04-13T13:14:00Z">
              <w:tcPr>
                <w:tcW w:w="3630" w:type="dxa"/>
              </w:tcPr>
            </w:tcPrChange>
          </w:tcPr>
          <w:p w14:paraId="6C06FF76" w14:textId="77777777" w:rsidR="00B94829" w:rsidRPr="00D23911" w:rsidRDefault="00B94829" w:rsidP="00B94829">
            <w:pPr>
              <w:pStyle w:val="TableText"/>
              <w:keepNext/>
              <w:keepLines/>
              <w:rPr>
                <w:rFonts w:cs="Arial"/>
                <w:b/>
                <w:i/>
                <w:sz w:val="20"/>
                <w:szCs w:val="20"/>
                <w:rPrChange w:id="204" w:author="Shah Ashay" w:date="2018-04-16T17:31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D23911">
              <w:rPr>
                <w:rFonts w:cs="Arial"/>
                <w:sz w:val="20"/>
                <w:szCs w:val="20"/>
                <w:rPrChange w:id="205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Enter </w:t>
            </w:r>
            <w:r w:rsidRPr="00D23911">
              <w:rPr>
                <w:rFonts w:cs="Arial"/>
                <w:b/>
                <w:i/>
                <w:sz w:val="20"/>
                <w:szCs w:val="20"/>
                <w:rPrChange w:id="206" w:author="Shah Ashay" w:date="2018-04-16T17:31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Allocation Network Name</w:t>
            </w:r>
          </w:p>
          <w:p w14:paraId="5F894551" w14:textId="638338E4" w:rsidR="00B94829" w:rsidRPr="00D23911" w:rsidRDefault="00B94829" w:rsidP="00B94829">
            <w:pPr>
              <w:rPr>
                <w:rFonts w:cs="Arial"/>
                <w:sz w:val="20"/>
                <w:szCs w:val="20"/>
                <w:rPrChange w:id="207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D23911">
              <w:rPr>
                <w:rFonts w:cs="Arial"/>
                <w:sz w:val="20"/>
                <w:szCs w:val="20"/>
                <w:rPrChange w:id="208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(ALL CAPS)</w:t>
            </w:r>
          </w:p>
        </w:tc>
        <w:tc>
          <w:tcPr>
            <w:tcW w:w="1154" w:type="pct"/>
            <w:tcPrChange w:id="209" w:author="Batra Yogesh (EXT)" w:date="2018-04-13T13:14:00Z">
              <w:tcPr>
                <w:tcW w:w="2160" w:type="dxa"/>
              </w:tcPr>
            </w:tcPrChange>
          </w:tcPr>
          <w:p w14:paraId="3C2A79BD" w14:textId="77777777" w:rsidR="00B94829" w:rsidRPr="00D23911" w:rsidRDefault="00B94829" w:rsidP="00B94829">
            <w:pPr>
              <w:keepNext/>
              <w:keepLines/>
              <w:rPr>
                <w:rFonts w:cs="Arial"/>
                <w:sz w:val="20"/>
                <w:szCs w:val="20"/>
                <w:rPrChange w:id="210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D23911">
              <w:rPr>
                <w:rFonts w:cs="Arial"/>
                <w:sz w:val="20"/>
                <w:szCs w:val="20"/>
                <w:rPrChange w:id="211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Entry is displayed</w:t>
            </w:r>
          </w:p>
          <w:p w14:paraId="303519F4" w14:textId="77777777" w:rsidR="00B94829" w:rsidRPr="00D23911" w:rsidRDefault="00B94829" w:rsidP="00B94829">
            <w:pPr>
              <w:keepNext/>
              <w:keepLines/>
              <w:rPr>
                <w:rFonts w:cs="Arial"/>
                <w:sz w:val="20"/>
                <w:szCs w:val="20"/>
                <w:rPrChange w:id="212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</w:tc>
        <w:tc>
          <w:tcPr>
            <w:tcW w:w="1538" w:type="pct"/>
            <w:tcPrChange w:id="213" w:author="Batra Yogesh (EXT)" w:date="2018-04-13T13:14:00Z">
              <w:tcPr>
                <w:tcW w:w="2880" w:type="dxa"/>
              </w:tcPr>
            </w:tcPrChange>
          </w:tcPr>
          <w:p w14:paraId="00318434" w14:textId="448D2B9D" w:rsidR="00B94829" w:rsidRPr="00D23911" w:rsidRDefault="00B94829" w:rsidP="00B94829">
            <w:pPr>
              <w:textAlignment w:val="center"/>
              <w:rPr>
                <w:rFonts w:cs="Arial"/>
                <w:sz w:val="20"/>
                <w:szCs w:val="20"/>
                <w:rPrChange w:id="214" w:author="Shah Ashay" w:date="2018-04-16T17:31:00Z">
                  <w:rPr>
                    <w:rFonts w:asciiTheme="minorHAnsi" w:hAnsiTheme="minorHAnsi"/>
                    <w:sz w:val="20"/>
                  </w:rPr>
                </w:rPrChange>
              </w:rPr>
            </w:pPr>
            <w:r w:rsidRPr="00D23911">
              <w:rPr>
                <w:rFonts w:cs="Arial"/>
                <w:sz w:val="20"/>
                <w:szCs w:val="20"/>
                <w:rPrChange w:id="215" w:author="Shah Ashay" w:date="2018-04-16T17:31:00Z">
                  <w:rPr>
                    <w:rFonts w:asciiTheme="minorHAnsi" w:hAnsiTheme="minorHAnsi"/>
                    <w:sz w:val="20"/>
                  </w:rPr>
                </w:rPrChange>
              </w:rPr>
              <w:t>Mandatory field</w:t>
            </w:r>
          </w:p>
        </w:tc>
      </w:tr>
      <w:tr w:rsidR="00B94829" w:rsidRPr="00D23911" w14:paraId="2AF82644" w14:textId="77777777" w:rsidTr="0063477B">
        <w:tc>
          <w:tcPr>
            <w:tcW w:w="369" w:type="pct"/>
            <w:shd w:val="clear" w:color="auto" w:fill="C6D9F1" w:themeFill="text2" w:themeFillTint="33"/>
            <w:tcPrChange w:id="216" w:author="Batra Yogesh (EXT)" w:date="2018-04-13T13:14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2EE88290" w14:textId="4CAF4245" w:rsidR="00B94829" w:rsidRPr="00D23911" w:rsidRDefault="00B94829" w:rsidP="00B94829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D23911">
              <w:rPr>
                <w:rFonts w:cs="Arial"/>
                <w:sz w:val="20"/>
                <w:szCs w:val="20"/>
              </w:rPr>
              <w:t>6.</w:t>
            </w:r>
          </w:p>
        </w:tc>
        <w:tc>
          <w:tcPr>
            <w:tcW w:w="1939" w:type="pct"/>
            <w:tcPrChange w:id="217" w:author="Batra Yogesh (EXT)" w:date="2018-04-13T13:14:00Z">
              <w:tcPr>
                <w:tcW w:w="3630" w:type="dxa"/>
              </w:tcPr>
            </w:tcPrChange>
          </w:tcPr>
          <w:p w14:paraId="76CF0BB6" w14:textId="77777777" w:rsidR="00B94829" w:rsidRPr="00D23911" w:rsidRDefault="00B94829" w:rsidP="00B94829">
            <w:pPr>
              <w:pStyle w:val="TableText"/>
              <w:keepNext/>
              <w:keepLines/>
              <w:rPr>
                <w:rFonts w:cs="Arial"/>
                <w:sz w:val="20"/>
                <w:szCs w:val="20"/>
                <w:rPrChange w:id="218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D23911">
              <w:rPr>
                <w:rFonts w:cs="Arial"/>
                <w:sz w:val="20"/>
                <w:szCs w:val="20"/>
                <w:rPrChange w:id="219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Enter </w:t>
            </w:r>
            <w:r w:rsidRPr="00D23911">
              <w:rPr>
                <w:rFonts w:cs="Arial"/>
                <w:b/>
                <w:sz w:val="20"/>
                <w:szCs w:val="20"/>
                <w:rPrChange w:id="220" w:author="Shah Ashay" w:date="2018-04-16T17:31:00Z">
                  <w:rPr>
                    <w:rFonts w:asciiTheme="minorHAnsi" w:hAnsiTheme="minorHAnsi"/>
                    <w:b/>
                    <w:sz w:val="20"/>
                    <w:szCs w:val="20"/>
                  </w:rPr>
                </w:rPrChange>
              </w:rPr>
              <w:t>Start Date</w:t>
            </w:r>
            <w:r w:rsidRPr="00D23911">
              <w:rPr>
                <w:rFonts w:cs="Arial"/>
                <w:sz w:val="20"/>
                <w:szCs w:val="20"/>
                <w:rPrChange w:id="221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manually or by using the calendar icon</w:t>
            </w:r>
          </w:p>
          <w:p w14:paraId="0001319E" w14:textId="77777777" w:rsidR="00B94829" w:rsidRPr="00D23911" w:rsidRDefault="00B94829" w:rsidP="00B94829">
            <w:pPr>
              <w:pStyle w:val="TableText"/>
              <w:keepNext/>
              <w:keepLines/>
              <w:rPr>
                <w:rFonts w:cs="Arial"/>
                <w:sz w:val="20"/>
                <w:szCs w:val="20"/>
                <w:rPrChange w:id="222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  <w:p w14:paraId="28E59C27" w14:textId="77777777" w:rsidR="00B94829" w:rsidRPr="00D23911" w:rsidRDefault="00B94829" w:rsidP="00B94829">
            <w:pPr>
              <w:rPr>
                <w:rFonts w:cs="Arial"/>
                <w:sz w:val="20"/>
                <w:szCs w:val="20"/>
                <w:rPrChange w:id="223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</w:tc>
        <w:tc>
          <w:tcPr>
            <w:tcW w:w="1154" w:type="pct"/>
            <w:tcPrChange w:id="224" w:author="Batra Yogesh (EXT)" w:date="2018-04-13T13:14:00Z">
              <w:tcPr>
                <w:tcW w:w="2160" w:type="dxa"/>
              </w:tcPr>
            </w:tcPrChange>
          </w:tcPr>
          <w:p w14:paraId="48D92E79" w14:textId="77777777" w:rsidR="00B94829" w:rsidRPr="00D23911" w:rsidRDefault="00B94829" w:rsidP="00B94829">
            <w:pPr>
              <w:keepNext/>
              <w:keepLines/>
              <w:rPr>
                <w:rFonts w:cs="Arial"/>
                <w:sz w:val="20"/>
                <w:szCs w:val="20"/>
                <w:rPrChange w:id="225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D23911">
              <w:rPr>
                <w:rFonts w:cs="Arial"/>
                <w:sz w:val="20"/>
                <w:szCs w:val="20"/>
                <w:rPrChange w:id="226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Date is displayed</w:t>
            </w:r>
          </w:p>
          <w:p w14:paraId="4ED8BB03" w14:textId="77777777" w:rsidR="00B94829" w:rsidRPr="00D23911" w:rsidRDefault="00B94829" w:rsidP="00B94829">
            <w:pPr>
              <w:keepNext/>
              <w:keepLines/>
              <w:rPr>
                <w:rFonts w:cs="Arial"/>
                <w:sz w:val="20"/>
                <w:szCs w:val="20"/>
                <w:rPrChange w:id="227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  <w:p w14:paraId="0BA43C8E" w14:textId="77777777" w:rsidR="00B94829" w:rsidRPr="00D23911" w:rsidRDefault="00B94829" w:rsidP="00B94829">
            <w:pPr>
              <w:keepNext/>
              <w:keepLines/>
              <w:rPr>
                <w:rFonts w:cs="Arial"/>
                <w:sz w:val="20"/>
                <w:szCs w:val="20"/>
                <w:rPrChange w:id="228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</w:tc>
        <w:tc>
          <w:tcPr>
            <w:tcW w:w="1538" w:type="pct"/>
            <w:tcPrChange w:id="229" w:author="Batra Yogesh (EXT)" w:date="2018-04-13T13:14:00Z">
              <w:tcPr>
                <w:tcW w:w="2880" w:type="dxa"/>
              </w:tcPr>
            </w:tcPrChange>
          </w:tcPr>
          <w:p w14:paraId="6B8B4EBC" w14:textId="77777777" w:rsidR="00B94829" w:rsidRPr="00D23911" w:rsidRDefault="00B94829" w:rsidP="00B94829">
            <w:pPr>
              <w:keepNext/>
              <w:keepLines/>
              <w:rPr>
                <w:rFonts w:cs="Arial"/>
                <w:sz w:val="20"/>
                <w:szCs w:val="20"/>
                <w:rPrChange w:id="230" w:author="Shah Ashay" w:date="2018-04-16T17:31:00Z">
                  <w:rPr>
                    <w:rFonts w:asciiTheme="minorHAnsi" w:hAnsiTheme="minorHAnsi"/>
                    <w:sz w:val="20"/>
                  </w:rPr>
                </w:rPrChange>
              </w:rPr>
            </w:pPr>
            <w:r w:rsidRPr="00D23911">
              <w:rPr>
                <w:rFonts w:cs="Arial"/>
                <w:sz w:val="20"/>
                <w:szCs w:val="20"/>
                <w:rPrChange w:id="231" w:author="Shah Ashay" w:date="2018-04-16T17:31:00Z">
                  <w:rPr>
                    <w:rFonts w:asciiTheme="minorHAnsi" w:hAnsiTheme="minorHAnsi"/>
                    <w:sz w:val="20"/>
                  </w:rPr>
                </w:rPrChange>
              </w:rPr>
              <w:t>Date format is yyyy-mm-dd</w:t>
            </w:r>
          </w:p>
          <w:p w14:paraId="36B3CE25" w14:textId="77777777" w:rsidR="00B94829" w:rsidRPr="00D23911" w:rsidRDefault="00B94829" w:rsidP="00B94829">
            <w:pPr>
              <w:textAlignment w:val="center"/>
              <w:rPr>
                <w:rFonts w:cs="Arial"/>
                <w:sz w:val="20"/>
                <w:szCs w:val="20"/>
                <w:rPrChange w:id="232" w:author="Shah Ashay" w:date="2018-04-16T17:31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</w:tr>
      <w:tr w:rsidR="00B94829" w:rsidRPr="00D23911" w14:paraId="32E7D317" w14:textId="77777777" w:rsidTr="0063477B">
        <w:tc>
          <w:tcPr>
            <w:tcW w:w="369" w:type="pct"/>
            <w:shd w:val="clear" w:color="auto" w:fill="C6D9F1" w:themeFill="text2" w:themeFillTint="33"/>
            <w:tcPrChange w:id="233" w:author="Batra Yogesh (EXT)" w:date="2018-04-13T13:14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0CE0BF25" w14:textId="43B8227C" w:rsidR="00B94829" w:rsidRPr="00D23911" w:rsidRDefault="00B94829" w:rsidP="00B94829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D23911">
              <w:rPr>
                <w:rFonts w:cs="Arial"/>
                <w:sz w:val="20"/>
                <w:szCs w:val="20"/>
              </w:rPr>
              <w:t>7.</w:t>
            </w:r>
          </w:p>
        </w:tc>
        <w:tc>
          <w:tcPr>
            <w:tcW w:w="1939" w:type="pct"/>
            <w:tcPrChange w:id="234" w:author="Batra Yogesh (EXT)" w:date="2018-04-13T13:14:00Z">
              <w:tcPr>
                <w:tcW w:w="3630" w:type="dxa"/>
              </w:tcPr>
            </w:tcPrChange>
          </w:tcPr>
          <w:p w14:paraId="2511AA03" w14:textId="5A586AAC" w:rsidR="00B94829" w:rsidRPr="00D23911" w:rsidRDefault="00B94829" w:rsidP="00B94829">
            <w:pPr>
              <w:rPr>
                <w:rFonts w:cs="Arial"/>
                <w:sz w:val="20"/>
                <w:szCs w:val="20"/>
                <w:rPrChange w:id="235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D23911">
              <w:rPr>
                <w:rFonts w:cs="Arial"/>
                <w:sz w:val="20"/>
                <w:szCs w:val="20"/>
                <w:rPrChange w:id="236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Select </w:t>
            </w:r>
            <w:r w:rsidRPr="00D23911">
              <w:rPr>
                <w:rFonts w:cs="Arial"/>
                <w:b/>
                <w:i/>
                <w:sz w:val="20"/>
                <w:szCs w:val="20"/>
                <w:rPrChange w:id="237" w:author="Shah Ashay" w:date="2018-04-16T17:31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Period</w:t>
            </w:r>
            <w:r w:rsidRPr="00D23911">
              <w:rPr>
                <w:rFonts w:cs="Arial"/>
                <w:sz w:val="20"/>
                <w:szCs w:val="20"/>
                <w:rPrChange w:id="238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using the drop-down menu</w:t>
            </w:r>
          </w:p>
        </w:tc>
        <w:tc>
          <w:tcPr>
            <w:tcW w:w="1154" w:type="pct"/>
            <w:tcPrChange w:id="239" w:author="Batra Yogesh (EXT)" w:date="2018-04-13T13:14:00Z">
              <w:tcPr>
                <w:tcW w:w="2160" w:type="dxa"/>
              </w:tcPr>
            </w:tcPrChange>
          </w:tcPr>
          <w:p w14:paraId="31B3F814" w14:textId="0D012360" w:rsidR="00B94829" w:rsidRPr="00D23911" w:rsidRDefault="00B94829" w:rsidP="00B94829">
            <w:pPr>
              <w:keepNext/>
              <w:keepLines/>
              <w:rPr>
                <w:rFonts w:cs="Arial"/>
                <w:sz w:val="20"/>
                <w:szCs w:val="20"/>
                <w:rPrChange w:id="240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D23911">
              <w:rPr>
                <w:rFonts w:cs="Arial"/>
                <w:sz w:val="20"/>
                <w:szCs w:val="20"/>
                <w:rPrChange w:id="241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Selection is displayed</w:t>
            </w:r>
          </w:p>
        </w:tc>
        <w:tc>
          <w:tcPr>
            <w:tcW w:w="1538" w:type="pct"/>
            <w:tcPrChange w:id="242" w:author="Batra Yogesh (EXT)" w:date="2018-04-13T13:14:00Z">
              <w:tcPr>
                <w:tcW w:w="2880" w:type="dxa"/>
              </w:tcPr>
            </w:tcPrChange>
          </w:tcPr>
          <w:p w14:paraId="7FB6DA03" w14:textId="77777777" w:rsidR="00B94829" w:rsidRPr="00D23911" w:rsidRDefault="00B94829" w:rsidP="00B94829">
            <w:pPr>
              <w:pStyle w:val="ListParagraph"/>
              <w:keepNext/>
              <w:keepLines/>
              <w:ind w:left="0"/>
              <w:rPr>
                <w:rFonts w:cs="Arial"/>
                <w:sz w:val="20"/>
                <w:szCs w:val="20"/>
                <w:rPrChange w:id="243" w:author="Shah Ashay" w:date="2018-04-16T17:31:00Z">
                  <w:rPr>
                    <w:rFonts w:asciiTheme="minorHAnsi" w:hAnsiTheme="minorHAnsi"/>
                    <w:sz w:val="20"/>
                  </w:rPr>
                </w:rPrChange>
              </w:rPr>
            </w:pPr>
            <w:r w:rsidRPr="00D23911">
              <w:rPr>
                <w:rFonts w:cs="Arial"/>
                <w:sz w:val="20"/>
                <w:szCs w:val="20"/>
                <w:rPrChange w:id="244" w:author="Shah Ashay" w:date="2018-04-16T17:31:00Z">
                  <w:rPr>
                    <w:rFonts w:asciiTheme="minorHAnsi" w:hAnsiTheme="minorHAnsi"/>
                    <w:sz w:val="20"/>
                  </w:rPr>
                </w:rPrChange>
              </w:rPr>
              <w:t>Options for Period are:</w:t>
            </w:r>
          </w:p>
          <w:p w14:paraId="4295EBAE" w14:textId="77777777" w:rsidR="00F90BFA" w:rsidRPr="00D23911" w:rsidRDefault="00F90BFA" w:rsidP="00F90BFA">
            <w:pPr>
              <w:pStyle w:val="ListParagraph"/>
              <w:keepNext/>
              <w:keepLines/>
              <w:numPr>
                <w:ilvl w:val="0"/>
                <w:numId w:val="24"/>
              </w:numPr>
              <w:rPr>
                <w:rFonts w:cs="Arial"/>
                <w:b/>
                <w:sz w:val="20"/>
                <w:szCs w:val="20"/>
                <w:rPrChange w:id="245" w:author="Shah Ashay" w:date="2018-04-16T17:31:00Z">
                  <w:rPr>
                    <w:rFonts w:asciiTheme="minorHAnsi" w:hAnsiTheme="minorHAnsi"/>
                    <w:b/>
                    <w:sz w:val="20"/>
                  </w:rPr>
                </w:rPrChange>
              </w:rPr>
            </w:pPr>
            <w:r w:rsidRPr="00D23911">
              <w:rPr>
                <w:rFonts w:cs="Arial"/>
                <w:b/>
                <w:sz w:val="20"/>
                <w:szCs w:val="20"/>
                <w:rPrChange w:id="246" w:author="Shah Ashay" w:date="2018-04-16T17:31:00Z">
                  <w:rPr>
                    <w:rFonts w:asciiTheme="minorHAnsi" w:hAnsiTheme="minorHAnsi"/>
                    <w:b/>
                    <w:sz w:val="20"/>
                  </w:rPr>
                </w:rPrChange>
              </w:rPr>
              <w:t xml:space="preserve">- Daily   </w:t>
            </w:r>
          </w:p>
          <w:p w14:paraId="0C7F4097" w14:textId="77777777" w:rsidR="00F90BFA" w:rsidRPr="00D23911" w:rsidRDefault="00F90BFA" w:rsidP="00F90BFA">
            <w:pPr>
              <w:pStyle w:val="ListParagraph"/>
              <w:keepNext/>
              <w:keepLines/>
              <w:numPr>
                <w:ilvl w:val="0"/>
                <w:numId w:val="24"/>
              </w:numPr>
              <w:rPr>
                <w:rFonts w:cs="Arial"/>
                <w:b/>
                <w:sz w:val="20"/>
                <w:szCs w:val="20"/>
                <w:rPrChange w:id="247" w:author="Shah Ashay" w:date="2018-04-16T17:31:00Z">
                  <w:rPr>
                    <w:rFonts w:asciiTheme="minorHAnsi" w:hAnsiTheme="minorHAnsi"/>
                    <w:b/>
                    <w:sz w:val="20"/>
                  </w:rPr>
                </w:rPrChange>
              </w:rPr>
            </w:pPr>
            <w:r w:rsidRPr="00D23911">
              <w:rPr>
                <w:rFonts w:cs="Arial"/>
                <w:b/>
                <w:sz w:val="20"/>
                <w:szCs w:val="20"/>
                <w:rPrChange w:id="248" w:author="Shah Ashay" w:date="2018-04-16T17:31:00Z">
                  <w:rPr>
                    <w:rFonts w:asciiTheme="minorHAnsi" w:hAnsiTheme="minorHAnsi"/>
                    <w:b/>
                    <w:sz w:val="20"/>
                  </w:rPr>
                </w:rPrChange>
              </w:rPr>
              <w:t xml:space="preserve">- Monthly  </w:t>
            </w:r>
          </w:p>
          <w:p w14:paraId="08DDAB30" w14:textId="77777777" w:rsidR="00F90BFA" w:rsidRPr="00D23911" w:rsidRDefault="00F90BFA" w:rsidP="00F90BFA">
            <w:pPr>
              <w:pStyle w:val="ListParagraph"/>
              <w:keepNext/>
              <w:keepLines/>
              <w:numPr>
                <w:ilvl w:val="0"/>
                <w:numId w:val="24"/>
              </w:numPr>
              <w:rPr>
                <w:rFonts w:cs="Arial"/>
                <w:b/>
                <w:sz w:val="20"/>
                <w:szCs w:val="20"/>
                <w:rPrChange w:id="249" w:author="Shah Ashay" w:date="2018-04-16T17:31:00Z">
                  <w:rPr>
                    <w:rFonts w:asciiTheme="minorHAnsi" w:hAnsiTheme="minorHAnsi"/>
                    <w:b/>
                    <w:sz w:val="20"/>
                  </w:rPr>
                </w:rPrChange>
              </w:rPr>
            </w:pPr>
            <w:r w:rsidRPr="00D23911">
              <w:rPr>
                <w:rFonts w:cs="Arial"/>
                <w:b/>
                <w:sz w:val="20"/>
                <w:szCs w:val="20"/>
                <w:rPrChange w:id="250" w:author="Shah Ashay" w:date="2018-04-16T17:31:00Z">
                  <w:rPr>
                    <w:rFonts w:asciiTheme="minorHAnsi" w:hAnsiTheme="minorHAnsi"/>
                    <w:b/>
                    <w:sz w:val="20"/>
                  </w:rPr>
                </w:rPrChange>
              </w:rPr>
              <w:t xml:space="preserve">- Yearly  </w:t>
            </w:r>
          </w:p>
          <w:p w14:paraId="3AFD0B1B" w14:textId="77777777" w:rsidR="00F90BFA" w:rsidRPr="00D23911" w:rsidRDefault="00F90BFA" w:rsidP="00F90BFA">
            <w:pPr>
              <w:pStyle w:val="ListParagraph"/>
              <w:keepNext/>
              <w:keepLines/>
              <w:numPr>
                <w:ilvl w:val="0"/>
                <w:numId w:val="24"/>
              </w:numPr>
              <w:rPr>
                <w:rFonts w:cs="Arial"/>
                <w:b/>
                <w:sz w:val="20"/>
                <w:szCs w:val="20"/>
                <w:rPrChange w:id="251" w:author="Shah Ashay" w:date="2018-04-16T17:31:00Z">
                  <w:rPr>
                    <w:rFonts w:asciiTheme="minorHAnsi" w:hAnsiTheme="minorHAnsi"/>
                    <w:b/>
                    <w:sz w:val="20"/>
                  </w:rPr>
                </w:rPrChange>
              </w:rPr>
            </w:pPr>
            <w:r w:rsidRPr="00D23911">
              <w:rPr>
                <w:rFonts w:cs="Arial"/>
                <w:b/>
                <w:sz w:val="20"/>
                <w:szCs w:val="20"/>
                <w:rPrChange w:id="252" w:author="Shah Ashay" w:date="2018-04-16T17:31:00Z">
                  <w:rPr>
                    <w:rFonts w:asciiTheme="minorHAnsi" w:hAnsiTheme="minorHAnsi"/>
                    <w:b/>
                    <w:sz w:val="20"/>
                  </w:rPr>
                </w:rPrChange>
              </w:rPr>
              <w:t xml:space="preserve">- Daily and monthly  </w:t>
            </w:r>
          </w:p>
          <w:p w14:paraId="189FED44" w14:textId="77777777" w:rsidR="00F90BFA" w:rsidRPr="00D23911" w:rsidRDefault="00F90BFA" w:rsidP="00F90BFA">
            <w:pPr>
              <w:pStyle w:val="ListParagraph"/>
              <w:keepNext/>
              <w:keepLines/>
              <w:numPr>
                <w:ilvl w:val="0"/>
                <w:numId w:val="24"/>
              </w:numPr>
              <w:rPr>
                <w:rFonts w:cs="Arial"/>
                <w:b/>
                <w:sz w:val="20"/>
                <w:szCs w:val="20"/>
                <w:rPrChange w:id="253" w:author="Shah Ashay" w:date="2018-04-16T17:31:00Z">
                  <w:rPr>
                    <w:rFonts w:asciiTheme="minorHAnsi" w:hAnsiTheme="minorHAnsi"/>
                    <w:b/>
                    <w:sz w:val="20"/>
                  </w:rPr>
                </w:rPrChange>
              </w:rPr>
            </w:pPr>
            <w:r w:rsidRPr="00D23911">
              <w:rPr>
                <w:rFonts w:cs="Arial"/>
                <w:b/>
                <w:sz w:val="20"/>
                <w:szCs w:val="20"/>
                <w:rPrChange w:id="254" w:author="Shah Ashay" w:date="2018-04-16T17:31:00Z">
                  <w:rPr>
                    <w:rFonts w:asciiTheme="minorHAnsi" w:hAnsiTheme="minorHAnsi"/>
                    <w:b/>
                    <w:sz w:val="20"/>
                  </w:rPr>
                </w:rPrChange>
              </w:rPr>
              <w:t xml:space="preserve">- Daily, monthly and yearly  </w:t>
            </w:r>
          </w:p>
          <w:p w14:paraId="4A5E171B" w14:textId="77777777" w:rsidR="00F90BFA" w:rsidRPr="00D23911" w:rsidRDefault="00F90BFA" w:rsidP="00F90BFA">
            <w:pPr>
              <w:pStyle w:val="ListParagraph"/>
              <w:keepNext/>
              <w:keepLines/>
              <w:numPr>
                <w:ilvl w:val="0"/>
                <w:numId w:val="24"/>
              </w:numPr>
              <w:rPr>
                <w:rFonts w:cs="Arial"/>
                <w:b/>
                <w:sz w:val="20"/>
                <w:szCs w:val="20"/>
                <w:rPrChange w:id="255" w:author="Shah Ashay" w:date="2018-04-16T17:31:00Z">
                  <w:rPr>
                    <w:rFonts w:asciiTheme="minorHAnsi" w:hAnsiTheme="minorHAnsi"/>
                    <w:b/>
                    <w:sz w:val="20"/>
                  </w:rPr>
                </w:rPrChange>
              </w:rPr>
            </w:pPr>
            <w:r w:rsidRPr="00D23911">
              <w:rPr>
                <w:rFonts w:cs="Arial"/>
                <w:b/>
                <w:sz w:val="20"/>
                <w:szCs w:val="20"/>
                <w:rPrChange w:id="256" w:author="Shah Ashay" w:date="2018-04-16T17:31:00Z">
                  <w:rPr>
                    <w:rFonts w:asciiTheme="minorHAnsi" w:hAnsiTheme="minorHAnsi"/>
                    <w:b/>
                    <w:sz w:val="20"/>
                  </w:rPr>
                </w:rPrChange>
              </w:rPr>
              <w:t xml:space="preserve">- Monthly and yearly  </w:t>
            </w:r>
          </w:p>
          <w:p w14:paraId="16A932A4" w14:textId="77777777" w:rsidR="00F90BFA" w:rsidRPr="00D23911" w:rsidRDefault="00F90BFA" w:rsidP="00F90BFA">
            <w:pPr>
              <w:pStyle w:val="ListParagraph"/>
              <w:keepNext/>
              <w:keepLines/>
              <w:numPr>
                <w:ilvl w:val="0"/>
                <w:numId w:val="24"/>
              </w:numPr>
              <w:rPr>
                <w:rFonts w:cs="Arial"/>
                <w:b/>
                <w:sz w:val="20"/>
                <w:szCs w:val="20"/>
                <w:rPrChange w:id="257" w:author="Shah Ashay" w:date="2018-04-16T17:31:00Z">
                  <w:rPr>
                    <w:rFonts w:asciiTheme="minorHAnsi" w:hAnsiTheme="minorHAnsi"/>
                    <w:b/>
                    <w:sz w:val="20"/>
                  </w:rPr>
                </w:rPrChange>
              </w:rPr>
            </w:pPr>
            <w:r w:rsidRPr="00D23911">
              <w:rPr>
                <w:rFonts w:cs="Arial"/>
                <w:b/>
                <w:sz w:val="20"/>
                <w:szCs w:val="20"/>
                <w:rPrChange w:id="258" w:author="Shah Ashay" w:date="2018-04-16T17:31:00Z">
                  <w:rPr>
                    <w:rFonts w:asciiTheme="minorHAnsi" w:hAnsiTheme="minorHAnsi"/>
                    <w:b/>
                    <w:sz w:val="20"/>
                  </w:rPr>
                </w:rPrChange>
              </w:rPr>
              <w:t xml:space="preserve">- Sub-daily  </w:t>
            </w:r>
          </w:p>
          <w:p w14:paraId="74086A28" w14:textId="77777777" w:rsidR="00F90BFA" w:rsidRPr="00D23911" w:rsidRDefault="00F90BFA" w:rsidP="00F90BFA">
            <w:pPr>
              <w:pStyle w:val="ListParagraph"/>
              <w:keepNext/>
              <w:keepLines/>
              <w:numPr>
                <w:ilvl w:val="0"/>
                <w:numId w:val="24"/>
              </w:numPr>
              <w:rPr>
                <w:rFonts w:cs="Arial"/>
                <w:b/>
                <w:sz w:val="20"/>
                <w:szCs w:val="20"/>
                <w:rPrChange w:id="259" w:author="Shah Ashay" w:date="2018-04-16T17:31:00Z">
                  <w:rPr>
                    <w:rFonts w:asciiTheme="minorHAnsi" w:hAnsiTheme="minorHAnsi"/>
                    <w:b/>
                    <w:sz w:val="20"/>
                  </w:rPr>
                </w:rPrChange>
              </w:rPr>
            </w:pPr>
            <w:r w:rsidRPr="00D23911">
              <w:rPr>
                <w:rFonts w:cs="Arial"/>
                <w:b/>
                <w:sz w:val="20"/>
                <w:szCs w:val="20"/>
                <w:rPrChange w:id="260" w:author="Shah Ashay" w:date="2018-04-16T17:31:00Z">
                  <w:rPr>
                    <w:rFonts w:asciiTheme="minorHAnsi" w:hAnsiTheme="minorHAnsi"/>
                    <w:b/>
                    <w:sz w:val="20"/>
                  </w:rPr>
                </w:rPrChange>
              </w:rPr>
              <w:t xml:space="preserve">- Sub-daily and daily  </w:t>
            </w:r>
          </w:p>
          <w:p w14:paraId="01DD83A9" w14:textId="77777777" w:rsidR="00F90BFA" w:rsidRPr="00D23911" w:rsidRDefault="00F90BFA" w:rsidP="00F90BFA">
            <w:pPr>
              <w:pStyle w:val="ListParagraph"/>
              <w:keepNext/>
              <w:keepLines/>
              <w:numPr>
                <w:ilvl w:val="0"/>
                <w:numId w:val="24"/>
              </w:numPr>
              <w:rPr>
                <w:rFonts w:cs="Arial"/>
                <w:b/>
                <w:sz w:val="20"/>
                <w:szCs w:val="20"/>
                <w:rPrChange w:id="261" w:author="Shah Ashay" w:date="2018-04-16T17:31:00Z">
                  <w:rPr>
                    <w:rFonts w:asciiTheme="minorHAnsi" w:hAnsiTheme="minorHAnsi"/>
                    <w:b/>
                    <w:sz w:val="20"/>
                  </w:rPr>
                </w:rPrChange>
              </w:rPr>
            </w:pPr>
            <w:r w:rsidRPr="00D23911">
              <w:rPr>
                <w:rFonts w:cs="Arial"/>
                <w:b/>
                <w:sz w:val="20"/>
                <w:szCs w:val="20"/>
                <w:rPrChange w:id="262" w:author="Shah Ashay" w:date="2018-04-16T17:31:00Z">
                  <w:rPr>
                    <w:rFonts w:asciiTheme="minorHAnsi" w:hAnsiTheme="minorHAnsi"/>
                    <w:b/>
                    <w:sz w:val="20"/>
                  </w:rPr>
                </w:rPrChange>
              </w:rPr>
              <w:t xml:space="preserve">- Sub-daily, daily and monthly  </w:t>
            </w:r>
          </w:p>
          <w:p w14:paraId="6040D993" w14:textId="2A109914" w:rsidR="00B94829" w:rsidRPr="00D23911" w:rsidRDefault="00F90BFA" w:rsidP="00F90BFA">
            <w:pPr>
              <w:numPr>
                <w:ilvl w:val="0"/>
                <w:numId w:val="24"/>
              </w:numPr>
              <w:textAlignment w:val="center"/>
              <w:rPr>
                <w:rFonts w:cs="Arial"/>
                <w:sz w:val="20"/>
                <w:szCs w:val="20"/>
                <w:rPrChange w:id="263" w:author="Shah Ashay" w:date="2018-04-16T17:31:00Z">
                  <w:rPr>
                    <w:rFonts w:asciiTheme="minorHAnsi" w:hAnsiTheme="minorHAnsi"/>
                    <w:sz w:val="20"/>
                  </w:rPr>
                </w:rPrChange>
              </w:rPr>
            </w:pPr>
            <w:r w:rsidRPr="00D23911">
              <w:rPr>
                <w:rFonts w:cs="Arial"/>
                <w:b/>
                <w:sz w:val="20"/>
                <w:szCs w:val="20"/>
                <w:rPrChange w:id="264" w:author="Shah Ashay" w:date="2018-04-16T17:31:00Z">
                  <w:rPr>
                    <w:rFonts w:asciiTheme="minorHAnsi" w:hAnsiTheme="minorHAnsi"/>
                    <w:b/>
                    <w:sz w:val="20"/>
                  </w:rPr>
                </w:rPrChange>
              </w:rPr>
              <w:t xml:space="preserve">- Not included  </w:t>
            </w:r>
          </w:p>
        </w:tc>
      </w:tr>
      <w:tr w:rsidR="00B94829" w:rsidRPr="00D23911" w14:paraId="188A9CA6" w14:textId="77777777" w:rsidTr="0063477B">
        <w:tc>
          <w:tcPr>
            <w:tcW w:w="369" w:type="pct"/>
            <w:shd w:val="clear" w:color="auto" w:fill="C6D9F1" w:themeFill="text2" w:themeFillTint="33"/>
            <w:tcPrChange w:id="265" w:author="Batra Yogesh (EXT)" w:date="2018-04-13T13:14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50232639" w14:textId="2C3C89E1" w:rsidR="00B94829" w:rsidRPr="00D23911" w:rsidRDefault="00B94829" w:rsidP="00B94829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D23911">
              <w:rPr>
                <w:rFonts w:cs="Arial"/>
                <w:sz w:val="20"/>
                <w:szCs w:val="20"/>
              </w:rPr>
              <w:t>9.</w:t>
            </w:r>
          </w:p>
        </w:tc>
        <w:tc>
          <w:tcPr>
            <w:tcW w:w="1939" w:type="pct"/>
            <w:tcPrChange w:id="266" w:author="Batra Yogesh (EXT)" w:date="2018-04-13T13:14:00Z">
              <w:tcPr>
                <w:tcW w:w="3630" w:type="dxa"/>
              </w:tcPr>
            </w:tcPrChange>
          </w:tcPr>
          <w:p w14:paraId="6F7E2E46" w14:textId="6BD5B2E3" w:rsidR="00B94829" w:rsidRPr="00D23911" w:rsidRDefault="00B94829" w:rsidP="00B94829">
            <w:pPr>
              <w:rPr>
                <w:rFonts w:cs="Arial"/>
                <w:sz w:val="20"/>
                <w:szCs w:val="20"/>
                <w:rPrChange w:id="267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D23911">
              <w:rPr>
                <w:rFonts w:cs="Arial"/>
                <w:sz w:val="20"/>
                <w:szCs w:val="20"/>
                <w:rPrChange w:id="268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Click the </w:t>
            </w:r>
            <w:r w:rsidRPr="00D23911">
              <w:rPr>
                <w:rFonts w:cs="Arial"/>
                <w:b/>
                <w:i/>
                <w:sz w:val="20"/>
                <w:szCs w:val="20"/>
                <w:rPrChange w:id="269" w:author="Shah Ashay" w:date="2018-04-16T17:31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Save</w:t>
            </w:r>
            <w:r w:rsidRPr="00D23911">
              <w:rPr>
                <w:rFonts w:cs="Arial"/>
                <w:sz w:val="20"/>
                <w:szCs w:val="20"/>
                <w:rPrChange w:id="270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icon</w:t>
            </w:r>
          </w:p>
        </w:tc>
        <w:tc>
          <w:tcPr>
            <w:tcW w:w="1154" w:type="pct"/>
            <w:tcPrChange w:id="271" w:author="Batra Yogesh (EXT)" w:date="2018-04-13T13:14:00Z">
              <w:tcPr>
                <w:tcW w:w="2160" w:type="dxa"/>
              </w:tcPr>
            </w:tcPrChange>
          </w:tcPr>
          <w:p w14:paraId="56C21DE7" w14:textId="003C9A97" w:rsidR="00B94829" w:rsidRPr="00D23911" w:rsidRDefault="00B94829" w:rsidP="00B94829">
            <w:pPr>
              <w:keepNext/>
              <w:keepLines/>
              <w:rPr>
                <w:rFonts w:cs="Arial"/>
                <w:sz w:val="20"/>
                <w:szCs w:val="20"/>
                <w:rPrChange w:id="272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D23911">
              <w:rPr>
                <w:rFonts w:cs="Arial"/>
                <w:sz w:val="20"/>
                <w:szCs w:val="20"/>
                <w:rPrChange w:id="273" w:author="Shah Ashay" w:date="2018-04-16T17:31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The allocation network is saved and available for use in other EC screens.</w:t>
            </w:r>
          </w:p>
        </w:tc>
        <w:tc>
          <w:tcPr>
            <w:tcW w:w="1538" w:type="pct"/>
            <w:tcPrChange w:id="274" w:author="Batra Yogesh (EXT)" w:date="2018-04-13T13:14:00Z">
              <w:tcPr>
                <w:tcW w:w="2880" w:type="dxa"/>
              </w:tcPr>
            </w:tcPrChange>
          </w:tcPr>
          <w:p w14:paraId="7002051A" w14:textId="77777777" w:rsidR="00B94829" w:rsidRPr="00D23911" w:rsidRDefault="00B94829" w:rsidP="00B94829">
            <w:pPr>
              <w:textAlignment w:val="center"/>
              <w:rPr>
                <w:rFonts w:cs="Arial"/>
                <w:sz w:val="20"/>
                <w:szCs w:val="20"/>
                <w:rPrChange w:id="275" w:author="Shah Ashay" w:date="2018-04-16T17:31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</w:tr>
      <w:tr w:rsidR="00831EBD" w:rsidRPr="00D23911" w14:paraId="30ECEF77" w14:textId="77777777" w:rsidTr="0063477B">
        <w:tc>
          <w:tcPr>
            <w:tcW w:w="369" w:type="pct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tcPrChange w:id="276" w:author="Batra Yogesh (EXT)" w:date="2018-04-13T13:14:00Z">
              <w:tcPr>
                <w:tcW w:w="690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C6D9F1" w:themeFill="text2" w:themeFillTint="33"/>
              </w:tcPr>
            </w:tcPrChange>
          </w:tcPr>
          <w:p w14:paraId="25F48A34" w14:textId="77777777" w:rsidR="00831EBD" w:rsidRPr="00D23911" w:rsidRDefault="00831EBD" w:rsidP="00831EBD">
            <w:pPr>
              <w:pStyle w:val="TableText"/>
              <w:keepNext/>
              <w:keepLines/>
              <w:numPr>
                <w:ilvl w:val="1"/>
                <w:numId w:val="5"/>
              </w:num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shd w:val="clear" w:color="auto" w:fill="C6D9F1" w:themeFill="text2" w:themeFillTint="33"/>
            <w:tcPrChange w:id="277" w:author="Batra Yogesh (EXT)" w:date="2018-04-13T13:14:00Z">
              <w:tcPr>
                <w:tcW w:w="3630" w:type="dxa"/>
                <w:shd w:val="clear" w:color="auto" w:fill="C6D9F1" w:themeFill="text2" w:themeFillTint="33"/>
              </w:tcPr>
            </w:tcPrChange>
          </w:tcPr>
          <w:p w14:paraId="3166A11E" w14:textId="77777777" w:rsidR="00831EBD" w:rsidRPr="00D23911" w:rsidRDefault="00831EBD" w:rsidP="00831EBD">
            <w:pPr>
              <w:pStyle w:val="TableText"/>
              <w:keepNext/>
              <w:keepLines/>
              <w:rPr>
                <w:rFonts w:cs="Arial"/>
                <w:sz w:val="20"/>
                <w:szCs w:val="20"/>
              </w:rPr>
            </w:pPr>
            <w:r w:rsidRPr="00D23911">
              <w:rPr>
                <w:rFonts w:cs="Arial"/>
                <w:sz w:val="20"/>
                <w:szCs w:val="20"/>
              </w:rPr>
              <w:t>END OF USE CASE</w:t>
            </w:r>
          </w:p>
        </w:tc>
        <w:tc>
          <w:tcPr>
            <w:tcW w:w="1154" w:type="pct"/>
            <w:shd w:val="clear" w:color="auto" w:fill="C6D9F1" w:themeFill="text2" w:themeFillTint="33"/>
            <w:tcPrChange w:id="278" w:author="Batra Yogesh (EXT)" w:date="2018-04-13T13:14:00Z">
              <w:tcPr>
                <w:tcW w:w="2160" w:type="dxa"/>
                <w:shd w:val="clear" w:color="auto" w:fill="C6D9F1" w:themeFill="text2" w:themeFillTint="33"/>
              </w:tcPr>
            </w:tcPrChange>
          </w:tcPr>
          <w:p w14:paraId="493FC687" w14:textId="77777777" w:rsidR="00831EBD" w:rsidRPr="00D23911" w:rsidRDefault="00831EBD" w:rsidP="00831EBD">
            <w:pPr>
              <w:keepNext/>
              <w:keepLines/>
              <w:rPr>
                <w:rFonts w:cs="Arial"/>
                <w:sz w:val="20"/>
                <w:szCs w:val="20"/>
              </w:rPr>
            </w:pPr>
          </w:p>
        </w:tc>
        <w:tc>
          <w:tcPr>
            <w:tcW w:w="1538" w:type="pct"/>
            <w:shd w:val="clear" w:color="auto" w:fill="C6D9F1" w:themeFill="text2" w:themeFillTint="33"/>
            <w:tcPrChange w:id="279" w:author="Batra Yogesh (EXT)" w:date="2018-04-13T13:14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2EAFFF96" w14:textId="77777777" w:rsidR="00831EBD" w:rsidRPr="00D23911" w:rsidRDefault="00831EBD" w:rsidP="00831EBD">
            <w:pPr>
              <w:keepNext/>
              <w:keepLines/>
              <w:rPr>
                <w:rFonts w:cs="Arial"/>
                <w:sz w:val="20"/>
                <w:szCs w:val="20"/>
              </w:rPr>
            </w:pPr>
          </w:p>
        </w:tc>
      </w:tr>
    </w:tbl>
    <w:p w14:paraId="27CC4C89" w14:textId="77777777" w:rsidR="00C6253C" w:rsidRPr="0063477B" w:rsidRDefault="00C6253C">
      <w:pPr>
        <w:rPr>
          <w:rFonts w:cs="Arial"/>
          <w:b/>
          <w:bCs/>
          <w:sz w:val="24"/>
          <w:szCs w:val="32"/>
        </w:rPr>
      </w:pPr>
    </w:p>
    <w:p w14:paraId="0BAA37FF" w14:textId="73D7F0C1" w:rsidR="004D61A0" w:rsidRPr="0063477B" w:rsidRDefault="004D61A0" w:rsidP="005D1403">
      <w:pPr>
        <w:pStyle w:val="Heading1"/>
      </w:pPr>
      <w:bookmarkStart w:id="280" w:name="_Toc502312563"/>
      <w:r w:rsidRPr="0063477B">
        <w:t>Alternative</w:t>
      </w:r>
      <w:bookmarkEnd w:id="144"/>
      <w:r w:rsidR="00BF2F96" w:rsidRPr="0063477B">
        <w:t>s</w:t>
      </w:r>
      <w:bookmarkEnd w:id="280"/>
      <w:r w:rsidR="00023077" w:rsidRPr="0063477B">
        <w:t xml:space="preserve"> </w:t>
      </w:r>
    </w:p>
    <w:p w14:paraId="70A98A28" w14:textId="77777777" w:rsidR="00334332" w:rsidRPr="0063477B" w:rsidRDefault="00334332" w:rsidP="00334332">
      <w:pPr>
        <w:pStyle w:val="Heading2"/>
        <w:ind w:left="1296"/>
      </w:pPr>
      <w:bookmarkStart w:id="281" w:name="_Toc474482847"/>
      <w:bookmarkStart w:id="282" w:name="_Toc502312564"/>
      <w:r w:rsidRPr="0063477B">
        <w:t>Alternate Condition A2: Update Allocation Network details as a new version</w:t>
      </w:r>
      <w:bookmarkEnd w:id="281"/>
      <w:bookmarkEnd w:id="282"/>
    </w:p>
    <w:p w14:paraId="332613D9" w14:textId="77777777" w:rsidR="00334332" w:rsidRPr="0063477B" w:rsidRDefault="00334332" w:rsidP="00334332">
      <w:pPr>
        <w:ind w:left="1296"/>
        <w:rPr>
          <w:rFonts w:cs="Arial"/>
          <w:szCs w:val="22"/>
          <w:rPrChange w:id="283" w:author="Batra Yogesh (EXT)" w:date="2018-04-13T13:14:00Z">
            <w:rPr>
              <w:rFonts w:asciiTheme="minorHAnsi" w:hAnsiTheme="minorHAnsi"/>
            </w:rPr>
          </w:rPrChange>
        </w:rPr>
      </w:pPr>
      <w:r w:rsidRPr="0063477B">
        <w:rPr>
          <w:rFonts w:cs="Arial"/>
          <w:b/>
          <w:iCs/>
          <w:szCs w:val="22"/>
          <w:rPrChange w:id="284" w:author="Batra Yogesh (EXT)" w:date="2018-04-13T13:14:00Z">
            <w:rPr>
              <w:rFonts w:asciiTheme="minorHAnsi" w:hAnsiTheme="minorHAnsi" w:cs="Arial"/>
              <w:b/>
              <w:iCs/>
              <w:sz w:val="20"/>
              <w:szCs w:val="28"/>
            </w:rPr>
          </w:rPrChange>
        </w:rPr>
        <w:t>Details:</w:t>
      </w:r>
      <w:r w:rsidRPr="0063477B">
        <w:rPr>
          <w:rFonts w:cs="Arial"/>
          <w:szCs w:val="22"/>
          <w:rPrChange w:id="285" w:author="Batra Yogesh (EXT)" w:date="2018-04-13T13:14:00Z">
            <w:rPr>
              <w:rFonts w:asciiTheme="minorHAnsi" w:hAnsiTheme="minorHAnsi"/>
            </w:rPr>
          </w:rPrChange>
        </w:rPr>
        <w:t xml:space="preserve">  </w:t>
      </w:r>
      <w:r w:rsidRPr="0063477B">
        <w:rPr>
          <w:rFonts w:cs="Arial"/>
          <w:szCs w:val="22"/>
          <w:rPrChange w:id="286" w:author="Batra Yogesh (EXT)" w:date="2018-04-13T13:14:00Z">
            <w:rPr>
              <w:rFonts w:asciiTheme="minorHAnsi" w:hAnsiTheme="minorHAnsi"/>
              <w:sz w:val="20"/>
              <w:szCs w:val="20"/>
            </w:rPr>
          </w:rPrChange>
        </w:rPr>
        <w:t>The steps below are relevant when an allocation network requires an update to any attributes and the needs to be saved as a new version.  History of the allocation network will be saved.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287" w:author="Batra Yogesh (EXT)" w:date="2018-04-13T13:14:00Z">
          <w:tblPr>
            <w:tblW w:w="8640" w:type="dxa"/>
            <w:tblInd w:w="83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974"/>
        <w:gridCol w:w="3215"/>
        <w:gridCol w:w="3603"/>
        <w:gridCol w:w="1558"/>
        <w:tblGridChange w:id="288">
          <w:tblGrid>
            <w:gridCol w:w="900"/>
            <w:gridCol w:w="2970"/>
            <w:gridCol w:w="3330"/>
            <w:gridCol w:w="1440"/>
          </w:tblGrid>
        </w:tblGridChange>
      </w:tblGrid>
      <w:tr w:rsidR="00334332" w:rsidRPr="0063477B" w14:paraId="15663684" w14:textId="77777777" w:rsidTr="0063477B">
        <w:trPr>
          <w:tblHeader/>
          <w:trPrChange w:id="289" w:author="Batra Yogesh (EXT)" w:date="2018-04-13T13:14:00Z">
            <w:trPr>
              <w:tblHeader/>
            </w:trPr>
          </w:trPrChange>
        </w:trPr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tcPrChange w:id="290" w:author="Batra Yogesh (EXT)" w:date="2018-04-13T13:14:00Z">
              <w:tcPr>
                <w:tcW w:w="9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pct15" w:color="auto" w:fill="auto"/>
              </w:tcPr>
            </w:tcPrChange>
          </w:tcPr>
          <w:p w14:paraId="56D43449" w14:textId="77777777" w:rsidR="00334332" w:rsidRPr="0063477B" w:rsidRDefault="00334332" w:rsidP="00D022B3">
            <w:pPr>
              <w:pStyle w:val="ColumnHead"/>
              <w:keepNext/>
              <w:keepLines/>
              <w:rPr>
                <w:rFonts w:cs="Arial"/>
                <w:sz w:val="20"/>
                <w:rPrChange w:id="291" w:author="Batra Yogesh (EXT)" w:date="2018-04-13T13:14:00Z">
                  <w:rPr>
                    <w:rFonts w:asciiTheme="minorHAnsi" w:hAnsiTheme="minorHAnsi"/>
                    <w:sz w:val="20"/>
                  </w:rPr>
                </w:rPrChange>
              </w:rPr>
            </w:pPr>
            <w:r w:rsidRPr="0063477B">
              <w:rPr>
                <w:rFonts w:cs="Arial"/>
                <w:sz w:val="20"/>
                <w:rPrChange w:id="292" w:author="Batra Yogesh (EXT)" w:date="2018-04-13T13:14:00Z">
                  <w:rPr>
                    <w:rFonts w:asciiTheme="minorHAnsi" w:hAnsiTheme="minorHAnsi"/>
                    <w:sz w:val="20"/>
                  </w:rPr>
                </w:rPrChange>
              </w:rPr>
              <w:lastRenderedPageBreak/>
              <w:t>Step</w:t>
            </w:r>
          </w:p>
        </w:tc>
        <w:tc>
          <w:tcPr>
            <w:tcW w:w="1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tcPrChange w:id="293" w:author="Batra Yogesh (EXT)" w:date="2018-04-13T13:14:00Z">
              <w:tcPr>
                <w:tcW w:w="297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pct15" w:color="auto" w:fill="auto"/>
              </w:tcPr>
            </w:tcPrChange>
          </w:tcPr>
          <w:p w14:paraId="25E6C729" w14:textId="77777777" w:rsidR="00334332" w:rsidRPr="0063477B" w:rsidRDefault="00334332" w:rsidP="00D022B3">
            <w:pPr>
              <w:pStyle w:val="ColumnHead"/>
              <w:keepNext/>
              <w:keepLines/>
              <w:rPr>
                <w:rFonts w:cs="Arial"/>
                <w:sz w:val="20"/>
                <w:rPrChange w:id="294" w:author="Batra Yogesh (EXT)" w:date="2018-04-13T13:14:00Z">
                  <w:rPr>
                    <w:rFonts w:asciiTheme="minorHAnsi" w:hAnsiTheme="minorHAnsi"/>
                    <w:sz w:val="20"/>
                  </w:rPr>
                </w:rPrChange>
              </w:rPr>
            </w:pPr>
            <w:r w:rsidRPr="0063477B">
              <w:rPr>
                <w:rFonts w:cs="Arial"/>
                <w:sz w:val="20"/>
                <w:rPrChange w:id="295" w:author="Batra Yogesh (EXT)" w:date="2018-04-13T13:14:00Z">
                  <w:rPr>
                    <w:rFonts w:asciiTheme="minorHAnsi" w:hAnsiTheme="minorHAnsi"/>
                    <w:sz w:val="20"/>
                  </w:rPr>
                </w:rPrChange>
              </w:rPr>
              <w:t>Actor Action</w:t>
            </w:r>
          </w:p>
        </w:tc>
        <w:tc>
          <w:tcPr>
            <w:tcW w:w="1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tcPrChange w:id="296" w:author="Batra Yogesh (EXT)" w:date="2018-04-13T13:14:00Z">
              <w:tcPr>
                <w:tcW w:w="333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pct15" w:color="auto" w:fill="auto"/>
              </w:tcPr>
            </w:tcPrChange>
          </w:tcPr>
          <w:p w14:paraId="2173464A" w14:textId="77777777" w:rsidR="00334332" w:rsidRPr="0063477B" w:rsidRDefault="00334332" w:rsidP="00D022B3">
            <w:pPr>
              <w:pStyle w:val="ColumnHead"/>
              <w:keepNext/>
              <w:keepLines/>
              <w:rPr>
                <w:rFonts w:cs="Arial"/>
                <w:sz w:val="20"/>
                <w:rPrChange w:id="297" w:author="Batra Yogesh (EXT)" w:date="2018-04-13T13:14:00Z">
                  <w:rPr>
                    <w:rFonts w:asciiTheme="minorHAnsi" w:hAnsiTheme="minorHAnsi"/>
                    <w:sz w:val="20"/>
                  </w:rPr>
                </w:rPrChange>
              </w:rPr>
            </w:pPr>
            <w:r w:rsidRPr="0063477B">
              <w:rPr>
                <w:rFonts w:cs="Arial"/>
                <w:sz w:val="20"/>
                <w:rPrChange w:id="298" w:author="Batra Yogesh (EXT)" w:date="2018-04-13T13:14:00Z">
                  <w:rPr>
                    <w:rFonts w:asciiTheme="minorHAnsi" w:hAnsiTheme="minorHAnsi"/>
                    <w:sz w:val="20"/>
                  </w:rPr>
                </w:rPrChange>
              </w:rPr>
              <w:t>System Response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tcPrChange w:id="299" w:author="Batra Yogesh (EXT)" w:date="2018-04-13T13:14:00Z">
              <w:tcPr>
                <w:tcW w:w="144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pct15" w:color="auto" w:fill="auto"/>
              </w:tcPr>
            </w:tcPrChange>
          </w:tcPr>
          <w:p w14:paraId="5E5C48EB" w14:textId="77777777" w:rsidR="00334332" w:rsidRPr="0063477B" w:rsidRDefault="00334332" w:rsidP="00D022B3">
            <w:pPr>
              <w:pStyle w:val="ColumnHead"/>
              <w:keepNext/>
              <w:keepLines/>
              <w:rPr>
                <w:rFonts w:cs="Arial"/>
                <w:sz w:val="20"/>
                <w:rPrChange w:id="300" w:author="Batra Yogesh (EXT)" w:date="2018-04-13T13:14:00Z">
                  <w:rPr>
                    <w:rFonts w:asciiTheme="minorHAnsi" w:hAnsiTheme="minorHAnsi"/>
                    <w:sz w:val="20"/>
                  </w:rPr>
                </w:rPrChange>
              </w:rPr>
            </w:pPr>
            <w:r w:rsidRPr="0063477B">
              <w:rPr>
                <w:rFonts w:cs="Arial"/>
                <w:sz w:val="20"/>
                <w:rPrChange w:id="301" w:author="Batra Yogesh (EXT)" w:date="2018-04-13T13:14:00Z">
                  <w:rPr>
                    <w:rFonts w:asciiTheme="minorHAnsi" w:hAnsiTheme="minorHAnsi"/>
                    <w:sz w:val="20"/>
                  </w:rPr>
                </w:rPrChange>
              </w:rPr>
              <w:t>Ref</w:t>
            </w:r>
          </w:p>
        </w:tc>
      </w:tr>
      <w:tr w:rsidR="00334332" w:rsidRPr="0063477B" w14:paraId="436D78F5" w14:textId="77777777" w:rsidTr="0063477B">
        <w:trPr>
          <w:tblHeader/>
          <w:trPrChange w:id="302" w:author="Batra Yogesh (EXT)" w:date="2018-04-13T13:14:00Z">
            <w:trPr>
              <w:tblHeader/>
            </w:trPr>
          </w:trPrChange>
        </w:trPr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303" w:author="Batra Yogesh (EXT)" w:date="2018-04-13T13:14:00Z">
              <w:tcPr>
                <w:tcW w:w="9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0D4622F3" w14:textId="77777777" w:rsidR="00334332" w:rsidRPr="0063477B" w:rsidRDefault="00334332" w:rsidP="00D022B3">
            <w:pPr>
              <w:pStyle w:val="TableText"/>
              <w:keepNext/>
              <w:keepLines/>
              <w:rPr>
                <w:rFonts w:cs="Arial"/>
                <w:color w:val="000000"/>
                <w:sz w:val="20"/>
                <w:rPrChange w:id="304" w:author="Batra Yogesh (EXT)" w:date="2018-04-13T13:14:00Z">
                  <w:rPr>
                    <w:rFonts w:asciiTheme="minorHAnsi" w:hAnsiTheme="minorHAnsi"/>
                    <w:color w:val="000000"/>
                    <w:sz w:val="20"/>
                  </w:rPr>
                </w:rPrChange>
              </w:rPr>
            </w:pPr>
            <w:r w:rsidRPr="0063477B">
              <w:rPr>
                <w:rFonts w:cs="Arial"/>
                <w:color w:val="000000"/>
                <w:sz w:val="20"/>
                <w:rPrChange w:id="305" w:author="Batra Yogesh (EXT)" w:date="2018-04-13T13:14:00Z">
                  <w:rPr>
                    <w:rFonts w:asciiTheme="minorHAnsi" w:hAnsiTheme="minorHAnsi"/>
                    <w:color w:val="000000"/>
                    <w:sz w:val="20"/>
                  </w:rPr>
                </w:rPrChange>
              </w:rPr>
              <w:t>A2.1</w:t>
            </w:r>
          </w:p>
        </w:tc>
        <w:tc>
          <w:tcPr>
            <w:tcW w:w="1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306" w:author="Batra Yogesh (EXT)" w:date="2018-04-13T13:14:00Z">
              <w:tcPr>
                <w:tcW w:w="297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56B77235" w14:textId="77777777" w:rsidR="00334332" w:rsidRPr="0063477B" w:rsidRDefault="00334332" w:rsidP="00D022B3">
            <w:pPr>
              <w:pStyle w:val="TableText"/>
              <w:keepNext/>
              <w:keepLines/>
              <w:rPr>
                <w:rFonts w:cs="Arial"/>
                <w:sz w:val="20"/>
                <w:szCs w:val="20"/>
                <w:rPrChange w:id="307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3477B">
              <w:rPr>
                <w:rFonts w:cs="Arial"/>
                <w:sz w:val="20"/>
                <w:szCs w:val="20"/>
                <w:rPrChange w:id="308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EC Support opens up the </w:t>
            </w:r>
            <w:r w:rsidRPr="0063477B">
              <w:rPr>
                <w:rFonts w:cs="Arial"/>
                <w:b/>
                <w:i/>
                <w:sz w:val="20"/>
                <w:szCs w:val="20"/>
                <w:rPrChange w:id="309" w:author="Batra Yogesh (EXT)" w:date="2018-04-13T13:1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Allocation Network</w:t>
            </w:r>
            <w:r w:rsidRPr="0063477B">
              <w:rPr>
                <w:rFonts w:cs="Arial"/>
                <w:sz w:val="20"/>
                <w:szCs w:val="20"/>
                <w:rPrChange w:id="310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screen.</w:t>
            </w:r>
          </w:p>
          <w:p w14:paraId="56A5425B" w14:textId="3F3AE33B" w:rsidR="00334332" w:rsidRPr="0063477B" w:rsidRDefault="009B29DF" w:rsidP="00D022B3">
            <w:pPr>
              <w:pStyle w:val="TableText"/>
              <w:keepNext/>
              <w:keepLines/>
              <w:rPr>
                <w:rFonts w:cs="Arial"/>
                <w:i/>
                <w:sz w:val="20"/>
                <w:szCs w:val="20"/>
                <w:rPrChange w:id="311" w:author="Batra Yogesh (EXT)" w:date="2018-04-13T13:14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</w:pPr>
            <w:ins w:id="312" w:author="Batra Yogesh (EXT)" w:date="2018-03-27T15:39:00Z">
              <w:r w:rsidRPr="0063477B">
                <w:rPr>
                  <w:rFonts w:cs="Arial"/>
                  <w:i/>
                  <w:sz w:val="20"/>
                  <w:szCs w:val="20"/>
                  <w:rPrChange w:id="313" w:author="Batra Yogesh (EXT)" w:date="2018-04-13T13:14:00Z">
                    <w:rPr>
                      <w:rFonts w:asciiTheme="minorHAnsi" w:hAnsiTheme="minorHAnsi"/>
                      <w:i/>
                      <w:sz w:val="20"/>
                      <w:szCs w:val="20"/>
                    </w:rPr>
                  </w:rPrChange>
                </w:rPr>
                <w:t xml:space="preserve">Administration </w:t>
              </w:r>
              <w:r w:rsidRPr="0063477B">
                <w:rPr>
                  <w:rFonts w:cs="Arial"/>
                  <w:i/>
                  <w:sz w:val="20"/>
                  <w:szCs w:val="20"/>
                  <w:rPrChange w:id="314" w:author="Batra Yogesh (EXT)" w:date="2018-04-13T13:14:00Z">
                    <w:rPr>
                      <w:rFonts w:asciiTheme="minorHAnsi" w:hAnsiTheme="minorHAnsi"/>
                      <w:i/>
                      <w:sz w:val="20"/>
                      <w:szCs w:val="20"/>
                    </w:rPr>
                  </w:rPrChange>
                </w:rPr>
                <w:sym w:font="Wingdings" w:char="F0E0"/>
              </w:r>
              <w:r w:rsidRPr="0063477B">
                <w:rPr>
                  <w:rFonts w:cs="Arial"/>
                  <w:i/>
                  <w:sz w:val="20"/>
                  <w:szCs w:val="20"/>
                  <w:rPrChange w:id="315" w:author="Batra Yogesh (EXT)" w:date="2018-04-13T13:14:00Z">
                    <w:rPr>
                      <w:rFonts w:asciiTheme="minorHAnsi" w:hAnsiTheme="minorHAnsi"/>
                      <w:i/>
                      <w:sz w:val="20"/>
                      <w:szCs w:val="20"/>
                    </w:rPr>
                  </w:rPrChange>
                </w:rPr>
                <w:t xml:space="preserve"> </w:t>
              </w:r>
            </w:ins>
            <w:r w:rsidR="00334332" w:rsidRPr="0063477B">
              <w:rPr>
                <w:rFonts w:cs="Arial"/>
                <w:i/>
                <w:sz w:val="20"/>
                <w:szCs w:val="20"/>
                <w:rPrChange w:id="316" w:author="Batra Yogesh (EXT)" w:date="2018-04-13T13:14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Assets </w:t>
            </w:r>
            <w:r w:rsidR="00334332" w:rsidRPr="0063477B">
              <w:rPr>
                <w:rFonts w:cs="Arial"/>
                <w:i/>
                <w:sz w:val="20"/>
                <w:szCs w:val="20"/>
                <w:rPrChange w:id="317" w:author="Batra Yogesh (EXT)" w:date="2018-04-13T13:14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sym w:font="Wingdings" w:char="F0E0"/>
            </w:r>
            <w:r w:rsidR="00334332" w:rsidRPr="0063477B">
              <w:rPr>
                <w:rFonts w:cs="Arial"/>
                <w:i/>
                <w:sz w:val="20"/>
                <w:szCs w:val="20"/>
                <w:rPrChange w:id="318" w:author="Batra Yogesh (EXT)" w:date="2018-04-13T13:14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 Calculation Objects </w:t>
            </w:r>
            <w:r w:rsidR="00334332" w:rsidRPr="0063477B">
              <w:rPr>
                <w:rFonts w:cs="Arial"/>
                <w:i/>
                <w:sz w:val="20"/>
                <w:szCs w:val="20"/>
                <w:rPrChange w:id="319" w:author="Batra Yogesh (EXT)" w:date="2018-04-13T13:14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sym w:font="Wingdings" w:char="F0E0"/>
            </w:r>
            <w:r w:rsidR="00334332" w:rsidRPr="0063477B">
              <w:rPr>
                <w:rFonts w:cs="Arial"/>
                <w:i/>
                <w:sz w:val="20"/>
                <w:szCs w:val="20"/>
                <w:rPrChange w:id="320" w:author="Batra Yogesh (EXT)" w:date="2018-04-13T13:14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 Allocation Network</w:t>
            </w:r>
          </w:p>
        </w:tc>
        <w:tc>
          <w:tcPr>
            <w:tcW w:w="1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321" w:author="Batra Yogesh (EXT)" w:date="2018-04-13T13:14:00Z">
              <w:tcPr>
                <w:tcW w:w="333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1CEF7481" w14:textId="77777777" w:rsidR="00334332" w:rsidRPr="0063477B" w:rsidRDefault="00334332" w:rsidP="00D022B3">
            <w:pPr>
              <w:keepNext/>
              <w:keepLines/>
              <w:spacing w:after="120"/>
              <w:rPr>
                <w:rFonts w:cs="Arial"/>
                <w:sz w:val="20"/>
                <w:szCs w:val="20"/>
                <w:rPrChange w:id="322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3477B">
              <w:rPr>
                <w:rFonts w:cs="Arial"/>
                <w:sz w:val="20"/>
                <w:szCs w:val="20"/>
                <w:rPrChange w:id="323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A list of the allocation networks that are currently setup in EC appear in the Data Window. 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324" w:author="Batra Yogesh (EXT)" w:date="2018-04-13T13:14:00Z">
              <w:tcPr>
                <w:tcW w:w="144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29552B5E" w14:textId="77777777" w:rsidR="00334332" w:rsidRPr="0063477B" w:rsidRDefault="00334332" w:rsidP="00D022B3">
            <w:pPr>
              <w:keepNext/>
              <w:keepLines/>
              <w:rPr>
                <w:rFonts w:cs="Arial"/>
                <w:sz w:val="20"/>
                <w:rPrChange w:id="325" w:author="Batra Yogesh (EXT)" w:date="2018-04-13T13:14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</w:tr>
      <w:tr w:rsidR="00334332" w:rsidRPr="0063477B" w14:paraId="514FE18B" w14:textId="77777777" w:rsidTr="0063477B">
        <w:trPr>
          <w:tblHeader/>
          <w:trPrChange w:id="326" w:author="Batra Yogesh (EXT)" w:date="2018-04-13T13:14:00Z">
            <w:trPr>
              <w:tblHeader/>
            </w:trPr>
          </w:trPrChange>
        </w:trPr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327" w:author="Batra Yogesh (EXT)" w:date="2018-04-13T13:14:00Z">
              <w:tcPr>
                <w:tcW w:w="9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59C6379A" w14:textId="77777777" w:rsidR="00334332" w:rsidRPr="0063477B" w:rsidRDefault="00334332" w:rsidP="00D022B3">
            <w:pPr>
              <w:pStyle w:val="TableText"/>
              <w:keepNext/>
              <w:keepLines/>
              <w:rPr>
                <w:rFonts w:cs="Arial"/>
                <w:color w:val="000000"/>
                <w:sz w:val="20"/>
                <w:rPrChange w:id="328" w:author="Batra Yogesh (EXT)" w:date="2018-04-13T13:14:00Z">
                  <w:rPr>
                    <w:rFonts w:asciiTheme="minorHAnsi" w:hAnsiTheme="minorHAnsi"/>
                    <w:color w:val="000000"/>
                    <w:sz w:val="20"/>
                  </w:rPr>
                </w:rPrChange>
              </w:rPr>
            </w:pPr>
            <w:r w:rsidRPr="0063477B">
              <w:rPr>
                <w:rFonts w:cs="Arial"/>
                <w:color w:val="000000"/>
                <w:sz w:val="20"/>
                <w:rPrChange w:id="329" w:author="Batra Yogesh (EXT)" w:date="2018-04-13T13:14:00Z">
                  <w:rPr>
                    <w:rFonts w:asciiTheme="minorHAnsi" w:hAnsiTheme="minorHAnsi"/>
                    <w:color w:val="000000"/>
                    <w:sz w:val="20"/>
                  </w:rPr>
                </w:rPrChange>
              </w:rPr>
              <w:t>A2.2</w:t>
            </w:r>
          </w:p>
        </w:tc>
        <w:tc>
          <w:tcPr>
            <w:tcW w:w="1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330" w:author="Batra Yogesh (EXT)" w:date="2018-04-13T13:14:00Z">
              <w:tcPr>
                <w:tcW w:w="297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244FFEAA" w14:textId="77777777" w:rsidR="00334332" w:rsidRPr="0063477B" w:rsidRDefault="00334332" w:rsidP="00D022B3">
            <w:pPr>
              <w:pStyle w:val="TableText"/>
              <w:keepNext/>
              <w:keepLines/>
              <w:rPr>
                <w:rFonts w:cs="Arial"/>
                <w:sz w:val="20"/>
                <w:szCs w:val="20"/>
                <w:rPrChange w:id="331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3477B">
              <w:rPr>
                <w:rFonts w:cs="Arial"/>
                <w:sz w:val="20"/>
                <w:szCs w:val="20"/>
                <w:rPrChange w:id="332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Click the </w:t>
            </w:r>
            <w:r w:rsidRPr="0063477B">
              <w:rPr>
                <w:rFonts w:cs="Arial"/>
                <w:b/>
                <w:i/>
                <w:sz w:val="20"/>
                <w:szCs w:val="20"/>
                <w:rPrChange w:id="333" w:author="Batra Yogesh (EXT)" w:date="2018-04-13T13:1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Allocation Network</w:t>
            </w:r>
            <w:r w:rsidRPr="0063477B">
              <w:rPr>
                <w:rFonts w:cs="Arial"/>
                <w:sz w:val="20"/>
                <w:szCs w:val="20"/>
                <w:rPrChange w:id="334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in the Data Window that requires an update</w:t>
            </w:r>
          </w:p>
        </w:tc>
        <w:tc>
          <w:tcPr>
            <w:tcW w:w="1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335" w:author="Batra Yogesh (EXT)" w:date="2018-04-13T13:14:00Z">
              <w:tcPr>
                <w:tcW w:w="333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2BE992EE" w14:textId="3A30360E" w:rsidR="00334332" w:rsidRPr="0063477B" w:rsidDel="00F06A7B" w:rsidRDefault="00334332" w:rsidP="00F06A7B">
            <w:pPr>
              <w:keepNext/>
              <w:keepLines/>
              <w:rPr>
                <w:del w:id="336" w:author="Prakash Atul (Ext)" w:date="2018-04-18T11:56:00Z"/>
                <w:rFonts w:cs="Arial"/>
                <w:sz w:val="20"/>
                <w:szCs w:val="20"/>
                <w:rPrChange w:id="337" w:author="Batra Yogesh (EXT)" w:date="2018-04-13T13:14:00Z">
                  <w:rPr>
                    <w:del w:id="338" w:author="Prakash Atul (Ext)" w:date="2018-04-18T11:56:00Z"/>
                    <w:rFonts w:asciiTheme="minorHAnsi" w:hAnsiTheme="minorHAnsi"/>
                    <w:sz w:val="20"/>
                    <w:szCs w:val="20"/>
                  </w:rPr>
                </w:rPrChange>
              </w:rPr>
              <w:pPrChange w:id="339" w:author="Prakash Atul (Ext)" w:date="2018-04-18T11:56:00Z">
                <w:pPr>
                  <w:keepNext/>
                  <w:keepLines/>
                </w:pPr>
              </w:pPrChange>
            </w:pPr>
            <w:r w:rsidRPr="0063477B">
              <w:rPr>
                <w:rFonts w:cs="Arial"/>
                <w:sz w:val="20"/>
                <w:szCs w:val="20"/>
                <w:rPrChange w:id="340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Row will be highlighted</w:t>
            </w:r>
            <w:del w:id="341" w:author="Prakash Atul (Ext)" w:date="2018-04-18T11:56:00Z">
              <w:r w:rsidRPr="0063477B" w:rsidDel="00F06A7B">
                <w:rPr>
                  <w:rFonts w:cs="Arial"/>
                  <w:sz w:val="20"/>
                  <w:szCs w:val="20"/>
                  <w:rPrChange w:id="342" w:author="Batra Yogesh (EXT)" w:date="2018-04-13T13:14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 xml:space="preserve"> in light blue</w:delText>
              </w:r>
            </w:del>
          </w:p>
          <w:p w14:paraId="3AB67FC4" w14:textId="0861CF6C" w:rsidR="00334332" w:rsidRPr="0063477B" w:rsidRDefault="00F06A7B" w:rsidP="00F06A7B">
            <w:pPr>
              <w:keepNext/>
              <w:keepLines/>
              <w:rPr>
                <w:rFonts w:cs="Arial"/>
                <w:sz w:val="20"/>
                <w:szCs w:val="20"/>
                <w:rPrChange w:id="343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pPrChange w:id="344" w:author="Prakash Atul (Ext)" w:date="2018-04-18T11:56:00Z">
                <w:pPr>
                  <w:keepNext/>
                  <w:keepLines/>
                  <w:spacing w:after="120"/>
                </w:pPr>
              </w:pPrChange>
            </w:pPr>
            <w:ins w:id="345" w:author="Prakash Atul (Ext)" w:date="2018-04-18T11:56:00Z">
              <w:r>
                <w:rPr>
                  <w:rFonts w:cs="Arial"/>
                  <w:sz w:val="20"/>
                  <w:szCs w:val="20"/>
                </w:rPr>
                <w:t>.</w:t>
              </w:r>
            </w:ins>
            <w:bookmarkStart w:id="346" w:name="_GoBack"/>
            <w:bookmarkEnd w:id="346"/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347" w:author="Batra Yogesh (EXT)" w:date="2018-04-13T13:14:00Z">
              <w:tcPr>
                <w:tcW w:w="144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06504ABD" w14:textId="77777777" w:rsidR="00334332" w:rsidRPr="0063477B" w:rsidRDefault="00334332" w:rsidP="00D022B3">
            <w:pPr>
              <w:keepNext/>
              <w:keepLines/>
              <w:rPr>
                <w:rFonts w:cs="Arial"/>
                <w:sz w:val="20"/>
                <w:rPrChange w:id="348" w:author="Batra Yogesh (EXT)" w:date="2018-04-13T13:14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</w:tr>
      <w:tr w:rsidR="00334332" w:rsidRPr="0063477B" w14:paraId="06D521F8" w14:textId="77777777" w:rsidTr="0063477B">
        <w:trPr>
          <w:tblHeader/>
          <w:trPrChange w:id="349" w:author="Batra Yogesh (EXT)" w:date="2018-04-13T13:14:00Z">
            <w:trPr>
              <w:tblHeader/>
            </w:trPr>
          </w:trPrChange>
        </w:trPr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350" w:author="Batra Yogesh (EXT)" w:date="2018-04-13T13:14:00Z">
              <w:tcPr>
                <w:tcW w:w="9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008C63C6" w14:textId="77777777" w:rsidR="00334332" w:rsidRPr="0063477B" w:rsidRDefault="00334332" w:rsidP="00D022B3">
            <w:pPr>
              <w:pStyle w:val="TableText"/>
              <w:keepNext/>
              <w:keepLines/>
              <w:rPr>
                <w:rFonts w:cs="Arial"/>
                <w:sz w:val="20"/>
                <w:rPrChange w:id="351" w:author="Batra Yogesh (EXT)" w:date="2018-04-13T13:14:00Z">
                  <w:rPr>
                    <w:rFonts w:asciiTheme="minorHAnsi" w:hAnsiTheme="minorHAnsi"/>
                    <w:sz w:val="20"/>
                  </w:rPr>
                </w:rPrChange>
              </w:rPr>
            </w:pPr>
            <w:r w:rsidRPr="0063477B">
              <w:rPr>
                <w:rFonts w:cs="Arial"/>
                <w:sz w:val="20"/>
                <w:rPrChange w:id="352" w:author="Batra Yogesh (EXT)" w:date="2018-04-13T13:14:00Z">
                  <w:rPr>
                    <w:rFonts w:asciiTheme="minorHAnsi" w:hAnsiTheme="minorHAnsi"/>
                    <w:sz w:val="20"/>
                  </w:rPr>
                </w:rPrChange>
              </w:rPr>
              <w:t>A2.3</w:t>
            </w:r>
          </w:p>
          <w:p w14:paraId="24DC40FA" w14:textId="77777777" w:rsidR="00334332" w:rsidRPr="006921A7" w:rsidRDefault="00334332" w:rsidP="00D022B3">
            <w:pPr>
              <w:rPr>
                <w:rFonts w:cs="Arial"/>
              </w:rPr>
            </w:pPr>
          </w:p>
        </w:tc>
        <w:tc>
          <w:tcPr>
            <w:tcW w:w="1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353" w:author="Batra Yogesh (EXT)" w:date="2018-04-13T13:14:00Z">
              <w:tcPr>
                <w:tcW w:w="297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3F8CEB4D" w14:textId="725C5137" w:rsidR="00334332" w:rsidRPr="0063477B" w:rsidRDefault="00E02E36" w:rsidP="00E02E36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sz w:val="20"/>
                <w:szCs w:val="20"/>
                <w:rPrChange w:id="354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3477B">
              <w:rPr>
                <w:rFonts w:cs="Arial"/>
                <w:sz w:val="20"/>
                <w:szCs w:val="20"/>
                <w:rPrChange w:id="355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Mouse over to the Insert icon on the toolbar</w:t>
            </w:r>
          </w:p>
        </w:tc>
        <w:tc>
          <w:tcPr>
            <w:tcW w:w="1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356" w:author="Batra Yogesh (EXT)" w:date="2018-04-13T13:14:00Z">
              <w:tcPr>
                <w:tcW w:w="333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1C2BCDCB" w14:textId="77777777" w:rsidR="00334332" w:rsidRPr="0063477B" w:rsidRDefault="00334332" w:rsidP="00D022B3">
            <w:pPr>
              <w:keepNext/>
              <w:keepLines/>
              <w:spacing w:after="120"/>
              <w:rPr>
                <w:rFonts w:cs="Arial"/>
                <w:sz w:val="20"/>
                <w:szCs w:val="20"/>
                <w:rPrChange w:id="357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3477B">
              <w:rPr>
                <w:rFonts w:cs="Arial"/>
                <w:sz w:val="20"/>
                <w:szCs w:val="20"/>
                <w:rPrChange w:id="358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Two menu options are displayed:</w:t>
            </w:r>
          </w:p>
          <w:p w14:paraId="57829440" w14:textId="77777777" w:rsidR="00334332" w:rsidRPr="0063477B" w:rsidRDefault="00334332" w:rsidP="00334332">
            <w:pPr>
              <w:pStyle w:val="ListParagraph"/>
              <w:keepNext/>
              <w:keepLines/>
              <w:numPr>
                <w:ilvl w:val="0"/>
                <w:numId w:val="26"/>
              </w:numPr>
              <w:spacing w:after="120"/>
              <w:rPr>
                <w:rFonts w:cs="Arial"/>
                <w:sz w:val="20"/>
                <w:szCs w:val="20"/>
                <w:rPrChange w:id="359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3477B">
              <w:rPr>
                <w:rFonts w:cs="Arial"/>
                <w:sz w:val="20"/>
                <w:szCs w:val="20"/>
                <w:rPrChange w:id="360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New version</w:t>
            </w:r>
          </w:p>
          <w:p w14:paraId="477E3B3C" w14:textId="77777777" w:rsidR="00334332" w:rsidRPr="0063477B" w:rsidRDefault="00334332" w:rsidP="00334332">
            <w:pPr>
              <w:pStyle w:val="ListParagraph"/>
              <w:keepNext/>
              <w:keepLines/>
              <w:numPr>
                <w:ilvl w:val="0"/>
                <w:numId w:val="26"/>
              </w:numPr>
              <w:spacing w:after="120"/>
              <w:rPr>
                <w:rFonts w:cs="Arial"/>
                <w:sz w:val="20"/>
                <w:szCs w:val="20"/>
                <w:rPrChange w:id="361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3477B">
              <w:rPr>
                <w:rFonts w:cs="Arial"/>
                <w:sz w:val="20"/>
                <w:szCs w:val="20"/>
                <w:rPrChange w:id="362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New object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363" w:author="Batra Yogesh (EXT)" w:date="2018-04-13T13:14:00Z">
              <w:tcPr>
                <w:tcW w:w="144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50B33A6C" w14:textId="77777777" w:rsidR="00334332" w:rsidRPr="0063477B" w:rsidRDefault="00334332" w:rsidP="00D022B3">
            <w:pPr>
              <w:keepNext/>
              <w:keepLines/>
              <w:rPr>
                <w:rFonts w:cs="Arial"/>
                <w:sz w:val="20"/>
                <w:rPrChange w:id="364" w:author="Batra Yogesh (EXT)" w:date="2018-04-13T13:14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</w:tr>
      <w:tr w:rsidR="00334332" w:rsidRPr="0063477B" w14:paraId="10979A75" w14:textId="77777777" w:rsidTr="0063477B">
        <w:trPr>
          <w:tblHeader/>
          <w:trPrChange w:id="365" w:author="Batra Yogesh (EXT)" w:date="2018-04-13T13:14:00Z">
            <w:trPr>
              <w:tblHeader/>
            </w:trPr>
          </w:trPrChange>
        </w:trPr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366" w:author="Batra Yogesh (EXT)" w:date="2018-04-13T13:14:00Z">
              <w:tcPr>
                <w:tcW w:w="9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3984EDAD" w14:textId="77777777" w:rsidR="00334332" w:rsidRPr="0063477B" w:rsidRDefault="00334332" w:rsidP="00D022B3">
            <w:pPr>
              <w:pStyle w:val="TableText"/>
              <w:keepNext/>
              <w:keepLines/>
              <w:rPr>
                <w:rFonts w:cs="Arial"/>
                <w:sz w:val="20"/>
                <w:rPrChange w:id="367" w:author="Batra Yogesh (EXT)" w:date="2018-04-13T13:14:00Z">
                  <w:rPr>
                    <w:rFonts w:asciiTheme="minorHAnsi" w:hAnsiTheme="minorHAnsi"/>
                    <w:sz w:val="20"/>
                  </w:rPr>
                </w:rPrChange>
              </w:rPr>
            </w:pPr>
            <w:r w:rsidRPr="0063477B">
              <w:rPr>
                <w:rFonts w:cs="Arial"/>
                <w:sz w:val="20"/>
                <w:rPrChange w:id="368" w:author="Batra Yogesh (EXT)" w:date="2018-04-13T13:14:00Z">
                  <w:rPr>
                    <w:rFonts w:asciiTheme="minorHAnsi" w:hAnsiTheme="minorHAnsi"/>
                    <w:sz w:val="20"/>
                  </w:rPr>
                </w:rPrChange>
              </w:rPr>
              <w:t>A2.4</w:t>
            </w:r>
          </w:p>
        </w:tc>
        <w:tc>
          <w:tcPr>
            <w:tcW w:w="1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369" w:author="Batra Yogesh (EXT)" w:date="2018-04-13T13:14:00Z">
              <w:tcPr>
                <w:tcW w:w="297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3B9EE3BC" w14:textId="77777777" w:rsidR="00334332" w:rsidRPr="0063477B" w:rsidRDefault="00334332" w:rsidP="00D022B3">
            <w:pPr>
              <w:pStyle w:val="TableText"/>
              <w:keepNext/>
              <w:keepLines/>
              <w:rPr>
                <w:rFonts w:cs="Arial"/>
                <w:sz w:val="20"/>
                <w:szCs w:val="20"/>
                <w:rPrChange w:id="370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3477B">
              <w:rPr>
                <w:rFonts w:cs="Arial"/>
                <w:sz w:val="20"/>
                <w:szCs w:val="20"/>
                <w:rPrChange w:id="371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Click </w:t>
            </w:r>
            <w:r w:rsidRPr="0063477B">
              <w:rPr>
                <w:rFonts w:cs="Arial"/>
                <w:b/>
                <w:i/>
                <w:sz w:val="20"/>
                <w:szCs w:val="20"/>
                <w:rPrChange w:id="372" w:author="Batra Yogesh (EXT)" w:date="2018-04-13T13:1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New Version</w:t>
            </w:r>
          </w:p>
        </w:tc>
        <w:tc>
          <w:tcPr>
            <w:tcW w:w="1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373" w:author="Batra Yogesh (EXT)" w:date="2018-04-13T13:14:00Z">
              <w:tcPr>
                <w:tcW w:w="333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59936DA0" w14:textId="77777777" w:rsidR="00334332" w:rsidRPr="0063477B" w:rsidRDefault="00334332" w:rsidP="00D022B3">
            <w:pPr>
              <w:keepNext/>
              <w:keepLines/>
              <w:rPr>
                <w:rFonts w:cs="Arial"/>
                <w:sz w:val="20"/>
                <w:szCs w:val="20"/>
                <w:rPrChange w:id="374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3477B">
              <w:rPr>
                <w:rFonts w:cs="Arial"/>
                <w:sz w:val="20"/>
                <w:szCs w:val="20"/>
                <w:rPrChange w:id="375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New form is displayed in the bottom half of the Data Window:</w:t>
            </w:r>
          </w:p>
          <w:p w14:paraId="07E17429" w14:textId="77777777" w:rsidR="00334332" w:rsidRPr="0063477B" w:rsidRDefault="00334332" w:rsidP="00334332">
            <w:pPr>
              <w:pStyle w:val="ListParagraph"/>
              <w:keepNext/>
              <w:keepLines/>
              <w:numPr>
                <w:ilvl w:val="0"/>
                <w:numId w:val="27"/>
              </w:numPr>
              <w:rPr>
                <w:rFonts w:cs="Arial"/>
                <w:sz w:val="20"/>
                <w:szCs w:val="20"/>
                <w:rPrChange w:id="376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3477B">
              <w:rPr>
                <w:rFonts w:cs="Arial"/>
                <w:sz w:val="20"/>
                <w:szCs w:val="20"/>
                <w:rPrChange w:id="377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Start Date is populated with the original start date of the allocation network in EC</w:t>
            </w:r>
          </w:p>
          <w:p w14:paraId="6F3204FC" w14:textId="77777777" w:rsidR="00334332" w:rsidRPr="0063477B" w:rsidRDefault="00334332" w:rsidP="00334332">
            <w:pPr>
              <w:pStyle w:val="ListParagraph"/>
              <w:keepNext/>
              <w:keepLines/>
              <w:numPr>
                <w:ilvl w:val="0"/>
                <w:numId w:val="27"/>
              </w:numPr>
              <w:rPr>
                <w:rFonts w:cs="Arial"/>
                <w:sz w:val="20"/>
                <w:szCs w:val="20"/>
                <w:rPrChange w:id="378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3477B">
              <w:rPr>
                <w:rFonts w:cs="Arial"/>
                <w:sz w:val="20"/>
                <w:szCs w:val="20"/>
                <w:rPrChange w:id="379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End Date is blank</w:t>
            </w:r>
          </w:p>
          <w:p w14:paraId="6CF62B4F" w14:textId="77777777" w:rsidR="00334332" w:rsidRPr="0063477B" w:rsidRDefault="00334332" w:rsidP="00334332">
            <w:pPr>
              <w:pStyle w:val="ListParagraph"/>
              <w:keepNext/>
              <w:keepLines/>
              <w:numPr>
                <w:ilvl w:val="0"/>
                <w:numId w:val="27"/>
              </w:numPr>
              <w:rPr>
                <w:rFonts w:cs="Arial"/>
                <w:sz w:val="20"/>
                <w:szCs w:val="20"/>
                <w:rPrChange w:id="380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3477B">
              <w:rPr>
                <w:rFonts w:cs="Arial"/>
                <w:sz w:val="20"/>
                <w:szCs w:val="20"/>
                <w:rPrChange w:id="381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Daytime entry is open for entry</w:t>
            </w:r>
          </w:p>
          <w:p w14:paraId="3AE867F7" w14:textId="77777777" w:rsidR="00334332" w:rsidRPr="0063477B" w:rsidRDefault="00334332" w:rsidP="00D022B3">
            <w:pPr>
              <w:keepNext/>
              <w:keepLines/>
              <w:rPr>
                <w:rFonts w:cs="Arial"/>
                <w:sz w:val="20"/>
                <w:szCs w:val="20"/>
                <w:rPrChange w:id="382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383" w:author="Batra Yogesh (EXT)" w:date="2018-04-13T13:14:00Z">
              <w:tcPr>
                <w:tcW w:w="144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00E948B9" w14:textId="77777777" w:rsidR="00334332" w:rsidRPr="0063477B" w:rsidRDefault="00334332" w:rsidP="00D022B3">
            <w:pPr>
              <w:keepNext/>
              <w:keepLines/>
              <w:rPr>
                <w:rFonts w:cs="Arial"/>
                <w:sz w:val="20"/>
                <w:rPrChange w:id="384" w:author="Batra Yogesh (EXT)" w:date="2018-04-13T13:14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</w:tr>
      <w:tr w:rsidR="00334332" w:rsidRPr="0063477B" w14:paraId="09D8C5E0" w14:textId="77777777" w:rsidTr="0063477B">
        <w:trPr>
          <w:tblHeader/>
          <w:trPrChange w:id="385" w:author="Batra Yogesh (EXT)" w:date="2018-04-13T13:14:00Z">
            <w:trPr>
              <w:tblHeader/>
            </w:trPr>
          </w:trPrChange>
        </w:trPr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386" w:author="Batra Yogesh (EXT)" w:date="2018-04-13T13:14:00Z">
              <w:tcPr>
                <w:tcW w:w="9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230D254B" w14:textId="77777777" w:rsidR="00334332" w:rsidRPr="0063477B" w:rsidRDefault="00334332" w:rsidP="00D022B3">
            <w:pPr>
              <w:pStyle w:val="TableText"/>
              <w:keepNext/>
              <w:keepLines/>
              <w:rPr>
                <w:rFonts w:cs="Arial"/>
                <w:sz w:val="20"/>
                <w:rPrChange w:id="387" w:author="Batra Yogesh (EXT)" w:date="2018-04-13T13:14:00Z">
                  <w:rPr>
                    <w:rFonts w:asciiTheme="minorHAnsi" w:hAnsiTheme="minorHAnsi"/>
                    <w:sz w:val="20"/>
                  </w:rPr>
                </w:rPrChange>
              </w:rPr>
            </w:pPr>
            <w:r w:rsidRPr="0063477B">
              <w:rPr>
                <w:rFonts w:cs="Arial"/>
                <w:sz w:val="20"/>
                <w:rPrChange w:id="388" w:author="Batra Yogesh (EXT)" w:date="2018-04-13T13:14:00Z">
                  <w:rPr>
                    <w:rFonts w:asciiTheme="minorHAnsi" w:hAnsiTheme="minorHAnsi"/>
                    <w:sz w:val="20"/>
                  </w:rPr>
                </w:rPrChange>
              </w:rPr>
              <w:t>A2.5</w:t>
            </w:r>
          </w:p>
        </w:tc>
        <w:tc>
          <w:tcPr>
            <w:tcW w:w="1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389" w:author="Batra Yogesh (EXT)" w:date="2018-04-13T13:14:00Z">
              <w:tcPr>
                <w:tcW w:w="297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4A5C625C" w14:textId="77777777" w:rsidR="00334332" w:rsidRPr="0063477B" w:rsidRDefault="00334332" w:rsidP="00D022B3">
            <w:pPr>
              <w:pStyle w:val="TableText"/>
              <w:keepNext/>
              <w:keepLines/>
              <w:rPr>
                <w:rFonts w:cs="Arial"/>
                <w:i/>
                <w:sz w:val="20"/>
                <w:szCs w:val="20"/>
                <w:rPrChange w:id="390" w:author="Batra Yogesh (EXT)" w:date="2018-04-13T13:14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</w:pPr>
            <w:r w:rsidRPr="0063477B">
              <w:rPr>
                <w:rFonts w:cs="Arial"/>
                <w:sz w:val="20"/>
                <w:szCs w:val="20"/>
                <w:rPrChange w:id="391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Manually enter the correct date for the update or use the calendar icon</w:t>
            </w:r>
          </w:p>
        </w:tc>
        <w:tc>
          <w:tcPr>
            <w:tcW w:w="1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392" w:author="Batra Yogesh (EXT)" w:date="2018-04-13T13:14:00Z">
              <w:tcPr>
                <w:tcW w:w="333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553636C7" w14:textId="77777777" w:rsidR="00334332" w:rsidRPr="0063477B" w:rsidRDefault="00334332" w:rsidP="00D022B3">
            <w:pPr>
              <w:keepNext/>
              <w:keepLines/>
              <w:spacing w:after="120"/>
              <w:rPr>
                <w:rFonts w:cs="Arial"/>
                <w:sz w:val="20"/>
                <w:szCs w:val="20"/>
                <w:rPrChange w:id="393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3477B">
              <w:rPr>
                <w:rFonts w:cs="Arial"/>
                <w:sz w:val="20"/>
                <w:szCs w:val="20"/>
                <w:rPrChange w:id="394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Date is displayed.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395" w:author="Batra Yogesh (EXT)" w:date="2018-04-13T13:14:00Z">
              <w:tcPr>
                <w:tcW w:w="144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1BE0603D" w14:textId="77777777" w:rsidR="00334332" w:rsidRPr="0063477B" w:rsidRDefault="00334332" w:rsidP="00D022B3">
            <w:pPr>
              <w:keepNext/>
              <w:keepLines/>
              <w:rPr>
                <w:rFonts w:cs="Arial"/>
                <w:sz w:val="20"/>
                <w:rPrChange w:id="396" w:author="Batra Yogesh (EXT)" w:date="2018-04-13T13:14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</w:tr>
      <w:tr w:rsidR="00334332" w:rsidRPr="0063477B" w14:paraId="5C470482" w14:textId="77777777" w:rsidTr="0063477B">
        <w:trPr>
          <w:tblHeader/>
          <w:trPrChange w:id="397" w:author="Batra Yogesh (EXT)" w:date="2018-04-13T13:14:00Z">
            <w:trPr>
              <w:tblHeader/>
            </w:trPr>
          </w:trPrChange>
        </w:trPr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398" w:author="Batra Yogesh (EXT)" w:date="2018-04-13T13:14:00Z">
              <w:tcPr>
                <w:tcW w:w="9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5C2BE150" w14:textId="77777777" w:rsidR="00334332" w:rsidRPr="0063477B" w:rsidRDefault="00334332" w:rsidP="00D022B3">
            <w:pPr>
              <w:pStyle w:val="TableText"/>
              <w:keepNext/>
              <w:keepLines/>
              <w:rPr>
                <w:rFonts w:cs="Arial"/>
                <w:color w:val="000000"/>
                <w:sz w:val="20"/>
                <w:rPrChange w:id="399" w:author="Batra Yogesh (EXT)" w:date="2018-04-13T13:14:00Z">
                  <w:rPr>
                    <w:rFonts w:asciiTheme="minorHAnsi" w:hAnsiTheme="minorHAnsi"/>
                    <w:color w:val="000000"/>
                    <w:sz w:val="20"/>
                  </w:rPr>
                </w:rPrChange>
              </w:rPr>
            </w:pPr>
            <w:r w:rsidRPr="0063477B">
              <w:rPr>
                <w:rFonts w:cs="Arial"/>
                <w:color w:val="000000"/>
                <w:sz w:val="20"/>
                <w:rPrChange w:id="400" w:author="Batra Yogesh (EXT)" w:date="2018-04-13T13:14:00Z">
                  <w:rPr>
                    <w:rFonts w:asciiTheme="minorHAnsi" w:hAnsiTheme="minorHAnsi"/>
                    <w:color w:val="000000"/>
                    <w:sz w:val="20"/>
                  </w:rPr>
                </w:rPrChange>
              </w:rPr>
              <w:t>A2.6</w:t>
            </w:r>
          </w:p>
        </w:tc>
        <w:tc>
          <w:tcPr>
            <w:tcW w:w="1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401" w:author="Batra Yogesh (EXT)" w:date="2018-04-13T13:14:00Z">
              <w:tcPr>
                <w:tcW w:w="297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1A6FAA15" w14:textId="77777777" w:rsidR="00334332" w:rsidRPr="0063477B" w:rsidRDefault="00334332" w:rsidP="00D022B3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sz w:val="20"/>
                <w:szCs w:val="20"/>
                <w:rPrChange w:id="402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3477B">
              <w:rPr>
                <w:rFonts w:cs="Arial"/>
                <w:sz w:val="20"/>
                <w:szCs w:val="20"/>
                <w:rPrChange w:id="403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Click the </w:t>
            </w:r>
            <w:r w:rsidRPr="0063477B">
              <w:rPr>
                <w:rFonts w:cs="Arial"/>
                <w:b/>
                <w:i/>
                <w:sz w:val="20"/>
                <w:szCs w:val="20"/>
                <w:rPrChange w:id="404" w:author="Batra Yogesh (EXT)" w:date="2018-04-13T13:1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Save </w:t>
            </w:r>
            <w:r w:rsidRPr="0063477B">
              <w:rPr>
                <w:rFonts w:cs="Arial"/>
                <w:sz w:val="20"/>
                <w:szCs w:val="20"/>
                <w:rPrChange w:id="405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icon</w:t>
            </w:r>
          </w:p>
          <w:p w14:paraId="48DCB04F" w14:textId="77777777" w:rsidR="00334332" w:rsidRPr="0063477B" w:rsidRDefault="00334332" w:rsidP="00D022B3">
            <w:pPr>
              <w:pStyle w:val="TableText"/>
              <w:keepNext/>
              <w:keepLines/>
              <w:tabs>
                <w:tab w:val="left" w:pos="2490"/>
              </w:tabs>
              <w:spacing w:after="0"/>
              <w:ind w:left="720"/>
              <w:rPr>
                <w:rFonts w:cs="Arial"/>
                <w:sz w:val="20"/>
                <w:szCs w:val="20"/>
                <w:rPrChange w:id="406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</w:tc>
        <w:tc>
          <w:tcPr>
            <w:tcW w:w="1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407" w:author="Batra Yogesh (EXT)" w:date="2018-04-13T13:14:00Z">
              <w:tcPr>
                <w:tcW w:w="333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5564A7E1" w14:textId="77777777" w:rsidR="00334332" w:rsidRPr="0063477B" w:rsidRDefault="00334332" w:rsidP="00D022B3">
            <w:pPr>
              <w:keepNext/>
              <w:keepLines/>
              <w:spacing w:after="120"/>
              <w:rPr>
                <w:rFonts w:cs="Arial"/>
                <w:sz w:val="20"/>
                <w:szCs w:val="20"/>
                <w:rPrChange w:id="408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3477B">
              <w:rPr>
                <w:rFonts w:cs="Arial"/>
                <w:sz w:val="20"/>
                <w:szCs w:val="20"/>
                <w:rPrChange w:id="409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Changes to Allocation Network are saved; Allocation Network form is displayed with current data displayed.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410" w:author="Batra Yogesh (EXT)" w:date="2018-04-13T13:14:00Z">
              <w:tcPr>
                <w:tcW w:w="144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11895322" w14:textId="77777777" w:rsidR="00334332" w:rsidRPr="0063477B" w:rsidRDefault="00334332" w:rsidP="00D022B3">
            <w:pPr>
              <w:keepNext/>
              <w:keepLines/>
              <w:rPr>
                <w:rFonts w:cs="Arial"/>
                <w:sz w:val="20"/>
                <w:rPrChange w:id="411" w:author="Batra Yogesh (EXT)" w:date="2018-04-13T13:14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</w:tr>
      <w:tr w:rsidR="00334332" w:rsidRPr="0063477B" w14:paraId="63522366" w14:textId="77777777" w:rsidTr="0063477B">
        <w:trPr>
          <w:tblHeader/>
          <w:trPrChange w:id="412" w:author="Batra Yogesh (EXT)" w:date="2018-04-13T13:14:00Z">
            <w:trPr>
              <w:tblHeader/>
            </w:trPr>
          </w:trPrChange>
        </w:trPr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413" w:author="Batra Yogesh (EXT)" w:date="2018-04-13T13:14:00Z">
              <w:tcPr>
                <w:tcW w:w="9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2B84E22B" w14:textId="77777777" w:rsidR="00334332" w:rsidRPr="0063477B" w:rsidRDefault="00334332" w:rsidP="00D022B3">
            <w:pPr>
              <w:pStyle w:val="TableText"/>
              <w:keepNext/>
              <w:keepLines/>
              <w:rPr>
                <w:rFonts w:cs="Arial"/>
                <w:color w:val="000000"/>
                <w:sz w:val="20"/>
                <w:rPrChange w:id="414" w:author="Batra Yogesh (EXT)" w:date="2018-04-13T13:14:00Z">
                  <w:rPr>
                    <w:rFonts w:asciiTheme="minorHAnsi" w:hAnsiTheme="minorHAnsi"/>
                    <w:color w:val="000000"/>
                    <w:sz w:val="20"/>
                  </w:rPr>
                </w:rPrChange>
              </w:rPr>
            </w:pPr>
            <w:r w:rsidRPr="0063477B">
              <w:rPr>
                <w:rFonts w:cs="Arial"/>
                <w:color w:val="000000"/>
                <w:sz w:val="20"/>
                <w:rPrChange w:id="415" w:author="Batra Yogesh (EXT)" w:date="2018-04-13T13:14:00Z">
                  <w:rPr>
                    <w:rFonts w:asciiTheme="minorHAnsi" w:hAnsiTheme="minorHAnsi"/>
                    <w:color w:val="000000"/>
                    <w:sz w:val="20"/>
                  </w:rPr>
                </w:rPrChange>
              </w:rPr>
              <w:t>A2.7</w:t>
            </w:r>
          </w:p>
        </w:tc>
        <w:tc>
          <w:tcPr>
            <w:tcW w:w="1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416" w:author="Batra Yogesh (EXT)" w:date="2018-04-13T13:14:00Z">
              <w:tcPr>
                <w:tcW w:w="297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23E55787" w14:textId="77777777" w:rsidR="00334332" w:rsidRPr="0063477B" w:rsidRDefault="00334332" w:rsidP="00D022B3">
            <w:pPr>
              <w:pStyle w:val="TableText"/>
              <w:keepNext/>
              <w:keepLines/>
              <w:rPr>
                <w:rFonts w:cs="Arial"/>
                <w:sz w:val="20"/>
                <w:szCs w:val="20"/>
                <w:rPrChange w:id="417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3477B">
              <w:rPr>
                <w:rFonts w:cs="Arial"/>
                <w:sz w:val="20"/>
                <w:szCs w:val="20"/>
                <w:rPrChange w:id="418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Update necessary attributes for the new version of the allocation network</w:t>
            </w:r>
          </w:p>
        </w:tc>
        <w:tc>
          <w:tcPr>
            <w:tcW w:w="1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419" w:author="Batra Yogesh (EXT)" w:date="2018-04-13T13:14:00Z">
              <w:tcPr>
                <w:tcW w:w="333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305B8998" w14:textId="77777777" w:rsidR="00334332" w:rsidRPr="0063477B" w:rsidRDefault="00334332" w:rsidP="00D022B3">
            <w:pPr>
              <w:keepNext/>
              <w:keepLines/>
              <w:rPr>
                <w:rFonts w:cs="Arial"/>
                <w:sz w:val="20"/>
                <w:szCs w:val="20"/>
                <w:rPrChange w:id="420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3477B">
              <w:rPr>
                <w:rFonts w:cs="Arial"/>
                <w:sz w:val="20"/>
                <w:szCs w:val="20"/>
                <w:rPrChange w:id="421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Updates are displayed.</w:t>
            </w:r>
          </w:p>
          <w:p w14:paraId="42BA64DC" w14:textId="77777777" w:rsidR="00334332" w:rsidRPr="0063477B" w:rsidRDefault="00334332" w:rsidP="00D022B3">
            <w:pPr>
              <w:keepNext/>
              <w:keepLines/>
              <w:rPr>
                <w:rFonts w:cs="Arial"/>
                <w:sz w:val="20"/>
                <w:szCs w:val="20"/>
                <w:rPrChange w:id="422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423" w:author="Batra Yogesh (EXT)" w:date="2018-04-13T13:14:00Z">
              <w:tcPr>
                <w:tcW w:w="144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03BC2132" w14:textId="77777777" w:rsidR="00334332" w:rsidRPr="0063477B" w:rsidRDefault="00334332" w:rsidP="00D022B3">
            <w:pPr>
              <w:keepNext/>
              <w:keepLines/>
              <w:rPr>
                <w:rFonts w:cs="Arial"/>
                <w:sz w:val="20"/>
                <w:rPrChange w:id="424" w:author="Batra Yogesh (EXT)" w:date="2018-04-13T13:14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</w:tr>
      <w:tr w:rsidR="00334332" w:rsidRPr="0063477B" w14:paraId="163E5EDF" w14:textId="77777777" w:rsidTr="0063477B">
        <w:trPr>
          <w:tblHeader/>
          <w:trPrChange w:id="425" w:author="Batra Yogesh (EXT)" w:date="2018-04-13T13:14:00Z">
            <w:trPr>
              <w:tblHeader/>
            </w:trPr>
          </w:trPrChange>
        </w:trPr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426" w:author="Batra Yogesh (EXT)" w:date="2018-04-13T13:14:00Z">
              <w:tcPr>
                <w:tcW w:w="9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6124EEA6" w14:textId="77777777" w:rsidR="00334332" w:rsidRPr="0063477B" w:rsidRDefault="00334332" w:rsidP="00D022B3">
            <w:pPr>
              <w:pStyle w:val="TableText"/>
              <w:keepNext/>
              <w:keepLines/>
              <w:rPr>
                <w:rFonts w:cs="Arial"/>
                <w:color w:val="000000"/>
                <w:sz w:val="20"/>
                <w:rPrChange w:id="427" w:author="Batra Yogesh (EXT)" w:date="2018-04-13T13:14:00Z">
                  <w:rPr>
                    <w:rFonts w:asciiTheme="minorHAnsi" w:hAnsiTheme="minorHAnsi"/>
                    <w:color w:val="000000"/>
                    <w:sz w:val="20"/>
                  </w:rPr>
                </w:rPrChange>
              </w:rPr>
            </w:pPr>
            <w:r w:rsidRPr="0063477B">
              <w:rPr>
                <w:rFonts w:cs="Arial"/>
                <w:color w:val="000000"/>
                <w:sz w:val="20"/>
                <w:rPrChange w:id="428" w:author="Batra Yogesh (EXT)" w:date="2018-04-13T13:14:00Z">
                  <w:rPr>
                    <w:rFonts w:asciiTheme="minorHAnsi" w:hAnsiTheme="minorHAnsi"/>
                    <w:color w:val="000000"/>
                    <w:sz w:val="20"/>
                  </w:rPr>
                </w:rPrChange>
              </w:rPr>
              <w:t>A2.8</w:t>
            </w:r>
          </w:p>
        </w:tc>
        <w:tc>
          <w:tcPr>
            <w:tcW w:w="1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429" w:author="Batra Yogesh (EXT)" w:date="2018-04-13T13:14:00Z">
              <w:tcPr>
                <w:tcW w:w="297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60E4340A" w14:textId="77777777" w:rsidR="00334332" w:rsidRPr="0063477B" w:rsidRDefault="00334332" w:rsidP="00D022B3">
            <w:pPr>
              <w:pStyle w:val="TableText"/>
              <w:keepNext/>
              <w:keepLines/>
              <w:rPr>
                <w:rFonts w:cs="Arial"/>
                <w:sz w:val="20"/>
                <w:szCs w:val="20"/>
                <w:rPrChange w:id="430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3477B">
              <w:rPr>
                <w:rFonts w:cs="Arial"/>
                <w:sz w:val="20"/>
                <w:szCs w:val="20"/>
                <w:rPrChange w:id="431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Click the </w:t>
            </w:r>
            <w:r w:rsidRPr="0063477B">
              <w:rPr>
                <w:rFonts w:cs="Arial"/>
                <w:b/>
                <w:i/>
                <w:sz w:val="20"/>
                <w:szCs w:val="20"/>
                <w:rPrChange w:id="432" w:author="Batra Yogesh (EXT)" w:date="2018-04-13T13:1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Save</w:t>
            </w:r>
            <w:r w:rsidRPr="0063477B">
              <w:rPr>
                <w:rFonts w:cs="Arial"/>
                <w:sz w:val="20"/>
                <w:szCs w:val="20"/>
                <w:rPrChange w:id="433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icon</w:t>
            </w:r>
          </w:p>
        </w:tc>
        <w:tc>
          <w:tcPr>
            <w:tcW w:w="1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434" w:author="Batra Yogesh (EXT)" w:date="2018-04-13T13:14:00Z">
              <w:tcPr>
                <w:tcW w:w="333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2DAD4664" w14:textId="77777777" w:rsidR="00334332" w:rsidRPr="0063477B" w:rsidRDefault="00334332" w:rsidP="00D022B3">
            <w:pPr>
              <w:keepNext/>
              <w:keepLines/>
              <w:rPr>
                <w:rFonts w:cs="Arial"/>
                <w:sz w:val="20"/>
                <w:szCs w:val="20"/>
                <w:rPrChange w:id="435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3477B">
              <w:rPr>
                <w:rFonts w:cs="Arial"/>
                <w:sz w:val="20"/>
                <w:szCs w:val="20"/>
                <w:rPrChange w:id="436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New version with updates to attributes is saved.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437" w:author="Batra Yogesh (EXT)" w:date="2018-04-13T13:14:00Z">
              <w:tcPr>
                <w:tcW w:w="144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6B722D3D" w14:textId="77777777" w:rsidR="00334332" w:rsidRPr="0063477B" w:rsidRDefault="00334332" w:rsidP="00D022B3">
            <w:pPr>
              <w:keepNext/>
              <w:keepLines/>
              <w:rPr>
                <w:rFonts w:cs="Arial"/>
                <w:sz w:val="20"/>
                <w:rPrChange w:id="438" w:author="Batra Yogesh (EXT)" w:date="2018-04-13T13:14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</w:tr>
      <w:tr w:rsidR="00334332" w:rsidRPr="0063477B" w14:paraId="6D77A4D5" w14:textId="77777777" w:rsidTr="0063477B">
        <w:trPr>
          <w:tblHeader/>
          <w:trPrChange w:id="439" w:author="Batra Yogesh (EXT)" w:date="2018-04-13T13:14:00Z">
            <w:trPr>
              <w:tblHeader/>
            </w:trPr>
          </w:trPrChange>
        </w:trPr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440" w:author="Batra Yogesh (EXT)" w:date="2018-04-13T13:14:00Z">
              <w:tcPr>
                <w:tcW w:w="9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71CA3F17" w14:textId="77777777" w:rsidR="00334332" w:rsidRPr="0063477B" w:rsidRDefault="00334332" w:rsidP="00D022B3">
            <w:pPr>
              <w:pStyle w:val="TableText"/>
              <w:keepNext/>
              <w:keepLines/>
              <w:rPr>
                <w:rFonts w:cs="Arial"/>
                <w:color w:val="000000"/>
                <w:sz w:val="20"/>
                <w:rPrChange w:id="441" w:author="Batra Yogesh (EXT)" w:date="2018-04-13T13:14:00Z">
                  <w:rPr>
                    <w:rFonts w:asciiTheme="minorHAnsi" w:hAnsiTheme="minorHAnsi"/>
                    <w:color w:val="000000"/>
                    <w:sz w:val="20"/>
                  </w:rPr>
                </w:rPrChange>
              </w:rPr>
            </w:pPr>
          </w:p>
        </w:tc>
        <w:tc>
          <w:tcPr>
            <w:tcW w:w="1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442" w:author="Batra Yogesh (EXT)" w:date="2018-04-13T13:14:00Z">
              <w:tcPr>
                <w:tcW w:w="297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76E34A64" w14:textId="77777777" w:rsidR="00334332" w:rsidRPr="0063477B" w:rsidRDefault="00334332" w:rsidP="00D022B3">
            <w:pPr>
              <w:pStyle w:val="TableText"/>
              <w:keepNext/>
              <w:keepLines/>
              <w:rPr>
                <w:rFonts w:cs="Arial"/>
                <w:sz w:val="20"/>
                <w:szCs w:val="20"/>
                <w:rPrChange w:id="443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63477B">
              <w:rPr>
                <w:rFonts w:cs="Arial"/>
                <w:sz w:val="20"/>
                <w:szCs w:val="20"/>
                <w:rPrChange w:id="444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END OF USE CASE</w:t>
            </w:r>
          </w:p>
        </w:tc>
        <w:tc>
          <w:tcPr>
            <w:tcW w:w="1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445" w:author="Batra Yogesh (EXT)" w:date="2018-04-13T13:14:00Z">
              <w:tcPr>
                <w:tcW w:w="333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08A9D40B" w14:textId="77777777" w:rsidR="00334332" w:rsidRPr="0063477B" w:rsidRDefault="00334332" w:rsidP="00D022B3">
            <w:pPr>
              <w:keepNext/>
              <w:keepLines/>
              <w:rPr>
                <w:rFonts w:cs="Arial"/>
                <w:sz w:val="20"/>
                <w:szCs w:val="20"/>
                <w:rPrChange w:id="446" w:author="Batra Yogesh (EXT)" w:date="2018-04-13T13:1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447" w:author="Batra Yogesh (EXT)" w:date="2018-04-13T13:14:00Z">
              <w:tcPr>
                <w:tcW w:w="144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76386B41" w14:textId="77777777" w:rsidR="00334332" w:rsidRPr="0063477B" w:rsidRDefault="00334332" w:rsidP="00D022B3">
            <w:pPr>
              <w:keepNext/>
              <w:keepLines/>
              <w:rPr>
                <w:rFonts w:cs="Arial"/>
                <w:sz w:val="20"/>
                <w:rPrChange w:id="448" w:author="Batra Yogesh (EXT)" w:date="2018-04-13T13:14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</w:tr>
    </w:tbl>
    <w:p w14:paraId="21FB61E9" w14:textId="77777777" w:rsidR="00334332" w:rsidRPr="0063477B" w:rsidRDefault="00334332" w:rsidP="00334332">
      <w:pPr>
        <w:rPr>
          <w:rFonts w:cs="Arial"/>
          <w:rPrChange w:id="449" w:author="Batra Yogesh (EXT)" w:date="2018-04-13T13:14:00Z">
            <w:rPr>
              <w:rFonts w:asciiTheme="minorHAnsi" w:hAnsiTheme="minorHAnsi"/>
            </w:rPr>
          </w:rPrChange>
        </w:rPr>
      </w:pPr>
    </w:p>
    <w:p w14:paraId="0BAA3828" w14:textId="77777777" w:rsidR="003D41D8" w:rsidRPr="0063477B" w:rsidRDefault="001516B9" w:rsidP="003D41D8">
      <w:pPr>
        <w:pStyle w:val="Heading1"/>
      </w:pPr>
      <w:bookmarkStart w:id="450" w:name="_Toc502312565"/>
      <w:r w:rsidRPr="0063477B">
        <w:t>Exception</w:t>
      </w:r>
      <w:r w:rsidR="00BF2F96" w:rsidRPr="0063477B">
        <w:t>s</w:t>
      </w:r>
      <w:bookmarkEnd w:id="450"/>
    </w:p>
    <w:p w14:paraId="0BAA3829" w14:textId="2906BD66" w:rsidR="001516B9" w:rsidRPr="0063477B" w:rsidRDefault="00E71304" w:rsidP="00447470">
      <w:pPr>
        <w:pStyle w:val="Heading2"/>
      </w:pPr>
      <w:bookmarkStart w:id="451" w:name="_Toc502312566"/>
      <w:r w:rsidRPr="0063477B">
        <w:t>List of Common Issues/Errors</w:t>
      </w:r>
      <w:bookmarkEnd w:id="451"/>
    </w:p>
    <w:p w14:paraId="0BAA382A" w14:textId="77777777" w:rsidR="001516B9" w:rsidRPr="0063477B" w:rsidRDefault="001516B9" w:rsidP="001516B9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452" w:author="Batra Yogesh (EXT)" w:date="2018-04-13T13:14:00Z">
          <w:tblPr>
            <w:tblW w:w="810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935"/>
        <w:gridCol w:w="3220"/>
        <w:gridCol w:w="3845"/>
        <w:gridCol w:w="1350"/>
        <w:tblGridChange w:id="453">
          <w:tblGrid>
            <w:gridCol w:w="810"/>
            <w:gridCol w:w="2790"/>
            <w:gridCol w:w="3330"/>
            <w:gridCol w:w="1170"/>
          </w:tblGrid>
        </w:tblGridChange>
      </w:tblGrid>
      <w:tr w:rsidR="001516B9" w:rsidRPr="0063477B" w14:paraId="0BAA382F" w14:textId="77777777" w:rsidTr="0063477B">
        <w:trPr>
          <w:cantSplit/>
          <w:tblHeader/>
          <w:trPrChange w:id="454" w:author="Batra Yogesh (EXT)" w:date="2018-04-13T13:14:00Z">
            <w:trPr>
              <w:cantSplit/>
              <w:tblHeader/>
            </w:trPr>
          </w:trPrChange>
        </w:trPr>
        <w:tc>
          <w:tcPr>
            <w:tcW w:w="500" w:type="pct"/>
            <w:tcBorders>
              <w:bottom w:val="single" w:sz="4" w:space="0" w:color="auto"/>
            </w:tcBorders>
            <w:shd w:val="clear" w:color="auto" w:fill="3399FF"/>
            <w:tcPrChange w:id="455" w:author="Batra Yogesh (EXT)" w:date="2018-04-13T13:14:00Z">
              <w:tcPr>
                <w:tcW w:w="81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82B" w14:textId="029CB4E5" w:rsidR="001516B9" w:rsidRPr="0063477B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  <w:tc>
          <w:tcPr>
            <w:tcW w:w="1722" w:type="pct"/>
            <w:shd w:val="clear" w:color="auto" w:fill="3399FF"/>
            <w:tcPrChange w:id="456" w:author="Batra Yogesh (EXT)" w:date="2018-04-13T13:14:00Z">
              <w:tcPr>
                <w:tcW w:w="2790" w:type="dxa"/>
                <w:shd w:val="clear" w:color="auto" w:fill="3399FF"/>
              </w:tcPr>
            </w:tcPrChange>
          </w:tcPr>
          <w:p w14:paraId="0BAA382C" w14:textId="5D11B08C" w:rsidR="001516B9" w:rsidRPr="0063477B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63477B">
              <w:rPr>
                <w:rFonts w:cs="Arial"/>
                <w:color w:val="FFFFFF" w:themeColor="background1"/>
                <w:sz w:val="20"/>
              </w:rPr>
              <w:t>Error</w:t>
            </w:r>
          </w:p>
        </w:tc>
        <w:tc>
          <w:tcPr>
            <w:tcW w:w="2056" w:type="pct"/>
            <w:shd w:val="clear" w:color="auto" w:fill="3399FF"/>
            <w:tcPrChange w:id="457" w:author="Batra Yogesh (EXT)" w:date="2018-04-13T13:14:00Z">
              <w:tcPr>
                <w:tcW w:w="3330" w:type="dxa"/>
                <w:shd w:val="clear" w:color="auto" w:fill="3399FF"/>
              </w:tcPr>
            </w:tcPrChange>
          </w:tcPr>
          <w:p w14:paraId="0BAA382D" w14:textId="232FB465" w:rsidR="001516B9" w:rsidRPr="0063477B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63477B">
              <w:rPr>
                <w:rFonts w:cs="Arial"/>
                <w:color w:val="FFFFFF" w:themeColor="background1"/>
                <w:sz w:val="20"/>
              </w:rPr>
              <w:t>Error Message</w:t>
            </w:r>
          </w:p>
        </w:tc>
        <w:tc>
          <w:tcPr>
            <w:tcW w:w="722" w:type="pct"/>
            <w:shd w:val="clear" w:color="auto" w:fill="3399FF"/>
            <w:tcPrChange w:id="458" w:author="Batra Yogesh (EXT)" w:date="2018-04-13T13:14:00Z">
              <w:tcPr>
                <w:tcW w:w="1170" w:type="dxa"/>
                <w:shd w:val="clear" w:color="auto" w:fill="3399FF"/>
              </w:tcPr>
            </w:tcPrChange>
          </w:tcPr>
          <w:p w14:paraId="0BAA382E" w14:textId="37C307D4" w:rsidR="001516B9" w:rsidRPr="0063477B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</w:tr>
      <w:tr w:rsidR="00C24D1B" w:rsidRPr="0063477B" w14:paraId="0BAA3834" w14:textId="77777777" w:rsidTr="0063477B">
        <w:trPr>
          <w:cantSplit/>
          <w:trPrChange w:id="459" w:author="Batra Yogesh (EXT)" w:date="2018-04-13T13:14:00Z">
            <w:trPr>
              <w:cantSplit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460" w:author="Batra Yogesh (EXT)" w:date="2018-04-13T13:14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0" w14:textId="77777777" w:rsidR="00C24D1B" w:rsidRPr="0063477B" w:rsidRDefault="00C24D1B" w:rsidP="00C24D1B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461" w:author="Batra Yogesh (EXT)" w:date="2018-04-13T13:14:00Z">
              <w:tcPr>
                <w:tcW w:w="2790" w:type="dxa"/>
              </w:tcPr>
            </w:tcPrChange>
          </w:tcPr>
          <w:p w14:paraId="0BAA3831" w14:textId="63705538" w:rsidR="00C24D1B" w:rsidRPr="0063477B" w:rsidRDefault="00C24D1B" w:rsidP="00C24D1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  <w:r w:rsidRPr="0063477B">
              <w:rPr>
                <w:rFonts w:cs="Arial"/>
                <w:color w:val="000000"/>
                <w:sz w:val="20"/>
                <w:rPrChange w:id="462" w:author="Batra Yogesh (EXT)" w:date="2018-04-13T13:14:00Z">
                  <w:rPr>
                    <w:rFonts w:asciiTheme="minorHAnsi" w:hAnsiTheme="minorHAnsi"/>
                    <w:color w:val="000000"/>
                    <w:sz w:val="20"/>
                  </w:rPr>
                </w:rPrChange>
              </w:rPr>
              <w:t>User does not enter an EC required field</w:t>
            </w:r>
          </w:p>
        </w:tc>
        <w:tc>
          <w:tcPr>
            <w:tcW w:w="2056" w:type="pct"/>
            <w:tcPrChange w:id="463" w:author="Batra Yogesh (EXT)" w:date="2018-04-13T13:14:00Z">
              <w:tcPr>
                <w:tcW w:w="3330" w:type="dxa"/>
              </w:tcPr>
            </w:tcPrChange>
          </w:tcPr>
          <w:p w14:paraId="0BAA3832" w14:textId="67822327" w:rsidR="00C24D1B" w:rsidRPr="0063477B" w:rsidRDefault="00C24D1B" w:rsidP="00C24D1B">
            <w:pPr>
              <w:keepNext/>
              <w:keepLines/>
              <w:rPr>
                <w:rFonts w:cs="Arial"/>
                <w:color w:val="000000"/>
                <w:sz w:val="20"/>
              </w:rPr>
            </w:pPr>
            <w:r w:rsidRPr="0063477B">
              <w:rPr>
                <w:rFonts w:cs="Arial"/>
                <w:color w:val="000000"/>
                <w:sz w:val="20"/>
                <w:rPrChange w:id="464" w:author="Batra Yogesh (EXT)" w:date="2018-04-13T13:14:00Z">
                  <w:rPr>
                    <w:rFonts w:asciiTheme="minorHAnsi" w:hAnsiTheme="minorHAnsi"/>
                    <w:color w:val="000000"/>
                    <w:sz w:val="20"/>
                  </w:rPr>
                </w:rPrChange>
              </w:rPr>
              <w:t xml:space="preserve">Error: “Please enter” + required field not entered. </w:t>
            </w:r>
          </w:p>
        </w:tc>
        <w:tc>
          <w:tcPr>
            <w:tcW w:w="722" w:type="pct"/>
            <w:tcPrChange w:id="465" w:author="Batra Yogesh (EXT)" w:date="2018-04-13T13:14:00Z">
              <w:tcPr>
                <w:tcW w:w="1170" w:type="dxa"/>
              </w:tcPr>
            </w:tcPrChange>
          </w:tcPr>
          <w:p w14:paraId="0BAA3833" w14:textId="77777777" w:rsidR="00C24D1B" w:rsidRPr="0063477B" w:rsidRDefault="00C24D1B" w:rsidP="00C24D1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C24D1B" w:rsidRPr="0063477B" w14:paraId="0BAA3839" w14:textId="77777777" w:rsidTr="0063477B">
        <w:trPr>
          <w:cantSplit/>
          <w:trHeight w:val="341"/>
          <w:trPrChange w:id="466" w:author="Batra Yogesh (EXT)" w:date="2018-04-13T13:14:00Z">
            <w:trPr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467" w:author="Batra Yogesh (EXT)" w:date="2018-04-13T13:14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5" w14:textId="77777777" w:rsidR="00C24D1B" w:rsidRPr="0063477B" w:rsidRDefault="00C24D1B" w:rsidP="00C24D1B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468" w:author="Batra Yogesh (EXT)" w:date="2018-04-13T13:14:00Z">
              <w:tcPr>
                <w:tcW w:w="2790" w:type="dxa"/>
              </w:tcPr>
            </w:tcPrChange>
          </w:tcPr>
          <w:p w14:paraId="0BAA3836" w14:textId="14B8F0AF" w:rsidR="00C24D1B" w:rsidRPr="0063477B" w:rsidRDefault="00C24D1B" w:rsidP="00C24D1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469" w:author="Batra Yogesh (EXT)" w:date="2018-04-13T13:14:00Z">
              <w:tcPr>
                <w:tcW w:w="3330" w:type="dxa"/>
              </w:tcPr>
            </w:tcPrChange>
          </w:tcPr>
          <w:p w14:paraId="0BAA3837" w14:textId="263685D5" w:rsidR="00C24D1B" w:rsidRPr="0063477B" w:rsidRDefault="00C24D1B" w:rsidP="00C24D1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470" w:author="Batra Yogesh (EXT)" w:date="2018-04-13T13:14:00Z">
              <w:tcPr>
                <w:tcW w:w="1170" w:type="dxa"/>
              </w:tcPr>
            </w:tcPrChange>
          </w:tcPr>
          <w:p w14:paraId="0BAA3838" w14:textId="77777777" w:rsidR="00C24D1B" w:rsidRPr="0063477B" w:rsidRDefault="00C24D1B" w:rsidP="00C24D1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C24D1B" w:rsidRPr="0063477B" w14:paraId="0BAA383E" w14:textId="77777777" w:rsidTr="0063477B">
        <w:trPr>
          <w:cantSplit/>
          <w:trHeight w:val="341"/>
          <w:trPrChange w:id="471" w:author="Batra Yogesh (EXT)" w:date="2018-04-13T13:14:00Z">
            <w:trPr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472" w:author="Batra Yogesh (EXT)" w:date="2018-04-13T13:14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A" w14:textId="77777777" w:rsidR="00C24D1B" w:rsidRPr="0063477B" w:rsidRDefault="00C24D1B" w:rsidP="00C24D1B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473" w:author="Batra Yogesh (EXT)" w:date="2018-04-13T13:14:00Z">
              <w:tcPr>
                <w:tcW w:w="2790" w:type="dxa"/>
              </w:tcPr>
            </w:tcPrChange>
          </w:tcPr>
          <w:p w14:paraId="0BAA383B" w14:textId="77777777" w:rsidR="00C24D1B" w:rsidRPr="0063477B" w:rsidRDefault="00C24D1B" w:rsidP="00C24D1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474" w:author="Batra Yogesh (EXT)" w:date="2018-04-13T13:14:00Z">
              <w:tcPr>
                <w:tcW w:w="3330" w:type="dxa"/>
              </w:tcPr>
            </w:tcPrChange>
          </w:tcPr>
          <w:p w14:paraId="0BAA383C" w14:textId="77777777" w:rsidR="00C24D1B" w:rsidRPr="0063477B" w:rsidRDefault="00C24D1B" w:rsidP="00C24D1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475" w:author="Batra Yogesh (EXT)" w:date="2018-04-13T13:14:00Z">
              <w:tcPr>
                <w:tcW w:w="1170" w:type="dxa"/>
              </w:tcPr>
            </w:tcPrChange>
          </w:tcPr>
          <w:p w14:paraId="0BAA383D" w14:textId="77777777" w:rsidR="00C24D1B" w:rsidRPr="0063477B" w:rsidRDefault="00C24D1B" w:rsidP="00C24D1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</w:tbl>
    <w:p w14:paraId="0BAA3844" w14:textId="77777777" w:rsidR="00E77205" w:rsidRPr="0063477B" w:rsidRDefault="00E77205" w:rsidP="00BF2F96">
      <w:pPr>
        <w:rPr>
          <w:rFonts w:cs="Arial"/>
          <w:i/>
        </w:rPr>
      </w:pPr>
    </w:p>
    <w:sectPr w:rsidR="00E77205" w:rsidRPr="0063477B" w:rsidSect="004D002A">
      <w:footerReference w:type="even" r:id="rId16"/>
      <w:pgSz w:w="12240" w:h="15840" w:code="1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05879E" w14:textId="77777777" w:rsidR="00F81895" w:rsidRDefault="00F81895">
      <w:r>
        <w:separator/>
      </w:r>
    </w:p>
  </w:endnote>
  <w:endnote w:type="continuationSeparator" w:id="0">
    <w:p w14:paraId="0B4AC3A9" w14:textId="77777777" w:rsidR="00F81895" w:rsidRDefault="00F818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7AE41C" w14:textId="43778C8D" w:rsidR="00D730E7" w:rsidRDefault="00D730E7">
    <w:pPr>
      <w:pStyle w:val="Footer"/>
    </w:pPr>
    <w:r w:rsidRPr="009C79B2">
      <w:rPr>
        <w:rFonts w:cs="Arial"/>
        <w:color w:val="3399FF"/>
      </w:rPr>
      <w:t>© 201</w:t>
    </w:r>
    <w:r>
      <w:rPr>
        <w:rFonts w:cs="Arial"/>
        <w:color w:val="3399FF"/>
      </w:rPr>
      <w:t>7</w:t>
    </w:r>
    <w:r w:rsidRPr="009C79B2">
      <w:rPr>
        <w:rFonts w:cs="Arial"/>
        <w:color w:val="3399FF"/>
      </w:rPr>
      <w:t xml:space="preserve"> Chevron Corporation</w:t>
    </w:r>
    <w:r>
      <w:rPr>
        <w:rFonts w:cs="Arial"/>
        <w:color w:val="3399FF"/>
      </w:rPr>
      <w:t xml:space="preserve">                              </w:t>
    </w:r>
    <w:r w:rsidRPr="009C79B2">
      <w:rPr>
        <w:rFonts w:cs="Arial"/>
        <w:color w:val="3399FF"/>
      </w:rPr>
      <w:t>Company Confidential</w:t>
    </w:r>
    <w:r>
      <w:rPr>
        <w:rFonts w:cs="Arial"/>
        <w:color w:val="3399FF"/>
      </w:rPr>
      <w:tab/>
      <w:t xml:space="preserve">Page </w:t>
    </w:r>
    <w:r>
      <w:rPr>
        <w:rFonts w:cs="Arial"/>
        <w:color w:val="3399FF"/>
      </w:rPr>
      <w:fldChar w:fldCharType="begin"/>
    </w:r>
    <w:r>
      <w:rPr>
        <w:rFonts w:cs="Arial"/>
        <w:color w:val="3399FF"/>
      </w:rPr>
      <w:instrText xml:space="preserve"> PAGE  \* Arabic  \* MERGEFORMAT </w:instrText>
    </w:r>
    <w:r>
      <w:rPr>
        <w:rFonts w:cs="Arial"/>
        <w:color w:val="3399FF"/>
      </w:rPr>
      <w:fldChar w:fldCharType="separate"/>
    </w:r>
    <w:r w:rsidR="00F06A7B">
      <w:rPr>
        <w:rFonts w:cs="Arial"/>
        <w:noProof/>
        <w:color w:val="3399FF"/>
      </w:rPr>
      <w:t>6</w:t>
    </w:r>
    <w:r>
      <w:rPr>
        <w:rFonts w:cs="Arial"/>
        <w:color w:val="3399FF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AA384C" w14:textId="77777777" w:rsidR="00014D25" w:rsidRDefault="00014D2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AA384D" w14:textId="77777777" w:rsidR="00014D25" w:rsidRDefault="00014D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80A764" w14:textId="77777777" w:rsidR="00F81895" w:rsidRDefault="00F81895">
      <w:r>
        <w:separator/>
      </w:r>
    </w:p>
  </w:footnote>
  <w:footnote w:type="continuationSeparator" w:id="0">
    <w:p w14:paraId="2B284175" w14:textId="77777777" w:rsidR="00F81895" w:rsidRDefault="00F818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AA3849" w14:textId="664022FA" w:rsidR="00014D25" w:rsidRPr="007E3FFF" w:rsidRDefault="00C05FBB" w:rsidP="00D730E7">
    <w:pPr>
      <w:pStyle w:val="Header"/>
      <w:pBdr>
        <w:bottom w:val="single" w:sz="4" w:space="1" w:color="auto"/>
      </w:pBdr>
      <w:tabs>
        <w:tab w:val="right" w:pos="8460"/>
      </w:tabs>
      <w:jc w:val="center"/>
      <w:rPr>
        <w:bCs/>
        <w:color w:val="3399FF"/>
      </w:rPr>
    </w:pPr>
    <w:r w:rsidRPr="007E3FFF">
      <w:rPr>
        <w:bCs/>
        <w:color w:val="3399FF"/>
      </w:rPr>
      <w:t>BKK</w:t>
    </w:r>
    <w:r w:rsidR="00645ABA" w:rsidRPr="007E3FFF">
      <w:rPr>
        <w:bCs/>
        <w:color w:val="3399FF"/>
      </w:rPr>
      <w:t>_</w:t>
    </w:r>
    <w:r w:rsidR="00FA58CA" w:rsidRPr="007E3FFF">
      <w:rPr>
        <w:bCs/>
        <w:color w:val="3399FF"/>
      </w:rPr>
      <w:t>U</w:t>
    </w:r>
    <w:r w:rsidR="00572C56" w:rsidRPr="007E3FFF">
      <w:rPr>
        <w:bCs/>
        <w:color w:val="3399FF"/>
      </w:rPr>
      <w:t>C</w:t>
    </w:r>
    <w:r w:rsidR="00C84971">
      <w:rPr>
        <w:bCs/>
        <w:color w:val="3399FF"/>
      </w:rPr>
      <w:t>5</w:t>
    </w:r>
    <w:r w:rsidR="00B94829">
      <w:rPr>
        <w:bCs/>
        <w:color w:val="3399FF"/>
      </w:rPr>
      <w:t>2</w:t>
    </w:r>
    <w:r w:rsidR="00C84971">
      <w:rPr>
        <w:bCs/>
        <w:color w:val="3399FF"/>
      </w:rPr>
      <w:t>-</w:t>
    </w:r>
    <w:r w:rsidR="00B94829" w:rsidRPr="00B94829">
      <w:t xml:space="preserve"> </w:t>
    </w:r>
    <w:r w:rsidR="00B94829" w:rsidRPr="00B94829">
      <w:rPr>
        <w:bCs/>
        <w:color w:val="3399FF"/>
      </w:rPr>
      <w:t>Setup Allocation Network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4E661EC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00237594"/>
    <w:multiLevelType w:val="hybridMultilevel"/>
    <w:tmpl w:val="18A6D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655134"/>
    <w:multiLevelType w:val="hybridMultilevel"/>
    <w:tmpl w:val="227C6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B40529"/>
    <w:multiLevelType w:val="hybridMultilevel"/>
    <w:tmpl w:val="41F4B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AA4181"/>
    <w:multiLevelType w:val="hybridMultilevel"/>
    <w:tmpl w:val="7F1017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5BF2FF5"/>
    <w:multiLevelType w:val="hybridMultilevel"/>
    <w:tmpl w:val="0AC446C4"/>
    <w:lvl w:ilvl="0" w:tplc="A90EF7DC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8B71024"/>
    <w:multiLevelType w:val="hybridMultilevel"/>
    <w:tmpl w:val="BEE62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FC57C9"/>
    <w:multiLevelType w:val="hybridMultilevel"/>
    <w:tmpl w:val="EE0009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F4E1BDD"/>
    <w:multiLevelType w:val="hybridMultilevel"/>
    <w:tmpl w:val="57027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F951D5"/>
    <w:multiLevelType w:val="hybridMultilevel"/>
    <w:tmpl w:val="45240792"/>
    <w:lvl w:ilvl="0" w:tplc="A90EF7DC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450B6"/>
    <w:multiLevelType w:val="hybridMultilevel"/>
    <w:tmpl w:val="50985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B401E3"/>
    <w:multiLevelType w:val="hybridMultilevel"/>
    <w:tmpl w:val="FAB45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E56A26"/>
    <w:multiLevelType w:val="hybridMultilevel"/>
    <w:tmpl w:val="EB78E1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9C863FC"/>
    <w:multiLevelType w:val="hybridMultilevel"/>
    <w:tmpl w:val="F3B60E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BFB5E85"/>
    <w:multiLevelType w:val="hybridMultilevel"/>
    <w:tmpl w:val="8034F2A8"/>
    <w:lvl w:ilvl="0" w:tplc="0E80AD64">
      <w:start w:val="1"/>
      <w:numFmt w:val="bullet"/>
      <w:pStyle w:val="BulletBlue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453437C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7892EE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BE29D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BC64F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5C079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67F0BBC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84A8F0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9880E07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CA9533D"/>
    <w:multiLevelType w:val="hybridMultilevel"/>
    <w:tmpl w:val="44A85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E14637"/>
    <w:multiLevelType w:val="hybridMultilevel"/>
    <w:tmpl w:val="06727D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D4215A"/>
    <w:multiLevelType w:val="hybridMultilevel"/>
    <w:tmpl w:val="6BE809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9865982"/>
    <w:multiLevelType w:val="hybridMultilevel"/>
    <w:tmpl w:val="DE840D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4E1B2D9D"/>
    <w:multiLevelType w:val="multilevel"/>
    <w:tmpl w:val="3612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F83579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5991558F"/>
    <w:multiLevelType w:val="hybridMultilevel"/>
    <w:tmpl w:val="231662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8084285"/>
    <w:multiLevelType w:val="hybridMultilevel"/>
    <w:tmpl w:val="439634CE"/>
    <w:lvl w:ilvl="0" w:tplc="C4FEE2A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195951"/>
    <w:multiLevelType w:val="hybridMultilevel"/>
    <w:tmpl w:val="58BA3C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515695C"/>
    <w:multiLevelType w:val="hybridMultilevel"/>
    <w:tmpl w:val="B5B46CE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77CC1772"/>
    <w:multiLevelType w:val="hybridMultilevel"/>
    <w:tmpl w:val="97C4E7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8907287"/>
    <w:multiLevelType w:val="multilevel"/>
    <w:tmpl w:val="73AAD970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b/>
        <w:color w:val="3399FF"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26"/>
  </w:num>
  <w:num w:numId="2">
    <w:abstractNumId w:val="14"/>
  </w:num>
  <w:num w:numId="3">
    <w:abstractNumId w:val="16"/>
  </w:num>
  <w:num w:numId="4">
    <w:abstractNumId w:val="18"/>
  </w:num>
  <w:num w:numId="5">
    <w:abstractNumId w:val="22"/>
  </w:num>
  <w:num w:numId="6">
    <w:abstractNumId w:val="0"/>
  </w:num>
  <w:num w:numId="7">
    <w:abstractNumId w:val="23"/>
  </w:num>
  <w:num w:numId="8">
    <w:abstractNumId w:val="24"/>
  </w:num>
  <w:num w:numId="9">
    <w:abstractNumId w:val="15"/>
  </w:num>
  <w:num w:numId="10">
    <w:abstractNumId w:val="6"/>
  </w:num>
  <w:num w:numId="11">
    <w:abstractNumId w:val="20"/>
  </w:num>
  <w:num w:numId="12">
    <w:abstractNumId w:val="11"/>
  </w:num>
  <w:num w:numId="13">
    <w:abstractNumId w:val="2"/>
  </w:num>
  <w:num w:numId="14">
    <w:abstractNumId w:val="19"/>
  </w:num>
  <w:num w:numId="15">
    <w:abstractNumId w:val="25"/>
  </w:num>
  <w:num w:numId="16">
    <w:abstractNumId w:val="5"/>
  </w:num>
  <w:num w:numId="17">
    <w:abstractNumId w:val="9"/>
  </w:num>
  <w:num w:numId="18">
    <w:abstractNumId w:val="12"/>
  </w:num>
  <w:num w:numId="19">
    <w:abstractNumId w:val="13"/>
  </w:num>
  <w:num w:numId="20">
    <w:abstractNumId w:val="1"/>
  </w:num>
  <w:num w:numId="21">
    <w:abstractNumId w:val="10"/>
  </w:num>
  <w:num w:numId="22">
    <w:abstractNumId w:val="3"/>
  </w:num>
  <w:num w:numId="23">
    <w:abstractNumId w:val="8"/>
  </w:num>
  <w:num w:numId="24">
    <w:abstractNumId w:val="7"/>
  </w:num>
  <w:num w:numId="25">
    <w:abstractNumId w:val="17"/>
  </w:num>
  <w:num w:numId="26">
    <w:abstractNumId w:val="4"/>
  </w:num>
  <w:num w:numId="27">
    <w:abstractNumId w:val="21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Batra Yogesh (EXT)">
    <w15:presenceInfo w15:providerId="AD" w15:userId="S-1-5-21-4162059163-1544859033-1701284029-51988"/>
  </w15:person>
  <w15:person w15:author="Shah Ashay">
    <w15:presenceInfo w15:providerId="None" w15:userId="Shah Ashay"/>
  </w15:person>
  <w15:person w15:author="Prakash Atul (Ext)">
    <w15:presenceInfo w15:providerId="AD" w15:userId="S-1-5-21-4162059163-1544859033-1701284029-504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hideSpellingErrors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7BA"/>
    <w:rsid w:val="00000159"/>
    <w:rsid w:val="00001921"/>
    <w:rsid w:val="00001E8C"/>
    <w:rsid w:val="00005861"/>
    <w:rsid w:val="00005DD6"/>
    <w:rsid w:val="00006EC4"/>
    <w:rsid w:val="00007A2B"/>
    <w:rsid w:val="00007D96"/>
    <w:rsid w:val="00010E2A"/>
    <w:rsid w:val="00010FB4"/>
    <w:rsid w:val="00011284"/>
    <w:rsid w:val="00011EFA"/>
    <w:rsid w:val="0001219D"/>
    <w:rsid w:val="00014741"/>
    <w:rsid w:val="00014B24"/>
    <w:rsid w:val="00014D25"/>
    <w:rsid w:val="000157B4"/>
    <w:rsid w:val="00015933"/>
    <w:rsid w:val="00015A23"/>
    <w:rsid w:val="0001696B"/>
    <w:rsid w:val="00017834"/>
    <w:rsid w:val="00022BA5"/>
    <w:rsid w:val="00023077"/>
    <w:rsid w:val="000252E7"/>
    <w:rsid w:val="0003143A"/>
    <w:rsid w:val="00032E51"/>
    <w:rsid w:val="00033646"/>
    <w:rsid w:val="00033B40"/>
    <w:rsid w:val="00034B86"/>
    <w:rsid w:val="00034F5B"/>
    <w:rsid w:val="000351F8"/>
    <w:rsid w:val="00042719"/>
    <w:rsid w:val="00044333"/>
    <w:rsid w:val="0004685D"/>
    <w:rsid w:val="00050AB9"/>
    <w:rsid w:val="00050D94"/>
    <w:rsid w:val="00051C5A"/>
    <w:rsid w:val="00052808"/>
    <w:rsid w:val="00052FF4"/>
    <w:rsid w:val="000536BB"/>
    <w:rsid w:val="00053F64"/>
    <w:rsid w:val="00056209"/>
    <w:rsid w:val="000565AA"/>
    <w:rsid w:val="0006165A"/>
    <w:rsid w:val="000617EA"/>
    <w:rsid w:val="00061D30"/>
    <w:rsid w:val="00063CE0"/>
    <w:rsid w:val="00064A60"/>
    <w:rsid w:val="00066625"/>
    <w:rsid w:val="00070371"/>
    <w:rsid w:val="00071534"/>
    <w:rsid w:val="000721C3"/>
    <w:rsid w:val="00072FA1"/>
    <w:rsid w:val="000732FB"/>
    <w:rsid w:val="000737C5"/>
    <w:rsid w:val="000768AA"/>
    <w:rsid w:val="00080CE7"/>
    <w:rsid w:val="00084717"/>
    <w:rsid w:val="00084875"/>
    <w:rsid w:val="00085785"/>
    <w:rsid w:val="00090F7B"/>
    <w:rsid w:val="0009123D"/>
    <w:rsid w:val="000A00B0"/>
    <w:rsid w:val="000A3BC9"/>
    <w:rsid w:val="000A438C"/>
    <w:rsid w:val="000A4DD3"/>
    <w:rsid w:val="000A54FA"/>
    <w:rsid w:val="000A5C76"/>
    <w:rsid w:val="000A645D"/>
    <w:rsid w:val="000A6E9E"/>
    <w:rsid w:val="000A739A"/>
    <w:rsid w:val="000B2968"/>
    <w:rsid w:val="000B3D95"/>
    <w:rsid w:val="000B4758"/>
    <w:rsid w:val="000B6484"/>
    <w:rsid w:val="000C02EF"/>
    <w:rsid w:val="000C1482"/>
    <w:rsid w:val="000C707E"/>
    <w:rsid w:val="000C76CA"/>
    <w:rsid w:val="000D0315"/>
    <w:rsid w:val="000D0593"/>
    <w:rsid w:val="000D219F"/>
    <w:rsid w:val="000D33FC"/>
    <w:rsid w:val="000D3574"/>
    <w:rsid w:val="000D73A9"/>
    <w:rsid w:val="000E15CC"/>
    <w:rsid w:val="000E2318"/>
    <w:rsid w:val="000E32A2"/>
    <w:rsid w:val="000E3D8E"/>
    <w:rsid w:val="000E413F"/>
    <w:rsid w:val="000E69E6"/>
    <w:rsid w:val="000F3E52"/>
    <w:rsid w:val="000F6560"/>
    <w:rsid w:val="00100CEB"/>
    <w:rsid w:val="00101DA8"/>
    <w:rsid w:val="001055C7"/>
    <w:rsid w:val="001132C1"/>
    <w:rsid w:val="001138E7"/>
    <w:rsid w:val="0011426C"/>
    <w:rsid w:val="00117CB3"/>
    <w:rsid w:val="00120981"/>
    <w:rsid w:val="001216F3"/>
    <w:rsid w:val="00122D71"/>
    <w:rsid w:val="001249B6"/>
    <w:rsid w:val="00124DE3"/>
    <w:rsid w:val="00133721"/>
    <w:rsid w:val="00133BC8"/>
    <w:rsid w:val="00133ECF"/>
    <w:rsid w:val="0013418F"/>
    <w:rsid w:val="00134581"/>
    <w:rsid w:val="00134986"/>
    <w:rsid w:val="00140BC5"/>
    <w:rsid w:val="0014205B"/>
    <w:rsid w:val="00142338"/>
    <w:rsid w:val="001425DD"/>
    <w:rsid w:val="00142864"/>
    <w:rsid w:val="00144F92"/>
    <w:rsid w:val="001461E1"/>
    <w:rsid w:val="001471A0"/>
    <w:rsid w:val="001516B9"/>
    <w:rsid w:val="00151BF5"/>
    <w:rsid w:val="0015342F"/>
    <w:rsid w:val="00154331"/>
    <w:rsid w:val="00154905"/>
    <w:rsid w:val="001557A9"/>
    <w:rsid w:val="00156337"/>
    <w:rsid w:val="00156920"/>
    <w:rsid w:val="00157466"/>
    <w:rsid w:val="00161D8A"/>
    <w:rsid w:val="001626DE"/>
    <w:rsid w:val="00162B5C"/>
    <w:rsid w:val="001655FA"/>
    <w:rsid w:val="00167857"/>
    <w:rsid w:val="0017076D"/>
    <w:rsid w:val="001750D9"/>
    <w:rsid w:val="00175246"/>
    <w:rsid w:val="00182C55"/>
    <w:rsid w:val="00185E6A"/>
    <w:rsid w:val="00187E72"/>
    <w:rsid w:val="00191390"/>
    <w:rsid w:val="001939E7"/>
    <w:rsid w:val="00194F51"/>
    <w:rsid w:val="0019518A"/>
    <w:rsid w:val="0019633B"/>
    <w:rsid w:val="00196B95"/>
    <w:rsid w:val="00196C1A"/>
    <w:rsid w:val="001971EC"/>
    <w:rsid w:val="001A1177"/>
    <w:rsid w:val="001A325B"/>
    <w:rsid w:val="001A5809"/>
    <w:rsid w:val="001B0878"/>
    <w:rsid w:val="001B1D7C"/>
    <w:rsid w:val="001B3E59"/>
    <w:rsid w:val="001B668C"/>
    <w:rsid w:val="001B717B"/>
    <w:rsid w:val="001C3234"/>
    <w:rsid w:val="001D4407"/>
    <w:rsid w:val="001D705B"/>
    <w:rsid w:val="001E2C66"/>
    <w:rsid w:val="001E3D6C"/>
    <w:rsid w:val="001E52CE"/>
    <w:rsid w:val="001F39DB"/>
    <w:rsid w:val="001F4076"/>
    <w:rsid w:val="0020298E"/>
    <w:rsid w:val="00205F8C"/>
    <w:rsid w:val="00207B56"/>
    <w:rsid w:val="002127A4"/>
    <w:rsid w:val="002153C4"/>
    <w:rsid w:val="00215B02"/>
    <w:rsid w:val="0021753E"/>
    <w:rsid w:val="0022028E"/>
    <w:rsid w:val="00226A6D"/>
    <w:rsid w:val="002277E3"/>
    <w:rsid w:val="002310D7"/>
    <w:rsid w:val="00232E39"/>
    <w:rsid w:val="002377AB"/>
    <w:rsid w:val="0024192C"/>
    <w:rsid w:val="00243945"/>
    <w:rsid w:val="0025276B"/>
    <w:rsid w:val="00253EC1"/>
    <w:rsid w:val="002541D2"/>
    <w:rsid w:val="00260010"/>
    <w:rsid w:val="00261D47"/>
    <w:rsid w:val="0026388A"/>
    <w:rsid w:val="0026754A"/>
    <w:rsid w:val="00267E2C"/>
    <w:rsid w:val="00270F0B"/>
    <w:rsid w:val="0027180E"/>
    <w:rsid w:val="00271C23"/>
    <w:rsid w:val="0027207C"/>
    <w:rsid w:val="00272623"/>
    <w:rsid w:val="00276855"/>
    <w:rsid w:val="00276FE3"/>
    <w:rsid w:val="002807BC"/>
    <w:rsid w:val="0028402D"/>
    <w:rsid w:val="00285FDE"/>
    <w:rsid w:val="00290302"/>
    <w:rsid w:val="00290A0C"/>
    <w:rsid w:val="0029105A"/>
    <w:rsid w:val="002922E9"/>
    <w:rsid w:val="00293123"/>
    <w:rsid w:val="002941C2"/>
    <w:rsid w:val="00294417"/>
    <w:rsid w:val="00294C4B"/>
    <w:rsid w:val="002951AE"/>
    <w:rsid w:val="00295875"/>
    <w:rsid w:val="002A3B29"/>
    <w:rsid w:val="002A56C4"/>
    <w:rsid w:val="002A59E3"/>
    <w:rsid w:val="002A5F0D"/>
    <w:rsid w:val="002A6A74"/>
    <w:rsid w:val="002B11F2"/>
    <w:rsid w:val="002B36DF"/>
    <w:rsid w:val="002B4081"/>
    <w:rsid w:val="002B5473"/>
    <w:rsid w:val="002B7DDC"/>
    <w:rsid w:val="002C47DE"/>
    <w:rsid w:val="002C5CC8"/>
    <w:rsid w:val="002C5FC7"/>
    <w:rsid w:val="002C6413"/>
    <w:rsid w:val="002C7AA1"/>
    <w:rsid w:val="002D388B"/>
    <w:rsid w:val="002D76F0"/>
    <w:rsid w:val="002D7CD5"/>
    <w:rsid w:val="002E07EC"/>
    <w:rsid w:val="002E1CDB"/>
    <w:rsid w:val="002E32BB"/>
    <w:rsid w:val="002E6B98"/>
    <w:rsid w:val="002F1090"/>
    <w:rsid w:val="002F134F"/>
    <w:rsid w:val="002F5750"/>
    <w:rsid w:val="002F66BB"/>
    <w:rsid w:val="00314CC3"/>
    <w:rsid w:val="00317A80"/>
    <w:rsid w:val="00321B32"/>
    <w:rsid w:val="00321BA0"/>
    <w:rsid w:val="0032219A"/>
    <w:rsid w:val="003226F0"/>
    <w:rsid w:val="0032386E"/>
    <w:rsid w:val="00323ADA"/>
    <w:rsid w:val="0032596E"/>
    <w:rsid w:val="0032732F"/>
    <w:rsid w:val="003342A7"/>
    <w:rsid w:val="00334332"/>
    <w:rsid w:val="0033669C"/>
    <w:rsid w:val="003367BD"/>
    <w:rsid w:val="00337919"/>
    <w:rsid w:val="003420C4"/>
    <w:rsid w:val="003427A0"/>
    <w:rsid w:val="00345908"/>
    <w:rsid w:val="00346E29"/>
    <w:rsid w:val="00347FAA"/>
    <w:rsid w:val="0035641B"/>
    <w:rsid w:val="00357BFB"/>
    <w:rsid w:val="0036072C"/>
    <w:rsid w:val="00361941"/>
    <w:rsid w:val="0036271F"/>
    <w:rsid w:val="003658C7"/>
    <w:rsid w:val="003660AE"/>
    <w:rsid w:val="00370BD0"/>
    <w:rsid w:val="00370D86"/>
    <w:rsid w:val="00371F21"/>
    <w:rsid w:val="00373B8A"/>
    <w:rsid w:val="00373CC4"/>
    <w:rsid w:val="00375AC3"/>
    <w:rsid w:val="003763EC"/>
    <w:rsid w:val="00376768"/>
    <w:rsid w:val="00380D23"/>
    <w:rsid w:val="00380DA0"/>
    <w:rsid w:val="00381205"/>
    <w:rsid w:val="0038191C"/>
    <w:rsid w:val="00385ECB"/>
    <w:rsid w:val="0038641F"/>
    <w:rsid w:val="00390637"/>
    <w:rsid w:val="0039280F"/>
    <w:rsid w:val="00393BC9"/>
    <w:rsid w:val="003977AD"/>
    <w:rsid w:val="003A51A0"/>
    <w:rsid w:val="003A5410"/>
    <w:rsid w:val="003A79F2"/>
    <w:rsid w:val="003B211E"/>
    <w:rsid w:val="003B4C19"/>
    <w:rsid w:val="003C087F"/>
    <w:rsid w:val="003C2946"/>
    <w:rsid w:val="003C2D16"/>
    <w:rsid w:val="003C4506"/>
    <w:rsid w:val="003D1052"/>
    <w:rsid w:val="003D397C"/>
    <w:rsid w:val="003D41D8"/>
    <w:rsid w:val="003D44B5"/>
    <w:rsid w:val="003D53AB"/>
    <w:rsid w:val="003D67DB"/>
    <w:rsid w:val="003D7BD5"/>
    <w:rsid w:val="003E062A"/>
    <w:rsid w:val="003E23CF"/>
    <w:rsid w:val="003E542E"/>
    <w:rsid w:val="003E6AB3"/>
    <w:rsid w:val="003F01E3"/>
    <w:rsid w:val="003F4F7B"/>
    <w:rsid w:val="00405C0C"/>
    <w:rsid w:val="00407A55"/>
    <w:rsid w:val="00412031"/>
    <w:rsid w:val="00412C60"/>
    <w:rsid w:val="004150E1"/>
    <w:rsid w:val="0041547A"/>
    <w:rsid w:val="00415AD7"/>
    <w:rsid w:val="00415F12"/>
    <w:rsid w:val="00420502"/>
    <w:rsid w:val="00424C51"/>
    <w:rsid w:val="00425F0F"/>
    <w:rsid w:val="00427461"/>
    <w:rsid w:val="00436CF2"/>
    <w:rsid w:val="00436FDA"/>
    <w:rsid w:val="00437370"/>
    <w:rsid w:val="00440018"/>
    <w:rsid w:val="004405E6"/>
    <w:rsid w:val="004414B3"/>
    <w:rsid w:val="00442E3A"/>
    <w:rsid w:val="0044336F"/>
    <w:rsid w:val="00443DA0"/>
    <w:rsid w:val="00444FDB"/>
    <w:rsid w:val="00445701"/>
    <w:rsid w:val="00446086"/>
    <w:rsid w:val="00447470"/>
    <w:rsid w:val="00453384"/>
    <w:rsid w:val="00456BA8"/>
    <w:rsid w:val="004574E1"/>
    <w:rsid w:val="00457E26"/>
    <w:rsid w:val="00461ABC"/>
    <w:rsid w:val="00464E48"/>
    <w:rsid w:val="00465392"/>
    <w:rsid w:val="00466C92"/>
    <w:rsid w:val="00467D9C"/>
    <w:rsid w:val="004712AA"/>
    <w:rsid w:val="00473EF3"/>
    <w:rsid w:val="00474389"/>
    <w:rsid w:val="00474606"/>
    <w:rsid w:val="00476DA4"/>
    <w:rsid w:val="00477499"/>
    <w:rsid w:val="0047772D"/>
    <w:rsid w:val="004828E2"/>
    <w:rsid w:val="00482A32"/>
    <w:rsid w:val="00483DFC"/>
    <w:rsid w:val="004842BE"/>
    <w:rsid w:val="0048437B"/>
    <w:rsid w:val="00484AE9"/>
    <w:rsid w:val="00484D5F"/>
    <w:rsid w:val="00490E48"/>
    <w:rsid w:val="004930B1"/>
    <w:rsid w:val="004963F3"/>
    <w:rsid w:val="0049647C"/>
    <w:rsid w:val="004A1B2A"/>
    <w:rsid w:val="004A5FBD"/>
    <w:rsid w:val="004A6570"/>
    <w:rsid w:val="004B16C6"/>
    <w:rsid w:val="004B2324"/>
    <w:rsid w:val="004B6593"/>
    <w:rsid w:val="004C0E10"/>
    <w:rsid w:val="004C36C6"/>
    <w:rsid w:val="004C665F"/>
    <w:rsid w:val="004C6BA9"/>
    <w:rsid w:val="004C711C"/>
    <w:rsid w:val="004D002A"/>
    <w:rsid w:val="004D0597"/>
    <w:rsid w:val="004D18DA"/>
    <w:rsid w:val="004D1B65"/>
    <w:rsid w:val="004D2C18"/>
    <w:rsid w:val="004D61A0"/>
    <w:rsid w:val="004D62B8"/>
    <w:rsid w:val="004D66F0"/>
    <w:rsid w:val="004E2210"/>
    <w:rsid w:val="004E3C5D"/>
    <w:rsid w:val="004E441F"/>
    <w:rsid w:val="004E473B"/>
    <w:rsid w:val="004E7FBC"/>
    <w:rsid w:val="004F2254"/>
    <w:rsid w:val="004F3FEE"/>
    <w:rsid w:val="004F6015"/>
    <w:rsid w:val="00501443"/>
    <w:rsid w:val="00503627"/>
    <w:rsid w:val="0050441E"/>
    <w:rsid w:val="00504637"/>
    <w:rsid w:val="00504B9F"/>
    <w:rsid w:val="0050703C"/>
    <w:rsid w:val="0050764B"/>
    <w:rsid w:val="00513875"/>
    <w:rsid w:val="005172A7"/>
    <w:rsid w:val="00521AC6"/>
    <w:rsid w:val="00522640"/>
    <w:rsid w:val="00522D05"/>
    <w:rsid w:val="00523EC3"/>
    <w:rsid w:val="005273D3"/>
    <w:rsid w:val="00530F64"/>
    <w:rsid w:val="00532370"/>
    <w:rsid w:val="005354E9"/>
    <w:rsid w:val="00535B70"/>
    <w:rsid w:val="005429E9"/>
    <w:rsid w:val="00543D6E"/>
    <w:rsid w:val="00545DA6"/>
    <w:rsid w:val="005460CE"/>
    <w:rsid w:val="00547544"/>
    <w:rsid w:val="00551048"/>
    <w:rsid w:val="005526F6"/>
    <w:rsid w:val="005539EF"/>
    <w:rsid w:val="00553C7A"/>
    <w:rsid w:val="0055734A"/>
    <w:rsid w:val="005602BF"/>
    <w:rsid w:val="00560726"/>
    <w:rsid w:val="00560974"/>
    <w:rsid w:val="00563401"/>
    <w:rsid w:val="00570D43"/>
    <w:rsid w:val="00572C56"/>
    <w:rsid w:val="00573E1D"/>
    <w:rsid w:val="00576AE7"/>
    <w:rsid w:val="0057727E"/>
    <w:rsid w:val="0057791E"/>
    <w:rsid w:val="005843DA"/>
    <w:rsid w:val="00584CA8"/>
    <w:rsid w:val="00585F01"/>
    <w:rsid w:val="005867B6"/>
    <w:rsid w:val="00592117"/>
    <w:rsid w:val="00593F96"/>
    <w:rsid w:val="00593FD2"/>
    <w:rsid w:val="00594641"/>
    <w:rsid w:val="00595B5E"/>
    <w:rsid w:val="005A108E"/>
    <w:rsid w:val="005A30BE"/>
    <w:rsid w:val="005A3B3E"/>
    <w:rsid w:val="005A5F1D"/>
    <w:rsid w:val="005A7E32"/>
    <w:rsid w:val="005B04D3"/>
    <w:rsid w:val="005B2627"/>
    <w:rsid w:val="005B54C0"/>
    <w:rsid w:val="005B5A0D"/>
    <w:rsid w:val="005C2746"/>
    <w:rsid w:val="005C3416"/>
    <w:rsid w:val="005C3E20"/>
    <w:rsid w:val="005C4449"/>
    <w:rsid w:val="005C7D08"/>
    <w:rsid w:val="005D1274"/>
    <w:rsid w:val="005D1403"/>
    <w:rsid w:val="005D6B17"/>
    <w:rsid w:val="005E503D"/>
    <w:rsid w:val="005E64D7"/>
    <w:rsid w:val="005E685F"/>
    <w:rsid w:val="005F15A0"/>
    <w:rsid w:val="005F4704"/>
    <w:rsid w:val="005F74A6"/>
    <w:rsid w:val="00600618"/>
    <w:rsid w:val="00600EC8"/>
    <w:rsid w:val="00601C0A"/>
    <w:rsid w:val="006039E2"/>
    <w:rsid w:val="006045A9"/>
    <w:rsid w:val="0060543B"/>
    <w:rsid w:val="006066E6"/>
    <w:rsid w:val="00606E63"/>
    <w:rsid w:val="00607238"/>
    <w:rsid w:val="00614FC6"/>
    <w:rsid w:val="00620B4D"/>
    <w:rsid w:val="006211C4"/>
    <w:rsid w:val="006249BA"/>
    <w:rsid w:val="00631DFD"/>
    <w:rsid w:val="0063477B"/>
    <w:rsid w:val="00641D71"/>
    <w:rsid w:val="00641DD6"/>
    <w:rsid w:val="006423F9"/>
    <w:rsid w:val="006427A8"/>
    <w:rsid w:val="0064458C"/>
    <w:rsid w:val="00645ABA"/>
    <w:rsid w:val="00646698"/>
    <w:rsid w:val="006467F6"/>
    <w:rsid w:val="00646A05"/>
    <w:rsid w:val="006470A5"/>
    <w:rsid w:val="006519D2"/>
    <w:rsid w:val="00653624"/>
    <w:rsid w:val="00654F9D"/>
    <w:rsid w:val="006558D6"/>
    <w:rsid w:val="00655F3C"/>
    <w:rsid w:val="00657279"/>
    <w:rsid w:val="00660428"/>
    <w:rsid w:val="00662028"/>
    <w:rsid w:val="00662CCE"/>
    <w:rsid w:val="00665974"/>
    <w:rsid w:val="00674C1C"/>
    <w:rsid w:val="0067692D"/>
    <w:rsid w:val="0068089C"/>
    <w:rsid w:val="00681BF7"/>
    <w:rsid w:val="00683E37"/>
    <w:rsid w:val="006843E5"/>
    <w:rsid w:val="00687409"/>
    <w:rsid w:val="00691FF1"/>
    <w:rsid w:val="006921A7"/>
    <w:rsid w:val="006A4B98"/>
    <w:rsid w:val="006A7B3F"/>
    <w:rsid w:val="006B13B4"/>
    <w:rsid w:val="006B18DE"/>
    <w:rsid w:val="006B32F6"/>
    <w:rsid w:val="006B36A8"/>
    <w:rsid w:val="006B3B53"/>
    <w:rsid w:val="006B6837"/>
    <w:rsid w:val="006B7B9D"/>
    <w:rsid w:val="006B7F9A"/>
    <w:rsid w:val="006C0088"/>
    <w:rsid w:val="006C0E25"/>
    <w:rsid w:val="006C18C0"/>
    <w:rsid w:val="006C1C26"/>
    <w:rsid w:val="006C4791"/>
    <w:rsid w:val="006D0858"/>
    <w:rsid w:val="006D15A5"/>
    <w:rsid w:val="006D3C31"/>
    <w:rsid w:val="006D3F63"/>
    <w:rsid w:val="006D62C5"/>
    <w:rsid w:val="006D6B36"/>
    <w:rsid w:val="006E2D9C"/>
    <w:rsid w:val="006E69A0"/>
    <w:rsid w:val="006E7313"/>
    <w:rsid w:val="006E74EE"/>
    <w:rsid w:val="006F2C73"/>
    <w:rsid w:val="006F4CFE"/>
    <w:rsid w:val="0070012D"/>
    <w:rsid w:val="00701F91"/>
    <w:rsid w:val="00702974"/>
    <w:rsid w:val="00702A88"/>
    <w:rsid w:val="00702C11"/>
    <w:rsid w:val="0070337A"/>
    <w:rsid w:val="00703AC3"/>
    <w:rsid w:val="00705571"/>
    <w:rsid w:val="00706DDE"/>
    <w:rsid w:val="00710F47"/>
    <w:rsid w:val="00712224"/>
    <w:rsid w:val="00713630"/>
    <w:rsid w:val="007136EB"/>
    <w:rsid w:val="007143AE"/>
    <w:rsid w:val="00714A72"/>
    <w:rsid w:val="007170C9"/>
    <w:rsid w:val="00720C28"/>
    <w:rsid w:val="0072699D"/>
    <w:rsid w:val="00726BBA"/>
    <w:rsid w:val="007270F5"/>
    <w:rsid w:val="00730760"/>
    <w:rsid w:val="007319E6"/>
    <w:rsid w:val="00734522"/>
    <w:rsid w:val="00736289"/>
    <w:rsid w:val="00737BBD"/>
    <w:rsid w:val="0074548D"/>
    <w:rsid w:val="0074647B"/>
    <w:rsid w:val="00747414"/>
    <w:rsid w:val="00752035"/>
    <w:rsid w:val="00752EFA"/>
    <w:rsid w:val="0075507C"/>
    <w:rsid w:val="007613F6"/>
    <w:rsid w:val="00762338"/>
    <w:rsid w:val="0076296A"/>
    <w:rsid w:val="007649BE"/>
    <w:rsid w:val="00767D53"/>
    <w:rsid w:val="007712F2"/>
    <w:rsid w:val="007718A9"/>
    <w:rsid w:val="00771A7F"/>
    <w:rsid w:val="007746B9"/>
    <w:rsid w:val="00774ADD"/>
    <w:rsid w:val="00775FC5"/>
    <w:rsid w:val="007768D5"/>
    <w:rsid w:val="00777603"/>
    <w:rsid w:val="00777671"/>
    <w:rsid w:val="00780FEE"/>
    <w:rsid w:val="007813DA"/>
    <w:rsid w:val="00786D91"/>
    <w:rsid w:val="007879E8"/>
    <w:rsid w:val="00787C0D"/>
    <w:rsid w:val="00791CB2"/>
    <w:rsid w:val="00793CC8"/>
    <w:rsid w:val="00797F13"/>
    <w:rsid w:val="007A077C"/>
    <w:rsid w:val="007A0DD9"/>
    <w:rsid w:val="007A292C"/>
    <w:rsid w:val="007A2C6F"/>
    <w:rsid w:val="007A4119"/>
    <w:rsid w:val="007A41C5"/>
    <w:rsid w:val="007B00F9"/>
    <w:rsid w:val="007B33A6"/>
    <w:rsid w:val="007B38EE"/>
    <w:rsid w:val="007C0F5B"/>
    <w:rsid w:val="007C32E2"/>
    <w:rsid w:val="007C43C8"/>
    <w:rsid w:val="007C47EF"/>
    <w:rsid w:val="007C669D"/>
    <w:rsid w:val="007C6AEB"/>
    <w:rsid w:val="007D4CAC"/>
    <w:rsid w:val="007D5BBA"/>
    <w:rsid w:val="007D73C0"/>
    <w:rsid w:val="007D74E4"/>
    <w:rsid w:val="007E036B"/>
    <w:rsid w:val="007E0CF9"/>
    <w:rsid w:val="007E3FFF"/>
    <w:rsid w:val="007E565A"/>
    <w:rsid w:val="007E6830"/>
    <w:rsid w:val="007F6141"/>
    <w:rsid w:val="007F76A3"/>
    <w:rsid w:val="008015B3"/>
    <w:rsid w:val="008018AC"/>
    <w:rsid w:val="00802F3B"/>
    <w:rsid w:val="00806B74"/>
    <w:rsid w:val="0081344C"/>
    <w:rsid w:val="0082085E"/>
    <w:rsid w:val="00821C02"/>
    <w:rsid w:val="008220C4"/>
    <w:rsid w:val="00822718"/>
    <w:rsid w:val="00824BD2"/>
    <w:rsid w:val="0083094B"/>
    <w:rsid w:val="00831EBD"/>
    <w:rsid w:val="00832358"/>
    <w:rsid w:val="00832688"/>
    <w:rsid w:val="0083343F"/>
    <w:rsid w:val="0083596B"/>
    <w:rsid w:val="008410C1"/>
    <w:rsid w:val="0084568B"/>
    <w:rsid w:val="00845B55"/>
    <w:rsid w:val="0084602F"/>
    <w:rsid w:val="00846885"/>
    <w:rsid w:val="00851BA3"/>
    <w:rsid w:val="00852022"/>
    <w:rsid w:val="00852B65"/>
    <w:rsid w:val="00853469"/>
    <w:rsid w:val="00853AA4"/>
    <w:rsid w:val="00854B31"/>
    <w:rsid w:val="00856FA6"/>
    <w:rsid w:val="008616DB"/>
    <w:rsid w:val="00862542"/>
    <w:rsid w:val="0086359A"/>
    <w:rsid w:val="0086417A"/>
    <w:rsid w:val="00865845"/>
    <w:rsid w:val="00865FAA"/>
    <w:rsid w:val="00867E0B"/>
    <w:rsid w:val="00871AD3"/>
    <w:rsid w:val="00872A22"/>
    <w:rsid w:val="00874DE0"/>
    <w:rsid w:val="00875666"/>
    <w:rsid w:val="008765F0"/>
    <w:rsid w:val="008771D2"/>
    <w:rsid w:val="00881D32"/>
    <w:rsid w:val="008820B1"/>
    <w:rsid w:val="00883C3D"/>
    <w:rsid w:val="00885A11"/>
    <w:rsid w:val="00885C14"/>
    <w:rsid w:val="00885FB1"/>
    <w:rsid w:val="008871E3"/>
    <w:rsid w:val="00890144"/>
    <w:rsid w:val="00890172"/>
    <w:rsid w:val="00890AA6"/>
    <w:rsid w:val="00896F99"/>
    <w:rsid w:val="00897719"/>
    <w:rsid w:val="008A12BF"/>
    <w:rsid w:val="008A16E1"/>
    <w:rsid w:val="008A1E28"/>
    <w:rsid w:val="008A4C3D"/>
    <w:rsid w:val="008B0312"/>
    <w:rsid w:val="008B2B3F"/>
    <w:rsid w:val="008B4001"/>
    <w:rsid w:val="008B6A0C"/>
    <w:rsid w:val="008C0055"/>
    <w:rsid w:val="008C068B"/>
    <w:rsid w:val="008C167B"/>
    <w:rsid w:val="008C2CB3"/>
    <w:rsid w:val="008C3758"/>
    <w:rsid w:val="008C6A52"/>
    <w:rsid w:val="008D0255"/>
    <w:rsid w:val="008D0614"/>
    <w:rsid w:val="008D0ECB"/>
    <w:rsid w:val="008D4462"/>
    <w:rsid w:val="008D4F9B"/>
    <w:rsid w:val="008D6A22"/>
    <w:rsid w:val="008D7D74"/>
    <w:rsid w:val="008E4853"/>
    <w:rsid w:val="008E63C3"/>
    <w:rsid w:val="008F498E"/>
    <w:rsid w:val="0090066B"/>
    <w:rsid w:val="00901F83"/>
    <w:rsid w:val="009030F3"/>
    <w:rsid w:val="00910980"/>
    <w:rsid w:val="009126AF"/>
    <w:rsid w:val="00913C04"/>
    <w:rsid w:val="00922CA6"/>
    <w:rsid w:val="00923D63"/>
    <w:rsid w:val="00924487"/>
    <w:rsid w:val="009268B4"/>
    <w:rsid w:val="009323AD"/>
    <w:rsid w:val="0093258C"/>
    <w:rsid w:val="0093260D"/>
    <w:rsid w:val="00934A42"/>
    <w:rsid w:val="0093731D"/>
    <w:rsid w:val="00937AE3"/>
    <w:rsid w:val="00937D81"/>
    <w:rsid w:val="009420E0"/>
    <w:rsid w:val="00943AE5"/>
    <w:rsid w:val="00944993"/>
    <w:rsid w:val="00945D93"/>
    <w:rsid w:val="00946448"/>
    <w:rsid w:val="0095039A"/>
    <w:rsid w:val="00950923"/>
    <w:rsid w:val="00952CA5"/>
    <w:rsid w:val="00953165"/>
    <w:rsid w:val="009534B0"/>
    <w:rsid w:val="00955216"/>
    <w:rsid w:val="009555EF"/>
    <w:rsid w:val="009601B2"/>
    <w:rsid w:val="009628C7"/>
    <w:rsid w:val="00962991"/>
    <w:rsid w:val="00963D78"/>
    <w:rsid w:val="00972CC3"/>
    <w:rsid w:val="009746E4"/>
    <w:rsid w:val="00974D4F"/>
    <w:rsid w:val="00975F5A"/>
    <w:rsid w:val="0097797D"/>
    <w:rsid w:val="00982D61"/>
    <w:rsid w:val="00986279"/>
    <w:rsid w:val="00987FBB"/>
    <w:rsid w:val="00990EB0"/>
    <w:rsid w:val="00992AE2"/>
    <w:rsid w:val="0099324B"/>
    <w:rsid w:val="00996334"/>
    <w:rsid w:val="009A4918"/>
    <w:rsid w:val="009A5A0D"/>
    <w:rsid w:val="009A6744"/>
    <w:rsid w:val="009A6F35"/>
    <w:rsid w:val="009A7F0B"/>
    <w:rsid w:val="009B104D"/>
    <w:rsid w:val="009B29DF"/>
    <w:rsid w:val="009B4779"/>
    <w:rsid w:val="009B7627"/>
    <w:rsid w:val="009B7F8F"/>
    <w:rsid w:val="009C07BB"/>
    <w:rsid w:val="009C1E1F"/>
    <w:rsid w:val="009C6037"/>
    <w:rsid w:val="009C6763"/>
    <w:rsid w:val="009C68FF"/>
    <w:rsid w:val="009D0F14"/>
    <w:rsid w:val="009D2E53"/>
    <w:rsid w:val="009D643A"/>
    <w:rsid w:val="009D657D"/>
    <w:rsid w:val="009D6FDD"/>
    <w:rsid w:val="009D73F5"/>
    <w:rsid w:val="009D7887"/>
    <w:rsid w:val="009E04D1"/>
    <w:rsid w:val="009E29B7"/>
    <w:rsid w:val="009E5A8E"/>
    <w:rsid w:val="009E6E5C"/>
    <w:rsid w:val="009E7280"/>
    <w:rsid w:val="009F212D"/>
    <w:rsid w:val="009F2DC3"/>
    <w:rsid w:val="009F362E"/>
    <w:rsid w:val="009F778A"/>
    <w:rsid w:val="009F7EC6"/>
    <w:rsid w:val="00A0372C"/>
    <w:rsid w:val="00A05814"/>
    <w:rsid w:val="00A05DA3"/>
    <w:rsid w:val="00A073EA"/>
    <w:rsid w:val="00A15B28"/>
    <w:rsid w:val="00A16508"/>
    <w:rsid w:val="00A20750"/>
    <w:rsid w:val="00A24346"/>
    <w:rsid w:val="00A24AD6"/>
    <w:rsid w:val="00A25FB2"/>
    <w:rsid w:val="00A27AC6"/>
    <w:rsid w:val="00A325B5"/>
    <w:rsid w:val="00A3271A"/>
    <w:rsid w:val="00A330E9"/>
    <w:rsid w:val="00A335C2"/>
    <w:rsid w:val="00A343AF"/>
    <w:rsid w:val="00A35FD8"/>
    <w:rsid w:val="00A421D8"/>
    <w:rsid w:val="00A42DD1"/>
    <w:rsid w:val="00A44F3B"/>
    <w:rsid w:val="00A450AA"/>
    <w:rsid w:val="00A50E4F"/>
    <w:rsid w:val="00A54FB0"/>
    <w:rsid w:val="00A6467A"/>
    <w:rsid w:val="00A646C5"/>
    <w:rsid w:val="00A64F4C"/>
    <w:rsid w:val="00A678F9"/>
    <w:rsid w:val="00A71B7A"/>
    <w:rsid w:val="00A736C7"/>
    <w:rsid w:val="00A73BA4"/>
    <w:rsid w:val="00A74025"/>
    <w:rsid w:val="00A76055"/>
    <w:rsid w:val="00A77D6E"/>
    <w:rsid w:val="00A81107"/>
    <w:rsid w:val="00A82979"/>
    <w:rsid w:val="00A8329D"/>
    <w:rsid w:val="00A8459B"/>
    <w:rsid w:val="00A8498C"/>
    <w:rsid w:val="00A87505"/>
    <w:rsid w:val="00A877EA"/>
    <w:rsid w:val="00A902A5"/>
    <w:rsid w:val="00A91870"/>
    <w:rsid w:val="00A92FF2"/>
    <w:rsid w:val="00A93A96"/>
    <w:rsid w:val="00A94435"/>
    <w:rsid w:val="00A956A8"/>
    <w:rsid w:val="00AA2283"/>
    <w:rsid w:val="00AA2654"/>
    <w:rsid w:val="00AA2D97"/>
    <w:rsid w:val="00AA5610"/>
    <w:rsid w:val="00AA6340"/>
    <w:rsid w:val="00AA6B33"/>
    <w:rsid w:val="00AB19C4"/>
    <w:rsid w:val="00AB281C"/>
    <w:rsid w:val="00AB2E16"/>
    <w:rsid w:val="00AB4770"/>
    <w:rsid w:val="00AB62EC"/>
    <w:rsid w:val="00AB6889"/>
    <w:rsid w:val="00AC034C"/>
    <w:rsid w:val="00AC03E8"/>
    <w:rsid w:val="00AC16E0"/>
    <w:rsid w:val="00AC30FD"/>
    <w:rsid w:val="00AC5686"/>
    <w:rsid w:val="00AD190F"/>
    <w:rsid w:val="00AD20E6"/>
    <w:rsid w:val="00AD22E9"/>
    <w:rsid w:val="00AD5566"/>
    <w:rsid w:val="00AD74A5"/>
    <w:rsid w:val="00AD7C99"/>
    <w:rsid w:val="00AE04CC"/>
    <w:rsid w:val="00AE0E17"/>
    <w:rsid w:val="00AE145C"/>
    <w:rsid w:val="00AE4D16"/>
    <w:rsid w:val="00AF18F6"/>
    <w:rsid w:val="00AF45BD"/>
    <w:rsid w:val="00B01900"/>
    <w:rsid w:val="00B0474B"/>
    <w:rsid w:val="00B07A31"/>
    <w:rsid w:val="00B107D1"/>
    <w:rsid w:val="00B10D68"/>
    <w:rsid w:val="00B120E0"/>
    <w:rsid w:val="00B17CD1"/>
    <w:rsid w:val="00B210A0"/>
    <w:rsid w:val="00B210AD"/>
    <w:rsid w:val="00B217C5"/>
    <w:rsid w:val="00B2237A"/>
    <w:rsid w:val="00B235F4"/>
    <w:rsid w:val="00B312B4"/>
    <w:rsid w:val="00B317C9"/>
    <w:rsid w:val="00B34A65"/>
    <w:rsid w:val="00B364A9"/>
    <w:rsid w:val="00B478D7"/>
    <w:rsid w:val="00B50A98"/>
    <w:rsid w:val="00B5158E"/>
    <w:rsid w:val="00B51A45"/>
    <w:rsid w:val="00B53610"/>
    <w:rsid w:val="00B536A7"/>
    <w:rsid w:val="00B53799"/>
    <w:rsid w:val="00B55497"/>
    <w:rsid w:val="00B5712E"/>
    <w:rsid w:val="00B614A9"/>
    <w:rsid w:val="00B64D1D"/>
    <w:rsid w:val="00B65DE0"/>
    <w:rsid w:val="00B70614"/>
    <w:rsid w:val="00B717B3"/>
    <w:rsid w:val="00B7183B"/>
    <w:rsid w:val="00B7214A"/>
    <w:rsid w:val="00B7216B"/>
    <w:rsid w:val="00B72BE0"/>
    <w:rsid w:val="00B739B0"/>
    <w:rsid w:val="00B745BC"/>
    <w:rsid w:val="00B74D70"/>
    <w:rsid w:val="00B76DB0"/>
    <w:rsid w:val="00B84A5E"/>
    <w:rsid w:val="00B85D06"/>
    <w:rsid w:val="00B9111B"/>
    <w:rsid w:val="00B92436"/>
    <w:rsid w:val="00B92789"/>
    <w:rsid w:val="00B943B2"/>
    <w:rsid w:val="00B94829"/>
    <w:rsid w:val="00B94FAF"/>
    <w:rsid w:val="00B95528"/>
    <w:rsid w:val="00B97194"/>
    <w:rsid w:val="00BA00EB"/>
    <w:rsid w:val="00BA0B01"/>
    <w:rsid w:val="00BA106D"/>
    <w:rsid w:val="00BA1D65"/>
    <w:rsid w:val="00BA24F0"/>
    <w:rsid w:val="00BA57F5"/>
    <w:rsid w:val="00BA5801"/>
    <w:rsid w:val="00BA74FF"/>
    <w:rsid w:val="00BB1B57"/>
    <w:rsid w:val="00BB2BC8"/>
    <w:rsid w:val="00BB42B4"/>
    <w:rsid w:val="00BB443F"/>
    <w:rsid w:val="00BB48EF"/>
    <w:rsid w:val="00BB654D"/>
    <w:rsid w:val="00BB6F32"/>
    <w:rsid w:val="00BC09B4"/>
    <w:rsid w:val="00BC1179"/>
    <w:rsid w:val="00BD605A"/>
    <w:rsid w:val="00BD6B3C"/>
    <w:rsid w:val="00BD7987"/>
    <w:rsid w:val="00BE1F1E"/>
    <w:rsid w:val="00BF273B"/>
    <w:rsid w:val="00BF2F96"/>
    <w:rsid w:val="00C002FE"/>
    <w:rsid w:val="00C00446"/>
    <w:rsid w:val="00C0332E"/>
    <w:rsid w:val="00C053FB"/>
    <w:rsid w:val="00C05FBB"/>
    <w:rsid w:val="00C106B0"/>
    <w:rsid w:val="00C1318A"/>
    <w:rsid w:val="00C13B91"/>
    <w:rsid w:val="00C16108"/>
    <w:rsid w:val="00C17943"/>
    <w:rsid w:val="00C20B8B"/>
    <w:rsid w:val="00C21389"/>
    <w:rsid w:val="00C219B1"/>
    <w:rsid w:val="00C23626"/>
    <w:rsid w:val="00C24D1B"/>
    <w:rsid w:val="00C26EF7"/>
    <w:rsid w:val="00C30619"/>
    <w:rsid w:val="00C31134"/>
    <w:rsid w:val="00C31456"/>
    <w:rsid w:val="00C3185D"/>
    <w:rsid w:val="00C33012"/>
    <w:rsid w:val="00C365AF"/>
    <w:rsid w:val="00C36EFD"/>
    <w:rsid w:val="00C37617"/>
    <w:rsid w:val="00C40764"/>
    <w:rsid w:val="00C4135F"/>
    <w:rsid w:val="00C4182E"/>
    <w:rsid w:val="00C428DE"/>
    <w:rsid w:val="00C46342"/>
    <w:rsid w:val="00C5177E"/>
    <w:rsid w:val="00C540E2"/>
    <w:rsid w:val="00C54432"/>
    <w:rsid w:val="00C55FA5"/>
    <w:rsid w:val="00C6253C"/>
    <w:rsid w:val="00C65A24"/>
    <w:rsid w:val="00C67034"/>
    <w:rsid w:val="00C67D1E"/>
    <w:rsid w:val="00C71E1F"/>
    <w:rsid w:val="00C74154"/>
    <w:rsid w:val="00C8028D"/>
    <w:rsid w:val="00C8324A"/>
    <w:rsid w:val="00C84971"/>
    <w:rsid w:val="00C84A1C"/>
    <w:rsid w:val="00C865FE"/>
    <w:rsid w:val="00C96A28"/>
    <w:rsid w:val="00CA2B98"/>
    <w:rsid w:val="00CA3BD4"/>
    <w:rsid w:val="00CB045B"/>
    <w:rsid w:val="00CB1209"/>
    <w:rsid w:val="00CB1BFA"/>
    <w:rsid w:val="00CB40AE"/>
    <w:rsid w:val="00CB4BE8"/>
    <w:rsid w:val="00CB4C9A"/>
    <w:rsid w:val="00CB50F7"/>
    <w:rsid w:val="00CB5914"/>
    <w:rsid w:val="00CB6F9F"/>
    <w:rsid w:val="00CC14EA"/>
    <w:rsid w:val="00CC2264"/>
    <w:rsid w:val="00CC4087"/>
    <w:rsid w:val="00CC49A2"/>
    <w:rsid w:val="00CC7038"/>
    <w:rsid w:val="00CC7385"/>
    <w:rsid w:val="00CD25C5"/>
    <w:rsid w:val="00CD6D2D"/>
    <w:rsid w:val="00CE0106"/>
    <w:rsid w:val="00CE07B5"/>
    <w:rsid w:val="00CE2DDA"/>
    <w:rsid w:val="00CE5400"/>
    <w:rsid w:val="00CE64C6"/>
    <w:rsid w:val="00CE7074"/>
    <w:rsid w:val="00CF0C84"/>
    <w:rsid w:val="00CF0DF4"/>
    <w:rsid w:val="00CF1324"/>
    <w:rsid w:val="00CF2E21"/>
    <w:rsid w:val="00CF3EA5"/>
    <w:rsid w:val="00CF5E42"/>
    <w:rsid w:val="00D031E8"/>
    <w:rsid w:val="00D10347"/>
    <w:rsid w:val="00D119D8"/>
    <w:rsid w:val="00D12E33"/>
    <w:rsid w:val="00D133F6"/>
    <w:rsid w:val="00D15662"/>
    <w:rsid w:val="00D17537"/>
    <w:rsid w:val="00D1764C"/>
    <w:rsid w:val="00D203D3"/>
    <w:rsid w:val="00D21184"/>
    <w:rsid w:val="00D236B7"/>
    <w:rsid w:val="00D23911"/>
    <w:rsid w:val="00D26A8E"/>
    <w:rsid w:val="00D321CA"/>
    <w:rsid w:val="00D32A99"/>
    <w:rsid w:val="00D34D90"/>
    <w:rsid w:val="00D37C94"/>
    <w:rsid w:val="00D41042"/>
    <w:rsid w:val="00D433EB"/>
    <w:rsid w:val="00D53EC4"/>
    <w:rsid w:val="00D62C62"/>
    <w:rsid w:val="00D652B2"/>
    <w:rsid w:val="00D654C8"/>
    <w:rsid w:val="00D65698"/>
    <w:rsid w:val="00D710A5"/>
    <w:rsid w:val="00D730E7"/>
    <w:rsid w:val="00D75384"/>
    <w:rsid w:val="00D75808"/>
    <w:rsid w:val="00D84640"/>
    <w:rsid w:val="00D84803"/>
    <w:rsid w:val="00D85330"/>
    <w:rsid w:val="00D8633F"/>
    <w:rsid w:val="00D9214C"/>
    <w:rsid w:val="00D95CF7"/>
    <w:rsid w:val="00D966C1"/>
    <w:rsid w:val="00D966DC"/>
    <w:rsid w:val="00D97983"/>
    <w:rsid w:val="00DA1A75"/>
    <w:rsid w:val="00DA287A"/>
    <w:rsid w:val="00DA3673"/>
    <w:rsid w:val="00DB1E48"/>
    <w:rsid w:val="00DB5AD7"/>
    <w:rsid w:val="00DB5CF2"/>
    <w:rsid w:val="00DB62AB"/>
    <w:rsid w:val="00DC01F4"/>
    <w:rsid w:val="00DC48C1"/>
    <w:rsid w:val="00DC545A"/>
    <w:rsid w:val="00DD041B"/>
    <w:rsid w:val="00DD3234"/>
    <w:rsid w:val="00DD35BF"/>
    <w:rsid w:val="00DD4402"/>
    <w:rsid w:val="00DD528C"/>
    <w:rsid w:val="00DF2B72"/>
    <w:rsid w:val="00DF4320"/>
    <w:rsid w:val="00E001BE"/>
    <w:rsid w:val="00E0262A"/>
    <w:rsid w:val="00E02E36"/>
    <w:rsid w:val="00E0345F"/>
    <w:rsid w:val="00E03ACE"/>
    <w:rsid w:val="00E041D9"/>
    <w:rsid w:val="00E05298"/>
    <w:rsid w:val="00E05B93"/>
    <w:rsid w:val="00E05ED8"/>
    <w:rsid w:val="00E067BA"/>
    <w:rsid w:val="00E06875"/>
    <w:rsid w:val="00E07FC0"/>
    <w:rsid w:val="00E13213"/>
    <w:rsid w:val="00E14F0F"/>
    <w:rsid w:val="00E16003"/>
    <w:rsid w:val="00E21D91"/>
    <w:rsid w:val="00E25E3A"/>
    <w:rsid w:val="00E30B54"/>
    <w:rsid w:val="00E3158B"/>
    <w:rsid w:val="00E31F59"/>
    <w:rsid w:val="00E33BBB"/>
    <w:rsid w:val="00E33F40"/>
    <w:rsid w:val="00E359E4"/>
    <w:rsid w:val="00E41DB9"/>
    <w:rsid w:val="00E42F54"/>
    <w:rsid w:val="00E46A1A"/>
    <w:rsid w:val="00E46F9D"/>
    <w:rsid w:val="00E507ED"/>
    <w:rsid w:val="00E5429B"/>
    <w:rsid w:val="00E56D67"/>
    <w:rsid w:val="00E57878"/>
    <w:rsid w:val="00E57BC7"/>
    <w:rsid w:val="00E621CB"/>
    <w:rsid w:val="00E62DF2"/>
    <w:rsid w:val="00E637CA"/>
    <w:rsid w:val="00E647CC"/>
    <w:rsid w:val="00E64945"/>
    <w:rsid w:val="00E66188"/>
    <w:rsid w:val="00E71172"/>
    <w:rsid w:val="00E71304"/>
    <w:rsid w:val="00E71BA7"/>
    <w:rsid w:val="00E77205"/>
    <w:rsid w:val="00E82144"/>
    <w:rsid w:val="00E82B4B"/>
    <w:rsid w:val="00E84673"/>
    <w:rsid w:val="00E87851"/>
    <w:rsid w:val="00E92708"/>
    <w:rsid w:val="00E95DEB"/>
    <w:rsid w:val="00E962B2"/>
    <w:rsid w:val="00EA53BB"/>
    <w:rsid w:val="00EB17E2"/>
    <w:rsid w:val="00EB3A11"/>
    <w:rsid w:val="00EB49E1"/>
    <w:rsid w:val="00EB4F9D"/>
    <w:rsid w:val="00EB6997"/>
    <w:rsid w:val="00ED22C4"/>
    <w:rsid w:val="00ED2C0A"/>
    <w:rsid w:val="00ED2DE9"/>
    <w:rsid w:val="00ED4E88"/>
    <w:rsid w:val="00ED6CD3"/>
    <w:rsid w:val="00ED6D99"/>
    <w:rsid w:val="00ED7981"/>
    <w:rsid w:val="00EE1F15"/>
    <w:rsid w:val="00EE2A9E"/>
    <w:rsid w:val="00EE72D5"/>
    <w:rsid w:val="00EF12D2"/>
    <w:rsid w:val="00EF2688"/>
    <w:rsid w:val="00EF399F"/>
    <w:rsid w:val="00EF4239"/>
    <w:rsid w:val="00EF5112"/>
    <w:rsid w:val="00EF674F"/>
    <w:rsid w:val="00EF67AC"/>
    <w:rsid w:val="00EF7BB7"/>
    <w:rsid w:val="00F015AF"/>
    <w:rsid w:val="00F05BEF"/>
    <w:rsid w:val="00F06A7B"/>
    <w:rsid w:val="00F07E6B"/>
    <w:rsid w:val="00F1392D"/>
    <w:rsid w:val="00F150B9"/>
    <w:rsid w:val="00F200A3"/>
    <w:rsid w:val="00F2242B"/>
    <w:rsid w:val="00F309B0"/>
    <w:rsid w:val="00F31E60"/>
    <w:rsid w:val="00F34D95"/>
    <w:rsid w:val="00F362F5"/>
    <w:rsid w:val="00F36D02"/>
    <w:rsid w:val="00F37483"/>
    <w:rsid w:val="00F412A6"/>
    <w:rsid w:val="00F43629"/>
    <w:rsid w:val="00F443D5"/>
    <w:rsid w:val="00F467C1"/>
    <w:rsid w:val="00F51118"/>
    <w:rsid w:val="00F52A4D"/>
    <w:rsid w:val="00F53B11"/>
    <w:rsid w:val="00F53B81"/>
    <w:rsid w:val="00F53EF6"/>
    <w:rsid w:val="00F54205"/>
    <w:rsid w:val="00F55B30"/>
    <w:rsid w:val="00F55B7F"/>
    <w:rsid w:val="00F62DE0"/>
    <w:rsid w:val="00F6303B"/>
    <w:rsid w:val="00F73B62"/>
    <w:rsid w:val="00F7428F"/>
    <w:rsid w:val="00F759E8"/>
    <w:rsid w:val="00F77C31"/>
    <w:rsid w:val="00F81895"/>
    <w:rsid w:val="00F823AA"/>
    <w:rsid w:val="00F831D9"/>
    <w:rsid w:val="00F836EE"/>
    <w:rsid w:val="00F8412B"/>
    <w:rsid w:val="00F85CE2"/>
    <w:rsid w:val="00F90BFA"/>
    <w:rsid w:val="00F94927"/>
    <w:rsid w:val="00F9669C"/>
    <w:rsid w:val="00FA068A"/>
    <w:rsid w:val="00FA0EC6"/>
    <w:rsid w:val="00FA29DB"/>
    <w:rsid w:val="00FA3EE2"/>
    <w:rsid w:val="00FA58CA"/>
    <w:rsid w:val="00FA6015"/>
    <w:rsid w:val="00FA7CC1"/>
    <w:rsid w:val="00FB05E3"/>
    <w:rsid w:val="00FB40B7"/>
    <w:rsid w:val="00FB4F17"/>
    <w:rsid w:val="00FB7CFE"/>
    <w:rsid w:val="00FB7EC8"/>
    <w:rsid w:val="00FC19AA"/>
    <w:rsid w:val="00FC2AC2"/>
    <w:rsid w:val="00FC338B"/>
    <w:rsid w:val="00FD094A"/>
    <w:rsid w:val="00FD0CCA"/>
    <w:rsid w:val="00FD1E3E"/>
    <w:rsid w:val="00FD4094"/>
    <w:rsid w:val="00FD5498"/>
    <w:rsid w:val="00FD549D"/>
    <w:rsid w:val="00FD648B"/>
    <w:rsid w:val="00FE0D88"/>
    <w:rsid w:val="00FE331E"/>
    <w:rsid w:val="00FE7503"/>
    <w:rsid w:val="00FE7AF8"/>
    <w:rsid w:val="00FE7EAB"/>
    <w:rsid w:val="00FE7F6E"/>
    <w:rsid w:val="00FF0DD6"/>
    <w:rsid w:val="00FF145F"/>
    <w:rsid w:val="00FF1712"/>
    <w:rsid w:val="00FF2832"/>
    <w:rsid w:val="00FF3176"/>
    <w:rsid w:val="00FF3CF4"/>
    <w:rsid w:val="00FF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AA372E"/>
  <w15:docId w15:val="{4EE34364-DF80-44B0-A7F2-A8F4488C4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sid w:val="004D002A"/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qFormat/>
    <w:rsid w:val="00A8498C"/>
    <w:pPr>
      <w:keepNext/>
      <w:numPr>
        <w:numId w:val="1"/>
      </w:numPr>
      <w:spacing w:before="120" w:after="60"/>
      <w:outlineLvl w:val="0"/>
    </w:pPr>
    <w:rPr>
      <w:rFonts w:cs="Arial"/>
      <w:b/>
      <w:bCs/>
      <w:color w:val="3399FF"/>
      <w:sz w:val="28"/>
      <w:szCs w:val="32"/>
    </w:rPr>
  </w:style>
  <w:style w:type="paragraph" w:styleId="Heading2">
    <w:name w:val="heading 2"/>
    <w:basedOn w:val="Heading1"/>
    <w:next w:val="Normal"/>
    <w:qFormat/>
    <w:rsid w:val="00A8498C"/>
    <w:pPr>
      <w:numPr>
        <w:ilvl w:val="1"/>
      </w:numPr>
      <w:outlineLvl w:val="1"/>
    </w:pPr>
    <w:rPr>
      <w:bCs w:val="0"/>
      <w:iCs/>
      <w:sz w:val="26"/>
      <w:szCs w:val="28"/>
    </w:rPr>
  </w:style>
  <w:style w:type="paragraph" w:styleId="Heading3">
    <w:name w:val="heading 3"/>
    <w:basedOn w:val="Heading1"/>
    <w:next w:val="Normal"/>
    <w:qFormat/>
    <w:rsid w:val="00EA53BB"/>
    <w:pPr>
      <w:numPr>
        <w:ilvl w:val="2"/>
      </w:numPr>
      <w:ind w:left="2160"/>
      <w:outlineLvl w:val="2"/>
    </w:pPr>
    <w:rPr>
      <w:b w:val="0"/>
      <w:bCs w:val="0"/>
      <w:sz w:val="20"/>
      <w:szCs w:val="26"/>
    </w:rPr>
  </w:style>
  <w:style w:type="paragraph" w:styleId="Heading4">
    <w:name w:val="heading 4"/>
    <w:basedOn w:val="Heading1"/>
    <w:next w:val="Normal"/>
    <w:qFormat/>
    <w:rsid w:val="004D002A"/>
    <w:pPr>
      <w:numPr>
        <w:ilvl w:val="3"/>
      </w:numPr>
      <w:outlineLvl w:val="3"/>
    </w:pPr>
    <w:rPr>
      <w:b w:val="0"/>
      <w:bCs w:val="0"/>
      <w:sz w:val="20"/>
      <w:szCs w:val="28"/>
    </w:rPr>
  </w:style>
  <w:style w:type="paragraph" w:styleId="Heading5">
    <w:name w:val="heading 5"/>
    <w:basedOn w:val="Heading1"/>
    <w:next w:val="Normal"/>
    <w:qFormat/>
    <w:rsid w:val="004D002A"/>
    <w:pPr>
      <w:numPr>
        <w:ilvl w:val="4"/>
      </w:numPr>
      <w:spacing w:before="240"/>
      <w:outlineLvl w:val="4"/>
    </w:pPr>
    <w:rPr>
      <w:b w:val="0"/>
      <w:bCs w:val="0"/>
      <w:i/>
      <w:iCs/>
      <w:sz w:val="20"/>
      <w:szCs w:val="26"/>
    </w:rPr>
  </w:style>
  <w:style w:type="paragraph" w:styleId="Heading6">
    <w:name w:val="heading 6"/>
    <w:basedOn w:val="Normal"/>
    <w:next w:val="Normal"/>
    <w:link w:val="Heading6Char"/>
    <w:qFormat/>
    <w:rsid w:val="004D002A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0"/>
      <w:szCs w:val="22"/>
    </w:rPr>
  </w:style>
  <w:style w:type="paragraph" w:styleId="Heading7">
    <w:name w:val="heading 7"/>
    <w:basedOn w:val="Normal"/>
    <w:next w:val="Normal"/>
    <w:qFormat/>
    <w:rsid w:val="004D002A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0"/>
    </w:rPr>
  </w:style>
  <w:style w:type="paragraph" w:styleId="Heading8">
    <w:name w:val="heading 8"/>
    <w:basedOn w:val="Normal"/>
    <w:next w:val="Normal"/>
    <w:link w:val="Heading8Char"/>
    <w:qFormat/>
    <w:rsid w:val="004D002A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0"/>
    </w:rPr>
  </w:style>
  <w:style w:type="paragraph" w:styleId="Heading9">
    <w:name w:val="heading 9"/>
    <w:basedOn w:val="Normal"/>
    <w:next w:val="Normal"/>
    <w:qFormat/>
    <w:rsid w:val="004D002A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D002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D002A"/>
    <w:pPr>
      <w:tabs>
        <w:tab w:val="center" w:pos="4320"/>
        <w:tab w:val="right" w:pos="8640"/>
      </w:tabs>
    </w:pPr>
    <w:rPr>
      <w:sz w:val="18"/>
    </w:rPr>
  </w:style>
  <w:style w:type="character" w:styleId="PageNumber">
    <w:name w:val="page number"/>
    <w:basedOn w:val="DefaultParagraphFont"/>
    <w:rsid w:val="004D002A"/>
    <w:rPr>
      <w:rFonts w:ascii="Arial" w:hAnsi="Arial"/>
      <w:sz w:val="18"/>
    </w:rPr>
  </w:style>
  <w:style w:type="paragraph" w:customStyle="1" w:styleId="InfoBlue">
    <w:name w:val="InfoBlue"/>
    <w:basedOn w:val="Normal"/>
    <w:next w:val="Normal"/>
    <w:rsid w:val="004D002A"/>
    <w:pPr>
      <w:widowControl w:val="0"/>
      <w:spacing w:after="120" w:line="240" w:lineRule="atLeast"/>
      <w:ind w:left="720"/>
    </w:pPr>
    <w:rPr>
      <w:rFonts w:ascii="Times New Roman" w:hAnsi="Times New Roman"/>
      <w:color w:val="0000FF"/>
      <w:sz w:val="20"/>
      <w:szCs w:val="20"/>
    </w:rPr>
  </w:style>
  <w:style w:type="paragraph" w:customStyle="1" w:styleId="ColumnHead">
    <w:name w:val="Column Head"/>
    <w:basedOn w:val="Normal"/>
    <w:rsid w:val="004D002A"/>
    <w:pPr>
      <w:spacing w:before="60" w:after="60"/>
      <w:jc w:val="center"/>
    </w:pPr>
    <w:rPr>
      <w:b/>
    </w:rPr>
  </w:style>
  <w:style w:type="paragraph" w:customStyle="1" w:styleId="TableText">
    <w:name w:val="Table Text"/>
    <w:basedOn w:val="Normal"/>
    <w:rsid w:val="004D002A"/>
    <w:pPr>
      <w:spacing w:after="120"/>
    </w:pPr>
  </w:style>
  <w:style w:type="paragraph" w:customStyle="1" w:styleId="RowHead">
    <w:name w:val="Row Head"/>
    <w:basedOn w:val="Normal"/>
    <w:rsid w:val="004D002A"/>
    <w:pPr>
      <w:jc w:val="right"/>
    </w:pPr>
    <w:rPr>
      <w:b/>
    </w:rPr>
  </w:style>
  <w:style w:type="paragraph" w:customStyle="1" w:styleId="BulletBlue">
    <w:name w:val="BulletBlue"/>
    <w:basedOn w:val="Normal"/>
    <w:next w:val="Normal"/>
    <w:rsid w:val="004D002A"/>
    <w:pPr>
      <w:numPr>
        <w:numId w:val="2"/>
      </w:numPr>
    </w:pPr>
    <w:rPr>
      <w:i/>
      <w:color w:val="0000FF"/>
      <w:sz w:val="20"/>
    </w:rPr>
  </w:style>
  <w:style w:type="paragraph" w:styleId="Title">
    <w:name w:val="Title"/>
    <w:basedOn w:val="Normal"/>
    <w:next w:val="Normal"/>
    <w:qFormat/>
    <w:rsid w:val="004D002A"/>
    <w:pPr>
      <w:widowControl w:val="0"/>
      <w:jc w:val="center"/>
    </w:pPr>
    <w:rPr>
      <w:b/>
      <w:sz w:val="36"/>
      <w:szCs w:val="20"/>
    </w:rPr>
  </w:style>
  <w:style w:type="paragraph" w:styleId="TOC1">
    <w:name w:val="toc 1"/>
    <w:basedOn w:val="Normal"/>
    <w:next w:val="Normal"/>
    <w:autoRedefine/>
    <w:uiPriority w:val="39"/>
    <w:rsid w:val="00D37C94"/>
    <w:pPr>
      <w:tabs>
        <w:tab w:val="left" w:pos="270"/>
        <w:tab w:val="left" w:pos="660"/>
        <w:tab w:val="right" w:leader="dot" w:pos="9350"/>
      </w:tabs>
    </w:pPr>
    <w:rPr>
      <w:rFonts w:asciiTheme="minorHAnsi" w:eastAsiaTheme="minorEastAsia" w:hAnsiTheme="minorHAnsi"/>
      <w:szCs w:val="22"/>
    </w:rPr>
  </w:style>
  <w:style w:type="paragraph" w:styleId="TOC2">
    <w:name w:val="toc 2"/>
    <w:basedOn w:val="Normal"/>
    <w:next w:val="Normal"/>
    <w:autoRedefine/>
    <w:uiPriority w:val="39"/>
    <w:rsid w:val="0032386E"/>
    <w:pPr>
      <w:tabs>
        <w:tab w:val="left" w:pos="720"/>
        <w:tab w:val="right" w:leader="dot" w:pos="9350"/>
      </w:tabs>
      <w:ind w:left="270"/>
      <w:pPrChange w:id="0" w:author="Batra Yogesh (EXT)" w:date="2018-04-06T12:25:00Z">
        <w:pPr>
          <w:tabs>
            <w:tab w:val="left" w:pos="720"/>
            <w:tab w:val="right" w:leader="dot" w:pos="9350"/>
          </w:tabs>
          <w:ind w:left="270"/>
        </w:pPr>
      </w:pPrChange>
    </w:pPr>
    <w:rPr>
      <w:rFonts w:asciiTheme="minorHAnsi" w:hAnsiTheme="minorHAnsi" w:cstheme="minorHAnsi"/>
      <w:noProof/>
      <w:rPrChange w:id="0" w:author="Batra Yogesh (EXT)" w:date="2018-04-06T12:25:00Z">
        <w:rPr>
          <w:rFonts w:ascii="Arial" w:hAnsi="Arial"/>
          <w:sz w:val="22"/>
          <w:szCs w:val="24"/>
          <w:lang w:val="en-US" w:eastAsia="en-US" w:bidi="ar-SA"/>
        </w:rPr>
      </w:rPrChange>
    </w:rPr>
  </w:style>
  <w:style w:type="paragraph" w:styleId="TOC3">
    <w:name w:val="toc 3"/>
    <w:basedOn w:val="Normal"/>
    <w:next w:val="Normal"/>
    <w:autoRedefine/>
    <w:uiPriority w:val="39"/>
    <w:rsid w:val="004D002A"/>
    <w:pPr>
      <w:ind w:left="440"/>
    </w:pPr>
  </w:style>
  <w:style w:type="paragraph" w:styleId="TOC4">
    <w:name w:val="toc 4"/>
    <w:basedOn w:val="Normal"/>
    <w:next w:val="Normal"/>
    <w:autoRedefine/>
    <w:semiHidden/>
    <w:rsid w:val="004D002A"/>
    <w:pPr>
      <w:ind w:left="660"/>
    </w:pPr>
  </w:style>
  <w:style w:type="paragraph" w:styleId="TOC5">
    <w:name w:val="toc 5"/>
    <w:basedOn w:val="Normal"/>
    <w:next w:val="Normal"/>
    <w:autoRedefine/>
    <w:semiHidden/>
    <w:rsid w:val="004D002A"/>
    <w:pPr>
      <w:ind w:left="880"/>
    </w:pPr>
  </w:style>
  <w:style w:type="paragraph" w:styleId="TOC6">
    <w:name w:val="toc 6"/>
    <w:basedOn w:val="Normal"/>
    <w:next w:val="Normal"/>
    <w:autoRedefine/>
    <w:semiHidden/>
    <w:rsid w:val="004D002A"/>
    <w:pPr>
      <w:ind w:left="1100"/>
    </w:pPr>
  </w:style>
  <w:style w:type="paragraph" w:styleId="TOC7">
    <w:name w:val="toc 7"/>
    <w:basedOn w:val="Normal"/>
    <w:next w:val="Normal"/>
    <w:autoRedefine/>
    <w:semiHidden/>
    <w:rsid w:val="004D002A"/>
    <w:pPr>
      <w:ind w:left="1320"/>
    </w:pPr>
  </w:style>
  <w:style w:type="paragraph" w:styleId="TOC8">
    <w:name w:val="toc 8"/>
    <w:basedOn w:val="Normal"/>
    <w:next w:val="Normal"/>
    <w:autoRedefine/>
    <w:semiHidden/>
    <w:rsid w:val="004D002A"/>
    <w:pPr>
      <w:ind w:left="1540"/>
    </w:pPr>
  </w:style>
  <w:style w:type="paragraph" w:styleId="TOC9">
    <w:name w:val="toc 9"/>
    <w:basedOn w:val="Normal"/>
    <w:next w:val="Normal"/>
    <w:autoRedefine/>
    <w:semiHidden/>
    <w:rsid w:val="004D002A"/>
    <w:pPr>
      <w:ind w:left="1760"/>
    </w:pPr>
  </w:style>
  <w:style w:type="character" w:styleId="Hyperlink">
    <w:name w:val="Hyperlink"/>
    <w:basedOn w:val="DefaultParagraphFont"/>
    <w:uiPriority w:val="99"/>
    <w:rsid w:val="004D002A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4D002A"/>
    <w:rPr>
      <w:sz w:val="16"/>
      <w:szCs w:val="16"/>
    </w:rPr>
  </w:style>
  <w:style w:type="paragraph" w:styleId="CommentText">
    <w:name w:val="annotation text"/>
    <w:basedOn w:val="Normal"/>
    <w:semiHidden/>
    <w:rsid w:val="004D002A"/>
    <w:rPr>
      <w:sz w:val="20"/>
      <w:szCs w:val="20"/>
    </w:rPr>
  </w:style>
  <w:style w:type="paragraph" w:customStyle="1" w:styleId="infoblue0">
    <w:name w:val="infoblue"/>
    <w:basedOn w:val="Normal"/>
    <w:rsid w:val="004D002A"/>
    <w:pPr>
      <w:spacing w:after="120" w:line="240" w:lineRule="atLeast"/>
      <w:ind w:left="720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BodyText">
    <w:name w:val="Body Text"/>
    <w:basedOn w:val="Normal"/>
    <w:rsid w:val="004D002A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rsid w:val="004D002A"/>
    <w:rPr>
      <w:rFonts w:ascii="Tahoma" w:hAnsi="Tahoma" w:cs="Tahoma"/>
      <w:sz w:val="16"/>
      <w:szCs w:val="16"/>
    </w:rPr>
  </w:style>
  <w:style w:type="paragraph" w:styleId="NormalIndent">
    <w:name w:val="Normal Indent"/>
    <w:basedOn w:val="Normal"/>
    <w:rsid w:val="004D002A"/>
    <w:pPr>
      <w:ind w:left="360"/>
    </w:pPr>
    <w:rPr>
      <w:sz w:val="20"/>
      <w:szCs w:val="20"/>
    </w:rPr>
  </w:style>
  <w:style w:type="paragraph" w:customStyle="1" w:styleId="TableContents">
    <w:name w:val="Table_Contents"/>
    <w:basedOn w:val="Normal"/>
    <w:rsid w:val="004D002A"/>
    <w:pPr>
      <w:spacing w:before="60" w:after="60"/>
    </w:pPr>
    <w:rPr>
      <w:sz w:val="20"/>
      <w:szCs w:val="20"/>
    </w:rPr>
  </w:style>
  <w:style w:type="character" w:styleId="FollowedHyperlink">
    <w:name w:val="FollowedHyperlink"/>
    <w:basedOn w:val="DefaultParagraphFont"/>
    <w:rsid w:val="004D002A"/>
    <w:rPr>
      <w:color w:val="800080"/>
      <w:u w:val="single"/>
    </w:rPr>
  </w:style>
  <w:style w:type="paragraph" w:styleId="BodyTextIndent">
    <w:name w:val="Body Text Indent"/>
    <w:basedOn w:val="Normal"/>
    <w:rsid w:val="004D002A"/>
    <w:pPr>
      <w:ind w:left="576"/>
    </w:pPr>
    <w:rPr>
      <w:color w:val="FF0000"/>
    </w:rPr>
  </w:style>
  <w:style w:type="table" w:styleId="TableGrid">
    <w:name w:val="Table Grid"/>
    <w:basedOn w:val="TableNormal"/>
    <w:rsid w:val="002B40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271A"/>
    <w:pPr>
      <w:ind w:left="720"/>
      <w:contextualSpacing/>
    </w:pPr>
  </w:style>
  <w:style w:type="paragraph" w:customStyle="1" w:styleId="3decimals">
    <w:name w:val="3 decimals"/>
    <w:basedOn w:val="ListNumber3"/>
    <w:qFormat/>
    <w:rsid w:val="00F831D9"/>
    <w:rPr>
      <w:rFonts w:asciiTheme="minorHAnsi" w:hAnsiTheme="minorHAnsi"/>
      <w:sz w:val="20"/>
    </w:rPr>
  </w:style>
  <w:style w:type="paragraph" w:styleId="ListNumber3">
    <w:name w:val="List Number 3"/>
    <w:basedOn w:val="Normal"/>
    <w:rsid w:val="00F831D9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F1D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Cs w:val="28"/>
    </w:rPr>
  </w:style>
  <w:style w:type="paragraph" w:styleId="Subtitle">
    <w:name w:val="Subtitle"/>
    <w:basedOn w:val="Normal"/>
    <w:next w:val="Normal"/>
    <w:link w:val="SubtitleChar"/>
    <w:qFormat/>
    <w:rsid w:val="0044747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rsid w:val="0044747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List4">
    <w:name w:val="Table List 4"/>
    <w:basedOn w:val="TableNormal"/>
    <w:rsid w:val="0044747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58C"/>
    <w:rPr>
      <w:rFonts w:ascii="Tahoma" w:hAnsi="Tahoma" w:cs="Tahoma"/>
      <w:sz w:val="16"/>
      <w:szCs w:val="16"/>
    </w:rPr>
  </w:style>
  <w:style w:type="character" w:customStyle="1" w:styleId="Heading8Char">
    <w:name w:val="Heading 8 Char"/>
    <w:basedOn w:val="DefaultParagraphFont"/>
    <w:link w:val="Heading8"/>
    <w:rsid w:val="0064458C"/>
    <w:rPr>
      <w:i/>
      <w:iCs/>
      <w:szCs w:val="24"/>
    </w:rPr>
  </w:style>
  <w:style w:type="paragraph" w:styleId="NoSpacing">
    <w:name w:val="No Spacing"/>
    <w:uiPriority w:val="1"/>
    <w:qFormat/>
    <w:rsid w:val="00385ECB"/>
    <w:rPr>
      <w:rFonts w:ascii="Arial" w:hAnsi="Arial"/>
      <w:sz w:val="22"/>
      <w:szCs w:val="24"/>
    </w:rPr>
  </w:style>
  <w:style w:type="character" w:customStyle="1" w:styleId="Heading6Char">
    <w:name w:val="Heading 6 Char"/>
    <w:basedOn w:val="DefaultParagraphFont"/>
    <w:link w:val="Heading6"/>
    <w:rsid w:val="00F6303B"/>
    <w:rPr>
      <w:b/>
      <w:bCs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6405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36166">
                  <w:blockQuote w:val="1"/>
                  <w:marLeft w:val="72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0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27931">
                          <w:blockQuote w:val="1"/>
                          <w:marLeft w:val="72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9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customXml" Target="../customXml/item6.xml"/><Relationship Id="rId11" Type="http://schemas.openxmlformats.org/officeDocument/2006/relationships/endnotes" Target="endnotes.xml"/><Relationship Id="rId6" Type="http://schemas.openxmlformats.org/officeDocument/2006/relationships/numbering" Target="numbering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14" Type="http://schemas.openxmlformats.org/officeDocument/2006/relationships/footer" Target="footer1.xml"/><Relationship Id="rId9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landt\My%20Documents\BlankTemplate_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General Document" ma:contentTypeID="0x010100FBB1BDE89FB27C449A0E29AF421E312401006784BF63535DFF48B636F4889412D494" ma:contentTypeVersion="3" ma:contentTypeDescription="Create a new document." ma:contentTypeScope="" ma:versionID="e67789bee16fb1f18a280b96f75c10c2">
  <xsd:schema xmlns:xsd="http://www.w3.org/2001/XMLSchema" xmlns:xs="http://www.w3.org/2001/XMLSchema" xmlns:p="http://schemas.microsoft.com/office/2006/metadata/properties" xmlns:ns1="http://schemas.microsoft.com/sharepoint/v3" xmlns:ns3="b9f1db13-37d0-4e45-944c-b878e8992007" xmlns:ns4="e6bb6fa4-9c23-4df5-9c72-0315fa8fef6d" xmlns:ns5="fae423db-7aea-40a7-8e81-2a365c617d65" targetNamespace="http://schemas.microsoft.com/office/2006/metadata/properties" ma:root="true" ma:fieldsID="ca20cbcfe32317bec97366608ebbb821" ns1:_="" ns3:_="" ns4:_="" ns5:_="">
    <xsd:import namespace="http://schemas.microsoft.com/sharepoint/v3"/>
    <xsd:import namespace="b9f1db13-37d0-4e45-944c-b878e8992007"/>
    <xsd:import namespace="e6bb6fa4-9c23-4df5-9c72-0315fa8fef6d"/>
    <xsd:import namespace="fae423db-7aea-40a7-8e81-2a365c617d65"/>
    <xsd:element name="properties">
      <xsd:complexType>
        <xsd:sequence>
          <xsd:element name="documentManagement">
            <xsd:complexType>
              <xsd:all>
                <xsd:element ref="ns4:IP_x0020_Classification"/>
                <xsd:element ref="ns4:Preservation_x0020_Order_x0020_Numbers" minOccurs="0"/>
                <xsd:element ref="ns3:Retention_x0020_Start_x0020_Date" minOccurs="0"/>
                <xsd:element ref="ns3:Retain_x0020_Until_x0020_Date" minOccurs="0"/>
                <xsd:element ref="ns3:TaxCatchAllLabel" minOccurs="0"/>
                <xsd:element ref="ns5:p01231d88c934046812dbe39cf15431a" minOccurs="0"/>
                <xsd:element ref="ns5:p01231d88c934046812dbe39cf15430a" minOccurs="0"/>
                <xsd:element ref="ns3:TaxCatchAll" minOccurs="0"/>
                <xsd:element ref="ns1:ExtractedContributor" minOccurs="0"/>
                <xsd:element ref="ns3:Inactive_x0020_Record" minOccurs="0"/>
                <xsd:element ref="ns3:f1f5acf37a9e4df8843432af9802a72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ExtractedContributor" ma:index="19" nillable="true" ma:displayName="Extracted Contributor" ma:description="List of names of individuals who participated in creation of the content." ma:internalName="ExtractedContributor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f1db13-37d0-4e45-944c-b878e8992007" elementFormDefault="qualified">
    <xsd:import namespace="http://schemas.microsoft.com/office/2006/documentManagement/types"/>
    <xsd:import namespace="http://schemas.microsoft.com/office/infopath/2007/PartnerControls"/>
    <xsd:element name="Retention_x0020_Start_x0020_Date" ma:index="7" nillable="true" ma:displayName="Retention Start Date" ma:description="The start date for retention period calculation." ma:format="DateOnly" ma:internalName="Retention_x0020_Start_x0020_Date">
      <xsd:simpleType>
        <xsd:restriction base="dms:DateTime"/>
      </xsd:simpleType>
    </xsd:element>
    <xsd:element name="Retain_x0020_Until_x0020_Date" ma:index="8" nillable="true" ma:displayName="Retain Until Date" ma:description="The start date for retention period calculation." ma:format="DateOnly" ma:internalName="Retain_x0020_Until_x0020_Date">
      <xsd:simpleType>
        <xsd:restriction base="dms:DateTime"/>
      </xsd:simpleType>
    </xsd:element>
    <xsd:element name="TaxCatchAllLabel" ma:index="9" nillable="true" ma:displayName="Taxonomy Catch All Column1" ma:hidden="true" ma:list="{c2c43fdb-1e3a-4f17-a99c-276aaa74d6a8}" ma:internalName="TaxCatchAllLabel" ma:readOnly="true" ma:showField="CatchAllDataLabel" ma:web="7bf960d3-735f-4d6f-96fa-78143a936f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" ma:index="17" nillable="true" ma:displayName="Taxonomy Catch All Column" ma:hidden="true" ma:list="{c2c43fdb-1e3a-4f17-a99c-276aaa74d6a8}" ma:internalName="TaxCatchAll" ma:showField="CatchAllData" ma:web="7bf960d3-735f-4d6f-96fa-78143a936f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Inactive_x0020_Record" ma:index="20" nillable="true" ma:displayName="Inactive Record" ma:description="Used to designate records as inactive." ma:internalName="Inactive_x0020_Record">
      <xsd:simpleType>
        <xsd:restriction base="dms:Boolean"/>
      </xsd:simpleType>
    </xsd:element>
    <xsd:element name="f1f5acf37a9e4df8843432af9802a72a" ma:index="21" nillable="true" ma:taxonomy="true" ma:internalName="f1f5acf37a9e4df8843432af9802a72a" ma:taxonomyFieldName="Chevron_x0020_Discipline" ma:displayName="Chevron Discipline" ma:fieldId="{f1f5acf3-7a9e-4df8-8434-32af9802a72a}" ma:sspId="03b784c7-ee61-4ee7-89a9-d87ec2bf0954" ma:termSetId="84286160-6c66-4956-a819-71b834cd237e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bb6fa4-9c23-4df5-9c72-0315fa8fef6d" elementFormDefault="qualified">
    <xsd:import namespace="http://schemas.microsoft.com/office/2006/documentManagement/types"/>
    <xsd:import namespace="http://schemas.microsoft.com/office/infopath/2007/PartnerControls"/>
    <xsd:element name="IP_x0020_Classification" ma:index="4" ma:displayName="IP Classification" ma:default="Company Confidential" ma:description="Sensitivity of the information" ma:format="Dropdown" ma:internalName="IP_x0020_Classification">
      <xsd:simpleType>
        <xsd:restriction base="dms:Choice">
          <xsd:enumeration value="Public"/>
          <xsd:enumeration value="Company Confidential"/>
          <xsd:enumeration value="Confidential Restricted"/>
          <xsd:enumeration value="Classified"/>
        </xsd:restriction>
      </xsd:simpleType>
    </xsd:element>
    <xsd:element name="Preservation_x0020_Order_x0020_Numbers" ma:index="5" nillable="true" ma:displayName="Preservation Order Numbers" ma:description="Preservation Order Numbers, when issued by Legal, require that this item MUST NOT be deleted. Separate multiple preservation order numbers with commas." ma:internalName="Preservation_x0020_Order_x0020_Number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e423db-7aea-40a7-8e81-2a365c617d65" elementFormDefault="qualified">
    <xsd:import namespace="http://schemas.microsoft.com/office/2006/documentManagement/types"/>
    <xsd:import namespace="http://schemas.microsoft.com/office/infopath/2007/PartnerControls"/>
    <xsd:element name="p01231d88c934046812dbe39cf15431a" ma:index="13" ma:taxonomy="true" ma:internalName="p01231d88c934046812dbe39cf15431a" ma:taxonomyFieldName="Retention_x0020_Category" ma:displayName="Retention Category" ma:readOnly="false" ma:default="1;#Non-Record|1e0fcd32-c316-4759-967f-319c5b88aa7f" ma:fieldId="{fd1ef4d8-3e07-46a2-b2b4-c9e81ccc81f4}" ma:sspId="03b784c7-ee61-4ee7-89a9-d87ec2bf0954" ma:termSetId="fda4940a-b680-4317-929f-5e2e0638e24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01231d88c934046812dbe39cf15430a" ma:index="16" ma:taxonomy="true" ma:internalName="p01231d88c934046812dbe39cf15430a" ma:taxonomyFieldName="Chevron_x0020_Organization" ma:displayName="Owner Organization" ma:default="" ma:fieldId="{901231d8-8c93-4046-812d-be39cf15430a}" ma:sspId="03b784c7-ee61-4ee7-89a9-d87ec2bf0954" ma:termSetId="4bf10e93-cbf8-470b-bd43-152d61f7423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axOccurs="1" ma:index="2" ma:displayName="Author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SharedWithUsers xmlns="119fa46d-b746-4690-9d76-c8f83ce3d8c7">
      <UserInfo>
        <DisplayName/>
        <AccountId xsi:nil="true"/>
        <AccountType/>
      </UserInfo>
    </SharedWithUsers>
    <lcf76f155ced4ddcb4097134ff3c332f xmlns="1aae5ee3-ab82-4627-b6ba-b8cbdf936c36">
      <Terms xmlns="http://schemas.microsoft.com/office/infopath/2007/PartnerControls"/>
    </lcf76f155ced4ddcb4097134ff3c332f>
    <TaxCatchAll xmlns="119fa46d-b746-4690-9d76-c8f83ce3d8c7" xsi:nil="true"/>
    <FolderPath xmlns="1aae5ee3-ab82-4627-b6ba-b8cbdf936c36" xsi:nil="true"/>
    <Folderpath0 xmlns="1aae5ee3-ab82-4627-b6ba-b8cbdf936c3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General Document" ma:contentTypeID="0x010100FBB1BDE89FB27C449A0E29AF421E3124010032DD84CB7784ED4CB82E6C3B3F786DC3" ma:contentTypeVersion="48" ma:contentTypeDescription="Create a new document." ma:contentTypeScope="" ma:versionID="06a44db59b576fc963baba7a31f252c6">
  <xsd:schema xmlns:xsd="http://www.w3.org/2001/XMLSchema" xmlns:xs="http://www.w3.org/2001/XMLSchema" xmlns:p="http://schemas.microsoft.com/office/2006/metadata/properties" xmlns:ns1="http://schemas.microsoft.com/sharepoint/v3" xmlns:ns3="b9f1db13-37d0-4e45-944c-b878e8992007" xmlns:ns4="e6bb6fa4-9c23-4df5-9c72-0315fa8fef6d" xmlns:ns5="fae423db-7aea-40a7-8e81-2a365c617d65" xmlns:ns6="34f27d19-6e49-4bd2-8814-b69628ee737c" xmlns:ns7="f859c475-30f4-43a2-88d9-a9c78c15eb6e" targetNamespace="http://schemas.microsoft.com/office/2006/metadata/properties" ma:root="true" ma:fieldsID="2d528b1a3f8b4a47a62b639850e9ce9f" ns1:_="" ns3:_="" ns4:_="" ns5:_="" ns6:_="" ns7:_="">
    <xsd:import namespace="http://schemas.microsoft.com/sharepoint/v3"/>
    <xsd:import namespace="b9f1db13-37d0-4e45-944c-b878e8992007"/>
    <xsd:import namespace="e6bb6fa4-9c23-4df5-9c72-0315fa8fef6d"/>
    <xsd:import namespace="fae423db-7aea-40a7-8e81-2a365c617d65"/>
    <xsd:import namespace="34f27d19-6e49-4bd2-8814-b69628ee737c"/>
    <xsd:import namespace="f859c475-30f4-43a2-88d9-a9c78c15eb6e"/>
    <xsd:element name="properties">
      <xsd:complexType>
        <xsd:sequence>
          <xsd:element name="documentManagement">
            <xsd:complexType>
              <xsd:all>
                <xsd:element ref="ns4:IP_x0020_Classification"/>
                <xsd:element ref="ns4:Preservation_x0020_Order_x0020_Numbers" minOccurs="0"/>
                <xsd:element ref="ns3:Retention_x0020_Start_x0020_Date" minOccurs="0"/>
                <xsd:element ref="ns3:Retain_x0020_Until_x0020_Date" minOccurs="0"/>
                <xsd:element ref="ns3:TaxCatchAllLabel" minOccurs="0"/>
                <xsd:element ref="ns5:p01231d88c934046812dbe39cf15431a" minOccurs="0"/>
                <xsd:element ref="ns5:p01231d88c934046812dbe39cf15430a" minOccurs="0"/>
                <xsd:element ref="ns3:TaxCatchAll" minOccurs="0"/>
                <xsd:element ref="ns1:ExtractedContributor" minOccurs="0"/>
                <xsd:element ref="ns3:Inactive_x0020_Record" minOccurs="0"/>
                <xsd:element ref="ns3:f1f5acf37a9e4df8843432af9802a72a" minOccurs="0"/>
                <xsd:element ref="ns6:EC_x0020_Version" minOccurs="0"/>
                <xsd:element ref="ns6:EC_x0020_Module" minOccurs="0"/>
                <xsd:element ref="ns6:Instance" minOccurs="0"/>
                <xsd:element ref="ns6:Test_x0020_Type" minOccurs="0"/>
                <xsd:element ref="ns7:MediaServiceMetadata" minOccurs="0"/>
                <xsd:element ref="ns7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ExtractedContributor" ma:index="19" nillable="true" ma:displayName="Extracted Contributor" ma:description="List of names of individuals who participated in creation of the content." ma:internalName="ExtractedContributor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f1db13-37d0-4e45-944c-b878e8992007" elementFormDefault="qualified">
    <xsd:import namespace="http://schemas.microsoft.com/office/2006/documentManagement/types"/>
    <xsd:import namespace="http://schemas.microsoft.com/office/infopath/2007/PartnerControls"/>
    <xsd:element name="Retention_x0020_Start_x0020_Date" ma:index="7" nillable="true" ma:displayName="Retention Start Date" ma:description="The start date for retention period calculation." ma:format="DateOnly" ma:internalName="Retention_x0020_Start_x0020_Date">
      <xsd:simpleType>
        <xsd:restriction base="dms:DateTime"/>
      </xsd:simpleType>
    </xsd:element>
    <xsd:element name="Retain_x0020_Until_x0020_Date" ma:index="8" nillable="true" ma:displayName="Retain Until Date" ma:description="The start date for retention period calculation." ma:format="DateOnly" ma:internalName="Retain_x0020_Until_x0020_Date">
      <xsd:simpleType>
        <xsd:restriction base="dms:DateTime"/>
      </xsd:simpleType>
    </xsd:element>
    <xsd:element name="TaxCatchAllLabel" ma:index="9" nillable="true" ma:displayName="Taxonomy Catch All Column1" ma:description="" ma:hidden="true" ma:list="{9a7f3dbb-1390-42c7-ab1b-496d57f725ce}" ma:internalName="TaxCatchAllLabel" ma:readOnly="true" ma:showField="CatchAllDataLabel" ma:web="e12b17b5-c4e2-4288-9ab6-0db96d3127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" ma:index="17" nillable="true" ma:displayName="Taxonomy Catch All Column" ma:description="" ma:hidden="true" ma:list="{9a7f3dbb-1390-42c7-ab1b-496d57f725ce}" ma:internalName="TaxCatchAll" ma:showField="CatchAllData" ma:web="e12b17b5-c4e2-4288-9ab6-0db96d3127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Inactive_x0020_Record" ma:index="20" nillable="true" ma:displayName="Inactive Record" ma:description="Used to designate records as inactive." ma:internalName="Inactive_x0020_Record">
      <xsd:simpleType>
        <xsd:restriction base="dms:Boolean"/>
      </xsd:simpleType>
    </xsd:element>
    <xsd:element name="f1f5acf37a9e4df8843432af9802a72a" ma:index="22" nillable="true" ma:taxonomy="true" ma:internalName="f1f5acf37a9e4df8843432af9802a72a" ma:taxonomyFieldName="Chevron_x0020_Discipline" ma:displayName="Chevron Discipline" ma:fieldId="{f1f5acf3-7a9e-4df8-8434-32af9802a72a}" ma:sspId="03b784c7-ee61-4ee7-89a9-d87ec2bf0954" ma:termSetId="84286160-6c66-4956-a819-71b834cd237e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bb6fa4-9c23-4df5-9c72-0315fa8fef6d" elementFormDefault="qualified">
    <xsd:import namespace="http://schemas.microsoft.com/office/2006/documentManagement/types"/>
    <xsd:import namespace="http://schemas.microsoft.com/office/infopath/2007/PartnerControls"/>
    <xsd:element name="IP_x0020_Classification" ma:index="4" ma:displayName="IP Classification" ma:default="Company Confidential" ma:description="Sensitivity of the information" ma:format="Dropdown" ma:internalName="IP_x0020_Classification" ma:readOnly="false">
      <xsd:simpleType>
        <xsd:restriction base="dms:Choice">
          <xsd:enumeration value="Public"/>
          <xsd:enumeration value="Company Confidential"/>
          <xsd:enumeration value="Confidential Restricted"/>
          <xsd:enumeration value="Classified"/>
        </xsd:restriction>
      </xsd:simpleType>
    </xsd:element>
    <xsd:element name="Preservation_x0020_Order_x0020_Numbers" ma:index="5" nillable="true" ma:displayName="Preservation Order Numbers" ma:description="Preservation Order Numbers, when issued by Legal, require that this item MUST NOT be deleted. Separate multiple preservation order numbers with commas." ma:internalName="Preservation_x0020_Order_x0020_Number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e423db-7aea-40a7-8e81-2a365c617d65" elementFormDefault="qualified">
    <xsd:import namespace="http://schemas.microsoft.com/office/2006/documentManagement/types"/>
    <xsd:import namespace="http://schemas.microsoft.com/office/infopath/2007/PartnerControls"/>
    <xsd:element name="p01231d88c934046812dbe39cf15431a" ma:index="13" ma:taxonomy="true" ma:internalName="p01231d88c934046812dbe39cf15431a" ma:taxonomyFieldName="Retention_x0020_Category" ma:displayName="Retention Category" ma:default="1;#Non-Record|1e0fcd32-c316-4759-967f-319c5b88aa7f" ma:fieldId="{fd1ef4d8-3e07-46a2-b2b4-c9e81ccc81f4}" ma:sspId="03b784c7-ee61-4ee7-89a9-d87ec2bf0954" ma:termSetId="fda4940a-b680-4317-929f-5e2e0638e24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01231d88c934046812dbe39cf15430a" ma:index="16" ma:taxonomy="true" ma:internalName="p01231d88c934046812dbe39cf15430a" ma:taxonomyFieldName="Chevron_x0020_Organization" ma:displayName="Owner Organization" ma:readOnly="false" ma:default="25;#Upstream IT|80c762de-2caa-402a-af34-c8655b678446" ma:fieldId="{901231d8-8c93-4046-812d-be39cf15430a}" ma:sspId="03b784c7-ee61-4ee7-89a9-d87ec2bf0954" ma:termSetId="4bf10e93-cbf8-470b-bd43-152d61f7423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27d19-6e49-4bd2-8814-b69628ee737c" elementFormDefault="qualified">
    <xsd:import namespace="http://schemas.microsoft.com/office/2006/documentManagement/types"/>
    <xsd:import namespace="http://schemas.microsoft.com/office/infopath/2007/PartnerControls"/>
    <xsd:element name="EC_x0020_Version" ma:index="23" nillable="true" ma:displayName="EC Version" ma:format="Dropdown" ma:internalName="EC_x0020_Version">
      <xsd:simpleType>
        <xsd:restriction base="dms:Choice">
          <xsd:enumeration value="9.3"/>
          <xsd:enumeration value="9.4"/>
          <xsd:enumeration value="10.3"/>
          <xsd:enumeration value="10.4"/>
          <xsd:enumeration value="11.1"/>
        </xsd:restriction>
      </xsd:simpleType>
    </xsd:element>
    <xsd:element name="EC_x0020_Module" ma:index="24" nillable="true" ma:displayName="EC Module" ma:format="Dropdown" ma:internalName="EC_x0020_Module">
      <xsd:simpleType>
        <xsd:restriction base="dms:Choice">
          <xsd:enumeration value="Production"/>
          <xsd:enumeration value="Revenue"/>
          <xsd:enumeration value="Sales"/>
          <xsd:enumeration value="Transport"/>
        </xsd:restriction>
      </xsd:simpleType>
    </xsd:element>
    <xsd:element name="Instance" ma:index="25" nillable="true" ma:displayName="Instance" ma:format="Dropdown" ma:internalName="Instance">
      <xsd:simpleType>
        <xsd:restriction base="dms:Choice">
          <xsd:enumeration value="ADP"/>
          <xsd:enumeration value="AGB"/>
          <xsd:enumeration value="BKK"/>
          <xsd:enumeration value="BRZ"/>
          <xsd:enumeration value="CDB"/>
          <xsd:enumeration value="CLB"/>
          <xsd:enumeration value="CLBSR"/>
          <xsd:enumeration value="CPI"/>
          <xsd:enumeration value="CPI_TRANS"/>
          <xsd:enumeration value="CSJ"/>
          <xsd:enumeration value="CUK"/>
          <xsd:enumeration value="DHA"/>
          <xsd:enumeration value="EGTL"/>
          <xsd:enumeration value="GOM"/>
          <xsd:enumeration value="GORGON"/>
          <xsd:enumeration value="KLO"/>
          <xsd:enumeration value="MCA"/>
          <xsd:enumeration value="NAGCOMP"/>
          <xsd:enumeration value="NMAJV"/>
          <xsd:enumeration value="SASBU"/>
          <xsd:enumeration value="SJV"/>
          <xsd:enumeration value="TCO"/>
          <xsd:enumeration value="WAOIL"/>
          <xsd:enumeration value="WHT"/>
        </xsd:restriction>
      </xsd:simpleType>
    </xsd:element>
    <xsd:element name="Test_x0020_Type" ma:index="26" nillable="true" ma:displayName="Test Type" ma:default="EC Use Case" ma:format="Dropdown" ma:internalName="Test_x0020_Type">
      <xsd:simpleType>
        <xsd:restriction base="dms:Choice">
          <xsd:enumeration value="EC Use Case"/>
          <xsd:enumeration value="Report"/>
          <xsd:enumeration value="Interface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59c475-30f4-43a2-88d9-a9c78c15eb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7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8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axOccurs="1" ma:index="2" ma:displayName="Author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4C5FE2B2CD9A47928840E47D3C188C" ma:contentTypeVersion="20" ma:contentTypeDescription="Create a new document." ma:contentTypeScope="" ma:versionID="3fa729eeba49bbd1f65acd6fdfd49b68">
  <xsd:schema xmlns:xsd="http://www.w3.org/2001/XMLSchema" xmlns:xs="http://www.w3.org/2001/XMLSchema" xmlns:p="http://schemas.microsoft.com/office/2006/metadata/properties" xmlns:ns1="http://schemas.microsoft.com/sharepoint/v3" xmlns:ns2="1aae5ee3-ab82-4627-b6ba-b8cbdf936c36" xmlns:ns3="119fa46d-b746-4690-9d76-c8f83ce3d8c7" targetNamespace="http://schemas.microsoft.com/office/2006/metadata/properties" ma:root="true" ma:fieldsID="df66401d4ca516212d9f28af67b52004" ns1:_="" ns2:_="" ns3:_="">
    <xsd:import namespace="http://schemas.microsoft.com/sharepoint/v3"/>
    <xsd:import namespace="1aae5ee3-ab82-4627-b6ba-b8cbdf936c36"/>
    <xsd:import namespace="119fa46d-b746-4690-9d76-c8f83ce3d8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ServiceBillingMetadata" minOccurs="0"/>
                <xsd:element ref="ns2:FolderPath" minOccurs="0"/>
                <xsd:element ref="ns2:Folderpath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e5ee3-ab82-4627-b6ba-b8cbdf936c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c349d9a-284b-478a-af45-ecae560ee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FolderPath" ma:index="26" nillable="true" ma:displayName="Folder Path" ma:format="Dropdown" ma:internalName="FolderPath">
      <xsd:simpleType>
        <xsd:restriction base="dms:Text">
          <xsd:maxLength value="255"/>
        </xsd:restriction>
      </xsd:simpleType>
    </xsd:element>
    <xsd:element name="Folderpath0" ma:index="27" nillable="true" ma:displayName="Folder path" ma:format="Dropdown" ma:internalName="Folderpath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fa46d-b746-4690-9d76-c8f83ce3d8c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6ce9f0e-8e0f-4239-a942-aebc87ba5fcc}" ma:internalName="TaxCatchAll" ma:showField="CatchAllData" ma:web="119fa46d-b746-4690-9d76-c8f83ce3d8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5F4C1D-81BD-449C-BAB1-16921045A33D}"/>
</file>

<file path=customXml/itemProps2.xml><?xml version="1.0" encoding="utf-8"?>
<ds:datastoreItem xmlns:ds="http://schemas.openxmlformats.org/officeDocument/2006/customXml" ds:itemID="{8F12AE33-2C3C-448D-B4EF-4589CA08F5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E079DF-B1E1-4C37-9C47-D7AB003599E1}">
  <ds:schemaRefs>
    <ds:schemaRef ds:uri="http://schemas.microsoft.com/office/2006/metadata/properties"/>
    <ds:schemaRef ds:uri="http://schemas.microsoft.com/office/infopath/2007/PartnerControls"/>
    <ds:schemaRef ds:uri="b9f1db13-37d0-4e45-944c-b878e8992007"/>
    <ds:schemaRef ds:uri="e6bb6fa4-9c23-4df5-9c72-0315fa8fef6d"/>
    <ds:schemaRef ds:uri="fae423db-7aea-40a7-8e81-2a365c617d65"/>
    <ds:schemaRef ds:uri="http://schemas.microsoft.com/sharepoint/v3"/>
    <ds:schemaRef ds:uri="34f27d19-6e49-4bd2-8814-b69628ee737c"/>
  </ds:schemaRefs>
</ds:datastoreItem>
</file>

<file path=customXml/itemProps4.xml><?xml version="1.0" encoding="utf-8"?>
<ds:datastoreItem xmlns:ds="http://schemas.openxmlformats.org/officeDocument/2006/customXml" ds:itemID="{E8A96BA9-1FD2-4701-A172-257827DFC6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9f1db13-37d0-4e45-944c-b878e8992007"/>
    <ds:schemaRef ds:uri="e6bb6fa4-9c23-4df5-9c72-0315fa8fef6d"/>
    <ds:schemaRef ds:uri="fae423db-7aea-40a7-8e81-2a365c617d65"/>
    <ds:schemaRef ds:uri="34f27d19-6e49-4bd2-8814-b69628ee737c"/>
    <ds:schemaRef ds:uri="f859c475-30f4-43a2-88d9-a9c78c15eb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21B35CF-B689-4F6C-9B93-D0EC039DCECA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52729037-A5BB-47C9-83FF-C213633E3F05}"/>
</file>

<file path=docProps/app.xml><?xml version="1.0" encoding="utf-8"?>
<Properties xmlns="http://schemas.openxmlformats.org/officeDocument/2006/extended-properties" xmlns:vt="http://schemas.openxmlformats.org/officeDocument/2006/docPropsVTypes">
  <Template>BlankTemplate_t</Template>
  <TotalTime>0</TotalTime>
  <Pages>6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Allocation Network</vt:lpstr>
    </vt:vector>
  </TitlesOfParts>
  <Company>Chevron</Company>
  <LinksUpToDate>false</LinksUpToDate>
  <CharactersWithSpaces>4778</CharactersWithSpaces>
  <SharedDoc>false</SharedDoc>
  <HLinks>
    <vt:vector size="360" baseType="variant">
      <vt:variant>
        <vt:i4>1638457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_Toc98215176</vt:lpwstr>
      </vt:variant>
      <vt:variant>
        <vt:i4>1703993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_Toc98215175</vt:lpwstr>
      </vt:variant>
      <vt:variant>
        <vt:i4>1769529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_Toc98215174</vt:lpwstr>
      </vt:variant>
      <vt:variant>
        <vt:i4>1835065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_Toc98215173</vt:lpwstr>
      </vt:variant>
      <vt:variant>
        <vt:i4>1900601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_Toc98215172</vt:lpwstr>
      </vt:variant>
      <vt:variant>
        <vt:i4>1966137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_Toc98215171</vt:lpwstr>
      </vt:variant>
      <vt:variant>
        <vt:i4>2031673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_Toc98215170</vt:lpwstr>
      </vt:variant>
      <vt:variant>
        <vt:i4>1441848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_Toc98215169</vt:lpwstr>
      </vt:variant>
      <vt:variant>
        <vt:i4>1507384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_Toc98215168</vt:lpwstr>
      </vt:variant>
      <vt:variant>
        <vt:i4>1572920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_Toc98215167</vt:lpwstr>
      </vt:variant>
      <vt:variant>
        <vt:i4>1638456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_Toc98215166</vt:lpwstr>
      </vt:variant>
      <vt:variant>
        <vt:i4>1703992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_Toc98215165</vt:lpwstr>
      </vt:variant>
      <vt:variant>
        <vt:i4>1769528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_Toc98215164</vt:lpwstr>
      </vt:variant>
      <vt:variant>
        <vt:i4>1835064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_Toc98215163</vt:lpwstr>
      </vt:variant>
      <vt:variant>
        <vt:i4>1900600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_Toc98215162</vt:lpwstr>
      </vt:variant>
      <vt:variant>
        <vt:i4>1966136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_Toc98215161</vt:lpwstr>
      </vt:variant>
      <vt:variant>
        <vt:i4>2031672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_Toc98215160</vt:lpwstr>
      </vt:variant>
      <vt:variant>
        <vt:i4>1441851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_Toc98215159</vt:lpwstr>
      </vt:variant>
      <vt:variant>
        <vt:i4>1507387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_Toc98215158</vt:lpwstr>
      </vt:variant>
      <vt:variant>
        <vt:i4>1572923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_Toc98215157</vt:lpwstr>
      </vt:variant>
      <vt:variant>
        <vt:i4>1638459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_Toc98215156</vt:lpwstr>
      </vt:variant>
      <vt:variant>
        <vt:i4>1703995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_Toc98215155</vt:lpwstr>
      </vt:variant>
      <vt:variant>
        <vt:i4>1769531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_Toc98215154</vt:lpwstr>
      </vt:variant>
      <vt:variant>
        <vt:i4>1835067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_Toc98215153</vt:lpwstr>
      </vt:variant>
      <vt:variant>
        <vt:i4>1900603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_Toc98215152</vt:lpwstr>
      </vt:variant>
      <vt:variant>
        <vt:i4>1966139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_Toc98215151</vt:lpwstr>
      </vt:variant>
      <vt:variant>
        <vt:i4>2031675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_Toc98215150</vt:lpwstr>
      </vt:variant>
      <vt:variant>
        <vt:i4>1441850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_Toc98215149</vt:lpwstr>
      </vt:variant>
      <vt:variant>
        <vt:i4>1507386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_Toc98215148</vt:lpwstr>
      </vt:variant>
      <vt:variant>
        <vt:i4>1572922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_Toc98215147</vt:lpwstr>
      </vt:variant>
      <vt:variant>
        <vt:i4>1638458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_Toc98215146</vt:lpwstr>
      </vt:variant>
      <vt:variant>
        <vt:i4>1703994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_Toc98215145</vt:lpwstr>
      </vt:variant>
      <vt:variant>
        <vt:i4>1769530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_Toc98215144</vt:lpwstr>
      </vt:variant>
      <vt:variant>
        <vt:i4>1835066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_Toc98215143</vt:lpwstr>
      </vt:variant>
      <vt:variant>
        <vt:i4>1900602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_Toc98215142</vt:lpwstr>
      </vt:variant>
      <vt:variant>
        <vt:i4>1966138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_Toc98215141</vt:lpwstr>
      </vt:variant>
      <vt:variant>
        <vt:i4>2031674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_Toc98215140</vt:lpwstr>
      </vt:variant>
      <vt:variant>
        <vt:i4>1441853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_Toc98215139</vt:lpwstr>
      </vt:variant>
      <vt:variant>
        <vt:i4>1507389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_Toc98215138</vt:lpwstr>
      </vt:variant>
      <vt:variant>
        <vt:i4>1572925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_Toc98215137</vt:lpwstr>
      </vt:variant>
      <vt:variant>
        <vt:i4>1638461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_Toc98215136</vt:lpwstr>
      </vt:variant>
      <vt:variant>
        <vt:i4>1703997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_Toc98215135</vt:lpwstr>
      </vt:variant>
      <vt:variant>
        <vt:i4>1769533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_Toc98215134</vt:lpwstr>
      </vt:variant>
      <vt:variant>
        <vt:i4>1835069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_Toc98215133</vt:lpwstr>
      </vt:variant>
      <vt:variant>
        <vt:i4>1900605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_Toc98215132</vt:lpwstr>
      </vt:variant>
      <vt:variant>
        <vt:i4>1966141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_Toc98215131</vt:lpwstr>
      </vt:variant>
      <vt:variant>
        <vt:i4>2031677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_Toc98215130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_Toc98215129</vt:lpwstr>
      </vt:variant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_Toc98215128</vt:lpwstr>
      </vt:variant>
      <vt:variant>
        <vt:i4>1572924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_Toc98215127</vt:lpwstr>
      </vt:variant>
      <vt:variant>
        <vt:i4>1638460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_Toc98215126</vt:lpwstr>
      </vt:variant>
      <vt:variant>
        <vt:i4>1703996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_Toc98215125</vt:lpwstr>
      </vt:variant>
      <vt:variant>
        <vt:i4>1769532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_Toc98215124</vt:lpwstr>
      </vt:variant>
      <vt:variant>
        <vt:i4>1835068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_Toc98215123</vt:lpwstr>
      </vt:variant>
      <vt:variant>
        <vt:i4>1900604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_Toc98215122</vt:lpwstr>
      </vt:variant>
      <vt:variant>
        <vt:i4>1966140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_Toc98215121</vt:lpwstr>
      </vt:variant>
      <vt:variant>
        <vt:i4>2031676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_Toc98215120</vt:lpwstr>
      </vt:variant>
      <vt:variant>
        <vt:i4>1441855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_Toc98215119</vt:lpwstr>
      </vt:variant>
      <vt:variant>
        <vt:i4>1507391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_Toc98215118</vt:lpwstr>
      </vt:variant>
      <vt:variant>
        <vt:i4>1572927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_Toc98215117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Allocation Network</dc:title>
  <dc:creator>Wirasak Chomphu</dc:creator>
  <cp:lastModifiedBy>Prakash Atul (Ext)</cp:lastModifiedBy>
  <cp:revision>2</cp:revision>
  <cp:lastPrinted>2005-03-03T19:34:00Z</cp:lastPrinted>
  <dcterms:created xsi:type="dcterms:W3CDTF">2018-04-18T06:26:00Z</dcterms:created>
  <dcterms:modified xsi:type="dcterms:W3CDTF">2018-04-18T06:26:00Z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i4>1</vt:i4>
  </property>
  <property fmtid="{D5CDD505-2E9C-101B-9397-08002B2CF9AE}" pid="3" name="_NewReviewCycle">
    <vt:lpwstr/>
  </property>
  <property fmtid="{D5CDD505-2E9C-101B-9397-08002B2CF9AE}" pid="4" name="ContentTypeId">
    <vt:lpwstr>0x010100B34C5FE2B2CD9A47928840E47D3C188C</vt:lpwstr>
  </property>
  <property fmtid="{D5CDD505-2E9C-101B-9397-08002B2CF9AE}" pid="5" name="Product Version0">
    <vt:lpwstr>Not Applicable</vt:lpwstr>
  </property>
  <property fmtid="{D5CDD505-2E9C-101B-9397-08002B2CF9AE}" pid="6" name="Information Owner">
    <vt:lpwstr>Chevron</vt:lpwstr>
  </property>
  <property fmtid="{D5CDD505-2E9C-101B-9397-08002B2CF9AE}" pid="7" name="Product Category">
    <vt:lpwstr>EC Sales &amp; Revenue</vt:lpwstr>
  </property>
  <property fmtid="{D5CDD505-2E9C-101B-9397-08002B2CF9AE}" pid="8" name="Sub-Project">
    <vt:lpwstr/>
  </property>
  <property fmtid="{D5CDD505-2E9C-101B-9397-08002B2CF9AE}" pid="9" name="Document Category">
    <vt:lpwstr>Testing</vt:lpwstr>
  </property>
  <property fmtid="{D5CDD505-2E9C-101B-9397-08002B2CF9AE}" pid="10" name="SBU/Operation">
    <vt:lpwstr>NMA - JV</vt:lpwstr>
  </property>
  <property fmtid="{D5CDD505-2E9C-101B-9397-08002B2CF9AE}" pid="11" name="Document Type">
    <vt:lpwstr>54</vt:lpwstr>
  </property>
  <property fmtid="{D5CDD505-2E9C-101B-9397-08002B2CF9AE}" pid="12" name="Chevron_x0020_Organization">
    <vt:lpwstr>10;#ITC|ecbec78b-50a1-4ef1-8ccc-34a4e3517e4c</vt:lpwstr>
  </property>
  <property fmtid="{D5CDD505-2E9C-101B-9397-08002B2CF9AE}" pid="13" name="Chevron Organization">
    <vt:lpwstr>2;#ITC|ecbec78b-50a1-4ef1-8ccc-34a4e3517e4c</vt:lpwstr>
  </property>
  <property fmtid="{D5CDD505-2E9C-101B-9397-08002B2CF9AE}" pid="14" name="Product  Version">
    <vt:lpwstr>Not Applicable</vt:lpwstr>
  </property>
  <property fmtid="{D5CDD505-2E9C-101B-9397-08002B2CF9AE}" pid="15" name="Order">
    <vt:r8>700</vt:r8>
  </property>
  <property fmtid="{D5CDD505-2E9C-101B-9397-08002B2CF9AE}" pid="16" name="p01231d88c934046812dbe39cf15430a">
    <vt:lpwstr>ITC|ecbec78b-50a1-4ef1-8ccc-34a4e3517e4c</vt:lpwstr>
  </property>
  <property fmtid="{D5CDD505-2E9C-101B-9397-08002B2CF9AE}" pid="17" name="EC_x0020_Module">
    <vt:lpwstr>Production</vt:lpwstr>
  </property>
  <property fmtid="{D5CDD505-2E9C-101B-9397-08002B2CF9AE}" pid="18" name="EC Module">
    <vt:lpwstr>Production</vt:lpwstr>
  </property>
  <property fmtid="{D5CDD505-2E9C-101B-9397-08002B2CF9AE}" pid="19" name="EC_x0020_Version">
    <vt:lpwstr>9.3</vt:lpwstr>
  </property>
  <property fmtid="{D5CDD505-2E9C-101B-9397-08002B2CF9AE}" pid="20" name="Retention Category">
    <vt:lpwstr>4;#Reference Document|b32bd135-7ebe-49d0-bfcc-ca766c5e9989</vt:lpwstr>
  </property>
  <property fmtid="{D5CDD505-2E9C-101B-9397-08002B2CF9AE}" pid="21" name="Instance">
    <vt:lpwstr>CSJ</vt:lpwstr>
  </property>
  <property fmtid="{D5CDD505-2E9C-101B-9397-08002B2CF9AE}" pid="22" name="EC Version">
    <vt:lpwstr>9.3</vt:lpwstr>
  </property>
  <property fmtid="{D5CDD505-2E9C-101B-9397-08002B2CF9AE}" pid="23" name="Chevron Discipline">
    <vt:lpwstr/>
  </property>
  <property fmtid="{D5CDD505-2E9C-101B-9397-08002B2CF9AE}" pid="24" name="xd_Signature">
    <vt:bool>false</vt:bool>
  </property>
  <property fmtid="{D5CDD505-2E9C-101B-9397-08002B2CF9AE}" pid="25" name="xd_ProgID">
    <vt:lpwstr/>
  </property>
  <property fmtid="{D5CDD505-2E9C-101B-9397-08002B2CF9AE}" pid="26" name="_SourceUrl">
    <vt:lpwstr/>
  </property>
  <property fmtid="{D5CDD505-2E9C-101B-9397-08002B2CF9AE}" pid="27" name="_SharedFileIndex">
    <vt:lpwstr/>
  </property>
  <property fmtid="{D5CDD505-2E9C-101B-9397-08002B2CF9AE}" pid="28" name="ComplianceAssetId">
    <vt:lpwstr/>
  </property>
  <property fmtid="{D5CDD505-2E9C-101B-9397-08002B2CF9AE}" pid="29" name="TemplateUrl">
    <vt:lpwstr/>
  </property>
</Properties>
</file>