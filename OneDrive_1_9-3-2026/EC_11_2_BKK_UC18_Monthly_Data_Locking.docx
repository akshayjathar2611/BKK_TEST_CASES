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A542B7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45:00Z">
            <w:rPr>
              <w:rFonts w:asciiTheme="minorHAnsi" w:hAnsiTheme="minorHAnsi"/>
            </w:rPr>
          </w:rPrChange>
        </w:rPr>
      </w:pPr>
      <w:r w:rsidRPr="00A542B7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45:00Z">
            <w:rPr>
              <w:rFonts w:asciiTheme="minorHAnsi" w:hAnsiTheme="minorHAnsi"/>
            </w:rPr>
          </w:rPrChange>
        </w:rPr>
      </w:pPr>
    </w:p>
    <w:p w14:paraId="0BAA3730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45:00Z">
            <w:rPr>
              <w:rFonts w:asciiTheme="minorHAnsi" w:hAnsiTheme="minorHAnsi"/>
            </w:rPr>
          </w:rPrChange>
        </w:rPr>
      </w:pPr>
    </w:p>
    <w:p w14:paraId="0BAA3731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45:00Z">
            <w:rPr>
              <w:rFonts w:asciiTheme="minorHAnsi" w:hAnsiTheme="minorHAnsi"/>
            </w:rPr>
          </w:rPrChange>
        </w:rPr>
      </w:pPr>
    </w:p>
    <w:p w14:paraId="0BAA3732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45:00Z">
            <w:rPr>
              <w:rFonts w:asciiTheme="minorHAnsi" w:hAnsiTheme="minorHAnsi"/>
            </w:rPr>
          </w:rPrChange>
        </w:rPr>
      </w:pPr>
    </w:p>
    <w:p w14:paraId="0BAA3733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45:00Z">
            <w:rPr>
              <w:rFonts w:asciiTheme="minorHAnsi" w:hAnsiTheme="minorHAnsi"/>
            </w:rPr>
          </w:rPrChange>
        </w:rPr>
      </w:pPr>
    </w:p>
    <w:p w14:paraId="0BAA3734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45:00Z">
            <w:rPr>
              <w:rFonts w:asciiTheme="minorHAnsi" w:hAnsiTheme="minorHAnsi"/>
            </w:rPr>
          </w:rPrChange>
        </w:rPr>
      </w:pPr>
    </w:p>
    <w:p w14:paraId="0BAA3735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45:00Z">
            <w:rPr>
              <w:rFonts w:asciiTheme="minorHAnsi" w:hAnsiTheme="minorHAnsi"/>
            </w:rPr>
          </w:rPrChange>
        </w:rPr>
      </w:pPr>
    </w:p>
    <w:p w14:paraId="0BAA3736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45:00Z">
            <w:rPr>
              <w:rFonts w:asciiTheme="minorHAnsi" w:hAnsiTheme="minorHAnsi"/>
            </w:rPr>
          </w:rPrChange>
        </w:rPr>
      </w:pPr>
    </w:p>
    <w:p w14:paraId="0BAA3737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45:00Z">
            <w:rPr>
              <w:rFonts w:asciiTheme="minorHAnsi" w:hAnsiTheme="minorHAnsi"/>
            </w:rPr>
          </w:rPrChange>
        </w:rPr>
      </w:pPr>
    </w:p>
    <w:p w14:paraId="0BAA3738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45:00Z">
            <w:rPr>
              <w:rFonts w:asciiTheme="minorHAnsi" w:hAnsiTheme="minorHAnsi"/>
            </w:rPr>
          </w:rPrChange>
        </w:rPr>
      </w:pPr>
    </w:p>
    <w:p w14:paraId="0BAA3739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55E222FD" w:rsidR="004D61A0" w:rsidRPr="00A542B7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A542B7">
        <w:rPr>
          <w:rFonts w:cs="Arial"/>
          <w:color w:val="3399FF"/>
          <w:sz w:val="52"/>
          <w:szCs w:val="52"/>
        </w:rPr>
        <w:t xml:space="preserve">EC Upgrade </w:t>
      </w:r>
      <w:r w:rsidR="00A85ECA" w:rsidRPr="00A542B7">
        <w:rPr>
          <w:rFonts w:cs="Arial"/>
          <w:color w:val="3399FF"/>
          <w:sz w:val="52"/>
          <w:szCs w:val="52"/>
        </w:rPr>
        <w:t>BKK</w:t>
      </w:r>
      <w:r w:rsidRPr="00A542B7">
        <w:rPr>
          <w:rFonts w:cs="Arial"/>
          <w:color w:val="3399FF"/>
          <w:sz w:val="52"/>
          <w:szCs w:val="52"/>
        </w:rPr>
        <w:t xml:space="preserve"> </w:t>
      </w:r>
      <w:r w:rsidR="004D61A0" w:rsidRPr="00A542B7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A542B7" w:rsidRDefault="004D61A0">
      <w:pPr>
        <w:jc w:val="center"/>
        <w:rPr>
          <w:rFonts w:cs="Arial"/>
        </w:rPr>
      </w:pPr>
    </w:p>
    <w:p w14:paraId="0BAA373C" w14:textId="77777777" w:rsidR="007C0F5B" w:rsidRPr="00A542B7" w:rsidRDefault="007C0F5B">
      <w:pPr>
        <w:jc w:val="center"/>
        <w:rPr>
          <w:rFonts w:cs="Arial"/>
        </w:rPr>
      </w:pPr>
    </w:p>
    <w:p w14:paraId="0BAA373D" w14:textId="77777777" w:rsidR="007C0F5B" w:rsidRPr="00A542B7" w:rsidRDefault="007C0F5B">
      <w:pPr>
        <w:jc w:val="center"/>
        <w:rPr>
          <w:rFonts w:cs="Arial"/>
        </w:rPr>
      </w:pPr>
    </w:p>
    <w:p w14:paraId="0BAA373E" w14:textId="77777777" w:rsidR="007C0F5B" w:rsidRPr="00A542B7" w:rsidRDefault="004D61A0">
      <w:pPr>
        <w:pStyle w:val="BodyText"/>
        <w:rPr>
          <w:rFonts w:cs="Arial"/>
          <w:color w:val="3399FF"/>
        </w:rPr>
      </w:pPr>
      <w:r w:rsidRPr="00A542B7">
        <w:rPr>
          <w:rFonts w:cs="Arial"/>
          <w:b/>
          <w:color w:val="3399FF"/>
        </w:rPr>
        <w:t>Project Name</w:t>
      </w:r>
    </w:p>
    <w:p w14:paraId="0BAA373F" w14:textId="29F70252" w:rsidR="00EF4239" w:rsidRPr="00A542B7" w:rsidRDefault="00995052">
      <w:pPr>
        <w:pStyle w:val="BodyText"/>
        <w:rPr>
          <w:rFonts w:cs="Arial"/>
          <w:color w:val="3399FF"/>
        </w:rPr>
      </w:pPr>
      <w:r w:rsidRPr="00A542B7">
        <w:rPr>
          <w:rFonts w:cs="Arial"/>
          <w:color w:val="3399FF"/>
        </w:rPr>
        <w:t>BKK</w:t>
      </w:r>
      <w:r w:rsidR="00CF7480" w:rsidRPr="00A542B7">
        <w:rPr>
          <w:rFonts w:cs="Arial"/>
          <w:color w:val="3399FF"/>
        </w:rPr>
        <w:t xml:space="preserve"> 11</w:t>
      </w:r>
      <w:r w:rsidR="00B61F29" w:rsidRPr="00A542B7">
        <w:rPr>
          <w:rFonts w:cs="Arial"/>
          <w:color w:val="3399FF"/>
        </w:rPr>
        <w:t>.2</w:t>
      </w:r>
      <w:r w:rsidR="00FA58CA" w:rsidRPr="00A542B7">
        <w:rPr>
          <w:rFonts w:cs="Arial"/>
          <w:color w:val="3399FF"/>
        </w:rPr>
        <w:t xml:space="preserve"> Project</w:t>
      </w:r>
      <w:r w:rsidR="000A438C" w:rsidRPr="00A542B7">
        <w:rPr>
          <w:rFonts w:cs="Arial"/>
          <w:color w:val="3399FF"/>
        </w:rPr>
        <w:t xml:space="preserve"> </w:t>
      </w:r>
      <w:r w:rsidR="002A6A74" w:rsidRPr="00A542B7">
        <w:rPr>
          <w:rFonts w:cs="Arial"/>
          <w:color w:val="3399FF"/>
        </w:rPr>
        <w:t>Energy Components</w:t>
      </w:r>
    </w:p>
    <w:p w14:paraId="0BAA3740" w14:textId="77777777" w:rsidR="004D61A0" w:rsidRPr="00A542B7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A542B7" w:rsidRDefault="004D61A0">
      <w:pPr>
        <w:jc w:val="center"/>
        <w:rPr>
          <w:rFonts w:cs="Arial"/>
          <w:color w:val="3399FF"/>
        </w:rPr>
      </w:pPr>
      <w:r w:rsidRPr="00A542B7">
        <w:rPr>
          <w:rFonts w:cs="Arial"/>
          <w:b/>
          <w:color w:val="3399FF"/>
        </w:rPr>
        <w:t>Use-Case Name</w:t>
      </w:r>
    </w:p>
    <w:p w14:paraId="0BAA3742" w14:textId="0CC9CEC9" w:rsidR="004D61A0" w:rsidRPr="00A542B7" w:rsidRDefault="00995052">
      <w:pPr>
        <w:jc w:val="center"/>
        <w:rPr>
          <w:rFonts w:cs="Arial"/>
          <w:color w:val="3399FF"/>
        </w:rPr>
      </w:pPr>
      <w:r w:rsidRPr="00A542B7">
        <w:rPr>
          <w:rFonts w:cs="Arial"/>
          <w:color w:val="3399FF"/>
        </w:rPr>
        <w:t>BKK</w:t>
      </w:r>
      <w:r w:rsidR="000A438C" w:rsidRPr="00A542B7">
        <w:rPr>
          <w:rFonts w:cs="Arial"/>
          <w:color w:val="3399FF"/>
        </w:rPr>
        <w:t>_UC</w:t>
      </w:r>
      <w:r w:rsidR="00B61F29" w:rsidRPr="00A542B7">
        <w:rPr>
          <w:rFonts w:cs="Arial"/>
          <w:color w:val="3399FF"/>
        </w:rPr>
        <w:t>20</w:t>
      </w:r>
      <w:r w:rsidR="000D33FC" w:rsidRPr="00A542B7">
        <w:rPr>
          <w:rFonts w:cs="Arial"/>
          <w:color w:val="3399FF"/>
        </w:rPr>
        <w:t xml:space="preserve"> – </w:t>
      </w:r>
      <w:r w:rsidR="005518FE" w:rsidRPr="00A542B7">
        <w:rPr>
          <w:rFonts w:cs="Arial"/>
          <w:color w:val="3399FF"/>
        </w:rPr>
        <w:t>Monthly Data Locking</w:t>
      </w:r>
      <w:r w:rsidR="004D61A0" w:rsidRPr="00A542B7">
        <w:rPr>
          <w:rFonts w:cs="Arial"/>
          <w:color w:val="3399FF"/>
        </w:rPr>
        <w:br/>
      </w:r>
    </w:p>
    <w:p w14:paraId="0BAA3743" w14:textId="77777777" w:rsidR="007C0F5B" w:rsidRPr="00A542B7" w:rsidRDefault="004D61A0" w:rsidP="00B107D1">
      <w:pPr>
        <w:jc w:val="center"/>
        <w:rPr>
          <w:rFonts w:cs="Arial"/>
          <w:color w:val="3399FF"/>
        </w:rPr>
      </w:pPr>
      <w:r w:rsidRPr="00A542B7">
        <w:rPr>
          <w:rFonts w:cs="Arial"/>
          <w:b/>
          <w:color w:val="3399FF"/>
        </w:rPr>
        <w:t>Origination Date</w:t>
      </w:r>
    </w:p>
    <w:p w14:paraId="0BAA3744" w14:textId="34226177" w:rsidR="004D61A0" w:rsidRPr="00A542B7" w:rsidRDefault="00995052" w:rsidP="00995052">
      <w:pPr>
        <w:jc w:val="center"/>
        <w:rPr>
          <w:rFonts w:cs="Arial"/>
          <w:color w:val="3399FF"/>
        </w:rPr>
      </w:pPr>
      <w:r w:rsidRPr="00A542B7">
        <w:rPr>
          <w:rFonts w:cs="Arial"/>
          <w:color w:val="3399FF"/>
        </w:rPr>
        <w:t>28-Nov-2017</w:t>
      </w:r>
    </w:p>
    <w:p w14:paraId="0BAA3745" w14:textId="77777777" w:rsidR="004D61A0" w:rsidRPr="00A542B7" w:rsidRDefault="004D61A0">
      <w:pPr>
        <w:rPr>
          <w:rFonts w:cs="Arial"/>
        </w:rPr>
      </w:pPr>
    </w:p>
    <w:p w14:paraId="0BAA3746" w14:textId="77777777" w:rsidR="004D61A0" w:rsidRPr="00A542B7" w:rsidRDefault="004D61A0">
      <w:pPr>
        <w:rPr>
          <w:rFonts w:cs="Arial"/>
        </w:rPr>
      </w:pPr>
    </w:p>
    <w:p w14:paraId="0BAA3747" w14:textId="77777777" w:rsidR="004D61A0" w:rsidRPr="00A542B7" w:rsidRDefault="004D61A0">
      <w:pPr>
        <w:rPr>
          <w:rFonts w:cs="Arial"/>
        </w:rPr>
      </w:pPr>
    </w:p>
    <w:p w14:paraId="0BAA3748" w14:textId="77777777" w:rsidR="004D61A0" w:rsidRPr="00A542B7" w:rsidRDefault="004D61A0">
      <w:pPr>
        <w:rPr>
          <w:rFonts w:cs="Arial"/>
        </w:rPr>
      </w:pPr>
    </w:p>
    <w:p w14:paraId="0BAA3749" w14:textId="77777777" w:rsidR="004D61A0" w:rsidRPr="00A542B7" w:rsidRDefault="004D61A0">
      <w:pPr>
        <w:rPr>
          <w:rFonts w:cs="Arial"/>
        </w:rPr>
      </w:pPr>
    </w:p>
    <w:p w14:paraId="0BAA374A" w14:textId="77777777" w:rsidR="004D61A0" w:rsidRPr="00A542B7" w:rsidRDefault="004D61A0">
      <w:pPr>
        <w:rPr>
          <w:rFonts w:cs="Arial"/>
        </w:rPr>
      </w:pPr>
    </w:p>
    <w:p w14:paraId="0BAA374B" w14:textId="77777777" w:rsidR="004D61A0" w:rsidRPr="00A542B7" w:rsidRDefault="004D61A0">
      <w:pPr>
        <w:rPr>
          <w:rFonts w:cs="Arial"/>
        </w:rPr>
      </w:pPr>
    </w:p>
    <w:p w14:paraId="0BAA374C" w14:textId="77777777" w:rsidR="004D61A0" w:rsidRPr="00A542B7" w:rsidRDefault="004D61A0">
      <w:pPr>
        <w:rPr>
          <w:rFonts w:cs="Arial"/>
        </w:rPr>
      </w:pPr>
    </w:p>
    <w:p w14:paraId="0BAA374D" w14:textId="7276A14F" w:rsidR="004D61A0" w:rsidRPr="00A542B7" w:rsidDel="008B5890" w:rsidRDefault="004D61A0">
      <w:pPr>
        <w:rPr>
          <w:del w:id="12" w:author="Wirasak Chomphu" w:date="2020-07-02T16:10:00Z"/>
          <w:rFonts w:cs="Arial"/>
        </w:rPr>
      </w:pPr>
    </w:p>
    <w:p w14:paraId="0BAA374E" w14:textId="4C17370E" w:rsidR="004D61A0" w:rsidRPr="00A542B7" w:rsidDel="008B5890" w:rsidRDefault="004D61A0">
      <w:pPr>
        <w:rPr>
          <w:del w:id="13" w:author="Wirasak Chomphu" w:date="2020-07-02T16:10:00Z"/>
          <w:rFonts w:cs="Arial"/>
        </w:rPr>
      </w:pPr>
    </w:p>
    <w:p w14:paraId="0BAA374F" w14:textId="31A7E888" w:rsidR="007C0F5B" w:rsidRPr="00A542B7" w:rsidDel="008B5890" w:rsidRDefault="007C0F5B">
      <w:pPr>
        <w:rPr>
          <w:del w:id="14" w:author="Wirasak Chomphu" w:date="2020-07-02T16:10:00Z"/>
          <w:rFonts w:cs="Arial"/>
        </w:rPr>
      </w:pPr>
    </w:p>
    <w:p w14:paraId="0BAA3750" w14:textId="77777777" w:rsidR="004D61A0" w:rsidRPr="00A542B7" w:rsidRDefault="004D61A0" w:rsidP="00447470">
      <w:pPr>
        <w:rPr>
          <w:rFonts w:cs="Arial"/>
        </w:rPr>
      </w:pPr>
      <w:r w:rsidRPr="00A542B7">
        <w:rPr>
          <w:rFonts w:cs="Arial"/>
        </w:rPr>
        <w:t>Revision History</w:t>
      </w:r>
    </w:p>
    <w:p w14:paraId="0BAA3751" w14:textId="77777777" w:rsidR="004D61A0" w:rsidRPr="00A542B7" w:rsidRDefault="004D61A0">
      <w:pPr>
        <w:rPr>
          <w:rFonts w:cs="Arial"/>
        </w:rPr>
      </w:pP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1710"/>
        <w:gridCol w:w="2970"/>
        <w:gridCol w:w="1170"/>
        <w:gridCol w:w="1170"/>
        <w:gridCol w:w="1350"/>
      </w:tblGrid>
      <w:tr w:rsidR="005F74A6" w:rsidRPr="00A542B7" w14:paraId="0BAA3756" w14:textId="5ED8BD66" w:rsidTr="005F74A6">
        <w:trPr>
          <w:cantSplit/>
          <w:tblHeader/>
        </w:trPr>
        <w:tc>
          <w:tcPr>
            <w:tcW w:w="1165" w:type="dxa"/>
            <w:shd w:val="clear" w:color="auto" w:fill="3399FF"/>
          </w:tcPr>
          <w:p w14:paraId="0BAA3752" w14:textId="7C5064CA" w:rsidR="005F74A6" w:rsidRPr="00A542B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542B7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1710" w:type="dxa"/>
            <w:shd w:val="clear" w:color="auto" w:fill="3399FF"/>
          </w:tcPr>
          <w:p w14:paraId="0BAA3753" w14:textId="706486C2" w:rsidR="005F74A6" w:rsidRPr="00A542B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542B7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2970" w:type="dxa"/>
            <w:shd w:val="clear" w:color="auto" w:fill="3399FF"/>
          </w:tcPr>
          <w:p w14:paraId="0BAA3754" w14:textId="77777777" w:rsidR="005F74A6" w:rsidRPr="00A542B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542B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1170" w:type="dxa"/>
            <w:shd w:val="clear" w:color="auto" w:fill="3399FF"/>
          </w:tcPr>
          <w:p w14:paraId="3FA9A84F" w14:textId="77777777" w:rsidR="005F74A6" w:rsidRPr="00A542B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542B7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A542B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542B7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1170" w:type="dxa"/>
            <w:shd w:val="clear" w:color="auto" w:fill="3399FF"/>
          </w:tcPr>
          <w:p w14:paraId="2279381B" w14:textId="77777777" w:rsidR="005F74A6" w:rsidRPr="00A542B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542B7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A542B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542B7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1350" w:type="dxa"/>
            <w:shd w:val="clear" w:color="auto" w:fill="3399FF"/>
          </w:tcPr>
          <w:p w14:paraId="69284D3A" w14:textId="3EEBDEA0" w:rsidR="005F74A6" w:rsidRPr="00A542B7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542B7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995052" w:rsidRPr="00A542B7" w14:paraId="0BAA375B" w14:textId="2375FBD8" w:rsidTr="005F74A6">
        <w:trPr>
          <w:cantSplit/>
        </w:trPr>
        <w:tc>
          <w:tcPr>
            <w:tcW w:w="1165" w:type="dxa"/>
          </w:tcPr>
          <w:p w14:paraId="0BAA3757" w14:textId="0545F3C1" w:rsidR="00995052" w:rsidRPr="00A542B7" w:rsidRDefault="00995052" w:rsidP="00995052">
            <w:pPr>
              <w:jc w:val="center"/>
              <w:rPr>
                <w:rFonts w:cs="Arial"/>
                <w:sz w:val="20"/>
              </w:rPr>
            </w:pPr>
            <w:r w:rsidRPr="00A542B7">
              <w:rPr>
                <w:rFonts w:cs="Arial"/>
                <w:sz w:val="20"/>
              </w:rPr>
              <w:t>0.1</w:t>
            </w:r>
          </w:p>
        </w:tc>
        <w:tc>
          <w:tcPr>
            <w:tcW w:w="1710" w:type="dxa"/>
          </w:tcPr>
          <w:p w14:paraId="67A4E95C" w14:textId="77777777" w:rsidR="00995052" w:rsidRPr="00A542B7" w:rsidRDefault="00995052" w:rsidP="00995052">
            <w:pPr>
              <w:jc w:val="center"/>
              <w:rPr>
                <w:rFonts w:cs="Arial"/>
                <w:sz w:val="20"/>
              </w:rPr>
            </w:pPr>
            <w:r w:rsidRPr="00A542B7">
              <w:rPr>
                <w:rFonts w:cs="Arial"/>
                <w:sz w:val="20"/>
              </w:rPr>
              <w:t>28-Nov-2017</w:t>
            </w:r>
          </w:p>
          <w:p w14:paraId="0BAA3758" w14:textId="29DF5BD9" w:rsidR="00995052" w:rsidRPr="00A542B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2970" w:type="dxa"/>
          </w:tcPr>
          <w:p w14:paraId="0BAA3759" w14:textId="62616263" w:rsidR="00995052" w:rsidRPr="00A542B7" w:rsidRDefault="00995052" w:rsidP="00995052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A542B7">
              <w:rPr>
                <w:rFonts w:cs="Arial"/>
                <w:sz w:val="20"/>
              </w:rPr>
              <w:t xml:space="preserve">Draft </w:t>
            </w:r>
          </w:p>
        </w:tc>
        <w:tc>
          <w:tcPr>
            <w:tcW w:w="1170" w:type="dxa"/>
          </w:tcPr>
          <w:p w14:paraId="0BAA375A" w14:textId="525A71A1" w:rsidR="00995052" w:rsidRPr="00A542B7" w:rsidRDefault="00995052" w:rsidP="00995052">
            <w:pPr>
              <w:jc w:val="center"/>
              <w:rPr>
                <w:rFonts w:cs="Arial"/>
                <w:sz w:val="20"/>
                <w:szCs w:val="20"/>
                <w:rPrChange w:id="15" w:author="Batra Yogesh (EXT)" w:date="2018-04-13T12:46:00Z">
                  <w:rPr>
                    <w:rFonts w:cs="Arial"/>
                    <w:sz w:val="18"/>
                    <w:szCs w:val="18"/>
                  </w:rPr>
                </w:rPrChange>
              </w:rPr>
            </w:pPr>
            <w:r w:rsidRPr="00A542B7">
              <w:rPr>
                <w:rFonts w:cs="Arial"/>
                <w:sz w:val="20"/>
                <w:szCs w:val="20"/>
                <w:rPrChange w:id="16" w:author="Batra Yogesh (EXT)" w:date="2018-04-13T12:46:00Z">
                  <w:rPr>
                    <w:rFonts w:cs="Arial"/>
                    <w:sz w:val="18"/>
                    <w:szCs w:val="18"/>
                  </w:rPr>
                </w:rPrChange>
              </w:rPr>
              <w:t>Wirasak C.</w:t>
            </w:r>
          </w:p>
        </w:tc>
        <w:tc>
          <w:tcPr>
            <w:tcW w:w="1170" w:type="dxa"/>
          </w:tcPr>
          <w:p w14:paraId="29DF2C40" w14:textId="77777777" w:rsidR="00995052" w:rsidRPr="00A542B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6A1BC662" w14:textId="1DDFB2E8" w:rsidR="00995052" w:rsidRPr="00A542B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</w:tr>
      <w:tr w:rsidR="00995052" w:rsidRPr="00A542B7" w14:paraId="0BAA3760" w14:textId="645D3AAF" w:rsidTr="005F74A6">
        <w:trPr>
          <w:cantSplit/>
        </w:trPr>
        <w:tc>
          <w:tcPr>
            <w:tcW w:w="1165" w:type="dxa"/>
          </w:tcPr>
          <w:p w14:paraId="0BAA375C" w14:textId="4E9613DE" w:rsidR="00995052" w:rsidRPr="00A542B7" w:rsidRDefault="00AC5165" w:rsidP="00995052">
            <w:pPr>
              <w:jc w:val="center"/>
              <w:rPr>
                <w:rFonts w:cs="Arial"/>
                <w:sz w:val="20"/>
              </w:rPr>
            </w:pPr>
            <w:ins w:id="17" w:author="Prakash Atul (Ext)" w:date="2018-03-27T16:32:00Z">
              <w:r w:rsidRPr="00A542B7">
                <w:rPr>
                  <w:rFonts w:cs="Arial"/>
                  <w:sz w:val="20"/>
                </w:rPr>
                <w:t>1.0</w:t>
              </w:r>
            </w:ins>
          </w:p>
        </w:tc>
        <w:tc>
          <w:tcPr>
            <w:tcW w:w="1710" w:type="dxa"/>
          </w:tcPr>
          <w:p w14:paraId="0BAA375D" w14:textId="28E6C5F5" w:rsidR="00995052" w:rsidRPr="00A542B7" w:rsidRDefault="00AC5165" w:rsidP="00995052">
            <w:pPr>
              <w:jc w:val="center"/>
              <w:rPr>
                <w:rFonts w:cs="Arial"/>
                <w:sz w:val="20"/>
              </w:rPr>
            </w:pPr>
            <w:ins w:id="18" w:author="Prakash Atul (Ext)" w:date="2018-03-27T16:32:00Z">
              <w:r w:rsidRPr="00A542B7">
                <w:rPr>
                  <w:rFonts w:cs="Arial"/>
                  <w:sz w:val="20"/>
                </w:rPr>
                <w:t>27-Mar-2018</w:t>
              </w:r>
            </w:ins>
          </w:p>
        </w:tc>
        <w:tc>
          <w:tcPr>
            <w:tcW w:w="2970" w:type="dxa"/>
          </w:tcPr>
          <w:p w14:paraId="0BAA375E" w14:textId="050C0D77" w:rsidR="00995052" w:rsidRPr="00A542B7" w:rsidRDefault="00AC5165" w:rsidP="00995052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19" w:author="Prakash Atul (Ext)" w:date="2018-03-27T16:32:00Z">
              <w:r w:rsidRPr="00A542B7">
                <w:rPr>
                  <w:rFonts w:cs="Arial"/>
                  <w:sz w:val="20"/>
                </w:rPr>
                <w:t>Updated as per EC 11.2</w:t>
              </w:r>
            </w:ins>
          </w:p>
        </w:tc>
        <w:tc>
          <w:tcPr>
            <w:tcW w:w="1170" w:type="dxa"/>
          </w:tcPr>
          <w:p w14:paraId="0BAA375F" w14:textId="3E6B1D22" w:rsidR="00995052" w:rsidRPr="00A542B7" w:rsidRDefault="00AC5165" w:rsidP="00995052">
            <w:pPr>
              <w:jc w:val="center"/>
              <w:rPr>
                <w:rFonts w:cs="Arial"/>
                <w:sz w:val="20"/>
              </w:rPr>
            </w:pPr>
            <w:ins w:id="20" w:author="Prakash Atul (Ext)" w:date="2018-03-27T16:32:00Z">
              <w:r w:rsidRPr="00A542B7">
                <w:rPr>
                  <w:rFonts w:cs="Arial"/>
                  <w:sz w:val="20"/>
                </w:rPr>
                <w:t>Tieto</w:t>
              </w:r>
            </w:ins>
          </w:p>
        </w:tc>
        <w:tc>
          <w:tcPr>
            <w:tcW w:w="1170" w:type="dxa"/>
          </w:tcPr>
          <w:p w14:paraId="3A3230E3" w14:textId="5FE52A69" w:rsidR="00995052" w:rsidRPr="00A542B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16DB2B6E" w14:textId="7598E8B1" w:rsidR="00995052" w:rsidRPr="00A542B7" w:rsidRDefault="00995052" w:rsidP="00995052">
            <w:pPr>
              <w:jc w:val="center"/>
              <w:rPr>
                <w:rFonts w:cs="Arial"/>
                <w:sz w:val="20"/>
              </w:rPr>
            </w:pPr>
          </w:p>
        </w:tc>
      </w:tr>
      <w:tr w:rsidR="008B5890" w:rsidRPr="00A542B7" w14:paraId="124DEE89" w14:textId="77777777" w:rsidTr="005F74A6">
        <w:trPr>
          <w:cantSplit/>
          <w:ins w:id="21" w:author="Wirasak Chomphu" w:date="2020-07-02T16:10:00Z"/>
        </w:trPr>
        <w:tc>
          <w:tcPr>
            <w:tcW w:w="1165" w:type="dxa"/>
          </w:tcPr>
          <w:p w14:paraId="0E3A3263" w14:textId="22723D20" w:rsidR="008B5890" w:rsidRPr="00A542B7" w:rsidRDefault="008B5890" w:rsidP="008B5890">
            <w:pPr>
              <w:jc w:val="center"/>
              <w:rPr>
                <w:ins w:id="22" w:author="Wirasak Chomphu" w:date="2020-07-02T16:10:00Z"/>
                <w:rFonts w:cs="Arial"/>
                <w:sz w:val="20"/>
              </w:rPr>
            </w:pPr>
            <w:ins w:id="23" w:author="Wirasak Chomphu" w:date="2020-07-02T16:10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1710" w:type="dxa"/>
          </w:tcPr>
          <w:p w14:paraId="69ABBD07" w14:textId="139FB464" w:rsidR="008B5890" w:rsidRPr="00A542B7" w:rsidRDefault="008B5890" w:rsidP="008B5890">
            <w:pPr>
              <w:jc w:val="center"/>
              <w:rPr>
                <w:ins w:id="24" w:author="Wirasak Chomphu" w:date="2020-07-02T16:10:00Z"/>
                <w:rFonts w:cs="Arial"/>
                <w:sz w:val="20"/>
              </w:rPr>
            </w:pPr>
            <w:ins w:id="25" w:author="Wirasak Chomphu" w:date="2020-07-02T16:10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2970" w:type="dxa"/>
          </w:tcPr>
          <w:p w14:paraId="7C7FB72A" w14:textId="70D829E8" w:rsidR="008B5890" w:rsidRPr="00A542B7" w:rsidRDefault="008B5890" w:rsidP="008B5890">
            <w:pPr>
              <w:pStyle w:val="Header"/>
              <w:tabs>
                <w:tab w:val="clear" w:pos="4320"/>
                <w:tab w:val="clear" w:pos="8640"/>
              </w:tabs>
              <w:rPr>
                <w:ins w:id="26" w:author="Wirasak Chomphu" w:date="2020-07-02T16:10:00Z"/>
                <w:rFonts w:cs="Arial"/>
                <w:sz w:val="20"/>
              </w:rPr>
            </w:pPr>
            <w:ins w:id="27" w:author="Wirasak Chomphu" w:date="2020-07-02T16:10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1170" w:type="dxa"/>
          </w:tcPr>
          <w:p w14:paraId="4AA2CF9A" w14:textId="2FCC915C" w:rsidR="008B5890" w:rsidRPr="00A542B7" w:rsidRDefault="008B5890" w:rsidP="008B5890">
            <w:pPr>
              <w:jc w:val="center"/>
              <w:rPr>
                <w:ins w:id="28" w:author="Wirasak Chomphu" w:date="2020-07-02T16:10:00Z"/>
                <w:rFonts w:cs="Arial"/>
                <w:sz w:val="20"/>
              </w:rPr>
            </w:pPr>
            <w:ins w:id="29" w:author="Wirasak Chomphu" w:date="2020-07-02T16:10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1170" w:type="dxa"/>
          </w:tcPr>
          <w:p w14:paraId="63031ED6" w14:textId="77777777" w:rsidR="008B5890" w:rsidRPr="00A542B7" w:rsidRDefault="008B5890" w:rsidP="008B5890">
            <w:pPr>
              <w:jc w:val="center"/>
              <w:rPr>
                <w:ins w:id="30" w:author="Wirasak Chomphu" w:date="2020-07-02T16:10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09C2D40F" w14:textId="77777777" w:rsidR="008B5890" w:rsidRPr="00A542B7" w:rsidRDefault="008B5890" w:rsidP="008B5890">
            <w:pPr>
              <w:jc w:val="center"/>
              <w:rPr>
                <w:ins w:id="31" w:author="Wirasak Chomphu" w:date="2020-07-02T16:10:00Z"/>
                <w:rFonts w:cs="Arial"/>
                <w:sz w:val="20"/>
              </w:rPr>
            </w:pPr>
            <w:bookmarkStart w:id="32" w:name="_GoBack"/>
            <w:bookmarkEnd w:id="32"/>
          </w:p>
        </w:tc>
      </w:tr>
      <w:tr w:rsidR="005F74A6" w:rsidRPr="00A542B7" w:rsidDel="00EA6CD0" w14:paraId="0BAA3765" w14:textId="4DA2E156" w:rsidTr="005F74A6">
        <w:trPr>
          <w:cantSplit/>
          <w:del w:id="33" w:author="Shah Ashay" w:date="2018-04-16T16:32:00Z"/>
        </w:trPr>
        <w:tc>
          <w:tcPr>
            <w:tcW w:w="1165" w:type="dxa"/>
          </w:tcPr>
          <w:p w14:paraId="0BAA3761" w14:textId="7A608CCC" w:rsidR="005F74A6" w:rsidRPr="00A542B7" w:rsidDel="00EA6CD0" w:rsidRDefault="005F74A6">
            <w:pPr>
              <w:jc w:val="center"/>
              <w:rPr>
                <w:del w:id="34" w:author="Shah Ashay" w:date="2018-04-16T16:32:00Z"/>
                <w:rFonts w:cs="Arial"/>
                <w:sz w:val="20"/>
              </w:rPr>
            </w:pPr>
          </w:p>
        </w:tc>
        <w:tc>
          <w:tcPr>
            <w:tcW w:w="1710" w:type="dxa"/>
          </w:tcPr>
          <w:p w14:paraId="0BAA3762" w14:textId="65065F2D" w:rsidR="005F74A6" w:rsidRPr="00A542B7" w:rsidDel="00EA6CD0" w:rsidRDefault="005F74A6">
            <w:pPr>
              <w:jc w:val="center"/>
              <w:rPr>
                <w:del w:id="35" w:author="Shah Ashay" w:date="2018-04-16T16:32:00Z"/>
                <w:rFonts w:cs="Arial"/>
                <w:sz w:val="20"/>
              </w:rPr>
            </w:pPr>
          </w:p>
        </w:tc>
        <w:tc>
          <w:tcPr>
            <w:tcW w:w="2970" w:type="dxa"/>
          </w:tcPr>
          <w:p w14:paraId="0BAA3763" w14:textId="407E1EEF" w:rsidR="005F74A6" w:rsidRPr="00A542B7" w:rsidDel="00EA6CD0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36" w:author="Shah Ashay" w:date="2018-04-16T16:32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0BAA3764" w14:textId="41758BA5" w:rsidR="005F74A6" w:rsidRPr="00A542B7" w:rsidDel="00EA6CD0" w:rsidRDefault="005F74A6">
            <w:pPr>
              <w:jc w:val="center"/>
              <w:rPr>
                <w:del w:id="37" w:author="Shah Ashay" w:date="2018-04-16T16:32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7F4C939B" w14:textId="557B0418" w:rsidR="005F74A6" w:rsidRPr="00A542B7" w:rsidDel="00EA6CD0" w:rsidRDefault="005F74A6">
            <w:pPr>
              <w:jc w:val="center"/>
              <w:rPr>
                <w:del w:id="38" w:author="Shah Ashay" w:date="2018-04-16T16:32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2220525C" w14:textId="6B58EDAC" w:rsidR="005F74A6" w:rsidRPr="00A542B7" w:rsidDel="00EA6CD0" w:rsidRDefault="005F74A6">
            <w:pPr>
              <w:jc w:val="center"/>
              <w:rPr>
                <w:del w:id="39" w:author="Shah Ashay" w:date="2018-04-16T16:32:00Z"/>
                <w:rFonts w:cs="Arial"/>
                <w:sz w:val="20"/>
              </w:rPr>
            </w:pPr>
          </w:p>
        </w:tc>
      </w:tr>
      <w:tr w:rsidR="005F74A6" w:rsidRPr="00A542B7" w:rsidDel="00EA6CD0" w14:paraId="0BAA376A" w14:textId="4E5126F5" w:rsidTr="005F74A6">
        <w:trPr>
          <w:cantSplit/>
          <w:del w:id="40" w:author="Shah Ashay" w:date="2018-04-16T16:32:00Z"/>
        </w:trPr>
        <w:tc>
          <w:tcPr>
            <w:tcW w:w="1165" w:type="dxa"/>
          </w:tcPr>
          <w:p w14:paraId="0BAA3766" w14:textId="7CAB71D6" w:rsidR="005F74A6" w:rsidRPr="00A542B7" w:rsidDel="00EA6CD0" w:rsidRDefault="005F74A6">
            <w:pPr>
              <w:jc w:val="center"/>
              <w:rPr>
                <w:del w:id="41" w:author="Shah Ashay" w:date="2018-04-16T16:32:00Z"/>
                <w:rFonts w:cs="Arial"/>
                <w:sz w:val="20"/>
              </w:rPr>
            </w:pPr>
          </w:p>
        </w:tc>
        <w:tc>
          <w:tcPr>
            <w:tcW w:w="1710" w:type="dxa"/>
          </w:tcPr>
          <w:p w14:paraId="0BAA3767" w14:textId="583B1787" w:rsidR="005F74A6" w:rsidRPr="00A542B7" w:rsidDel="00EA6CD0" w:rsidRDefault="005F74A6">
            <w:pPr>
              <w:jc w:val="center"/>
              <w:rPr>
                <w:del w:id="42" w:author="Shah Ashay" w:date="2018-04-16T16:32:00Z"/>
                <w:rFonts w:cs="Arial"/>
                <w:sz w:val="20"/>
              </w:rPr>
            </w:pPr>
          </w:p>
        </w:tc>
        <w:tc>
          <w:tcPr>
            <w:tcW w:w="2970" w:type="dxa"/>
          </w:tcPr>
          <w:p w14:paraId="0BAA3768" w14:textId="6E026863" w:rsidR="005F74A6" w:rsidRPr="00A542B7" w:rsidDel="00EA6CD0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43" w:author="Shah Ashay" w:date="2018-04-16T16:32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0BAA3769" w14:textId="6D6B8FB4" w:rsidR="005F74A6" w:rsidRPr="00A542B7" w:rsidDel="00EA6CD0" w:rsidRDefault="005F74A6">
            <w:pPr>
              <w:jc w:val="center"/>
              <w:rPr>
                <w:del w:id="44" w:author="Shah Ashay" w:date="2018-04-16T16:32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027A5A19" w14:textId="5274E267" w:rsidR="005F74A6" w:rsidRPr="00A542B7" w:rsidDel="00EA6CD0" w:rsidRDefault="005F74A6">
            <w:pPr>
              <w:jc w:val="center"/>
              <w:rPr>
                <w:del w:id="45" w:author="Shah Ashay" w:date="2018-04-16T16:32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38883292" w14:textId="691E668D" w:rsidR="005F74A6" w:rsidRPr="00A542B7" w:rsidDel="00EA6CD0" w:rsidRDefault="005F74A6">
            <w:pPr>
              <w:jc w:val="center"/>
              <w:rPr>
                <w:del w:id="46" w:author="Shah Ashay" w:date="2018-04-16T16:32:00Z"/>
                <w:rFonts w:cs="Arial"/>
                <w:sz w:val="20"/>
              </w:rPr>
            </w:pPr>
          </w:p>
        </w:tc>
      </w:tr>
      <w:tr w:rsidR="005F74A6" w:rsidRPr="00A542B7" w:rsidDel="00EA6CD0" w14:paraId="0BAA376F" w14:textId="5DD06009" w:rsidTr="005F74A6">
        <w:trPr>
          <w:cantSplit/>
          <w:del w:id="47" w:author="Shah Ashay" w:date="2018-04-16T16:32:00Z"/>
        </w:trPr>
        <w:tc>
          <w:tcPr>
            <w:tcW w:w="1165" w:type="dxa"/>
          </w:tcPr>
          <w:p w14:paraId="0BAA376B" w14:textId="1A5068E3" w:rsidR="005F74A6" w:rsidRPr="00A542B7" w:rsidDel="00EA6CD0" w:rsidRDefault="005F74A6">
            <w:pPr>
              <w:jc w:val="center"/>
              <w:rPr>
                <w:del w:id="48" w:author="Shah Ashay" w:date="2018-04-16T16:32:00Z"/>
                <w:rFonts w:cs="Arial"/>
                <w:sz w:val="20"/>
              </w:rPr>
            </w:pPr>
          </w:p>
        </w:tc>
        <w:tc>
          <w:tcPr>
            <w:tcW w:w="1710" w:type="dxa"/>
          </w:tcPr>
          <w:p w14:paraId="0BAA376C" w14:textId="19D484D0" w:rsidR="005F74A6" w:rsidRPr="00A542B7" w:rsidDel="00EA6CD0" w:rsidRDefault="005F74A6">
            <w:pPr>
              <w:jc w:val="center"/>
              <w:rPr>
                <w:del w:id="49" w:author="Shah Ashay" w:date="2018-04-16T16:32:00Z"/>
                <w:rFonts w:cs="Arial"/>
                <w:sz w:val="20"/>
              </w:rPr>
            </w:pPr>
          </w:p>
        </w:tc>
        <w:tc>
          <w:tcPr>
            <w:tcW w:w="2970" w:type="dxa"/>
          </w:tcPr>
          <w:p w14:paraId="0BAA376D" w14:textId="08F7E9D2" w:rsidR="005F74A6" w:rsidRPr="00A542B7" w:rsidDel="00EA6CD0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50" w:author="Shah Ashay" w:date="2018-04-16T16:32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0BAA376E" w14:textId="29D1D0FE" w:rsidR="005F74A6" w:rsidRPr="00A542B7" w:rsidDel="00EA6CD0" w:rsidRDefault="005F74A6">
            <w:pPr>
              <w:jc w:val="center"/>
              <w:rPr>
                <w:del w:id="51" w:author="Shah Ashay" w:date="2018-04-16T16:32:00Z"/>
                <w:rFonts w:cs="Arial"/>
                <w:sz w:val="20"/>
              </w:rPr>
            </w:pPr>
          </w:p>
        </w:tc>
        <w:tc>
          <w:tcPr>
            <w:tcW w:w="1170" w:type="dxa"/>
          </w:tcPr>
          <w:p w14:paraId="4BC707ED" w14:textId="714B607C" w:rsidR="005F74A6" w:rsidRPr="00A542B7" w:rsidDel="00EA6CD0" w:rsidRDefault="005F74A6">
            <w:pPr>
              <w:jc w:val="center"/>
              <w:rPr>
                <w:del w:id="52" w:author="Shah Ashay" w:date="2018-04-16T16:32:00Z"/>
                <w:rFonts w:cs="Arial"/>
                <w:sz w:val="20"/>
              </w:rPr>
            </w:pPr>
          </w:p>
        </w:tc>
        <w:tc>
          <w:tcPr>
            <w:tcW w:w="1350" w:type="dxa"/>
          </w:tcPr>
          <w:p w14:paraId="5CF39564" w14:textId="73C1686F" w:rsidR="005F74A6" w:rsidRPr="00A542B7" w:rsidDel="00EA6CD0" w:rsidRDefault="005F74A6">
            <w:pPr>
              <w:jc w:val="center"/>
              <w:rPr>
                <w:del w:id="53" w:author="Shah Ashay" w:date="2018-04-16T16:32:00Z"/>
                <w:rFonts w:cs="Arial"/>
                <w:sz w:val="20"/>
              </w:rPr>
            </w:pPr>
          </w:p>
        </w:tc>
      </w:tr>
    </w:tbl>
    <w:p w14:paraId="0BAA3770" w14:textId="77777777" w:rsidR="00AD190F" w:rsidRPr="00A542B7" w:rsidRDefault="00AD190F">
      <w:pPr>
        <w:rPr>
          <w:rFonts w:cs="Arial"/>
        </w:rPr>
        <w:sectPr w:rsidR="00AD190F" w:rsidRPr="00A542B7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A542B7" w:rsidRDefault="004D61A0">
      <w:pPr>
        <w:jc w:val="center"/>
        <w:rPr>
          <w:rFonts w:cs="Arial"/>
          <w:b/>
          <w:color w:val="3399FF"/>
          <w:sz w:val="28"/>
        </w:rPr>
      </w:pPr>
      <w:r w:rsidRPr="00A542B7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A542B7" w:rsidRDefault="004D61A0">
      <w:pPr>
        <w:rPr>
          <w:rFonts w:cs="Arial"/>
        </w:rPr>
      </w:pPr>
    </w:p>
    <w:p w14:paraId="37EB8377" w14:textId="7D1AFEF2" w:rsidR="00F36052" w:rsidRPr="00EA6CD0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EA6CD0">
        <w:rPr>
          <w:rFonts w:ascii="Arial" w:hAnsi="Arial" w:cs="Arial"/>
        </w:rPr>
        <w:fldChar w:fldCharType="begin"/>
      </w:r>
      <w:r w:rsidR="004D61A0" w:rsidRPr="00A542B7">
        <w:rPr>
          <w:rFonts w:ascii="Arial" w:hAnsi="Arial" w:cs="Arial"/>
        </w:rPr>
        <w:instrText xml:space="preserve"> TOC \o "1-2" \h \z </w:instrText>
      </w:r>
      <w:r w:rsidRPr="00EA6CD0">
        <w:rPr>
          <w:rFonts w:ascii="Arial" w:hAnsi="Arial" w:cs="Arial"/>
          <w:rPrChange w:id="54" w:author="Batra Yogesh (EXT)" w:date="2018-04-13T12:45:00Z">
            <w:rPr>
              <w:rFonts w:ascii="Arial" w:hAnsi="Arial" w:cs="Arial"/>
            </w:rPr>
          </w:rPrChange>
        </w:rPr>
        <w:fldChar w:fldCharType="separate"/>
      </w:r>
      <w:r w:rsidR="00CE618D" w:rsidRPr="00EA6CD0">
        <w:fldChar w:fldCharType="begin"/>
      </w:r>
      <w:r w:rsidR="00CE618D" w:rsidRPr="00A542B7">
        <w:rPr>
          <w:rFonts w:ascii="Arial" w:hAnsi="Arial" w:cs="Arial"/>
          <w:rPrChange w:id="55" w:author="Batra Yogesh (EXT)" w:date="2018-04-13T12:45:00Z">
            <w:rPr/>
          </w:rPrChange>
        </w:rPr>
        <w:instrText xml:space="preserve"> HYPERLINK \l "_Toc502068235" </w:instrText>
      </w:r>
      <w:r w:rsidR="00CE618D" w:rsidRPr="00EA6CD0">
        <w:rPr>
          <w:noProof/>
        </w:rPr>
        <w:fldChar w:fldCharType="separate"/>
      </w:r>
      <w:r w:rsidR="00F36052" w:rsidRPr="00A542B7">
        <w:rPr>
          <w:rStyle w:val="Hyperlink"/>
          <w:rFonts w:ascii="Arial" w:hAnsi="Arial" w:cs="Arial"/>
          <w:noProof/>
          <w:rPrChange w:id="56" w:author="Batra Yogesh (EXT)" w:date="2018-04-13T12:45:00Z">
            <w:rPr>
              <w:rStyle w:val="Hyperlink"/>
              <w:noProof/>
            </w:rPr>
          </w:rPrChange>
        </w:rPr>
        <w:t>1.</w:t>
      </w:r>
      <w:r w:rsidR="00F36052" w:rsidRPr="00A542B7">
        <w:rPr>
          <w:rFonts w:ascii="Arial" w:hAnsi="Arial" w:cs="Arial"/>
          <w:noProof/>
          <w:szCs w:val="28"/>
          <w:lang w:bidi="th-TH"/>
          <w:rPrChange w:id="57" w:author="Batra Yogesh (EXT)" w:date="2018-04-13T12:45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F36052" w:rsidRPr="00A542B7">
        <w:rPr>
          <w:rStyle w:val="Hyperlink"/>
          <w:rFonts w:ascii="Arial" w:hAnsi="Arial" w:cs="Arial"/>
          <w:noProof/>
          <w:rPrChange w:id="58" w:author="Batra Yogesh (EXT)" w:date="2018-04-13T12:45:00Z">
            <w:rPr>
              <w:rStyle w:val="Hyperlink"/>
              <w:noProof/>
            </w:rPr>
          </w:rPrChange>
        </w:rPr>
        <w:t>Use Case Information</w:t>
      </w:r>
      <w:r w:rsidR="00F36052" w:rsidRPr="00A542B7">
        <w:rPr>
          <w:rFonts w:ascii="Arial" w:hAnsi="Arial" w:cs="Arial"/>
          <w:noProof/>
          <w:webHidden/>
          <w:rPrChange w:id="59" w:author="Batra Yogesh (EXT)" w:date="2018-04-13T12:45:00Z">
            <w:rPr>
              <w:noProof/>
              <w:webHidden/>
            </w:rPr>
          </w:rPrChange>
        </w:rPr>
        <w:tab/>
      </w:r>
      <w:r w:rsidR="00F36052" w:rsidRPr="00EA6CD0">
        <w:rPr>
          <w:noProof/>
          <w:webHidden/>
        </w:rPr>
        <w:fldChar w:fldCharType="begin"/>
      </w:r>
      <w:r w:rsidR="00F36052" w:rsidRPr="00EA6CD0">
        <w:rPr>
          <w:noProof/>
          <w:webHidden/>
        </w:rPr>
        <w:instrText xml:space="preserve"> PAGEREF _Toc502068235 \h </w:instrText>
      </w:r>
      <w:r w:rsidR="00F36052" w:rsidRPr="00EA6CD0">
        <w:rPr>
          <w:noProof/>
          <w:webHidden/>
        </w:rPr>
      </w:r>
      <w:r w:rsidR="00F36052" w:rsidRPr="00EA6CD0">
        <w:rPr>
          <w:noProof/>
          <w:webHidden/>
        </w:rPr>
        <w:fldChar w:fldCharType="separate"/>
      </w:r>
      <w:r w:rsidR="00F36052" w:rsidRPr="00EA6CD0">
        <w:rPr>
          <w:noProof/>
          <w:webHidden/>
        </w:rPr>
        <w:t>3</w:t>
      </w:r>
      <w:r w:rsidR="00F36052" w:rsidRPr="00EA6CD0">
        <w:rPr>
          <w:noProof/>
          <w:webHidden/>
        </w:rPr>
        <w:fldChar w:fldCharType="end"/>
      </w:r>
      <w:r w:rsidR="00CE618D" w:rsidRPr="00EA6CD0">
        <w:rPr>
          <w:noProof/>
        </w:rPr>
        <w:fldChar w:fldCharType="end"/>
      </w:r>
    </w:p>
    <w:p w14:paraId="611F3C1B" w14:textId="18D6C1CA" w:rsidR="00F36052" w:rsidRPr="00EA6CD0" w:rsidRDefault="00CE618D">
      <w:pPr>
        <w:pStyle w:val="TOC1"/>
        <w:rPr>
          <w:rFonts w:cstheme="minorBidi"/>
          <w:noProof/>
          <w:szCs w:val="28"/>
          <w:lang w:bidi="th-TH"/>
        </w:rPr>
      </w:pPr>
      <w:r w:rsidRPr="00EA6CD0">
        <w:fldChar w:fldCharType="begin"/>
      </w:r>
      <w:r w:rsidRPr="00EA6CD0">
        <w:instrText xml:space="preserve"> HYPERLINK \l "_Toc502068236" </w:instrText>
      </w:r>
      <w:r w:rsidRPr="00EA6CD0">
        <w:rPr>
          <w:noProof/>
        </w:rPr>
        <w:fldChar w:fldCharType="separate"/>
      </w:r>
      <w:r w:rsidR="00F36052" w:rsidRPr="00EA6CD0">
        <w:rPr>
          <w:rStyle w:val="Hyperlink"/>
          <w:rFonts w:ascii="Arial" w:hAnsi="Arial" w:cs="Arial"/>
          <w:noProof/>
          <w:rPrChange w:id="60" w:author="Shah Ashay" w:date="2018-04-16T16:33:00Z">
            <w:rPr>
              <w:rStyle w:val="Hyperlink"/>
              <w:noProof/>
            </w:rPr>
          </w:rPrChange>
        </w:rPr>
        <w:t>2.</w:t>
      </w:r>
      <w:r w:rsidR="00F36052" w:rsidRPr="00EA6CD0">
        <w:rPr>
          <w:rFonts w:ascii="Arial" w:hAnsi="Arial" w:cs="Arial"/>
          <w:noProof/>
          <w:szCs w:val="28"/>
          <w:lang w:bidi="th-TH"/>
          <w:rPrChange w:id="61" w:author="Shah Ashay" w:date="2018-04-16T16:33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F36052" w:rsidRPr="00EA6CD0">
        <w:rPr>
          <w:rStyle w:val="Hyperlink"/>
          <w:rFonts w:ascii="Arial" w:hAnsi="Arial" w:cs="Arial"/>
          <w:noProof/>
          <w:rPrChange w:id="62" w:author="Shah Ashay" w:date="2018-04-16T16:33:00Z">
            <w:rPr>
              <w:rStyle w:val="Hyperlink"/>
              <w:noProof/>
            </w:rPr>
          </w:rPrChange>
        </w:rPr>
        <w:t>Primary Flow: BKK_UC20 – Monthly Data Locking</w:t>
      </w:r>
      <w:r w:rsidR="00F36052" w:rsidRPr="00EA6CD0">
        <w:rPr>
          <w:noProof/>
          <w:webHidden/>
        </w:rPr>
        <w:tab/>
      </w:r>
      <w:r w:rsidR="00F36052" w:rsidRPr="00EA6CD0">
        <w:rPr>
          <w:noProof/>
          <w:webHidden/>
        </w:rPr>
        <w:fldChar w:fldCharType="begin"/>
      </w:r>
      <w:r w:rsidR="00F36052" w:rsidRPr="00EA6CD0">
        <w:rPr>
          <w:noProof/>
          <w:webHidden/>
        </w:rPr>
        <w:instrText xml:space="preserve"> PAGEREF _Toc502068236 \h </w:instrText>
      </w:r>
      <w:r w:rsidR="00F36052" w:rsidRPr="00EA6CD0">
        <w:rPr>
          <w:noProof/>
          <w:webHidden/>
        </w:rPr>
      </w:r>
      <w:r w:rsidR="00F36052" w:rsidRPr="00EA6CD0">
        <w:rPr>
          <w:noProof/>
          <w:webHidden/>
        </w:rPr>
        <w:fldChar w:fldCharType="separate"/>
      </w:r>
      <w:r w:rsidR="00F36052" w:rsidRPr="00EA6CD0">
        <w:rPr>
          <w:noProof/>
          <w:webHidden/>
        </w:rPr>
        <w:t>3</w:t>
      </w:r>
      <w:r w:rsidR="00F36052" w:rsidRPr="00EA6CD0">
        <w:rPr>
          <w:noProof/>
          <w:webHidden/>
        </w:rPr>
        <w:fldChar w:fldCharType="end"/>
      </w:r>
      <w:r w:rsidRPr="00EA6CD0">
        <w:rPr>
          <w:noProof/>
        </w:rPr>
        <w:fldChar w:fldCharType="end"/>
      </w:r>
    </w:p>
    <w:p w14:paraId="0651BA6B" w14:textId="4B3D5C70" w:rsidR="00F36052" w:rsidRPr="00EA6CD0" w:rsidRDefault="00CE618D" w:rsidP="003E3859">
      <w:pPr>
        <w:pStyle w:val="TOC2"/>
        <w:rPr>
          <w:rFonts w:eastAsiaTheme="minorEastAsia" w:cstheme="minorBidi"/>
          <w:szCs w:val="28"/>
          <w:lang w:bidi="th-TH"/>
        </w:rPr>
      </w:pPr>
      <w:r w:rsidRPr="00EA6CD0">
        <w:fldChar w:fldCharType="begin"/>
      </w:r>
      <w:r w:rsidRPr="00EA6CD0">
        <w:instrText xml:space="preserve"> HYPERLINK \l "_Toc502068237" </w:instrText>
      </w:r>
      <w:r w:rsidRPr="00EA6CD0">
        <w:fldChar w:fldCharType="separate"/>
      </w:r>
      <w:r w:rsidR="00F36052" w:rsidRPr="00EA6CD0">
        <w:rPr>
          <w:rStyle w:val="Hyperlink"/>
          <w:rFonts w:ascii="Arial" w:hAnsi="Arial" w:cs="Arial"/>
          <w:rPrChange w:id="63" w:author="Shah Ashay" w:date="2018-04-16T16:33:00Z">
            <w:rPr>
              <w:rStyle w:val="Hyperlink"/>
            </w:rPr>
          </w:rPrChange>
        </w:rPr>
        <w:t>2.1</w:t>
      </w:r>
      <w:r w:rsidR="00F36052" w:rsidRPr="00EA6CD0">
        <w:rPr>
          <w:rFonts w:ascii="Arial" w:eastAsiaTheme="minorEastAsia" w:hAnsi="Arial" w:cs="Arial"/>
          <w:szCs w:val="28"/>
          <w:lang w:bidi="th-TH"/>
          <w:rPrChange w:id="64" w:author="Shah Ashay" w:date="2018-04-16T16:33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F36052" w:rsidRPr="00EA6CD0">
        <w:rPr>
          <w:rStyle w:val="Hyperlink"/>
          <w:rFonts w:ascii="Arial" w:hAnsi="Arial" w:cs="Arial"/>
          <w:rPrChange w:id="65" w:author="Shah Ashay" w:date="2018-04-16T16:33:00Z">
            <w:rPr>
              <w:rStyle w:val="Hyperlink"/>
            </w:rPr>
          </w:rPrChange>
        </w:rPr>
        <w:t>Trigger:  Monthly Data locking</w:t>
      </w:r>
      <w:r w:rsidR="00F36052" w:rsidRPr="00EA6CD0">
        <w:rPr>
          <w:webHidden/>
        </w:rPr>
        <w:tab/>
      </w:r>
      <w:r w:rsidR="00F36052" w:rsidRPr="00EA6CD0">
        <w:rPr>
          <w:webHidden/>
        </w:rPr>
        <w:fldChar w:fldCharType="begin"/>
      </w:r>
      <w:r w:rsidR="00F36052" w:rsidRPr="00EA6CD0">
        <w:rPr>
          <w:webHidden/>
        </w:rPr>
        <w:instrText xml:space="preserve"> PAGEREF _Toc502068237 \h </w:instrText>
      </w:r>
      <w:r w:rsidR="00F36052" w:rsidRPr="00EA6CD0">
        <w:rPr>
          <w:webHidden/>
        </w:rPr>
      </w:r>
      <w:r w:rsidR="00F36052" w:rsidRPr="00EA6CD0">
        <w:rPr>
          <w:webHidden/>
        </w:rPr>
        <w:fldChar w:fldCharType="separate"/>
      </w:r>
      <w:r w:rsidR="00F36052" w:rsidRPr="00EA6CD0">
        <w:rPr>
          <w:webHidden/>
        </w:rPr>
        <w:t>3</w:t>
      </w:r>
      <w:r w:rsidR="00F36052" w:rsidRPr="00EA6CD0">
        <w:rPr>
          <w:webHidden/>
        </w:rPr>
        <w:fldChar w:fldCharType="end"/>
      </w:r>
      <w:r w:rsidRPr="00EA6CD0">
        <w:fldChar w:fldCharType="end"/>
      </w:r>
    </w:p>
    <w:p w14:paraId="08694FD9" w14:textId="0D75E1DD" w:rsidR="00F36052" w:rsidRPr="00EA6CD0" w:rsidRDefault="00CE618D">
      <w:pPr>
        <w:pStyle w:val="TOC1"/>
        <w:rPr>
          <w:rFonts w:cstheme="minorBidi"/>
          <w:noProof/>
          <w:szCs w:val="28"/>
          <w:lang w:bidi="th-TH"/>
        </w:rPr>
      </w:pPr>
      <w:r w:rsidRPr="00EA6CD0">
        <w:fldChar w:fldCharType="begin"/>
      </w:r>
      <w:r w:rsidRPr="00EA6CD0">
        <w:instrText xml:space="preserve"> HYPERLINK \l "_Toc502068238" </w:instrText>
      </w:r>
      <w:r w:rsidRPr="00EA6CD0">
        <w:rPr>
          <w:noProof/>
        </w:rPr>
        <w:fldChar w:fldCharType="separate"/>
      </w:r>
      <w:r w:rsidR="00F36052" w:rsidRPr="00EA6CD0">
        <w:rPr>
          <w:rStyle w:val="Hyperlink"/>
          <w:rFonts w:ascii="Arial" w:hAnsi="Arial" w:cs="Arial"/>
          <w:noProof/>
          <w:rPrChange w:id="66" w:author="Shah Ashay" w:date="2018-04-16T16:33:00Z">
            <w:rPr>
              <w:rStyle w:val="Hyperlink"/>
              <w:noProof/>
            </w:rPr>
          </w:rPrChange>
        </w:rPr>
        <w:t>3.</w:t>
      </w:r>
      <w:r w:rsidR="00F36052" w:rsidRPr="00EA6CD0">
        <w:rPr>
          <w:rFonts w:ascii="Arial" w:hAnsi="Arial" w:cs="Arial"/>
          <w:noProof/>
          <w:szCs w:val="28"/>
          <w:lang w:bidi="th-TH"/>
          <w:rPrChange w:id="67" w:author="Shah Ashay" w:date="2018-04-16T16:33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F36052" w:rsidRPr="00EA6CD0">
        <w:rPr>
          <w:rStyle w:val="Hyperlink"/>
          <w:rFonts w:ascii="Arial" w:hAnsi="Arial" w:cs="Arial"/>
          <w:noProof/>
          <w:rPrChange w:id="68" w:author="Shah Ashay" w:date="2018-04-16T16:33:00Z">
            <w:rPr>
              <w:rStyle w:val="Hyperlink"/>
              <w:noProof/>
            </w:rPr>
          </w:rPrChange>
        </w:rPr>
        <w:t>Alternatives</w:t>
      </w:r>
      <w:r w:rsidR="00F36052" w:rsidRPr="00EA6CD0">
        <w:rPr>
          <w:noProof/>
          <w:webHidden/>
        </w:rPr>
        <w:tab/>
      </w:r>
      <w:r w:rsidR="00F36052" w:rsidRPr="00EA6CD0">
        <w:rPr>
          <w:noProof/>
          <w:webHidden/>
        </w:rPr>
        <w:fldChar w:fldCharType="begin"/>
      </w:r>
      <w:r w:rsidR="00F36052" w:rsidRPr="00EA6CD0">
        <w:rPr>
          <w:noProof/>
          <w:webHidden/>
        </w:rPr>
        <w:instrText xml:space="preserve"> PAGEREF _Toc502068238 \h </w:instrText>
      </w:r>
      <w:r w:rsidR="00F36052" w:rsidRPr="00EA6CD0">
        <w:rPr>
          <w:noProof/>
          <w:webHidden/>
        </w:rPr>
      </w:r>
      <w:r w:rsidR="00F36052" w:rsidRPr="00EA6CD0">
        <w:rPr>
          <w:noProof/>
          <w:webHidden/>
        </w:rPr>
        <w:fldChar w:fldCharType="separate"/>
      </w:r>
      <w:r w:rsidR="00F36052" w:rsidRPr="00EA6CD0">
        <w:rPr>
          <w:noProof/>
          <w:webHidden/>
        </w:rPr>
        <w:t>5</w:t>
      </w:r>
      <w:r w:rsidR="00F36052" w:rsidRPr="00EA6CD0">
        <w:rPr>
          <w:noProof/>
          <w:webHidden/>
        </w:rPr>
        <w:fldChar w:fldCharType="end"/>
      </w:r>
      <w:r w:rsidRPr="00EA6CD0">
        <w:rPr>
          <w:noProof/>
        </w:rPr>
        <w:fldChar w:fldCharType="end"/>
      </w:r>
    </w:p>
    <w:p w14:paraId="4B28FB6B" w14:textId="7FE67A38" w:rsidR="00F36052" w:rsidRPr="00EA6CD0" w:rsidRDefault="00217A1B" w:rsidP="003E3859">
      <w:pPr>
        <w:pStyle w:val="TOC2"/>
        <w:rPr>
          <w:rFonts w:eastAsiaTheme="minorEastAsia" w:cstheme="minorBidi"/>
          <w:szCs w:val="28"/>
          <w:lang w:bidi="th-TH"/>
        </w:rPr>
      </w:pPr>
      <w:r w:rsidRPr="00EA6CD0">
        <w:fldChar w:fldCharType="begin"/>
      </w:r>
      <w:r w:rsidRPr="00EA6CD0">
        <w:instrText xml:space="preserve"> HYPERLINK \l "_Toc502068239" </w:instrText>
      </w:r>
      <w:r w:rsidRPr="00EA6CD0">
        <w:fldChar w:fldCharType="separate"/>
      </w:r>
      <w:r w:rsidR="00F36052" w:rsidRPr="00EA6CD0">
        <w:rPr>
          <w:rStyle w:val="Hyperlink"/>
          <w:rFonts w:ascii="Arial" w:hAnsi="Arial" w:cs="Arial"/>
          <w:rPrChange w:id="69" w:author="Shah Ashay" w:date="2018-04-16T16:33:00Z">
            <w:rPr>
              <w:rStyle w:val="Hyperlink"/>
            </w:rPr>
          </w:rPrChange>
        </w:rPr>
        <w:t>3.1</w:t>
      </w:r>
      <w:r w:rsidR="00F36052" w:rsidRPr="00EA6CD0">
        <w:rPr>
          <w:rFonts w:ascii="Arial" w:eastAsiaTheme="minorEastAsia" w:hAnsi="Arial" w:cs="Arial"/>
          <w:szCs w:val="28"/>
          <w:lang w:bidi="th-TH"/>
          <w:rPrChange w:id="70" w:author="Shah Ashay" w:date="2018-04-16T16:33:00Z">
            <w:rPr>
              <w:rFonts w:eastAsiaTheme="minorEastAsia"/>
              <w:szCs w:val="28"/>
              <w:lang w:bidi="th-TH"/>
            </w:rPr>
          </w:rPrChange>
        </w:rPr>
        <w:tab/>
      </w:r>
      <w:r w:rsidR="00F36052" w:rsidRPr="00EA6CD0">
        <w:rPr>
          <w:rStyle w:val="Hyperlink"/>
          <w:rFonts w:ascii="Arial" w:hAnsi="Arial" w:cs="Arial"/>
          <w:rPrChange w:id="71" w:author="Shah Ashay" w:date="2018-04-16T16:33:00Z">
            <w:rPr>
              <w:rStyle w:val="Hyperlink"/>
            </w:rPr>
          </w:rPrChange>
        </w:rPr>
        <w:t>Alternate Flow A1: Monthly data unlocking</w:t>
      </w:r>
      <w:r w:rsidR="00F36052" w:rsidRPr="00EA6CD0">
        <w:rPr>
          <w:webHidden/>
        </w:rPr>
        <w:tab/>
      </w:r>
      <w:r w:rsidR="00F36052" w:rsidRPr="00EA6CD0">
        <w:rPr>
          <w:webHidden/>
        </w:rPr>
        <w:fldChar w:fldCharType="begin"/>
      </w:r>
      <w:r w:rsidR="00F36052" w:rsidRPr="00EA6CD0">
        <w:rPr>
          <w:webHidden/>
        </w:rPr>
        <w:instrText xml:space="preserve"> PAGEREF _Toc502068239 \h </w:instrText>
      </w:r>
      <w:r w:rsidR="00F36052" w:rsidRPr="00EA6CD0">
        <w:rPr>
          <w:webHidden/>
        </w:rPr>
      </w:r>
      <w:r w:rsidR="00F36052" w:rsidRPr="00EA6CD0">
        <w:rPr>
          <w:webHidden/>
        </w:rPr>
        <w:fldChar w:fldCharType="separate"/>
      </w:r>
      <w:r w:rsidR="00F36052" w:rsidRPr="00EA6CD0">
        <w:rPr>
          <w:webHidden/>
        </w:rPr>
        <w:t>5</w:t>
      </w:r>
      <w:r w:rsidR="00F36052" w:rsidRPr="00EA6CD0">
        <w:rPr>
          <w:webHidden/>
        </w:rPr>
        <w:fldChar w:fldCharType="end"/>
      </w:r>
      <w:r w:rsidRPr="00EA6CD0">
        <w:fldChar w:fldCharType="end"/>
      </w:r>
    </w:p>
    <w:p w14:paraId="7E420B90" w14:textId="57FBF9F7" w:rsidR="00F36052" w:rsidRPr="00EA6CD0" w:rsidRDefault="00CE618D">
      <w:pPr>
        <w:pStyle w:val="TOC1"/>
        <w:rPr>
          <w:rFonts w:cstheme="minorBidi"/>
          <w:noProof/>
          <w:szCs w:val="28"/>
          <w:lang w:bidi="th-TH"/>
        </w:rPr>
      </w:pPr>
      <w:r w:rsidRPr="00EA6CD0">
        <w:fldChar w:fldCharType="begin"/>
      </w:r>
      <w:r w:rsidRPr="00EA6CD0">
        <w:instrText xml:space="preserve"> HYPERLINK \l "_Toc502068240" </w:instrText>
      </w:r>
      <w:r w:rsidRPr="00EA6CD0">
        <w:rPr>
          <w:noProof/>
        </w:rPr>
        <w:fldChar w:fldCharType="separate"/>
      </w:r>
      <w:r w:rsidR="00F36052" w:rsidRPr="00EA6CD0">
        <w:rPr>
          <w:rStyle w:val="Hyperlink"/>
          <w:rFonts w:ascii="Arial" w:hAnsi="Arial" w:cs="Arial"/>
          <w:noProof/>
          <w:rPrChange w:id="72" w:author="Shah Ashay" w:date="2018-04-16T16:33:00Z">
            <w:rPr>
              <w:rStyle w:val="Hyperlink"/>
              <w:noProof/>
            </w:rPr>
          </w:rPrChange>
        </w:rPr>
        <w:t>4.</w:t>
      </w:r>
      <w:r w:rsidR="00F36052" w:rsidRPr="00EA6CD0">
        <w:rPr>
          <w:rFonts w:ascii="Arial" w:hAnsi="Arial" w:cs="Arial"/>
          <w:noProof/>
          <w:szCs w:val="28"/>
          <w:lang w:bidi="th-TH"/>
          <w:rPrChange w:id="73" w:author="Shah Ashay" w:date="2018-04-16T16:33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F36052" w:rsidRPr="00EA6CD0">
        <w:rPr>
          <w:rStyle w:val="Hyperlink"/>
          <w:rFonts w:ascii="Arial" w:hAnsi="Arial" w:cs="Arial"/>
          <w:noProof/>
          <w:rPrChange w:id="74" w:author="Shah Ashay" w:date="2018-04-16T16:33:00Z">
            <w:rPr>
              <w:rStyle w:val="Hyperlink"/>
              <w:noProof/>
            </w:rPr>
          </w:rPrChange>
        </w:rPr>
        <w:t>Exceptions</w:t>
      </w:r>
      <w:r w:rsidR="00F36052" w:rsidRPr="00EA6CD0">
        <w:rPr>
          <w:noProof/>
          <w:webHidden/>
        </w:rPr>
        <w:tab/>
      </w:r>
      <w:r w:rsidR="00F36052" w:rsidRPr="00EA6CD0">
        <w:rPr>
          <w:noProof/>
          <w:webHidden/>
        </w:rPr>
        <w:fldChar w:fldCharType="begin"/>
      </w:r>
      <w:r w:rsidR="00F36052" w:rsidRPr="00EA6CD0">
        <w:rPr>
          <w:noProof/>
          <w:webHidden/>
        </w:rPr>
        <w:instrText xml:space="preserve"> PAGEREF _Toc502068240 \h </w:instrText>
      </w:r>
      <w:r w:rsidR="00F36052" w:rsidRPr="00EA6CD0">
        <w:rPr>
          <w:noProof/>
          <w:webHidden/>
        </w:rPr>
      </w:r>
      <w:r w:rsidR="00F36052" w:rsidRPr="00EA6CD0">
        <w:rPr>
          <w:noProof/>
          <w:webHidden/>
        </w:rPr>
        <w:fldChar w:fldCharType="separate"/>
      </w:r>
      <w:r w:rsidR="00F36052" w:rsidRPr="00EA6CD0">
        <w:rPr>
          <w:noProof/>
          <w:webHidden/>
        </w:rPr>
        <w:t>5</w:t>
      </w:r>
      <w:r w:rsidR="00F36052" w:rsidRPr="00EA6CD0">
        <w:rPr>
          <w:noProof/>
          <w:webHidden/>
        </w:rPr>
        <w:fldChar w:fldCharType="end"/>
      </w:r>
      <w:r w:rsidRPr="00EA6CD0">
        <w:rPr>
          <w:noProof/>
        </w:rPr>
        <w:fldChar w:fldCharType="end"/>
      </w:r>
    </w:p>
    <w:p w14:paraId="46C28F65" w14:textId="21FEC3E9" w:rsidR="00F36052" w:rsidRPr="00EA6CD0" w:rsidRDefault="00CE618D" w:rsidP="003E3859">
      <w:pPr>
        <w:pStyle w:val="TOC2"/>
        <w:rPr>
          <w:rFonts w:eastAsiaTheme="minorEastAsia" w:cstheme="minorBidi"/>
          <w:szCs w:val="28"/>
          <w:lang w:bidi="th-TH"/>
        </w:rPr>
      </w:pPr>
      <w:r w:rsidRPr="00EA6CD0">
        <w:fldChar w:fldCharType="begin"/>
      </w:r>
      <w:r w:rsidRPr="00EA6CD0">
        <w:instrText xml:space="preserve"> HYPERLINK \l "_Toc502068241" </w:instrText>
      </w:r>
      <w:r w:rsidRPr="00EA6CD0">
        <w:fldChar w:fldCharType="separate"/>
      </w:r>
      <w:r w:rsidR="00F36052" w:rsidRPr="00EA6CD0">
        <w:rPr>
          <w:rStyle w:val="Hyperlink"/>
          <w:rFonts w:ascii="Arial" w:hAnsi="Arial" w:cs="Arial"/>
          <w:rPrChange w:id="75" w:author="Shah Ashay" w:date="2018-04-16T16:33:00Z">
            <w:rPr>
              <w:rStyle w:val="Hyperlink"/>
            </w:rPr>
          </w:rPrChange>
        </w:rPr>
        <w:t>4.1</w:t>
      </w:r>
      <w:r w:rsidR="00F36052" w:rsidRPr="00EA6CD0">
        <w:rPr>
          <w:rFonts w:ascii="Arial" w:eastAsiaTheme="minorEastAsia" w:hAnsi="Arial" w:cs="Arial"/>
          <w:szCs w:val="28"/>
          <w:lang w:bidi="th-TH"/>
          <w:rPrChange w:id="76" w:author="Shah Ashay" w:date="2018-04-16T16:33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F36052" w:rsidRPr="00EA6CD0">
        <w:rPr>
          <w:rStyle w:val="Hyperlink"/>
          <w:rFonts w:ascii="Arial" w:hAnsi="Arial" w:cs="Arial"/>
          <w:rPrChange w:id="77" w:author="Shah Ashay" w:date="2018-04-16T16:33:00Z">
            <w:rPr>
              <w:rStyle w:val="Hyperlink"/>
            </w:rPr>
          </w:rPrChange>
        </w:rPr>
        <w:t>List of Common Issues/Errors</w:t>
      </w:r>
      <w:r w:rsidR="00F36052" w:rsidRPr="00EA6CD0">
        <w:rPr>
          <w:webHidden/>
        </w:rPr>
        <w:tab/>
      </w:r>
      <w:r w:rsidR="00F36052" w:rsidRPr="00EA6CD0">
        <w:rPr>
          <w:webHidden/>
        </w:rPr>
        <w:fldChar w:fldCharType="begin"/>
      </w:r>
      <w:r w:rsidR="00F36052" w:rsidRPr="00EA6CD0">
        <w:rPr>
          <w:webHidden/>
        </w:rPr>
        <w:instrText xml:space="preserve"> PAGEREF _Toc502068241 \h </w:instrText>
      </w:r>
      <w:r w:rsidR="00F36052" w:rsidRPr="00EA6CD0">
        <w:rPr>
          <w:webHidden/>
        </w:rPr>
      </w:r>
      <w:r w:rsidR="00F36052" w:rsidRPr="00EA6CD0">
        <w:rPr>
          <w:webHidden/>
        </w:rPr>
        <w:fldChar w:fldCharType="separate"/>
      </w:r>
      <w:r w:rsidR="00F36052" w:rsidRPr="00EA6CD0">
        <w:rPr>
          <w:webHidden/>
        </w:rPr>
        <w:t>5</w:t>
      </w:r>
      <w:r w:rsidR="00F36052" w:rsidRPr="00EA6CD0">
        <w:rPr>
          <w:webHidden/>
        </w:rPr>
        <w:fldChar w:fldCharType="end"/>
      </w:r>
      <w:r w:rsidRPr="00EA6CD0">
        <w:fldChar w:fldCharType="end"/>
      </w:r>
    </w:p>
    <w:p w14:paraId="0BAA3779" w14:textId="0338DFBA" w:rsidR="004D61A0" w:rsidRPr="00A542B7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A542B7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EA6CD0">
        <w:rPr>
          <w:rFonts w:ascii="Arial" w:hAnsi="Arial" w:cs="Arial"/>
        </w:rPr>
        <w:fldChar w:fldCharType="end"/>
      </w:r>
    </w:p>
    <w:p w14:paraId="0BAA377A" w14:textId="77777777" w:rsidR="00447470" w:rsidRPr="00A542B7" w:rsidRDefault="00447470" w:rsidP="00447470">
      <w:pPr>
        <w:pStyle w:val="Heading1"/>
      </w:pPr>
      <w:bookmarkStart w:id="78" w:name="_Toc502068235"/>
      <w:r w:rsidRPr="00A542B7">
        <w:lastRenderedPageBreak/>
        <w:t>Use Case Information</w:t>
      </w:r>
      <w:bookmarkEnd w:id="78"/>
    </w:p>
    <w:p w14:paraId="0BAA377B" w14:textId="77777777" w:rsidR="00447470" w:rsidRPr="00A542B7" w:rsidRDefault="00447470" w:rsidP="00447470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80"/>
        <w:gridCol w:w="6480"/>
        <w:tblGridChange w:id="79">
          <w:tblGrid>
            <w:gridCol w:w="2880"/>
            <w:gridCol w:w="6480"/>
          </w:tblGrid>
        </w:tblGridChange>
      </w:tblGrid>
      <w:tr w:rsidR="00447470" w:rsidRPr="00EA6CD0" w14:paraId="0BAA377E" w14:textId="77777777" w:rsidTr="00EA6CD0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C" w14:textId="77777777" w:rsidR="00447470" w:rsidRPr="00EA6CD0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A6CD0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</w:tcPr>
          <w:p w14:paraId="0BAA377D" w14:textId="53252E70" w:rsidR="00447470" w:rsidRPr="00EA6CD0" w:rsidRDefault="00995052" w:rsidP="002A0D7E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EA6CD0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B61F29" w:rsidRPr="00EA6CD0">
              <w:rPr>
                <w:rFonts w:cs="Arial"/>
                <w:color w:val="000000" w:themeColor="text1"/>
                <w:sz w:val="20"/>
                <w:szCs w:val="20"/>
              </w:rPr>
              <w:t>_UC20</w:t>
            </w:r>
            <w:r w:rsidR="005518FE" w:rsidRPr="00EA6CD0">
              <w:rPr>
                <w:rFonts w:cs="Arial"/>
                <w:color w:val="000000" w:themeColor="text1"/>
                <w:sz w:val="20"/>
                <w:szCs w:val="20"/>
              </w:rPr>
              <w:t xml:space="preserve"> – Monthly Data Locking</w:t>
            </w:r>
          </w:p>
        </w:tc>
      </w:tr>
      <w:tr w:rsidR="00447470" w:rsidRPr="00EA6CD0" w14:paraId="0BAA3781" w14:textId="77777777" w:rsidTr="00EA6CD0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F" w14:textId="77777777" w:rsidR="00447470" w:rsidRPr="00EA6CD0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A6CD0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</w:tcPr>
          <w:p w14:paraId="0BAA3780" w14:textId="7DA5168E" w:rsidR="00447470" w:rsidRPr="00EA6CD0" w:rsidRDefault="008029FF" w:rsidP="006610A7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EA6CD0">
              <w:rPr>
                <w:rFonts w:cs="Arial"/>
                <w:color w:val="000000" w:themeColor="text1"/>
                <w:sz w:val="20"/>
                <w:szCs w:val="20"/>
                <w:rPrChange w:id="80" w:author="Shah Ashay" w:date="2018-04-16T16:33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This screen is used to run status process for data records in EC</w:t>
            </w:r>
            <w:r w:rsidR="00AF2D5A" w:rsidRPr="00EA6CD0">
              <w:rPr>
                <w:rFonts w:cs="Arial"/>
                <w:color w:val="000000" w:themeColor="text1"/>
                <w:sz w:val="20"/>
                <w:szCs w:val="20"/>
                <w:rPrChange w:id="81" w:author="Shah Ashay" w:date="2018-04-16T16:33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.</w:t>
            </w:r>
          </w:p>
        </w:tc>
      </w:tr>
      <w:tr w:rsidR="00447470" w:rsidRPr="00EA6CD0" w14:paraId="0BAA3785" w14:textId="77777777" w:rsidTr="00EA6CD0">
        <w:tblPrEx>
          <w:tblW w:w="9360" w:type="dxa"/>
          <w:tblInd w:w="1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  <w:tblPrExChange w:id="82" w:author="Shah Ashay" w:date="2018-04-16T16:33:00Z">
            <w:tblPrEx>
              <w:tblW w:w="9360" w:type="dxa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359"/>
          <w:trPrChange w:id="83" w:author="Shah Ashay" w:date="2018-04-16T16:33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tcPrChange w:id="84" w:author="Shah Ashay" w:date="2018-04-16T16:33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EA6CD0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A6CD0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  <w:tcPrChange w:id="85" w:author="Shah Ashay" w:date="2018-04-16T16:33:00Z">
              <w:tcPr>
                <w:tcW w:w="6480" w:type="dxa"/>
              </w:tcPr>
            </w:tcPrChange>
          </w:tcPr>
          <w:p w14:paraId="0BAA3784" w14:textId="3CFB3177" w:rsidR="00447470" w:rsidRPr="00EA6CD0" w:rsidRDefault="00D17537" w:rsidP="009805A3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A6CD0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995052" w:rsidRPr="00EA6CD0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B61F29" w:rsidRPr="00EA6CD0">
              <w:rPr>
                <w:rFonts w:cs="Arial"/>
                <w:color w:val="000000" w:themeColor="text1"/>
                <w:sz w:val="20"/>
                <w:szCs w:val="20"/>
              </w:rPr>
              <w:t>_UC19</w:t>
            </w:r>
            <w:r w:rsidR="009805A3" w:rsidRPr="00EA6CD0">
              <w:rPr>
                <w:rFonts w:cs="Arial"/>
                <w:color w:val="000000" w:themeColor="text1"/>
                <w:sz w:val="20"/>
                <w:szCs w:val="20"/>
              </w:rPr>
              <w:t xml:space="preserve"> – Run Verify Data</w:t>
            </w:r>
          </w:p>
        </w:tc>
      </w:tr>
      <w:tr w:rsidR="00AF2D5A" w:rsidRPr="00EA6CD0" w14:paraId="786CE4E0" w14:textId="77777777" w:rsidTr="00EA6CD0">
        <w:tblPrEx>
          <w:tblW w:w="9360" w:type="dxa"/>
          <w:tblInd w:w="1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  <w:tblPrExChange w:id="86" w:author="Shah Ashay" w:date="2018-04-16T16:33:00Z">
            <w:tblPrEx>
              <w:tblW w:w="9360" w:type="dxa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350"/>
          <w:trPrChange w:id="87" w:author="Shah Ashay" w:date="2018-04-16T16:33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tcPrChange w:id="88" w:author="Shah Ashay" w:date="2018-04-16T16:33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AF2D5A" w:rsidRPr="00EA6CD0" w:rsidRDefault="00AF2D5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A6CD0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480" w:type="dxa"/>
            <w:tcPrChange w:id="89" w:author="Shah Ashay" w:date="2018-04-16T16:33:00Z">
              <w:tcPr>
                <w:tcW w:w="6480" w:type="dxa"/>
              </w:tcPr>
            </w:tcPrChange>
          </w:tcPr>
          <w:p w14:paraId="315DD97A" w14:textId="48E56F2C" w:rsidR="00AF2D5A" w:rsidRPr="00EA6CD0" w:rsidRDefault="009805A3" w:rsidP="00726BBA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A6CD0">
              <w:rPr>
                <w:rFonts w:cs="Arial"/>
                <w:color w:val="000000" w:themeColor="text1"/>
                <w:sz w:val="20"/>
                <w:szCs w:val="20"/>
              </w:rPr>
              <w:t>Monthly Data Locking</w:t>
            </w:r>
          </w:p>
        </w:tc>
      </w:tr>
      <w:tr w:rsidR="00B61F29" w:rsidRPr="00EA6CD0" w14:paraId="4EAB152C" w14:textId="77777777" w:rsidTr="00EA6CD0">
        <w:tblPrEx>
          <w:tblW w:w="9360" w:type="dxa"/>
          <w:tblInd w:w="1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  <w:tblPrExChange w:id="90" w:author="Shah Ashay" w:date="2018-04-16T16:33:00Z">
            <w:tblPrEx>
              <w:tblW w:w="9360" w:type="dxa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620"/>
          <w:trPrChange w:id="91" w:author="Shah Ashay" w:date="2018-04-16T16:33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tcPrChange w:id="92" w:author="Shah Ashay" w:date="2018-04-16T16:33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5F23130C" w14:textId="77777777" w:rsidR="00B61F29" w:rsidRPr="00EA6CD0" w:rsidRDefault="00B61F29" w:rsidP="00B61F29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A6CD0">
              <w:rPr>
                <w:rFonts w:cs="Arial"/>
                <w:b/>
                <w:sz w:val="20"/>
                <w:szCs w:val="20"/>
              </w:rPr>
              <w:t>EC Roles</w:t>
            </w:r>
          </w:p>
          <w:p w14:paraId="49360F54" w14:textId="5F9E936A" w:rsidR="00B61F29" w:rsidRPr="00EA6CD0" w:rsidRDefault="00B61F29" w:rsidP="00B61F29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A6CD0">
              <w:rPr>
                <w:rFonts w:cs="Arial"/>
                <w:sz w:val="20"/>
                <w:szCs w:val="20"/>
              </w:rPr>
              <w:t>(list EC roles that may execute Use Case)</w:t>
            </w:r>
          </w:p>
        </w:tc>
        <w:tc>
          <w:tcPr>
            <w:tcW w:w="6480" w:type="dxa"/>
            <w:tcPrChange w:id="93" w:author="Shah Ashay" w:date="2018-04-16T16:33:00Z">
              <w:tcPr>
                <w:tcW w:w="6480" w:type="dxa"/>
              </w:tcPr>
            </w:tcPrChange>
          </w:tcPr>
          <w:p w14:paraId="39F6DDE3" w14:textId="3EB19C9C" w:rsidR="00B61F29" w:rsidRPr="00EA6CD0" w:rsidRDefault="00B61F29" w:rsidP="00B61F2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A6CD0">
              <w:rPr>
                <w:rFonts w:cs="Arial"/>
                <w:color w:val="000000" w:themeColor="text1"/>
                <w:sz w:val="20"/>
                <w:szCs w:val="20"/>
              </w:rPr>
              <w:t xml:space="preserve">Roles can be able to execute this use case is </w:t>
            </w:r>
            <w:r w:rsidRPr="00EA6CD0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Thailand EC Admin</w:t>
            </w:r>
          </w:p>
        </w:tc>
      </w:tr>
      <w:tr w:rsidR="00AF2D5A" w:rsidRPr="00EA6CD0" w14:paraId="0BAA378E" w14:textId="77777777" w:rsidTr="00EA6CD0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8A" w14:textId="77777777" w:rsidR="00AF2D5A" w:rsidRPr="00EA6CD0" w:rsidRDefault="00AF2D5A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EA6CD0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</w:tcPr>
          <w:p w14:paraId="0BAA378D" w14:textId="36B5AFD9" w:rsidR="00AF2D5A" w:rsidRPr="00EA6CD0" w:rsidRDefault="00B61F29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  <w:pPrChange w:id="94" w:author="Shah Ashay" w:date="2018-04-16T16:33:00Z">
                <w:pPr>
                  <w:pStyle w:val="ListParagraph"/>
                  <w:keepNext/>
                  <w:keepLines/>
                  <w:numPr>
                    <w:numId w:val="9"/>
                  </w:numPr>
                  <w:ind w:hanging="360"/>
                </w:pPr>
              </w:pPrChange>
            </w:pPr>
            <w:del w:id="95" w:author="Shah Ashay" w:date="2018-04-16T16:33:00Z">
              <w:r w:rsidRPr="00EA6CD0" w:rsidDel="00EA6CD0">
                <w:rPr>
                  <w:rFonts w:cs="Arial"/>
                  <w:color w:val="000000" w:themeColor="text1"/>
                  <w:sz w:val="20"/>
                  <w:szCs w:val="20"/>
                </w:rPr>
                <w:delText>none</w:delText>
              </w:r>
            </w:del>
          </w:p>
        </w:tc>
      </w:tr>
      <w:tr w:rsidR="00447470" w:rsidRPr="00EA6CD0" w14:paraId="0BAA3791" w14:textId="77777777" w:rsidTr="00EA6CD0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8F" w14:textId="77777777" w:rsidR="00447470" w:rsidRPr="00EA6CD0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EA6CD0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</w:tcPr>
          <w:p w14:paraId="0BAA3790" w14:textId="77777777" w:rsidR="00447470" w:rsidRPr="00EA6CD0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A542B7" w:rsidRDefault="00447470" w:rsidP="00447470">
      <w:pPr>
        <w:rPr>
          <w:rFonts w:cs="Arial"/>
        </w:rPr>
      </w:pPr>
    </w:p>
    <w:p w14:paraId="0BAA3793" w14:textId="50CCE00E" w:rsidR="00D17537" w:rsidRPr="00A542B7" w:rsidRDefault="00D17537">
      <w:pPr>
        <w:rPr>
          <w:ins w:id="96" w:author="Prakash Atul (Ext)" w:date="2018-03-27T16:37:00Z"/>
          <w:rFonts w:cs="Arial"/>
          <w:b/>
          <w:bCs/>
          <w:sz w:val="24"/>
          <w:szCs w:val="32"/>
        </w:rPr>
      </w:pPr>
      <w:bookmarkStart w:id="97" w:name="_Toc536253722"/>
      <w:bookmarkStart w:id="98" w:name="_Toc536258288"/>
    </w:p>
    <w:p w14:paraId="338964AF" w14:textId="4B4152D5" w:rsidR="00BE0F33" w:rsidRPr="00A542B7" w:rsidRDefault="00BE0F33" w:rsidP="00BE0F33">
      <w:pPr>
        <w:rPr>
          <w:ins w:id="99" w:author="Prakash Atul (Ext)" w:date="2018-03-27T16:37:00Z"/>
          <w:rFonts w:cs="Arial"/>
          <w:b/>
          <w:bCs/>
          <w:sz w:val="24"/>
          <w:szCs w:val="32"/>
        </w:rPr>
      </w:pPr>
      <w:ins w:id="100" w:author="Prakash Atul (Ext)" w:date="2018-03-27T16:37:00Z">
        <w:r w:rsidRPr="00A542B7">
          <w:rPr>
            <w:rFonts w:cs="Arial"/>
            <w:bCs/>
            <w:color w:val="000000"/>
            <w:szCs w:val="22"/>
            <w:rPrChange w:id="101" w:author="Batra Yogesh (EXT)" w:date="2018-04-13T12:45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>Note: the toolbar on EC11</w:t>
        </w:r>
      </w:ins>
      <w:ins w:id="102" w:author="Batra Yogesh (EXT)" w:date="2018-04-13T12:46:00Z">
        <w:r w:rsidR="00A542B7">
          <w:rPr>
            <w:rFonts w:cs="Arial"/>
            <w:bCs/>
            <w:color w:val="000000"/>
            <w:szCs w:val="22"/>
          </w:rPr>
          <w:t>.2</w:t>
        </w:r>
      </w:ins>
      <w:ins w:id="103" w:author="Prakash Atul (Ext)" w:date="2018-03-27T16:37:00Z">
        <w:r w:rsidRPr="00A542B7">
          <w:rPr>
            <w:rFonts w:cs="Arial"/>
            <w:bCs/>
            <w:color w:val="000000"/>
            <w:szCs w:val="22"/>
            <w:rPrChange w:id="104" w:author="Batra Yogesh (EXT)" w:date="2018-04-13T12:45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 has changed. Refer to the image below for different buttons</w:t>
        </w:r>
      </w:ins>
    </w:p>
    <w:p w14:paraId="38E86D55" w14:textId="77777777" w:rsidR="00BE0F33" w:rsidRPr="00A542B7" w:rsidRDefault="00BE0F33" w:rsidP="00BE0F33">
      <w:pPr>
        <w:rPr>
          <w:ins w:id="105" w:author="Prakash Atul (Ext)" w:date="2018-03-27T16:37:00Z"/>
          <w:rFonts w:cs="Arial"/>
          <w:b/>
          <w:bCs/>
          <w:sz w:val="24"/>
          <w:szCs w:val="32"/>
        </w:rPr>
      </w:pPr>
    </w:p>
    <w:p w14:paraId="47B734F6" w14:textId="77777777" w:rsidR="00BE0F33" w:rsidRPr="00A542B7" w:rsidRDefault="00BE0F33" w:rsidP="00BE0F33">
      <w:pPr>
        <w:rPr>
          <w:ins w:id="106" w:author="Prakash Atul (Ext)" w:date="2018-03-27T16:37:00Z"/>
          <w:rFonts w:cs="Arial"/>
          <w:b/>
          <w:bCs/>
          <w:sz w:val="24"/>
          <w:szCs w:val="32"/>
        </w:rPr>
      </w:pPr>
      <w:ins w:id="107" w:author="Prakash Atul (Ext)" w:date="2018-03-27T16:37:00Z">
        <w:r w:rsidRPr="00A542B7">
          <w:rPr>
            <w:rFonts w:cs="Arial"/>
            <w:noProof/>
            <w:color w:val="000000"/>
            <w:szCs w:val="22"/>
            <w:rPrChange w:id="108" w:author="Batra Yogesh (EXT)" w:date="2018-04-13T12:45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5A77AE76" wp14:editId="2EB11AEB">
              <wp:extent cx="5105048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5EBC62CF" w14:textId="77777777" w:rsidR="00BE0F33" w:rsidRPr="00A542B7" w:rsidRDefault="00BE0F33">
      <w:pPr>
        <w:rPr>
          <w:rFonts w:cs="Arial"/>
          <w:b/>
          <w:bCs/>
          <w:sz w:val="24"/>
          <w:szCs w:val="32"/>
        </w:rPr>
      </w:pPr>
    </w:p>
    <w:p w14:paraId="037A1447" w14:textId="3F3F433B" w:rsidR="00CA3FFB" w:rsidRPr="00A542B7" w:rsidRDefault="00CA3FFB" w:rsidP="006A1F9A">
      <w:pPr>
        <w:pStyle w:val="Heading1"/>
      </w:pPr>
      <w:bookmarkStart w:id="109" w:name="_Toc502068236"/>
      <w:bookmarkEnd w:id="97"/>
      <w:bookmarkEnd w:id="98"/>
      <w:r w:rsidRPr="00A542B7">
        <w:t xml:space="preserve">Primary Flow: </w:t>
      </w:r>
      <w:r w:rsidR="00995052" w:rsidRPr="00A542B7">
        <w:t>BKK</w:t>
      </w:r>
      <w:r w:rsidR="00B61F29" w:rsidRPr="00A542B7">
        <w:t>_UC20</w:t>
      </w:r>
      <w:r w:rsidR="005518FE" w:rsidRPr="00A542B7">
        <w:t xml:space="preserve"> – Monthly Data Locking</w:t>
      </w:r>
      <w:bookmarkEnd w:id="109"/>
      <w:r w:rsidR="00257727" w:rsidRPr="00A542B7">
        <w:t xml:space="preserve"> </w:t>
      </w:r>
    </w:p>
    <w:p w14:paraId="4EF8D314" w14:textId="6477B279" w:rsidR="00FD23F0" w:rsidRPr="00A542B7" w:rsidRDefault="005B21E9" w:rsidP="00C07B9E">
      <w:pPr>
        <w:pStyle w:val="Heading2"/>
        <w:ind w:left="1260" w:hanging="540"/>
        <w:rPr>
          <w:sz w:val="20"/>
          <w:szCs w:val="20"/>
          <w:rPrChange w:id="110" w:author="Batra Yogesh (EXT)" w:date="2018-04-13T12:45:00Z">
            <w:rPr>
              <w:rFonts w:asciiTheme="minorHAnsi" w:hAnsiTheme="minorHAnsi"/>
              <w:sz w:val="20"/>
              <w:szCs w:val="20"/>
            </w:rPr>
          </w:rPrChange>
        </w:rPr>
      </w:pPr>
      <w:bookmarkStart w:id="111" w:name="_Toc456769178"/>
      <w:bookmarkStart w:id="112" w:name="_Toc502068237"/>
      <w:bookmarkStart w:id="113" w:name="_Toc456593749"/>
      <w:r w:rsidRPr="00A542B7">
        <w:rPr>
          <w:rPrChange w:id="114" w:author="Batra Yogesh (EXT)" w:date="2018-04-13T12:45:00Z">
            <w:rPr>
              <w:rFonts w:asciiTheme="minorHAnsi" w:hAnsiTheme="minorHAnsi"/>
            </w:rPr>
          </w:rPrChange>
        </w:rPr>
        <w:t xml:space="preserve">Trigger:  </w:t>
      </w:r>
      <w:bookmarkEnd w:id="111"/>
      <w:r w:rsidR="009805A3" w:rsidRPr="00A542B7">
        <w:rPr>
          <w:rPrChange w:id="115" w:author="Batra Yogesh (EXT)" w:date="2018-04-13T12:45:00Z">
            <w:rPr>
              <w:rFonts w:asciiTheme="minorHAnsi" w:hAnsiTheme="minorHAnsi"/>
            </w:rPr>
          </w:rPrChange>
        </w:rPr>
        <w:t>Monthly Data locking</w:t>
      </w:r>
      <w:bookmarkEnd w:id="112"/>
      <w:r w:rsidRPr="00A542B7">
        <w:rPr>
          <w:rPrChange w:id="116" w:author="Batra Yogesh (EXT)" w:date="2018-04-13T12:45:00Z">
            <w:rPr>
              <w:rFonts w:asciiTheme="minorHAnsi" w:hAnsiTheme="minorHAnsi"/>
            </w:rPr>
          </w:rPrChange>
        </w:rPr>
        <w:t xml:space="preserve"> </w:t>
      </w:r>
      <w:bookmarkEnd w:id="113"/>
    </w:p>
    <w:p w14:paraId="7D68A096" w14:textId="48109309" w:rsidR="00CA3FFB" w:rsidRPr="00A542B7" w:rsidRDefault="00CA3FFB" w:rsidP="00CA3FFB">
      <w:pPr>
        <w:rPr>
          <w:rFonts w:cs="Arial"/>
          <w:color w:val="000000" w:themeColor="text1"/>
          <w:szCs w:val="22"/>
          <w:rPrChange w:id="117" w:author="Batra Yogesh (EXT)" w:date="2018-04-13T12:46:00Z">
            <w:rPr>
              <w:rFonts w:cs="Arial"/>
              <w:color w:val="000000" w:themeColor="text1"/>
              <w:sz w:val="20"/>
              <w:szCs w:val="20"/>
            </w:rPr>
          </w:rPrChange>
        </w:rPr>
      </w:pPr>
      <w:r w:rsidRPr="00A542B7">
        <w:rPr>
          <w:rFonts w:cs="Arial"/>
          <w:color w:val="000000" w:themeColor="text1"/>
          <w:szCs w:val="22"/>
          <w:rPrChange w:id="118" w:author="Batra Yogesh (EXT)" w:date="2018-04-13T12:46:00Z">
            <w:rPr>
              <w:rFonts w:cs="Arial"/>
              <w:color w:val="000000" w:themeColor="text1"/>
              <w:sz w:val="20"/>
              <w:szCs w:val="20"/>
            </w:rPr>
          </w:rPrChange>
        </w:rPr>
        <w:t>.</w:t>
      </w:r>
      <w:r w:rsidR="009805A3" w:rsidRPr="00A542B7">
        <w:rPr>
          <w:rFonts w:cs="Arial"/>
          <w:color w:val="000000" w:themeColor="text1"/>
          <w:szCs w:val="22"/>
          <w:rPrChange w:id="119" w:author="Batra Yogesh (EXT)" w:date="2018-04-13T12:46:00Z">
            <w:rPr>
              <w:rFonts w:cs="Arial"/>
              <w:color w:val="000000" w:themeColor="text1"/>
              <w:sz w:val="20"/>
              <w:szCs w:val="20"/>
            </w:rPr>
          </w:rPrChange>
        </w:rPr>
        <w:t>Details: Following Regulatory reporting issued to respective government agencies EC data is locked to prevent adjustment</w:t>
      </w:r>
      <w:r w:rsidR="00F36052" w:rsidRPr="00A542B7">
        <w:rPr>
          <w:rFonts w:cs="Arial"/>
          <w:color w:val="000000" w:themeColor="text1"/>
          <w:szCs w:val="22"/>
          <w:rPrChange w:id="120" w:author="Batra Yogesh (EXT)" w:date="2018-04-13T12:46:00Z">
            <w:rPr>
              <w:rFonts w:cs="Arial"/>
              <w:color w:val="000000" w:themeColor="text1"/>
              <w:sz w:val="20"/>
              <w:szCs w:val="20"/>
            </w:rPr>
          </w:rPrChange>
        </w:rPr>
        <w:t>. It will be performed after M&amp;M confirmation to lock data.</w:t>
      </w:r>
    </w:p>
    <w:p w14:paraId="31E58E8F" w14:textId="77777777" w:rsidR="00CA3FFB" w:rsidRPr="00EA6CD0" w:rsidRDefault="00CA3FFB" w:rsidP="00CA3FFB">
      <w:pPr>
        <w:rPr>
          <w:rFonts w:cs="Arial"/>
          <w:i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21" w:author="Shah Ashay" w:date="2018-04-16T16:34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714"/>
        <w:gridCol w:w="3602"/>
        <w:gridCol w:w="2158"/>
        <w:gridCol w:w="2876"/>
        <w:tblGridChange w:id="122">
          <w:tblGrid>
            <w:gridCol w:w="630"/>
            <w:gridCol w:w="3690"/>
            <w:gridCol w:w="2160"/>
            <w:gridCol w:w="2880"/>
          </w:tblGrid>
        </w:tblGridChange>
      </w:tblGrid>
      <w:tr w:rsidR="000A3D8F" w:rsidRPr="00EA6CD0" w14:paraId="396D6452" w14:textId="77777777" w:rsidTr="00EA6CD0">
        <w:trPr>
          <w:tblHeader/>
          <w:trPrChange w:id="123" w:author="Shah Ashay" w:date="2018-04-16T16:34:00Z">
            <w:trPr>
              <w:tblHeader/>
            </w:trPr>
          </w:trPrChange>
        </w:trPr>
        <w:tc>
          <w:tcPr>
            <w:tcW w:w="382" w:type="pct"/>
            <w:shd w:val="pct15" w:color="auto" w:fill="3399FF"/>
            <w:tcPrChange w:id="124" w:author="Shah Ashay" w:date="2018-04-16T16:34:00Z">
              <w:tcPr>
                <w:tcW w:w="630" w:type="dxa"/>
                <w:shd w:val="pct15" w:color="auto" w:fill="3399FF"/>
              </w:tcPr>
            </w:tcPrChange>
          </w:tcPr>
          <w:p w14:paraId="4E9AC55C" w14:textId="77777777" w:rsidR="00CA3FFB" w:rsidRPr="00EA6CD0" w:rsidRDefault="00CA3FFB" w:rsidP="00CA3FFB">
            <w:pPr>
              <w:spacing w:before="60" w:after="6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rPrChange w:id="125" w:author="Shah Ashay" w:date="2018-04-16T16:34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</w:pPr>
            <w:r w:rsidRPr="00EA6CD0">
              <w:rPr>
                <w:rFonts w:cs="Arial"/>
                <w:b/>
                <w:color w:val="FFFFFF" w:themeColor="background1"/>
                <w:sz w:val="20"/>
                <w:szCs w:val="20"/>
                <w:rPrChange w:id="126" w:author="Shah Ashay" w:date="2018-04-16T16:34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  <w:t>Step</w:t>
            </w:r>
          </w:p>
        </w:tc>
        <w:tc>
          <w:tcPr>
            <w:tcW w:w="1926" w:type="pct"/>
            <w:shd w:val="pct15" w:color="auto" w:fill="017EEF"/>
            <w:tcPrChange w:id="127" w:author="Shah Ashay" w:date="2018-04-16T16:34:00Z">
              <w:tcPr>
                <w:tcW w:w="3690" w:type="dxa"/>
                <w:shd w:val="pct15" w:color="auto" w:fill="017EEF"/>
              </w:tcPr>
            </w:tcPrChange>
          </w:tcPr>
          <w:p w14:paraId="22924A38" w14:textId="77777777" w:rsidR="00CA3FFB" w:rsidRPr="00EA6CD0" w:rsidRDefault="00CA3FFB" w:rsidP="000A3D8F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EA6CD0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pct15" w:color="auto" w:fill="017EEF"/>
            <w:tcPrChange w:id="128" w:author="Shah Ashay" w:date="2018-04-16T16:34:00Z">
              <w:tcPr>
                <w:tcW w:w="2160" w:type="dxa"/>
                <w:shd w:val="pct15" w:color="auto" w:fill="017EEF"/>
              </w:tcPr>
            </w:tcPrChange>
          </w:tcPr>
          <w:p w14:paraId="6135FA1E" w14:textId="77777777" w:rsidR="00CA3FFB" w:rsidRPr="00EA6CD0" w:rsidRDefault="00CA3FFB" w:rsidP="00CA3FFB">
            <w:pPr>
              <w:spacing w:before="60" w:after="6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rPrChange w:id="129" w:author="Shah Ashay" w:date="2018-04-16T16:34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</w:pPr>
            <w:r w:rsidRPr="00EA6CD0">
              <w:rPr>
                <w:rFonts w:cs="Arial"/>
                <w:b/>
                <w:color w:val="FFFFFF" w:themeColor="background1"/>
                <w:sz w:val="20"/>
                <w:szCs w:val="20"/>
                <w:rPrChange w:id="130" w:author="Shah Ashay" w:date="2018-04-16T16:34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  <w:t>System Response</w:t>
            </w:r>
          </w:p>
        </w:tc>
        <w:tc>
          <w:tcPr>
            <w:tcW w:w="1538" w:type="pct"/>
            <w:shd w:val="pct15" w:color="auto" w:fill="017EEF"/>
            <w:tcPrChange w:id="131" w:author="Shah Ashay" w:date="2018-04-16T16:34:00Z">
              <w:tcPr>
                <w:tcW w:w="2880" w:type="dxa"/>
                <w:shd w:val="pct15" w:color="auto" w:fill="017EEF"/>
              </w:tcPr>
            </w:tcPrChange>
          </w:tcPr>
          <w:p w14:paraId="6EC93E71" w14:textId="77777777" w:rsidR="00CA3FFB" w:rsidRPr="00EA6CD0" w:rsidRDefault="00CA3FFB" w:rsidP="00CA3FFB">
            <w:pPr>
              <w:spacing w:before="60" w:after="60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rPrChange w:id="132" w:author="Shah Ashay" w:date="2018-04-16T16:34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</w:pPr>
            <w:r w:rsidRPr="00EA6CD0">
              <w:rPr>
                <w:rFonts w:cs="Arial"/>
                <w:b/>
                <w:color w:val="FFFFFF" w:themeColor="background1"/>
                <w:sz w:val="20"/>
                <w:szCs w:val="20"/>
                <w:rPrChange w:id="133" w:author="Shah Ashay" w:date="2018-04-16T16:34:00Z">
                  <w:rPr>
                    <w:rFonts w:asciiTheme="minorHAnsi" w:hAnsiTheme="minorHAnsi"/>
                    <w:b/>
                    <w:color w:val="FFFFFF" w:themeColor="background1"/>
                    <w:sz w:val="20"/>
                  </w:rPr>
                </w:rPrChange>
              </w:rPr>
              <w:t>Notes</w:t>
            </w:r>
          </w:p>
        </w:tc>
      </w:tr>
      <w:tr w:rsidR="008029FF" w:rsidRPr="00EA6CD0" w14:paraId="17D7F246" w14:textId="77777777" w:rsidTr="00EA6CD0">
        <w:trPr>
          <w:cantSplit/>
          <w:trPrChange w:id="134" w:author="Shah Ashay" w:date="2018-04-16T16:34:00Z">
            <w:trPr>
              <w:cantSplit/>
            </w:trPr>
          </w:trPrChange>
        </w:trPr>
        <w:tc>
          <w:tcPr>
            <w:tcW w:w="382" w:type="pct"/>
            <w:tcPrChange w:id="135" w:author="Shah Ashay" w:date="2018-04-16T16:34:00Z">
              <w:tcPr>
                <w:tcW w:w="630" w:type="dxa"/>
              </w:tcPr>
            </w:tcPrChange>
          </w:tcPr>
          <w:p w14:paraId="34AE6D97" w14:textId="77777777" w:rsidR="008029FF" w:rsidRPr="00EA6CD0" w:rsidRDefault="008029F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136" w:author="Shah Ashay" w:date="2018-04-16T16:3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26" w:type="pct"/>
            <w:tcPrChange w:id="137" w:author="Shah Ashay" w:date="2018-04-16T16:34:00Z">
              <w:tcPr>
                <w:tcW w:w="3690" w:type="dxa"/>
              </w:tcPr>
            </w:tcPrChange>
          </w:tcPr>
          <w:p w14:paraId="56A75B74" w14:textId="2918B06F" w:rsidR="008029FF" w:rsidRPr="00EA6CD0" w:rsidRDefault="008029FF" w:rsidP="00705162">
            <w:pPr>
              <w:pStyle w:val="TableText"/>
              <w:rPr>
                <w:rFonts w:cs="Arial"/>
                <w:sz w:val="20"/>
                <w:szCs w:val="20"/>
                <w:rPrChange w:id="138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A6CD0">
              <w:rPr>
                <w:rFonts w:cs="Arial"/>
                <w:sz w:val="20"/>
                <w:szCs w:val="20"/>
                <w:rPrChange w:id="139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Open up </w:t>
            </w:r>
            <w:r w:rsidR="009805A3" w:rsidRPr="00EA6CD0">
              <w:rPr>
                <w:rFonts w:cs="Arial"/>
                <w:b/>
                <w:i/>
                <w:sz w:val="20"/>
                <w:szCs w:val="20"/>
                <w:rPrChange w:id="140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Monthly Data Locking</w:t>
            </w:r>
            <w:r w:rsidRPr="00EA6CD0">
              <w:rPr>
                <w:rFonts w:cs="Arial"/>
                <w:b/>
                <w:i/>
                <w:sz w:val="20"/>
                <w:szCs w:val="20"/>
                <w:rPrChange w:id="141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 </w:t>
            </w:r>
            <w:r w:rsidRPr="00EA6CD0">
              <w:rPr>
                <w:rFonts w:cs="Arial"/>
                <w:sz w:val="20"/>
                <w:szCs w:val="20"/>
                <w:rPrChange w:id="142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screen</w:t>
            </w:r>
          </w:p>
          <w:p w14:paraId="2E65E9F0" w14:textId="42D1DB67" w:rsidR="008029FF" w:rsidRPr="00EA6CD0" w:rsidRDefault="008029FF" w:rsidP="009805A3">
            <w:pPr>
              <w:spacing w:after="120"/>
              <w:rPr>
                <w:rFonts w:cs="Arial"/>
                <w:i/>
                <w:sz w:val="20"/>
                <w:szCs w:val="20"/>
              </w:rPr>
            </w:pPr>
            <w:r w:rsidRPr="00EA6CD0">
              <w:rPr>
                <w:rFonts w:cs="Arial"/>
                <w:i/>
                <w:sz w:val="20"/>
                <w:szCs w:val="20"/>
                <w:rPrChange w:id="143" w:author="Shah Ashay" w:date="2018-04-16T16:3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EA6CD0">
              <w:rPr>
                <w:rFonts w:cs="Arial"/>
                <w:i/>
                <w:sz w:val="20"/>
                <w:szCs w:val="20"/>
                <w:rPrChange w:id="144" w:author="Shah Ashay" w:date="2018-04-16T16:3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EA6CD0">
              <w:rPr>
                <w:rFonts w:cs="Arial"/>
                <w:i/>
                <w:sz w:val="20"/>
                <w:szCs w:val="20"/>
                <w:rPrChange w:id="145" w:author="Shah Ashay" w:date="2018-04-16T16:3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</w:t>
            </w:r>
            <w:del w:id="146" w:author="Prakash Atul (Ext)" w:date="2018-03-27T16:33:00Z">
              <w:r w:rsidRPr="00EA6CD0" w:rsidDel="00AC5165">
                <w:rPr>
                  <w:rFonts w:cs="Arial"/>
                  <w:i/>
                  <w:sz w:val="20"/>
                  <w:szCs w:val="20"/>
                  <w:rPrChange w:id="147" w:author="Shah Ashay" w:date="2018-04-16T16:34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delText>Data Approval</w:delText>
              </w:r>
            </w:del>
            <w:ins w:id="148" w:author="Prakash Atul (Ext)" w:date="2018-03-27T16:33:00Z">
              <w:r w:rsidR="00AC5165" w:rsidRPr="00EA6CD0">
                <w:rPr>
                  <w:rFonts w:cs="Arial"/>
                  <w:i/>
                  <w:sz w:val="20"/>
                  <w:szCs w:val="20"/>
                  <w:rPrChange w:id="149" w:author="Shah Ashay" w:date="2018-04-16T16:34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>Allocation</w:t>
              </w:r>
            </w:ins>
            <w:r w:rsidRPr="00EA6CD0">
              <w:rPr>
                <w:rFonts w:cs="Arial"/>
                <w:i/>
                <w:sz w:val="20"/>
                <w:szCs w:val="20"/>
                <w:rPrChange w:id="150" w:author="Shah Ashay" w:date="2018-04-16T16:3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EA6CD0">
              <w:rPr>
                <w:rFonts w:cs="Arial"/>
                <w:i/>
                <w:sz w:val="20"/>
                <w:szCs w:val="20"/>
                <w:rPrChange w:id="151" w:author="Shah Ashay" w:date="2018-04-16T16:3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</w:t>
            </w:r>
            <w:r w:rsidR="009805A3" w:rsidRPr="00EA6CD0">
              <w:rPr>
                <w:rFonts w:cs="Arial"/>
                <w:i/>
                <w:sz w:val="20"/>
                <w:szCs w:val="20"/>
                <w:rPrChange w:id="152" w:author="Shah Ashay" w:date="2018-04-16T16:3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Monthly Data Locking </w:t>
            </w:r>
          </w:p>
        </w:tc>
        <w:tc>
          <w:tcPr>
            <w:tcW w:w="1154" w:type="pct"/>
            <w:tcPrChange w:id="153" w:author="Shah Ashay" w:date="2018-04-16T16:34:00Z">
              <w:tcPr>
                <w:tcW w:w="2160" w:type="dxa"/>
              </w:tcPr>
            </w:tcPrChange>
          </w:tcPr>
          <w:p w14:paraId="3A9679C4" w14:textId="77777777" w:rsidR="008029FF" w:rsidRPr="00EA6CD0" w:rsidRDefault="008029FF" w:rsidP="00705162">
            <w:pPr>
              <w:rPr>
                <w:rFonts w:cs="Arial"/>
                <w:sz w:val="20"/>
                <w:szCs w:val="20"/>
                <w:rPrChange w:id="154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A6CD0">
              <w:rPr>
                <w:rFonts w:cs="Arial"/>
                <w:sz w:val="20"/>
                <w:szCs w:val="20"/>
                <w:rPrChange w:id="155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following fields are automatically populated:</w:t>
            </w:r>
          </w:p>
          <w:p w14:paraId="39CA1B9C" w14:textId="47759756" w:rsidR="008029FF" w:rsidRPr="00EA6CD0" w:rsidRDefault="009805A3" w:rsidP="008029FF">
            <w:pPr>
              <w:pStyle w:val="ListParagraph"/>
              <w:numPr>
                <w:ilvl w:val="0"/>
                <w:numId w:val="20"/>
              </w:numPr>
              <w:rPr>
                <w:rFonts w:cs="Arial"/>
                <w:sz w:val="20"/>
                <w:szCs w:val="20"/>
                <w:rPrChange w:id="156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A6CD0">
              <w:rPr>
                <w:rFonts w:cs="Arial"/>
                <w:b/>
                <w:i/>
                <w:sz w:val="20"/>
                <w:szCs w:val="20"/>
                <w:rPrChange w:id="157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 Month</w:t>
            </w:r>
            <w:r w:rsidR="008029FF" w:rsidRPr="00EA6CD0">
              <w:rPr>
                <w:rFonts w:cs="Arial"/>
                <w:b/>
                <w:i/>
                <w:sz w:val="20"/>
                <w:szCs w:val="20"/>
                <w:rPrChange w:id="158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</w:t>
            </w:r>
            <w:r w:rsidR="008029FF" w:rsidRPr="00EA6CD0">
              <w:rPr>
                <w:rFonts w:cs="Arial"/>
                <w:sz w:val="20"/>
                <w:szCs w:val="20"/>
                <w:rPrChange w:id="159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is </w:t>
            </w:r>
            <w:del w:id="160" w:author="Prakash Atul (Ext)" w:date="2018-03-27T16:35:00Z">
              <w:r w:rsidR="008029FF" w:rsidRPr="00EA6CD0" w:rsidDel="00AC5165">
                <w:rPr>
                  <w:rFonts w:cs="Arial"/>
                  <w:sz w:val="20"/>
                  <w:szCs w:val="20"/>
                  <w:rPrChange w:id="161" w:author="Shah Ashay" w:date="2018-04-16T16:34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 xml:space="preserve">today’s </w:delText>
              </w:r>
            </w:del>
            <w:ins w:id="162" w:author="Prakash Atul (Ext)" w:date="2018-03-27T16:35:00Z">
              <w:r w:rsidR="00AC5165" w:rsidRPr="00EA6CD0">
                <w:rPr>
                  <w:rFonts w:cs="Arial"/>
                  <w:sz w:val="20"/>
                  <w:szCs w:val="20"/>
                  <w:rPrChange w:id="163" w:author="Shah Ashay" w:date="2018-04-16T16:34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first </w:t>
              </w:r>
            </w:ins>
            <w:r w:rsidRPr="00EA6CD0">
              <w:rPr>
                <w:rFonts w:cs="Arial"/>
                <w:sz w:val="20"/>
                <w:szCs w:val="20"/>
                <w:rPrChange w:id="164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Month</w:t>
            </w:r>
            <w:ins w:id="165" w:author="Prakash Atul (Ext)" w:date="2018-03-27T16:35:00Z">
              <w:r w:rsidR="00AC5165" w:rsidRPr="00EA6CD0">
                <w:rPr>
                  <w:rFonts w:cs="Arial"/>
                  <w:sz w:val="20"/>
                  <w:szCs w:val="20"/>
                  <w:rPrChange w:id="166" w:author="Shah Ashay" w:date="2018-04-16T16:34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of the year</w:t>
              </w:r>
            </w:ins>
            <w:r w:rsidR="00F36052" w:rsidRPr="00EA6CD0">
              <w:rPr>
                <w:rFonts w:cs="Arial"/>
                <w:sz w:val="20"/>
                <w:szCs w:val="20"/>
                <w:rPrChange w:id="167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(mandatory)</w:t>
            </w:r>
          </w:p>
          <w:p w14:paraId="71F709D8" w14:textId="6021F7BB" w:rsidR="009805A3" w:rsidRPr="00EA6CD0" w:rsidRDefault="009805A3" w:rsidP="009805A3">
            <w:pPr>
              <w:numPr>
                <w:ilvl w:val="0"/>
                <w:numId w:val="3"/>
              </w:numPr>
              <w:tabs>
                <w:tab w:val="clear" w:pos="720"/>
                <w:tab w:val="num" w:pos="245"/>
              </w:tabs>
              <w:spacing w:after="120"/>
              <w:ind w:left="245" w:hanging="245"/>
              <w:rPr>
                <w:rFonts w:cs="Arial"/>
                <w:sz w:val="20"/>
                <w:szCs w:val="20"/>
                <w:rPrChange w:id="168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A6CD0">
              <w:rPr>
                <w:rFonts w:cs="Arial"/>
                <w:b/>
                <w:i/>
                <w:sz w:val="20"/>
                <w:szCs w:val="20"/>
                <w:rPrChange w:id="169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Month </w:t>
            </w:r>
            <w:r w:rsidRPr="00EA6CD0">
              <w:rPr>
                <w:rFonts w:cs="Arial"/>
                <w:sz w:val="20"/>
                <w:szCs w:val="20"/>
                <w:rPrChange w:id="170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is today’s Month</w:t>
            </w:r>
            <w:r w:rsidR="00F36052" w:rsidRPr="00EA6CD0">
              <w:rPr>
                <w:rFonts w:cs="Arial"/>
                <w:sz w:val="20"/>
                <w:szCs w:val="20"/>
                <w:rPrChange w:id="171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(mandatory)</w:t>
            </w:r>
          </w:p>
          <w:p w14:paraId="395504B2" w14:textId="05D9073B" w:rsidR="008029FF" w:rsidRPr="00EA6CD0" w:rsidRDefault="008029FF" w:rsidP="009805A3">
            <w:pPr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tcPrChange w:id="172" w:author="Shah Ashay" w:date="2018-04-16T16:34:00Z">
              <w:tcPr>
                <w:tcW w:w="2880" w:type="dxa"/>
              </w:tcPr>
            </w:tcPrChange>
          </w:tcPr>
          <w:p w14:paraId="0DA1EB99" w14:textId="111E16BF" w:rsidR="008029FF" w:rsidRPr="00DB5F4E" w:rsidRDefault="008029FF" w:rsidP="00CA3FFB">
            <w:pPr>
              <w:rPr>
                <w:rFonts w:cs="Arial"/>
                <w:sz w:val="20"/>
                <w:szCs w:val="20"/>
              </w:rPr>
            </w:pPr>
          </w:p>
        </w:tc>
      </w:tr>
      <w:tr w:rsidR="008029FF" w:rsidRPr="00EA6CD0" w14:paraId="6010F02E" w14:textId="77777777" w:rsidTr="00EA6CD0">
        <w:trPr>
          <w:cantSplit/>
          <w:trHeight w:val="881"/>
          <w:trPrChange w:id="173" w:author="Shah Ashay" w:date="2018-04-16T16:34:00Z">
            <w:trPr>
              <w:cantSplit/>
              <w:trHeight w:val="881"/>
            </w:trPr>
          </w:trPrChange>
        </w:trPr>
        <w:tc>
          <w:tcPr>
            <w:tcW w:w="382" w:type="pct"/>
            <w:tcPrChange w:id="174" w:author="Shah Ashay" w:date="2018-04-16T16:34:00Z">
              <w:tcPr>
                <w:tcW w:w="630" w:type="dxa"/>
              </w:tcPr>
            </w:tcPrChange>
          </w:tcPr>
          <w:p w14:paraId="527628EB" w14:textId="77777777" w:rsidR="008029FF" w:rsidRPr="00EA6CD0" w:rsidRDefault="008029F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175" w:author="Shah Ashay" w:date="2018-04-16T16:3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26" w:type="pct"/>
            <w:tcPrChange w:id="176" w:author="Shah Ashay" w:date="2018-04-16T16:34:00Z">
              <w:tcPr>
                <w:tcW w:w="3690" w:type="dxa"/>
              </w:tcPr>
            </w:tcPrChange>
          </w:tcPr>
          <w:p w14:paraId="1A0C8FC6" w14:textId="2DD9AD6D" w:rsidR="008029FF" w:rsidRPr="00EA6CD0" w:rsidRDefault="008029FF" w:rsidP="009805A3">
            <w:pPr>
              <w:spacing w:after="120"/>
              <w:rPr>
                <w:rFonts w:cs="Arial"/>
                <w:sz w:val="20"/>
                <w:szCs w:val="20"/>
              </w:rPr>
            </w:pPr>
            <w:r w:rsidRPr="00EA6CD0">
              <w:rPr>
                <w:rFonts w:cs="Arial"/>
                <w:sz w:val="20"/>
                <w:szCs w:val="20"/>
                <w:rPrChange w:id="177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</w:t>
            </w:r>
            <w:r w:rsidRPr="00EA6CD0">
              <w:rPr>
                <w:rFonts w:cs="Arial"/>
                <w:b/>
                <w:i/>
                <w:sz w:val="20"/>
                <w:szCs w:val="20"/>
                <w:rPrChange w:id="178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</w:t>
            </w:r>
            <w:r w:rsidRPr="00EA6CD0">
              <w:rPr>
                <w:rFonts w:cs="Arial"/>
                <w:sz w:val="20"/>
                <w:szCs w:val="20"/>
                <w:rPrChange w:id="179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</w:t>
            </w:r>
            <w:r w:rsidR="009805A3" w:rsidRPr="00EA6CD0">
              <w:rPr>
                <w:rFonts w:cs="Arial"/>
                <w:b/>
                <w:i/>
                <w:sz w:val="20"/>
                <w:szCs w:val="20"/>
                <w:rPrChange w:id="180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Month</w:t>
            </w:r>
            <w:r w:rsidR="00F36052" w:rsidRPr="00EA6CD0">
              <w:rPr>
                <w:rFonts w:cs="Arial"/>
                <w:b/>
                <w:i/>
                <w:sz w:val="20"/>
                <w:szCs w:val="20"/>
                <w:rPrChange w:id="181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</w:t>
            </w:r>
            <w:r w:rsidRPr="00EA6CD0">
              <w:rPr>
                <w:rFonts w:cs="Arial"/>
                <w:sz w:val="20"/>
                <w:szCs w:val="20"/>
                <w:rPrChange w:id="182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to run the </w:t>
            </w:r>
            <w:r w:rsidR="00F36052" w:rsidRPr="00EA6CD0">
              <w:rPr>
                <w:rFonts w:cs="Arial"/>
                <w:sz w:val="20"/>
                <w:szCs w:val="20"/>
                <w:rPrChange w:id="183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lock the data</w:t>
            </w:r>
          </w:p>
        </w:tc>
        <w:tc>
          <w:tcPr>
            <w:tcW w:w="1154" w:type="pct"/>
            <w:tcPrChange w:id="184" w:author="Shah Ashay" w:date="2018-04-16T16:34:00Z">
              <w:tcPr>
                <w:tcW w:w="2160" w:type="dxa"/>
              </w:tcPr>
            </w:tcPrChange>
          </w:tcPr>
          <w:p w14:paraId="6EF44E95" w14:textId="1D5215BF" w:rsidR="008029FF" w:rsidRPr="00EA6CD0" w:rsidRDefault="008029FF" w:rsidP="009805A3">
            <w:pPr>
              <w:rPr>
                <w:rFonts w:cs="Arial"/>
                <w:sz w:val="20"/>
                <w:szCs w:val="20"/>
              </w:rPr>
            </w:pPr>
            <w:r w:rsidRPr="00EA6CD0">
              <w:rPr>
                <w:rFonts w:cs="Arial"/>
                <w:sz w:val="20"/>
                <w:szCs w:val="20"/>
                <w:rPrChange w:id="185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From </w:t>
            </w:r>
            <w:r w:rsidR="009805A3" w:rsidRPr="00EA6CD0">
              <w:rPr>
                <w:rFonts w:cs="Arial"/>
                <w:sz w:val="20"/>
                <w:szCs w:val="20"/>
                <w:rPrChange w:id="186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month</w:t>
            </w:r>
            <w:r w:rsidRPr="00EA6CD0">
              <w:rPr>
                <w:rFonts w:cs="Arial"/>
                <w:sz w:val="20"/>
                <w:szCs w:val="20"/>
                <w:rPrChange w:id="187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is displayed in entry field</w:t>
            </w:r>
          </w:p>
        </w:tc>
        <w:tc>
          <w:tcPr>
            <w:tcW w:w="1538" w:type="pct"/>
            <w:tcPrChange w:id="188" w:author="Shah Ashay" w:date="2018-04-16T16:34:00Z">
              <w:tcPr>
                <w:tcW w:w="2880" w:type="dxa"/>
              </w:tcPr>
            </w:tcPrChange>
          </w:tcPr>
          <w:p w14:paraId="2D77980D" w14:textId="77777777" w:rsidR="008029FF" w:rsidRPr="00EA6CD0" w:rsidRDefault="008029FF" w:rsidP="00CA3FFB">
            <w:pPr>
              <w:rPr>
                <w:rFonts w:cs="Arial"/>
                <w:sz w:val="20"/>
                <w:szCs w:val="20"/>
              </w:rPr>
            </w:pPr>
          </w:p>
        </w:tc>
      </w:tr>
      <w:tr w:rsidR="008029FF" w:rsidRPr="00EA6CD0" w14:paraId="6F6FB13A" w14:textId="77777777" w:rsidTr="00EA6CD0">
        <w:tc>
          <w:tcPr>
            <w:tcW w:w="382" w:type="pct"/>
            <w:tcPrChange w:id="189" w:author="Shah Ashay" w:date="2018-04-16T16:34:00Z">
              <w:tcPr>
                <w:tcW w:w="630" w:type="dxa"/>
              </w:tcPr>
            </w:tcPrChange>
          </w:tcPr>
          <w:p w14:paraId="04DAFD2A" w14:textId="77777777" w:rsidR="008029FF" w:rsidRPr="00EA6CD0" w:rsidRDefault="008029F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190" w:author="Shah Ashay" w:date="2018-04-16T16:3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26" w:type="pct"/>
            <w:tcPrChange w:id="191" w:author="Shah Ashay" w:date="2018-04-16T16:34:00Z">
              <w:tcPr>
                <w:tcW w:w="3690" w:type="dxa"/>
              </w:tcPr>
            </w:tcPrChange>
          </w:tcPr>
          <w:p w14:paraId="69E4483A" w14:textId="66C16F86" w:rsidR="008029FF" w:rsidRPr="00EA6CD0" w:rsidRDefault="008029FF" w:rsidP="009805A3">
            <w:pPr>
              <w:tabs>
                <w:tab w:val="left" w:pos="2490"/>
              </w:tabs>
              <w:rPr>
                <w:rFonts w:cs="Arial"/>
                <w:sz w:val="20"/>
                <w:szCs w:val="20"/>
              </w:rPr>
            </w:pPr>
            <w:r w:rsidRPr="00EA6CD0">
              <w:rPr>
                <w:rFonts w:cs="Arial"/>
                <w:sz w:val="20"/>
                <w:szCs w:val="20"/>
                <w:rPrChange w:id="192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</w:t>
            </w:r>
            <w:r w:rsidRPr="00EA6CD0">
              <w:rPr>
                <w:rFonts w:cs="Arial"/>
                <w:b/>
                <w:i/>
                <w:sz w:val="20"/>
                <w:szCs w:val="20"/>
                <w:rPrChange w:id="193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</w:t>
            </w:r>
            <w:r w:rsidR="009805A3" w:rsidRPr="00EA6CD0">
              <w:rPr>
                <w:rFonts w:cs="Arial"/>
                <w:b/>
                <w:i/>
                <w:sz w:val="20"/>
                <w:szCs w:val="20"/>
                <w:rPrChange w:id="194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Month</w:t>
            </w:r>
            <w:r w:rsidRPr="00EA6CD0">
              <w:rPr>
                <w:rFonts w:cs="Arial"/>
                <w:b/>
                <w:i/>
                <w:sz w:val="20"/>
                <w:szCs w:val="20"/>
                <w:rPrChange w:id="195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</w:t>
            </w:r>
            <w:r w:rsidRPr="00EA6CD0">
              <w:rPr>
                <w:rFonts w:cs="Arial"/>
                <w:sz w:val="20"/>
                <w:szCs w:val="20"/>
                <w:rPrChange w:id="196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to include the end date of the allocation event</w:t>
            </w:r>
          </w:p>
        </w:tc>
        <w:tc>
          <w:tcPr>
            <w:tcW w:w="1154" w:type="pct"/>
            <w:tcPrChange w:id="197" w:author="Shah Ashay" w:date="2018-04-16T16:34:00Z">
              <w:tcPr>
                <w:tcW w:w="2160" w:type="dxa"/>
              </w:tcPr>
            </w:tcPrChange>
          </w:tcPr>
          <w:p w14:paraId="75B3C5DD" w14:textId="38158FE1" w:rsidR="008029FF" w:rsidRPr="00EA6CD0" w:rsidRDefault="008029FF" w:rsidP="009805A3">
            <w:pPr>
              <w:rPr>
                <w:rFonts w:cs="Arial"/>
                <w:sz w:val="20"/>
                <w:szCs w:val="20"/>
              </w:rPr>
            </w:pPr>
            <w:r w:rsidRPr="00EA6CD0">
              <w:rPr>
                <w:rFonts w:cs="Arial"/>
                <w:sz w:val="20"/>
                <w:szCs w:val="20"/>
                <w:rPrChange w:id="198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To </w:t>
            </w:r>
            <w:r w:rsidR="009805A3" w:rsidRPr="00EA6CD0">
              <w:rPr>
                <w:rFonts w:cs="Arial"/>
                <w:sz w:val="20"/>
                <w:szCs w:val="20"/>
                <w:rPrChange w:id="199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month</w:t>
            </w:r>
            <w:r w:rsidRPr="00EA6CD0">
              <w:rPr>
                <w:rFonts w:cs="Arial"/>
                <w:sz w:val="20"/>
                <w:szCs w:val="20"/>
                <w:rPrChange w:id="200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is displayed in entry field</w:t>
            </w:r>
          </w:p>
        </w:tc>
        <w:tc>
          <w:tcPr>
            <w:tcW w:w="1538" w:type="pct"/>
            <w:tcPrChange w:id="201" w:author="Shah Ashay" w:date="2018-04-16T16:34:00Z">
              <w:tcPr>
                <w:tcW w:w="2880" w:type="dxa"/>
              </w:tcPr>
            </w:tcPrChange>
          </w:tcPr>
          <w:p w14:paraId="0CBAA59A" w14:textId="39F061F7" w:rsidR="008029FF" w:rsidRPr="00DB5F4E" w:rsidRDefault="008029FF" w:rsidP="00257727">
            <w:pPr>
              <w:rPr>
                <w:rFonts w:cs="Arial"/>
                <w:sz w:val="20"/>
                <w:szCs w:val="20"/>
              </w:rPr>
            </w:pPr>
          </w:p>
        </w:tc>
      </w:tr>
      <w:tr w:rsidR="008029FF" w:rsidRPr="00EA6CD0" w14:paraId="35E7386F" w14:textId="77777777" w:rsidTr="00EA6CD0">
        <w:trPr>
          <w:cantSplit/>
          <w:trPrChange w:id="202" w:author="Shah Ashay" w:date="2018-04-16T16:34:00Z">
            <w:trPr>
              <w:cantSplit/>
            </w:trPr>
          </w:trPrChange>
        </w:trPr>
        <w:tc>
          <w:tcPr>
            <w:tcW w:w="382" w:type="pct"/>
            <w:tcPrChange w:id="203" w:author="Shah Ashay" w:date="2018-04-16T16:34:00Z">
              <w:tcPr>
                <w:tcW w:w="630" w:type="dxa"/>
              </w:tcPr>
            </w:tcPrChange>
          </w:tcPr>
          <w:p w14:paraId="2AEEE553" w14:textId="77777777" w:rsidR="008029FF" w:rsidRPr="00EA6CD0" w:rsidRDefault="008029F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204" w:author="Shah Ashay" w:date="2018-04-16T16:3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26" w:type="pct"/>
            <w:tcPrChange w:id="205" w:author="Shah Ashay" w:date="2018-04-16T16:34:00Z">
              <w:tcPr>
                <w:tcW w:w="3690" w:type="dxa"/>
              </w:tcPr>
            </w:tcPrChange>
          </w:tcPr>
          <w:p w14:paraId="04281D0D" w14:textId="18ADAEEC" w:rsidR="008029FF" w:rsidRPr="00EA6CD0" w:rsidRDefault="009805A3" w:rsidP="00CA3FFB">
            <w:pPr>
              <w:rPr>
                <w:rFonts w:cs="Arial"/>
                <w:sz w:val="20"/>
                <w:szCs w:val="20"/>
              </w:rPr>
            </w:pPr>
            <w:r w:rsidRPr="00EA6CD0">
              <w:rPr>
                <w:rFonts w:cs="Arial"/>
                <w:sz w:val="20"/>
                <w:szCs w:val="20"/>
                <w:rPrChange w:id="206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</w:t>
            </w:r>
            <w:r w:rsidR="008029FF" w:rsidRPr="00EA6CD0">
              <w:rPr>
                <w:rFonts w:cs="Arial"/>
                <w:sz w:val="20"/>
                <w:szCs w:val="20"/>
                <w:rPrChange w:id="207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lick </w:t>
            </w:r>
            <w:r w:rsidR="008029FF" w:rsidRPr="00EA6CD0">
              <w:rPr>
                <w:rFonts w:cs="Arial"/>
                <w:b/>
                <w:i/>
                <w:sz w:val="20"/>
                <w:szCs w:val="20"/>
                <w:rPrChange w:id="208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</w:tc>
        <w:tc>
          <w:tcPr>
            <w:tcW w:w="1154" w:type="pct"/>
            <w:tcPrChange w:id="209" w:author="Shah Ashay" w:date="2018-04-16T16:34:00Z">
              <w:tcPr>
                <w:tcW w:w="2160" w:type="dxa"/>
              </w:tcPr>
            </w:tcPrChange>
          </w:tcPr>
          <w:p w14:paraId="60F9F7F7" w14:textId="57645DF6" w:rsidR="008029FF" w:rsidRPr="00EA6CD0" w:rsidRDefault="009805A3" w:rsidP="00705162">
            <w:pPr>
              <w:rPr>
                <w:rFonts w:cs="Arial"/>
                <w:sz w:val="20"/>
                <w:szCs w:val="20"/>
                <w:rPrChange w:id="210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A6CD0">
              <w:rPr>
                <w:rFonts w:cs="Arial"/>
                <w:sz w:val="20"/>
                <w:szCs w:val="20"/>
                <w:rPrChange w:id="211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months and Lock status of each month in the period is displayed</w:t>
            </w:r>
            <w:r w:rsidR="00F36052" w:rsidRPr="00EA6CD0">
              <w:rPr>
                <w:rFonts w:cs="Arial"/>
                <w:sz w:val="20"/>
                <w:szCs w:val="20"/>
                <w:rPrChange w:id="212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, columns displayed on the following:</w:t>
            </w:r>
            <w:r w:rsidR="00F36052" w:rsidRPr="00EA6CD0">
              <w:rPr>
                <w:rFonts w:cs="Arial"/>
                <w:sz w:val="20"/>
                <w:szCs w:val="20"/>
                <w:rPrChange w:id="213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="00F36052" w:rsidRPr="00EA6CD0">
              <w:rPr>
                <w:rFonts w:cs="Arial"/>
                <w:sz w:val="20"/>
                <w:szCs w:val="20"/>
                <w:rPrChange w:id="214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="00F36052" w:rsidRPr="00EA6CD0">
              <w:rPr>
                <w:rFonts w:cs="Arial"/>
                <w:b/>
                <w:i/>
                <w:sz w:val="20"/>
                <w:szCs w:val="20"/>
                <w:rPrChange w:id="215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- Month(YYY-MM)</w:t>
            </w:r>
            <w:r w:rsidR="00F36052" w:rsidRPr="00EA6CD0">
              <w:rPr>
                <w:rFonts w:cs="Arial"/>
                <w:b/>
                <w:i/>
                <w:sz w:val="20"/>
                <w:szCs w:val="20"/>
                <w:rPrChange w:id="216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br/>
              <w:t>- Lock (</w:t>
            </w:r>
            <w:del w:id="217" w:author="Batra Yogesh (EXT)" w:date="2018-04-04T17:27:00Z">
              <w:r w:rsidR="00F36052" w:rsidRPr="00EA6CD0" w:rsidDel="00694F19">
                <w:rPr>
                  <w:rFonts w:cs="Arial"/>
                  <w:b/>
                  <w:i/>
                  <w:sz w:val="20"/>
                  <w:szCs w:val="20"/>
                  <w:rPrChange w:id="218" w:author="Shah Ashay" w:date="2018-04-16T16:34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delText>Chekced</w:delText>
              </w:r>
            </w:del>
            <w:ins w:id="219" w:author="Batra Yogesh (EXT)" w:date="2018-04-04T17:27:00Z">
              <w:r w:rsidR="00694F19" w:rsidRPr="00EA6CD0">
                <w:rPr>
                  <w:rFonts w:cs="Arial"/>
                  <w:b/>
                  <w:i/>
                  <w:sz w:val="20"/>
                  <w:szCs w:val="20"/>
                  <w:rPrChange w:id="220" w:author="Shah Ashay" w:date="2018-04-16T16:34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Checked</w:t>
              </w:r>
            </w:ins>
            <w:r w:rsidR="00F36052" w:rsidRPr="00EA6CD0">
              <w:rPr>
                <w:rFonts w:cs="Arial"/>
                <w:b/>
                <w:i/>
                <w:sz w:val="20"/>
                <w:szCs w:val="20"/>
                <w:rPrChange w:id="221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Box)</w:t>
            </w:r>
            <w:r w:rsidR="00F36052" w:rsidRPr="00EA6CD0">
              <w:rPr>
                <w:rFonts w:cs="Arial"/>
                <w:b/>
                <w:i/>
                <w:sz w:val="20"/>
                <w:szCs w:val="20"/>
                <w:rPrChange w:id="222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br/>
              <w:t xml:space="preserve">- </w:t>
            </w:r>
            <w:del w:id="223" w:author="Batra Yogesh (EXT)" w:date="2018-04-04T17:27:00Z">
              <w:r w:rsidR="00F36052" w:rsidRPr="00EA6CD0" w:rsidDel="00694F19">
                <w:rPr>
                  <w:rFonts w:cs="Arial"/>
                  <w:b/>
                  <w:i/>
                  <w:sz w:val="20"/>
                  <w:szCs w:val="20"/>
                  <w:rPrChange w:id="224" w:author="Shah Ashay" w:date="2018-04-16T16:34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delText>Commetns</w:delText>
              </w:r>
            </w:del>
            <w:ins w:id="225" w:author="Batra Yogesh (EXT)" w:date="2018-04-04T17:27:00Z">
              <w:r w:rsidR="00694F19" w:rsidRPr="00EA6CD0">
                <w:rPr>
                  <w:rFonts w:cs="Arial"/>
                  <w:b/>
                  <w:i/>
                  <w:sz w:val="20"/>
                  <w:szCs w:val="20"/>
                  <w:rPrChange w:id="226" w:author="Shah Ashay" w:date="2018-04-16T16:34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Comments</w:t>
              </w:r>
            </w:ins>
          </w:p>
          <w:p w14:paraId="317D5BEF" w14:textId="77777777" w:rsidR="00F36052" w:rsidRPr="00EA6CD0" w:rsidRDefault="00F36052" w:rsidP="00705162">
            <w:pPr>
              <w:rPr>
                <w:rFonts w:cs="Arial"/>
                <w:sz w:val="20"/>
                <w:szCs w:val="20"/>
                <w:rPrChange w:id="227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5F8EFE38" w14:textId="0CC0399C" w:rsidR="008029FF" w:rsidRPr="00EA6CD0" w:rsidRDefault="008029FF" w:rsidP="00CA3FF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tcPrChange w:id="228" w:author="Shah Ashay" w:date="2018-04-16T16:34:00Z">
              <w:tcPr>
                <w:tcW w:w="2880" w:type="dxa"/>
              </w:tcPr>
            </w:tcPrChange>
          </w:tcPr>
          <w:p w14:paraId="0BBB9246" w14:textId="3725ACCC" w:rsidR="008029FF" w:rsidRPr="00DB5F4E" w:rsidRDefault="008029FF" w:rsidP="00CA3FFB">
            <w:pPr>
              <w:rPr>
                <w:rFonts w:cs="Arial"/>
                <w:sz w:val="20"/>
                <w:szCs w:val="20"/>
              </w:rPr>
            </w:pPr>
          </w:p>
        </w:tc>
      </w:tr>
      <w:tr w:rsidR="008029FF" w:rsidRPr="00EA6CD0" w14:paraId="50F6FD44" w14:textId="77777777" w:rsidTr="00EA6CD0">
        <w:trPr>
          <w:cantSplit/>
          <w:trPrChange w:id="229" w:author="Shah Ashay" w:date="2018-04-16T16:34:00Z">
            <w:trPr>
              <w:cantSplit/>
            </w:trPr>
          </w:trPrChange>
        </w:trPr>
        <w:tc>
          <w:tcPr>
            <w:tcW w:w="382" w:type="pct"/>
            <w:tcPrChange w:id="230" w:author="Shah Ashay" w:date="2018-04-16T16:34:00Z">
              <w:tcPr>
                <w:tcW w:w="630" w:type="dxa"/>
              </w:tcPr>
            </w:tcPrChange>
          </w:tcPr>
          <w:p w14:paraId="24AAE30D" w14:textId="77777777" w:rsidR="008029FF" w:rsidRPr="00EA6CD0" w:rsidRDefault="008029F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231" w:author="Shah Ashay" w:date="2018-04-16T16:3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926" w:type="pct"/>
            <w:tcPrChange w:id="232" w:author="Shah Ashay" w:date="2018-04-16T16:34:00Z">
              <w:tcPr>
                <w:tcW w:w="3690" w:type="dxa"/>
              </w:tcPr>
            </w:tcPrChange>
          </w:tcPr>
          <w:p w14:paraId="4AD53D91" w14:textId="2574F5A7" w:rsidR="008029FF" w:rsidRPr="00EA6CD0" w:rsidRDefault="009805A3" w:rsidP="00CA3FFB">
            <w:pPr>
              <w:rPr>
                <w:rFonts w:cs="Arial"/>
                <w:sz w:val="20"/>
                <w:szCs w:val="20"/>
                <w:rPrChange w:id="233" w:author="Shah Ashay" w:date="2018-04-16T16:34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EA6CD0">
              <w:rPr>
                <w:rFonts w:cs="Arial"/>
                <w:sz w:val="20"/>
                <w:szCs w:val="20"/>
                <w:rPrChange w:id="234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Check each month </w:t>
            </w:r>
            <w:r w:rsidRPr="00EA6CD0">
              <w:rPr>
                <w:rFonts w:cs="Arial"/>
                <w:b/>
                <w:sz w:val="20"/>
                <w:szCs w:val="20"/>
                <w:rPrChange w:id="235" w:author="Shah Ashay" w:date="2018-04-16T16:34:00Z">
                  <w:rPr>
                    <w:rFonts w:asciiTheme="minorHAnsi" w:hAnsiTheme="minorHAnsi"/>
                    <w:b/>
                    <w:sz w:val="20"/>
                    <w:szCs w:val="20"/>
                  </w:rPr>
                </w:rPrChange>
              </w:rPr>
              <w:t>Lock checkbox</w:t>
            </w:r>
            <w:r w:rsidRPr="00EA6CD0">
              <w:rPr>
                <w:rFonts w:cs="Arial"/>
                <w:sz w:val="20"/>
                <w:szCs w:val="20"/>
                <w:rPrChange w:id="236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to be locked and click </w:t>
            </w:r>
            <w:r w:rsidRPr="00EA6CD0">
              <w:rPr>
                <w:rFonts w:cs="Arial"/>
                <w:b/>
                <w:sz w:val="20"/>
                <w:szCs w:val="20"/>
                <w:rPrChange w:id="237" w:author="Shah Ashay" w:date="2018-04-16T16:34:00Z">
                  <w:rPr>
                    <w:rFonts w:asciiTheme="minorHAnsi" w:hAnsiTheme="minorHAnsi"/>
                    <w:b/>
                    <w:sz w:val="20"/>
                    <w:szCs w:val="20"/>
                  </w:rPr>
                </w:rPrChange>
              </w:rPr>
              <w:t>save</w:t>
            </w:r>
          </w:p>
        </w:tc>
        <w:tc>
          <w:tcPr>
            <w:tcW w:w="1154" w:type="pct"/>
            <w:tcPrChange w:id="238" w:author="Shah Ashay" w:date="2018-04-16T16:34:00Z">
              <w:tcPr>
                <w:tcW w:w="2160" w:type="dxa"/>
              </w:tcPr>
            </w:tcPrChange>
          </w:tcPr>
          <w:p w14:paraId="3EB7F79C" w14:textId="1F0A598B" w:rsidR="008029FF" w:rsidRPr="00EA6CD0" w:rsidRDefault="009805A3" w:rsidP="008029F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39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A6CD0">
              <w:rPr>
                <w:rFonts w:cs="Arial"/>
                <w:sz w:val="20"/>
                <w:szCs w:val="20"/>
                <w:rPrChange w:id="240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Each month is locked and cannot be edited</w:t>
            </w:r>
            <w:r w:rsidR="00F36052" w:rsidRPr="00EA6CD0">
              <w:rPr>
                <w:rFonts w:cs="Arial"/>
                <w:sz w:val="20"/>
                <w:szCs w:val="20"/>
                <w:rPrChange w:id="241" w:author="Shah Ashay" w:date="2018-04-16T16:3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or re-run allocation in every business function included in locked month.</w:t>
            </w:r>
          </w:p>
          <w:p w14:paraId="71A7C754" w14:textId="731ACF48" w:rsidR="008029FF" w:rsidRPr="00EA6CD0" w:rsidRDefault="008029FF" w:rsidP="00705162">
            <w:pPr>
              <w:keepNext/>
              <w:keepLines/>
              <w:rPr>
                <w:rFonts w:cs="Arial"/>
                <w:sz w:val="20"/>
                <w:szCs w:val="20"/>
                <w:rPrChange w:id="242" w:author="Shah Ashay" w:date="2018-04-16T16:34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243" w:author="Shah Ashay" w:date="2018-04-16T16:34:00Z">
              <w:tcPr>
                <w:tcW w:w="2880" w:type="dxa"/>
              </w:tcPr>
            </w:tcPrChange>
          </w:tcPr>
          <w:p w14:paraId="312D0EB4" w14:textId="77777777" w:rsidR="008029FF" w:rsidRPr="00EA6CD0" w:rsidRDefault="008029FF" w:rsidP="00705162">
            <w:pPr>
              <w:rPr>
                <w:rFonts w:cs="Arial"/>
                <w:b/>
                <w:i/>
                <w:sz w:val="20"/>
                <w:szCs w:val="20"/>
                <w:rPrChange w:id="244" w:author="Shah Ashay" w:date="2018-04-16T16:3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</w:p>
          <w:p w14:paraId="4C96D1AF" w14:textId="77777777" w:rsidR="008029FF" w:rsidRPr="00EA6CD0" w:rsidRDefault="008029FF" w:rsidP="00CA3FFB">
            <w:pPr>
              <w:rPr>
                <w:rFonts w:cs="Arial"/>
                <w:sz w:val="20"/>
                <w:szCs w:val="20"/>
              </w:rPr>
            </w:pPr>
          </w:p>
        </w:tc>
      </w:tr>
      <w:tr w:rsidR="008029FF" w:rsidRPr="00EA6CD0" w14:paraId="33A3B62C" w14:textId="77777777" w:rsidTr="00EA6CD0">
        <w:trPr>
          <w:cantSplit/>
          <w:trPrChange w:id="245" w:author="Shah Ashay" w:date="2018-04-16T16:34:00Z">
            <w:trPr>
              <w:cantSplit/>
            </w:trPr>
          </w:trPrChange>
        </w:trPr>
        <w:tc>
          <w:tcPr>
            <w:tcW w:w="382" w:type="pct"/>
            <w:tcBorders>
              <w:top w:val="single" w:sz="4" w:space="0" w:color="auto"/>
              <w:bottom w:val="single" w:sz="4" w:space="0" w:color="auto"/>
            </w:tcBorders>
            <w:tcPrChange w:id="246" w:author="Shah Ashay" w:date="2018-04-16T16:34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026CCC3A" w14:textId="77777777" w:rsidR="008029FF" w:rsidRPr="00EA6CD0" w:rsidRDefault="008029FF" w:rsidP="000A3D8F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26" w:type="pct"/>
            <w:tcPrChange w:id="247" w:author="Shah Ashay" w:date="2018-04-16T16:34:00Z">
              <w:tcPr>
                <w:tcW w:w="3690" w:type="dxa"/>
              </w:tcPr>
            </w:tcPrChange>
          </w:tcPr>
          <w:p w14:paraId="22E36EA4" w14:textId="77777777" w:rsidR="008029FF" w:rsidRPr="00EA6CD0" w:rsidRDefault="008029FF" w:rsidP="00CA3FFB">
            <w:pPr>
              <w:spacing w:after="120"/>
              <w:rPr>
                <w:rFonts w:cs="Arial"/>
                <w:sz w:val="20"/>
                <w:szCs w:val="20"/>
                <w:rPrChange w:id="248" w:author="Shah Ashay" w:date="2018-04-16T16:34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EA6CD0">
              <w:rPr>
                <w:rFonts w:cs="Arial"/>
                <w:sz w:val="20"/>
                <w:szCs w:val="20"/>
                <w:rPrChange w:id="249" w:author="Shah Ashay" w:date="2018-04-16T16:34:00Z">
                  <w:rPr>
                    <w:rFonts w:asciiTheme="minorHAnsi" w:hAnsiTheme="minorHAnsi"/>
                    <w:sz w:val="20"/>
                  </w:rPr>
                </w:rPrChange>
              </w:rPr>
              <w:t>END OF USE CASE</w:t>
            </w:r>
          </w:p>
        </w:tc>
        <w:tc>
          <w:tcPr>
            <w:tcW w:w="1154" w:type="pct"/>
            <w:tcPrChange w:id="250" w:author="Shah Ashay" w:date="2018-04-16T16:34:00Z">
              <w:tcPr>
                <w:tcW w:w="2160" w:type="dxa"/>
              </w:tcPr>
            </w:tcPrChange>
          </w:tcPr>
          <w:p w14:paraId="0A184B72" w14:textId="77777777" w:rsidR="008029FF" w:rsidRPr="00EA6CD0" w:rsidRDefault="008029FF" w:rsidP="00CA3FFB">
            <w:pPr>
              <w:rPr>
                <w:rFonts w:cs="Arial"/>
                <w:sz w:val="20"/>
                <w:szCs w:val="20"/>
                <w:rPrChange w:id="251" w:author="Shah Ashay" w:date="2018-04-16T16:3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538" w:type="pct"/>
            <w:tcPrChange w:id="252" w:author="Shah Ashay" w:date="2018-04-16T16:34:00Z">
              <w:tcPr>
                <w:tcW w:w="2880" w:type="dxa"/>
              </w:tcPr>
            </w:tcPrChange>
          </w:tcPr>
          <w:p w14:paraId="611311EE" w14:textId="77777777" w:rsidR="008029FF" w:rsidRPr="00EA6CD0" w:rsidRDefault="008029FF" w:rsidP="00CA3FFB">
            <w:pPr>
              <w:rPr>
                <w:rFonts w:cs="Arial"/>
                <w:sz w:val="20"/>
                <w:szCs w:val="20"/>
                <w:rPrChange w:id="253" w:author="Shah Ashay" w:date="2018-04-16T16:3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</w:tbl>
    <w:p w14:paraId="2A90803D" w14:textId="77777777" w:rsidR="00CA3FFB" w:rsidRPr="00A542B7" w:rsidRDefault="00CA3FFB" w:rsidP="00CA3FFB">
      <w:pPr>
        <w:rPr>
          <w:rFonts w:cs="Arial"/>
          <w:rPrChange w:id="254" w:author="Batra Yogesh (EXT)" w:date="2018-04-13T12:45:00Z">
            <w:rPr>
              <w:rFonts w:asciiTheme="minorHAnsi" w:hAnsiTheme="minorHAnsi"/>
            </w:rPr>
          </w:rPrChange>
        </w:rPr>
      </w:pPr>
    </w:p>
    <w:p w14:paraId="0BAA37FD" w14:textId="77777777" w:rsidR="004D61A0" w:rsidRPr="00A542B7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E" w14:textId="77777777" w:rsidR="00AB281C" w:rsidRPr="00A542B7" w:rsidRDefault="00AB281C">
      <w:pPr>
        <w:rPr>
          <w:rFonts w:cs="Arial"/>
          <w:b/>
          <w:bCs/>
          <w:sz w:val="24"/>
          <w:szCs w:val="32"/>
        </w:rPr>
      </w:pPr>
      <w:bookmarkStart w:id="255" w:name="_Toc240857192"/>
      <w:r w:rsidRPr="00A542B7">
        <w:rPr>
          <w:rFonts w:cs="Arial"/>
        </w:rPr>
        <w:br w:type="page"/>
      </w:r>
    </w:p>
    <w:p w14:paraId="0BAA37FF" w14:textId="77777777" w:rsidR="004D61A0" w:rsidRPr="00A542B7" w:rsidRDefault="004D61A0" w:rsidP="005D1403">
      <w:pPr>
        <w:pStyle w:val="Heading1"/>
      </w:pPr>
      <w:bookmarkStart w:id="256" w:name="_Toc502068238"/>
      <w:r w:rsidRPr="00A542B7">
        <w:lastRenderedPageBreak/>
        <w:t>Alternative</w:t>
      </w:r>
      <w:bookmarkEnd w:id="255"/>
      <w:r w:rsidR="00BF2F96" w:rsidRPr="00A542B7">
        <w:t>s</w:t>
      </w:r>
      <w:bookmarkEnd w:id="256"/>
      <w:r w:rsidR="00023077" w:rsidRPr="00A542B7">
        <w:t xml:space="preserve"> </w:t>
      </w:r>
    </w:p>
    <w:p w14:paraId="0FA90AE3" w14:textId="35F422F5" w:rsidR="008B44A5" w:rsidRPr="00A542B7" w:rsidRDefault="004D61A0" w:rsidP="008B44A5">
      <w:pPr>
        <w:pStyle w:val="Heading2"/>
      </w:pPr>
      <w:bookmarkStart w:id="257" w:name="_Toc55750750"/>
      <w:bookmarkStart w:id="258" w:name="_Toc55748915"/>
      <w:bookmarkStart w:id="259" w:name="_Toc240857193"/>
      <w:bookmarkStart w:id="260" w:name="_Toc502068239"/>
      <w:r w:rsidRPr="00A542B7">
        <w:t xml:space="preserve">Alternate </w:t>
      </w:r>
      <w:r w:rsidR="00447470" w:rsidRPr="00A542B7">
        <w:t>Flow</w:t>
      </w:r>
      <w:r w:rsidRPr="00A542B7">
        <w:t xml:space="preserve"> A1:</w:t>
      </w:r>
      <w:bookmarkEnd w:id="257"/>
      <w:r w:rsidRPr="00A542B7">
        <w:t xml:space="preserve"> </w:t>
      </w:r>
      <w:bookmarkEnd w:id="258"/>
      <w:bookmarkEnd w:id="259"/>
      <w:r w:rsidR="009805A3" w:rsidRPr="00A542B7">
        <w:rPr>
          <w:rPrChange w:id="261" w:author="Batra Yogesh (EXT)" w:date="2018-04-13T12:45:00Z">
            <w:rPr>
              <w:rFonts w:asciiTheme="minorHAnsi" w:hAnsiTheme="minorHAnsi"/>
            </w:rPr>
          </w:rPrChange>
        </w:rPr>
        <w:t>Monthly data unlocking</w:t>
      </w:r>
      <w:bookmarkEnd w:id="260"/>
    </w:p>
    <w:p w14:paraId="0BAA3802" w14:textId="70A260D7" w:rsidR="00446086" w:rsidRPr="00A542B7" w:rsidRDefault="00C002FE" w:rsidP="00A749F9">
      <w:pPr>
        <w:rPr>
          <w:rFonts w:cs="Arial"/>
        </w:rPr>
      </w:pPr>
      <w:r w:rsidRPr="00A542B7">
        <w:rPr>
          <w:rFonts w:cs="Arial"/>
          <w:iCs/>
          <w:szCs w:val="28"/>
        </w:rPr>
        <w:t>Details:</w:t>
      </w:r>
      <w:r w:rsidRPr="00A542B7">
        <w:rPr>
          <w:rFonts w:cs="Arial"/>
        </w:rPr>
        <w:t xml:space="preserve">  </w:t>
      </w:r>
      <w:r w:rsidR="00C63E05" w:rsidRPr="00A542B7">
        <w:rPr>
          <w:rFonts w:cs="Arial"/>
        </w:rPr>
        <w:t>Unlocking may be required in order to rerun allocation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62" w:author="Batra Yogesh (EXT)" w:date="2018-04-13T12:46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40"/>
        <w:gridCol w:w="3845"/>
        <w:gridCol w:w="3117"/>
        <w:gridCol w:w="1348"/>
        <w:tblGridChange w:id="263">
          <w:tblGrid>
            <w:gridCol w:w="900"/>
            <w:gridCol w:w="3330"/>
            <w:gridCol w:w="2700"/>
            <w:gridCol w:w="1170"/>
          </w:tblGrid>
        </w:tblGridChange>
      </w:tblGrid>
      <w:tr w:rsidR="009D7887" w:rsidRPr="00A542B7" w14:paraId="0BAA3807" w14:textId="77777777" w:rsidTr="00A542B7">
        <w:trPr>
          <w:cantSplit/>
          <w:tblHeader/>
          <w:trPrChange w:id="264" w:author="Batra Yogesh (EXT)" w:date="2018-04-13T12:46:00Z">
            <w:trPr>
              <w:cantSplit/>
              <w:tblHeader/>
            </w:trPr>
          </w:trPrChange>
        </w:trPr>
        <w:tc>
          <w:tcPr>
            <w:tcW w:w="556" w:type="pct"/>
            <w:tcBorders>
              <w:bottom w:val="single" w:sz="4" w:space="0" w:color="auto"/>
            </w:tcBorders>
            <w:shd w:val="clear" w:color="auto" w:fill="3399FF"/>
            <w:tcPrChange w:id="265" w:author="Batra Yogesh (EXT)" w:date="2018-04-13T12:46:00Z">
              <w:tcPr>
                <w:tcW w:w="90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03" w14:textId="77777777" w:rsidR="00446086" w:rsidRPr="00A542B7" w:rsidRDefault="00446086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542B7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2056" w:type="pct"/>
            <w:shd w:val="clear" w:color="auto" w:fill="3399FF"/>
            <w:tcPrChange w:id="266" w:author="Batra Yogesh (EXT)" w:date="2018-04-13T12:46:00Z">
              <w:tcPr>
                <w:tcW w:w="3330" w:type="dxa"/>
                <w:shd w:val="clear" w:color="auto" w:fill="3399FF"/>
              </w:tcPr>
            </w:tcPrChange>
          </w:tcPr>
          <w:p w14:paraId="0BAA3804" w14:textId="77777777" w:rsidR="00446086" w:rsidRPr="00A542B7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542B7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667" w:type="pct"/>
            <w:shd w:val="clear" w:color="auto" w:fill="3399FF"/>
            <w:tcPrChange w:id="267" w:author="Batra Yogesh (EXT)" w:date="2018-04-13T12:46:00Z">
              <w:tcPr>
                <w:tcW w:w="2700" w:type="dxa"/>
                <w:shd w:val="clear" w:color="auto" w:fill="3399FF"/>
              </w:tcPr>
            </w:tcPrChange>
          </w:tcPr>
          <w:p w14:paraId="0BAA3805" w14:textId="77777777" w:rsidR="00446086" w:rsidRPr="00A542B7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542B7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722" w:type="pct"/>
            <w:shd w:val="clear" w:color="auto" w:fill="3399FF"/>
            <w:tcPrChange w:id="268" w:author="Batra Yogesh (EXT)" w:date="2018-04-13T12:46:00Z">
              <w:tcPr>
                <w:tcW w:w="1170" w:type="dxa"/>
                <w:shd w:val="clear" w:color="auto" w:fill="3399FF"/>
              </w:tcPr>
            </w:tcPrChange>
          </w:tcPr>
          <w:p w14:paraId="0BAA3806" w14:textId="77777777" w:rsidR="00446086" w:rsidRPr="00A542B7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542B7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C63E05" w:rsidRPr="00A542B7" w14:paraId="0BAA380C" w14:textId="77777777" w:rsidTr="00A542B7">
        <w:trPr>
          <w:cantSplit/>
          <w:trPrChange w:id="269" w:author="Batra Yogesh (EXT)" w:date="2018-04-13T12:4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270" w:author="Batra Yogesh (EXT)" w:date="2018-04-13T12:4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08" w14:textId="0F600A9C" w:rsidR="00C63E05" w:rsidRPr="00A542B7" w:rsidRDefault="00C63E05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71" w:author="Batra Yogesh (EXT)" w:date="2018-04-13T12:46:00Z">
              <w:tcPr>
                <w:tcW w:w="3330" w:type="dxa"/>
              </w:tcPr>
            </w:tcPrChange>
          </w:tcPr>
          <w:p w14:paraId="326434EE" w14:textId="77777777" w:rsidR="00C63E05" w:rsidRPr="00A542B7" w:rsidRDefault="00C63E05" w:rsidP="00705162">
            <w:pPr>
              <w:pStyle w:val="TableText"/>
              <w:rPr>
                <w:rFonts w:cs="Arial"/>
                <w:sz w:val="20"/>
                <w:szCs w:val="20"/>
                <w:rPrChange w:id="272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A542B7">
              <w:rPr>
                <w:rFonts w:cs="Arial"/>
                <w:sz w:val="20"/>
                <w:szCs w:val="20"/>
                <w:rPrChange w:id="273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Open up </w:t>
            </w:r>
            <w:r w:rsidRPr="00A542B7">
              <w:rPr>
                <w:rFonts w:cs="Arial"/>
                <w:b/>
                <w:i/>
                <w:sz w:val="20"/>
                <w:szCs w:val="20"/>
                <w:rPrChange w:id="274" w:author="Batra Yogesh (EXT)" w:date="2018-04-13T12:4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Monthly Data Locking  </w:t>
            </w:r>
            <w:r w:rsidRPr="00A542B7">
              <w:rPr>
                <w:rFonts w:cs="Arial"/>
                <w:sz w:val="20"/>
                <w:szCs w:val="20"/>
                <w:rPrChange w:id="275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screen</w:t>
            </w:r>
          </w:p>
          <w:p w14:paraId="0BAA3809" w14:textId="60F220B1" w:rsidR="00C63E05" w:rsidRPr="00A542B7" w:rsidRDefault="00C63E05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A542B7">
              <w:rPr>
                <w:rFonts w:cs="Arial"/>
                <w:i/>
                <w:sz w:val="20"/>
                <w:szCs w:val="20"/>
                <w:rPrChange w:id="276" w:author="Batra Yogesh (EXT)" w:date="2018-04-13T12:4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A542B7">
              <w:rPr>
                <w:rFonts w:cs="Arial"/>
                <w:i/>
                <w:sz w:val="20"/>
                <w:szCs w:val="20"/>
                <w:rPrChange w:id="277" w:author="Batra Yogesh (EXT)" w:date="2018-04-13T12:4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A542B7">
              <w:rPr>
                <w:rFonts w:cs="Arial"/>
                <w:i/>
                <w:sz w:val="20"/>
                <w:szCs w:val="20"/>
                <w:rPrChange w:id="278" w:author="Batra Yogesh (EXT)" w:date="2018-04-13T12:4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</w:t>
            </w:r>
            <w:del w:id="279" w:author="Prakash Atul (Ext)" w:date="2018-03-27T16:36:00Z">
              <w:r w:rsidRPr="00A542B7" w:rsidDel="00AC5165">
                <w:rPr>
                  <w:rFonts w:cs="Arial"/>
                  <w:i/>
                  <w:sz w:val="20"/>
                  <w:szCs w:val="20"/>
                  <w:rPrChange w:id="280" w:author="Batra Yogesh (EXT)" w:date="2018-04-13T12:45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delText>Data Approval</w:delText>
              </w:r>
            </w:del>
            <w:ins w:id="281" w:author="Prakash Atul (Ext)" w:date="2018-03-27T16:36:00Z">
              <w:r w:rsidR="00AC5165" w:rsidRPr="00A542B7">
                <w:rPr>
                  <w:rFonts w:cs="Arial"/>
                  <w:i/>
                  <w:sz w:val="20"/>
                  <w:szCs w:val="20"/>
                  <w:rPrChange w:id="282" w:author="Batra Yogesh (EXT)" w:date="2018-04-13T12:45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>Allocation</w:t>
              </w:r>
            </w:ins>
            <w:r w:rsidRPr="00A542B7">
              <w:rPr>
                <w:rFonts w:cs="Arial"/>
                <w:i/>
                <w:sz w:val="20"/>
                <w:szCs w:val="20"/>
                <w:rPrChange w:id="283" w:author="Batra Yogesh (EXT)" w:date="2018-04-13T12:4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A542B7">
              <w:rPr>
                <w:rFonts w:cs="Arial"/>
                <w:i/>
                <w:sz w:val="20"/>
                <w:szCs w:val="20"/>
                <w:rPrChange w:id="284" w:author="Batra Yogesh (EXT)" w:date="2018-04-13T12:4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Monthly Data Locking </w:t>
            </w:r>
          </w:p>
        </w:tc>
        <w:tc>
          <w:tcPr>
            <w:tcW w:w="1667" w:type="pct"/>
            <w:tcPrChange w:id="285" w:author="Batra Yogesh (EXT)" w:date="2018-04-13T12:46:00Z">
              <w:tcPr>
                <w:tcW w:w="2700" w:type="dxa"/>
              </w:tcPr>
            </w:tcPrChange>
          </w:tcPr>
          <w:p w14:paraId="02C94D08" w14:textId="77777777" w:rsidR="00C63E05" w:rsidRPr="00A542B7" w:rsidRDefault="00C63E05" w:rsidP="00705162">
            <w:pPr>
              <w:rPr>
                <w:rFonts w:cs="Arial"/>
                <w:sz w:val="20"/>
                <w:szCs w:val="20"/>
                <w:rPrChange w:id="286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A542B7">
              <w:rPr>
                <w:rFonts w:cs="Arial"/>
                <w:sz w:val="20"/>
                <w:szCs w:val="20"/>
                <w:rPrChange w:id="287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following fields are automatically populated:</w:t>
            </w:r>
          </w:p>
          <w:p w14:paraId="7F9CED51" w14:textId="2B11915A" w:rsidR="00C63E05" w:rsidRPr="00A542B7" w:rsidRDefault="00C63E05" w:rsidP="00705162">
            <w:pPr>
              <w:pStyle w:val="ListParagraph"/>
              <w:numPr>
                <w:ilvl w:val="0"/>
                <w:numId w:val="20"/>
              </w:numPr>
              <w:rPr>
                <w:rFonts w:cs="Arial"/>
                <w:sz w:val="20"/>
                <w:szCs w:val="20"/>
                <w:rPrChange w:id="288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A542B7">
              <w:rPr>
                <w:rFonts w:cs="Arial"/>
                <w:b/>
                <w:i/>
                <w:sz w:val="20"/>
                <w:szCs w:val="20"/>
                <w:rPrChange w:id="289" w:author="Batra Yogesh (EXT)" w:date="2018-04-13T12:4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From Month </w:t>
            </w:r>
            <w:r w:rsidRPr="00A542B7">
              <w:rPr>
                <w:rFonts w:cs="Arial"/>
                <w:sz w:val="20"/>
                <w:szCs w:val="20"/>
                <w:rPrChange w:id="290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is </w:t>
            </w:r>
            <w:del w:id="291" w:author="Prakash Atul (Ext)" w:date="2018-03-27T16:36:00Z">
              <w:r w:rsidRPr="00A542B7" w:rsidDel="00AC5165">
                <w:rPr>
                  <w:rFonts w:cs="Arial"/>
                  <w:sz w:val="20"/>
                  <w:szCs w:val="20"/>
                  <w:rPrChange w:id="292" w:author="Batra Yogesh (EXT)" w:date="2018-04-13T12:4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today’s Month</w:delText>
              </w:r>
            </w:del>
            <w:ins w:id="293" w:author="Prakash Atul (Ext)" w:date="2018-03-27T16:36:00Z">
              <w:r w:rsidR="00AC5165" w:rsidRPr="00A542B7">
                <w:rPr>
                  <w:rFonts w:cs="Arial"/>
                  <w:sz w:val="20"/>
                  <w:szCs w:val="20"/>
                  <w:rPrChange w:id="294" w:author="Batra Yogesh (EXT)" w:date="2018-04-13T12:4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first month of the year</w:t>
              </w:r>
            </w:ins>
          </w:p>
          <w:p w14:paraId="42492C39" w14:textId="77777777" w:rsidR="00C63E05" w:rsidRPr="00A542B7" w:rsidRDefault="00C63E05" w:rsidP="00705162">
            <w:pPr>
              <w:numPr>
                <w:ilvl w:val="0"/>
                <w:numId w:val="3"/>
              </w:numPr>
              <w:tabs>
                <w:tab w:val="clear" w:pos="720"/>
                <w:tab w:val="num" w:pos="245"/>
              </w:tabs>
              <w:spacing w:after="120"/>
              <w:ind w:left="245" w:hanging="245"/>
              <w:rPr>
                <w:rFonts w:cs="Arial"/>
                <w:sz w:val="20"/>
                <w:szCs w:val="20"/>
                <w:rPrChange w:id="295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A542B7">
              <w:rPr>
                <w:rFonts w:cs="Arial"/>
                <w:b/>
                <w:i/>
                <w:sz w:val="20"/>
                <w:szCs w:val="20"/>
                <w:rPrChange w:id="296" w:author="Batra Yogesh (EXT)" w:date="2018-04-13T12:4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Month </w:t>
            </w:r>
            <w:r w:rsidRPr="00A542B7">
              <w:rPr>
                <w:rFonts w:cs="Arial"/>
                <w:sz w:val="20"/>
                <w:szCs w:val="20"/>
                <w:rPrChange w:id="297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is today’s Month</w:t>
            </w:r>
          </w:p>
          <w:p w14:paraId="0BAA380A" w14:textId="7628D672" w:rsidR="00C63E05" w:rsidRPr="00A542B7" w:rsidRDefault="00C63E05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PrChange w:id="298" w:author="Batra Yogesh (EXT)" w:date="2018-04-13T12:46:00Z">
              <w:tcPr>
                <w:tcW w:w="1170" w:type="dxa"/>
              </w:tcPr>
            </w:tcPrChange>
          </w:tcPr>
          <w:p w14:paraId="0BAA380B" w14:textId="77777777" w:rsidR="00C63E05" w:rsidRPr="00A542B7" w:rsidRDefault="00C63E05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05" w:rsidRPr="00A542B7" w14:paraId="0BAA3816" w14:textId="77777777" w:rsidTr="00A542B7">
        <w:trPr>
          <w:cantSplit/>
          <w:trPrChange w:id="299" w:author="Batra Yogesh (EXT)" w:date="2018-04-13T12:4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00" w:author="Batra Yogesh (EXT)" w:date="2018-04-13T12:4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12" w14:textId="431CA73F" w:rsidR="00C63E05" w:rsidRPr="00A542B7" w:rsidRDefault="00C63E05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01" w:author="Batra Yogesh (EXT)" w:date="2018-04-13T12:46:00Z">
              <w:tcPr>
                <w:tcW w:w="3330" w:type="dxa"/>
              </w:tcPr>
            </w:tcPrChange>
          </w:tcPr>
          <w:p w14:paraId="0BAA3813" w14:textId="6B56C721" w:rsidR="00C63E05" w:rsidRPr="00A542B7" w:rsidRDefault="00C63E05" w:rsidP="00D17537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sz w:val="20"/>
                <w:szCs w:val="20"/>
              </w:rPr>
            </w:pPr>
            <w:r w:rsidRPr="00A542B7">
              <w:rPr>
                <w:rFonts w:cs="Arial"/>
                <w:sz w:val="20"/>
                <w:szCs w:val="20"/>
                <w:rPrChange w:id="302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</w:t>
            </w:r>
            <w:r w:rsidRPr="00A542B7">
              <w:rPr>
                <w:rFonts w:cs="Arial"/>
                <w:b/>
                <w:i/>
                <w:sz w:val="20"/>
                <w:szCs w:val="20"/>
                <w:rPrChange w:id="303" w:author="Batra Yogesh (EXT)" w:date="2018-04-13T12:4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</w:t>
            </w:r>
            <w:r w:rsidRPr="00A542B7">
              <w:rPr>
                <w:rFonts w:cs="Arial"/>
                <w:sz w:val="20"/>
                <w:szCs w:val="20"/>
                <w:rPrChange w:id="304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</w:t>
            </w:r>
            <w:r w:rsidRPr="00A542B7">
              <w:rPr>
                <w:rFonts w:cs="Arial"/>
                <w:b/>
                <w:i/>
                <w:sz w:val="20"/>
                <w:szCs w:val="20"/>
                <w:rPrChange w:id="305" w:author="Batra Yogesh (EXT)" w:date="2018-04-13T12:4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Month</w:t>
            </w:r>
            <w:r w:rsidRPr="00A542B7">
              <w:rPr>
                <w:rFonts w:cs="Arial"/>
                <w:sz w:val="20"/>
                <w:szCs w:val="20"/>
                <w:rPrChange w:id="306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 to </w:t>
            </w:r>
            <w:r w:rsidR="00F36052" w:rsidRPr="00A542B7">
              <w:rPr>
                <w:rFonts w:cs="Arial"/>
                <w:sz w:val="20"/>
                <w:szCs w:val="20"/>
                <w:rPrChange w:id="307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run the unlock data</w:t>
            </w:r>
          </w:p>
        </w:tc>
        <w:tc>
          <w:tcPr>
            <w:tcW w:w="1667" w:type="pct"/>
            <w:tcPrChange w:id="308" w:author="Batra Yogesh (EXT)" w:date="2018-04-13T12:46:00Z">
              <w:tcPr>
                <w:tcW w:w="2700" w:type="dxa"/>
              </w:tcPr>
            </w:tcPrChange>
          </w:tcPr>
          <w:p w14:paraId="0BAA3814" w14:textId="016A06A9" w:rsidR="00C63E05" w:rsidRPr="00A542B7" w:rsidRDefault="00C63E05" w:rsidP="00F200A3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A542B7">
              <w:rPr>
                <w:rFonts w:cs="Arial"/>
                <w:sz w:val="20"/>
                <w:szCs w:val="20"/>
                <w:rPrChange w:id="309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From month is displayed in entry field</w:t>
            </w:r>
          </w:p>
        </w:tc>
        <w:tc>
          <w:tcPr>
            <w:tcW w:w="722" w:type="pct"/>
            <w:tcPrChange w:id="310" w:author="Batra Yogesh (EXT)" w:date="2018-04-13T12:46:00Z">
              <w:tcPr>
                <w:tcW w:w="1170" w:type="dxa"/>
              </w:tcPr>
            </w:tcPrChange>
          </w:tcPr>
          <w:p w14:paraId="0BAA3815" w14:textId="0603A197" w:rsidR="00C63E05" w:rsidRPr="00A542B7" w:rsidRDefault="00C63E05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05" w:rsidRPr="00A542B7" w14:paraId="0BAA381B" w14:textId="77777777" w:rsidTr="00A542B7">
        <w:trPr>
          <w:cantSplit/>
          <w:trPrChange w:id="311" w:author="Batra Yogesh (EXT)" w:date="2018-04-13T12:4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12" w:author="Batra Yogesh (EXT)" w:date="2018-04-13T12:4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17" w14:textId="5E26BE51" w:rsidR="00C63E05" w:rsidRPr="00A542B7" w:rsidRDefault="00C63E05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13" w:author="Batra Yogesh (EXT)" w:date="2018-04-13T12:46:00Z">
              <w:tcPr>
                <w:tcW w:w="3330" w:type="dxa"/>
              </w:tcPr>
            </w:tcPrChange>
          </w:tcPr>
          <w:p w14:paraId="0BAA3818" w14:textId="591872E2" w:rsidR="00C63E05" w:rsidRPr="00A542B7" w:rsidRDefault="00C63E05" w:rsidP="00E33BBB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A542B7">
              <w:rPr>
                <w:rFonts w:cs="Arial"/>
                <w:sz w:val="20"/>
                <w:szCs w:val="20"/>
                <w:rPrChange w:id="314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</w:t>
            </w:r>
            <w:r w:rsidRPr="00A542B7">
              <w:rPr>
                <w:rFonts w:cs="Arial"/>
                <w:b/>
                <w:i/>
                <w:sz w:val="20"/>
                <w:szCs w:val="20"/>
                <w:rPrChange w:id="315" w:author="Batra Yogesh (EXT)" w:date="2018-04-13T12:4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Month </w:t>
            </w:r>
            <w:r w:rsidRPr="00A542B7">
              <w:rPr>
                <w:rFonts w:cs="Arial"/>
                <w:sz w:val="20"/>
                <w:szCs w:val="20"/>
                <w:rPrChange w:id="316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to include the end date </w:t>
            </w:r>
            <w:r w:rsidR="00F36052" w:rsidRPr="00A542B7">
              <w:rPr>
                <w:rFonts w:cs="Arial"/>
                <w:sz w:val="20"/>
                <w:szCs w:val="20"/>
                <w:rPrChange w:id="317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or the latest locking month.</w:t>
            </w:r>
          </w:p>
        </w:tc>
        <w:tc>
          <w:tcPr>
            <w:tcW w:w="1667" w:type="pct"/>
            <w:tcPrChange w:id="318" w:author="Batra Yogesh (EXT)" w:date="2018-04-13T12:46:00Z">
              <w:tcPr>
                <w:tcW w:w="2700" w:type="dxa"/>
              </w:tcPr>
            </w:tcPrChange>
          </w:tcPr>
          <w:p w14:paraId="0BAA3819" w14:textId="77C33560" w:rsidR="00C63E05" w:rsidRPr="00A542B7" w:rsidRDefault="00C63E05" w:rsidP="00293123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A542B7">
              <w:rPr>
                <w:rFonts w:cs="Arial"/>
                <w:sz w:val="20"/>
                <w:szCs w:val="20"/>
                <w:rPrChange w:id="319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To month is displayed in entry field</w:t>
            </w:r>
          </w:p>
        </w:tc>
        <w:tc>
          <w:tcPr>
            <w:tcW w:w="722" w:type="pct"/>
            <w:tcPrChange w:id="320" w:author="Batra Yogesh (EXT)" w:date="2018-04-13T12:46:00Z">
              <w:tcPr>
                <w:tcW w:w="1170" w:type="dxa"/>
              </w:tcPr>
            </w:tcPrChange>
          </w:tcPr>
          <w:p w14:paraId="0BAA381A" w14:textId="77777777" w:rsidR="00C63E05" w:rsidRPr="00A542B7" w:rsidRDefault="00C63E05" w:rsidP="008018AC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05" w:rsidRPr="00A542B7" w14:paraId="0BAA3820" w14:textId="77777777" w:rsidTr="00A542B7">
        <w:trPr>
          <w:cantSplit/>
          <w:trPrChange w:id="321" w:author="Batra Yogesh (EXT)" w:date="2018-04-13T12:4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22" w:author="Batra Yogesh (EXT)" w:date="2018-04-13T12:4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1C" w14:textId="311E2328" w:rsidR="00C63E05" w:rsidRPr="00A542B7" w:rsidRDefault="00C63E05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Borders>
              <w:bottom w:val="single" w:sz="4" w:space="0" w:color="auto"/>
            </w:tcBorders>
            <w:tcPrChange w:id="323" w:author="Batra Yogesh (EXT)" w:date="2018-04-13T12:46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0BAA381D" w14:textId="16E38FED" w:rsidR="00C63E05" w:rsidRPr="00A542B7" w:rsidRDefault="00C63E05" w:rsidP="00293123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A542B7">
              <w:rPr>
                <w:rFonts w:cs="Arial"/>
                <w:sz w:val="20"/>
                <w:szCs w:val="20"/>
                <w:rPrChange w:id="324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</w:t>
            </w:r>
            <w:r w:rsidRPr="00A542B7">
              <w:rPr>
                <w:rFonts w:cs="Arial"/>
                <w:b/>
                <w:i/>
                <w:sz w:val="20"/>
                <w:szCs w:val="20"/>
                <w:rPrChange w:id="325" w:author="Batra Yogesh (EXT)" w:date="2018-04-13T12:4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PrChange w:id="326" w:author="Batra Yogesh (EXT)" w:date="2018-04-13T12:46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331527BA" w14:textId="718D65A0" w:rsidR="00C63E05" w:rsidRPr="00A542B7" w:rsidRDefault="00C63E05" w:rsidP="00705162">
            <w:pPr>
              <w:rPr>
                <w:rFonts w:cs="Arial"/>
                <w:sz w:val="20"/>
                <w:szCs w:val="20"/>
                <w:rPrChange w:id="327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A542B7">
              <w:rPr>
                <w:rFonts w:cs="Arial"/>
                <w:sz w:val="20"/>
                <w:szCs w:val="20"/>
                <w:rPrChange w:id="328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months and Lock status of each month in the period is displayed</w:t>
            </w:r>
            <w:r w:rsidR="00F36052" w:rsidRPr="00A542B7">
              <w:rPr>
                <w:rFonts w:cs="Arial"/>
                <w:sz w:val="20"/>
                <w:szCs w:val="20"/>
                <w:rPrChange w:id="329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.</w:t>
            </w:r>
          </w:p>
          <w:p w14:paraId="0BAA381E" w14:textId="4EBB98AE" w:rsidR="00C63E05" w:rsidRPr="00A542B7" w:rsidRDefault="00C63E05" w:rsidP="00293123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Borders>
              <w:bottom w:val="single" w:sz="4" w:space="0" w:color="auto"/>
            </w:tcBorders>
            <w:tcPrChange w:id="330" w:author="Batra Yogesh (EXT)" w:date="2018-04-13T12:46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0BAA381F" w14:textId="77777777" w:rsidR="00C63E05" w:rsidRPr="00A542B7" w:rsidRDefault="00C63E05" w:rsidP="00737BBD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05" w:rsidRPr="00A542B7" w14:paraId="016DD3E8" w14:textId="77777777" w:rsidTr="00A542B7">
        <w:trPr>
          <w:cantSplit/>
          <w:trPrChange w:id="331" w:author="Batra Yogesh (EXT)" w:date="2018-04-13T12:4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32" w:author="Batra Yogesh (EXT)" w:date="2018-04-13T12:4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60B8354B" w14:textId="77777777" w:rsidR="00C63E05" w:rsidRPr="00A542B7" w:rsidRDefault="00C63E05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Borders>
              <w:bottom w:val="single" w:sz="4" w:space="0" w:color="auto"/>
            </w:tcBorders>
            <w:tcPrChange w:id="333" w:author="Batra Yogesh (EXT)" w:date="2018-04-13T12:46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15E16FB1" w14:textId="58C61ABB" w:rsidR="00C63E05" w:rsidRPr="00A542B7" w:rsidRDefault="00C63E05" w:rsidP="00C63E05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A542B7">
              <w:rPr>
                <w:rFonts w:cs="Arial"/>
                <w:sz w:val="20"/>
                <w:szCs w:val="20"/>
                <w:rPrChange w:id="334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Uncheck each month </w:t>
            </w:r>
            <w:r w:rsidRPr="00A542B7">
              <w:rPr>
                <w:rFonts w:cs="Arial"/>
                <w:b/>
                <w:sz w:val="20"/>
                <w:szCs w:val="20"/>
                <w:rPrChange w:id="335" w:author="Batra Yogesh (EXT)" w:date="2018-04-13T12:45:00Z">
                  <w:rPr>
                    <w:rFonts w:asciiTheme="minorHAnsi" w:hAnsiTheme="minorHAnsi"/>
                    <w:b/>
                    <w:sz w:val="20"/>
                    <w:szCs w:val="20"/>
                  </w:rPr>
                </w:rPrChange>
              </w:rPr>
              <w:t>Lock checkbox</w:t>
            </w:r>
            <w:r w:rsidRPr="00A542B7">
              <w:rPr>
                <w:rFonts w:cs="Arial"/>
                <w:sz w:val="20"/>
                <w:szCs w:val="20"/>
                <w:rPrChange w:id="336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to be unlocked and click </w:t>
            </w:r>
            <w:r w:rsidRPr="00A542B7">
              <w:rPr>
                <w:rFonts w:cs="Arial"/>
                <w:b/>
                <w:sz w:val="20"/>
                <w:szCs w:val="20"/>
                <w:rPrChange w:id="337" w:author="Batra Yogesh (EXT)" w:date="2018-04-13T12:45:00Z">
                  <w:rPr>
                    <w:rFonts w:asciiTheme="minorHAnsi" w:hAnsiTheme="minorHAnsi"/>
                    <w:b/>
                    <w:sz w:val="20"/>
                    <w:szCs w:val="20"/>
                  </w:rPr>
                </w:rPrChange>
              </w:rPr>
              <w:t>save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tcPrChange w:id="338" w:author="Batra Yogesh (EXT)" w:date="2018-04-13T12:46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561AC972" w14:textId="4D63431C" w:rsidR="00C63E05" w:rsidRPr="00A542B7" w:rsidRDefault="00C63E05" w:rsidP="00705162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339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A542B7">
              <w:rPr>
                <w:rFonts w:cs="Arial"/>
                <w:sz w:val="20"/>
                <w:szCs w:val="20"/>
                <w:rPrChange w:id="340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Each month</w:t>
            </w:r>
            <w:r w:rsidR="00DF5000" w:rsidRPr="00A542B7">
              <w:rPr>
                <w:rFonts w:cs="Arial"/>
                <w:sz w:val="20"/>
                <w:szCs w:val="20"/>
                <w:rPrChange w:id="341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unchecked</w:t>
            </w:r>
            <w:r w:rsidRPr="00A542B7">
              <w:rPr>
                <w:rFonts w:cs="Arial"/>
                <w:sz w:val="20"/>
                <w:szCs w:val="20"/>
                <w:rPrChange w:id="342" w:author="Batra Yogesh (EXT)" w:date="2018-04-13T12:4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is unlocked: Allocation can be rerun, data can be edited</w:t>
            </w:r>
          </w:p>
          <w:p w14:paraId="04868CEE" w14:textId="252991B9" w:rsidR="00C63E05" w:rsidRPr="00A542B7" w:rsidRDefault="00C63E05" w:rsidP="00293123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Borders>
              <w:bottom w:val="single" w:sz="4" w:space="0" w:color="auto"/>
            </w:tcBorders>
            <w:tcPrChange w:id="343" w:author="Batra Yogesh (EXT)" w:date="2018-04-13T12:46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38D93FB5" w14:textId="545AD00E" w:rsidR="00C63E05" w:rsidRPr="00A542B7" w:rsidRDefault="00C63E05" w:rsidP="00737BBD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C63E05" w:rsidRPr="00A542B7" w14:paraId="0BAA3825" w14:textId="77777777" w:rsidTr="00A542B7">
        <w:trPr>
          <w:cantSplit/>
          <w:trPrChange w:id="344" w:author="Batra Yogesh (EXT)" w:date="2018-04-13T12:46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45" w:author="Batra Yogesh (EXT)" w:date="2018-04-13T12:46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21" w14:textId="77777777" w:rsidR="00C63E05" w:rsidRPr="00A542B7" w:rsidRDefault="00C63E05" w:rsidP="009D7887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2056" w:type="pct"/>
            <w:shd w:val="clear" w:color="auto" w:fill="C6D9F1" w:themeFill="text2" w:themeFillTint="33"/>
            <w:tcPrChange w:id="346" w:author="Batra Yogesh (EXT)" w:date="2018-04-13T12:46:00Z">
              <w:tcPr>
                <w:tcW w:w="3330" w:type="dxa"/>
                <w:shd w:val="clear" w:color="auto" w:fill="C6D9F1" w:themeFill="text2" w:themeFillTint="33"/>
              </w:tcPr>
            </w:tcPrChange>
          </w:tcPr>
          <w:p w14:paraId="35005395" w14:textId="77777777" w:rsidR="00C63E05" w:rsidRPr="00A542B7" w:rsidRDefault="00C63E05" w:rsidP="00705162">
            <w:pPr>
              <w:pStyle w:val="TableText"/>
              <w:rPr>
                <w:rFonts w:cs="Arial"/>
                <w:sz w:val="20"/>
                <w:rPrChange w:id="347" w:author="Batra Yogesh (EXT)" w:date="2018-04-13T12:45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A542B7">
              <w:rPr>
                <w:rFonts w:cs="Arial"/>
                <w:sz w:val="20"/>
                <w:rPrChange w:id="348" w:author="Batra Yogesh (EXT)" w:date="2018-04-13T12:45:00Z">
                  <w:rPr>
                    <w:rFonts w:asciiTheme="minorHAnsi" w:hAnsiTheme="minorHAnsi"/>
                    <w:sz w:val="20"/>
                  </w:rPr>
                </w:rPrChange>
              </w:rPr>
              <w:t>END OF USE CASE</w:t>
            </w:r>
          </w:p>
          <w:p w14:paraId="0BAA3822" w14:textId="669B6731" w:rsidR="00C63E05" w:rsidRPr="00A542B7" w:rsidRDefault="00C63E05" w:rsidP="00D031E8">
            <w:pPr>
              <w:pStyle w:val="TableText"/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667" w:type="pct"/>
            <w:shd w:val="clear" w:color="auto" w:fill="C6D9F1" w:themeFill="text2" w:themeFillTint="33"/>
            <w:tcPrChange w:id="349" w:author="Batra Yogesh (EXT)" w:date="2018-04-13T12:46:00Z">
              <w:tcPr>
                <w:tcW w:w="2700" w:type="dxa"/>
                <w:shd w:val="clear" w:color="auto" w:fill="C6D9F1" w:themeFill="text2" w:themeFillTint="33"/>
              </w:tcPr>
            </w:tcPrChange>
          </w:tcPr>
          <w:p w14:paraId="0BAA3823" w14:textId="77777777" w:rsidR="00C63E05" w:rsidRPr="00A542B7" w:rsidRDefault="00C63E05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722" w:type="pct"/>
            <w:shd w:val="clear" w:color="auto" w:fill="C6D9F1" w:themeFill="text2" w:themeFillTint="33"/>
            <w:tcPrChange w:id="350" w:author="Batra Yogesh (EXT)" w:date="2018-04-13T12:46:00Z">
              <w:tcPr>
                <w:tcW w:w="1170" w:type="dxa"/>
                <w:shd w:val="clear" w:color="auto" w:fill="C6D9F1" w:themeFill="text2" w:themeFillTint="33"/>
              </w:tcPr>
            </w:tcPrChange>
          </w:tcPr>
          <w:p w14:paraId="0BAA3824" w14:textId="77777777" w:rsidR="00C63E05" w:rsidRPr="00A542B7" w:rsidRDefault="00C63E05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26" w14:textId="77777777" w:rsidR="00C13B91" w:rsidRPr="00A542B7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8" w14:textId="77777777" w:rsidR="003D41D8" w:rsidRPr="00A542B7" w:rsidRDefault="001516B9" w:rsidP="003D41D8">
      <w:pPr>
        <w:pStyle w:val="Heading1"/>
      </w:pPr>
      <w:bookmarkStart w:id="351" w:name="_Toc502068240"/>
      <w:r w:rsidRPr="00A542B7">
        <w:t>Exception</w:t>
      </w:r>
      <w:r w:rsidR="00BF2F96" w:rsidRPr="00A542B7">
        <w:t>s</w:t>
      </w:r>
      <w:bookmarkEnd w:id="351"/>
    </w:p>
    <w:p w14:paraId="0BAA3829" w14:textId="2906BD66" w:rsidR="001516B9" w:rsidRPr="00A542B7" w:rsidRDefault="00E71304" w:rsidP="00447470">
      <w:pPr>
        <w:pStyle w:val="Heading2"/>
      </w:pPr>
      <w:bookmarkStart w:id="352" w:name="_Toc502068241"/>
      <w:r w:rsidRPr="00A542B7">
        <w:t>List of Common Issues/Errors</w:t>
      </w:r>
      <w:bookmarkEnd w:id="352"/>
    </w:p>
    <w:p w14:paraId="0BAA382A" w14:textId="6605AC92" w:rsidR="001516B9" w:rsidRPr="00A542B7" w:rsidRDefault="009D157E" w:rsidP="001516B9">
      <w:pPr>
        <w:rPr>
          <w:rFonts w:cs="Arial"/>
        </w:rPr>
      </w:pPr>
      <w:r w:rsidRPr="00A542B7">
        <w:rPr>
          <w:rFonts w:cs="Arial"/>
        </w:rPr>
        <w:t>Not aware of any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53" w:author="Batra Yogesh (EXT)" w:date="2018-04-13T12:46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354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A542B7" w14:paraId="0BAA382F" w14:textId="77777777" w:rsidTr="00A542B7">
        <w:trPr>
          <w:cantSplit/>
          <w:tblHeader/>
          <w:trPrChange w:id="355" w:author="Batra Yogesh (EXT)" w:date="2018-04-13T12:46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356" w:author="Batra Yogesh (EXT)" w:date="2018-04-13T12:46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A542B7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357" w:author="Batra Yogesh (EXT)" w:date="2018-04-13T12:46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A542B7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542B7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358" w:author="Batra Yogesh (EXT)" w:date="2018-04-13T12:46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A542B7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542B7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359" w:author="Batra Yogesh (EXT)" w:date="2018-04-13T12:46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A542B7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A542B7" w14:paraId="0BAA3834" w14:textId="77777777" w:rsidTr="00A542B7">
        <w:trPr>
          <w:cantSplit/>
          <w:trPrChange w:id="360" w:author="Batra Yogesh (EXT)" w:date="2018-04-13T12:46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61" w:author="Batra Yogesh (EXT)" w:date="2018-04-13T12:46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A542B7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62" w:author="Batra Yogesh (EXT)" w:date="2018-04-13T12:46:00Z">
              <w:tcPr>
                <w:tcW w:w="2790" w:type="dxa"/>
              </w:tcPr>
            </w:tcPrChange>
          </w:tcPr>
          <w:p w14:paraId="0BAA3831" w14:textId="77777777" w:rsidR="001516B9" w:rsidRPr="00A542B7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63" w:author="Batra Yogesh (EXT)" w:date="2018-04-13T12:46:00Z">
              <w:tcPr>
                <w:tcW w:w="3330" w:type="dxa"/>
              </w:tcPr>
            </w:tcPrChange>
          </w:tcPr>
          <w:p w14:paraId="0BAA3832" w14:textId="77777777" w:rsidR="001516B9" w:rsidRPr="00A542B7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64" w:author="Batra Yogesh (EXT)" w:date="2018-04-13T12:46:00Z">
              <w:tcPr>
                <w:tcW w:w="1170" w:type="dxa"/>
              </w:tcPr>
            </w:tcPrChange>
          </w:tcPr>
          <w:p w14:paraId="0BAA3833" w14:textId="77777777" w:rsidR="001516B9" w:rsidRPr="00A542B7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A542B7" w14:paraId="0BAA3839" w14:textId="77777777" w:rsidTr="00A542B7">
        <w:trPr>
          <w:cantSplit/>
          <w:trHeight w:val="341"/>
          <w:trPrChange w:id="365" w:author="Batra Yogesh (EXT)" w:date="2018-04-13T12:46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66" w:author="Batra Yogesh (EXT)" w:date="2018-04-13T12:46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A542B7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67" w:author="Batra Yogesh (EXT)" w:date="2018-04-13T12:46:00Z">
              <w:tcPr>
                <w:tcW w:w="2790" w:type="dxa"/>
              </w:tcPr>
            </w:tcPrChange>
          </w:tcPr>
          <w:p w14:paraId="0BAA3836" w14:textId="77777777" w:rsidR="000A438C" w:rsidRPr="00A542B7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68" w:author="Batra Yogesh (EXT)" w:date="2018-04-13T12:46:00Z">
              <w:tcPr>
                <w:tcW w:w="3330" w:type="dxa"/>
              </w:tcPr>
            </w:tcPrChange>
          </w:tcPr>
          <w:p w14:paraId="0BAA3837" w14:textId="77777777" w:rsidR="000A438C" w:rsidRPr="00A542B7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69" w:author="Batra Yogesh (EXT)" w:date="2018-04-13T12:46:00Z">
              <w:tcPr>
                <w:tcW w:w="1170" w:type="dxa"/>
              </w:tcPr>
            </w:tcPrChange>
          </w:tcPr>
          <w:p w14:paraId="0BAA3838" w14:textId="77777777" w:rsidR="000A438C" w:rsidRPr="00A542B7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A542B7" w14:paraId="0BAA383E" w14:textId="77777777" w:rsidTr="00A542B7">
        <w:trPr>
          <w:cantSplit/>
          <w:trHeight w:val="341"/>
          <w:trPrChange w:id="370" w:author="Batra Yogesh (EXT)" w:date="2018-04-13T12:46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71" w:author="Batra Yogesh (EXT)" w:date="2018-04-13T12:46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A542B7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72" w:author="Batra Yogesh (EXT)" w:date="2018-04-13T12:46:00Z">
              <w:tcPr>
                <w:tcW w:w="2790" w:type="dxa"/>
              </w:tcPr>
            </w:tcPrChange>
          </w:tcPr>
          <w:p w14:paraId="0BAA383B" w14:textId="77777777" w:rsidR="000A438C" w:rsidRPr="00A542B7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73" w:author="Batra Yogesh (EXT)" w:date="2018-04-13T12:46:00Z">
              <w:tcPr>
                <w:tcW w:w="3330" w:type="dxa"/>
              </w:tcPr>
            </w:tcPrChange>
          </w:tcPr>
          <w:p w14:paraId="0BAA383C" w14:textId="77777777" w:rsidR="000A438C" w:rsidRPr="00A542B7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74" w:author="Batra Yogesh (EXT)" w:date="2018-04-13T12:46:00Z">
              <w:tcPr>
                <w:tcW w:w="1170" w:type="dxa"/>
              </w:tcPr>
            </w:tcPrChange>
          </w:tcPr>
          <w:p w14:paraId="0BAA383D" w14:textId="77777777" w:rsidR="000A438C" w:rsidRPr="00A542B7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A542B7" w:rsidRDefault="00E77205" w:rsidP="00BF2F96">
      <w:pPr>
        <w:rPr>
          <w:rFonts w:cs="Arial"/>
          <w:i/>
        </w:rPr>
      </w:pPr>
    </w:p>
    <w:sectPr w:rsidR="00E77205" w:rsidRPr="00A542B7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C469DC" w14:textId="77777777" w:rsidR="00D71A59" w:rsidRDefault="00D71A59">
      <w:r>
        <w:separator/>
      </w:r>
    </w:p>
  </w:endnote>
  <w:endnote w:type="continuationSeparator" w:id="0">
    <w:p w14:paraId="672AC820" w14:textId="77777777" w:rsidR="00D71A59" w:rsidRDefault="00D71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18FC52" w14:textId="77777777" w:rsidR="008B5890" w:rsidRDefault="008B58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41002E59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7B4471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D3DE9" w14:textId="77777777" w:rsidR="008B5890" w:rsidRDefault="008B589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B8A961" w14:textId="77777777" w:rsidR="00D71A59" w:rsidRDefault="00D71A59">
      <w:r>
        <w:separator/>
      </w:r>
    </w:p>
  </w:footnote>
  <w:footnote w:type="continuationSeparator" w:id="0">
    <w:p w14:paraId="0603272B" w14:textId="77777777" w:rsidR="00D71A59" w:rsidRDefault="00D71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9BDA50" w14:textId="77777777" w:rsidR="008B5890" w:rsidRDefault="008B58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2AC75CF5" w:rsidR="00014D25" w:rsidRPr="009A5D5C" w:rsidRDefault="00995052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rFonts w:cs="Arial"/>
        <w:b/>
        <w:color w:val="3399FF"/>
      </w:rPr>
      <w:t>BKK</w:t>
    </w:r>
    <w:r w:rsidR="00B61F29">
      <w:rPr>
        <w:rFonts w:cs="Arial"/>
        <w:b/>
        <w:color w:val="3399FF"/>
      </w:rPr>
      <w:t>_UC20</w:t>
    </w:r>
    <w:r w:rsidR="005518FE" w:rsidRPr="005518FE">
      <w:rPr>
        <w:rFonts w:cs="Arial"/>
        <w:b/>
        <w:color w:val="3399FF"/>
      </w:rPr>
      <w:t xml:space="preserve"> – Monthly Data Locking</w:t>
    </w:r>
    <w:r w:rsidR="008029FF" w:rsidRPr="008029FF">
      <w:rPr>
        <w:rFonts w:cs="Arial"/>
        <w:b/>
        <w:color w:val="3399FF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42A644" w14:textId="77777777" w:rsidR="008B5890" w:rsidRDefault="008B58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441B8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AC3192C"/>
    <w:multiLevelType w:val="hybridMultilevel"/>
    <w:tmpl w:val="54AC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92E9A"/>
    <w:multiLevelType w:val="hybridMultilevel"/>
    <w:tmpl w:val="03CA9B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1118F6"/>
    <w:multiLevelType w:val="hybridMultilevel"/>
    <w:tmpl w:val="B8088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D12C9B"/>
    <w:multiLevelType w:val="hybridMultilevel"/>
    <w:tmpl w:val="E814CD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B096C"/>
    <w:multiLevelType w:val="hybridMultilevel"/>
    <w:tmpl w:val="267A84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A9533D"/>
    <w:multiLevelType w:val="hybridMultilevel"/>
    <w:tmpl w:val="65667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17793"/>
    <w:multiLevelType w:val="hybridMultilevel"/>
    <w:tmpl w:val="0B28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65982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A7A3919"/>
    <w:multiLevelType w:val="hybridMultilevel"/>
    <w:tmpl w:val="65D4DF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1147DE"/>
    <w:multiLevelType w:val="hybridMultilevel"/>
    <w:tmpl w:val="FCDC3F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E26EE5"/>
    <w:multiLevelType w:val="hybridMultilevel"/>
    <w:tmpl w:val="1AF0E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3F11EE"/>
    <w:multiLevelType w:val="hybridMultilevel"/>
    <w:tmpl w:val="98E411B2"/>
    <w:lvl w:ilvl="0" w:tplc="04090005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1" w:tplc="619ADA60">
      <w:start w:val="1"/>
      <w:numFmt w:val="decimal"/>
      <w:lvlText w:val="%2."/>
      <w:lvlJc w:val="left"/>
      <w:pPr>
        <w:tabs>
          <w:tab w:val="num" w:pos="2016"/>
        </w:tabs>
        <w:ind w:left="2016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1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794D5DC5"/>
    <w:multiLevelType w:val="hybridMultilevel"/>
    <w:tmpl w:val="3C029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5624AF"/>
    <w:multiLevelType w:val="hybridMultilevel"/>
    <w:tmpl w:val="5B845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7B2E4E"/>
    <w:multiLevelType w:val="hybridMultilevel"/>
    <w:tmpl w:val="F3D28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0"/>
  </w:num>
  <w:num w:numId="3">
    <w:abstractNumId w:val="12"/>
  </w:num>
  <w:num w:numId="4">
    <w:abstractNumId w:val="14"/>
  </w:num>
  <w:num w:numId="5">
    <w:abstractNumId w:val="19"/>
  </w:num>
  <w:num w:numId="6">
    <w:abstractNumId w:val="0"/>
  </w:num>
  <w:num w:numId="7">
    <w:abstractNumId w:val="21"/>
  </w:num>
  <w:num w:numId="8">
    <w:abstractNumId w:val="22"/>
  </w:num>
  <w:num w:numId="9">
    <w:abstractNumId w:val="11"/>
  </w:num>
  <w:num w:numId="10">
    <w:abstractNumId w:val="2"/>
  </w:num>
  <w:num w:numId="11">
    <w:abstractNumId w:val="15"/>
  </w:num>
  <w:num w:numId="12">
    <w:abstractNumId w:val="8"/>
  </w:num>
  <w:num w:numId="13">
    <w:abstractNumId w:val="1"/>
  </w:num>
  <w:num w:numId="14">
    <w:abstractNumId w:val="20"/>
  </w:num>
  <w:num w:numId="15">
    <w:abstractNumId w:val="9"/>
  </w:num>
  <w:num w:numId="16">
    <w:abstractNumId w:val="5"/>
  </w:num>
  <w:num w:numId="17">
    <w:abstractNumId w:val="17"/>
  </w:num>
  <w:num w:numId="18">
    <w:abstractNumId w:val="7"/>
  </w:num>
  <w:num w:numId="19">
    <w:abstractNumId w:val="4"/>
  </w:num>
  <w:num w:numId="20">
    <w:abstractNumId w:val="24"/>
  </w:num>
  <w:num w:numId="21">
    <w:abstractNumId w:val="6"/>
  </w:num>
  <w:num w:numId="22">
    <w:abstractNumId w:val="16"/>
  </w:num>
  <w:num w:numId="23">
    <w:abstractNumId w:val="18"/>
  </w:num>
  <w:num w:numId="24">
    <w:abstractNumId w:val="25"/>
  </w:num>
  <w:num w:numId="25">
    <w:abstractNumId w:val="26"/>
  </w:num>
  <w:num w:numId="26">
    <w:abstractNumId w:val="3"/>
  </w:num>
  <w:num w:numId="27">
    <w:abstractNumId w:val="13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Wirasak Chomphu">
    <w15:presenceInfo w15:providerId="AD" w15:userId="S::wcld@chevron.com::ff9f8cb3-7801-46c4-8294-8ccee1c17fab"/>
  </w15:person>
  <w15:person w15:author="Prakash Atul (Ext)">
    <w15:presenceInfo w15:providerId="AD" w15:userId="S-1-5-21-4162059163-1544859033-1701284029-50486"/>
  </w15:person>
  <w15:person w15:author="Shah Ashay">
    <w15:presenceInfo w15:providerId="None" w15:userId="Shah Asha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3772"/>
    <w:rsid w:val="000A00B0"/>
    <w:rsid w:val="000A3BC9"/>
    <w:rsid w:val="000A3D8F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08CA"/>
    <w:rsid w:val="000C63B5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0BE"/>
    <w:rsid w:val="000F6560"/>
    <w:rsid w:val="00100CEB"/>
    <w:rsid w:val="00101DA8"/>
    <w:rsid w:val="001055C7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C5CA6"/>
    <w:rsid w:val="001D4407"/>
    <w:rsid w:val="001D705B"/>
    <w:rsid w:val="001E0149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17A1B"/>
    <w:rsid w:val="0022028E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57727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0D7E"/>
    <w:rsid w:val="002A3B29"/>
    <w:rsid w:val="002A56C4"/>
    <w:rsid w:val="002A5F0D"/>
    <w:rsid w:val="002A6A74"/>
    <w:rsid w:val="002B11F2"/>
    <w:rsid w:val="002B36DF"/>
    <w:rsid w:val="002B4081"/>
    <w:rsid w:val="002B5473"/>
    <w:rsid w:val="002B7DDC"/>
    <w:rsid w:val="002C366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2F7A27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5641B"/>
    <w:rsid w:val="00357BFB"/>
    <w:rsid w:val="0036072C"/>
    <w:rsid w:val="00361941"/>
    <w:rsid w:val="00364608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641F"/>
    <w:rsid w:val="00390637"/>
    <w:rsid w:val="0039280F"/>
    <w:rsid w:val="00393BC9"/>
    <w:rsid w:val="003A291D"/>
    <w:rsid w:val="003A51A0"/>
    <w:rsid w:val="003A5410"/>
    <w:rsid w:val="003A67BF"/>
    <w:rsid w:val="003A79F2"/>
    <w:rsid w:val="003B211E"/>
    <w:rsid w:val="003C087F"/>
    <w:rsid w:val="003C2946"/>
    <w:rsid w:val="003C2D16"/>
    <w:rsid w:val="003C4506"/>
    <w:rsid w:val="003C6E28"/>
    <w:rsid w:val="003D1052"/>
    <w:rsid w:val="003D397C"/>
    <w:rsid w:val="003D41D8"/>
    <w:rsid w:val="003D44B5"/>
    <w:rsid w:val="003D53AB"/>
    <w:rsid w:val="003D67DB"/>
    <w:rsid w:val="003D7BD5"/>
    <w:rsid w:val="003E23CF"/>
    <w:rsid w:val="003E3859"/>
    <w:rsid w:val="003E542E"/>
    <w:rsid w:val="003E6AB3"/>
    <w:rsid w:val="003F01E3"/>
    <w:rsid w:val="003F4F7B"/>
    <w:rsid w:val="00403523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148"/>
    <w:rsid w:val="00424C51"/>
    <w:rsid w:val="00425F0F"/>
    <w:rsid w:val="00426A09"/>
    <w:rsid w:val="00427461"/>
    <w:rsid w:val="00431934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8180D"/>
    <w:rsid w:val="004828E2"/>
    <w:rsid w:val="00482A32"/>
    <w:rsid w:val="00483DFC"/>
    <w:rsid w:val="0048437B"/>
    <w:rsid w:val="00484AE9"/>
    <w:rsid w:val="00484D5F"/>
    <w:rsid w:val="00490E48"/>
    <w:rsid w:val="004930B1"/>
    <w:rsid w:val="004963F3"/>
    <w:rsid w:val="0049647C"/>
    <w:rsid w:val="00497EED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18FE"/>
    <w:rsid w:val="005526F6"/>
    <w:rsid w:val="005539EF"/>
    <w:rsid w:val="00553C7A"/>
    <w:rsid w:val="0055734A"/>
    <w:rsid w:val="005602BF"/>
    <w:rsid w:val="00560974"/>
    <w:rsid w:val="00563401"/>
    <w:rsid w:val="00570D43"/>
    <w:rsid w:val="00572CDB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1E9"/>
    <w:rsid w:val="005B2627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D7FC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60428"/>
    <w:rsid w:val="006610A7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94F19"/>
    <w:rsid w:val="006A1F9A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43A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F2C73"/>
    <w:rsid w:val="006F4CFE"/>
    <w:rsid w:val="0070012D"/>
    <w:rsid w:val="00700E18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B4471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F6141"/>
    <w:rsid w:val="007F76A3"/>
    <w:rsid w:val="008015B3"/>
    <w:rsid w:val="008018AC"/>
    <w:rsid w:val="008029FF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44A5"/>
    <w:rsid w:val="008B5890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1BBB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991"/>
    <w:rsid w:val="00963D78"/>
    <w:rsid w:val="00972CC3"/>
    <w:rsid w:val="009746E4"/>
    <w:rsid w:val="00974D4F"/>
    <w:rsid w:val="00975F5A"/>
    <w:rsid w:val="0097797D"/>
    <w:rsid w:val="009805A3"/>
    <w:rsid w:val="00982D61"/>
    <w:rsid w:val="00986279"/>
    <w:rsid w:val="00987FBB"/>
    <w:rsid w:val="00990EB0"/>
    <w:rsid w:val="00992AE2"/>
    <w:rsid w:val="0099324B"/>
    <w:rsid w:val="00995052"/>
    <w:rsid w:val="00996334"/>
    <w:rsid w:val="009A4918"/>
    <w:rsid w:val="009A5A0D"/>
    <w:rsid w:val="009A5D5C"/>
    <w:rsid w:val="009A6744"/>
    <w:rsid w:val="009A6F35"/>
    <w:rsid w:val="009A7F0B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157E"/>
    <w:rsid w:val="009D2E53"/>
    <w:rsid w:val="009D643A"/>
    <w:rsid w:val="009D657D"/>
    <w:rsid w:val="009D6FDD"/>
    <w:rsid w:val="009D7887"/>
    <w:rsid w:val="009E04D1"/>
    <w:rsid w:val="009E29B7"/>
    <w:rsid w:val="009E5A8E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2B7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49F9"/>
    <w:rsid w:val="00A76055"/>
    <w:rsid w:val="00A77D6E"/>
    <w:rsid w:val="00A81107"/>
    <w:rsid w:val="00A82979"/>
    <w:rsid w:val="00A8459B"/>
    <w:rsid w:val="00A8498C"/>
    <w:rsid w:val="00A85ECA"/>
    <w:rsid w:val="00A87505"/>
    <w:rsid w:val="00A877EA"/>
    <w:rsid w:val="00A902A5"/>
    <w:rsid w:val="00A91870"/>
    <w:rsid w:val="00A92FF2"/>
    <w:rsid w:val="00A93A96"/>
    <w:rsid w:val="00A956A8"/>
    <w:rsid w:val="00A978F3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5165"/>
    <w:rsid w:val="00AC5686"/>
    <w:rsid w:val="00AD190F"/>
    <w:rsid w:val="00AD20E6"/>
    <w:rsid w:val="00AD22E9"/>
    <w:rsid w:val="00AD5566"/>
    <w:rsid w:val="00AD74A5"/>
    <w:rsid w:val="00AD7C99"/>
    <w:rsid w:val="00AE04CC"/>
    <w:rsid w:val="00AF18F6"/>
    <w:rsid w:val="00AF2D5A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1F29"/>
    <w:rsid w:val="00B62FA6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4C57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0F33"/>
    <w:rsid w:val="00BE1F1E"/>
    <w:rsid w:val="00BE78DF"/>
    <w:rsid w:val="00BF273B"/>
    <w:rsid w:val="00BF2F96"/>
    <w:rsid w:val="00C002FE"/>
    <w:rsid w:val="00C00446"/>
    <w:rsid w:val="00C0332E"/>
    <w:rsid w:val="00C053FB"/>
    <w:rsid w:val="00C07B9E"/>
    <w:rsid w:val="00C106B0"/>
    <w:rsid w:val="00C1318A"/>
    <w:rsid w:val="00C13B91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57AD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3E05"/>
    <w:rsid w:val="00C65A24"/>
    <w:rsid w:val="00C67034"/>
    <w:rsid w:val="00C67D1E"/>
    <w:rsid w:val="00C71E1F"/>
    <w:rsid w:val="00C7221E"/>
    <w:rsid w:val="00C8028D"/>
    <w:rsid w:val="00C8324A"/>
    <w:rsid w:val="00C84A1C"/>
    <w:rsid w:val="00C865FE"/>
    <w:rsid w:val="00C96A28"/>
    <w:rsid w:val="00CA2B98"/>
    <w:rsid w:val="00CA3FFB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4812"/>
    <w:rsid w:val="00CE5400"/>
    <w:rsid w:val="00CE618D"/>
    <w:rsid w:val="00CE64C6"/>
    <w:rsid w:val="00CE7074"/>
    <w:rsid w:val="00CF0C84"/>
    <w:rsid w:val="00CF0DF4"/>
    <w:rsid w:val="00CF1324"/>
    <w:rsid w:val="00CF2E21"/>
    <w:rsid w:val="00CF3EA5"/>
    <w:rsid w:val="00CF5E42"/>
    <w:rsid w:val="00CF7480"/>
    <w:rsid w:val="00D0296D"/>
    <w:rsid w:val="00D031E8"/>
    <w:rsid w:val="00D038DB"/>
    <w:rsid w:val="00D10347"/>
    <w:rsid w:val="00D119D8"/>
    <w:rsid w:val="00D12E33"/>
    <w:rsid w:val="00D15662"/>
    <w:rsid w:val="00D17537"/>
    <w:rsid w:val="00D1764C"/>
    <w:rsid w:val="00D203D3"/>
    <w:rsid w:val="00D236B7"/>
    <w:rsid w:val="00D26A8E"/>
    <w:rsid w:val="00D321CA"/>
    <w:rsid w:val="00D32A99"/>
    <w:rsid w:val="00D34D90"/>
    <w:rsid w:val="00D37C94"/>
    <w:rsid w:val="00D41042"/>
    <w:rsid w:val="00D433EB"/>
    <w:rsid w:val="00D4728F"/>
    <w:rsid w:val="00D53EC4"/>
    <w:rsid w:val="00D62C62"/>
    <w:rsid w:val="00D652B2"/>
    <w:rsid w:val="00D654C8"/>
    <w:rsid w:val="00D65698"/>
    <w:rsid w:val="00D710A5"/>
    <w:rsid w:val="00D71A59"/>
    <w:rsid w:val="00D730E7"/>
    <w:rsid w:val="00D732EA"/>
    <w:rsid w:val="00D75384"/>
    <w:rsid w:val="00D75808"/>
    <w:rsid w:val="00D77B88"/>
    <w:rsid w:val="00D84640"/>
    <w:rsid w:val="00D84803"/>
    <w:rsid w:val="00D85330"/>
    <w:rsid w:val="00D8633F"/>
    <w:rsid w:val="00D9214C"/>
    <w:rsid w:val="00D95CF7"/>
    <w:rsid w:val="00D966C1"/>
    <w:rsid w:val="00D966DC"/>
    <w:rsid w:val="00DA287A"/>
    <w:rsid w:val="00DA3673"/>
    <w:rsid w:val="00DB1E48"/>
    <w:rsid w:val="00DB5AD7"/>
    <w:rsid w:val="00DB5CF2"/>
    <w:rsid w:val="00DB5F4E"/>
    <w:rsid w:val="00DB62AB"/>
    <w:rsid w:val="00DB6A6F"/>
    <w:rsid w:val="00DC01F4"/>
    <w:rsid w:val="00DC48C1"/>
    <w:rsid w:val="00DC545A"/>
    <w:rsid w:val="00DD041B"/>
    <w:rsid w:val="00DD3234"/>
    <w:rsid w:val="00DD35BF"/>
    <w:rsid w:val="00DD4402"/>
    <w:rsid w:val="00DD528C"/>
    <w:rsid w:val="00DF4320"/>
    <w:rsid w:val="00DF5000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6003"/>
    <w:rsid w:val="00E21D91"/>
    <w:rsid w:val="00E25E3A"/>
    <w:rsid w:val="00E27785"/>
    <w:rsid w:val="00E31F59"/>
    <w:rsid w:val="00E33BBB"/>
    <w:rsid w:val="00E33F40"/>
    <w:rsid w:val="00E359E4"/>
    <w:rsid w:val="00E41DB9"/>
    <w:rsid w:val="00E42F54"/>
    <w:rsid w:val="00E507ED"/>
    <w:rsid w:val="00E57878"/>
    <w:rsid w:val="00E621CB"/>
    <w:rsid w:val="00E62DF2"/>
    <w:rsid w:val="00E647CC"/>
    <w:rsid w:val="00E66188"/>
    <w:rsid w:val="00E71304"/>
    <w:rsid w:val="00E71BA7"/>
    <w:rsid w:val="00E77205"/>
    <w:rsid w:val="00E82144"/>
    <w:rsid w:val="00E82B4B"/>
    <w:rsid w:val="00E84673"/>
    <w:rsid w:val="00E87851"/>
    <w:rsid w:val="00E95DEB"/>
    <w:rsid w:val="00E962B2"/>
    <w:rsid w:val="00E967ED"/>
    <w:rsid w:val="00EA53BB"/>
    <w:rsid w:val="00EA6CD0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9F"/>
    <w:rsid w:val="00EF4239"/>
    <w:rsid w:val="00EF5112"/>
    <w:rsid w:val="00EF674F"/>
    <w:rsid w:val="00EF7BB7"/>
    <w:rsid w:val="00F00C0F"/>
    <w:rsid w:val="00F015AF"/>
    <w:rsid w:val="00F05BEF"/>
    <w:rsid w:val="00F07E6B"/>
    <w:rsid w:val="00F1392D"/>
    <w:rsid w:val="00F150B9"/>
    <w:rsid w:val="00F200A3"/>
    <w:rsid w:val="00F2242B"/>
    <w:rsid w:val="00F22E4B"/>
    <w:rsid w:val="00F309B0"/>
    <w:rsid w:val="00F31E60"/>
    <w:rsid w:val="00F34D95"/>
    <w:rsid w:val="00F36052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7D9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23F0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8524411C-0492-403A-AE52-C925E0ED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3E3859"/>
    <w:pPr>
      <w:tabs>
        <w:tab w:val="left" w:pos="720"/>
        <w:tab w:val="right" w:leader="dot" w:pos="9350"/>
      </w:tabs>
      <w:ind w:left="270"/>
      <w:pPrChange w:id="0" w:author="Batra Yogesh (EXT)" w:date="2018-04-06T12:50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50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22" Type="http://schemas.microsoft.com/office/2011/relationships/people" Target="people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C360897-DAF2-4744-86E8-879FEC9363A9}"/>
</file>

<file path=customXml/itemProps3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631CB8-7E6C-4406-B8E2-1FC5BE37CC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E8D3179-E185-4083-8928-150A65CEC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0</TotalTime>
  <Pages>5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Monthly Data Locking</vt:lpstr>
    </vt:vector>
  </TitlesOfParts>
  <Company>Chevron</Company>
  <LinksUpToDate>false</LinksUpToDate>
  <CharactersWithSpaces>3671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Data Locking</dc:title>
  <dc:creator>Wirasak Chomphu</dc:creator>
  <cp:lastModifiedBy>Wirasak Chomphu</cp:lastModifiedBy>
  <cp:revision>15</cp:revision>
  <cp:lastPrinted>2005-03-03T19:34:00Z</cp:lastPrinted>
  <dcterms:created xsi:type="dcterms:W3CDTF">2018-03-27T11:07:00Z</dcterms:created>
  <dcterms:modified xsi:type="dcterms:W3CDTF">2020-07-02T09:10:00Z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Tester">
    <vt:lpwstr/>
  </property>
  <property fmtid="{D5CDD505-2E9C-101B-9397-08002B2CF9AE}" pid="18" name="EC Module">
    <vt:lpwstr>Production</vt:lpwstr>
  </property>
  <property fmtid="{D5CDD505-2E9C-101B-9397-08002B2CF9AE}" pid="19" name="Instance">
    <vt:lpwstr>CUK</vt:lpwstr>
  </property>
  <property fmtid="{D5CDD505-2E9C-101B-9397-08002B2CF9AE}" pid="20" name="EC Version">
    <vt:lpwstr>9.3</vt:lpwstr>
  </property>
  <property fmtid="{D5CDD505-2E9C-101B-9397-08002B2CF9AE}" pid="21" name="Chevron Discipline">
    <vt:lpwstr/>
  </property>
  <property fmtid="{D5CDD505-2E9C-101B-9397-08002B2CF9AE}" pid="22" name="Retention Category">
    <vt:lpwstr>4;#Reference Document|b32bd135-7ebe-49d0-bfcc-ca766c5e9989</vt:lpwstr>
  </property>
  <property fmtid="{D5CDD505-2E9C-101B-9397-08002B2CF9AE}" pid="23" name="xd_Signature">
    <vt:bool>false</vt:bool>
  </property>
  <property fmtid="{D5CDD505-2E9C-101B-9397-08002B2CF9AE}" pid="24" name="xd_ProgID">
    <vt:lpwstr/>
  </property>
  <property fmtid="{D5CDD505-2E9C-101B-9397-08002B2CF9AE}" pid="25" name="_SourceUrl">
    <vt:lpwstr/>
  </property>
  <property fmtid="{D5CDD505-2E9C-101B-9397-08002B2CF9AE}" pid="26" name="_SharedFileIndex">
    <vt:lpwstr/>
  </property>
  <property fmtid="{D5CDD505-2E9C-101B-9397-08002B2CF9AE}" pid="27" name="ComplianceAssetId">
    <vt:lpwstr/>
  </property>
  <property fmtid="{D5CDD505-2E9C-101B-9397-08002B2CF9AE}" pid="28" name="TemplateUrl">
    <vt:lpwstr/>
  </property>
</Properties>
</file>