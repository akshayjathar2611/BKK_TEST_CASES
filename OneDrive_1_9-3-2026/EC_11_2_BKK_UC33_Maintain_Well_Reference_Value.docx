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A372E" w14:textId="797E6720" w:rsidR="004D61A0" w:rsidRPr="008E41CF" w:rsidRDefault="00D730E7">
      <w:pPr>
        <w:pStyle w:val="Header"/>
        <w:tabs>
          <w:tab w:val="clear" w:pos="4320"/>
          <w:tab w:val="clear" w:pos="8640"/>
        </w:tabs>
        <w:rPr>
          <w:rFonts w:cs="Arial"/>
          <w:rPrChange w:id="1" w:author="Batra Yogesh (EXT)" w:date="2018-04-13T13:05:00Z">
            <w:rPr>
              <w:rFonts w:asciiTheme="minorHAnsi" w:hAnsiTheme="minorHAnsi"/>
            </w:rPr>
          </w:rPrChange>
        </w:rPr>
      </w:pPr>
      <w:r w:rsidRPr="008E41CF">
        <w:rPr>
          <w:rFonts w:cs="Arial"/>
          <w:noProof/>
        </w:rPr>
        <w:drawing>
          <wp:inline distT="0" distB="0" distL="0" distR="0" wp14:anchorId="01471F27" wp14:editId="4D831190">
            <wp:extent cx="59436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onent_One_EC_Program_Brand_Bann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14:paraId="0BAA372F" w14:textId="77777777" w:rsidR="004D61A0" w:rsidRPr="008E41CF" w:rsidRDefault="004D61A0">
      <w:pPr>
        <w:pStyle w:val="Header"/>
        <w:tabs>
          <w:tab w:val="clear" w:pos="4320"/>
          <w:tab w:val="clear" w:pos="8640"/>
        </w:tabs>
        <w:rPr>
          <w:rFonts w:cs="Arial"/>
          <w:rPrChange w:id="2" w:author="Batra Yogesh (EXT)" w:date="2018-04-13T13:05:00Z">
            <w:rPr>
              <w:rFonts w:asciiTheme="minorHAnsi" w:hAnsiTheme="minorHAnsi"/>
            </w:rPr>
          </w:rPrChange>
        </w:rPr>
      </w:pPr>
    </w:p>
    <w:p w14:paraId="0BAA3730" w14:textId="77777777" w:rsidR="004D61A0" w:rsidRPr="008E41CF" w:rsidRDefault="004D61A0">
      <w:pPr>
        <w:pStyle w:val="Header"/>
        <w:tabs>
          <w:tab w:val="clear" w:pos="4320"/>
          <w:tab w:val="clear" w:pos="8640"/>
        </w:tabs>
        <w:rPr>
          <w:rFonts w:cs="Arial"/>
          <w:rPrChange w:id="3" w:author="Batra Yogesh (EXT)" w:date="2018-04-13T13:05:00Z">
            <w:rPr>
              <w:rFonts w:asciiTheme="minorHAnsi" w:hAnsiTheme="minorHAnsi"/>
            </w:rPr>
          </w:rPrChange>
        </w:rPr>
      </w:pPr>
    </w:p>
    <w:p w14:paraId="0BAA3731" w14:textId="77777777" w:rsidR="004D61A0" w:rsidRPr="008E41CF" w:rsidRDefault="004D61A0">
      <w:pPr>
        <w:pStyle w:val="Header"/>
        <w:tabs>
          <w:tab w:val="clear" w:pos="4320"/>
          <w:tab w:val="clear" w:pos="8640"/>
        </w:tabs>
        <w:rPr>
          <w:rFonts w:cs="Arial"/>
          <w:rPrChange w:id="4" w:author="Batra Yogesh (EXT)" w:date="2018-04-13T13:05:00Z">
            <w:rPr>
              <w:rFonts w:asciiTheme="minorHAnsi" w:hAnsiTheme="minorHAnsi"/>
            </w:rPr>
          </w:rPrChange>
        </w:rPr>
      </w:pPr>
    </w:p>
    <w:p w14:paraId="0BAA3732" w14:textId="77777777" w:rsidR="004D61A0" w:rsidRPr="008E41CF" w:rsidRDefault="004D61A0">
      <w:pPr>
        <w:pStyle w:val="Header"/>
        <w:tabs>
          <w:tab w:val="clear" w:pos="4320"/>
          <w:tab w:val="clear" w:pos="8640"/>
        </w:tabs>
        <w:rPr>
          <w:rFonts w:cs="Arial"/>
          <w:rPrChange w:id="5" w:author="Batra Yogesh (EXT)" w:date="2018-04-13T13:05:00Z">
            <w:rPr>
              <w:rFonts w:asciiTheme="minorHAnsi" w:hAnsiTheme="minorHAnsi"/>
            </w:rPr>
          </w:rPrChange>
        </w:rPr>
      </w:pPr>
    </w:p>
    <w:p w14:paraId="0BAA3733" w14:textId="77777777" w:rsidR="004D61A0" w:rsidRPr="008E41CF" w:rsidRDefault="004D61A0">
      <w:pPr>
        <w:pStyle w:val="Header"/>
        <w:tabs>
          <w:tab w:val="clear" w:pos="4320"/>
          <w:tab w:val="clear" w:pos="8640"/>
        </w:tabs>
        <w:rPr>
          <w:rFonts w:cs="Arial"/>
          <w:rPrChange w:id="6" w:author="Batra Yogesh (EXT)" w:date="2018-04-13T13:05:00Z">
            <w:rPr>
              <w:rFonts w:asciiTheme="minorHAnsi" w:hAnsiTheme="minorHAnsi"/>
            </w:rPr>
          </w:rPrChange>
        </w:rPr>
      </w:pPr>
    </w:p>
    <w:p w14:paraId="0BAA3734" w14:textId="77777777" w:rsidR="004D61A0" w:rsidRPr="008E41CF" w:rsidRDefault="004D61A0">
      <w:pPr>
        <w:pStyle w:val="Header"/>
        <w:tabs>
          <w:tab w:val="clear" w:pos="4320"/>
          <w:tab w:val="clear" w:pos="8640"/>
        </w:tabs>
        <w:rPr>
          <w:rFonts w:cs="Arial"/>
          <w:rPrChange w:id="7" w:author="Batra Yogesh (EXT)" w:date="2018-04-13T13:05:00Z">
            <w:rPr>
              <w:rFonts w:asciiTheme="minorHAnsi" w:hAnsiTheme="minorHAnsi"/>
            </w:rPr>
          </w:rPrChange>
        </w:rPr>
      </w:pPr>
    </w:p>
    <w:p w14:paraId="0BAA3735" w14:textId="77777777" w:rsidR="004D61A0" w:rsidRPr="008E41CF" w:rsidRDefault="004D61A0">
      <w:pPr>
        <w:pStyle w:val="Header"/>
        <w:tabs>
          <w:tab w:val="clear" w:pos="4320"/>
          <w:tab w:val="clear" w:pos="8640"/>
        </w:tabs>
        <w:rPr>
          <w:rFonts w:cs="Arial"/>
          <w:rPrChange w:id="8" w:author="Batra Yogesh (EXT)" w:date="2018-04-13T13:05:00Z">
            <w:rPr>
              <w:rFonts w:asciiTheme="minorHAnsi" w:hAnsiTheme="minorHAnsi"/>
            </w:rPr>
          </w:rPrChange>
        </w:rPr>
      </w:pPr>
    </w:p>
    <w:p w14:paraId="0BAA3736" w14:textId="77777777" w:rsidR="004D61A0" w:rsidRPr="008E41CF" w:rsidRDefault="004D61A0">
      <w:pPr>
        <w:pStyle w:val="Header"/>
        <w:tabs>
          <w:tab w:val="clear" w:pos="4320"/>
          <w:tab w:val="clear" w:pos="8640"/>
        </w:tabs>
        <w:rPr>
          <w:rFonts w:cs="Arial"/>
          <w:rPrChange w:id="9" w:author="Batra Yogesh (EXT)" w:date="2018-04-13T13:05:00Z">
            <w:rPr>
              <w:rFonts w:asciiTheme="minorHAnsi" w:hAnsiTheme="minorHAnsi"/>
            </w:rPr>
          </w:rPrChange>
        </w:rPr>
      </w:pPr>
    </w:p>
    <w:p w14:paraId="0BAA3737" w14:textId="77777777" w:rsidR="004D61A0" w:rsidRPr="008E41CF" w:rsidRDefault="004D61A0">
      <w:pPr>
        <w:pStyle w:val="Header"/>
        <w:tabs>
          <w:tab w:val="clear" w:pos="4320"/>
          <w:tab w:val="clear" w:pos="8640"/>
        </w:tabs>
        <w:rPr>
          <w:rFonts w:cs="Arial"/>
          <w:rPrChange w:id="10" w:author="Batra Yogesh (EXT)" w:date="2018-04-13T13:05:00Z">
            <w:rPr>
              <w:rFonts w:asciiTheme="minorHAnsi" w:hAnsiTheme="minorHAnsi"/>
            </w:rPr>
          </w:rPrChange>
        </w:rPr>
      </w:pPr>
    </w:p>
    <w:p w14:paraId="0BAA3738" w14:textId="77777777" w:rsidR="004D61A0" w:rsidRPr="008E41CF" w:rsidRDefault="004D61A0">
      <w:pPr>
        <w:pStyle w:val="Header"/>
        <w:tabs>
          <w:tab w:val="clear" w:pos="4320"/>
          <w:tab w:val="clear" w:pos="8640"/>
        </w:tabs>
        <w:rPr>
          <w:rFonts w:cs="Arial"/>
          <w:rPrChange w:id="11" w:author="Batra Yogesh (EXT)" w:date="2018-04-13T13:05:00Z">
            <w:rPr>
              <w:rFonts w:asciiTheme="minorHAnsi" w:hAnsiTheme="minorHAnsi"/>
            </w:rPr>
          </w:rPrChange>
        </w:rPr>
      </w:pPr>
    </w:p>
    <w:p w14:paraId="0BAA3739" w14:textId="77777777" w:rsidR="004D61A0" w:rsidRPr="008E41CF" w:rsidRDefault="004D61A0">
      <w:pPr>
        <w:pStyle w:val="Header"/>
        <w:tabs>
          <w:tab w:val="clear" w:pos="4320"/>
          <w:tab w:val="clear" w:pos="8640"/>
        </w:tabs>
        <w:rPr>
          <w:rFonts w:cs="Arial"/>
        </w:rPr>
      </w:pPr>
    </w:p>
    <w:p w14:paraId="0BAA373A" w14:textId="578B77FA" w:rsidR="004D61A0" w:rsidRPr="008E41CF" w:rsidRDefault="00D730E7">
      <w:pPr>
        <w:pStyle w:val="Title"/>
        <w:rPr>
          <w:rFonts w:cs="Arial"/>
          <w:color w:val="3399FF"/>
          <w:sz w:val="52"/>
          <w:szCs w:val="52"/>
        </w:rPr>
      </w:pPr>
      <w:r w:rsidRPr="008E41CF">
        <w:rPr>
          <w:rFonts w:cs="Arial"/>
          <w:color w:val="3399FF"/>
          <w:sz w:val="52"/>
          <w:szCs w:val="52"/>
        </w:rPr>
        <w:t xml:space="preserve">EC Upgrade </w:t>
      </w:r>
      <w:r w:rsidR="004B591A" w:rsidRPr="008E41CF">
        <w:rPr>
          <w:rFonts w:cs="Arial"/>
          <w:color w:val="3399FF"/>
          <w:sz w:val="52"/>
          <w:szCs w:val="52"/>
        </w:rPr>
        <w:t>BKK</w:t>
      </w:r>
      <w:r w:rsidRPr="008E41CF">
        <w:rPr>
          <w:rFonts w:cs="Arial"/>
          <w:color w:val="3399FF"/>
          <w:sz w:val="52"/>
          <w:szCs w:val="52"/>
        </w:rPr>
        <w:t xml:space="preserve"> </w:t>
      </w:r>
      <w:r w:rsidR="004D61A0" w:rsidRPr="008E41CF">
        <w:rPr>
          <w:rFonts w:cs="Arial"/>
          <w:color w:val="3399FF"/>
          <w:sz w:val="52"/>
          <w:szCs w:val="52"/>
        </w:rPr>
        <w:t>Use Case</w:t>
      </w:r>
    </w:p>
    <w:p w14:paraId="0BAA373B" w14:textId="77777777" w:rsidR="004D61A0" w:rsidRPr="008E41CF" w:rsidRDefault="004D61A0">
      <w:pPr>
        <w:jc w:val="center"/>
        <w:rPr>
          <w:rFonts w:cs="Arial"/>
        </w:rPr>
      </w:pPr>
    </w:p>
    <w:p w14:paraId="0BAA373C" w14:textId="77777777" w:rsidR="007C0F5B" w:rsidRPr="008E41CF" w:rsidRDefault="007C0F5B">
      <w:pPr>
        <w:jc w:val="center"/>
        <w:rPr>
          <w:rFonts w:cs="Arial"/>
        </w:rPr>
      </w:pPr>
    </w:p>
    <w:p w14:paraId="0BAA373D" w14:textId="77777777" w:rsidR="007C0F5B" w:rsidRPr="008E41CF" w:rsidRDefault="007C0F5B">
      <w:pPr>
        <w:jc w:val="center"/>
        <w:rPr>
          <w:rFonts w:cs="Arial"/>
        </w:rPr>
      </w:pPr>
    </w:p>
    <w:p w14:paraId="0BAA373E" w14:textId="77777777" w:rsidR="007C0F5B" w:rsidRPr="008E41CF" w:rsidRDefault="004D61A0">
      <w:pPr>
        <w:pStyle w:val="BodyText"/>
        <w:rPr>
          <w:rFonts w:cs="Arial"/>
          <w:color w:val="3399FF"/>
        </w:rPr>
      </w:pPr>
      <w:r w:rsidRPr="008E41CF">
        <w:rPr>
          <w:rFonts w:cs="Arial"/>
          <w:b/>
          <w:color w:val="3399FF"/>
        </w:rPr>
        <w:t>Project Name</w:t>
      </w:r>
    </w:p>
    <w:p w14:paraId="0BAA373F" w14:textId="4BB3F930" w:rsidR="00EF4239" w:rsidRPr="008E41CF" w:rsidRDefault="004B591A">
      <w:pPr>
        <w:pStyle w:val="BodyText"/>
        <w:rPr>
          <w:rFonts w:cs="Arial"/>
          <w:color w:val="3399FF"/>
        </w:rPr>
      </w:pPr>
      <w:r w:rsidRPr="008E41CF">
        <w:rPr>
          <w:rFonts w:cs="Arial"/>
          <w:color w:val="3399FF"/>
        </w:rPr>
        <w:t>BKK</w:t>
      </w:r>
      <w:r w:rsidR="00645ABA" w:rsidRPr="008E41CF">
        <w:rPr>
          <w:rFonts w:cs="Arial"/>
          <w:color w:val="3399FF"/>
        </w:rPr>
        <w:t xml:space="preserve"> </w:t>
      </w:r>
      <w:ins w:id="12" w:author="Batra Yogesh (EXT)" w:date="2018-04-13T16:38:00Z">
        <w:r w:rsidR="002800DE">
          <w:rPr>
            <w:rFonts w:cs="Arial"/>
            <w:color w:val="3399FF"/>
          </w:rPr>
          <w:t xml:space="preserve">11.2 </w:t>
        </w:r>
      </w:ins>
      <w:r w:rsidR="00FA58CA" w:rsidRPr="008E41CF">
        <w:rPr>
          <w:rFonts w:cs="Arial"/>
          <w:color w:val="3399FF"/>
        </w:rPr>
        <w:t>Project</w:t>
      </w:r>
      <w:r w:rsidR="000A438C" w:rsidRPr="008E41CF">
        <w:rPr>
          <w:rFonts w:cs="Arial"/>
          <w:color w:val="3399FF"/>
        </w:rPr>
        <w:t xml:space="preserve"> </w:t>
      </w:r>
      <w:r w:rsidR="002A6A74" w:rsidRPr="008E41CF">
        <w:rPr>
          <w:rFonts w:cs="Arial"/>
          <w:color w:val="3399FF"/>
        </w:rPr>
        <w:t>Energy Components</w:t>
      </w:r>
    </w:p>
    <w:p w14:paraId="0BAA3740" w14:textId="77777777" w:rsidR="004D61A0" w:rsidRPr="008E41CF" w:rsidRDefault="004D61A0">
      <w:pPr>
        <w:pStyle w:val="BodyText"/>
        <w:rPr>
          <w:rFonts w:cs="Arial"/>
          <w:color w:val="3399FF"/>
        </w:rPr>
      </w:pPr>
    </w:p>
    <w:p w14:paraId="0BAA3741" w14:textId="77777777" w:rsidR="007C0F5B" w:rsidRPr="008E41CF" w:rsidRDefault="004D61A0">
      <w:pPr>
        <w:jc w:val="center"/>
        <w:rPr>
          <w:rFonts w:cs="Arial"/>
          <w:color w:val="3399FF"/>
        </w:rPr>
      </w:pPr>
      <w:r w:rsidRPr="008E41CF">
        <w:rPr>
          <w:rFonts w:cs="Arial"/>
          <w:b/>
          <w:color w:val="3399FF"/>
        </w:rPr>
        <w:t>Use-Case Name</w:t>
      </w:r>
    </w:p>
    <w:p w14:paraId="0BAA3742" w14:textId="4E4C3E32" w:rsidR="004D61A0" w:rsidRDefault="00340E52">
      <w:pPr>
        <w:jc w:val="center"/>
        <w:rPr>
          <w:ins w:id="13" w:author="Shah Ashay" w:date="2018-04-16T17:14:00Z"/>
          <w:rFonts w:cs="Arial"/>
          <w:color w:val="3399FF"/>
        </w:rPr>
      </w:pPr>
      <w:r w:rsidRPr="008E41CF">
        <w:rPr>
          <w:rFonts w:cs="Arial"/>
          <w:color w:val="3399FF"/>
        </w:rPr>
        <w:t>BKK_UC45</w:t>
      </w:r>
      <w:r w:rsidR="000D33FC" w:rsidRPr="008E41CF">
        <w:rPr>
          <w:rFonts w:cs="Arial"/>
          <w:color w:val="3399FF"/>
        </w:rPr>
        <w:t xml:space="preserve"> –</w:t>
      </w:r>
      <w:r w:rsidR="00073917" w:rsidRPr="008E41CF">
        <w:rPr>
          <w:rFonts w:cs="Arial"/>
          <w:color w:val="3399FF"/>
        </w:rPr>
        <w:t xml:space="preserve"> </w:t>
      </w:r>
      <w:r w:rsidR="004B591A" w:rsidRPr="008E41CF">
        <w:rPr>
          <w:rFonts w:cs="Arial"/>
          <w:color w:val="3399FF"/>
        </w:rPr>
        <w:t>Maintain</w:t>
      </w:r>
      <w:r w:rsidRPr="008E41CF">
        <w:rPr>
          <w:rFonts w:cs="Arial"/>
          <w:color w:val="3399FF"/>
        </w:rPr>
        <w:t xml:space="preserve"> Well Reference Values</w:t>
      </w:r>
    </w:p>
    <w:p w14:paraId="5DFADE14" w14:textId="77777777" w:rsidR="00593425" w:rsidRPr="008E41CF" w:rsidRDefault="00593425">
      <w:pPr>
        <w:jc w:val="center"/>
        <w:rPr>
          <w:rFonts w:cs="Arial"/>
          <w:color w:val="3399FF"/>
        </w:rPr>
      </w:pPr>
    </w:p>
    <w:p w14:paraId="0BAA3743" w14:textId="77777777" w:rsidR="007C0F5B" w:rsidRPr="008E41CF" w:rsidRDefault="004D61A0" w:rsidP="00B107D1">
      <w:pPr>
        <w:jc w:val="center"/>
        <w:rPr>
          <w:rFonts w:cs="Arial"/>
          <w:color w:val="3399FF"/>
        </w:rPr>
      </w:pPr>
      <w:r w:rsidRPr="008E41CF">
        <w:rPr>
          <w:rFonts w:cs="Arial"/>
          <w:b/>
          <w:color w:val="3399FF"/>
        </w:rPr>
        <w:t>Origination Date</w:t>
      </w:r>
    </w:p>
    <w:p w14:paraId="0BAA3744" w14:textId="4DC1A2AC" w:rsidR="004D61A0" w:rsidRPr="008E41CF" w:rsidRDefault="004B591A" w:rsidP="00B107D1">
      <w:pPr>
        <w:jc w:val="center"/>
        <w:rPr>
          <w:rFonts w:cs="Arial"/>
          <w:color w:val="3399FF"/>
        </w:rPr>
      </w:pPr>
      <w:r w:rsidRPr="008E41CF">
        <w:rPr>
          <w:rFonts w:cs="Arial"/>
          <w:color w:val="3399FF"/>
        </w:rPr>
        <w:t>28-Dec-2017</w:t>
      </w:r>
    </w:p>
    <w:p w14:paraId="0BAA3745" w14:textId="77777777" w:rsidR="004D61A0" w:rsidRPr="008E41CF" w:rsidRDefault="004D61A0">
      <w:pPr>
        <w:rPr>
          <w:rFonts w:cs="Arial"/>
        </w:rPr>
      </w:pPr>
    </w:p>
    <w:p w14:paraId="0BAA3746" w14:textId="77777777" w:rsidR="004D61A0" w:rsidRPr="008E41CF" w:rsidRDefault="004D61A0">
      <w:pPr>
        <w:rPr>
          <w:rFonts w:cs="Arial"/>
        </w:rPr>
      </w:pPr>
    </w:p>
    <w:p w14:paraId="0BAA3747" w14:textId="77777777" w:rsidR="004D61A0" w:rsidRPr="008E41CF" w:rsidRDefault="004D61A0">
      <w:pPr>
        <w:rPr>
          <w:rFonts w:cs="Arial"/>
        </w:rPr>
      </w:pPr>
    </w:p>
    <w:p w14:paraId="0BAA3748" w14:textId="77777777" w:rsidR="004D61A0" w:rsidRPr="008E41CF" w:rsidRDefault="004D61A0">
      <w:pPr>
        <w:rPr>
          <w:rFonts w:cs="Arial"/>
        </w:rPr>
      </w:pPr>
    </w:p>
    <w:p w14:paraId="0BAA3749" w14:textId="77777777" w:rsidR="004D61A0" w:rsidRPr="008E41CF" w:rsidRDefault="004D61A0">
      <w:pPr>
        <w:rPr>
          <w:rFonts w:cs="Arial"/>
        </w:rPr>
      </w:pPr>
    </w:p>
    <w:p w14:paraId="0BAA374A" w14:textId="77777777" w:rsidR="004D61A0" w:rsidRPr="008E41CF" w:rsidRDefault="004D61A0">
      <w:pPr>
        <w:rPr>
          <w:rFonts w:cs="Arial"/>
        </w:rPr>
      </w:pPr>
    </w:p>
    <w:p w14:paraId="0BAA374B" w14:textId="77777777" w:rsidR="004D61A0" w:rsidRPr="008E41CF" w:rsidRDefault="004D61A0">
      <w:pPr>
        <w:rPr>
          <w:rFonts w:cs="Arial"/>
        </w:rPr>
      </w:pPr>
    </w:p>
    <w:p w14:paraId="0BAA374C" w14:textId="77777777" w:rsidR="004D61A0" w:rsidRPr="008E41CF" w:rsidRDefault="004D61A0">
      <w:pPr>
        <w:rPr>
          <w:rFonts w:cs="Arial"/>
        </w:rPr>
      </w:pPr>
    </w:p>
    <w:p w14:paraId="0BAA374D" w14:textId="77777777" w:rsidR="004D61A0" w:rsidRPr="008E41CF" w:rsidRDefault="004D61A0">
      <w:pPr>
        <w:rPr>
          <w:rFonts w:cs="Arial"/>
        </w:rPr>
      </w:pPr>
    </w:p>
    <w:p w14:paraId="0BAA374E" w14:textId="77777777" w:rsidR="004D61A0" w:rsidRPr="008E41CF" w:rsidRDefault="004D61A0">
      <w:pPr>
        <w:rPr>
          <w:rFonts w:cs="Arial"/>
        </w:rPr>
      </w:pPr>
    </w:p>
    <w:p w14:paraId="0BAA374F" w14:textId="6CFFAA3C" w:rsidR="007C0F5B" w:rsidRPr="008E41CF" w:rsidRDefault="007C0F5B">
      <w:pPr>
        <w:rPr>
          <w:rFonts w:cs="Arial"/>
        </w:rPr>
      </w:pPr>
    </w:p>
    <w:p w14:paraId="2732B955" w14:textId="66A6EA67" w:rsidR="004842BE" w:rsidRPr="008E41CF" w:rsidRDefault="004842BE">
      <w:pPr>
        <w:rPr>
          <w:rFonts w:cs="Arial"/>
        </w:rPr>
      </w:pPr>
    </w:p>
    <w:p w14:paraId="2C7B6E53" w14:textId="55393660" w:rsidR="004842BE" w:rsidRPr="008E41CF" w:rsidRDefault="004842BE">
      <w:pPr>
        <w:rPr>
          <w:rFonts w:cs="Arial"/>
        </w:rPr>
      </w:pPr>
    </w:p>
    <w:p w14:paraId="0EE7EE46" w14:textId="40C93B12" w:rsidR="004842BE" w:rsidRPr="008E41CF" w:rsidRDefault="004842BE">
      <w:pPr>
        <w:rPr>
          <w:rFonts w:cs="Arial"/>
        </w:rPr>
      </w:pPr>
    </w:p>
    <w:p w14:paraId="02EBE86D" w14:textId="64E3ACC9" w:rsidR="004842BE" w:rsidRPr="008E41CF" w:rsidRDefault="004842BE">
      <w:pPr>
        <w:rPr>
          <w:rFonts w:cs="Arial"/>
        </w:rPr>
      </w:pPr>
    </w:p>
    <w:p w14:paraId="0D687F34" w14:textId="758FE069" w:rsidR="004842BE" w:rsidRPr="008E41CF" w:rsidRDefault="004842BE">
      <w:pPr>
        <w:rPr>
          <w:rFonts w:cs="Arial"/>
        </w:rPr>
      </w:pPr>
    </w:p>
    <w:p w14:paraId="2BA113BB" w14:textId="18611C93" w:rsidR="004842BE" w:rsidRPr="008E41CF" w:rsidRDefault="004842BE">
      <w:pPr>
        <w:rPr>
          <w:rFonts w:cs="Arial"/>
        </w:rPr>
      </w:pPr>
    </w:p>
    <w:p w14:paraId="6091F7BC" w14:textId="72ACAE4F" w:rsidR="004842BE" w:rsidRPr="008E41CF" w:rsidRDefault="004842BE">
      <w:pPr>
        <w:rPr>
          <w:rFonts w:cs="Arial"/>
        </w:rPr>
      </w:pPr>
    </w:p>
    <w:p w14:paraId="65A7F094" w14:textId="4CCD3BDB" w:rsidR="004842BE" w:rsidRPr="008E41CF" w:rsidRDefault="004842BE">
      <w:pPr>
        <w:rPr>
          <w:rFonts w:cs="Arial"/>
        </w:rPr>
      </w:pPr>
    </w:p>
    <w:p w14:paraId="787E0E68" w14:textId="1B24DE55" w:rsidR="004842BE" w:rsidRPr="008E41CF" w:rsidRDefault="004842BE">
      <w:pPr>
        <w:rPr>
          <w:rFonts w:cs="Arial"/>
        </w:rPr>
      </w:pPr>
    </w:p>
    <w:p w14:paraId="70722A6F" w14:textId="38EB9068" w:rsidR="004842BE" w:rsidRPr="008E41CF" w:rsidRDefault="004842BE">
      <w:pPr>
        <w:rPr>
          <w:rFonts w:cs="Arial"/>
        </w:rPr>
      </w:pPr>
    </w:p>
    <w:p w14:paraId="400FC35E" w14:textId="25C90E82" w:rsidR="004842BE" w:rsidRPr="008E41CF" w:rsidRDefault="004842BE">
      <w:pPr>
        <w:rPr>
          <w:rFonts w:cs="Arial"/>
        </w:rPr>
      </w:pPr>
    </w:p>
    <w:p w14:paraId="2D3E5E7B" w14:textId="77777777" w:rsidR="004842BE" w:rsidRPr="008E41CF" w:rsidRDefault="004842BE">
      <w:pPr>
        <w:rPr>
          <w:rFonts w:cs="Arial"/>
        </w:rPr>
      </w:pPr>
    </w:p>
    <w:p w14:paraId="0BAA3750" w14:textId="5746771A" w:rsidR="004D61A0" w:rsidRPr="008E41CF" w:rsidDel="00593425" w:rsidRDefault="004D61A0" w:rsidP="00447470">
      <w:pPr>
        <w:rPr>
          <w:moveFrom w:id="14" w:author="Shah Ashay" w:date="2018-04-16T17:14:00Z"/>
          <w:rFonts w:cs="Arial"/>
        </w:rPr>
      </w:pPr>
      <w:moveFromRangeStart w:id="15" w:author="Shah Ashay" w:date="2018-04-16T17:14:00Z" w:name="move511662179"/>
      <w:moveFrom w:id="16" w:author="Shah Ashay" w:date="2018-04-16T17:14:00Z">
        <w:r w:rsidRPr="008E41CF" w:rsidDel="00593425">
          <w:rPr>
            <w:rFonts w:cs="Arial"/>
          </w:rPr>
          <w:t>Revision History</w:t>
        </w:r>
      </w:moveFrom>
    </w:p>
    <w:moveFromRangeEnd w:id="15"/>
    <w:p w14:paraId="060E5DD0" w14:textId="77777777" w:rsidR="00593425" w:rsidRPr="008E41CF" w:rsidRDefault="00593425" w:rsidP="00593425">
      <w:pPr>
        <w:rPr>
          <w:moveTo w:id="17" w:author="Shah Ashay" w:date="2018-04-16T17:14:00Z"/>
          <w:rFonts w:cs="Arial"/>
        </w:rPr>
      </w:pPr>
      <w:moveToRangeStart w:id="18" w:author="Shah Ashay" w:date="2018-04-16T17:14:00Z" w:name="move511662179"/>
      <w:moveTo w:id="19" w:author="Shah Ashay" w:date="2018-04-16T17:14:00Z">
        <w:r w:rsidRPr="008E41CF">
          <w:rPr>
            <w:rFonts w:cs="Arial"/>
          </w:rPr>
          <w:t>Revision History</w:t>
        </w:r>
      </w:moveTo>
    </w:p>
    <w:moveToRangeEnd w:id="18"/>
    <w:p w14:paraId="0BAA3751" w14:textId="77777777" w:rsidR="004D61A0" w:rsidRPr="008E41CF" w:rsidRDefault="004D61A0">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20" w:author="Shah Ashay" w:date="2018-04-16T17:14:00Z">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143"/>
        <w:gridCol w:w="1677"/>
        <w:gridCol w:w="2912"/>
        <w:gridCol w:w="1148"/>
        <w:gridCol w:w="1148"/>
        <w:gridCol w:w="1322"/>
        <w:tblGridChange w:id="21">
          <w:tblGrid>
            <w:gridCol w:w="1143"/>
            <w:gridCol w:w="22"/>
            <w:gridCol w:w="1655"/>
            <w:gridCol w:w="55"/>
            <w:gridCol w:w="2857"/>
            <w:gridCol w:w="113"/>
            <w:gridCol w:w="1035"/>
            <w:gridCol w:w="135"/>
            <w:gridCol w:w="1013"/>
            <w:gridCol w:w="157"/>
            <w:gridCol w:w="1165"/>
            <w:gridCol w:w="185"/>
          </w:tblGrid>
        </w:tblGridChange>
      </w:tblGrid>
      <w:tr w:rsidR="005F74A6" w:rsidRPr="008E41CF" w14:paraId="0BAA3756" w14:textId="5ED8BD66" w:rsidTr="00593425">
        <w:trPr>
          <w:cantSplit/>
          <w:tblHeader/>
          <w:trPrChange w:id="22" w:author="Shah Ashay" w:date="2018-04-16T17:14:00Z">
            <w:trPr>
              <w:cantSplit/>
              <w:tblHeader/>
            </w:trPr>
          </w:trPrChange>
        </w:trPr>
        <w:tc>
          <w:tcPr>
            <w:tcW w:w="611" w:type="pct"/>
            <w:shd w:val="clear" w:color="auto" w:fill="3399FF"/>
            <w:tcPrChange w:id="23" w:author="Shah Ashay" w:date="2018-04-16T17:14:00Z">
              <w:tcPr>
                <w:tcW w:w="1165" w:type="dxa"/>
                <w:gridSpan w:val="2"/>
                <w:shd w:val="clear" w:color="auto" w:fill="3399FF"/>
              </w:tcPr>
            </w:tcPrChange>
          </w:tcPr>
          <w:p w14:paraId="0BAA3752" w14:textId="7C5064CA" w:rsidR="005F74A6" w:rsidRPr="008E41CF" w:rsidRDefault="005F74A6" w:rsidP="005F74A6">
            <w:pPr>
              <w:pStyle w:val="ColumnHead"/>
              <w:rPr>
                <w:rFonts w:cs="Arial"/>
                <w:color w:val="FFFFFF" w:themeColor="background1"/>
              </w:rPr>
            </w:pPr>
            <w:r w:rsidRPr="008E41CF">
              <w:rPr>
                <w:rFonts w:cs="Arial"/>
                <w:color w:val="FFFFFF" w:themeColor="background1"/>
              </w:rPr>
              <w:t>Revision</w:t>
            </w:r>
          </w:p>
        </w:tc>
        <w:tc>
          <w:tcPr>
            <w:tcW w:w="897" w:type="pct"/>
            <w:shd w:val="clear" w:color="auto" w:fill="3399FF"/>
            <w:tcPrChange w:id="24" w:author="Shah Ashay" w:date="2018-04-16T17:14:00Z">
              <w:tcPr>
                <w:tcW w:w="1710" w:type="dxa"/>
                <w:gridSpan w:val="2"/>
                <w:shd w:val="clear" w:color="auto" w:fill="3399FF"/>
              </w:tcPr>
            </w:tcPrChange>
          </w:tcPr>
          <w:p w14:paraId="0BAA3753" w14:textId="706486C2" w:rsidR="005F74A6" w:rsidRPr="008E41CF" w:rsidRDefault="005F74A6" w:rsidP="005F74A6">
            <w:pPr>
              <w:pStyle w:val="ColumnHead"/>
              <w:rPr>
                <w:rFonts w:cs="Arial"/>
                <w:color w:val="FFFFFF" w:themeColor="background1"/>
              </w:rPr>
            </w:pPr>
            <w:r w:rsidRPr="008E41CF">
              <w:rPr>
                <w:rFonts w:cs="Arial"/>
                <w:color w:val="FFFFFF" w:themeColor="background1"/>
              </w:rPr>
              <w:t>Date</w:t>
            </w:r>
          </w:p>
        </w:tc>
        <w:tc>
          <w:tcPr>
            <w:tcW w:w="1557" w:type="pct"/>
            <w:shd w:val="clear" w:color="auto" w:fill="3399FF"/>
            <w:tcPrChange w:id="25" w:author="Shah Ashay" w:date="2018-04-16T17:14:00Z">
              <w:tcPr>
                <w:tcW w:w="2970" w:type="dxa"/>
                <w:gridSpan w:val="2"/>
                <w:shd w:val="clear" w:color="auto" w:fill="3399FF"/>
              </w:tcPr>
            </w:tcPrChange>
          </w:tcPr>
          <w:p w14:paraId="0BAA3754" w14:textId="77777777" w:rsidR="005F74A6" w:rsidRPr="008E41CF" w:rsidRDefault="005F74A6" w:rsidP="005F74A6">
            <w:pPr>
              <w:pStyle w:val="ColumnHead"/>
              <w:rPr>
                <w:rFonts w:cs="Arial"/>
                <w:color w:val="FFFFFF" w:themeColor="background1"/>
              </w:rPr>
            </w:pPr>
            <w:r w:rsidRPr="008E41CF">
              <w:rPr>
                <w:rFonts w:cs="Arial"/>
                <w:color w:val="FFFFFF" w:themeColor="background1"/>
              </w:rPr>
              <w:t>Description</w:t>
            </w:r>
          </w:p>
        </w:tc>
        <w:tc>
          <w:tcPr>
            <w:tcW w:w="614" w:type="pct"/>
            <w:shd w:val="clear" w:color="auto" w:fill="3399FF"/>
            <w:tcPrChange w:id="26" w:author="Shah Ashay" w:date="2018-04-16T17:14:00Z">
              <w:tcPr>
                <w:tcW w:w="1170" w:type="dxa"/>
                <w:gridSpan w:val="2"/>
                <w:shd w:val="clear" w:color="auto" w:fill="3399FF"/>
              </w:tcPr>
            </w:tcPrChange>
          </w:tcPr>
          <w:p w14:paraId="3FA9A84F" w14:textId="77777777" w:rsidR="005F74A6" w:rsidRPr="008E41CF" w:rsidRDefault="005F74A6" w:rsidP="005F74A6">
            <w:pPr>
              <w:pStyle w:val="ColumnHead"/>
              <w:rPr>
                <w:rFonts w:cs="Arial"/>
                <w:color w:val="FFFFFF" w:themeColor="background1"/>
              </w:rPr>
            </w:pPr>
            <w:r w:rsidRPr="008E41CF">
              <w:rPr>
                <w:rFonts w:cs="Arial"/>
                <w:color w:val="FFFFFF" w:themeColor="background1"/>
              </w:rPr>
              <w:t>Prepared</w:t>
            </w:r>
          </w:p>
          <w:p w14:paraId="0BAA3755" w14:textId="24CB89A3" w:rsidR="005F74A6" w:rsidRPr="008E41CF" w:rsidRDefault="005F74A6" w:rsidP="005F74A6">
            <w:pPr>
              <w:pStyle w:val="ColumnHead"/>
              <w:rPr>
                <w:rFonts w:cs="Arial"/>
                <w:color w:val="FFFFFF" w:themeColor="background1"/>
              </w:rPr>
            </w:pPr>
            <w:r w:rsidRPr="008E41CF">
              <w:rPr>
                <w:rFonts w:cs="Arial"/>
                <w:color w:val="FFFFFF" w:themeColor="background1"/>
              </w:rPr>
              <w:t>by</w:t>
            </w:r>
          </w:p>
        </w:tc>
        <w:tc>
          <w:tcPr>
            <w:tcW w:w="614" w:type="pct"/>
            <w:shd w:val="clear" w:color="auto" w:fill="3399FF"/>
            <w:tcPrChange w:id="27" w:author="Shah Ashay" w:date="2018-04-16T17:14:00Z">
              <w:tcPr>
                <w:tcW w:w="1170" w:type="dxa"/>
                <w:gridSpan w:val="2"/>
                <w:shd w:val="clear" w:color="auto" w:fill="3399FF"/>
              </w:tcPr>
            </w:tcPrChange>
          </w:tcPr>
          <w:p w14:paraId="2279381B" w14:textId="77777777" w:rsidR="005F74A6" w:rsidRPr="008E41CF" w:rsidRDefault="005F74A6" w:rsidP="005F74A6">
            <w:pPr>
              <w:pStyle w:val="ColumnHead"/>
              <w:rPr>
                <w:rFonts w:cs="Arial"/>
                <w:color w:val="FFFFFF" w:themeColor="background1"/>
              </w:rPr>
            </w:pPr>
            <w:r w:rsidRPr="008E41CF">
              <w:rPr>
                <w:rFonts w:cs="Arial"/>
                <w:color w:val="FFFFFF" w:themeColor="background1"/>
              </w:rPr>
              <w:t>Checked</w:t>
            </w:r>
          </w:p>
          <w:p w14:paraId="6407E4C1" w14:textId="0BC8493E" w:rsidR="005F74A6" w:rsidRPr="008E41CF" w:rsidRDefault="005F74A6" w:rsidP="005F74A6">
            <w:pPr>
              <w:pStyle w:val="ColumnHead"/>
              <w:rPr>
                <w:rFonts w:cs="Arial"/>
                <w:color w:val="FFFFFF" w:themeColor="background1"/>
              </w:rPr>
            </w:pPr>
            <w:r w:rsidRPr="008E41CF">
              <w:rPr>
                <w:rFonts w:cs="Arial"/>
                <w:color w:val="FFFFFF" w:themeColor="background1"/>
              </w:rPr>
              <w:t>by</w:t>
            </w:r>
          </w:p>
        </w:tc>
        <w:tc>
          <w:tcPr>
            <w:tcW w:w="707" w:type="pct"/>
            <w:shd w:val="clear" w:color="auto" w:fill="3399FF"/>
            <w:tcPrChange w:id="28" w:author="Shah Ashay" w:date="2018-04-16T17:14:00Z">
              <w:tcPr>
                <w:tcW w:w="1350" w:type="dxa"/>
                <w:gridSpan w:val="2"/>
                <w:shd w:val="clear" w:color="auto" w:fill="3399FF"/>
              </w:tcPr>
            </w:tcPrChange>
          </w:tcPr>
          <w:p w14:paraId="69284D3A" w14:textId="3EEBDEA0" w:rsidR="005F74A6" w:rsidRPr="008E41CF" w:rsidRDefault="005F74A6" w:rsidP="005F74A6">
            <w:pPr>
              <w:pStyle w:val="ColumnHead"/>
              <w:rPr>
                <w:rFonts w:cs="Arial"/>
                <w:color w:val="FFFFFF" w:themeColor="background1"/>
              </w:rPr>
            </w:pPr>
            <w:r w:rsidRPr="008E41CF">
              <w:rPr>
                <w:rFonts w:cs="Arial"/>
                <w:color w:val="FFFFFF" w:themeColor="background1"/>
              </w:rPr>
              <w:t>Approved by</w:t>
            </w:r>
          </w:p>
        </w:tc>
      </w:tr>
      <w:tr w:rsidR="005F74A6" w:rsidRPr="008E41CF" w14:paraId="0BAA375B" w14:textId="2375FBD8" w:rsidTr="00593425">
        <w:trPr>
          <w:cantSplit/>
          <w:trPrChange w:id="29" w:author="Shah Ashay" w:date="2018-04-16T17:14:00Z">
            <w:trPr>
              <w:cantSplit/>
            </w:trPr>
          </w:trPrChange>
        </w:trPr>
        <w:tc>
          <w:tcPr>
            <w:tcW w:w="611" w:type="pct"/>
            <w:tcPrChange w:id="30" w:author="Shah Ashay" w:date="2018-04-16T17:14:00Z">
              <w:tcPr>
                <w:tcW w:w="1165" w:type="dxa"/>
                <w:gridSpan w:val="2"/>
              </w:tcPr>
            </w:tcPrChange>
          </w:tcPr>
          <w:p w14:paraId="0BAA3757" w14:textId="2FF9D20C" w:rsidR="005F74A6" w:rsidRPr="008E41CF" w:rsidRDefault="005F74A6" w:rsidP="005F74A6">
            <w:pPr>
              <w:jc w:val="center"/>
              <w:rPr>
                <w:rFonts w:cs="Arial"/>
                <w:sz w:val="20"/>
              </w:rPr>
            </w:pPr>
            <w:r w:rsidRPr="008E41CF">
              <w:rPr>
                <w:rFonts w:cs="Arial"/>
                <w:sz w:val="20"/>
              </w:rPr>
              <w:t>1</w:t>
            </w:r>
            <w:r w:rsidR="004842BE" w:rsidRPr="008E41CF">
              <w:rPr>
                <w:rFonts w:cs="Arial"/>
                <w:sz w:val="20"/>
              </w:rPr>
              <w:t>.0</w:t>
            </w:r>
          </w:p>
        </w:tc>
        <w:tc>
          <w:tcPr>
            <w:tcW w:w="897" w:type="pct"/>
            <w:tcPrChange w:id="31" w:author="Shah Ashay" w:date="2018-04-16T17:14:00Z">
              <w:tcPr>
                <w:tcW w:w="1710" w:type="dxa"/>
                <w:gridSpan w:val="2"/>
              </w:tcPr>
            </w:tcPrChange>
          </w:tcPr>
          <w:p w14:paraId="0BAA3758" w14:textId="74B77961" w:rsidR="005F74A6" w:rsidRPr="008E41CF" w:rsidRDefault="004B591A">
            <w:pPr>
              <w:jc w:val="center"/>
              <w:rPr>
                <w:rFonts w:cs="Arial"/>
                <w:sz w:val="20"/>
              </w:rPr>
            </w:pPr>
            <w:r w:rsidRPr="008E41CF">
              <w:rPr>
                <w:rFonts w:cs="Arial"/>
                <w:sz w:val="20"/>
              </w:rPr>
              <w:t>28-Dec-2017</w:t>
            </w:r>
          </w:p>
        </w:tc>
        <w:tc>
          <w:tcPr>
            <w:tcW w:w="1557" w:type="pct"/>
            <w:tcPrChange w:id="32" w:author="Shah Ashay" w:date="2018-04-16T17:14:00Z">
              <w:tcPr>
                <w:tcW w:w="2970" w:type="dxa"/>
                <w:gridSpan w:val="2"/>
              </w:tcPr>
            </w:tcPrChange>
          </w:tcPr>
          <w:p w14:paraId="0BAA3759" w14:textId="40A99637" w:rsidR="005F74A6" w:rsidRPr="008E41CF" w:rsidRDefault="004842BE" w:rsidP="00B107D1">
            <w:pPr>
              <w:pStyle w:val="Header"/>
              <w:tabs>
                <w:tab w:val="clear" w:pos="4320"/>
                <w:tab w:val="clear" w:pos="8640"/>
              </w:tabs>
              <w:rPr>
                <w:rFonts w:cs="Arial"/>
                <w:sz w:val="20"/>
              </w:rPr>
            </w:pPr>
            <w:r w:rsidRPr="008E41CF">
              <w:rPr>
                <w:rFonts w:cs="Arial"/>
                <w:sz w:val="20"/>
              </w:rPr>
              <w:t>Draft of Use Case “</w:t>
            </w:r>
            <w:r w:rsidR="004B591A" w:rsidRPr="008E41CF">
              <w:rPr>
                <w:rFonts w:cs="Arial"/>
                <w:sz w:val="20"/>
              </w:rPr>
              <w:t>Maintain</w:t>
            </w:r>
            <w:r w:rsidR="00340E52" w:rsidRPr="008E41CF">
              <w:rPr>
                <w:rFonts w:cs="Arial"/>
                <w:sz w:val="20"/>
              </w:rPr>
              <w:t xml:space="preserve"> </w:t>
            </w:r>
            <w:r w:rsidR="00073917" w:rsidRPr="008E41CF">
              <w:rPr>
                <w:rFonts w:cs="Arial"/>
                <w:sz w:val="20"/>
              </w:rPr>
              <w:t>Perforation Interval Split</w:t>
            </w:r>
            <w:r w:rsidR="00734522" w:rsidRPr="008E41CF">
              <w:rPr>
                <w:rFonts w:cs="Arial"/>
                <w:sz w:val="20"/>
              </w:rPr>
              <w:t>”</w:t>
            </w:r>
          </w:p>
        </w:tc>
        <w:tc>
          <w:tcPr>
            <w:tcW w:w="614" w:type="pct"/>
            <w:tcPrChange w:id="33" w:author="Shah Ashay" w:date="2018-04-16T17:14:00Z">
              <w:tcPr>
                <w:tcW w:w="1170" w:type="dxa"/>
                <w:gridSpan w:val="2"/>
              </w:tcPr>
            </w:tcPrChange>
          </w:tcPr>
          <w:p w14:paraId="0BAA375A" w14:textId="19179784" w:rsidR="005F74A6" w:rsidRPr="008E41CF" w:rsidRDefault="004B591A">
            <w:pPr>
              <w:jc w:val="center"/>
              <w:rPr>
                <w:rFonts w:cs="Arial"/>
                <w:sz w:val="20"/>
              </w:rPr>
            </w:pPr>
            <w:r w:rsidRPr="008E41CF">
              <w:rPr>
                <w:rFonts w:cs="Arial"/>
                <w:sz w:val="20"/>
              </w:rPr>
              <w:t>Wirasak C.</w:t>
            </w:r>
          </w:p>
        </w:tc>
        <w:tc>
          <w:tcPr>
            <w:tcW w:w="614" w:type="pct"/>
            <w:tcPrChange w:id="34" w:author="Shah Ashay" w:date="2018-04-16T17:14:00Z">
              <w:tcPr>
                <w:tcW w:w="1170" w:type="dxa"/>
                <w:gridSpan w:val="2"/>
              </w:tcPr>
            </w:tcPrChange>
          </w:tcPr>
          <w:p w14:paraId="29DF2C40" w14:textId="77777777" w:rsidR="005F74A6" w:rsidRPr="008E41CF" w:rsidRDefault="005F74A6">
            <w:pPr>
              <w:jc w:val="center"/>
              <w:rPr>
                <w:rFonts w:cs="Arial"/>
                <w:sz w:val="20"/>
              </w:rPr>
            </w:pPr>
          </w:p>
        </w:tc>
        <w:tc>
          <w:tcPr>
            <w:tcW w:w="707" w:type="pct"/>
            <w:tcPrChange w:id="35" w:author="Shah Ashay" w:date="2018-04-16T17:14:00Z">
              <w:tcPr>
                <w:tcW w:w="1350" w:type="dxa"/>
                <w:gridSpan w:val="2"/>
              </w:tcPr>
            </w:tcPrChange>
          </w:tcPr>
          <w:p w14:paraId="6A1BC662" w14:textId="1DDFB2E8" w:rsidR="005F74A6" w:rsidRPr="008E41CF" w:rsidRDefault="005F74A6">
            <w:pPr>
              <w:jc w:val="center"/>
              <w:rPr>
                <w:rFonts w:cs="Arial"/>
                <w:sz w:val="20"/>
              </w:rPr>
            </w:pPr>
          </w:p>
        </w:tc>
      </w:tr>
      <w:tr w:rsidR="005F74A6" w:rsidRPr="008E41CF" w14:paraId="0BAA3760" w14:textId="645D3AAF" w:rsidTr="00593425">
        <w:trPr>
          <w:cantSplit/>
          <w:trPrChange w:id="36" w:author="Shah Ashay" w:date="2018-04-16T17:14:00Z">
            <w:trPr>
              <w:cantSplit/>
            </w:trPr>
          </w:trPrChange>
        </w:trPr>
        <w:tc>
          <w:tcPr>
            <w:tcW w:w="611" w:type="pct"/>
            <w:tcPrChange w:id="37" w:author="Shah Ashay" w:date="2018-04-16T17:14:00Z">
              <w:tcPr>
                <w:tcW w:w="1165" w:type="dxa"/>
                <w:gridSpan w:val="2"/>
              </w:tcPr>
            </w:tcPrChange>
          </w:tcPr>
          <w:p w14:paraId="0BAA375C" w14:textId="399135F0" w:rsidR="005F74A6" w:rsidRPr="008E41CF" w:rsidRDefault="00C9753E">
            <w:pPr>
              <w:jc w:val="center"/>
              <w:rPr>
                <w:rFonts w:cs="Arial"/>
                <w:sz w:val="20"/>
              </w:rPr>
            </w:pPr>
            <w:del w:id="38" w:author="Batra Yogesh (EXT)" w:date="2018-03-27T15:59:00Z">
              <w:r w:rsidRPr="008E41CF" w:rsidDel="007D42FC">
                <w:rPr>
                  <w:rFonts w:cs="Arial"/>
                  <w:sz w:val="20"/>
                </w:rPr>
                <w:delText>2.0</w:delText>
              </w:r>
            </w:del>
            <w:ins w:id="39" w:author="Batra Yogesh (EXT)" w:date="2018-03-27T15:59:00Z">
              <w:r w:rsidR="007D42FC" w:rsidRPr="008E41CF">
                <w:rPr>
                  <w:rFonts w:cs="Arial"/>
                  <w:sz w:val="20"/>
                </w:rPr>
                <w:t>1.1</w:t>
              </w:r>
            </w:ins>
          </w:p>
        </w:tc>
        <w:tc>
          <w:tcPr>
            <w:tcW w:w="897" w:type="pct"/>
            <w:tcPrChange w:id="40" w:author="Shah Ashay" w:date="2018-04-16T17:14:00Z">
              <w:tcPr>
                <w:tcW w:w="1710" w:type="dxa"/>
                <w:gridSpan w:val="2"/>
              </w:tcPr>
            </w:tcPrChange>
          </w:tcPr>
          <w:p w14:paraId="0BAA375D" w14:textId="4C3FF7FA" w:rsidR="005F74A6" w:rsidRPr="008E41CF" w:rsidRDefault="00C9753E" w:rsidP="000F7DFC">
            <w:pPr>
              <w:jc w:val="center"/>
              <w:rPr>
                <w:rFonts w:cs="Arial"/>
                <w:sz w:val="20"/>
              </w:rPr>
            </w:pPr>
            <w:r w:rsidRPr="008E41CF">
              <w:rPr>
                <w:rFonts w:cs="Arial"/>
                <w:sz w:val="20"/>
              </w:rPr>
              <w:t>2</w:t>
            </w:r>
            <w:ins w:id="41" w:author="Batra Yogesh (EXT)" w:date="2018-03-27T15:07:00Z">
              <w:r w:rsidR="000F7DFC" w:rsidRPr="008E41CF">
                <w:rPr>
                  <w:rFonts w:cs="Arial"/>
                  <w:sz w:val="20"/>
                </w:rPr>
                <w:t>7</w:t>
              </w:r>
            </w:ins>
            <w:del w:id="42" w:author="Batra Yogesh (EXT)" w:date="2018-03-27T15:07:00Z">
              <w:r w:rsidRPr="008E41CF" w:rsidDel="000F7DFC">
                <w:rPr>
                  <w:rFonts w:cs="Arial"/>
                  <w:sz w:val="20"/>
                </w:rPr>
                <w:delText>3</w:delText>
              </w:r>
            </w:del>
            <w:r w:rsidRPr="008E41CF">
              <w:rPr>
                <w:rFonts w:cs="Arial"/>
                <w:sz w:val="20"/>
              </w:rPr>
              <w:t>-</w:t>
            </w:r>
            <w:ins w:id="43" w:author="Batra Yogesh (EXT)" w:date="2018-03-27T15:07:00Z">
              <w:r w:rsidR="000F7DFC" w:rsidRPr="008E41CF">
                <w:rPr>
                  <w:rFonts w:cs="Arial"/>
                  <w:sz w:val="20"/>
                </w:rPr>
                <w:t>Mar</w:t>
              </w:r>
            </w:ins>
            <w:del w:id="44" w:author="Batra Yogesh (EXT)" w:date="2018-03-27T15:07:00Z">
              <w:r w:rsidRPr="008E41CF" w:rsidDel="000F7DFC">
                <w:rPr>
                  <w:rFonts w:cs="Arial"/>
                  <w:sz w:val="20"/>
                </w:rPr>
                <w:delText>Jan</w:delText>
              </w:r>
            </w:del>
            <w:r w:rsidRPr="008E41CF">
              <w:rPr>
                <w:rFonts w:cs="Arial"/>
                <w:sz w:val="20"/>
              </w:rPr>
              <w:t>-2018</w:t>
            </w:r>
          </w:p>
        </w:tc>
        <w:tc>
          <w:tcPr>
            <w:tcW w:w="1557" w:type="pct"/>
            <w:tcPrChange w:id="45" w:author="Shah Ashay" w:date="2018-04-16T17:14:00Z">
              <w:tcPr>
                <w:tcW w:w="2970" w:type="dxa"/>
                <w:gridSpan w:val="2"/>
              </w:tcPr>
            </w:tcPrChange>
          </w:tcPr>
          <w:p w14:paraId="0BAA375E" w14:textId="4D191925" w:rsidR="005F74A6" w:rsidRPr="008E41CF" w:rsidRDefault="00C9753E" w:rsidP="00C9753E">
            <w:pPr>
              <w:pStyle w:val="Header"/>
              <w:tabs>
                <w:tab w:val="clear" w:pos="4320"/>
                <w:tab w:val="clear" w:pos="8640"/>
              </w:tabs>
              <w:rPr>
                <w:rFonts w:cs="Arial"/>
                <w:sz w:val="20"/>
              </w:rPr>
            </w:pPr>
            <w:r w:rsidRPr="008E41CF">
              <w:rPr>
                <w:rFonts w:cs="Arial"/>
                <w:sz w:val="20"/>
              </w:rPr>
              <w:t xml:space="preserve">Updated as per </w:t>
            </w:r>
            <w:ins w:id="46" w:author="Batra Yogesh (EXT)" w:date="2018-03-27T15:07:00Z">
              <w:r w:rsidR="000F7DFC" w:rsidRPr="008E41CF">
                <w:rPr>
                  <w:rFonts w:cs="Arial"/>
                  <w:sz w:val="20"/>
                </w:rPr>
                <w:t xml:space="preserve">EC </w:t>
              </w:r>
            </w:ins>
            <w:r w:rsidRPr="008E41CF">
              <w:rPr>
                <w:rFonts w:cs="Arial"/>
                <w:sz w:val="20"/>
              </w:rPr>
              <w:t>11.2</w:t>
            </w:r>
            <w:r w:rsidRPr="008E41CF">
              <w:rPr>
                <w:rFonts w:cs="Arial"/>
                <w:sz w:val="20"/>
              </w:rPr>
              <w:tab/>
            </w:r>
          </w:p>
        </w:tc>
        <w:tc>
          <w:tcPr>
            <w:tcW w:w="614" w:type="pct"/>
            <w:tcPrChange w:id="47" w:author="Shah Ashay" w:date="2018-04-16T17:14:00Z">
              <w:tcPr>
                <w:tcW w:w="1170" w:type="dxa"/>
                <w:gridSpan w:val="2"/>
              </w:tcPr>
            </w:tcPrChange>
          </w:tcPr>
          <w:p w14:paraId="0BAA375F" w14:textId="0C0582AE" w:rsidR="005F74A6" w:rsidRPr="008E41CF" w:rsidRDefault="00C9753E">
            <w:pPr>
              <w:jc w:val="center"/>
              <w:rPr>
                <w:rFonts w:cs="Arial"/>
                <w:sz w:val="20"/>
              </w:rPr>
            </w:pPr>
            <w:r w:rsidRPr="008E41CF">
              <w:rPr>
                <w:rFonts w:cs="Arial"/>
                <w:sz w:val="20"/>
              </w:rPr>
              <w:t>Tieto</w:t>
            </w:r>
          </w:p>
        </w:tc>
        <w:tc>
          <w:tcPr>
            <w:tcW w:w="614" w:type="pct"/>
            <w:tcPrChange w:id="48" w:author="Shah Ashay" w:date="2018-04-16T17:14:00Z">
              <w:tcPr>
                <w:tcW w:w="1170" w:type="dxa"/>
                <w:gridSpan w:val="2"/>
              </w:tcPr>
            </w:tcPrChange>
          </w:tcPr>
          <w:p w14:paraId="3A3230E3" w14:textId="77777777" w:rsidR="005F74A6" w:rsidRPr="008E41CF" w:rsidRDefault="005F74A6">
            <w:pPr>
              <w:jc w:val="center"/>
              <w:rPr>
                <w:rFonts w:cs="Arial"/>
                <w:sz w:val="20"/>
              </w:rPr>
            </w:pPr>
          </w:p>
        </w:tc>
        <w:tc>
          <w:tcPr>
            <w:tcW w:w="707" w:type="pct"/>
            <w:tcPrChange w:id="49" w:author="Shah Ashay" w:date="2018-04-16T17:14:00Z">
              <w:tcPr>
                <w:tcW w:w="1350" w:type="dxa"/>
                <w:gridSpan w:val="2"/>
              </w:tcPr>
            </w:tcPrChange>
          </w:tcPr>
          <w:p w14:paraId="16DB2B6E" w14:textId="71B14F0A" w:rsidR="005F74A6" w:rsidRPr="008E41CF" w:rsidRDefault="005F74A6">
            <w:pPr>
              <w:jc w:val="center"/>
              <w:rPr>
                <w:rFonts w:cs="Arial"/>
                <w:sz w:val="20"/>
              </w:rPr>
            </w:pPr>
          </w:p>
        </w:tc>
      </w:tr>
      <w:tr w:rsidR="00C51883" w:rsidRPr="008E41CF" w14:paraId="12D7BD19" w14:textId="77777777" w:rsidTr="00593425">
        <w:trPr>
          <w:cantSplit/>
          <w:ins w:id="50" w:author="Wirasak Chomphu" w:date="2020-07-02T16:27:00Z"/>
        </w:trPr>
        <w:tc>
          <w:tcPr>
            <w:tcW w:w="611" w:type="pct"/>
          </w:tcPr>
          <w:p w14:paraId="64BD7C5C" w14:textId="35ECC618" w:rsidR="00C51883" w:rsidRPr="008E41CF" w:rsidDel="007D42FC" w:rsidRDefault="00C51883" w:rsidP="00C51883">
            <w:pPr>
              <w:jc w:val="center"/>
              <w:rPr>
                <w:ins w:id="51" w:author="Wirasak Chomphu" w:date="2020-07-02T16:27:00Z"/>
                <w:rFonts w:cs="Arial"/>
                <w:sz w:val="20"/>
              </w:rPr>
            </w:pPr>
            <w:bookmarkStart w:id="52" w:name="_GoBack" w:colFirst="0" w:colLast="5"/>
            <w:ins w:id="53" w:author="Wirasak Chomphu" w:date="2020-07-02T16:27:00Z">
              <w:r>
                <w:rPr>
                  <w:rFonts w:cs="Arial"/>
                  <w:sz w:val="20"/>
                </w:rPr>
                <w:t>2</w:t>
              </w:r>
            </w:ins>
          </w:p>
        </w:tc>
        <w:tc>
          <w:tcPr>
            <w:tcW w:w="897" w:type="pct"/>
          </w:tcPr>
          <w:p w14:paraId="5458D40D" w14:textId="577861E8" w:rsidR="00C51883" w:rsidRPr="008E41CF" w:rsidRDefault="00C51883" w:rsidP="00C51883">
            <w:pPr>
              <w:jc w:val="center"/>
              <w:rPr>
                <w:ins w:id="54" w:author="Wirasak Chomphu" w:date="2020-07-02T16:27:00Z"/>
                <w:rFonts w:cs="Arial"/>
                <w:sz w:val="20"/>
              </w:rPr>
            </w:pPr>
            <w:ins w:id="55" w:author="Wirasak Chomphu" w:date="2020-07-02T16:27:00Z">
              <w:r>
                <w:rPr>
                  <w:rFonts w:cs="Arial"/>
                  <w:sz w:val="20"/>
                </w:rPr>
                <w:t>2-July-2020</w:t>
              </w:r>
            </w:ins>
          </w:p>
        </w:tc>
        <w:tc>
          <w:tcPr>
            <w:tcW w:w="1557" w:type="pct"/>
          </w:tcPr>
          <w:p w14:paraId="6ECBCF83" w14:textId="4050DD4B" w:rsidR="00C51883" w:rsidRPr="008E41CF" w:rsidRDefault="00C51883" w:rsidP="00C51883">
            <w:pPr>
              <w:pStyle w:val="Header"/>
              <w:tabs>
                <w:tab w:val="clear" w:pos="4320"/>
                <w:tab w:val="clear" w:pos="8640"/>
              </w:tabs>
              <w:rPr>
                <w:ins w:id="56" w:author="Wirasak Chomphu" w:date="2020-07-02T16:27:00Z"/>
                <w:rFonts w:cs="Arial"/>
                <w:sz w:val="20"/>
              </w:rPr>
            </w:pPr>
            <w:ins w:id="57" w:author="Wirasak Chomphu" w:date="2020-07-02T16:27:00Z">
              <w:r>
                <w:rPr>
                  <w:rFonts w:cs="Arial"/>
                  <w:sz w:val="20"/>
                </w:rPr>
                <w:t>Thailand ECsasS</w:t>
              </w:r>
            </w:ins>
          </w:p>
        </w:tc>
        <w:tc>
          <w:tcPr>
            <w:tcW w:w="614" w:type="pct"/>
          </w:tcPr>
          <w:p w14:paraId="1BE4B7CC" w14:textId="7946622E" w:rsidR="00C51883" w:rsidRPr="008E41CF" w:rsidRDefault="00C51883" w:rsidP="00C51883">
            <w:pPr>
              <w:jc w:val="center"/>
              <w:rPr>
                <w:ins w:id="58" w:author="Wirasak Chomphu" w:date="2020-07-02T16:27:00Z"/>
                <w:rFonts w:cs="Arial"/>
                <w:sz w:val="20"/>
              </w:rPr>
            </w:pPr>
            <w:ins w:id="59" w:author="Wirasak Chomphu" w:date="2020-07-02T16:27:00Z">
              <w:r>
                <w:rPr>
                  <w:rFonts w:cs="Arial"/>
                  <w:sz w:val="20"/>
                </w:rPr>
                <w:t>Wirasak C.</w:t>
              </w:r>
            </w:ins>
          </w:p>
        </w:tc>
        <w:tc>
          <w:tcPr>
            <w:tcW w:w="614" w:type="pct"/>
          </w:tcPr>
          <w:p w14:paraId="306BD378" w14:textId="77777777" w:rsidR="00C51883" w:rsidRPr="008E41CF" w:rsidRDefault="00C51883" w:rsidP="00C51883">
            <w:pPr>
              <w:jc w:val="center"/>
              <w:rPr>
                <w:ins w:id="60" w:author="Wirasak Chomphu" w:date="2020-07-02T16:27:00Z"/>
                <w:rFonts w:cs="Arial"/>
                <w:sz w:val="20"/>
              </w:rPr>
            </w:pPr>
          </w:p>
        </w:tc>
        <w:tc>
          <w:tcPr>
            <w:tcW w:w="707" w:type="pct"/>
          </w:tcPr>
          <w:p w14:paraId="339C6B93" w14:textId="77777777" w:rsidR="00C51883" w:rsidRPr="008E41CF" w:rsidRDefault="00C51883" w:rsidP="00C51883">
            <w:pPr>
              <w:jc w:val="center"/>
              <w:rPr>
                <w:ins w:id="61" w:author="Wirasak Chomphu" w:date="2020-07-02T16:27:00Z"/>
                <w:rFonts w:cs="Arial"/>
                <w:sz w:val="20"/>
              </w:rPr>
            </w:pPr>
          </w:p>
        </w:tc>
      </w:tr>
      <w:bookmarkEnd w:id="52"/>
      <w:tr w:rsidR="005F74A6" w:rsidRPr="008E41CF" w:rsidDel="00593425" w14:paraId="0BAA3765" w14:textId="7BCDD9A6" w:rsidTr="00593425">
        <w:trPr>
          <w:cantSplit/>
          <w:del w:id="62" w:author="Shah Ashay" w:date="2018-04-16T17:14:00Z"/>
          <w:trPrChange w:id="63" w:author="Shah Ashay" w:date="2018-04-16T17:14:00Z">
            <w:trPr>
              <w:cantSplit/>
            </w:trPr>
          </w:trPrChange>
        </w:trPr>
        <w:tc>
          <w:tcPr>
            <w:tcW w:w="611" w:type="pct"/>
            <w:tcPrChange w:id="64" w:author="Shah Ashay" w:date="2018-04-16T17:14:00Z">
              <w:tcPr>
                <w:tcW w:w="1165" w:type="dxa"/>
                <w:gridSpan w:val="2"/>
              </w:tcPr>
            </w:tcPrChange>
          </w:tcPr>
          <w:p w14:paraId="0BAA3761" w14:textId="5EC14F5A" w:rsidR="005F74A6" w:rsidRPr="008E41CF" w:rsidDel="00593425" w:rsidRDefault="005F74A6">
            <w:pPr>
              <w:jc w:val="center"/>
              <w:rPr>
                <w:del w:id="65" w:author="Shah Ashay" w:date="2018-04-16T17:14:00Z"/>
                <w:rFonts w:cs="Arial"/>
                <w:sz w:val="20"/>
              </w:rPr>
            </w:pPr>
          </w:p>
        </w:tc>
        <w:tc>
          <w:tcPr>
            <w:tcW w:w="897" w:type="pct"/>
            <w:tcPrChange w:id="66" w:author="Shah Ashay" w:date="2018-04-16T17:14:00Z">
              <w:tcPr>
                <w:tcW w:w="1710" w:type="dxa"/>
                <w:gridSpan w:val="2"/>
              </w:tcPr>
            </w:tcPrChange>
          </w:tcPr>
          <w:p w14:paraId="0BAA3762" w14:textId="390E1D9E" w:rsidR="005F74A6" w:rsidRPr="008E41CF" w:rsidDel="00593425" w:rsidRDefault="005F74A6">
            <w:pPr>
              <w:jc w:val="center"/>
              <w:rPr>
                <w:del w:id="67" w:author="Shah Ashay" w:date="2018-04-16T17:14:00Z"/>
                <w:rFonts w:cs="Arial"/>
                <w:sz w:val="20"/>
              </w:rPr>
            </w:pPr>
          </w:p>
        </w:tc>
        <w:tc>
          <w:tcPr>
            <w:tcW w:w="1557" w:type="pct"/>
            <w:tcPrChange w:id="68" w:author="Shah Ashay" w:date="2018-04-16T17:14:00Z">
              <w:tcPr>
                <w:tcW w:w="2970" w:type="dxa"/>
                <w:gridSpan w:val="2"/>
              </w:tcPr>
            </w:tcPrChange>
          </w:tcPr>
          <w:p w14:paraId="0BAA3763" w14:textId="6D92FBC8" w:rsidR="005F74A6" w:rsidRPr="008E41CF" w:rsidDel="00593425" w:rsidRDefault="005F74A6" w:rsidP="00B107D1">
            <w:pPr>
              <w:pStyle w:val="Header"/>
              <w:tabs>
                <w:tab w:val="clear" w:pos="4320"/>
                <w:tab w:val="clear" w:pos="8640"/>
              </w:tabs>
              <w:rPr>
                <w:del w:id="69" w:author="Shah Ashay" w:date="2018-04-16T17:14:00Z"/>
                <w:rFonts w:cs="Arial"/>
                <w:sz w:val="20"/>
              </w:rPr>
            </w:pPr>
          </w:p>
        </w:tc>
        <w:tc>
          <w:tcPr>
            <w:tcW w:w="614" w:type="pct"/>
            <w:tcPrChange w:id="70" w:author="Shah Ashay" w:date="2018-04-16T17:14:00Z">
              <w:tcPr>
                <w:tcW w:w="1170" w:type="dxa"/>
                <w:gridSpan w:val="2"/>
              </w:tcPr>
            </w:tcPrChange>
          </w:tcPr>
          <w:p w14:paraId="0BAA3764" w14:textId="3AD20923" w:rsidR="005F74A6" w:rsidRPr="008E41CF" w:rsidDel="00593425" w:rsidRDefault="005F74A6">
            <w:pPr>
              <w:jc w:val="center"/>
              <w:rPr>
                <w:del w:id="71" w:author="Shah Ashay" w:date="2018-04-16T17:14:00Z"/>
                <w:rFonts w:cs="Arial"/>
                <w:sz w:val="20"/>
              </w:rPr>
            </w:pPr>
          </w:p>
        </w:tc>
        <w:tc>
          <w:tcPr>
            <w:tcW w:w="614" w:type="pct"/>
            <w:tcPrChange w:id="72" w:author="Shah Ashay" w:date="2018-04-16T17:14:00Z">
              <w:tcPr>
                <w:tcW w:w="1170" w:type="dxa"/>
                <w:gridSpan w:val="2"/>
              </w:tcPr>
            </w:tcPrChange>
          </w:tcPr>
          <w:p w14:paraId="7F4C939B" w14:textId="26B569B2" w:rsidR="005F74A6" w:rsidRPr="008E41CF" w:rsidDel="00593425" w:rsidRDefault="005F74A6">
            <w:pPr>
              <w:jc w:val="center"/>
              <w:rPr>
                <w:del w:id="73" w:author="Shah Ashay" w:date="2018-04-16T17:14:00Z"/>
                <w:rFonts w:cs="Arial"/>
                <w:sz w:val="20"/>
              </w:rPr>
            </w:pPr>
          </w:p>
        </w:tc>
        <w:tc>
          <w:tcPr>
            <w:tcW w:w="707" w:type="pct"/>
            <w:tcPrChange w:id="74" w:author="Shah Ashay" w:date="2018-04-16T17:14:00Z">
              <w:tcPr>
                <w:tcW w:w="1350" w:type="dxa"/>
                <w:gridSpan w:val="2"/>
              </w:tcPr>
            </w:tcPrChange>
          </w:tcPr>
          <w:p w14:paraId="2220525C" w14:textId="18A48D4F" w:rsidR="005F74A6" w:rsidRPr="008E41CF" w:rsidDel="00593425" w:rsidRDefault="005F74A6">
            <w:pPr>
              <w:jc w:val="center"/>
              <w:rPr>
                <w:del w:id="75" w:author="Shah Ashay" w:date="2018-04-16T17:14:00Z"/>
                <w:rFonts w:cs="Arial"/>
                <w:sz w:val="20"/>
              </w:rPr>
            </w:pPr>
          </w:p>
        </w:tc>
      </w:tr>
      <w:tr w:rsidR="005F74A6" w:rsidRPr="008E41CF" w:rsidDel="00593425" w14:paraId="0BAA376A" w14:textId="53B73DD7" w:rsidTr="00593425">
        <w:trPr>
          <w:cantSplit/>
          <w:del w:id="76" w:author="Shah Ashay" w:date="2018-04-16T17:14:00Z"/>
          <w:trPrChange w:id="77" w:author="Shah Ashay" w:date="2018-04-16T17:14:00Z">
            <w:trPr>
              <w:cantSplit/>
            </w:trPr>
          </w:trPrChange>
        </w:trPr>
        <w:tc>
          <w:tcPr>
            <w:tcW w:w="611" w:type="pct"/>
            <w:tcPrChange w:id="78" w:author="Shah Ashay" w:date="2018-04-16T17:14:00Z">
              <w:tcPr>
                <w:tcW w:w="1165" w:type="dxa"/>
                <w:gridSpan w:val="2"/>
              </w:tcPr>
            </w:tcPrChange>
          </w:tcPr>
          <w:p w14:paraId="0BAA3766" w14:textId="2323C039" w:rsidR="005F74A6" w:rsidRPr="008E41CF" w:rsidDel="00593425" w:rsidRDefault="005F74A6">
            <w:pPr>
              <w:jc w:val="center"/>
              <w:rPr>
                <w:del w:id="79" w:author="Shah Ashay" w:date="2018-04-16T17:14:00Z"/>
                <w:rFonts w:cs="Arial"/>
                <w:sz w:val="20"/>
              </w:rPr>
            </w:pPr>
          </w:p>
        </w:tc>
        <w:tc>
          <w:tcPr>
            <w:tcW w:w="897" w:type="pct"/>
            <w:tcPrChange w:id="80" w:author="Shah Ashay" w:date="2018-04-16T17:14:00Z">
              <w:tcPr>
                <w:tcW w:w="1710" w:type="dxa"/>
                <w:gridSpan w:val="2"/>
              </w:tcPr>
            </w:tcPrChange>
          </w:tcPr>
          <w:p w14:paraId="0BAA3767" w14:textId="2D921B8E" w:rsidR="005F74A6" w:rsidRPr="008E41CF" w:rsidDel="00593425" w:rsidRDefault="005F74A6">
            <w:pPr>
              <w:jc w:val="center"/>
              <w:rPr>
                <w:del w:id="81" w:author="Shah Ashay" w:date="2018-04-16T17:14:00Z"/>
                <w:rFonts w:cs="Arial"/>
                <w:sz w:val="20"/>
              </w:rPr>
            </w:pPr>
          </w:p>
        </w:tc>
        <w:tc>
          <w:tcPr>
            <w:tcW w:w="1557" w:type="pct"/>
            <w:tcPrChange w:id="82" w:author="Shah Ashay" w:date="2018-04-16T17:14:00Z">
              <w:tcPr>
                <w:tcW w:w="2970" w:type="dxa"/>
                <w:gridSpan w:val="2"/>
              </w:tcPr>
            </w:tcPrChange>
          </w:tcPr>
          <w:p w14:paraId="0BAA3768" w14:textId="5937F00D" w:rsidR="005F74A6" w:rsidRPr="008E41CF" w:rsidDel="00593425" w:rsidRDefault="005F74A6" w:rsidP="00B107D1">
            <w:pPr>
              <w:pStyle w:val="Header"/>
              <w:tabs>
                <w:tab w:val="clear" w:pos="4320"/>
                <w:tab w:val="clear" w:pos="8640"/>
              </w:tabs>
              <w:rPr>
                <w:del w:id="83" w:author="Shah Ashay" w:date="2018-04-16T17:14:00Z"/>
                <w:rFonts w:cs="Arial"/>
                <w:sz w:val="20"/>
              </w:rPr>
            </w:pPr>
          </w:p>
        </w:tc>
        <w:tc>
          <w:tcPr>
            <w:tcW w:w="614" w:type="pct"/>
            <w:tcPrChange w:id="84" w:author="Shah Ashay" w:date="2018-04-16T17:14:00Z">
              <w:tcPr>
                <w:tcW w:w="1170" w:type="dxa"/>
                <w:gridSpan w:val="2"/>
              </w:tcPr>
            </w:tcPrChange>
          </w:tcPr>
          <w:p w14:paraId="0BAA3769" w14:textId="5200F7EA" w:rsidR="005F74A6" w:rsidRPr="008E41CF" w:rsidDel="00593425" w:rsidRDefault="005F74A6">
            <w:pPr>
              <w:jc w:val="center"/>
              <w:rPr>
                <w:del w:id="85" w:author="Shah Ashay" w:date="2018-04-16T17:14:00Z"/>
                <w:rFonts w:cs="Arial"/>
                <w:sz w:val="20"/>
              </w:rPr>
            </w:pPr>
          </w:p>
        </w:tc>
        <w:tc>
          <w:tcPr>
            <w:tcW w:w="614" w:type="pct"/>
            <w:tcPrChange w:id="86" w:author="Shah Ashay" w:date="2018-04-16T17:14:00Z">
              <w:tcPr>
                <w:tcW w:w="1170" w:type="dxa"/>
                <w:gridSpan w:val="2"/>
              </w:tcPr>
            </w:tcPrChange>
          </w:tcPr>
          <w:p w14:paraId="027A5A19" w14:textId="0A33BA02" w:rsidR="005F74A6" w:rsidRPr="008E41CF" w:rsidDel="00593425" w:rsidRDefault="005F74A6">
            <w:pPr>
              <w:jc w:val="center"/>
              <w:rPr>
                <w:del w:id="87" w:author="Shah Ashay" w:date="2018-04-16T17:14:00Z"/>
                <w:rFonts w:cs="Arial"/>
                <w:sz w:val="20"/>
              </w:rPr>
            </w:pPr>
          </w:p>
        </w:tc>
        <w:tc>
          <w:tcPr>
            <w:tcW w:w="707" w:type="pct"/>
            <w:tcPrChange w:id="88" w:author="Shah Ashay" w:date="2018-04-16T17:14:00Z">
              <w:tcPr>
                <w:tcW w:w="1350" w:type="dxa"/>
                <w:gridSpan w:val="2"/>
              </w:tcPr>
            </w:tcPrChange>
          </w:tcPr>
          <w:p w14:paraId="38883292" w14:textId="7D7384B6" w:rsidR="005F74A6" w:rsidRPr="008E41CF" w:rsidDel="00593425" w:rsidRDefault="005F74A6">
            <w:pPr>
              <w:jc w:val="center"/>
              <w:rPr>
                <w:del w:id="89" w:author="Shah Ashay" w:date="2018-04-16T17:14:00Z"/>
                <w:rFonts w:cs="Arial"/>
                <w:sz w:val="20"/>
              </w:rPr>
            </w:pPr>
          </w:p>
        </w:tc>
      </w:tr>
      <w:tr w:rsidR="005F74A6" w:rsidRPr="008E41CF" w:rsidDel="00593425" w14:paraId="0BAA376F" w14:textId="4C0183D4" w:rsidTr="00593425">
        <w:trPr>
          <w:cantSplit/>
          <w:del w:id="90" w:author="Shah Ashay" w:date="2018-04-16T17:14:00Z"/>
          <w:trPrChange w:id="91" w:author="Shah Ashay" w:date="2018-04-16T17:14:00Z">
            <w:trPr>
              <w:cantSplit/>
            </w:trPr>
          </w:trPrChange>
        </w:trPr>
        <w:tc>
          <w:tcPr>
            <w:tcW w:w="611" w:type="pct"/>
            <w:tcPrChange w:id="92" w:author="Shah Ashay" w:date="2018-04-16T17:14:00Z">
              <w:tcPr>
                <w:tcW w:w="1165" w:type="dxa"/>
                <w:gridSpan w:val="2"/>
              </w:tcPr>
            </w:tcPrChange>
          </w:tcPr>
          <w:p w14:paraId="0BAA376B" w14:textId="37CC4789" w:rsidR="005F74A6" w:rsidRPr="008E41CF" w:rsidDel="00593425" w:rsidRDefault="005F74A6">
            <w:pPr>
              <w:jc w:val="center"/>
              <w:rPr>
                <w:del w:id="93" w:author="Shah Ashay" w:date="2018-04-16T17:14:00Z"/>
                <w:rFonts w:cs="Arial"/>
                <w:sz w:val="20"/>
              </w:rPr>
            </w:pPr>
          </w:p>
        </w:tc>
        <w:tc>
          <w:tcPr>
            <w:tcW w:w="897" w:type="pct"/>
            <w:tcPrChange w:id="94" w:author="Shah Ashay" w:date="2018-04-16T17:14:00Z">
              <w:tcPr>
                <w:tcW w:w="1710" w:type="dxa"/>
                <w:gridSpan w:val="2"/>
              </w:tcPr>
            </w:tcPrChange>
          </w:tcPr>
          <w:p w14:paraId="0BAA376C" w14:textId="32E111DC" w:rsidR="005F74A6" w:rsidRPr="008E41CF" w:rsidDel="00593425" w:rsidRDefault="005F74A6">
            <w:pPr>
              <w:jc w:val="center"/>
              <w:rPr>
                <w:del w:id="95" w:author="Shah Ashay" w:date="2018-04-16T17:14:00Z"/>
                <w:rFonts w:cs="Arial"/>
                <w:sz w:val="20"/>
              </w:rPr>
            </w:pPr>
          </w:p>
        </w:tc>
        <w:tc>
          <w:tcPr>
            <w:tcW w:w="1557" w:type="pct"/>
            <w:tcPrChange w:id="96" w:author="Shah Ashay" w:date="2018-04-16T17:14:00Z">
              <w:tcPr>
                <w:tcW w:w="2970" w:type="dxa"/>
                <w:gridSpan w:val="2"/>
              </w:tcPr>
            </w:tcPrChange>
          </w:tcPr>
          <w:p w14:paraId="0BAA376D" w14:textId="7F76FC82" w:rsidR="005F74A6" w:rsidRPr="008E41CF" w:rsidDel="00593425" w:rsidRDefault="005F74A6" w:rsidP="00B107D1">
            <w:pPr>
              <w:pStyle w:val="Header"/>
              <w:tabs>
                <w:tab w:val="clear" w:pos="4320"/>
                <w:tab w:val="clear" w:pos="8640"/>
              </w:tabs>
              <w:rPr>
                <w:del w:id="97" w:author="Shah Ashay" w:date="2018-04-16T17:14:00Z"/>
                <w:rFonts w:cs="Arial"/>
                <w:sz w:val="20"/>
              </w:rPr>
            </w:pPr>
          </w:p>
        </w:tc>
        <w:tc>
          <w:tcPr>
            <w:tcW w:w="614" w:type="pct"/>
            <w:tcPrChange w:id="98" w:author="Shah Ashay" w:date="2018-04-16T17:14:00Z">
              <w:tcPr>
                <w:tcW w:w="1170" w:type="dxa"/>
                <w:gridSpan w:val="2"/>
              </w:tcPr>
            </w:tcPrChange>
          </w:tcPr>
          <w:p w14:paraId="0BAA376E" w14:textId="12C21465" w:rsidR="005F74A6" w:rsidRPr="008E41CF" w:rsidDel="00593425" w:rsidRDefault="005F74A6">
            <w:pPr>
              <w:jc w:val="center"/>
              <w:rPr>
                <w:del w:id="99" w:author="Shah Ashay" w:date="2018-04-16T17:14:00Z"/>
                <w:rFonts w:cs="Arial"/>
                <w:sz w:val="20"/>
              </w:rPr>
            </w:pPr>
          </w:p>
        </w:tc>
        <w:tc>
          <w:tcPr>
            <w:tcW w:w="614" w:type="pct"/>
            <w:tcPrChange w:id="100" w:author="Shah Ashay" w:date="2018-04-16T17:14:00Z">
              <w:tcPr>
                <w:tcW w:w="1170" w:type="dxa"/>
                <w:gridSpan w:val="2"/>
              </w:tcPr>
            </w:tcPrChange>
          </w:tcPr>
          <w:p w14:paraId="4BC707ED" w14:textId="3A952243" w:rsidR="005F74A6" w:rsidRPr="008E41CF" w:rsidDel="00593425" w:rsidRDefault="005F74A6">
            <w:pPr>
              <w:jc w:val="center"/>
              <w:rPr>
                <w:del w:id="101" w:author="Shah Ashay" w:date="2018-04-16T17:14:00Z"/>
                <w:rFonts w:cs="Arial"/>
                <w:sz w:val="20"/>
              </w:rPr>
            </w:pPr>
          </w:p>
        </w:tc>
        <w:tc>
          <w:tcPr>
            <w:tcW w:w="707" w:type="pct"/>
            <w:tcPrChange w:id="102" w:author="Shah Ashay" w:date="2018-04-16T17:14:00Z">
              <w:tcPr>
                <w:tcW w:w="1350" w:type="dxa"/>
                <w:gridSpan w:val="2"/>
              </w:tcPr>
            </w:tcPrChange>
          </w:tcPr>
          <w:p w14:paraId="5CF39564" w14:textId="06502754" w:rsidR="005F74A6" w:rsidRPr="008E41CF" w:rsidDel="00593425" w:rsidRDefault="005F74A6">
            <w:pPr>
              <w:jc w:val="center"/>
              <w:rPr>
                <w:del w:id="103" w:author="Shah Ashay" w:date="2018-04-16T17:14:00Z"/>
                <w:rFonts w:cs="Arial"/>
                <w:sz w:val="20"/>
              </w:rPr>
            </w:pPr>
          </w:p>
        </w:tc>
      </w:tr>
    </w:tbl>
    <w:p w14:paraId="0BAA3770" w14:textId="77777777" w:rsidR="00AD190F" w:rsidRPr="008E41CF" w:rsidRDefault="00AD190F">
      <w:pPr>
        <w:rPr>
          <w:rFonts w:cs="Arial"/>
        </w:rPr>
        <w:sectPr w:rsidR="00AD190F" w:rsidRPr="008E41CF">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720" w:left="1440" w:header="720" w:footer="720" w:gutter="0"/>
          <w:pgNumType w:fmt="lowerRoman" w:start="1"/>
          <w:cols w:space="720"/>
          <w:docGrid w:linePitch="360"/>
        </w:sectPr>
      </w:pPr>
    </w:p>
    <w:p w14:paraId="0BAA3771" w14:textId="77777777" w:rsidR="004D61A0" w:rsidRPr="008E41CF" w:rsidRDefault="004D61A0">
      <w:pPr>
        <w:jc w:val="center"/>
        <w:rPr>
          <w:rFonts w:cs="Arial"/>
          <w:b/>
          <w:color w:val="3399FF"/>
          <w:sz w:val="28"/>
        </w:rPr>
      </w:pPr>
      <w:r w:rsidRPr="008E41CF">
        <w:rPr>
          <w:rFonts w:cs="Arial"/>
          <w:b/>
          <w:color w:val="3399FF"/>
          <w:sz w:val="28"/>
        </w:rPr>
        <w:lastRenderedPageBreak/>
        <w:t>Table of Contents</w:t>
      </w:r>
    </w:p>
    <w:p w14:paraId="0BAA3772" w14:textId="77777777" w:rsidR="004D61A0" w:rsidRPr="008E41CF" w:rsidRDefault="004D61A0">
      <w:pPr>
        <w:rPr>
          <w:rFonts w:cs="Arial"/>
        </w:rPr>
      </w:pPr>
    </w:p>
    <w:p w14:paraId="38AC7ADA" w14:textId="55E9F670" w:rsidR="00F47621" w:rsidRPr="00593425" w:rsidRDefault="00006EC4">
      <w:pPr>
        <w:pStyle w:val="TOC1"/>
        <w:rPr>
          <w:rFonts w:cstheme="minorBidi"/>
          <w:noProof/>
          <w:szCs w:val="28"/>
          <w:lang w:bidi="th-TH"/>
        </w:rPr>
      </w:pPr>
      <w:r w:rsidRPr="00593425">
        <w:rPr>
          <w:rFonts w:ascii="Arial" w:hAnsi="Arial" w:cs="Arial"/>
        </w:rPr>
        <w:fldChar w:fldCharType="begin"/>
      </w:r>
      <w:r w:rsidR="004D61A0" w:rsidRPr="008E41CF">
        <w:rPr>
          <w:rFonts w:ascii="Arial" w:hAnsi="Arial" w:cs="Arial"/>
        </w:rPr>
        <w:instrText xml:space="preserve"> TOC \o "1-2" \h \z </w:instrText>
      </w:r>
      <w:r w:rsidRPr="00593425">
        <w:rPr>
          <w:rFonts w:ascii="Arial" w:hAnsi="Arial" w:cs="Arial"/>
        </w:rPr>
        <w:fldChar w:fldCharType="separate"/>
      </w:r>
      <w:r w:rsidR="001833FC" w:rsidRPr="00593425">
        <w:fldChar w:fldCharType="begin"/>
      </w:r>
      <w:r w:rsidR="001833FC" w:rsidRPr="00593425">
        <w:instrText xml:space="preserve"> HYPERLINK \l "_Toc502246015" </w:instrText>
      </w:r>
      <w:r w:rsidR="001833FC" w:rsidRPr="00593425">
        <w:rPr>
          <w:noProof/>
        </w:rPr>
        <w:fldChar w:fldCharType="separate"/>
      </w:r>
      <w:r w:rsidR="00F47621" w:rsidRPr="00593425">
        <w:rPr>
          <w:rStyle w:val="Hyperlink"/>
          <w:rFonts w:ascii="Arial" w:hAnsi="Arial" w:cs="Arial"/>
          <w:noProof/>
          <w:rPrChange w:id="104" w:author="Shah Ashay" w:date="2018-04-16T17:14:00Z">
            <w:rPr>
              <w:rStyle w:val="Hyperlink"/>
              <w:noProof/>
            </w:rPr>
          </w:rPrChange>
        </w:rPr>
        <w:t>1.</w:t>
      </w:r>
      <w:r w:rsidR="00F47621" w:rsidRPr="00593425">
        <w:rPr>
          <w:rFonts w:ascii="Arial" w:hAnsi="Arial" w:cs="Arial"/>
          <w:noProof/>
          <w:szCs w:val="28"/>
          <w:lang w:bidi="th-TH"/>
          <w:rPrChange w:id="105" w:author="Shah Ashay" w:date="2018-04-16T17:14:00Z">
            <w:rPr>
              <w:rFonts w:cstheme="minorBidi"/>
              <w:noProof/>
              <w:szCs w:val="28"/>
              <w:lang w:bidi="th-TH"/>
            </w:rPr>
          </w:rPrChange>
        </w:rPr>
        <w:tab/>
      </w:r>
      <w:r w:rsidR="00F47621" w:rsidRPr="00593425">
        <w:rPr>
          <w:rStyle w:val="Hyperlink"/>
          <w:rFonts w:ascii="Arial" w:hAnsi="Arial" w:cs="Arial"/>
          <w:noProof/>
          <w:rPrChange w:id="106" w:author="Shah Ashay" w:date="2018-04-16T17:14:00Z">
            <w:rPr>
              <w:rStyle w:val="Hyperlink"/>
              <w:noProof/>
            </w:rPr>
          </w:rPrChange>
        </w:rPr>
        <w:t>Use Case Information</w:t>
      </w:r>
      <w:r w:rsidR="00F47621" w:rsidRPr="00593425">
        <w:rPr>
          <w:noProof/>
          <w:webHidden/>
        </w:rPr>
        <w:tab/>
      </w:r>
      <w:r w:rsidR="00F47621" w:rsidRPr="00593425">
        <w:rPr>
          <w:noProof/>
          <w:webHidden/>
        </w:rPr>
        <w:fldChar w:fldCharType="begin"/>
      </w:r>
      <w:r w:rsidR="00F47621" w:rsidRPr="00593425">
        <w:rPr>
          <w:noProof/>
          <w:webHidden/>
        </w:rPr>
        <w:instrText xml:space="preserve"> PAGEREF _Toc502246015 \h </w:instrText>
      </w:r>
      <w:r w:rsidR="00F47621" w:rsidRPr="00593425">
        <w:rPr>
          <w:noProof/>
          <w:webHidden/>
        </w:rPr>
      </w:r>
      <w:r w:rsidR="00F47621" w:rsidRPr="00593425">
        <w:rPr>
          <w:noProof/>
          <w:webHidden/>
        </w:rPr>
        <w:fldChar w:fldCharType="separate"/>
      </w:r>
      <w:r w:rsidR="00F47621" w:rsidRPr="00593425">
        <w:rPr>
          <w:noProof/>
          <w:webHidden/>
        </w:rPr>
        <w:t>4</w:t>
      </w:r>
      <w:r w:rsidR="00F47621" w:rsidRPr="00593425">
        <w:rPr>
          <w:noProof/>
          <w:webHidden/>
        </w:rPr>
        <w:fldChar w:fldCharType="end"/>
      </w:r>
      <w:r w:rsidR="001833FC" w:rsidRPr="00593425">
        <w:rPr>
          <w:noProof/>
        </w:rPr>
        <w:fldChar w:fldCharType="end"/>
      </w:r>
    </w:p>
    <w:p w14:paraId="4BF1D071" w14:textId="24841323" w:rsidR="00F47621" w:rsidRPr="00593425" w:rsidRDefault="001833FC">
      <w:pPr>
        <w:pStyle w:val="TOC1"/>
        <w:rPr>
          <w:rFonts w:cstheme="minorBidi"/>
          <w:noProof/>
          <w:szCs w:val="28"/>
          <w:lang w:bidi="th-TH"/>
        </w:rPr>
      </w:pPr>
      <w:r w:rsidRPr="00593425">
        <w:fldChar w:fldCharType="begin"/>
      </w:r>
      <w:r w:rsidRPr="00593425">
        <w:instrText xml:space="preserve"> HYPERLINK \l "_Toc502246016" </w:instrText>
      </w:r>
      <w:r w:rsidRPr="00593425">
        <w:rPr>
          <w:noProof/>
        </w:rPr>
        <w:fldChar w:fldCharType="separate"/>
      </w:r>
      <w:r w:rsidR="00F47621" w:rsidRPr="00593425">
        <w:rPr>
          <w:rStyle w:val="Hyperlink"/>
          <w:rFonts w:ascii="Arial" w:hAnsi="Arial" w:cs="Arial"/>
          <w:noProof/>
          <w:rPrChange w:id="107" w:author="Shah Ashay" w:date="2018-04-16T17:14:00Z">
            <w:rPr>
              <w:rStyle w:val="Hyperlink"/>
              <w:noProof/>
            </w:rPr>
          </w:rPrChange>
        </w:rPr>
        <w:t>2.</w:t>
      </w:r>
      <w:r w:rsidR="00F47621" w:rsidRPr="00593425">
        <w:rPr>
          <w:rFonts w:ascii="Arial" w:hAnsi="Arial" w:cs="Arial"/>
          <w:noProof/>
          <w:szCs w:val="28"/>
          <w:lang w:bidi="th-TH"/>
          <w:rPrChange w:id="108" w:author="Shah Ashay" w:date="2018-04-16T17:14:00Z">
            <w:rPr>
              <w:rFonts w:cstheme="minorBidi"/>
              <w:noProof/>
              <w:szCs w:val="28"/>
              <w:lang w:bidi="th-TH"/>
            </w:rPr>
          </w:rPrChange>
        </w:rPr>
        <w:tab/>
      </w:r>
      <w:r w:rsidR="00F47621" w:rsidRPr="00593425">
        <w:rPr>
          <w:rStyle w:val="Hyperlink"/>
          <w:rFonts w:ascii="Arial" w:hAnsi="Arial" w:cs="Arial"/>
          <w:noProof/>
          <w:rPrChange w:id="109" w:author="Shah Ashay" w:date="2018-04-16T17:14:00Z">
            <w:rPr>
              <w:rStyle w:val="Hyperlink"/>
              <w:noProof/>
            </w:rPr>
          </w:rPrChange>
        </w:rPr>
        <w:t>Primary Flow: BKK_UC45 Maintain Well Reference Value</w:t>
      </w:r>
      <w:r w:rsidR="00F47621" w:rsidRPr="00593425">
        <w:rPr>
          <w:noProof/>
          <w:webHidden/>
        </w:rPr>
        <w:tab/>
      </w:r>
      <w:r w:rsidR="00F47621" w:rsidRPr="00593425">
        <w:rPr>
          <w:noProof/>
          <w:webHidden/>
        </w:rPr>
        <w:fldChar w:fldCharType="begin"/>
      </w:r>
      <w:r w:rsidR="00F47621" w:rsidRPr="00593425">
        <w:rPr>
          <w:noProof/>
          <w:webHidden/>
        </w:rPr>
        <w:instrText xml:space="preserve"> PAGEREF _Toc502246016 \h </w:instrText>
      </w:r>
      <w:r w:rsidR="00F47621" w:rsidRPr="00593425">
        <w:rPr>
          <w:noProof/>
          <w:webHidden/>
        </w:rPr>
      </w:r>
      <w:r w:rsidR="00F47621" w:rsidRPr="00593425">
        <w:rPr>
          <w:noProof/>
          <w:webHidden/>
        </w:rPr>
        <w:fldChar w:fldCharType="separate"/>
      </w:r>
      <w:r w:rsidR="00F47621" w:rsidRPr="00593425">
        <w:rPr>
          <w:noProof/>
          <w:webHidden/>
        </w:rPr>
        <w:t>4</w:t>
      </w:r>
      <w:r w:rsidR="00F47621" w:rsidRPr="00593425">
        <w:rPr>
          <w:noProof/>
          <w:webHidden/>
        </w:rPr>
        <w:fldChar w:fldCharType="end"/>
      </w:r>
      <w:r w:rsidRPr="00593425">
        <w:rPr>
          <w:noProof/>
        </w:rPr>
        <w:fldChar w:fldCharType="end"/>
      </w:r>
    </w:p>
    <w:p w14:paraId="16D65153" w14:textId="3A097514" w:rsidR="00F47621" w:rsidRPr="00593425" w:rsidRDefault="001833FC">
      <w:pPr>
        <w:pStyle w:val="TOC1"/>
        <w:rPr>
          <w:rFonts w:cstheme="minorBidi"/>
          <w:noProof/>
          <w:szCs w:val="28"/>
          <w:lang w:bidi="th-TH"/>
        </w:rPr>
      </w:pPr>
      <w:r w:rsidRPr="00593425">
        <w:fldChar w:fldCharType="begin"/>
      </w:r>
      <w:r w:rsidRPr="00593425">
        <w:instrText xml:space="preserve"> HYPERLINK \l "_Toc502246017" </w:instrText>
      </w:r>
      <w:r w:rsidRPr="00593425">
        <w:rPr>
          <w:noProof/>
        </w:rPr>
        <w:fldChar w:fldCharType="separate"/>
      </w:r>
      <w:r w:rsidR="00F47621" w:rsidRPr="00593425">
        <w:rPr>
          <w:rStyle w:val="Hyperlink"/>
          <w:rFonts w:ascii="Arial" w:hAnsi="Arial" w:cs="Arial"/>
          <w:noProof/>
          <w:rPrChange w:id="110" w:author="Shah Ashay" w:date="2018-04-16T17:14:00Z">
            <w:rPr>
              <w:rStyle w:val="Hyperlink"/>
              <w:noProof/>
            </w:rPr>
          </w:rPrChange>
        </w:rPr>
        <w:t>3.</w:t>
      </w:r>
      <w:r w:rsidR="00F47621" w:rsidRPr="00593425">
        <w:rPr>
          <w:rFonts w:ascii="Arial" w:hAnsi="Arial" w:cs="Arial"/>
          <w:noProof/>
          <w:szCs w:val="28"/>
          <w:lang w:bidi="th-TH"/>
          <w:rPrChange w:id="111" w:author="Shah Ashay" w:date="2018-04-16T17:14:00Z">
            <w:rPr>
              <w:rFonts w:cstheme="minorBidi"/>
              <w:noProof/>
              <w:szCs w:val="28"/>
              <w:lang w:bidi="th-TH"/>
            </w:rPr>
          </w:rPrChange>
        </w:rPr>
        <w:tab/>
      </w:r>
      <w:r w:rsidR="00F47621" w:rsidRPr="00593425">
        <w:rPr>
          <w:rStyle w:val="Hyperlink"/>
          <w:rFonts w:ascii="Arial" w:hAnsi="Arial" w:cs="Arial"/>
          <w:noProof/>
          <w:rPrChange w:id="112" w:author="Shah Ashay" w:date="2018-04-16T17:14:00Z">
            <w:rPr>
              <w:rStyle w:val="Hyperlink"/>
              <w:noProof/>
            </w:rPr>
          </w:rPrChange>
        </w:rPr>
        <w:t>Alternatives</w:t>
      </w:r>
      <w:r w:rsidR="00F47621" w:rsidRPr="00593425">
        <w:rPr>
          <w:noProof/>
          <w:webHidden/>
        </w:rPr>
        <w:tab/>
      </w:r>
      <w:r w:rsidR="00F47621" w:rsidRPr="00593425">
        <w:rPr>
          <w:noProof/>
          <w:webHidden/>
        </w:rPr>
        <w:fldChar w:fldCharType="begin"/>
      </w:r>
      <w:r w:rsidR="00F47621" w:rsidRPr="00593425">
        <w:rPr>
          <w:noProof/>
          <w:webHidden/>
        </w:rPr>
        <w:instrText xml:space="preserve"> PAGEREF _Toc502246017 \h </w:instrText>
      </w:r>
      <w:r w:rsidR="00F47621" w:rsidRPr="00593425">
        <w:rPr>
          <w:noProof/>
          <w:webHidden/>
        </w:rPr>
      </w:r>
      <w:r w:rsidR="00F47621" w:rsidRPr="00593425">
        <w:rPr>
          <w:noProof/>
          <w:webHidden/>
        </w:rPr>
        <w:fldChar w:fldCharType="separate"/>
      </w:r>
      <w:r w:rsidR="00F47621" w:rsidRPr="00593425">
        <w:rPr>
          <w:noProof/>
          <w:webHidden/>
        </w:rPr>
        <w:t>5</w:t>
      </w:r>
      <w:r w:rsidR="00F47621" w:rsidRPr="00593425">
        <w:rPr>
          <w:noProof/>
          <w:webHidden/>
        </w:rPr>
        <w:fldChar w:fldCharType="end"/>
      </w:r>
      <w:r w:rsidRPr="00593425">
        <w:rPr>
          <w:noProof/>
        </w:rPr>
        <w:fldChar w:fldCharType="end"/>
      </w:r>
    </w:p>
    <w:p w14:paraId="36FAA190" w14:textId="568379F1" w:rsidR="00F47621" w:rsidRPr="00593425" w:rsidRDefault="00480389" w:rsidP="00124CC3">
      <w:pPr>
        <w:pStyle w:val="TOC2"/>
        <w:rPr>
          <w:rFonts w:eastAsiaTheme="minorEastAsia" w:cstheme="minorBidi"/>
          <w:szCs w:val="28"/>
          <w:lang w:bidi="th-TH"/>
        </w:rPr>
      </w:pPr>
      <w:r w:rsidRPr="00593425">
        <w:fldChar w:fldCharType="begin"/>
      </w:r>
      <w:r w:rsidRPr="00593425">
        <w:instrText xml:space="preserve"> HYPERLINK \l "_Toc502246018" </w:instrText>
      </w:r>
      <w:r w:rsidRPr="00593425">
        <w:fldChar w:fldCharType="separate"/>
      </w:r>
      <w:r w:rsidR="00F47621" w:rsidRPr="00593425">
        <w:rPr>
          <w:rStyle w:val="Hyperlink"/>
          <w:rFonts w:ascii="Arial" w:hAnsi="Arial" w:cs="Arial"/>
          <w:rPrChange w:id="113" w:author="Shah Ashay" w:date="2018-04-16T17:15:00Z">
            <w:rPr>
              <w:rStyle w:val="Hyperlink"/>
            </w:rPr>
          </w:rPrChange>
        </w:rPr>
        <w:t>3</w:t>
      </w:r>
      <w:r w:rsidR="00F47621" w:rsidRPr="00593425">
        <w:rPr>
          <w:rStyle w:val="Hyperlink"/>
          <w:rFonts w:ascii="Arial" w:hAnsi="Arial" w:cs="Arial"/>
          <w:rPrChange w:id="114" w:author="Shah Ashay" w:date="2018-04-16T17:14:00Z">
            <w:rPr>
              <w:rStyle w:val="Hyperlink"/>
            </w:rPr>
          </w:rPrChange>
        </w:rPr>
        <w:t>.1</w:t>
      </w:r>
      <w:r w:rsidR="00F47621" w:rsidRPr="00593425">
        <w:rPr>
          <w:rFonts w:ascii="Arial" w:eastAsiaTheme="minorEastAsia" w:hAnsi="Arial" w:cs="Arial"/>
          <w:szCs w:val="28"/>
          <w:lang w:bidi="th-TH"/>
          <w:rPrChange w:id="115" w:author="Shah Ashay" w:date="2018-04-16T17:14:00Z">
            <w:rPr>
              <w:rFonts w:eastAsiaTheme="minorEastAsia" w:cstheme="minorBidi"/>
              <w:szCs w:val="28"/>
              <w:lang w:bidi="th-TH"/>
            </w:rPr>
          </w:rPrChange>
        </w:rPr>
        <w:tab/>
      </w:r>
      <w:r w:rsidR="00F47621" w:rsidRPr="00593425">
        <w:rPr>
          <w:rStyle w:val="Hyperlink"/>
          <w:rFonts w:ascii="Arial" w:hAnsi="Arial" w:cs="Arial"/>
          <w:rPrChange w:id="116" w:author="Shah Ashay" w:date="2018-04-16T17:14:00Z">
            <w:rPr>
              <w:rStyle w:val="Hyperlink"/>
            </w:rPr>
          </w:rPrChange>
        </w:rPr>
        <w:t>Alternate Flow A1: N/A</w:t>
      </w:r>
      <w:r w:rsidR="00F47621" w:rsidRPr="00593425">
        <w:rPr>
          <w:webHidden/>
        </w:rPr>
        <w:tab/>
      </w:r>
      <w:r w:rsidR="00F47621" w:rsidRPr="00593425">
        <w:rPr>
          <w:webHidden/>
        </w:rPr>
        <w:fldChar w:fldCharType="begin"/>
      </w:r>
      <w:r w:rsidR="00F47621" w:rsidRPr="00593425">
        <w:rPr>
          <w:webHidden/>
        </w:rPr>
        <w:instrText xml:space="preserve"> PAGEREF _Toc502246018 \h </w:instrText>
      </w:r>
      <w:r w:rsidR="00F47621" w:rsidRPr="00593425">
        <w:rPr>
          <w:webHidden/>
        </w:rPr>
      </w:r>
      <w:r w:rsidR="00F47621" w:rsidRPr="00593425">
        <w:rPr>
          <w:webHidden/>
        </w:rPr>
        <w:fldChar w:fldCharType="separate"/>
      </w:r>
      <w:r w:rsidR="00F47621" w:rsidRPr="00593425">
        <w:rPr>
          <w:webHidden/>
        </w:rPr>
        <w:t>5</w:t>
      </w:r>
      <w:r w:rsidR="00F47621" w:rsidRPr="00593425">
        <w:rPr>
          <w:webHidden/>
        </w:rPr>
        <w:fldChar w:fldCharType="end"/>
      </w:r>
      <w:r w:rsidRPr="00593425">
        <w:fldChar w:fldCharType="end"/>
      </w:r>
    </w:p>
    <w:p w14:paraId="4814E4EF" w14:textId="35649CC7" w:rsidR="00F47621" w:rsidRPr="00593425" w:rsidRDefault="001833FC">
      <w:pPr>
        <w:pStyle w:val="TOC1"/>
        <w:rPr>
          <w:rFonts w:cstheme="minorBidi"/>
          <w:noProof/>
          <w:szCs w:val="28"/>
          <w:lang w:bidi="th-TH"/>
        </w:rPr>
      </w:pPr>
      <w:r w:rsidRPr="00593425">
        <w:fldChar w:fldCharType="begin"/>
      </w:r>
      <w:r w:rsidRPr="00593425">
        <w:instrText xml:space="preserve"> HYPERLINK \l "_Toc502246019" </w:instrText>
      </w:r>
      <w:r w:rsidRPr="00593425">
        <w:rPr>
          <w:noProof/>
        </w:rPr>
        <w:fldChar w:fldCharType="separate"/>
      </w:r>
      <w:r w:rsidR="00F47621" w:rsidRPr="00593425">
        <w:rPr>
          <w:rStyle w:val="Hyperlink"/>
          <w:rFonts w:ascii="Arial" w:hAnsi="Arial" w:cs="Arial"/>
          <w:noProof/>
          <w:rPrChange w:id="117" w:author="Shah Ashay" w:date="2018-04-16T17:15:00Z">
            <w:rPr>
              <w:rStyle w:val="Hyperlink"/>
              <w:noProof/>
            </w:rPr>
          </w:rPrChange>
        </w:rPr>
        <w:t>4.</w:t>
      </w:r>
      <w:r w:rsidR="00F47621" w:rsidRPr="00593425">
        <w:rPr>
          <w:rFonts w:ascii="Arial" w:hAnsi="Arial" w:cs="Arial"/>
          <w:noProof/>
          <w:szCs w:val="28"/>
          <w:lang w:bidi="th-TH"/>
          <w:rPrChange w:id="118" w:author="Shah Ashay" w:date="2018-04-16T17:15:00Z">
            <w:rPr>
              <w:rFonts w:cstheme="minorBidi"/>
              <w:noProof/>
              <w:szCs w:val="28"/>
              <w:lang w:bidi="th-TH"/>
            </w:rPr>
          </w:rPrChange>
        </w:rPr>
        <w:tab/>
      </w:r>
      <w:r w:rsidR="00F47621" w:rsidRPr="00593425">
        <w:rPr>
          <w:rStyle w:val="Hyperlink"/>
          <w:rFonts w:ascii="Arial" w:hAnsi="Arial" w:cs="Arial"/>
          <w:noProof/>
          <w:rPrChange w:id="119" w:author="Shah Ashay" w:date="2018-04-16T17:15:00Z">
            <w:rPr>
              <w:rStyle w:val="Hyperlink"/>
              <w:noProof/>
            </w:rPr>
          </w:rPrChange>
        </w:rPr>
        <w:t>Exceptions</w:t>
      </w:r>
      <w:r w:rsidR="00F47621" w:rsidRPr="00593425">
        <w:rPr>
          <w:noProof/>
          <w:webHidden/>
        </w:rPr>
        <w:tab/>
      </w:r>
      <w:r w:rsidR="00F47621" w:rsidRPr="00593425">
        <w:rPr>
          <w:noProof/>
          <w:webHidden/>
        </w:rPr>
        <w:fldChar w:fldCharType="begin"/>
      </w:r>
      <w:r w:rsidR="00F47621" w:rsidRPr="00593425">
        <w:rPr>
          <w:noProof/>
          <w:webHidden/>
        </w:rPr>
        <w:instrText xml:space="preserve"> PAGEREF _Toc502246019 \h </w:instrText>
      </w:r>
      <w:r w:rsidR="00F47621" w:rsidRPr="00593425">
        <w:rPr>
          <w:noProof/>
          <w:webHidden/>
        </w:rPr>
      </w:r>
      <w:r w:rsidR="00F47621" w:rsidRPr="00593425">
        <w:rPr>
          <w:noProof/>
          <w:webHidden/>
        </w:rPr>
        <w:fldChar w:fldCharType="separate"/>
      </w:r>
      <w:r w:rsidR="00F47621" w:rsidRPr="00593425">
        <w:rPr>
          <w:noProof/>
          <w:webHidden/>
        </w:rPr>
        <w:t>5</w:t>
      </w:r>
      <w:r w:rsidR="00F47621" w:rsidRPr="00593425">
        <w:rPr>
          <w:noProof/>
          <w:webHidden/>
        </w:rPr>
        <w:fldChar w:fldCharType="end"/>
      </w:r>
      <w:r w:rsidRPr="00593425">
        <w:rPr>
          <w:noProof/>
        </w:rPr>
        <w:fldChar w:fldCharType="end"/>
      </w:r>
    </w:p>
    <w:p w14:paraId="649F7392" w14:textId="6F9BE43D" w:rsidR="00F47621" w:rsidRPr="00593425" w:rsidRDefault="001833FC" w:rsidP="00124CC3">
      <w:pPr>
        <w:pStyle w:val="TOC2"/>
        <w:rPr>
          <w:rFonts w:eastAsiaTheme="minorEastAsia" w:cstheme="minorBidi"/>
          <w:szCs w:val="28"/>
          <w:lang w:bidi="th-TH"/>
        </w:rPr>
      </w:pPr>
      <w:r w:rsidRPr="00593425">
        <w:fldChar w:fldCharType="begin"/>
      </w:r>
      <w:r w:rsidRPr="00593425">
        <w:instrText xml:space="preserve"> HYPERLINK \l "_Toc502246020" </w:instrText>
      </w:r>
      <w:r w:rsidRPr="00593425">
        <w:fldChar w:fldCharType="separate"/>
      </w:r>
      <w:r w:rsidR="00F47621" w:rsidRPr="00593425">
        <w:rPr>
          <w:rStyle w:val="Hyperlink"/>
          <w:rFonts w:ascii="Arial" w:hAnsi="Arial" w:cs="Arial"/>
          <w:rPrChange w:id="120" w:author="Shah Ashay" w:date="2018-04-16T17:15:00Z">
            <w:rPr>
              <w:rStyle w:val="Hyperlink"/>
            </w:rPr>
          </w:rPrChange>
        </w:rPr>
        <w:t>4.1</w:t>
      </w:r>
      <w:r w:rsidR="00F47621" w:rsidRPr="00593425">
        <w:rPr>
          <w:rFonts w:ascii="Arial" w:eastAsiaTheme="minorEastAsia" w:hAnsi="Arial" w:cs="Arial"/>
          <w:szCs w:val="28"/>
          <w:lang w:bidi="th-TH"/>
          <w:rPrChange w:id="121" w:author="Shah Ashay" w:date="2018-04-16T17:15:00Z">
            <w:rPr>
              <w:rFonts w:eastAsiaTheme="minorEastAsia" w:cstheme="minorBidi"/>
              <w:szCs w:val="28"/>
              <w:lang w:bidi="th-TH"/>
            </w:rPr>
          </w:rPrChange>
        </w:rPr>
        <w:tab/>
      </w:r>
      <w:r w:rsidR="00F47621" w:rsidRPr="00593425">
        <w:rPr>
          <w:rStyle w:val="Hyperlink"/>
          <w:rFonts w:ascii="Arial" w:hAnsi="Arial" w:cs="Arial"/>
          <w:rPrChange w:id="122" w:author="Shah Ashay" w:date="2018-04-16T17:15:00Z">
            <w:rPr>
              <w:rStyle w:val="Hyperlink"/>
            </w:rPr>
          </w:rPrChange>
        </w:rPr>
        <w:t>List of Common Issues/Errors</w:t>
      </w:r>
      <w:r w:rsidR="00F47621" w:rsidRPr="00593425">
        <w:rPr>
          <w:webHidden/>
        </w:rPr>
        <w:tab/>
      </w:r>
      <w:r w:rsidR="00F47621" w:rsidRPr="00593425">
        <w:rPr>
          <w:webHidden/>
        </w:rPr>
        <w:fldChar w:fldCharType="begin"/>
      </w:r>
      <w:r w:rsidR="00F47621" w:rsidRPr="00593425">
        <w:rPr>
          <w:webHidden/>
        </w:rPr>
        <w:instrText xml:space="preserve"> PAGEREF _Toc502246020 \h </w:instrText>
      </w:r>
      <w:r w:rsidR="00F47621" w:rsidRPr="00593425">
        <w:rPr>
          <w:webHidden/>
        </w:rPr>
      </w:r>
      <w:r w:rsidR="00F47621" w:rsidRPr="00593425">
        <w:rPr>
          <w:webHidden/>
        </w:rPr>
        <w:fldChar w:fldCharType="separate"/>
      </w:r>
      <w:r w:rsidR="00F47621" w:rsidRPr="00593425">
        <w:rPr>
          <w:webHidden/>
        </w:rPr>
        <w:t>5</w:t>
      </w:r>
      <w:r w:rsidR="00F47621" w:rsidRPr="00593425">
        <w:rPr>
          <w:webHidden/>
        </w:rPr>
        <w:fldChar w:fldCharType="end"/>
      </w:r>
      <w:r w:rsidRPr="00593425">
        <w:fldChar w:fldCharType="end"/>
      </w:r>
    </w:p>
    <w:p w14:paraId="0BAA3779" w14:textId="06D8727B" w:rsidR="004D61A0" w:rsidRPr="008E41CF" w:rsidRDefault="00006EC4" w:rsidP="007B38EE">
      <w:pPr>
        <w:pStyle w:val="TOC1"/>
        <w:spacing w:before="120"/>
        <w:rPr>
          <w:rFonts w:ascii="Arial" w:hAnsi="Arial" w:cs="Arial"/>
          <w:noProof/>
        </w:rPr>
        <w:sectPr w:rsidR="004D61A0" w:rsidRPr="008E41CF">
          <w:pgSz w:w="12240" w:h="15840" w:code="1"/>
          <w:pgMar w:top="1440" w:right="1440" w:bottom="720" w:left="1440" w:header="720" w:footer="720" w:gutter="0"/>
          <w:pgNumType w:fmt="lowerRoman"/>
          <w:cols w:space="720"/>
          <w:docGrid w:linePitch="360"/>
        </w:sectPr>
      </w:pPr>
      <w:r w:rsidRPr="00593425">
        <w:rPr>
          <w:rFonts w:ascii="Arial" w:hAnsi="Arial" w:cs="Arial"/>
        </w:rPr>
        <w:fldChar w:fldCharType="end"/>
      </w:r>
    </w:p>
    <w:p w14:paraId="0BAA377A" w14:textId="77777777" w:rsidR="00447470" w:rsidRPr="008E41CF" w:rsidRDefault="00447470" w:rsidP="00447470">
      <w:pPr>
        <w:pStyle w:val="Heading1"/>
      </w:pPr>
      <w:bookmarkStart w:id="123" w:name="_Toc502246015"/>
      <w:r w:rsidRPr="008E41CF">
        <w:lastRenderedPageBreak/>
        <w:t>Use Case Information</w:t>
      </w:r>
      <w:bookmarkEnd w:id="123"/>
    </w:p>
    <w:p w14:paraId="0BAA377B" w14:textId="77777777" w:rsidR="00447470" w:rsidRPr="008E41CF" w:rsidRDefault="00447470" w:rsidP="00447470">
      <w:pPr>
        <w:rPr>
          <w:rFonts w:cs="Arial"/>
        </w:rPr>
      </w:pP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880"/>
        <w:gridCol w:w="6480"/>
        <w:tblGridChange w:id="124">
          <w:tblGrid>
            <w:gridCol w:w="2880"/>
            <w:gridCol w:w="6480"/>
          </w:tblGrid>
        </w:tblGridChange>
      </w:tblGrid>
      <w:tr w:rsidR="00447470" w:rsidRPr="00593425" w14:paraId="0BAA377E" w14:textId="77777777" w:rsidTr="00593425">
        <w:trPr>
          <w:cantSplit/>
        </w:trPr>
        <w:tc>
          <w:tcPr>
            <w:tcW w:w="2880" w:type="dxa"/>
            <w:shd w:val="clear" w:color="auto" w:fill="C6D9F1" w:themeFill="text2" w:themeFillTint="33"/>
          </w:tcPr>
          <w:p w14:paraId="0BAA377C" w14:textId="77777777" w:rsidR="00447470" w:rsidRPr="00593425" w:rsidRDefault="00447470" w:rsidP="00E4117B">
            <w:pPr>
              <w:pStyle w:val="TableText"/>
              <w:keepNext/>
              <w:keepLines/>
              <w:rPr>
                <w:rFonts w:cs="Arial"/>
                <w:b/>
                <w:sz w:val="20"/>
                <w:szCs w:val="20"/>
              </w:rPr>
            </w:pPr>
            <w:r w:rsidRPr="00593425">
              <w:rPr>
                <w:rFonts w:cs="Arial"/>
                <w:b/>
                <w:sz w:val="20"/>
                <w:szCs w:val="20"/>
              </w:rPr>
              <w:t>Use Case Number and Name</w:t>
            </w:r>
          </w:p>
        </w:tc>
        <w:tc>
          <w:tcPr>
            <w:tcW w:w="6480" w:type="dxa"/>
          </w:tcPr>
          <w:p w14:paraId="0BAA377D" w14:textId="74AF0E3B" w:rsidR="00447470" w:rsidRPr="00593425" w:rsidRDefault="00340E52" w:rsidP="00A8498C">
            <w:pPr>
              <w:keepNext/>
              <w:keepLines/>
              <w:spacing w:after="120"/>
              <w:rPr>
                <w:rFonts w:cs="Arial"/>
                <w:color w:val="000000" w:themeColor="text1"/>
                <w:sz w:val="20"/>
                <w:szCs w:val="20"/>
              </w:rPr>
            </w:pPr>
            <w:r w:rsidRPr="00593425">
              <w:rPr>
                <w:rFonts w:cs="Arial"/>
                <w:color w:val="000000" w:themeColor="text1"/>
                <w:sz w:val="20"/>
                <w:szCs w:val="20"/>
              </w:rPr>
              <w:t>BKK_UC45</w:t>
            </w:r>
            <w:r w:rsidR="00073917" w:rsidRPr="00593425">
              <w:rPr>
                <w:rFonts w:cs="Arial"/>
                <w:color w:val="000000" w:themeColor="text1"/>
                <w:sz w:val="20"/>
                <w:szCs w:val="20"/>
              </w:rPr>
              <w:t xml:space="preserve"> </w:t>
            </w:r>
            <w:r w:rsidR="004B591A" w:rsidRPr="00593425">
              <w:rPr>
                <w:rFonts w:cs="Arial"/>
                <w:color w:val="000000" w:themeColor="text1"/>
                <w:sz w:val="20"/>
                <w:szCs w:val="20"/>
              </w:rPr>
              <w:t>Maintain</w:t>
            </w:r>
            <w:r w:rsidRPr="00593425">
              <w:rPr>
                <w:rFonts w:cs="Arial"/>
                <w:color w:val="000000" w:themeColor="text1"/>
                <w:sz w:val="20"/>
                <w:szCs w:val="20"/>
              </w:rPr>
              <w:t xml:space="preserve"> Well Reference Values</w:t>
            </w:r>
          </w:p>
        </w:tc>
      </w:tr>
      <w:tr w:rsidR="00447470" w:rsidRPr="00593425" w14:paraId="0BAA3781" w14:textId="77777777" w:rsidTr="00593425">
        <w:trPr>
          <w:cantSplit/>
        </w:trPr>
        <w:tc>
          <w:tcPr>
            <w:tcW w:w="2880" w:type="dxa"/>
            <w:shd w:val="clear" w:color="auto" w:fill="C6D9F1" w:themeFill="text2" w:themeFillTint="33"/>
          </w:tcPr>
          <w:p w14:paraId="0BAA377F" w14:textId="77777777" w:rsidR="00447470" w:rsidRPr="00593425" w:rsidRDefault="00447470" w:rsidP="00E4117B">
            <w:pPr>
              <w:pStyle w:val="TableText"/>
              <w:keepNext/>
              <w:keepLines/>
              <w:rPr>
                <w:rFonts w:cs="Arial"/>
                <w:b/>
                <w:sz w:val="20"/>
                <w:szCs w:val="20"/>
              </w:rPr>
            </w:pPr>
            <w:r w:rsidRPr="00593425">
              <w:rPr>
                <w:rFonts w:cs="Arial"/>
                <w:b/>
                <w:sz w:val="20"/>
                <w:szCs w:val="20"/>
              </w:rPr>
              <w:t>Brief Description</w:t>
            </w:r>
          </w:p>
        </w:tc>
        <w:tc>
          <w:tcPr>
            <w:tcW w:w="6480" w:type="dxa"/>
          </w:tcPr>
          <w:p w14:paraId="0BAA3780" w14:textId="22FB0D70" w:rsidR="00447470" w:rsidRPr="00593425" w:rsidRDefault="00340E52" w:rsidP="00734522">
            <w:pPr>
              <w:keepNext/>
              <w:keepLines/>
              <w:spacing w:after="120"/>
              <w:rPr>
                <w:rFonts w:cs="Arial"/>
                <w:color w:val="000000" w:themeColor="text1"/>
                <w:sz w:val="20"/>
                <w:szCs w:val="20"/>
              </w:rPr>
            </w:pPr>
            <w:r w:rsidRPr="00593425">
              <w:rPr>
                <w:rFonts w:cs="Arial"/>
                <w:sz w:val="20"/>
                <w:szCs w:val="20"/>
                <w:rPrChange w:id="125" w:author="Shah Ashay" w:date="2018-04-16T17:15:00Z">
                  <w:rPr>
                    <w:rFonts w:cs="Arial"/>
                    <w:sz w:val="19"/>
                    <w:szCs w:val="19"/>
                  </w:rPr>
                </w:rPrChange>
              </w:rPr>
              <w:t xml:space="preserve">If the well has any fixed attributes, these can be set in the Maintain Well Reference Value screen and will be included in calculations in other EC screens. </w:t>
            </w:r>
          </w:p>
        </w:tc>
      </w:tr>
      <w:tr w:rsidR="00447470" w:rsidRPr="00593425" w14:paraId="0BAA3785" w14:textId="77777777" w:rsidTr="00593425">
        <w:trPr>
          <w:cantSplit/>
          <w:trHeight w:val="881"/>
        </w:trPr>
        <w:tc>
          <w:tcPr>
            <w:tcW w:w="2880" w:type="dxa"/>
            <w:shd w:val="clear" w:color="auto" w:fill="C6D9F1" w:themeFill="text2" w:themeFillTint="33"/>
          </w:tcPr>
          <w:p w14:paraId="0BAA3782" w14:textId="77777777" w:rsidR="00447470" w:rsidRPr="00593425" w:rsidRDefault="00447470" w:rsidP="00E4117B">
            <w:pPr>
              <w:pStyle w:val="TableText"/>
              <w:keepNext/>
              <w:keepLines/>
              <w:rPr>
                <w:rFonts w:cs="Arial"/>
                <w:b/>
                <w:sz w:val="20"/>
                <w:szCs w:val="20"/>
              </w:rPr>
            </w:pPr>
            <w:r w:rsidRPr="00593425">
              <w:rPr>
                <w:rFonts w:cs="Arial"/>
                <w:b/>
                <w:sz w:val="20"/>
                <w:szCs w:val="20"/>
              </w:rPr>
              <w:t>Related Use Cases</w:t>
            </w:r>
          </w:p>
        </w:tc>
        <w:tc>
          <w:tcPr>
            <w:tcW w:w="6480" w:type="dxa"/>
          </w:tcPr>
          <w:p w14:paraId="21B9C060" w14:textId="69C158B0" w:rsidR="00EF12D2" w:rsidRPr="00593425" w:rsidRDefault="004B591A" w:rsidP="00EF12D2">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Maintain</w:t>
            </w:r>
            <w:r w:rsidR="00073917" w:rsidRPr="00593425">
              <w:rPr>
                <w:rFonts w:cs="Arial"/>
                <w:color w:val="000000" w:themeColor="text1"/>
                <w:sz w:val="20"/>
                <w:szCs w:val="20"/>
              </w:rPr>
              <w:t xml:space="preserve">Well </w:t>
            </w:r>
          </w:p>
          <w:p w14:paraId="6E15E6FB" w14:textId="3D6C4583" w:rsidR="00EF12D2" w:rsidRPr="00593425" w:rsidRDefault="004B591A" w:rsidP="00EF12D2">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Maintain</w:t>
            </w:r>
            <w:r w:rsidR="00073917" w:rsidRPr="00593425">
              <w:rPr>
                <w:rFonts w:cs="Arial"/>
                <w:color w:val="000000" w:themeColor="text1"/>
                <w:sz w:val="20"/>
                <w:szCs w:val="20"/>
              </w:rPr>
              <w:t>Well Bore</w:t>
            </w:r>
          </w:p>
          <w:p w14:paraId="594B2FA8" w14:textId="6B83F09D" w:rsidR="00EF12D2" w:rsidRPr="00593425" w:rsidRDefault="004B591A" w:rsidP="00EF12D2">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Maintain</w:t>
            </w:r>
            <w:r w:rsidR="00073917" w:rsidRPr="00593425">
              <w:rPr>
                <w:rFonts w:cs="Arial"/>
                <w:color w:val="000000" w:themeColor="text1"/>
                <w:sz w:val="20"/>
                <w:szCs w:val="20"/>
              </w:rPr>
              <w:t>Well Bore Interval</w:t>
            </w:r>
          </w:p>
          <w:p w14:paraId="0BAA3784" w14:textId="533E8D26" w:rsidR="00447470" w:rsidRPr="00593425" w:rsidRDefault="00447470" w:rsidP="00073917">
            <w:pPr>
              <w:keepNext/>
              <w:keepLines/>
              <w:ind w:left="360"/>
              <w:rPr>
                <w:rFonts w:cs="Arial"/>
                <w:color w:val="000000" w:themeColor="text1"/>
                <w:sz w:val="20"/>
                <w:szCs w:val="20"/>
                <w:highlight w:val="yellow"/>
              </w:rPr>
            </w:pPr>
          </w:p>
        </w:tc>
      </w:tr>
      <w:tr w:rsidR="00726BBA" w:rsidRPr="00593425" w14:paraId="786CE4E0" w14:textId="77777777" w:rsidTr="00593425">
        <w:trPr>
          <w:cantSplit/>
          <w:trHeight w:val="881"/>
        </w:trPr>
        <w:tc>
          <w:tcPr>
            <w:tcW w:w="2880" w:type="dxa"/>
            <w:shd w:val="clear" w:color="auto" w:fill="C6D9F1" w:themeFill="text2" w:themeFillTint="33"/>
          </w:tcPr>
          <w:p w14:paraId="44594FF9" w14:textId="0C92EA69" w:rsidR="00726BBA" w:rsidRPr="00593425" w:rsidRDefault="00726BBA" w:rsidP="00E4117B">
            <w:pPr>
              <w:pStyle w:val="TableText"/>
              <w:keepNext/>
              <w:keepLines/>
              <w:rPr>
                <w:rFonts w:cs="Arial"/>
                <w:b/>
                <w:sz w:val="20"/>
                <w:szCs w:val="20"/>
              </w:rPr>
            </w:pPr>
            <w:r w:rsidRPr="00593425">
              <w:rPr>
                <w:rFonts w:cs="Arial"/>
                <w:b/>
                <w:sz w:val="20"/>
                <w:szCs w:val="20"/>
              </w:rPr>
              <w:t>EC Business Functions</w:t>
            </w:r>
          </w:p>
        </w:tc>
        <w:tc>
          <w:tcPr>
            <w:tcW w:w="6480" w:type="dxa"/>
          </w:tcPr>
          <w:p w14:paraId="315DD97A" w14:textId="0BDC295F" w:rsidR="00474389" w:rsidRPr="00593425" w:rsidRDefault="00340E52" w:rsidP="00073917">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BF – Maintain Well Reference Value (CO.0156</w:t>
            </w:r>
            <w:r w:rsidR="00073917" w:rsidRPr="00593425">
              <w:rPr>
                <w:rFonts w:cs="Arial"/>
                <w:color w:val="000000" w:themeColor="text1"/>
                <w:sz w:val="20"/>
                <w:szCs w:val="20"/>
              </w:rPr>
              <w:t>)</w:t>
            </w:r>
          </w:p>
        </w:tc>
      </w:tr>
      <w:tr w:rsidR="00157DDD" w:rsidRPr="00593425" w14:paraId="15CCE96F" w14:textId="77777777" w:rsidTr="00593425">
        <w:trPr>
          <w:cantSplit/>
          <w:trHeight w:val="881"/>
        </w:trPr>
        <w:tc>
          <w:tcPr>
            <w:tcW w:w="2880" w:type="dxa"/>
            <w:shd w:val="clear" w:color="auto" w:fill="C6D9F1" w:themeFill="text2" w:themeFillTint="33"/>
          </w:tcPr>
          <w:p w14:paraId="47213595" w14:textId="3A89CDE1" w:rsidR="00157DDD" w:rsidRPr="00593425" w:rsidRDefault="00157DDD" w:rsidP="00157DDD">
            <w:pPr>
              <w:pStyle w:val="TableText"/>
              <w:keepNext/>
              <w:keepLines/>
              <w:rPr>
                <w:rFonts w:cs="Arial"/>
                <w:b/>
                <w:sz w:val="20"/>
                <w:szCs w:val="20"/>
              </w:rPr>
            </w:pPr>
            <w:r w:rsidRPr="00593425">
              <w:rPr>
                <w:rFonts w:cs="Arial"/>
                <w:b/>
                <w:sz w:val="20"/>
                <w:szCs w:val="20"/>
              </w:rPr>
              <w:t>EC Roels</w:t>
            </w:r>
            <w:ins w:id="126" w:author="Batra Yogesh (EXT)" w:date="2018-04-04T17:38:00Z">
              <w:r w:rsidR="00E71235" w:rsidRPr="00593425">
                <w:rPr>
                  <w:rFonts w:cs="Arial"/>
                  <w:b/>
                  <w:sz w:val="20"/>
                  <w:szCs w:val="20"/>
                </w:rPr>
                <w:t>Roles</w:t>
              </w:r>
            </w:ins>
          </w:p>
        </w:tc>
        <w:tc>
          <w:tcPr>
            <w:tcW w:w="6480" w:type="dxa"/>
          </w:tcPr>
          <w:p w14:paraId="183C6F8F"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B8/32 Administrator</w:t>
            </w:r>
          </w:p>
          <w:p w14:paraId="61908428"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Baanpot Administrator</w:t>
            </w:r>
          </w:p>
          <w:p w14:paraId="002AF01E"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Thailand ECIS Admin</w:t>
            </w:r>
          </w:p>
          <w:p w14:paraId="0A4A4C80"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Erawan Administrator</w:t>
            </w:r>
          </w:p>
          <w:p w14:paraId="5F65744F"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Funan Administrator</w:t>
            </w:r>
          </w:p>
          <w:p w14:paraId="522BF08D"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M and M Admin COTL</w:t>
            </w:r>
          </w:p>
          <w:p w14:paraId="7AB8376C"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M and M Admin CTEP</w:t>
            </w:r>
          </w:p>
          <w:p w14:paraId="08332126"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Pailin Administrator</w:t>
            </w:r>
          </w:p>
          <w:p w14:paraId="2C8B6C79"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Platong Administrator</w:t>
            </w:r>
          </w:p>
          <w:p w14:paraId="7BCD243D" w14:textId="77777777"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Satun Administrator</w:t>
            </w:r>
          </w:p>
          <w:p w14:paraId="60116141" w14:textId="07F4208A" w:rsidR="00157DDD" w:rsidRPr="00593425" w:rsidRDefault="00157DDD" w:rsidP="00157DDD">
            <w:pPr>
              <w:pStyle w:val="ListParagraph"/>
              <w:keepNext/>
              <w:keepLines/>
              <w:numPr>
                <w:ilvl w:val="0"/>
                <w:numId w:val="10"/>
              </w:numPr>
              <w:rPr>
                <w:rFonts w:cs="Arial"/>
                <w:color w:val="000000" w:themeColor="text1"/>
                <w:sz w:val="20"/>
                <w:szCs w:val="20"/>
              </w:rPr>
            </w:pPr>
            <w:r w:rsidRPr="00593425">
              <w:rPr>
                <w:rFonts w:cs="Arial"/>
                <w:color w:val="000000" w:themeColor="text1"/>
                <w:sz w:val="20"/>
                <w:szCs w:val="20"/>
              </w:rPr>
              <w:t>Satun Funan Administrator</w:t>
            </w:r>
          </w:p>
        </w:tc>
      </w:tr>
      <w:tr w:rsidR="00D17537" w:rsidRPr="00593425" w14:paraId="0BAA378E" w14:textId="77777777" w:rsidTr="00593425">
        <w:trPr>
          <w:cantSplit/>
        </w:trPr>
        <w:tc>
          <w:tcPr>
            <w:tcW w:w="2880" w:type="dxa"/>
            <w:shd w:val="clear" w:color="auto" w:fill="C6D9F1" w:themeFill="text2" w:themeFillTint="33"/>
          </w:tcPr>
          <w:p w14:paraId="0BAA378A" w14:textId="77777777" w:rsidR="00D17537" w:rsidRPr="00593425" w:rsidRDefault="00D17537" w:rsidP="00E4117B">
            <w:pPr>
              <w:pStyle w:val="TableText"/>
              <w:keepNext/>
              <w:keepLines/>
              <w:tabs>
                <w:tab w:val="left" w:pos="2490"/>
              </w:tabs>
              <w:spacing w:after="0"/>
              <w:rPr>
                <w:rFonts w:cs="Arial"/>
                <w:b/>
                <w:sz w:val="20"/>
                <w:szCs w:val="20"/>
              </w:rPr>
            </w:pPr>
            <w:r w:rsidRPr="00593425">
              <w:rPr>
                <w:rFonts w:cs="Arial"/>
                <w:b/>
                <w:sz w:val="20"/>
                <w:szCs w:val="20"/>
              </w:rPr>
              <w:t>Prerequisites</w:t>
            </w:r>
          </w:p>
        </w:tc>
        <w:tc>
          <w:tcPr>
            <w:tcW w:w="6480" w:type="dxa"/>
          </w:tcPr>
          <w:p w14:paraId="0DB0566A" w14:textId="050E90A6" w:rsidR="00073917" w:rsidRPr="00593425" w:rsidRDefault="00340E52" w:rsidP="00073917">
            <w:pPr>
              <w:pStyle w:val="ListParagraph"/>
              <w:keepNext/>
              <w:keepLines/>
              <w:numPr>
                <w:ilvl w:val="0"/>
                <w:numId w:val="9"/>
              </w:numPr>
              <w:rPr>
                <w:rFonts w:cs="Arial"/>
                <w:color w:val="000000" w:themeColor="text1"/>
                <w:sz w:val="20"/>
                <w:szCs w:val="20"/>
              </w:rPr>
            </w:pPr>
            <w:r w:rsidRPr="00593425">
              <w:rPr>
                <w:rFonts w:cs="Arial"/>
                <w:color w:val="000000" w:themeColor="text1"/>
                <w:sz w:val="20"/>
                <w:szCs w:val="20"/>
              </w:rPr>
              <w:t>Production Well Daily Data</w:t>
            </w:r>
          </w:p>
          <w:p w14:paraId="0BAA378D" w14:textId="40335E2A" w:rsidR="00073917" w:rsidRPr="00593425" w:rsidRDefault="00073917" w:rsidP="00073917">
            <w:pPr>
              <w:keepNext/>
              <w:keepLines/>
              <w:ind w:left="360"/>
              <w:rPr>
                <w:rFonts w:cs="Arial"/>
                <w:color w:val="000000" w:themeColor="text1"/>
                <w:sz w:val="20"/>
                <w:szCs w:val="20"/>
              </w:rPr>
            </w:pPr>
          </w:p>
        </w:tc>
      </w:tr>
      <w:tr w:rsidR="00447470" w:rsidRPr="00593425" w14:paraId="0BAA3791" w14:textId="77777777" w:rsidTr="00593425">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Change w:id="127" w:author="Shah Ashay" w:date="2018-04-16T17:15:00Z">
            <w:tblPrEx>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Ex>
          </w:tblPrExChange>
        </w:tblPrEx>
        <w:trPr>
          <w:cantSplit/>
          <w:trHeight w:val="260"/>
          <w:trPrChange w:id="128" w:author="Shah Ashay" w:date="2018-04-16T17:15:00Z">
            <w:trPr>
              <w:cantSplit/>
            </w:trPr>
          </w:trPrChange>
        </w:trPr>
        <w:tc>
          <w:tcPr>
            <w:tcW w:w="2880" w:type="dxa"/>
            <w:shd w:val="clear" w:color="auto" w:fill="C6D9F1" w:themeFill="text2" w:themeFillTint="33"/>
            <w:tcPrChange w:id="129" w:author="Shah Ashay" w:date="2018-04-16T17:15:00Z">
              <w:tcPr>
                <w:tcW w:w="2880" w:type="dxa"/>
                <w:shd w:val="clear" w:color="auto" w:fill="C6D9F1" w:themeFill="text2" w:themeFillTint="33"/>
              </w:tcPr>
            </w:tcPrChange>
          </w:tcPr>
          <w:p w14:paraId="0BAA378F" w14:textId="77777777" w:rsidR="00447470" w:rsidRPr="00593425" w:rsidRDefault="00447470" w:rsidP="00E4117B">
            <w:pPr>
              <w:pStyle w:val="TableText"/>
              <w:keepNext/>
              <w:keepLines/>
              <w:tabs>
                <w:tab w:val="left" w:pos="2490"/>
              </w:tabs>
              <w:spacing w:after="0"/>
              <w:rPr>
                <w:rFonts w:cs="Arial"/>
                <w:b/>
                <w:sz w:val="20"/>
                <w:szCs w:val="20"/>
              </w:rPr>
            </w:pPr>
            <w:r w:rsidRPr="00593425">
              <w:rPr>
                <w:rFonts w:cs="Arial"/>
                <w:b/>
                <w:sz w:val="20"/>
                <w:szCs w:val="20"/>
              </w:rPr>
              <w:t>Approver</w:t>
            </w:r>
          </w:p>
        </w:tc>
        <w:tc>
          <w:tcPr>
            <w:tcW w:w="6480" w:type="dxa"/>
            <w:tcPrChange w:id="130" w:author="Shah Ashay" w:date="2018-04-16T17:15:00Z">
              <w:tcPr>
                <w:tcW w:w="6480" w:type="dxa"/>
              </w:tcPr>
            </w:tcPrChange>
          </w:tcPr>
          <w:p w14:paraId="0BAA3790" w14:textId="77777777" w:rsidR="00447470" w:rsidRPr="00593425" w:rsidRDefault="00447470" w:rsidP="00E4117B">
            <w:pPr>
              <w:keepNext/>
              <w:keepLines/>
              <w:rPr>
                <w:rFonts w:cs="Arial"/>
                <w:color w:val="0070C0"/>
                <w:sz w:val="20"/>
                <w:szCs w:val="20"/>
              </w:rPr>
            </w:pPr>
          </w:p>
        </w:tc>
      </w:tr>
    </w:tbl>
    <w:p w14:paraId="0BAA3792" w14:textId="77777777" w:rsidR="00447470" w:rsidRPr="008E41CF" w:rsidRDefault="00447470" w:rsidP="00447470">
      <w:pPr>
        <w:rPr>
          <w:ins w:id="131" w:author="Batra Yogesh (EXT)" w:date="2018-03-27T15:07:00Z"/>
          <w:rFonts w:cs="Arial"/>
        </w:rPr>
      </w:pPr>
    </w:p>
    <w:p w14:paraId="62F5DFE0" w14:textId="27EAC741" w:rsidR="000F7DFC" w:rsidRPr="008E41CF" w:rsidRDefault="000F7DFC" w:rsidP="000F7DFC">
      <w:pPr>
        <w:rPr>
          <w:moveTo w:id="132" w:author="Batra Yogesh (EXT)" w:date="2018-03-27T15:07:00Z"/>
          <w:rFonts w:cs="Arial"/>
          <w:rPrChange w:id="133" w:author="Batra Yogesh (EXT)" w:date="2018-04-13T13:05:00Z">
            <w:rPr>
              <w:moveTo w:id="134" w:author="Batra Yogesh (EXT)" w:date="2018-03-27T15:07:00Z"/>
              <w:b/>
            </w:rPr>
          </w:rPrChange>
        </w:rPr>
      </w:pPr>
      <w:moveToRangeStart w:id="135" w:author="Batra Yogesh (EXT)" w:date="2018-03-27T15:07:00Z" w:name="move509926586"/>
      <w:moveTo w:id="136" w:author="Batra Yogesh (EXT)" w:date="2018-03-27T15:07:00Z">
        <w:r w:rsidRPr="008E41CF">
          <w:rPr>
            <w:rFonts w:cs="Arial"/>
            <w:rPrChange w:id="137" w:author="Batra Yogesh (EXT)" w:date="2018-04-13T13:05:00Z">
              <w:rPr>
                <w:b/>
              </w:rPr>
            </w:rPrChange>
          </w:rPr>
          <w:t>Note: The toolbar on EC11</w:t>
        </w:r>
      </w:moveTo>
      <w:ins w:id="138" w:author="Batra Yogesh (EXT)" w:date="2018-04-13T13:05:00Z">
        <w:r w:rsidR="008E41CF" w:rsidRPr="008E41CF">
          <w:rPr>
            <w:rFonts w:cs="Arial"/>
            <w:rPrChange w:id="139" w:author="Batra Yogesh (EXT)" w:date="2018-04-13T13:05:00Z">
              <w:rPr>
                <w:rFonts w:cs="Arial"/>
                <w:b/>
              </w:rPr>
            </w:rPrChange>
          </w:rPr>
          <w:t>.2</w:t>
        </w:r>
      </w:ins>
      <w:moveTo w:id="140" w:author="Batra Yogesh (EXT)" w:date="2018-03-27T15:07:00Z">
        <w:r w:rsidRPr="008E41CF">
          <w:rPr>
            <w:rFonts w:cs="Arial"/>
            <w:rPrChange w:id="141" w:author="Batra Yogesh (EXT)" w:date="2018-04-13T13:05:00Z">
              <w:rPr>
                <w:b/>
              </w:rPr>
            </w:rPrChange>
          </w:rPr>
          <w:t xml:space="preserve"> has changed. Refer to the image below for different buttons</w:t>
        </w:r>
      </w:moveTo>
    </w:p>
    <w:p w14:paraId="0D9A79FB" w14:textId="77777777" w:rsidR="000F7DFC" w:rsidRPr="002800DE" w:rsidRDefault="000F7DFC" w:rsidP="000F7DFC">
      <w:pPr>
        <w:rPr>
          <w:moveTo w:id="142" w:author="Batra Yogesh (EXT)" w:date="2018-03-27T15:07:00Z"/>
          <w:rFonts w:cs="Arial"/>
          <w:b/>
        </w:rPr>
      </w:pPr>
    </w:p>
    <w:p w14:paraId="7A465158" w14:textId="77777777" w:rsidR="000F7DFC" w:rsidRPr="002800DE" w:rsidRDefault="000F7DFC" w:rsidP="000F7DFC">
      <w:pPr>
        <w:jc w:val="center"/>
        <w:rPr>
          <w:moveTo w:id="143" w:author="Batra Yogesh (EXT)" w:date="2018-03-27T15:07:00Z"/>
          <w:rFonts w:cs="Arial"/>
          <w:b/>
        </w:rPr>
      </w:pPr>
      <w:moveTo w:id="144" w:author="Batra Yogesh (EXT)" w:date="2018-03-27T15:07:00Z">
        <w:r w:rsidRPr="008E41CF">
          <w:rPr>
            <w:rFonts w:cs="Arial"/>
            <w:noProof/>
            <w:color w:val="000000"/>
            <w:szCs w:val="22"/>
            <w:rPrChange w:id="145" w:author="Batra Yogesh (EXT)" w:date="2018-04-13T13:05:00Z">
              <w:rPr>
                <w:rFonts w:ascii="Calibri" w:hAnsi="Calibri" w:cs="Calibri"/>
                <w:noProof/>
                <w:color w:val="000000"/>
                <w:szCs w:val="22"/>
              </w:rPr>
            </w:rPrChange>
          </w:rPr>
          <w:drawing>
            <wp:inline distT="0" distB="0" distL="0" distR="0" wp14:anchorId="76ABA1E3" wp14:editId="16E1ED07">
              <wp:extent cx="5105048" cy="1144752"/>
              <wp:effectExtent l="19050" t="19050" r="19685" b="17780"/>
              <wp:docPr id="3" name="Picture 3"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moveTo>
    </w:p>
    <w:moveToRangeEnd w:id="135"/>
    <w:p w14:paraId="3EB5E3ED" w14:textId="77777777" w:rsidR="000F7DFC" w:rsidRPr="008E41CF" w:rsidRDefault="000F7DFC" w:rsidP="00447470">
      <w:pPr>
        <w:rPr>
          <w:rFonts w:cs="Arial"/>
        </w:rPr>
      </w:pPr>
    </w:p>
    <w:p w14:paraId="0BAA3794" w14:textId="5D0C974C" w:rsidR="004D61A0" w:rsidRPr="008E41CF" w:rsidRDefault="004D61A0" w:rsidP="006D7164">
      <w:pPr>
        <w:pStyle w:val="Heading1"/>
      </w:pPr>
      <w:bookmarkStart w:id="146" w:name="_Toc536253722"/>
      <w:bookmarkStart w:id="147" w:name="_Toc536258288"/>
      <w:bookmarkStart w:id="148" w:name="_Toc502246016"/>
      <w:r w:rsidRPr="008E41CF">
        <w:t xml:space="preserve">Primary </w:t>
      </w:r>
      <w:bookmarkEnd w:id="146"/>
      <w:bookmarkEnd w:id="147"/>
      <w:r w:rsidR="00BF2F96" w:rsidRPr="008E41CF">
        <w:t>Flow</w:t>
      </w:r>
      <w:r w:rsidR="0033669C" w:rsidRPr="008E41CF">
        <w:t xml:space="preserve">: </w:t>
      </w:r>
      <w:r w:rsidR="00340E52" w:rsidRPr="008E41CF">
        <w:t>BKK_UC45</w:t>
      </w:r>
      <w:r w:rsidR="00073917" w:rsidRPr="008E41CF">
        <w:t xml:space="preserve"> </w:t>
      </w:r>
      <w:r w:rsidR="006D7164" w:rsidRPr="008E41CF">
        <w:t>Maintain Well Reference Value</w:t>
      </w:r>
      <w:bookmarkEnd w:id="148"/>
    </w:p>
    <w:p w14:paraId="4A730E40" w14:textId="77777777" w:rsidR="00C9753E" w:rsidRPr="002800DE" w:rsidRDefault="00C9753E" w:rsidP="00C9753E">
      <w:pPr>
        <w:rPr>
          <w:rFonts w:cs="Arial"/>
        </w:rPr>
      </w:pPr>
    </w:p>
    <w:p w14:paraId="3AF67A34" w14:textId="0F41191A" w:rsidR="00C9753E" w:rsidRPr="00593425" w:rsidDel="000F7DFC" w:rsidRDefault="00C9753E" w:rsidP="00C9753E">
      <w:pPr>
        <w:rPr>
          <w:moveFrom w:id="149" w:author="Batra Yogesh (EXT)" w:date="2018-03-27T15:07:00Z"/>
          <w:rFonts w:cs="Arial"/>
          <w:b/>
        </w:rPr>
      </w:pPr>
      <w:moveFromRangeStart w:id="150" w:author="Batra Yogesh (EXT)" w:date="2018-03-27T15:07:00Z" w:name="move509926586"/>
      <w:moveFrom w:id="151" w:author="Batra Yogesh (EXT)" w:date="2018-03-27T15:07:00Z">
        <w:r w:rsidRPr="002800DE" w:rsidDel="000F7DFC">
          <w:rPr>
            <w:rFonts w:cs="Arial"/>
            <w:b/>
          </w:rPr>
          <w:t xml:space="preserve">Note: </w:t>
        </w:r>
        <w:r w:rsidRPr="00593425" w:rsidDel="000F7DFC">
          <w:rPr>
            <w:rFonts w:cs="Arial"/>
            <w:b/>
          </w:rPr>
          <w:t>The toolbar on EC11 has changed. Refer to the image below for different buttons</w:t>
        </w:r>
      </w:moveFrom>
    </w:p>
    <w:p w14:paraId="16422603" w14:textId="4F6CC42D" w:rsidR="00C9753E" w:rsidRPr="00593425" w:rsidDel="000F7DFC" w:rsidRDefault="00C9753E" w:rsidP="00C9753E">
      <w:pPr>
        <w:rPr>
          <w:moveFrom w:id="152" w:author="Batra Yogesh (EXT)" w:date="2018-03-27T15:07:00Z"/>
          <w:rFonts w:cs="Arial"/>
          <w:b/>
        </w:rPr>
      </w:pPr>
    </w:p>
    <w:p w14:paraId="02B8F565" w14:textId="1927B048" w:rsidR="00C9753E" w:rsidRPr="002800DE" w:rsidDel="000F7DFC" w:rsidRDefault="00C9753E" w:rsidP="00C9753E">
      <w:pPr>
        <w:jc w:val="center"/>
        <w:rPr>
          <w:moveFrom w:id="153" w:author="Batra Yogesh (EXT)" w:date="2018-03-27T15:07:00Z"/>
          <w:rFonts w:cs="Arial"/>
          <w:b/>
        </w:rPr>
      </w:pPr>
      <w:moveFrom w:id="154" w:author="Batra Yogesh (EXT)" w:date="2018-03-27T15:07:00Z">
        <w:del w:id="155" w:author="Shah Ashay" w:date="2018-04-16T17:15:00Z">
          <w:r w:rsidRPr="008E41CF" w:rsidDel="00593425">
            <w:rPr>
              <w:rFonts w:cs="Arial"/>
              <w:noProof/>
              <w:color w:val="000000"/>
              <w:szCs w:val="22"/>
              <w:rPrChange w:id="156" w:author="Batra Yogesh (EXT)" w:date="2018-04-13T13:05:00Z">
                <w:rPr>
                  <w:rFonts w:ascii="Calibri" w:hAnsi="Calibri" w:cs="Calibri"/>
                  <w:noProof/>
                  <w:color w:val="000000"/>
                  <w:szCs w:val="22"/>
                </w:rPr>
              </w:rPrChange>
            </w:rPr>
            <w:drawing>
              <wp:inline distT="0" distB="0" distL="0" distR="0" wp14:anchorId="4DB3FDA2" wp14:editId="22A2702F">
                <wp:extent cx="5105048" cy="1144752"/>
                <wp:effectExtent l="19050" t="19050" r="19685" b="17780"/>
                <wp:docPr id="2" name="Picture 2" descr="https://lh6.googleusercontent.com/WUdP0PFWezKFy2Ynx-I6avqXmLbFPFOLIYlo40eBVOTZ-vJOdZnOV0ODUljUAsdXAocQF1qJlQhDZBlJkGa1jHBfmEYwONfYQJ3I8xsTx6uQmEAeBYLtyGw9svpNaG1_w2p1RQu34tA_2epW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WUdP0PFWezKFy2Ynx-I6avqXmLbFPFOLIYlo40eBVOTZ-vJOdZnOV0ODUljUAsdXAocQF1qJlQhDZBlJkGa1jHBfmEYwONfYQJ3I8xsTx6uQmEAeBYLtyGw9svpNaG1_w2p1RQu34tA_2epWhQ"/>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089" cy="1150367"/>
                        </a:xfrm>
                        <a:prstGeom prst="rect">
                          <a:avLst/>
                        </a:prstGeom>
                        <a:noFill/>
                        <a:ln>
                          <a:solidFill>
                            <a:schemeClr val="accent1"/>
                          </a:solidFill>
                        </a:ln>
                      </pic:spPr>
                    </pic:pic>
                  </a:graphicData>
                </a:graphic>
              </wp:inline>
            </w:drawing>
          </w:r>
        </w:del>
      </w:moveFrom>
    </w:p>
    <w:moveFromRangeEnd w:id="150"/>
    <w:p w14:paraId="2053AA6D" w14:textId="77777777" w:rsidR="00C9753E" w:rsidRPr="00593425" w:rsidRDefault="00C9753E" w:rsidP="00C9753E">
      <w:pPr>
        <w:jc w:val="center"/>
        <w:rPr>
          <w:rFonts w:cs="Arial"/>
          <w:b/>
        </w:rPr>
      </w:pPr>
    </w:p>
    <w:p w14:paraId="0BAA3795" w14:textId="37612505" w:rsidR="00EF4239" w:rsidRPr="008E41CF" w:rsidRDefault="004D61A0" w:rsidP="00D17537">
      <w:pPr>
        <w:rPr>
          <w:rFonts w:cs="Arial"/>
          <w:i/>
          <w:color w:val="000000" w:themeColor="text1"/>
          <w:sz w:val="20"/>
        </w:rPr>
      </w:pPr>
      <w:r w:rsidRPr="008E41CF">
        <w:rPr>
          <w:rFonts w:cs="Arial"/>
        </w:rPr>
        <w:t>Trigger</w:t>
      </w:r>
      <w:r w:rsidR="006D7164" w:rsidRPr="008E41CF">
        <w:rPr>
          <w:rFonts w:cs="Arial"/>
        </w:rPr>
        <w:t xml:space="preserve"> : an user has received a request from PE to set-up the well, with Field has included some specific constant values that apply to the well.  These constant values will be applied to various calculations and used for reporting.  Use this process to enter reference values for a new well or to enter a new version of reference values for a well that should be applied after a specific date.</w:t>
      </w:r>
    </w:p>
    <w:p w14:paraId="1B8E6067" w14:textId="3A27E6C1" w:rsidR="00C6253C" w:rsidRPr="008E41CF" w:rsidRDefault="00C6253C">
      <w:pPr>
        <w:rPr>
          <w:rFonts w:cs="Arial"/>
          <w:b/>
          <w:bCs/>
          <w:sz w:val="24"/>
          <w:szCs w:val="32"/>
        </w:rPr>
      </w:pPr>
      <w:bookmarkStart w:id="157" w:name="_Toc2408571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58" w:author="Shah Ashay" w:date="2018-04-16T17:15:00Z">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690"/>
        <w:gridCol w:w="3626"/>
        <w:gridCol w:w="2158"/>
        <w:gridCol w:w="2876"/>
        <w:tblGridChange w:id="159">
          <w:tblGrid>
            <w:gridCol w:w="690"/>
            <w:gridCol w:w="3630"/>
            <w:gridCol w:w="2160"/>
            <w:gridCol w:w="2880"/>
          </w:tblGrid>
        </w:tblGridChange>
      </w:tblGrid>
      <w:tr w:rsidR="00C6253C" w:rsidRPr="00593425" w14:paraId="4045A374" w14:textId="77777777" w:rsidTr="00593425">
        <w:trPr>
          <w:tblHeader/>
          <w:trPrChange w:id="160" w:author="Shah Ashay" w:date="2018-04-16T17:15:00Z">
            <w:trPr>
              <w:tblHeader/>
            </w:trPr>
          </w:trPrChange>
        </w:trPr>
        <w:tc>
          <w:tcPr>
            <w:tcW w:w="369" w:type="pct"/>
            <w:tcBorders>
              <w:bottom w:val="single" w:sz="4" w:space="0" w:color="auto"/>
            </w:tcBorders>
            <w:shd w:val="clear" w:color="auto" w:fill="3399FF"/>
            <w:vAlign w:val="center"/>
            <w:tcPrChange w:id="161" w:author="Shah Ashay" w:date="2018-04-16T17:15:00Z">
              <w:tcPr>
                <w:tcW w:w="690" w:type="dxa"/>
                <w:tcBorders>
                  <w:bottom w:val="single" w:sz="4" w:space="0" w:color="auto"/>
                </w:tcBorders>
                <w:shd w:val="clear" w:color="auto" w:fill="3399FF"/>
              </w:tcPr>
            </w:tcPrChange>
          </w:tcPr>
          <w:p w14:paraId="159E4A3C" w14:textId="77777777" w:rsidR="00C6253C" w:rsidRPr="00593425" w:rsidRDefault="00C6253C">
            <w:pPr>
              <w:pStyle w:val="ColumnHead"/>
              <w:keepNext/>
              <w:keepLines/>
              <w:jc w:val="left"/>
              <w:rPr>
                <w:rFonts w:cs="Arial"/>
                <w:color w:val="FFFFFF" w:themeColor="background1"/>
                <w:sz w:val="20"/>
                <w:szCs w:val="20"/>
              </w:rPr>
              <w:pPrChange w:id="162" w:author="Shah Ashay" w:date="2018-04-16T17:15:00Z">
                <w:pPr>
                  <w:pStyle w:val="ColumnHead"/>
                  <w:keepNext/>
                  <w:keepLines/>
                </w:pPr>
              </w:pPrChange>
            </w:pPr>
            <w:r w:rsidRPr="00593425">
              <w:rPr>
                <w:rFonts w:cs="Arial"/>
                <w:color w:val="FFFFFF" w:themeColor="background1"/>
                <w:sz w:val="20"/>
                <w:szCs w:val="20"/>
              </w:rPr>
              <w:lastRenderedPageBreak/>
              <w:t>Step</w:t>
            </w:r>
          </w:p>
        </w:tc>
        <w:tc>
          <w:tcPr>
            <w:tcW w:w="1939" w:type="pct"/>
            <w:shd w:val="clear" w:color="auto" w:fill="3399FF"/>
            <w:vAlign w:val="center"/>
            <w:tcPrChange w:id="163" w:author="Shah Ashay" w:date="2018-04-16T17:15:00Z">
              <w:tcPr>
                <w:tcW w:w="3630" w:type="dxa"/>
                <w:shd w:val="clear" w:color="auto" w:fill="3399FF"/>
              </w:tcPr>
            </w:tcPrChange>
          </w:tcPr>
          <w:p w14:paraId="7492901F" w14:textId="77777777" w:rsidR="00C6253C" w:rsidRPr="00593425" w:rsidRDefault="00C6253C">
            <w:pPr>
              <w:pStyle w:val="ColumnHead"/>
              <w:keepNext/>
              <w:keepLines/>
              <w:jc w:val="left"/>
              <w:rPr>
                <w:rFonts w:cs="Arial"/>
                <w:color w:val="FFFFFF" w:themeColor="background1"/>
                <w:sz w:val="20"/>
                <w:szCs w:val="20"/>
              </w:rPr>
              <w:pPrChange w:id="164" w:author="Shah Ashay" w:date="2018-04-16T17:15:00Z">
                <w:pPr>
                  <w:pStyle w:val="ColumnHead"/>
                  <w:keepNext/>
                  <w:keepLines/>
                </w:pPr>
              </w:pPrChange>
            </w:pPr>
            <w:r w:rsidRPr="00593425">
              <w:rPr>
                <w:rFonts w:cs="Arial"/>
                <w:color w:val="FFFFFF" w:themeColor="background1"/>
                <w:sz w:val="20"/>
                <w:szCs w:val="20"/>
              </w:rPr>
              <w:t>Actor Action</w:t>
            </w:r>
          </w:p>
        </w:tc>
        <w:tc>
          <w:tcPr>
            <w:tcW w:w="1154" w:type="pct"/>
            <w:shd w:val="clear" w:color="auto" w:fill="3399FF"/>
            <w:vAlign w:val="center"/>
            <w:tcPrChange w:id="165" w:author="Shah Ashay" w:date="2018-04-16T17:15:00Z">
              <w:tcPr>
                <w:tcW w:w="2160" w:type="dxa"/>
                <w:shd w:val="clear" w:color="auto" w:fill="3399FF"/>
              </w:tcPr>
            </w:tcPrChange>
          </w:tcPr>
          <w:p w14:paraId="35AFFB89" w14:textId="77777777" w:rsidR="00C6253C" w:rsidRPr="00593425" w:rsidRDefault="00C6253C">
            <w:pPr>
              <w:pStyle w:val="ColumnHead"/>
              <w:keepNext/>
              <w:keepLines/>
              <w:jc w:val="left"/>
              <w:rPr>
                <w:rFonts w:cs="Arial"/>
                <w:color w:val="FFFFFF" w:themeColor="background1"/>
                <w:sz w:val="20"/>
                <w:szCs w:val="20"/>
              </w:rPr>
              <w:pPrChange w:id="166" w:author="Shah Ashay" w:date="2018-04-16T17:15:00Z">
                <w:pPr>
                  <w:pStyle w:val="ColumnHead"/>
                  <w:keepNext/>
                  <w:keepLines/>
                </w:pPr>
              </w:pPrChange>
            </w:pPr>
            <w:r w:rsidRPr="00593425">
              <w:rPr>
                <w:rFonts w:cs="Arial"/>
                <w:color w:val="FFFFFF" w:themeColor="background1"/>
                <w:sz w:val="20"/>
                <w:szCs w:val="20"/>
              </w:rPr>
              <w:t>System Response</w:t>
            </w:r>
          </w:p>
        </w:tc>
        <w:tc>
          <w:tcPr>
            <w:tcW w:w="1538" w:type="pct"/>
            <w:shd w:val="clear" w:color="auto" w:fill="3399FF"/>
            <w:vAlign w:val="center"/>
            <w:tcPrChange w:id="167" w:author="Shah Ashay" w:date="2018-04-16T17:15:00Z">
              <w:tcPr>
                <w:tcW w:w="2880" w:type="dxa"/>
                <w:shd w:val="clear" w:color="auto" w:fill="3399FF"/>
              </w:tcPr>
            </w:tcPrChange>
          </w:tcPr>
          <w:p w14:paraId="3B517D6D" w14:textId="77777777" w:rsidR="00C6253C" w:rsidRPr="00593425" w:rsidRDefault="00C6253C">
            <w:pPr>
              <w:pStyle w:val="ColumnHead"/>
              <w:keepNext/>
              <w:keepLines/>
              <w:jc w:val="left"/>
              <w:rPr>
                <w:rFonts w:cs="Arial"/>
                <w:color w:val="FFFFFF" w:themeColor="background1"/>
                <w:sz w:val="20"/>
                <w:szCs w:val="20"/>
              </w:rPr>
              <w:pPrChange w:id="168" w:author="Shah Ashay" w:date="2018-04-16T17:15:00Z">
                <w:pPr>
                  <w:pStyle w:val="ColumnHead"/>
                  <w:keepNext/>
                  <w:keepLines/>
                </w:pPr>
              </w:pPrChange>
            </w:pPr>
            <w:r w:rsidRPr="00593425">
              <w:rPr>
                <w:rFonts w:cs="Arial"/>
                <w:color w:val="FFFFFF" w:themeColor="background1"/>
                <w:sz w:val="20"/>
                <w:szCs w:val="20"/>
              </w:rPr>
              <w:t>Notes</w:t>
            </w:r>
          </w:p>
        </w:tc>
      </w:tr>
      <w:tr w:rsidR="006D7164" w:rsidRPr="00593425" w14:paraId="2556EE83" w14:textId="77777777" w:rsidTr="00593425">
        <w:tc>
          <w:tcPr>
            <w:tcW w:w="369" w:type="pct"/>
            <w:shd w:val="clear" w:color="auto" w:fill="C6D9F1" w:themeFill="text2" w:themeFillTint="33"/>
            <w:vAlign w:val="center"/>
            <w:tcPrChange w:id="169" w:author="Shah Ashay" w:date="2018-04-16T17:15:00Z">
              <w:tcPr>
                <w:tcW w:w="690" w:type="dxa"/>
                <w:shd w:val="clear" w:color="auto" w:fill="C6D9F1" w:themeFill="text2" w:themeFillTint="33"/>
              </w:tcPr>
            </w:tcPrChange>
          </w:tcPr>
          <w:p w14:paraId="4A9C5F59" w14:textId="22622A4D" w:rsidR="006D7164" w:rsidRPr="00593425" w:rsidRDefault="006D7164">
            <w:pPr>
              <w:pStyle w:val="TableText"/>
              <w:keepNext/>
              <w:keepLines/>
              <w:rPr>
                <w:rFonts w:cs="Arial"/>
                <w:sz w:val="20"/>
                <w:szCs w:val="20"/>
              </w:rPr>
              <w:pPrChange w:id="170" w:author="Shah Ashay" w:date="2018-04-16T17:15:00Z">
                <w:pPr>
                  <w:pStyle w:val="TableText"/>
                  <w:keepNext/>
                  <w:keepLines/>
                  <w:jc w:val="center"/>
                </w:pPr>
              </w:pPrChange>
            </w:pPr>
            <w:r w:rsidRPr="00593425">
              <w:rPr>
                <w:rFonts w:cs="Arial"/>
                <w:sz w:val="20"/>
                <w:szCs w:val="20"/>
              </w:rPr>
              <w:t>1.</w:t>
            </w:r>
          </w:p>
        </w:tc>
        <w:tc>
          <w:tcPr>
            <w:tcW w:w="1939" w:type="pct"/>
            <w:vAlign w:val="center"/>
            <w:tcPrChange w:id="171" w:author="Shah Ashay" w:date="2018-04-16T17:15:00Z">
              <w:tcPr>
                <w:tcW w:w="3630" w:type="dxa"/>
              </w:tcPr>
            </w:tcPrChange>
          </w:tcPr>
          <w:p w14:paraId="12B75524" w14:textId="00A05E51" w:rsidR="006D7164" w:rsidRPr="00593425" w:rsidRDefault="006D7164" w:rsidP="00593425">
            <w:pPr>
              <w:pStyle w:val="TableText"/>
              <w:keepNext/>
              <w:keepLines/>
              <w:rPr>
                <w:rFonts w:cs="Arial"/>
                <w:sz w:val="20"/>
                <w:szCs w:val="20"/>
                <w:rPrChange w:id="172" w:author="Shah Ashay" w:date="2018-04-16T17:15:00Z">
                  <w:rPr>
                    <w:rFonts w:asciiTheme="minorHAnsi" w:hAnsiTheme="minorHAnsi"/>
                    <w:sz w:val="20"/>
                    <w:szCs w:val="20"/>
                  </w:rPr>
                </w:rPrChange>
              </w:rPr>
            </w:pPr>
            <w:r w:rsidRPr="00593425">
              <w:rPr>
                <w:rFonts w:cs="Arial"/>
                <w:sz w:val="20"/>
                <w:szCs w:val="20"/>
                <w:rPrChange w:id="173" w:author="Shah Ashay" w:date="2018-04-16T17:15:00Z">
                  <w:rPr>
                    <w:rFonts w:asciiTheme="minorHAnsi" w:hAnsiTheme="minorHAnsi"/>
                    <w:sz w:val="20"/>
                    <w:szCs w:val="20"/>
                  </w:rPr>
                </w:rPrChange>
              </w:rPr>
              <w:t xml:space="preserve">EC Support opens up the </w:t>
            </w:r>
            <w:del w:id="174" w:author="Batra Yogesh (EXT)" w:date="2018-03-27T15:08:00Z">
              <w:r w:rsidRPr="00593425" w:rsidDel="000F7DFC">
                <w:rPr>
                  <w:rFonts w:cs="Arial"/>
                  <w:b/>
                  <w:i/>
                  <w:sz w:val="20"/>
                  <w:szCs w:val="20"/>
                  <w:rPrChange w:id="175" w:author="Shah Ashay" w:date="2018-04-16T17:15:00Z">
                    <w:rPr>
                      <w:rFonts w:asciiTheme="minorHAnsi" w:hAnsiTheme="minorHAnsi"/>
                      <w:b/>
                      <w:i/>
                      <w:sz w:val="20"/>
                      <w:szCs w:val="20"/>
                    </w:rPr>
                  </w:rPrChange>
                </w:rPr>
                <w:delText xml:space="preserve">Maintain </w:delText>
              </w:r>
            </w:del>
            <w:r w:rsidRPr="00593425">
              <w:rPr>
                <w:rFonts w:cs="Arial"/>
                <w:b/>
                <w:i/>
                <w:sz w:val="20"/>
                <w:szCs w:val="20"/>
                <w:rPrChange w:id="176" w:author="Shah Ashay" w:date="2018-04-16T17:15:00Z">
                  <w:rPr>
                    <w:rFonts w:asciiTheme="minorHAnsi" w:hAnsiTheme="minorHAnsi"/>
                    <w:b/>
                    <w:i/>
                    <w:sz w:val="20"/>
                    <w:szCs w:val="20"/>
                  </w:rPr>
                </w:rPrChange>
              </w:rPr>
              <w:t xml:space="preserve">Well Reference Value </w:t>
            </w:r>
            <w:r w:rsidRPr="00593425">
              <w:rPr>
                <w:rFonts w:cs="Arial"/>
                <w:sz w:val="20"/>
                <w:szCs w:val="20"/>
                <w:rPrChange w:id="177" w:author="Shah Ashay" w:date="2018-04-16T17:15:00Z">
                  <w:rPr>
                    <w:rFonts w:asciiTheme="minorHAnsi" w:hAnsiTheme="minorHAnsi"/>
                    <w:sz w:val="20"/>
                    <w:szCs w:val="20"/>
                  </w:rPr>
                </w:rPrChange>
              </w:rPr>
              <w:t>Screen</w:t>
            </w:r>
          </w:p>
          <w:p w14:paraId="3FC2C398" w14:textId="283AB33C" w:rsidR="006D7164" w:rsidRPr="00593425" w:rsidRDefault="006D7164" w:rsidP="00593425">
            <w:pPr>
              <w:pStyle w:val="TableText"/>
              <w:keepNext/>
              <w:keepLines/>
              <w:rPr>
                <w:rFonts w:cs="Arial"/>
                <w:color w:val="000000" w:themeColor="text1"/>
                <w:sz w:val="20"/>
                <w:szCs w:val="20"/>
              </w:rPr>
            </w:pPr>
            <w:r w:rsidRPr="00593425">
              <w:rPr>
                <w:rFonts w:cs="Arial"/>
                <w:i/>
                <w:sz w:val="20"/>
                <w:szCs w:val="20"/>
                <w:rPrChange w:id="178" w:author="Shah Ashay" w:date="2018-04-16T17:15:00Z">
                  <w:rPr>
                    <w:rFonts w:asciiTheme="minorHAnsi" w:hAnsiTheme="minorHAnsi"/>
                    <w:i/>
                    <w:sz w:val="20"/>
                    <w:szCs w:val="20"/>
                  </w:rPr>
                </w:rPrChange>
              </w:rPr>
              <w:t xml:space="preserve">Administration </w:t>
            </w:r>
            <w:r w:rsidRPr="00593425">
              <w:rPr>
                <w:rFonts w:cs="Arial"/>
                <w:i/>
                <w:sz w:val="20"/>
                <w:szCs w:val="20"/>
                <w:rPrChange w:id="179" w:author="Shah Ashay" w:date="2018-04-16T17:15:00Z">
                  <w:rPr>
                    <w:rFonts w:asciiTheme="minorHAnsi" w:hAnsiTheme="minorHAnsi"/>
                    <w:i/>
                    <w:sz w:val="20"/>
                    <w:szCs w:val="20"/>
                  </w:rPr>
                </w:rPrChange>
              </w:rPr>
              <w:sym w:font="Wingdings" w:char="F0E0"/>
            </w:r>
            <w:r w:rsidRPr="00593425">
              <w:rPr>
                <w:rFonts w:cs="Arial"/>
                <w:i/>
                <w:sz w:val="20"/>
                <w:szCs w:val="20"/>
                <w:rPrChange w:id="180" w:author="Shah Ashay" w:date="2018-04-16T17:15:00Z">
                  <w:rPr>
                    <w:rFonts w:asciiTheme="minorHAnsi" w:hAnsiTheme="minorHAnsi"/>
                    <w:i/>
                    <w:sz w:val="20"/>
                    <w:szCs w:val="20"/>
                  </w:rPr>
                </w:rPrChange>
              </w:rPr>
              <w:t xml:space="preserve"> Assets </w:t>
            </w:r>
            <w:r w:rsidRPr="00593425">
              <w:rPr>
                <w:rFonts w:cs="Arial"/>
                <w:i/>
                <w:sz w:val="20"/>
                <w:szCs w:val="20"/>
                <w:rPrChange w:id="181" w:author="Shah Ashay" w:date="2018-04-16T17:15:00Z">
                  <w:rPr>
                    <w:rFonts w:asciiTheme="minorHAnsi" w:hAnsiTheme="minorHAnsi"/>
                    <w:i/>
                    <w:sz w:val="20"/>
                    <w:szCs w:val="20"/>
                  </w:rPr>
                </w:rPrChange>
              </w:rPr>
              <w:sym w:font="Wingdings" w:char="F0E0"/>
            </w:r>
            <w:r w:rsidRPr="00593425">
              <w:rPr>
                <w:rFonts w:cs="Arial"/>
                <w:i/>
                <w:sz w:val="20"/>
                <w:szCs w:val="20"/>
                <w:rPrChange w:id="182" w:author="Shah Ashay" w:date="2018-04-16T17:15:00Z">
                  <w:rPr>
                    <w:rFonts w:asciiTheme="minorHAnsi" w:hAnsiTheme="minorHAnsi"/>
                    <w:i/>
                    <w:sz w:val="20"/>
                    <w:szCs w:val="20"/>
                  </w:rPr>
                </w:rPrChange>
              </w:rPr>
              <w:t xml:space="preserve"> Well </w:t>
            </w:r>
            <w:ins w:id="183" w:author="Batra Yogesh (EXT)" w:date="2018-03-27T15:08:00Z">
              <w:r w:rsidR="000F7DFC" w:rsidRPr="00593425">
                <w:rPr>
                  <w:rFonts w:cs="Arial"/>
                  <w:i/>
                  <w:sz w:val="20"/>
                  <w:szCs w:val="20"/>
                  <w:rPrChange w:id="184" w:author="Shah Ashay" w:date="2018-04-16T17:15:00Z">
                    <w:rPr>
                      <w:rFonts w:asciiTheme="minorHAnsi" w:hAnsiTheme="minorHAnsi"/>
                      <w:i/>
                      <w:sz w:val="20"/>
                      <w:szCs w:val="20"/>
                    </w:rPr>
                  </w:rPrChange>
                </w:rPr>
                <w:t xml:space="preserve">and </w:t>
              </w:r>
            </w:ins>
            <w:del w:id="185" w:author="Batra Yogesh (EXT)" w:date="2018-03-27T15:08:00Z">
              <w:r w:rsidRPr="00593425" w:rsidDel="000F7DFC">
                <w:rPr>
                  <w:rFonts w:cs="Arial"/>
                  <w:i/>
                  <w:sz w:val="20"/>
                  <w:szCs w:val="20"/>
                  <w:rPrChange w:id="186" w:author="Shah Ashay" w:date="2018-04-16T17:15:00Z">
                    <w:rPr>
                      <w:rFonts w:asciiTheme="minorHAnsi" w:hAnsiTheme="minorHAnsi"/>
                      <w:i/>
                      <w:sz w:val="20"/>
                      <w:szCs w:val="20"/>
                    </w:rPr>
                  </w:rPrChange>
                </w:rPr>
                <w:delText>&amp;</w:delText>
              </w:r>
            </w:del>
            <w:r w:rsidRPr="00593425">
              <w:rPr>
                <w:rFonts w:cs="Arial"/>
                <w:i/>
                <w:sz w:val="20"/>
                <w:szCs w:val="20"/>
                <w:rPrChange w:id="187" w:author="Shah Ashay" w:date="2018-04-16T17:15:00Z">
                  <w:rPr>
                    <w:rFonts w:asciiTheme="minorHAnsi" w:hAnsiTheme="minorHAnsi"/>
                    <w:i/>
                    <w:sz w:val="20"/>
                    <w:szCs w:val="20"/>
                  </w:rPr>
                </w:rPrChange>
              </w:rPr>
              <w:t xml:space="preserve"> Reservoir Objects </w:t>
            </w:r>
            <w:r w:rsidRPr="00593425">
              <w:rPr>
                <w:rFonts w:cs="Arial"/>
                <w:i/>
                <w:sz w:val="20"/>
                <w:szCs w:val="20"/>
                <w:rPrChange w:id="188" w:author="Shah Ashay" w:date="2018-04-16T17:15:00Z">
                  <w:rPr>
                    <w:rFonts w:asciiTheme="minorHAnsi" w:hAnsiTheme="minorHAnsi"/>
                    <w:i/>
                    <w:sz w:val="20"/>
                    <w:szCs w:val="20"/>
                  </w:rPr>
                </w:rPrChange>
              </w:rPr>
              <w:sym w:font="Wingdings" w:char="F0E0"/>
            </w:r>
            <w:r w:rsidRPr="00593425">
              <w:rPr>
                <w:rFonts w:cs="Arial"/>
                <w:i/>
                <w:sz w:val="20"/>
                <w:szCs w:val="20"/>
                <w:rPrChange w:id="189" w:author="Shah Ashay" w:date="2018-04-16T17:15:00Z">
                  <w:rPr>
                    <w:rFonts w:asciiTheme="minorHAnsi" w:hAnsiTheme="minorHAnsi"/>
                    <w:i/>
                    <w:sz w:val="20"/>
                    <w:szCs w:val="20"/>
                  </w:rPr>
                </w:rPrChange>
              </w:rPr>
              <w:t xml:space="preserve"> </w:t>
            </w:r>
            <w:del w:id="190" w:author="Batra Yogesh (EXT)" w:date="2018-03-27T15:08:00Z">
              <w:r w:rsidRPr="00593425" w:rsidDel="000F7DFC">
                <w:rPr>
                  <w:rFonts w:cs="Arial"/>
                  <w:i/>
                  <w:sz w:val="20"/>
                  <w:szCs w:val="20"/>
                  <w:rPrChange w:id="191" w:author="Shah Ashay" w:date="2018-04-16T17:15:00Z">
                    <w:rPr>
                      <w:rFonts w:asciiTheme="minorHAnsi" w:hAnsiTheme="minorHAnsi"/>
                      <w:i/>
                      <w:sz w:val="20"/>
                      <w:szCs w:val="20"/>
                    </w:rPr>
                  </w:rPrChange>
                </w:rPr>
                <w:delText xml:space="preserve">Maintain </w:delText>
              </w:r>
            </w:del>
            <w:r w:rsidRPr="00593425">
              <w:rPr>
                <w:rFonts w:cs="Arial"/>
                <w:i/>
                <w:sz w:val="20"/>
                <w:szCs w:val="20"/>
                <w:rPrChange w:id="192" w:author="Shah Ashay" w:date="2018-04-16T17:15:00Z">
                  <w:rPr>
                    <w:rFonts w:asciiTheme="minorHAnsi" w:hAnsiTheme="minorHAnsi"/>
                    <w:i/>
                    <w:sz w:val="20"/>
                    <w:szCs w:val="20"/>
                  </w:rPr>
                </w:rPrChange>
              </w:rPr>
              <w:t>Well Reference Value</w:t>
            </w:r>
          </w:p>
        </w:tc>
        <w:tc>
          <w:tcPr>
            <w:tcW w:w="1154" w:type="pct"/>
            <w:vAlign w:val="center"/>
            <w:tcPrChange w:id="193" w:author="Shah Ashay" w:date="2018-04-16T17:15:00Z">
              <w:tcPr>
                <w:tcW w:w="2160" w:type="dxa"/>
              </w:tcPr>
            </w:tcPrChange>
          </w:tcPr>
          <w:p w14:paraId="19983000" w14:textId="77777777" w:rsidR="006D7164" w:rsidRPr="00593425" w:rsidRDefault="006D7164" w:rsidP="00593425">
            <w:pPr>
              <w:keepNext/>
              <w:keepLines/>
              <w:rPr>
                <w:rFonts w:cs="Arial"/>
                <w:sz w:val="20"/>
                <w:szCs w:val="20"/>
                <w:rPrChange w:id="194" w:author="Shah Ashay" w:date="2018-04-16T17:15:00Z">
                  <w:rPr>
                    <w:rFonts w:asciiTheme="minorHAnsi" w:hAnsiTheme="minorHAnsi"/>
                    <w:sz w:val="20"/>
                    <w:szCs w:val="20"/>
                  </w:rPr>
                </w:rPrChange>
              </w:rPr>
            </w:pPr>
            <w:r w:rsidRPr="00593425">
              <w:rPr>
                <w:rFonts w:cs="Arial"/>
                <w:sz w:val="20"/>
                <w:szCs w:val="20"/>
                <w:rPrChange w:id="195" w:author="Shah Ashay" w:date="2018-04-16T17:15:00Z">
                  <w:rPr>
                    <w:rFonts w:asciiTheme="minorHAnsi" w:hAnsiTheme="minorHAnsi"/>
                    <w:sz w:val="20"/>
                    <w:szCs w:val="20"/>
                  </w:rPr>
                </w:rPrChange>
              </w:rPr>
              <w:t>The following fields are automatically populated:</w:t>
            </w:r>
          </w:p>
          <w:p w14:paraId="2422B808" w14:textId="77777777" w:rsidR="000F7DFC" w:rsidRPr="00593425" w:rsidRDefault="000F7DFC" w:rsidP="00593425">
            <w:pPr>
              <w:pStyle w:val="NoSpacing"/>
              <w:numPr>
                <w:ilvl w:val="0"/>
                <w:numId w:val="18"/>
              </w:numPr>
              <w:rPr>
                <w:ins w:id="196" w:author="Batra Yogesh (EXT)" w:date="2018-03-27T15:09:00Z"/>
                <w:rFonts w:cs="Arial"/>
                <w:sz w:val="20"/>
                <w:szCs w:val="20"/>
              </w:rPr>
            </w:pPr>
            <w:ins w:id="197" w:author="Batra Yogesh (EXT)" w:date="2018-03-27T15:09:00Z">
              <w:r w:rsidRPr="00593425">
                <w:rPr>
                  <w:rFonts w:cs="Arial"/>
                  <w:sz w:val="20"/>
                  <w:szCs w:val="20"/>
                  <w:rPrChange w:id="198" w:author="Shah Ashay" w:date="2018-04-16T17:15:00Z">
                    <w:rPr>
                      <w:b/>
                      <w:sz w:val="20"/>
                      <w:szCs w:val="20"/>
                    </w:rPr>
                  </w:rPrChange>
                </w:rPr>
                <w:t>Date</w:t>
              </w:r>
              <w:r w:rsidRPr="00593425">
                <w:rPr>
                  <w:rFonts w:cs="Arial"/>
                  <w:sz w:val="20"/>
                  <w:szCs w:val="20"/>
                </w:rPr>
                <w:t xml:space="preserve">  is yesterday’s date</w:t>
              </w:r>
            </w:ins>
          </w:p>
          <w:p w14:paraId="7E761DC7" w14:textId="672EAC41" w:rsidR="006D7164" w:rsidRPr="00593425" w:rsidDel="000F7DFC" w:rsidRDefault="006D7164" w:rsidP="00593425">
            <w:pPr>
              <w:pStyle w:val="ListParagraph"/>
              <w:keepNext/>
              <w:keepLines/>
              <w:numPr>
                <w:ilvl w:val="0"/>
                <w:numId w:val="20"/>
              </w:numPr>
              <w:rPr>
                <w:del w:id="199" w:author="Batra Yogesh (EXT)" w:date="2018-03-27T15:09:00Z"/>
                <w:rFonts w:cs="Arial"/>
                <w:sz w:val="20"/>
                <w:szCs w:val="20"/>
                <w:rPrChange w:id="200" w:author="Shah Ashay" w:date="2018-04-16T17:15:00Z">
                  <w:rPr>
                    <w:del w:id="201" w:author="Batra Yogesh (EXT)" w:date="2018-03-27T15:09:00Z"/>
                    <w:rFonts w:asciiTheme="minorHAnsi" w:hAnsiTheme="minorHAnsi"/>
                    <w:sz w:val="20"/>
                    <w:szCs w:val="20"/>
                  </w:rPr>
                </w:rPrChange>
              </w:rPr>
            </w:pPr>
            <w:del w:id="202" w:author="Batra Yogesh (EXT)" w:date="2018-03-27T15:09:00Z">
              <w:r w:rsidRPr="00593425" w:rsidDel="000F7DFC">
                <w:rPr>
                  <w:rFonts w:cs="Arial"/>
                  <w:b/>
                  <w:i/>
                  <w:sz w:val="20"/>
                  <w:szCs w:val="20"/>
                  <w:rPrChange w:id="203" w:author="Shah Ashay" w:date="2018-04-16T17:15:00Z">
                    <w:rPr>
                      <w:rFonts w:asciiTheme="minorHAnsi" w:hAnsiTheme="minorHAnsi"/>
                      <w:b/>
                      <w:i/>
                      <w:sz w:val="20"/>
                      <w:szCs w:val="20"/>
                    </w:rPr>
                  </w:rPrChange>
                </w:rPr>
                <w:delText xml:space="preserve">From Date </w:delText>
              </w:r>
              <w:r w:rsidRPr="00593425" w:rsidDel="000F7DFC">
                <w:rPr>
                  <w:rFonts w:cs="Arial"/>
                  <w:sz w:val="20"/>
                  <w:szCs w:val="20"/>
                  <w:rPrChange w:id="204" w:author="Shah Ashay" w:date="2018-04-16T17:15:00Z">
                    <w:rPr>
                      <w:rFonts w:asciiTheme="minorHAnsi" w:hAnsiTheme="minorHAnsi"/>
                      <w:sz w:val="20"/>
                      <w:szCs w:val="20"/>
                    </w:rPr>
                  </w:rPrChange>
                </w:rPr>
                <w:delText>is yesterday’s date</w:delText>
              </w:r>
            </w:del>
          </w:p>
          <w:p w14:paraId="0BDAABC8" w14:textId="1D5D6CC6" w:rsidR="006D7164" w:rsidRPr="00593425" w:rsidRDefault="006D7164">
            <w:pPr>
              <w:pStyle w:val="NoSpacing"/>
              <w:rPr>
                <w:rFonts w:cs="Arial"/>
                <w:sz w:val="20"/>
                <w:szCs w:val="20"/>
                <w:rPrChange w:id="205" w:author="Shah Ashay" w:date="2018-04-16T17:15:00Z">
                  <w:rPr>
                    <w:rFonts w:cs="Arial"/>
                  </w:rPr>
                </w:rPrChange>
              </w:rPr>
            </w:pPr>
            <w:del w:id="206" w:author="Batra Yogesh (EXT)" w:date="2018-03-27T15:09:00Z">
              <w:r w:rsidRPr="00593425" w:rsidDel="000F7DFC">
                <w:rPr>
                  <w:rFonts w:cs="Arial"/>
                  <w:b/>
                  <w:i/>
                  <w:sz w:val="20"/>
                  <w:szCs w:val="20"/>
                  <w:rPrChange w:id="207" w:author="Shah Ashay" w:date="2018-04-16T17:15:00Z">
                    <w:rPr>
                      <w:rFonts w:asciiTheme="minorHAnsi" w:hAnsiTheme="minorHAnsi"/>
                      <w:b/>
                      <w:i/>
                      <w:sz w:val="20"/>
                      <w:szCs w:val="20"/>
                    </w:rPr>
                  </w:rPrChange>
                </w:rPr>
                <w:delText xml:space="preserve">To Date </w:delText>
              </w:r>
              <w:r w:rsidRPr="00593425" w:rsidDel="000F7DFC">
                <w:rPr>
                  <w:rFonts w:cs="Arial"/>
                  <w:sz w:val="20"/>
                  <w:szCs w:val="20"/>
                  <w:rPrChange w:id="208" w:author="Shah Ashay" w:date="2018-04-16T17:15:00Z">
                    <w:rPr>
                      <w:rFonts w:asciiTheme="minorHAnsi" w:hAnsiTheme="minorHAnsi"/>
                      <w:sz w:val="20"/>
                      <w:szCs w:val="20"/>
                    </w:rPr>
                  </w:rPrChange>
                </w:rPr>
                <w:delText>is today’s date</w:delText>
              </w:r>
            </w:del>
          </w:p>
        </w:tc>
        <w:tc>
          <w:tcPr>
            <w:tcW w:w="1538" w:type="pct"/>
            <w:vAlign w:val="center"/>
            <w:tcPrChange w:id="209" w:author="Shah Ashay" w:date="2018-04-16T17:15:00Z">
              <w:tcPr>
                <w:tcW w:w="2880" w:type="dxa"/>
              </w:tcPr>
            </w:tcPrChange>
          </w:tcPr>
          <w:p w14:paraId="5EFCDA7E" w14:textId="75E60A1F" w:rsidR="006D7164" w:rsidRPr="00593425" w:rsidRDefault="006D7164">
            <w:pPr>
              <w:keepNext/>
              <w:keepLines/>
              <w:rPr>
                <w:rFonts w:cs="Arial"/>
                <w:color w:val="000000" w:themeColor="text1"/>
                <w:sz w:val="20"/>
                <w:szCs w:val="20"/>
              </w:rPr>
            </w:pPr>
          </w:p>
        </w:tc>
      </w:tr>
      <w:tr w:rsidR="006D7164" w:rsidRPr="00593425" w14:paraId="07D65E3C" w14:textId="77777777" w:rsidTr="00593425">
        <w:trPr>
          <w:trHeight w:val="881"/>
          <w:trPrChange w:id="210" w:author="Shah Ashay" w:date="2018-04-16T17:15:00Z">
            <w:trPr>
              <w:trHeight w:val="881"/>
            </w:trPr>
          </w:trPrChange>
        </w:trPr>
        <w:tc>
          <w:tcPr>
            <w:tcW w:w="369" w:type="pct"/>
            <w:shd w:val="clear" w:color="auto" w:fill="C6D9F1" w:themeFill="text2" w:themeFillTint="33"/>
            <w:vAlign w:val="center"/>
            <w:tcPrChange w:id="211" w:author="Shah Ashay" w:date="2018-04-16T17:15:00Z">
              <w:tcPr>
                <w:tcW w:w="690" w:type="dxa"/>
                <w:shd w:val="clear" w:color="auto" w:fill="C6D9F1" w:themeFill="text2" w:themeFillTint="33"/>
              </w:tcPr>
            </w:tcPrChange>
          </w:tcPr>
          <w:p w14:paraId="1308F028" w14:textId="2E9AD199" w:rsidR="006D7164" w:rsidRPr="00593425" w:rsidRDefault="006D7164">
            <w:pPr>
              <w:pStyle w:val="TableText"/>
              <w:keepNext/>
              <w:keepLines/>
              <w:rPr>
                <w:rFonts w:cs="Arial"/>
                <w:sz w:val="20"/>
                <w:szCs w:val="20"/>
              </w:rPr>
              <w:pPrChange w:id="212" w:author="Shah Ashay" w:date="2018-04-16T17:15:00Z">
                <w:pPr>
                  <w:pStyle w:val="TableText"/>
                  <w:keepNext/>
                  <w:keepLines/>
                  <w:jc w:val="center"/>
                </w:pPr>
              </w:pPrChange>
            </w:pPr>
            <w:r w:rsidRPr="00593425">
              <w:rPr>
                <w:rFonts w:cs="Arial"/>
                <w:sz w:val="20"/>
                <w:szCs w:val="20"/>
              </w:rPr>
              <w:t>2.</w:t>
            </w:r>
          </w:p>
        </w:tc>
        <w:tc>
          <w:tcPr>
            <w:tcW w:w="1939" w:type="pct"/>
            <w:vAlign w:val="center"/>
            <w:tcPrChange w:id="213" w:author="Shah Ashay" w:date="2018-04-16T17:15:00Z">
              <w:tcPr>
                <w:tcW w:w="3630" w:type="dxa"/>
              </w:tcPr>
            </w:tcPrChange>
          </w:tcPr>
          <w:p w14:paraId="58F1FCD5" w14:textId="681A3F2F" w:rsidR="006D7164" w:rsidRPr="00593425" w:rsidRDefault="006D7164" w:rsidP="00593425">
            <w:pPr>
              <w:pStyle w:val="TableText"/>
              <w:keepNext/>
              <w:keepLines/>
              <w:rPr>
                <w:rFonts w:cs="Arial"/>
                <w:color w:val="000000" w:themeColor="text1"/>
                <w:sz w:val="20"/>
                <w:szCs w:val="20"/>
              </w:rPr>
            </w:pPr>
            <w:r w:rsidRPr="00593425">
              <w:rPr>
                <w:rFonts w:cs="Arial"/>
                <w:sz w:val="20"/>
                <w:szCs w:val="20"/>
                <w:rPrChange w:id="214" w:author="Shah Ashay" w:date="2018-04-16T17:15:00Z">
                  <w:rPr>
                    <w:rFonts w:asciiTheme="minorHAnsi" w:hAnsiTheme="minorHAnsi"/>
                    <w:sz w:val="20"/>
                    <w:szCs w:val="20"/>
                  </w:rPr>
                </w:rPrChange>
              </w:rPr>
              <w:t xml:space="preserve">Change the </w:t>
            </w:r>
            <w:r w:rsidRPr="00593425">
              <w:rPr>
                <w:rFonts w:cs="Arial"/>
                <w:b/>
                <w:i/>
                <w:sz w:val="20"/>
                <w:szCs w:val="20"/>
                <w:rPrChange w:id="215" w:author="Shah Ashay" w:date="2018-04-16T17:15:00Z">
                  <w:rPr>
                    <w:rFonts w:asciiTheme="minorHAnsi" w:hAnsiTheme="minorHAnsi"/>
                    <w:b/>
                    <w:i/>
                    <w:sz w:val="20"/>
                    <w:szCs w:val="20"/>
                  </w:rPr>
                </w:rPrChange>
              </w:rPr>
              <w:t xml:space="preserve">From Date </w:t>
            </w:r>
            <w:r w:rsidRPr="00593425">
              <w:rPr>
                <w:rFonts w:cs="Arial"/>
                <w:sz w:val="20"/>
                <w:szCs w:val="20"/>
                <w:rPrChange w:id="216" w:author="Shah Ashay" w:date="2018-04-16T17:15:00Z">
                  <w:rPr>
                    <w:rFonts w:asciiTheme="minorHAnsi" w:hAnsiTheme="minorHAnsi"/>
                    <w:sz w:val="20"/>
                    <w:szCs w:val="20"/>
                  </w:rPr>
                </w:rPrChange>
              </w:rPr>
              <w:t xml:space="preserve">to the well’s start date and </w:t>
            </w:r>
            <w:r w:rsidRPr="00593425">
              <w:rPr>
                <w:rFonts w:cs="Arial"/>
                <w:b/>
                <w:i/>
                <w:sz w:val="20"/>
                <w:szCs w:val="20"/>
                <w:rPrChange w:id="217" w:author="Shah Ashay" w:date="2018-04-16T17:15:00Z">
                  <w:rPr>
                    <w:rFonts w:asciiTheme="minorHAnsi" w:hAnsiTheme="minorHAnsi"/>
                    <w:b/>
                    <w:i/>
                    <w:sz w:val="20"/>
                    <w:szCs w:val="20"/>
                  </w:rPr>
                </w:rPrChange>
              </w:rPr>
              <w:t xml:space="preserve">To Date </w:t>
            </w:r>
            <w:r w:rsidRPr="00593425">
              <w:rPr>
                <w:rFonts w:cs="Arial"/>
                <w:sz w:val="20"/>
                <w:szCs w:val="20"/>
                <w:rPrChange w:id="218" w:author="Shah Ashay" w:date="2018-04-16T17:15:00Z">
                  <w:rPr>
                    <w:rFonts w:asciiTheme="minorHAnsi" w:hAnsiTheme="minorHAnsi"/>
                    <w:sz w:val="20"/>
                    <w:szCs w:val="20"/>
                  </w:rPr>
                </w:rPrChange>
              </w:rPr>
              <w:t>to today’s date</w:t>
            </w:r>
          </w:p>
        </w:tc>
        <w:tc>
          <w:tcPr>
            <w:tcW w:w="1154" w:type="pct"/>
            <w:vAlign w:val="center"/>
            <w:tcPrChange w:id="219" w:author="Shah Ashay" w:date="2018-04-16T17:15:00Z">
              <w:tcPr>
                <w:tcW w:w="2160" w:type="dxa"/>
              </w:tcPr>
            </w:tcPrChange>
          </w:tcPr>
          <w:p w14:paraId="567D4A19" w14:textId="083715F2" w:rsidR="006D7164" w:rsidRPr="00593425" w:rsidRDefault="006D7164" w:rsidP="00593425">
            <w:pPr>
              <w:keepNext/>
              <w:keepLines/>
              <w:rPr>
                <w:rFonts w:cs="Arial"/>
                <w:color w:val="000000" w:themeColor="text1"/>
                <w:sz w:val="20"/>
                <w:szCs w:val="20"/>
              </w:rPr>
            </w:pPr>
            <w:r w:rsidRPr="00593425">
              <w:rPr>
                <w:rFonts w:cs="Arial"/>
                <w:sz w:val="20"/>
                <w:szCs w:val="20"/>
                <w:rPrChange w:id="220" w:author="Shah Ashay" w:date="2018-04-16T17:15:00Z">
                  <w:rPr>
                    <w:rFonts w:asciiTheme="minorHAnsi" w:hAnsiTheme="minorHAnsi"/>
                    <w:sz w:val="20"/>
                    <w:szCs w:val="20"/>
                  </w:rPr>
                </w:rPrChange>
              </w:rPr>
              <w:t>The dates are populated</w:t>
            </w:r>
          </w:p>
        </w:tc>
        <w:tc>
          <w:tcPr>
            <w:tcW w:w="1538" w:type="pct"/>
            <w:vAlign w:val="center"/>
            <w:tcPrChange w:id="221" w:author="Shah Ashay" w:date="2018-04-16T17:15:00Z">
              <w:tcPr>
                <w:tcW w:w="2880" w:type="dxa"/>
              </w:tcPr>
            </w:tcPrChange>
          </w:tcPr>
          <w:p w14:paraId="44518C7A" w14:textId="77777777" w:rsidR="006D7164" w:rsidRPr="00593425" w:rsidRDefault="006D7164" w:rsidP="00593425">
            <w:pPr>
              <w:keepNext/>
              <w:keepLines/>
              <w:rPr>
                <w:rFonts w:cs="Arial"/>
                <w:sz w:val="20"/>
                <w:szCs w:val="20"/>
                <w:rPrChange w:id="222" w:author="Shah Ashay" w:date="2018-04-16T17:15:00Z">
                  <w:rPr>
                    <w:rFonts w:asciiTheme="minorHAnsi" w:hAnsiTheme="minorHAnsi"/>
                    <w:sz w:val="20"/>
                  </w:rPr>
                </w:rPrChange>
              </w:rPr>
            </w:pPr>
            <w:r w:rsidRPr="00593425">
              <w:rPr>
                <w:rFonts w:cs="Arial"/>
                <w:sz w:val="20"/>
                <w:szCs w:val="20"/>
                <w:rPrChange w:id="223" w:author="Shah Ashay" w:date="2018-04-16T17:15:00Z">
                  <w:rPr>
                    <w:rFonts w:asciiTheme="minorHAnsi" w:hAnsiTheme="minorHAnsi"/>
                    <w:sz w:val="20"/>
                  </w:rPr>
                </w:rPrChange>
              </w:rPr>
              <w:t>Date format is yyyy-mm-dd</w:t>
            </w:r>
          </w:p>
          <w:p w14:paraId="0786FA91" w14:textId="77777777" w:rsidR="006D7164" w:rsidRPr="00593425" w:rsidRDefault="006D7164">
            <w:pPr>
              <w:keepNext/>
              <w:keepLines/>
              <w:rPr>
                <w:rFonts w:cs="Arial"/>
                <w:sz w:val="20"/>
                <w:szCs w:val="20"/>
                <w:rPrChange w:id="224" w:author="Shah Ashay" w:date="2018-04-16T17:15:00Z">
                  <w:rPr>
                    <w:rFonts w:asciiTheme="minorHAnsi" w:hAnsiTheme="minorHAnsi"/>
                    <w:sz w:val="20"/>
                  </w:rPr>
                </w:rPrChange>
              </w:rPr>
            </w:pPr>
          </w:p>
          <w:p w14:paraId="1F908F4E" w14:textId="604742C6" w:rsidR="006D7164" w:rsidRPr="00593425" w:rsidRDefault="006D7164">
            <w:pPr>
              <w:keepNext/>
              <w:keepLines/>
              <w:rPr>
                <w:rFonts w:cs="Arial"/>
                <w:color w:val="000000" w:themeColor="text1"/>
                <w:sz w:val="20"/>
                <w:szCs w:val="20"/>
              </w:rPr>
            </w:pPr>
            <w:r w:rsidRPr="00593425">
              <w:rPr>
                <w:rFonts w:cs="Arial"/>
                <w:sz w:val="20"/>
                <w:szCs w:val="20"/>
                <w:rPrChange w:id="225" w:author="Shah Ashay" w:date="2018-04-16T17:15:00Z">
                  <w:rPr>
                    <w:rFonts w:asciiTheme="minorHAnsi" w:hAnsiTheme="minorHAnsi"/>
                    <w:sz w:val="20"/>
                  </w:rPr>
                </w:rPrChange>
              </w:rPr>
              <w:t xml:space="preserve">Must </w:t>
            </w:r>
          </w:p>
        </w:tc>
      </w:tr>
      <w:tr w:rsidR="006D7164" w:rsidRPr="00593425" w14:paraId="71C79D9B" w14:textId="77777777" w:rsidTr="00593425">
        <w:tc>
          <w:tcPr>
            <w:tcW w:w="369" w:type="pct"/>
            <w:shd w:val="clear" w:color="auto" w:fill="C6D9F1" w:themeFill="text2" w:themeFillTint="33"/>
            <w:vAlign w:val="center"/>
            <w:tcPrChange w:id="226" w:author="Shah Ashay" w:date="2018-04-16T17:15:00Z">
              <w:tcPr>
                <w:tcW w:w="690" w:type="dxa"/>
                <w:shd w:val="clear" w:color="auto" w:fill="C6D9F1" w:themeFill="text2" w:themeFillTint="33"/>
              </w:tcPr>
            </w:tcPrChange>
          </w:tcPr>
          <w:p w14:paraId="45E9CE6E" w14:textId="6C5792C2" w:rsidR="006D7164" w:rsidRPr="00593425" w:rsidRDefault="006D7164">
            <w:pPr>
              <w:pStyle w:val="TableText"/>
              <w:keepNext/>
              <w:keepLines/>
              <w:rPr>
                <w:rFonts w:cs="Arial"/>
                <w:sz w:val="20"/>
                <w:szCs w:val="20"/>
              </w:rPr>
              <w:pPrChange w:id="227" w:author="Shah Ashay" w:date="2018-04-16T17:15:00Z">
                <w:pPr>
                  <w:pStyle w:val="TableText"/>
                  <w:keepNext/>
                  <w:keepLines/>
                  <w:jc w:val="center"/>
                </w:pPr>
              </w:pPrChange>
            </w:pPr>
            <w:r w:rsidRPr="00593425">
              <w:rPr>
                <w:rFonts w:cs="Arial"/>
                <w:sz w:val="20"/>
                <w:szCs w:val="20"/>
              </w:rPr>
              <w:t>3</w:t>
            </w:r>
          </w:p>
        </w:tc>
        <w:tc>
          <w:tcPr>
            <w:tcW w:w="1939" w:type="pct"/>
            <w:vAlign w:val="center"/>
            <w:tcPrChange w:id="228" w:author="Shah Ashay" w:date="2018-04-16T17:15:00Z">
              <w:tcPr>
                <w:tcW w:w="3630" w:type="dxa"/>
              </w:tcPr>
            </w:tcPrChange>
          </w:tcPr>
          <w:p w14:paraId="3BDC30AB" w14:textId="77777777" w:rsidR="006D7164" w:rsidRPr="00593425" w:rsidRDefault="006D7164" w:rsidP="00593425">
            <w:pPr>
              <w:pStyle w:val="TableText"/>
              <w:keepNext/>
              <w:keepLines/>
              <w:rPr>
                <w:rFonts w:cs="Arial"/>
                <w:sz w:val="20"/>
                <w:szCs w:val="20"/>
                <w:rPrChange w:id="229" w:author="Shah Ashay" w:date="2018-04-16T17:15:00Z">
                  <w:rPr>
                    <w:rFonts w:asciiTheme="minorHAnsi" w:hAnsiTheme="minorHAnsi"/>
                    <w:sz w:val="20"/>
                    <w:szCs w:val="20"/>
                  </w:rPr>
                </w:rPrChange>
              </w:rPr>
            </w:pPr>
            <w:r w:rsidRPr="00593425">
              <w:rPr>
                <w:rFonts w:cs="Arial"/>
                <w:sz w:val="20"/>
                <w:szCs w:val="20"/>
                <w:rPrChange w:id="230" w:author="Shah Ashay" w:date="2018-04-16T17:15:00Z">
                  <w:rPr>
                    <w:rFonts w:asciiTheme="minorHAnsi" w:hAnsiTheme="minorHAnsi"/>
                    <w:sz w:val="20"/>
                    <w:szCs w:val="20"/>
                  </w:rPr>
                </w:rPrChange>
              </w:rPr>
              <w:t xml:space="preserve">EC Support navigates to the </w:t>
            </w:r>
            <w:r w:rsidRPr="00593425">
              <w:rPr>
                <w:rFonts w:cs="Arial"/>
                <w:b/>
                <w:i/>
                <w:sz w:val="20"/>
                <w:szCs w:val="20"/>
                <w:rPrChange w:id="231" w:author="Shah Ashay" w:date="2018-04-16T17:15:00Z">
                  <w:rPr>
                    <w:rFonts w:asciiTheme="minorHAnsi" w:hAnsiTheme="minorHAnsi"/>
                    <w:b/>
                    <w:i/>
                    <w:sz w:val="20"/>
                    <w:szCs w:val="20"/>
                  </w:rPr>
                </w:rPrChange>
              </w:rPr>
              <w:t>Well</w:t>
            </w:r>
            <w:r w:rsidRPr="00593425">
              <w:rPr>
                <w:rFonts w:cs="Arial"/>
                <w:sz w:val="20"/>
                <w:szCs w:val="20"/>
                <w:rPrChange w:id="232" w:author="Shah Ashay" w:date="2018-04-16T17:15:00Z">
                  <w:rPr>
                    <w:rFonts w:asciiTheme="minorHAnsi" w:hAnsiTheme="minorHAnsi"/>
                    <w:sz w:val="20"/>
                    <w:szCs w:val="20"/>
                  </w:rPr>
                </w:rPrChange>
              </w:rPr>
              <w:t xml:space="preserve"> they want to enter reference values for using the drop down menu and click </w:t>
            </w:r>
            <w:r w:rsidRPr="00593425">
              <w:rPr>
                <w:rFonts w:cs="Arial"/>
                <w:b/>
                <w:i/>
                <w:sz w:val="20"/>
                <w:szCs w:val="20"/>
                <w:rPrChange w:id="233" w:author="Shah Ashay" w:date="2018-04-16T17:15:00Z">
                  <w:rPr>
                    <w:rFonts w:asciiTheme="minorHAnsi" w:hAnsiTheme="minorHAnsi"/>
                    <w:b/>
                    <w:i/>
                    <w:sz w:val="20"/>
                    <w:szCs w:val="20"/>
                  </w:rPr>
                </w:rPrChange>
              </w:rPr>
              <w:t>Go</w:t>
            </w:r>
            <w:r w:rsidRPr="00593425">
              <w:rPr>
                <w:rFonts w:cs="Arial"/>
                <w:sz w:val="20"/>
                <w:szCs w:val="20"/>
                <w:rPrChange w:id="234" w:author="Shah Ashay" w:date="2018-04-16T17:15:00Z">
                  <w:rPr>
                    <w:rFonts w:asciiTheme="minorHAnsi" w:hAnsiTheme="minorHAnsi"/>
                    <w:sz w:val="20"/>
                    <w:szCs w:val="20"/>
                  </w:rPr>
                </w:rPrChange>
              </w:rPr>
              <w:t>…</w:t>
            </w:r>
          </w:p>
          <w:p w14:paraId="7815EF28" w14:textId="77777777" w:rsidR="006D7164" w:rsidRPr="00593425" w:rsidRDefault="006D7164">
            <w:pPr>
              <w:pStyle w:val="TableText"/>
              <w:keepNext/>
              <w:keepLines/>
              <w:rPr>
                <w:rFonts w:cs="Arial"/>
                <w:color w:val="000000" w:themeColor="text1"/>
                <w:sz w:val="20"/>
                <w:szCs w:val="20"/>
              </w:rPr>
            </w:pPr>
            <w:r w:rsidRPr="00593425">
              <w:rPr>
                <w:rFonts w:cs="Arial"/>
                <w:b/>
                <w:i/>
                <w:sz w:val="20"/>
                <w:szCs w:val="20"/>
                <w:rPrChange w:id="235" w:author="Shah Ashay" w:date="2018-04-16T17:15:00Z">
                  <w:rPr>
                    <w:rFonts w:ascii="Century Gothic" w:hAnsi="Century Gothic"/>
                    <w:b/>
                    <w:i/>
                    <w:sz w:val="20"/>
                    <w:szCs w:val="20"/>
                  </w:rPr>
                </w:rPrChange>
              </w:rPr>
              <w:t>Operation Hierarchy</w:t>
            </w:r>
          </w:p>
          <w:p w14:paraId="7C84BF00" w14:textId="77777777" w:rsidR="006D7164" w:rsidRPr="00593425" w:rsidRDefault="006D7164">
            <w:pPr>
              <w:pStyle w:val="NoSpacing"/>
              <w:numPr>
                <w:ilvl w:val="0"/>
                <w:numId w:val="3"/>
              </w:numPr>
              <w:rPr>
                <w:rFonts w:cs="Arial"/>
                <w:sz w:val="20"/>
                <w:szCs w:val="20"/>
              </w:rPr>
            </w:pPr>
            <w:r w:rsidRPr="00593425">
              <w:rPr>
                <w:rFonts w:cs="Arial"/>
                <w:b/>
                <w:sz w:val="20"/>
                <w:szCs w:val="20"/>
              </w:rPr>
              <w:t>Production Unit</w:t>
            </w:r>
          </w:p>
          <w:p w14:paraId="0BA04B61" w14:textId="77777777" w:rsidR="006D7164" w:rsidRPr="00593425" w:rsidRDefault="006D7164">
            <w:pPr>
              <w:pStyle w:val="NoSpacing"/>
              <w:numPr>
                <w:ilvl w:val="0"/>
                <w:numId w:val="3"/>
              </w:numPr>
              <w:rPr>
                <w:rFonts w:cs="Arial"/>
                <w:sz w:val="20"/>
                <w:szCs w:val="20"/>
              </w:rPr>
            </w:pPr>
            <w:r w:rsidRPr="00593425">
              <w:rPr>
                <w:rFonts w:cs="Arial"/>
                <w:b/>
                <w:sz w:val="20"/>
                <w:szCs w:val="20"/>
              </w:rPr>
              <w:t>Production Sub Unit</w:t>
            </w:r>
          </w:p>
          <w:p w14:paraId="1F787CC4" w14:textId="77777777" w:rsidR="006D7164" w:rsidRPr="00593425" w:rsidRDefault="006D7164">
            <w:pPr>
              <w:pStyle w:val="NoSpacing"/>
              <w:numPr>
                <w:ilvl w:val="0"/>
                <w:numId w:val="3"/>
              </w:numPr>
              <w:rPr>
                <w:rFonts w:cs="Arial"/>
                <w:sz w:val="20"/>
                <w:szCs w:val="20"/>
                <w:rPrChange w:id="236" w:author="Shah Ashay" w:date="2018-04-16T17:15:00Z">
                  <w:rPr>
                    <w:sz w:val="20"/>
                    <w:szCs w:val="20"/>
                  </w:rPr>
                </w:rPrChange>
              </w:rPr>
            </w:pPr>
            <w:r w:rsidRPr="00593425">
              <w:rPr>
                <w:rFonts w:cs="Arial"/>
                <w:b/>
                <w:sz w:val="20"/>
                <w:szCs w:val="20"/>
                <w:rPrChange w:id="237" w:author="Shah Ashay" w:date="2018-04-16T17:15:00Z">
                  <w:rPr>
                    <w:b/>
                    <w:sz w:val="20"/>
                    <w:szCs w:val="20"/>
                  </w:rPr>
                </w:rPrChange>
              </w:rPr>
              <w:t>Area</w:t>
            </w:r>
          </w:p>
          <w:p w14:paraId="6C572B57" w14:textId="77777777" w:rsidR="006D7164" w:rsidRPr="00593425" w:rsidRDefault="006D7164">
            <w:pPr>
              <w:pStyle w:val="TableText"/>
              <w:keepNext/>
              <w:keepLines/>
              <w:numPr>
                <w:ilvl w:val="0"/>
                <w:numId w:val="3"/>
              </w:numPr>
              <w:spacing w:after="0"/>
              <w:rPr>
                <w:rFonts w:cs="Arial"/>
                <w:b/>
                <w:color w:val="000000" w:themeColor="text1"/>
                <w:sz w:val="20"/>
                <w:szCs w:val="20"/>
              </w:rPr>
            </w:pPr>
            <w:r w:rsidRPr="00593425">
              <w:rPr>
                <w:rFonts w:cs="Arial"/>
                <w:b/>
                <w:sz w:val="20"/>
                <w:szCs w:val="20"/>
                <w:rPrChange w:id="238" w:author="Shah Ashay" w:date="2018-04-16T17:15:00Z">
                  <w:rPr>
                    <w:b/>
                    <w:sz w:val="20"/>
                    <w:szCs w:val="20"/>
                  </w:rPr>
                </w:rPrChange>
              </w:rPr>
              <w:t>Sub Area</w:t>
            </w:r>
          </w:p>
          <w:p w14:paraId="67269506" w14:textId="77777777" w:rsidR="006D7164" w:rsidRPr="00593425" w:rsidRDefault="006D7164">
            <w:pPr>
              <w:pStyle w:val="TableText"/>
              <w:keepNext/>
              <w:keepLines/>
              <w:numPr>
                <w:ilvl w:val="0"/>
                <w:numId w:val="3"/>
              </w:numPr>
              <w:spacing w:after="0"/>
              <w:rPr>
                <w:rFonts w:cs="Arial"/>
                <w:b/>
                <w:color w:val="000000" w:themeColor="text1"/>
                <w:sz w:val="20"/>
                <w:szCs w:val="20"/>
              </w:rPr>
            </w:pPr>
            <w:r w:rsidRPr="00593425">
              <w:rPr>
                <w:rFonts w:cs="Arial"/>
                <w:b/>
                <w:color w:val="000000" w:themeColor="text1"/>
                <w:sz w:val="20"/>
                <w:szCs w:val="20"/>
              </w:rPr>
              <w:t>Facility Class 2</w:t>
            </w:r>
          </w:p>
          <w:p w14:paraId="57EDAB98" w14:textId="77777777" w:rsidR="006D7164" w:rsidRPr="00593425" w:rsidRDefault="006D7164">
            <w:pPr>
              <w:pStyle w:val="TableText"/>
              <w:keepNext/>
              <w:keepLines/>
              <w:numPr>
                <w:ilvl w:val="0"/>
                <w:numId w:val="3"/>
              </w:numPr>
              <w:spacing w:after="0"/>
              <w:rPr>
                <w:rFonts w:cs="Arial"/>
                <w:b/>
                <w:color w:val="000000" w:themeColor="text1"/>
                <w:sz w:val="20"/>
                <w:szCs w:val="20"/>
              </w:rPr>
            </w:pPr>
            <w:r w:rsidRPr="00593425">
              <w:rPr>
                <w:rFonts w:cs="Arial"/>
                <w:b/>
                <w:color w:val="000000" w:themeColor="text1"/>
                <w:sz w:val="20"/>
                <w:szCs w:val="20"/>
              </w:rPr>
              <w:t>Facility Class 1</w:t>
            </w:r>
          </w:p>
          <w:p w14:paraId="7F53BB38" w14:textId="7A5FD1D3" w:rsidR="006D7164" w:rsidRPr="00593425" w:rsidRDefault="006D7164">
            <w:pPr>
              <w:pStyle w:val="TableText"/>
              <w:keepNext/>
              <w:keepLines/>
              <w:numPr>
                <w:ilvl w:val="0"/>
                <w:numId w:val="3"/>
              </w:numPr>
              <w:spacing w:after="0"/>
              <w:rPr>
                <w:rFonts w:cs="Arial"/>
                <w:b/>
                <w:color w:val="000000" w:themeColor="text1"/>
                <w:sz w:val="20"/>
                <w:szCs w:val="20"/>
              </w:rPr>
            </w:pPr>
            <w:r w:rsidRPr="00593425">
              <w:rPr>
                <w:rFonts w:cs="Arial"/>
                <w:b/>
                <w:color w:val="000000" w:themeColor="text1"/>
                <w:sz w:val="20"/>
                <w:szCs w:val="20"/>
              </w:rPr>
              <w:t>Well (Mandatory)</w:t>
            </w:r>
          </w:p>
        </w:tc>
        <w:tc>
          <w:tcPr>
            <w:tcW w:w="1154" w:type="pct"/>
            <w:vAlign w:val="center"/>
            <w:tcPrChange w:id="239" w:author="Shah Ashay" w:date="2018-04-16T17:15:00Z">
              <w:tcPr>
                <w:tcW w:w="2160" w:type="dxa"/>
              </w:tcPr>
            </w:tcPrChange>
          </w:tcPr>
          <w:p w14:paraId="743D6FDF" w14:textId="77777777" w:rsidR="006D7164" w:rsidRPr="00593425" w:rsidRDefault="006D7164">
            <w:pPr>
              <w:keepNext/>
              <w:keepLines/>
              <w:rPr>
                <w:rFonts w:cs="Arial"/>
                <w:sz w:val="20"/>
                <w:szCs w:val="20"/>
                <w:rPrChange w:id="240" w:author="Shah Ashay" w:date="2018-04-16T17:15:00Z">
                  <w:rPr>
                    <w:rFonts w:asciiTheme="minorHAnsi" w:hAnsiTheme="minorHAnsi"/>
                    <w:sz w:val="20"/>
                    <w:szCs w:val="20"/>
                  </w:rPr>
                </w:rPrChange>
              </w:rPr>
            </w:pPr>
            <w:r w:rsidRPr="00593425">
              <w:rPr>
                <w:rFonts w:cs="Arial"/>
                <w:sz w:val="20"/>
                <w:szCs w:val="20"/>
                <w:rPrChange w:id="241" w:author="Shah Ashay" w:date="2018-04-16T17:15:00Z">
                  <w:rPr>
                    <w:rFonts w:asciiTheme="minorHAnsi" w:hAnsiTheme="minorHAnsi"/>
                    <w:sz w:val="20"/>
                    <w:szCs w:val="20"/>
                  </w:rPr>
                </w:rPrChange>
              </w:rPr>
              <w:t>If there are no current reference value records created within date range, the Data Window will be blank, “no records found”.</w:t>
            </w:r>
          </w:p>
          <w:p w14:paraId="73F9C45B" w14:textId="77777777" w:rsidR="006D7164" w:rsidRPr="00593425" w:rsidRDefault="006D7164">
            <w:pPr>
              <w:keepNext/>
              <w:keepLines/>
              <w:rPr>
                <w:rFonts w:cs="Arial"/>
                <w:sz w:val="20"/>
                <w:szCs w:val="20"/>
                <w:rPrChange w:id="242" w:author="Shah Ashay" w:date="2018-04-16T17:15:00Z">
                  <w:rPr>
                    <w:rFonts w:asciiTheme="minorHAnsi" w:hAnsiTheme="minorHAnsi"/>
                    <w:sz w:val="20"/>
                    <w:szCs w:val="20"/>
                  </w:rPr>
                </w:rPrChange>
              </w:rPr>
            </w:pPr>
          </w:p>
          <w:p w14:paraId="4ACBE1B1" w14:textId="4FEECB1F" w:rsidR="006D7164" w:rsidRPr="00593425" w:rsidRDefault="006D7164">
            <w:pPr>
              <w:keepNext/>
              <w:keepLines/>
              <w:rPr>
                <w:rFonts w:cs="Arial"/>
                <w:color w:val="000000" w:themeColor="text1"/>
                <w:sz w:val="20"/>
                <w:szCs w:val="20"/>
              </w:rPr>
            </w:pPr>
            <w:r w:rsidRPr="00593425">
              <w:rPr>
                <w:rFonts w:cs="Arial"/>
                <w:sz w:val="20"/>
                <w:szCs w:val="20"/>
                <w:rPrChange w:id="243" w:author="Shah Ashay" w:date="2018-04-16T17:15:00Z">
                  <w:rPr>
                    <w:rFonts w:asciiTheme="minorHAnsi" w:hAnsiTheme="minorHAnsi"/>
                    <w:sz w:val="20"/>
                    <w:szCs w:val="20"/>
                  </w:rPr>
                </w:rPrChange>
              </w:rPr>
              <w:t xml:space="preserve">If there are reference value records created within the Date Range, they will be displayed in the Data Window. </w:t>
            </w:r>
          </w:p>
        </w:tc>
        <w:tc>
          <w:tcPr>
            <w:tcW w:w="1538" w:type="pct"/>
            <w:vAlign w:val="center"/>
            <w:tcPrChange w:id="244" w:author="Shah Ashay" w:date="2018-04-16T17:15:00Z">
              <w:tcPr>
                <w:tcW w:w="2880" w:type="dxa"/>
              </w:tcPr>
            </w:tcPrChange>
          </w:tcPr>
          <w:p w14:paraId="0A9E30ED" w14:textId="16F34C0A" w:rsidR="006D7164" w:rsidRPr="00593425" w:rsidRDefault="006D7164">
            <w:pPr>
              <w:textAlignment w:val="center"/>
              <w:rPr>
                <w:rFonts w:cs="Arial"/>
                <w:color w:val="000000" w:themeColor="text1"/>
                <w:sz w:val="20"/>
                <w:szCs w:val="20"/>
              </w:rPr>
            </w:pPr>
            <w:r w:rsidRPr="00593425">
              <w:rPr>
                <w:rFonts w:cs="Arial"/>
                <w:sz w:val="20"/>
                <w:szCs w:val="20"/>
                <w:rPrChange w:id="245" w:author="Shah Ashay" w:date="2018-04-16T17:15:00Z">
                  <w:rPr>
                    <w:rFonts w:asciiTheme="minorHAnsi" w:hAnsiTheme="minorHAnsi"/>
                    <w:sz w:val="20"/>
                  </w:rPr>
                </w:rPrChange>
              </w:rPr>
              <w:t>Note:  The hierarchy information may be  pre-populated and user just needs to hit Go</w:t>
            </w:r>
          </w:p>
        </w:tc>
      </w:tr>
      <w:tr w:rsidR="006D7164" w:rsidRPr="00593425" w14:paraId="09B20488" w14:textId="77777777" w:rsidTr="00593425">
        <w:tc>
          <w:tcPr>
            <w:tcW w:w="369" w:type="pct"/>
            <w:shd w:val="clear" w:color="auto" w:fill="C6D9F1" w:themeFill="text2" w:themeFillTint="33"/>
            <w:vAlign w:val="center"/>
            <w:tcPrChange w:id="246" w:author="Shah Ashay" w:date="2018-04-16T17:15:00Z">
              <w:tcPr>
                <w:tcW w:w="690" w:type="dxa"/>
                <w:shd w:val="clear" w:color="auto" w:fill="C6D9F1" w:themeFill="text2" w:themeFillTint="33"/>
              </w:tcPr>
            </w:tcPrChange>
          </w:tcPr>
          <w:p w14:paraId="23B25134" w14:textId="01B36421" w:rsidR="006D7164" w:rsidRPr="00593425" w:rsidRDefault="006D7164">
            <w:pPr>
              <w:pStyle w:val="TableText"/>
              <w:keepNext/>
              <w:keepLines/>
              <w:rPr>
                <w:rFonts w:cs="Arial"/>
                <w:sz w:val="20"/>
                <w:szCs w:val="20"/>
              </w:rPr>
              <w:pPrChange w:id="247" w:author="Shah Ashay" w:date="2018-04-16T17:15:00Z">
                <w:pPr>
                  <w:pStyle w:val="TableText"/>
                  <w:keepNext/>
                  <w:keepLines/>
                  <w:jc w:val="center"/>
                </w:pPr>
              </w:pPrChange>
            </w:pPr>
            <w:r w:rsidRPr="00593425">
              <w:rPr>
                <w:rFonts w:cs="Arial"/>
                <w:sz w:val="20"/>
                <w:szCs w:val="20"/>
              </w:rPr>
              <w:t>4.</w:t>
            </w:r>
          </w:p>
        </w:tc>
        <w:tc>
          <w:tcPr>
            <w:tcW w:w="1939" w:type="pct"/>
            <w:vAlign w:val="center"/>
            <w:tcPrChange w:id="248" w:author="Shah Ashay" w:date="2018-04-16T17:15:00Z">
              <w:tcPr>
                <w:tcW w:w="3630" w:type="dxa"/>
              </w:tcPr>
            </w:tcPrChange>
          </w:tcPr>
          <w:p w14:paraId="0AE208F7" w14:textId="2C5118BC" w:rsidR="006D7164" w:rsidRPr="00593425" w:rsidRDefault="00C9753E" w:rsidP="00593425">
            <w:pPr>
              <w:rPr>
                <w:rFonts w:cs="Arial"/>
                <w:color w:val="000000" w:themeColor="text1"/>
                <w:sz w:val="20"/>
                <w:szCs w:val="20"/>
              </w:rPr>
            </w:pPr>
            <w:r w:rsidRPr="00593425">
              <w:rPr>
                <w:rFonts w:cs="Arial"/>
                <w:sz w:val="20"/>
                <w:szCs w:val="20"/>
                <w:rPrChange w:id="249" w:author="Shah Ashay" w:date="2018-04-16T17:15:00Z">
                  <w:rPr>
                    <w:rFonts w:asciiTheme="minorHAnsi" w:hAnsiTheme="minorHAnsi"/>
                    <w:sz w:val="20"/>
                    <w:szCs w:val="20"/>
                  </w:rPr>
                </w:rPrChange>
              </w:rPr>
              <w:t>Mouse over to the Insert icon on the toolbar</w:t>
            </w:r>
            <w:ins w:id="250" w:author="Batra Yogesh (EXT)" w:date="2018-03-27T15:10:00Z">
              <w:r w:rsidR="000F7DFC" w:rsidRPr="00593425">
                <w:rPr>
                  <w:rFonts w:cs="Arial"/>
                  <w:sz w:val="20"/>
                  <w:szCs w:val="20"/>
                  <w:rPrChange w:id="251" w:author="Shah Ashay" w:date="2018-04-16T17:15:00Z">
                    <w:rPr>
                      <w:rFonts w:asciiTheme="minorHAnsi" w:hAnsiTheme="minorHAnsi"/>
                      <w:sz w:val="20"/>
                      <w:szCs w:val="20"/>
                    </w:rPr>
                  </w:rPrChange>
                </w:rPr>
                <w:t xml:space="preserve"> </w:t>
              </w:r>
            </w:ins>
          </w:p>
        </w:tc>
        <w:tc>
          <w:tcPr>
            <w:tcW w:w="1154" w:type="pct"/>
            <w:vAlign w:val="center"/>
            <w:tcPrChange w:id="252" w:author="Shah Ashay" w:date="2018-04-16T17:15:00Z">
              <w:tcPr>
                <w:tcW w:w="2160" w:type="dxa"/>
              </w:tcPr>
            </w:tcPrChange>
          </w:tcPr>
          <w:p w14:paraId="1C7EB3BD" w14:textId="1E5207D3" w:rsidR="006D7164" w:rsidRPr="00593425" w:rsidRDefault="006D7164" w:rsidP="00593425">
            <w:pPr>
              <w:keepNext/>
              <w:keepLines/>
              <w:rPr>
                <w:rFonts w:cs="Arial"/>
                <w:color w:val="000000" w:themeColor="text1"/>
                <w:sz w:val="20"/>
                <w:szCs w:val="20"/>
              </w:rPr>
            </w:pPr>
            <w:r w:rsidRPr="00593425">
              <w:rPr>
                <w:rFonts w:cs="Arial"/>
                <w:sz w:val="20"/>
                <w:szCs w:val="20"/>
                <w:rPrChange w:id="253" w:author="Shah Ashay" w:date="2018-04-16T17:15:00Z">
                  <w:rPr>
                    <w:rFonts w:asciiTheme="minorHAnsi" w:hAnsiTheme="minorHAnsi"/>
                    <w:sz w:val="20"/>
                    <w:szCs w:val="20"/>
                  </w:rPr>
                </w:rPrChange>
              </w:rPr>
              <w:t>New Daytime field will show up for entry</w:t>
            </w:r>
          </w:p>
        </w:tc>
        <w:tc>
          <w:tcPr>
            <w:tcW w:w="1538" w:type="pct"/>
            <w:vAlign w:val="center"/>
            <w:tcPrChange w:id="254" w:author="Shah Ashay" w:date="2018-04-16T17:15:00Z">
              <w:tcPr>
                <w:tcW w:w="2880" w:type="dxa"/>
              </w:tcPr>
            </w:tcPrChange>
          </w:tcPr>
          <w:p w14:paraId="43C2227E" w14:textId="159B8A52" w:rsidR="006D7164" w:rsidRPr="00593425" w:rsidRDefault="006D7164">
            <w:pPr>
              <w:textAlignment w:val="center"/>
              <w:rPr>
                <w:rFonts w:cs="Arial"/>
                <w:color w:val="000000" w:themeColor="text1"/>
                <w:sz w:val="20"/>
                <w:szCs w:val="20"/>
              </w:rPr>
            </w:pPr>
          </w:p>
        </w:tc>
      </w:tr>
      <w:tr w:rsidR="006D7164" w:rsidRPr="00593425" w14:paraId="1A039314" w14:textId="77777777" w:rsidTr="00593425">
        <w:tc>
          <w:tcPr>
            <w:tcW w:w="369" w:type="pct"/>
            <w:shd w:val="clear" w:color="auto" w:fill="C6D9F1" w:themeFill="text2" w:themeFillTint="33"/>
            <w:vAlign w:val="center"/>
            <w:tcPrChange w:id="255" w:author="Shah Ashay" w:date="2018-04-16T17:15:00Z">
              <w:tcPr>
                <w:tcW w:w="690" w:type="dxa"/>
                <w:shd w:val="clear" w:color="auto" w:fill="C6D9F1" w:themeFill="text2" w:themeFillTint="33"/>
              </w:tcPr>
            </w:tcPrChange>
          </w:tcPr>
          <w:p w14:paraId="7CD04B09" w14:textId="60774C4D" w:rsidR="006D7164" w:rsidRPr="00593425" w:rsidRDefault="006D7164">
            <w:pPr>
              <w:pStyle w:val="TableText"/>
              <w:keepNext/>
              <w:keepLines/>
              <w:rPr>
                <w:rFonts w:cs="Arial"/>
                <w:sz w:val="20"/>
                <w:szCs w:val="20"/>
              </w:rPr>
              <w:pPrChange w:id="256" w:author="Shah Ashay" w:date="2018-04-16T17:15:00Z">
                <w:pPr>
                  <w:pStyle w:val="TableText"/>
                  <w:keepNext/>
                  <w:keepLines/>
                  <w:jc w:val="center"/>
                </w:pPr>
              </w:pPrChange>
            </w:pPr>
            <w:r w:rsidRPr="00593425">
              <w:rPr>
                <w:rFonts w:cs="Arial"/>
                <w:sz w:val="20"/>
                <w:szCs w:val="20"/>
              </w:rPr>
              <w:t>5.</w:t>
            </w:r>
          </w:p>
        </w:tc>
        <w:tc>
          <w:tcPr>
            <w:tcW w:w="1939" w:type="pct"/>
            <w:vAlign w:val="center"/>
            <w:tcPrChange w:id="257" w:author="Shah Ashay" w:date="2018-04-16T17:15:00Z">
              <w:tcPr>
                <w:tcW w:w="3630" w:type="dxa"/>
              </w:tcPr>
            </w:tcPrChange>
          </w:tcPr>
          <w:p w14:paraId="4C02F28F" w14:textId="77777777" w:rsidR="006D7164" w:rsidRPr="00593425" w:rsidRDefault="006D7164" w:rsidP="00593425">
            <w:pPr>
              <w:pStyle w:val="TableText"/>
              <w:keepNext/>
              <w:keepLines/>
              <w:rPr>
                <w:rFonts w:cs="Arial"/>
                <w:sz w:val="20"/>
                <w:szCs w:val="20"/>
                <w:rPrChange w:id="258" w:author="Shah Ashay" w:date="2018-04-16T17:15:00Z">
                  <w:rPr>
                    <w:rFonts w:asciiTheme="minorHAnsi" w:hAnsiTheme="minorHAnsi"/>
                    <w:sz w:val="20"/>
                    <w:szCs w:val="20"/>
                  </w:rPr>
                </w:rPrChange>
              </w:rPr>
            </w:pPr>
            <w:r w:rsidRPr="00593425">
              <w:rPr>
                <w:rFonts w:cs="Arial"/>
                <w:sz w:val="20"/>
                <w:szCs w:val="20"/>
                <w:rPrChange w:id="259" w:author="Shah Ashay" w:date="2018-04-16T17:15:00Z">
                  <w:rPr>
                    <w:rFonts w:asciiTheme="minorHAnsi" w:hAnsiTheme="minorHAnsi"/>
                    <w:sz w:val="20"/>
                    <w:szCs w:val="20"/>
                  </w:rPr>
                </w:rPrChange>
              </w:rPr>
              <w:t xml:space="preserve">Enter the date that the reference values should be applied to the well in </w:t>
            </w:r>
            <w:r w:rsidRPr="00593425">
              <w:rPr>
                <w:rFonts w:cs="Arial"/>
                <w:b/>
                <w:i/>
                <w:sz w:val="20"/>
                <w:szCs w:val="20"/>
                <w:rPrChange w:id="260" w:author="Shah Ashay" w:date="2018-04-16T17:15:00Z">
                  <w:rPr>
                    <w:rFonts w:asciiTheme="minorHAnsi" w:hAnsiTheme="minorHAnsi"/>
                    <w:b/>
                    <w:i/>
                    <w:sz w:val="20"/>
                    <w:szCs w:val="20"/>
                  </w:rPr>
                </w:rPrChange>
              </w:rPr>
              <w:t>Daytime</w:t>
            </w:r>
            <w:r w:rsidRPr="00593425">
              <w:rPr>
                <w:rFonts w:cs="Arial"/>
                <w:sz w:val="20"/>
                <w:szCs w:val="20"/>
                <w:rPrChange w:id="261" w:author="Shah Ashay" w:date="2018-04-16T17:15:00Z">
                  <w:rPr>
                    <w:rFonts w:asciiTheme="minorHAnsi" w:hAnsiTheme="minorHAnsi"/>
                    <w:sz w:val="20"/>
                    <w:szCs w:val="20"/>
                  </w:rPr>
                </w:rPrChange>
              </w:rPr>
              <w:t xml:space="preserve">.  </w:t>
            </w:r>
          </w:p>
          <w:p w14:paraId="5C40DE81" w14:textId="282027AD" w:rsidR="006D7164" w:rsidRPr="00593425" w:rsidRDefault="006D7164">
            <w:pPr>
              <w:rPr>
                <w:rFonts w:cs="Arial"/>
                <w:color w:val="000000" w:themeColor="text1"/>
                <w:sz w:val="20"/>
                <w:szCs w:val="20"/>
              </w:rPr>
            </w:pPr>
            <w:r w:rsidRPr="00593425">
              <w:rPr>
                <w:rFonts w:cs="Arial"/>
                <w:sz w:val="20"/>
                <w:szCs w:val="20"/>
                <w:rPrChange w:id="262" w:author="Shah Ashay" w:date="2018-04-16T17:15:00Z">
                  <w:rPr>
                    <w:rFonts w:asciiTheme="minorHAnsi" w:hAnsiTheme="minorHAnsi"/>
                    <w:sz w:val="20"/>
                    <w:szCs w:val="20"/>
                  </w:rPr>
                </w:rPrChange>
              </w:rPr>
              <w:t xml:space="preserve">(For new wells, enter the Effective Date from the WIN form.) </w:t>
            </w:r>
          </w:p>
        </w:tc>
        <w:tc>
          <w:tcPr>
            <w:tcW w:w="1154" w:type="pct"/>
            <w:vAlign w:val="center"/>
            <w:tcPrChange w:id="263" w:author="Shah Ashay" w:date="2018-04-16T17:15:00Z">
              <w:tcPr>
                <w:tcW w:w="2160" w:type="dxa"/>
              </w:tcPr>
            </w:tcPrChange>
          </w:tcPr>
          <w:p w14:paraId="1956FC33" w14:textId="0C71EF3D" w:rsidR="006D7164" w:rsidRPr="00593425" w:rsidRDefault="006D7164">
            <w:pPr>
              <w:rPr>
                <w:rFonts w:cs="Arial"/>
                <w:color w:val="000000" w:themeColor="text1"/>
                <w:sz w:val="20"/>
                <w:szCs w:val="20"/>
              </w:rPr>
            </w:pPr>
            <w:r w:rsidRPr="00593425">
              <w:rPr>
                <w:rFonts w:cs="Arial"/>
                <w:sz w:val="20"/>
                <w:szCs w:val="20"/>
                <w:rPrChange w:id="264" w:author="Shah Ashay" w:date="2018-04-16T17:15:00Z">
                  <w:rPr>
                    <w:rFonts w:asciiTheme="minorHAnsi" w:hAnsiTheme="minorHAnsi"/>
                    <w:sz w:val="20"/>
                    <w:szCs w:val="20"/>
                  </w:rPr>
                </w:rPrChange>
              </w:rPr>
              <w:t>Date is displayed</w:t>
            </w:r>
          </w:p>
        </w:tc>
        <w:tc>
          <w:tcPr>
            <w:tcW w:w="1538" w:type="pct"/>
            <w:vAlign w:val="center"/>
            <w:tcPrChange w:id="265" w:author="Shah Ashay" w:date="2018-04-16T17:15:00Z">
              <w:tcPr>
                <w:tcW w:w="2880" w:type="dxa"/>
              </w:tcPr>
            </w:tcPrChange>
          </w:tcPr>
          <w:p w14:paraId="3915F277" w14:textId="09F3B953" w:rsidR="006D7164" w:rsidRPr="00593425" w:rsidRDefault="006D7164">
            <w:pPr>
              <w:textAlignment w:val="center"/>
              <w:rPr>
                <w:rFonts w:cs="Arial"/>
                <w:color w:val="000000" w:themeColor="text1"/>
                <w:sz w:val="20"/>
                <w:szCs w:val="20"/>
              </w:rPr>
            </w:pPr>
            <w:r w:rsidRPr="00593425">
              <w:rPr>
                <w:rFonts w:cs="Arial"/>
                <w:sz w:val="20"/>
                <w:szCs w:val="20"/>
                <w:rPrChange w:id="266" w:author="Shah Ashay" w:date="2018-04-16T17:15:00Z">
                  <w:rPr>
                    <w:rFonts w:asciiTheme="minorHAnsi" w:hAnsiTheme="minorHAnsi"/>
                    <w:sz w:val="20"/>
                    <w:szCs w:val="20"/>
                  </w:rPr>
                </w:rPrChange>
              </w:rPr>
              <w:t>Date format is yyyy-mm-dd</w:t>
            </w:r>
          </w:p>
        </w:tc>
      </w:tr>
      <w:tr w:rsidR="006D7164" w:rsidRPr="00593425" w14:paraId="6065A0F3" w14:textId="77777777" w:rsidTr="00593425">
        <w:tc>
          <w:tcPr>
            <w:tcW w:w="369" w:type="pct"/>
            <w:shd w:val="clear" w:color="auto" w:fill="C6D9F1" w:themeFill="text2" w:themeFillTint="33"/>
            <w:vAlign w:val="center"/>
            <w:tcPrChange w:id="267" w:author="Shah Ashay" w:date="2018-04-16T17:15:00Z">
              <w:tcPr>
                <w:tcW w:w="690" w:type="dxa"/>
                <w:shd w:val="clear" w:color="auto" w:fill="C6D9F1" w:themeFill="text2" w:themeFillTint="33"/>
              </w:tcPr>
            </w:tcPrChange>
          </w:tcPr>
          <w:p w14:paraId="7081C592" w14:textId="2D99E839" w:rsidR="006D7164" w:rsidRPr="00593425" w:rsidRDefault="00593425">
            <w:pPr>
              <w:pStyle w:val="TableText"/>
              <w:keepNext/>
              <w:keepLines/>
              <w:rPr>
                <w:rFonts w:cs="Arial"/>
                <w:sz w:val="20"/>
                <w:szCs w:val="20"/>
              </w:rPr>
              <w:pPrChange w:id="268" w:author="Shah Ashay" w:date="2018-04-16T17:15:00Z">
                <w:pPr>
                  <w:pStyle w:val="TableText"/>
                  <w:keepNext/>
                  <w:keepLines/>
                  <w:jc w:val="center"/>
                </w:pPr>
              </w:pPrChange>
            </w:pPr>
            <w:ins w:id="269" w:author="Shah Ashay" w:date="2018-04-16T17:15:00Z">
              <w:r>
                <w:rPr>
                  <w:rFonts w:cs="Arial"/>
                  <w:sz w:val="20"/>
                  <w:szCs w:val="20"/>
                </w:rPr>
                <w:t>6.</w:t>
              </w:r>
            </w:ins>
          </w:p>
        </w:tc>
        <w:tc>
          <w:tcPr>
            <w:tcW w:w="1939" w:type="pct"/>
            <w:vAlign w:val="center"/>
            <w:tcPrChange w:id="270" w:author="Shah Ashay" w:date="2018-04-16T17:15:00Z">
              <w:tcPr>
                <w:tcW w:w="3630" w:type="dxa"/>
              </w:tcPr>
            </w:tcPrChange>
          </w:tcPr>
          <w:p w14:paraId="3D855984" w14:textId="66196789" w:rsidR="006D7164" w:rsidRPr="00593425" w:rsidRDefault="006D7164" w:rsidP="00593425">
            <w:pPr>
              <w:pStyle w:val="TableText"/>
              <w:keepNext/>
              <w:keepLines/>
              <w:rPr>
                <w:rFonts w:cs="Arial"/>
                <w:color w:val="000000" w:themeColor="text1"/>
                <w:sz w:val="20"/>
                <w:szCs w:val="20"/>
              </w:rPr>
            </w:pPr>
            <w:r w:rsidRPr="00593425">
              <w:rPr>
                <w:rFonts w:cs="Arial"/>
                <w:sz w:val="20"/>
                <w:szCs w:val="20"/>
                <w:rPrChange w:id="271" w:author="Shah Ashay" w:date="2018-04-16T17:15:00Z">
                  <w:rPr>
                    <w:rFonts w:asciiTheme="minorHAnsi" w:hAnsiTheme="minorHAnsi"/>
                    <w:sz w:val="20"/>
                    <w:szCs w:val="20"/>
                  </w:rPr>
                </w:rPrChange>
              </w:rPr>
              <w:t xml:space="preserve">Click the </w:t>
            </w:r>
            <w:r w:rsidRPr="00593425">
              <w:rPr>
                <w:rFonts w:cs="Arial"/>
                <w:b/>
                <w:i/>
                <w:sz w:val="20"/>
                <w:szCs w:val="20"/>
                <w:rPrChange w:id="272" w:author="Shah Ashay" w:date="2018-04-16T17:15:00Z">
                  <w:rPr>
                    <w:rFonts w:asciiTheme="minorHAnsi" w:hAnsiTheme="minorHAnsi"/>
                    <w:b/>
                    <w:i/>
                    <w:sz w:val="20"/>
                    <w:szCs w:val="20"/>
                  </w:rPr>
                </w:rPrChange>
              </w:rPr>
              <w:t xml:space="preserve">Save </w:t>
            </w:r>
            <w:r w:rsidRPr="00593425">
              <w:rPr>
                <w:rFonts w:cs="Arial"/>
                <w:sz w:val="20"/>
                <w:szCs w:val="20"/>
                <w:rPrChange w:id="273" w:author="Shah Ashay" w:date="2018-04-16T17:15:00Z">
                  <w:rPr>
                    <w:rFonts w:asciiTheme="minorHAnsi" w:hAnsiTheme="minorHAnsi"/>
                    <w:sz w:val="20"/>
                    <w:szCs w:val="20"/>
                  </w:rPr>
                </w:rPrChange>
              </w:rPr>
              <w:t>icon in the Tool Bar</w:t>
            </w:r>
          </w:p>
        </w:tc>
        <w:tc>
          <w:tcPr>
            <w:tcW w:w="1154" w:type="pct"/>
            <w:vAlign w:val="center"/>
            <w:tcPrChange w:id="274" w:author="Shah Ashay" w:date="2018-04-16T17:15:00Z">
              <w:tcPr>
                <w:tcW w:w="2160" w:type="dxa"/>
              </w:tcPr>
            </w:tcPrChange>
          </w:tcPr>
          <w:p w14:paraId="77A5F06C" w14:textId="77777777" w:rsidR="006D7164" w:rsidRPr="00593425" w:rsidRDefault="006D7164" w:rsidP="00593425">
            <w:pPr>
              <w:keepNext/>
              <w:keepLines/>
              <w:rPr>
                <w:rFonts w:cs="Arial"/>
                <w:sz w:val="20"/>
                <w:szCs w:val="20"/>
                <w:rPrChange w:id="275" w:author="Shah Ashay" w:date="2018-04-16T17:15:00Z">
                  <w:rPr>
                    <w:rFonts w:asciiTheme="minorHAnsi" w:hAnsiTheme="minorHAnsi"/>
                    <w:sz w:val="20"/>
                    <w:szCs w:val="20"/>
                  </w:rPr>
                </w:rPrChange>
              </w:rPr>
            </w:pPr>
            <w:r w:rsidRPr="00593425">
              <w:rPr>
                <w:rFonts w:cs="Arial"/>
                <w:sz w:val="20"/>
                <w:szCs w:val="20"/>
                <w:rPrChange w:id="276" w:author="Shah Ashay" w:date="2018-04-16T17:15:00Z">
                  <w:rPr>
                    <w:rFonts w:asciiTheme="minorHAnsi" w:hAnsiTheme="minorHAnsi"/>
                    <w:sz w:val="20"/>
                    <w:szCs w:val="20"/>
                  </w:rPr>
                </w:rPrChange>
              </w:rPr>
              <w:t>Additional entry fields are displayed for entry.</w:t>
            </w:r>
          </w:p>
          <w:p w14:paraId="34055087" w14:textId="77777777" w:rsidR="006D7164" w:rsidRPr="00593425" w:rsidRDefault="006D7164">
            <w:pPr>
              <w:keepNext/>
              <w:keepLines/>
              <w:rPr>
                <w:rFonts w:cs="Arial"/>
                <w:sz w:val="20"/>
                <w:szCs w:val="20"/>
                <w:rPrChange w:id="277" w:author="Shah Ashay" w:date="2018-04-16T17:15:00Z">
                  <w:rPr>
                    <w:rFonts w:asciiTheme="minorHAnsi" w:hAnsiTheme="minorHAnsi"/>
                    <w:sz w:val="20"/>
                    <w:szCs w:val="20"/>
                  </w:rPr>
                </w:rPrChange>
              </w:rPr>
            </w:pPr>
          </w:p>
          <w:p w14:paraId="3FC7FC7D" w14:textId="4AEF1718" w:rsidR="006D7164" w:rsidRPr="00593425" w:rsidRDefault="006D7164">
            <w:pPr>
              <w:rPr>
                <w:rFonts w:cs="Arial"/>
                <w:color w:val="000000" w:themeColor="text1"/>
                <w:sz w:val="20"/>
                <w:szCs w:val="20"/>
              </w:rPr>
            </w:pPr>
            <w:r w:rsidRPr="00593425">
              <w:rPr>
                <w:rFonts w:cs="Arial"/>
                <w:sz w:val="20"/>
                <w:szCs w:val="20"/>
                <w:rPrChange w:id="278" w:author="Shah Ashay" w:date="2018-04-16T17:15:00Z">
                  <w:rPr>
                    <w:rFonts w:asciiTheme="minorHAnsi" w:hAnsiTheme="minorHAnsi"/>
                    <w:sz w:val="20"/>
                    <w:szCs w:val="20"/>
                  </w:rPr>
                </w:rPrChange>
              </w:rPr>
              <w:t>If there was a previous Well Reference Value record, any attributes previously set will be pre-populated.</w:t>
            </w:r>
          </w:p>
        </w:tc>
        <w:tc>
          <w:tcPr>
            <w:tcW w:w="1538" w:type="pct"/>
            <w:vAlign w:val="center"/>
            <w:tcPrChange w:id="279" w:author="Shah Ashay" w:date="2018-04-16T17:15:00Z">
              <w:tcPr>
                <w:tcW w:w="2880" w:type="dxa"/>
              </w:tcPr>
            </w:tcPrChange>
          </w:tcPr>
          <w:p w14:paraId="762E1196" w14:textId="77777777" w:rsidR="006D7164" w:rsidRPr="00593425" w:rsidRDefault="006D7164">
            <w:pPr>
              <w:textAlignment w:val="center"/>
              <w:rPr>
                <w:rFonts w:cs="Arial"/>
                <w:color w:val="000000" w:themeColor="text1"/>
                <w:sz w:val="20"/>
                <w:szCs w:val="20"/>
              </w:rPr>
            </w:pPr>
          </w:p>
        </w:tc>
      </w:tr>
      <w:tr w:rsidR="00831EBD" w:rsidRPr="00593425" w14:paraId="30ECEF77" w14:textId="77777777" w:rsidTr="00593425">
        <w:tc>
          <w:tcPr>
            <w:tcW w:w="369" w:type="pct"/>
            <w:tcBorders>
              <w:top w:val="single" w:sz="4" w:space="0" w:color="auto"/>
              <w:bottom w:val="single" w:sz="4" w:space="0" w:color="auto"/>
            </w:tcBorders>
            <w:shd w:val="clear" w:color="auto" w:fill="C6D9F1" w:themeFill="text2" w:themeFillTint="33"/>
            <w:vAlign w:val="center"/>
            <w:tcPrChange w:id="280" w:author="Shah Ashay" w:date="2018-04-16T17:15:00Z">
              <w:tcPr>
                <w:tcW w:w="690" w:type="dxa"/>
                <w:tcBorders>
                  <w:top w:val="single" w:sz="4" w:space="0" w:color="auto"/>
                  <w:bottom w:val="single" w:sz="4" w:space="0" w:color="auto"/>
                </w:tcBorders>
                <w:shd w:val="clear" w:color="auto" w:fill="C6D9F1" w:themeFill="text2" w:themeFillTint="33"/>
              </w:tcPr>
            </w:tcPrChange>
          </w:tcPr>
          <w:p w14:paraId="25F48A34" w14:textId="77777777" w:rsidR="00831EBD" w:rsidRPr="00593425" w:rsidRDefault="00831EBD">
            <w:pPr>
              <w:pStyle w:val="TableText"/>
              <w:keepNext/>
              <w:keepLines/>
              <w:numPr>
                <w:ilvl w:val="1"/>
                <w:numId w:val="5"/>
              </w:numPr>
              <w:rPr>
                <w:rFonts w:cs="Arial"/>
                <w:sz w:val="20"/>
                <w:szCs w:val="20"/>
              </w:rPr>
              <w:pPrChange w:id="281" w:author="Shah Ashay" w:date="2018-04-16T17:15:00Z">
                <w:pPr>
                  <w:pStyle w:val="TableText"/>
                  <w:keepNext/>
                  <w:keepLines/>
                  <w:numPr>
                    <w:ilvl w:val="1"/>
                    <w:numId w:val="5"/>
                  </w:numPr>
                  <w:ind w:left="1440" w:hanging="360"/>
                  <w:jc w:val="center"/>
                </w:pPr>
              </w:pPrChange>
            </w:pPr>
          </w:p>
        </w:tc>
        <w:tc>
          <w:tcPr>
            <w:tcW w:w="1939" w:type="pct"/>
            <w:shd w:val="clear" w:color="auto" w:fill="C6D9F1" w:themeFill="text2" w:themeFillTint="33"/>
            <w:vAlign w:val="center"/>
            <w:tcPrChange w:id="282" w:author="Shah Ashay" w:date="2018-04-16T17:15:00Z">
              <w:tcPr>
                <w:tcW w:w="3630" w:type="dxa"/>
                <w:shd w:val="clear" w:color="auto" w:fill="C6D9F1" w:themeFill="text2" w:themeFillTint="33"/>
              </w:tcPr>
            </w:tcPrChange>
          </w:tcPr>
          <w:p w14:paraId="3166A11E" w14:textId="77777777" w:rsidR="00831EBD" w:rsidRPr="00593425" w:rsidRDefault="00831EBD" w:rsidP="00593425">
            <w:pPr>
              <w:pStyle w:val="TableText"/>
              <w:keepNext/>
              <w:keepLines/>
              <w:rPr>
                <w:rFonts w:cs="Arial"/>
                <w:sz w:val="20"/>
                <w:szCs w:val="20"/>
              </w:rPr>
            </w:pPr>
            <w:r w:rsidRPr="00593425">
              <w:rPr>
                <w:rFonts w:cs="Arial"/>
                <w:sz w:val="20"/>
                <w:szCs w:val="20"/>
              </w:rPr>
              <w:t>END OF USE CASE</w:t>
            </w:r>
          </w:p>
        </w:tc>
        <w:tc>
          <w:tcPr>
            <w:tcW w:w="1154" w:type="pct"/>
            <w:shd w:val="clear" w:color="auto" w:fill="C6D9F1" w:themeFill="text2" w:themeFillTint="33"/>
            <w:vAlign w:val="center"/>
            <w:tcPrChange w:id="283" w:author="Shah Ashay" w:date="2018-04-16T17:15:00Z">
              <w:tcPr>
                <w:tcW w:w="2160" w:type="dxa"/>
                <w:shd w:val="clear" w:color="auto" w:fill="C6D9F1" w:themeFill="text2" w:themeFillTint="33"/>
              </w:tcPr>
            </w:tcPrChange>
          </w:tcPr>
          <w:p w14:paraId="493FC687" w14:textId="77777777" w:rsidR="00831EBD" w:rsidRPr="00593425" w:rsidRDefault="00831EBD">
            <w:pPr>
              <w:keepNext/>
              <w:keepLines/>
              <w:rPr>
                <w:rFonts w:cs="Arial"/>
                <w:sz w:val="20"/>
                <w:szCs w:val="20"/>
              </w:rPr>
            </w:pPr>
          </w:p>
        </w:tc>
        <w:tc>
          <w:tcPr>
            <w:tcW w:w="1538" w:type="pct"/>
            <w:shd w:val="clear" w:color="auto" w:fill="C6D9F1" w:themeFill="text2" w:themeFillTint="33"/>
            <w:vAlign w:val="center"/>
            <w:tcPrChange w:id="284" w:author="Shah Ashay" w:date="2018-04-16T17:15:00Z">
              <w:tcPr>
                <w:tcW w:w="2880" w:type="dxa"/>
                <w:shd w:val="clear" w:color="auto" w:fill="C6D9F1" w:themeFill="text2" w:themeFillTint="33"/>
              </w:tcPr>
            </w:tcPrChange>
          </w:tcPr>
          <w:p w14:paraId="2EAFFF96" w14:textId="77777777" w:rsidR="00831EBD" w:rsidRPr="00593425" w:rsidRDefault="00831EBD">
            <w:pPr>
              <w:keepNext/>
              <w:keepLines/>
              <w:rPr>
                <w:rFonts w:cs="Arial"/>
                <w:sz w:val="20"/>
                <w:szCs w:val="20"/>
              </w:rPr>
            </w:pPr>
          </w:p>
        </w:tc>
      </w:tr>
    </w:tbl>
    <w:p w14:paraId="27CC4C89" w14:textId="77777777" w:rsidR="00C6253C" w:rsidRPr="008E41CF" w:rsidRDefault="00C6253C">
      <w:pPr>
        <w:rPr>
          <w:rFonts w:cs="Arial"/>
          <w:b/>
          <w:bCs/>
          <w:sz w:val="24"/>
          <w:szCs w:val="32"/>
        </w:rPr>
      </w:pPr>
    </w:p>
    <w:p w14:paraId="0BAA37FF" w14:textId="77777777" w:rsidR="004D61A0" w:rsidRPr="008E41CF" w:rsidRDefault="004D61A0" w:rsidP="005D1403">
      <w:pPr>
        <w:pStyle w:val="Heading1"/>
      </w:pPr>
      <w:bookmarkStart w:id="285" w:name="_Toc502246017"/>
      <w:r w:rsidRPr="008E41CF">
        <w:t>Alternative</w:t>
      </w:r>
      <w:bookmarkEnd w:id="157"/>
      <w:r w:rsidR="00BF2F96" w:rsidRPr="008E41CF">
        <w:t>s</w:t>
      </w:r>
      <w:bookmarkEnd w:id="285"/>
      <w:r w:rsidR="00023077" w:rsidRPr="008E41CF">
        <w:t xml:space="preserve"> </w:t>
      </w:r>
    </w:p>
    <w:p w14:paraId="0BAA3800" w14:textId="40025B2E" w:rsidR="0006165A" w:rsidRPr="008E41CF" w:rsidRDefault="004D61A0" w:rsidP="00447470">
      <w:pPr>
        <w:pStyle w:val="Heading2"/>
      </w:pPr>
      <w:bookmarkStart w:id="286" w:name="_Toc55750750"/>
      <w:bookmarkStart w:id="287" w:name="_Toc55748915"/>
      <w:bookmarkStart w:id="288" w:name="_Toc240857193"/>
      <w:bookmarkStart w:id="289" w:name="_Toc502246018"/>
      <w:r w:rsidRPr="008E41CF">
        <w:t xml:space="preserve">Alternate </w:t>
      </w:r>
      <w:r w:rsidR="00447470" w:rsidRPr="008E41CF">
        <w:t>Flow</w:t>
      </w:r>
      <w:r w:rsidRPr="008E41CF">
        <w:t xml:space="preserve"> A1:</w:t>
      </w:r>
      <w:bookmarkEnd w:id="286"/>
      <w:r w:rsidRPr="008E41CF">
        <w:t xml:space="preserve"> </w:t>
      </w:r>
      <w:bookmarkEnd w:id="287"/>
      <w:bookmarkEnd w:id="288"/>
      <w:r w:rsidR="00073917" w:rsidRPr="008E41CF">
        <w:t>N/A</w:t>
      </w:r>
      <w:bookmarkEnd w:id="289"/>
    </w:p>
    <w:p w14:paraId="0BAA3827" w14:textId="7B1A2D02" w:rsidR="00543D6E" w:rsidRPr="008E41CF" w:rsidRDefault="00543D6E" w:rsidP="00A902A5">
      <w:pPr>
        <w:rPr>
          <w:rFonts w:cs="Arial"/>
        </w:rPr>
      </w:pPr>
    </w:p>
    <w:p w14:paraId="363DAF25" w14:textId="77777777" w:rsidR="00073917" w:rsidRPr="008E41CF" w:rsidRDefault="00073917" w:rsidP="00A902A5">
      <w:pPr>
        <w:rPr>
          <w:rFonts w:cs="Arial"/>
        </w:rPr>
      </w:pPr>
    </w:p>
    <w:p w14:paraId="0BAA3828" w14:textId="77777777" w:rsidR="003D41D8" w:rsidRPr="008E41CF" w:rsidRDefault="001516B9" w:rsidP="003D41D8">
      <w:pPr>
        <w:pStyle w:val="Heading1"/>
      </w:pPr>
      <w:bookmarkStart w:id="290" w:name="_Toc502246019"/>
      <w:r w:rsidRPr="008E41CF">
        <w:t>Exception</w:t>
      </w:r>
      <w:r w:rsidR="00BF2F96" w:rsidRPr="008E41CF">
        <w:t>s</w:t>
      </w:r>
      <w:bookmarkEnd w:id="290"/>
    </w:p>
    <w:p w14:paraId="0BAA3829" w14:textId="2906BD66" w:rsidR="001516B9" w:rsidRPr="008E41CF" w:rsidRDefault="00E71304" w:rsidP="00447470">
      <w:pPr>
        <w:pStyle w:val="Heading2"/>
      </w:pPr>
      <w:bookmarkStart w:id="291" w:name="_Toc502246020"/>
      <w:r w:rsidRPr="008E41CF">
        <w:t>List of Common Issues/Errors</w:t>
      </w:r>
      <w:bookmarkEnd w:id="291"/>
    </w:p>
    <w:p w14:paraId="0BAA382A" w14:textId="77777777" w:rsidR="001516B9" w:rsidRPr="008E41CF" w:rsidRDefault="001516B9" w:rsidP="001516B9">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292" w:author="Batra Yogesh (EXT)" w:date="2018-04-13T13:06:00Z">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PrChange>
      </w:tblPr>
      <w:tblGrid>
        <w:gridCol w:w="935"/>
        <w:gridCol w:w="3220"/>
        <w:gridCol w:w="3845"/>
        <w:gridCol w:w="1350"/>
        <w:tblGridChange w:id="293">
          <w:tblGrid>
            <w:gridCol w:w="810"/>
            <w:gridCol w:w="2790"/>
            <w:gridCol w:w="3330"/>
            <w:gridCol w:w="1170"/>
          </w:tblGrid>
        </w:tblGridChange>
      </w:tblGrid>
      <w:tr w:rsidR="001516B9" w:rsidRPr="008E41CF" w14:paraId="0BAA382F" w14:textId="77777777" w:rsidTr="008E41CF">
        <w:trPr>
          <w:cantSplit/>
          <w:tblHeader/>
          <w:trPrChange w:id="294" w:author="Batra Yogesh (EXT)" w:date="2018-04-13T13:06:00Z">
            <w:trPr>
              <w:cantSplit/>
              <w:tblHeader/>
            </w:trPr>
          </w:trPrChange>
        </w:trPr>
        <w:tc>
          <w:tcPr>
            <w:tcW w:w="500" w:type="pct"/>
            <w:tcBorders>
              <w:bottom w:val="single" w:sz="4" w:space="0" w:color="auto"/>
            </w:tcBorders>
            <w:shd w:val="clear" w:color="auto" w:fill="3399FF"/>
            <w:tcPrChange w:id="295" w:author="Batra Yogesh (EXT)" w:date="2018-04-13T13:06:00Z">
              <w:tcPr>
                <w:tcW w:w="810" w:type="dxa"/>
                <w:tcBorders>
                  <w:bottom w:val="single" w:sz="4" w:space="0" w:color="auto"/>
                </w:tcBorders>
                <w:shd w:val="clear" w:color="auto" w:fill="3399FF"/>
              </w:tcPr>
            </w:tcPrChange>
          </w:tcPr>
          <w:p w14:paraId="0BAA382B" w14:textId="029CB4E5" w:rsidR="001516B9" w:rsidRPr="008E41CF" w:rsidRDefault="001516B9" w:rsidP="0083596B">
            <w:pPr>
              <w:pStyle w:val="ColumnHead"/>
              <w:keepNext/>
              <w:keepLines/>
              <w:rPr>
                <w:rFonts w:cs="Arial"/>
                <w:color w:val="FFFFFF" w:themeColor="background1"/>
                <w:sz w:val="20"/>
              </w:rPr>
            </w:pPr>
          </w:p>
        </w:tc>
        <w:tc>
          <w:tcPr>
            <w:tcW w:w="1722" w:type="pct"/>
            <w:shd w:val="clear" w:color="auto" w:fill="3399FF"/>
            <w:tcPrChange w:id="296" w:author="Batra Yogesh (EXT)" w:date="2018-04-13T13:06:00Z">
              <w:tcPr>
                <w:tcW w:w="2790" w:type="dxa"/>
                <w:shd w:val="clear" w:color="auto" w:fill="3399FF"/>
              </w:tcPr>
            </w:tcPrChange>
          </w:tcPr>
          <w:p w14:paraId="0BAA382C" w14:textId="5D11B08C" w:rsidR="001516B9" w:rsidRPr="008E41CF" w:rsidRDefault="00E71304" w:rsidP="0083596B">
            <w:pPr>
              <w:pStyle w:val="ColumnHead"/>
              <w:keepNext/>
              <w:keepLines/>
              <w:rPr>
                <w:rFonts w:cs="Arial"/>
                <w:color w:val="FFFFFF" w:themeColor="background1"/>
                <w:sz w:val="20"/>
              </w:rPr>
            </w:pPr>
            <w:r w:rsidRPr="008E41CF">
              <w:rPr>
                <w:rFonts w:cs="Arial"/>
                <w:color w:val="FFFFFF" w:themeColor="background1"/>
                <w:sz w:val="20"/>
              </w:rPr>
              <w:t>Error</w:t>
            </w:r>
          </w:p>
        </w:tc>
        <w:tc>
          <w:tcPr>
            <w:tcW w:w="2056" w:type="pct"/>
            <w:shd w:val="clear" w:color="auto" w:fill="3399FF"/>
            <w:tcPrChange w:id="297" w:author="Batra Yogesh (EXT)" w:date="2018-04-13T13:06:00Z">
              <w:tcPr>
                <w:tcW w:w="3330" w:type="dxa"/>
                <w:shd w:val="clear" w:color="auto" w:fill="3399FF"/>
              </w:tcPr>
            </w:tcPrChange>
          </w:tcPr>
          <w:p w14:paraId="0BAA382D" w14:textId="232FB465" w:rsidR="001516B9" w:rsidRPr="008E41CF" w:rsidRDefault="00E71304" w:rsidP="0083596B">
            <w:pPr>
              <w:pStyle w:val="ColumnHead"/>
              <w:keepNext/>
              <w:keepLines/>
              <w:rPr>
                <w:rFonts w:cs="Arial"/>
                <w:color w:val="FFFFFF" w:themeColor="background1"/>
                <w:sz w:val="20"/>
              </w:rPr>
            </w:pPr>
            <w:r w:rsidRPr="008E41CF">
              <w:rPr>
                <w:rFonts w:cs="Arial"/>
                <w:color w:val="FFFFFF" w:themeColor="background1"/>
                <w:sz w:val="20"/>
              </w:rPr>
              <w:t>Error Message</w:t>
            </w:r>
          </w:p>
        </w:tc>
        <w:tc>
          <w:tcPr>
            <w:tcW w:w="722" w:type="pct"/>
            <w:shd w:val="clear" w:color="auto" w:fill="3399FF"/>
            <w:tcPrChange w:id="298" w:author="Batra Yogesh (EXT)" w:date="2018-04-13T13:06:00Z">
              <w:tcPr>
                <w:tcW w:w="1170" w:type="dxa"/>
                <w:shd w:val="clear" w:color="auto" w:fill="3399FF"/>
              </w:tcPr>
            </w:tcPrChange>
          </w:tcPr>
          <w:p w14:paraId="0BAA382E" w14:textId="37C307D4" w:rsidR="001516B9" w:rsidRPr="008E41CF" w:rsidRDefault="001516B9" w:rsidP="0083596B">
            <w:pPr>
              <w:pStyle w:val="ColumnHead"/>
              <w:keepNext/>
              <w:keepLines/>
              <w:rPr>
                <w:rFonts w:cs="Arial"/>
                <w:color w:val="FFFFFF" w:themeColor="background1"/>
                <w:sz w:val="20"/>
              </w:rPr>
            </w:pPr>
          </w:p>
        </w:tc>
      </w:tr>
      <w:tr w:rsidR="001516B9" w:rsidRPr="008E41CF" w14:paraId="0BAA3834" w14:textId="77777777" w:rsidTr="008E41CF">
        <w:trPr>
          <w:cantSplit/>
          <w:trPrChange w:id="299" w:author="Batra Yogesh (EXT)" w:date="2018-04-13T13:06:00Z">
            <w:trPr>
              <w:cantSplit/>
            </w:trPr>
          </w:trPrChange>
        </w:trPr>
        <w:tc>
          <w:tcPr>
            <w:tcW w:w="500" w:type="pct"/>
            <w:shd w:val="clear" w:color="auto" w:fill="C6D9F1" w:themeFill="text2" w:themeFillTint="33"/>
            <w:tcPrChange w:id="300" w:author="Batra Yogesh (EXT)" w:date="2018-04-13T13:06:00Z">
              <w:tcPr>
                <w:tcW w:w="810" w:type="dxa"/>
                <w:shd w:val="clear" w:color="auto" w:fill="C6D9F1" w:themeFill="text2" w:themeFillTint="33"/>
              </w:tcPr>
            </w:tcPrChange>
          </w:tcPr>
          <w:p w14:paraId="0BAA3830" w14:textId="77777777" w:rsidR="00447470" w:rsidRPr="008E41CF" w:rsidRDefault="00447470" w:rsidP="00726BBA">
            <w:pPr>
              <w:pStyle w:val="TableText"/>
              <w:keepNext/>
              <w:keepLines/>
              <w:numPr>
                <w:ilvl w:val="0"/>
                <w:numId w:val="8"/>
              </w:numPr>
              <w:jc w:val="center"/>
              <w:rPr>
                <w:rFonts w:cs="Arial"/>
                <w:color w:val="000000"/>
                <w:sz w:val="20"/>
              </w:rPr>
            </w:pPr>
          </w:p>
        </w:tc>
        <w:tc>
          <w:tcPr>
            <w:tcW w:w="1722" w:type="pct"/>
            <w:tcPrChange w:id="301" w:author="Batra Yogesh (EXT)" w:date="2018-04-13T13:06:00Z">
              <w:tcPr>
                <w:tcW w:w="2790" w:type="dxa"/>
              </w:tcPr>
            </w:tcPrChange>
          </w:tcPr>
          <w:p w14:paraId="0BAA3831" w14:textId="77777777" w:rsidR="001516B9" w:rsidRPr="008E41CF" w:rsidRDefault="001516B9" w:rsidP="0083596B">
            <w:pPr>
              <w:pStyle w:val="TableText"/>
              <w:keepNext/>
              <w:keepLines/>
              <w:rPr>
                <w:rFonts w:cs="Arial"/>
                <w:color w:val="000000"/>
                <w:sz w:val="20"/>
              </w:rPr>
            </w:pPr>
          </w:p>
        </w:tc>
        <w:tc>
          <w:tcPr>
            <w:tcW w:w="2056" w:type="pct"/>
            <w:tcPrChange w:id="302" w:author="Batra Yogesh (EXT)" w:date="2018-04-13T13:06:00Z">
              <w:tcPr>
                <w:tcW w:w="3330" w:type="dxa"/>
              </w:tcPr>
            </w:tcPrChange>
          </w:tcPr>
          <w:p w14:paraId="0BAA3832" w14:textId="77777777" w:rsidR="001516B9" w:rsidRPr="008E41CF" w:rsidRDefault="001516B9" w:rsidP="0083596B">
            <w:pPr>
              <w:keepNext/>
              <w:keepLines/>
              <w:rPr>
                <w:rFonts w:cs="Arial"/>
                <w:color w:val="000000"/>
                <w:sz w:val="20"/>
              </w:rPr>
            </w:pPr>
          </w:p>
        </w:tc>
        <w:tc>
          <w:tcPr>
            <w:tcW w:w="722" w:type="pct"/>
            <w:tcPrChange w:id="303" w:author="Batra Yogesh (EXT)" w:date="2018-04-13T13:06:00Z">
              <w:tcPr>
                <w:tcW w:w="1170" w:type="dxa"/>
              </w:tcPr>
            </w:tcPrChange>
          </w:tcPr>
          <w:p w14:paraId="0BAA3833" w14:textId="77777777" w:rsidR="001516B9" w:rsidRPr="008E41CF" w:rsidRDefault="001516B9" w:rsidP="0083596B">
            <w:pPr>
              <w:keepNext/>
              <w:keepLines/>
              <w:rPr>
                <w:rFonts w:cs="Arial"/>
                <w:color w:val="000000"/>
                <w:sz w:val="20"/>
              </w:rPr>
            </w:pPr>
          </w:p>
        </w:tc>
      </w:tr>
      <w:tr w:rsidR="000A438C" w:rsidRPr="008E41CF" w14:paraId="0BAA3839" w14:textId="77777777" w:rsidTr="008E41CF">
        <w:trPr>
          <w:cantSplit/>
          <w:trHeight w:val="341"/>
          <w:trPrChange w:id="304" w:author="Batra Yogesh (EXT)" w:date="2018-04-13T13:06:00Z">
            <w:trPr>
              <w:cantSplit/>
              <w:trHeight w:val="341"/>
            </w:trPr>
          </w:trPrChange>
        </w:trPr>
        <w:tc>
          <w:tcPr>
            <w:tcW w:w="500" w:type="pct"/>
            <w:shd w:val="clear" w:color="auto" w:fill="C6D9F1" w:themeFill="text2" w:themeFillTint="33"/>
            <w:tcPrChange w:id="305" w:author="Batra Yogesh (EXT)" w:date="2018-04-13T13:06:00Z">
              <w:tcPr>
                <w:tcW w:w="810" w:type="dxa"/>
                <w:shd w:val="clear" w:color="auto" w:fill="C6D9F1" w:themeFill="text2" w:themeFillTint="33"/>
              </w:tcPr>
            </w:tcPrChange>
          </w:tcPr>
          <w:p w14:paraId="0BAA3835" w14:textId="77777777" w:rsidR="00447470" w:rsidRPr="008E41CF" w:rsidRDefault="00447470" w:rsidP="00726BBA">
            <w:pPr>
              <w:pStyle w:val="TableText"/>
              <w:keepNext/>
              <w:keepLines/>
              <w:numPr>
                <w:ilvl w:val="0"/>
                <w:numId w:val="8"/>
              </w:numPr>
              <w:jc w:val="center"/>
              <w:rPr>
                <w:rFonts w:cs="Arial"/>
                <w:color w:val="000000"/>
                <w:sz w:val="20"/>
              </w:rPr>
            </w:pPr>
          </w:p>
        </w:tc>
        <w:tc>
          <w:tcPr>
            <w:tcW w:w="1722" w:type="pct"/>
            <w:tcPrChange w:id="306" w:author="Batra Yogesh (EXT)" w:date="2018-04-13T13:06:00Z">
              <w:tcPr>
                <w:tcW w:w="2790" w:type="dxa"/>
              </w:tcPr>
            </w:tcPrChange>
          </w:tcPr>
          <w:p w14:paraId="0BAA3836" w14:textId="77777777" w:rsidR="000A438C" w:rsidRPr="008E41CF" w:rsidRDefault="000A438C" w:rsidP="0083596B">
            <w:pPr>
              <w:pStyle w:val="TableText"/>
              <w:keepNext/>
              <w:keepLines/>
              <w:rPr>
                <w:rFonts w:cs="Arial"/>
                <w:color w:val="000000"/>
                <w:sz w:val="20"/>
              </w:rPr>
            </w:pPr>
          </w:p>
        </w:tc>
        <w:tc>
          <w:tcPr>
            <w:tcW w:w="2056" w:type="pct"/>
            <w:tcPrChange w:id="307" w:author="Batra Yogesh (EXT)" w:date="2018-04-13T13:06:00Z">
              <w:tcPr>
                <w:tcW w:w="3330" w:type="dxa"/>
              </w:tcPr>
            </w:tcPrChange>
          </w:tcPr>
          <w:p w14:paraId="0BAA3837" w14:textId="77777777" w:rsidR="000A438C" w:rsidRPr="008E41CF" w:rsidRDefault="000A438C" w:rsidP="0083596B">
            <w:pPr>
              <w:keepNext/>
              <w:keepLines/>
              <w:rPr>
                <w:rFonts w:cs="Arial"/>
                <w:color w:val="000000"/>
                <w:sz w:val="20"/>
              </w:rPr>
            </w:pPr>
          </w:p>
        </w:tc>
        <w:tc>
          <w:tcPr>
            <w:tcW w:w="722" w:type="pct"/>
            <w:tcPrChange w:id="308" w:author="Batra Yogesh (EXT)" w:date="2018-04-13T13:06:00Z">
              <w:tcPr>
                <w:tcW w:w="1170" w:type="dxa"/>
              </w:tcPr>
            </w:tcPrChange>
          </w:tcPr>
          <w:p w14:paraId="0BAA3838" w14:textId="77777777" w:rsidR="000A438C" w:rsidRPr="008E41CF" w:rsidRDefault="000A438C" w:rsidP="0083596B">
            <w:pPr>
              <w:keepNext/>
              <w:keepLines/>
              <w:rPr>
                <w:rFonts w:cs="Arial"/>
                <w:color w:val="000000"/>
                <w:sz w:val="20"/>
              </w:rPr>
            </w:pPr>
          </w:p>
        </w:tc>
      </w:tr>
      <w:tr w:rsidR="000A438C" w:rsidRPr="008E41CF" w14:paraId="0BAA383E" w14:textId="77777777" w:rsidTr="008E41CF">
        <w:trPr>
          <w:cantSplit/>
          <w:trHeight w:val="341"/>
          <w:trPrChange w:id="309" w:author="Batra Yogesh (EXT)" w:date="2018-04-13T13:06:00Z">
            <w:trPr>
              <w:cantSplit/>
              <w:trHeight w:val="341"/>
            </w:trPr>
          </w:trPrChange>
        </w:trPr>
        <w:tc>
          <w:tcPr>
            <w:tcW w:w="500" w:type="pct"/>
            <w:shd w:val="clear" w:color="auto" w:fill="C6D9F1" w:themeFill="text2" w:themeFillTint="33"/>
            <w:tcPrChange w:id="310" w:author="Batra Yogesh (EXT)" w:date="2018-04-13T13:06:00Z">
              <w:tcPr>
                <w:tcW w:w="810" w:type="dxa"/>
                <w:shd w:val="clear" w:color="auto" w:fill="C6D9F1" w:themeFill="text2" w:themeFillTint="33"/>
              </w:tcPr>
            </w:tcPrChange>
          </w:tcPr>
          <w:p w14:paraId="0BAA383A" w14:textId="77777777" w:rsidR="000A438C" w:rsidRPr="008E41CF" w:rsidRDefault="000A438C" w:rsidP="00726BBA">
            <w:pPr>
              <w:pStyle w:val="TableText"/>
              <w:keepNext/>
              <w:keepLines/>
              <w:numPr>
                <w:ilvl w:val="0"/>
                <w:numId w:val="8"/>
              </w:numPr>
              <w:jc w:val="center"/>
              <w:rPr>
                <w:rFonts w:cs="Arial"/>
                <w:color w:val="000000"/>
                <w:sz w:val="20"/>
              </w:rPr>
            </w:pPr>
          </w:p>
        </w:tc>
        <w:tc>
          <w:tcPr>
            <w:tcW w:w="1722" w:type="pct"/>
            <w:tcPrChange w:id="311" w:author="Batra Yogesh (EXT)" w:date="2018-04-13T13:06:00Z">
              <w:tcPr>
                <w:tcW w:w="2790" w:type="dxa"/>
              </w:tcPr>
            </w:tcPrChange>
          </w:tcPr>
          <w:p w14:paraId="0BAA383B" w14:textId="77777777" w:rsidR="000A438C" w:rsidRPr="008E41CF" w:rsidRDefault="000A438C" w:rsidP="0083596B">
            <w:pPr>
              <w:pStyle w:val="TableText"/>
              <w:keepNext/>
              <w:keepLines/>
              <w:rPr>
                <w:rFonts w:cs="Arial"/>
                <w:color w:val="000000"/>
                <w:sz w:val="20"/>
              </w:rPr>
            </w:pPr>
          </w:p>
        </w:tc>
        <w:tc>
          <w:tcPr>
            <w:tcW w:w="2056" w:type="pct"/>
            <w:tcPrChange w:id="312" w:author="Batra Yogesh (EXT)" w:date="2018-04-13T13:06:00Z">
              <w:tcPr>
                <w:tcW w:w="3330" w:type="dxa"/>
              </w:tcPr>
            </w:tcPrChange>
          </w:tcPr>
          <w:p w14:paraId="0BAA383C" w14:textId="77777777" w:rsidR="000A438C" w:rsidRPr="008E41CF" w:rsidRDefault="000A438C" w:rsidP="0083596B">
            <w:pPr>
              <w:keepNext/>
              <w:keepLines/>
              <w:rPr>
                <w:rFonts w:cs="Arial"/>
                <w:color w:val="000000"/>
                <w:sz w:val="20"/>
              </w:rPr>
            </w:pPr>
          </w:p>
        </w:tc>
        <w:tc>
          <w:tcPr>
            <w:tcW w:w="722" w:type="pct"/>
            <w:tcPrChange w:id="313" w:author="Batra Yogesh (EXT)" w:date="2018-04-13T13:06:00Z">
              <w:tcPr>
                <w:tcW w:w="1170" w:type="dxa"/>
              </w:tcPr>
            </w:tcPrChange>
          </w:tcPr>
          <w:p w14:paraId="0BAA383D" w14:textId="77777777" w:rsidR="000A438C" w:rsidRPr="008E41CF" w:rsidRDefault="000A438C" w:rsidP="0083596B">
            <w:pPr>
              <w:keepNext/>
              <w:keepLines/>
              <w:rPr>
                <w:rFonts w:cs="Arial"/>
                <w:color w:val="000000"/>
                <w:sz w:val="20"/>
              </w:rPr>
            </w:pPr>
          </w:p>
        </w:tc>
      </w:tr>
    </w:tbl>
    <w:p w14:paraId="0BAA3844" w14:textId="77777777" w:rsidR="00E77205" w:rsidRPr="008E41CF" w:rsidRDefault="00E77205" w:rsidP="00BF2F96">
      <w:pPr>
        <w:rPr>
          <w:rFonts w:cs="Arial"/>
          <w:i/>
        </w:rPr>
      </w:pPr>
    </w:p>
    <w:sectPr w:rsidR="00E77205" w:rsidRPr="008E41CF" w:rsidSect="004D002A">
      <w:footerReference w:type="even" r:id="rId20"/>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EF13A" w14:textId="77777777" w:rsidR="00FC3190" w:rsidRDefault="00FC3190">
      <w:r>
        <w:separator/>
      </w:r>
    </w:p>
  </w:endnote>
  <w:endnote w:type="continuationSeparator" w:id="0">
    <w:p w14:paraId="3B24BE3A" w14:textId="77777777" w:rsidR="00FC3190" w:rsidRDefault="00FC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5FCC6" w14:textId="77777777" w:rsidR="00C51883" w:rsidRDefault="00C518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AE41C" w14:textId="05A4AE0C" w:rsidR="00D730E7" w:rsidRDefault="00D730E7">
    <w:pPr>
      <w:pStyle w:val="Footer"/>
    </w:pPr>
    <w:r w:rsidRPr="009C79B2">
      <w:rPr>
        <w:rFonts w:cs="Arial"/>
        <w:color w:val="3399FF"/>
      </w:rPr>
      <w:t>© 201</w:t>
    </w:r>
    <w:r>
      <w:rPr>
        <w:rFonts w:cs="Arial"/>
        <w:color w:val="3399FF"/>
      </w:rPr>
      <w:t>7</w:t>
    </w:r>
    <w:r w:rsidRPr="009C79B2">
      <w:rPr>
        <w:rFonts w:cs="Arial"/>
        <w:color w:val="3399FF"/>
      </w:rPr>
      <w:t xml:space="preserve"> Chevron Corporation</w:t>
    </w:r>
    <w:r>
      <w:rPr>
        <w:rFonts w:cs="Arial"/>
        <w:color w:val="3399FF"/>
      </w:rPr>
      <w:t xml:space="preserve">                              </w:t>
    </w:r>
    <w:r w:rsidRPr="009C79B2">
      <w:rPr>
        <w:rFonts w:cs="Arial"/>
        <w:color w:val="3399FF"/>
      </w:rPr>
      <w:t>Company Confidential</w:t>
    </w:r>
    <w:r>
      <w:rPr>
        <w:rFonts w:cs="Arial"/>
        <w:color w:val="3399FF"/>
      </w:rPr>
      <w:tab/>
      <w:t xml:space="preserve">Page </w:t>
    </w:r>
    <w:r>
      <w:rPr>
        <w:rFonts w:cs="Arial"/>
        <w:color w:val="3399FF"/>
      </w:rPr>
      <w:fldChar w:fldCharType="begin"/>
    </w:r>
    <w:r>
      <w:rPr>
        <w:rFonts w:cs="Arial"/>
        <w:color w:val="3399FF"/>
      </w:rPr>
      <w:instrText xml:space="preserve"> PAGE  \* Arabic  \* MERGEFORMAT </w:instrText>
    </w:r>
    <w:r>
      <w:rPr>
        <w:rFonts w:cs="Arial"/>
        <w:color w:val="3399FF"/>
      </w:rPr>
      <w:fldChar w:fldCharType="separate"/>
    </w:r>
    <w:r w:rsidR="001666C3">
      <w:rPr>
        <w:rFonts w:cs="Arial"/>
        <w:noProof/>
        <w:color w:val="3399FF"/>
      </w:rPr>
      <w:t>1</w:t>
    </w:r>
    <w:r>
      <w:rPr>
        <w:rFonts w:cs="Arial"/>
        <w:color w:val="3399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864E9" w14:textId="77777777" w:rsidR="00C51883" w:rsidRDefault="00C518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C" w14:textId="77777777" w:rsidR="00014D25" w:rsidRDefault="00014D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AA384D" w14:textId="77777777" w:rsidR="00014D25" w:rsidRDefault="00014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4AC771" w14:textId="77777777" w:rsidR="00FC3190" w:rsidRDefault="00FC3190">
      <w:r>
        <w:separator/>
      </w:r>
    </w:p>
  </w:footnote>
  <w:footnote w:type="continuationSeparator" w:id="0">
    <w:p w14:paraId="09C840BB" w14:textId="77777777" w:rsidR="00FC3190" w:rsidRDefault="00FC3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23D13D" w14:textId="77777777" w:rsidR="00C51883" w:rsidRDefault="00C518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A3849" w14:textId="6A438BCF" w:rsidR="00014D25" w:rsidRPr="00D730E7" w:rsidRDefault="004D4C5C" w:rsidP="00D730E7">
    <w:pPr>
      <w:pStyle w:val="Header"/>
      <w:pBdr>
        <w:bottom w:val="single" w:sz="4" w:space="1" w:color="auto"/>
      </w:pBdr>
      <w:tabs>
        <w:tab w:val="right" w:pos="8460"/>
      </w:tabs>
      <w:jc w:val="center"/>
      <w:rPr>
        <w:b/>
        <w:color w:val="3399FF"/>
      </w:rPr>
    </w:pPr>
    <w:r>
      <w:rPr>
        <w:b/>
        <w:color w:val="3399FF"/>
      </w:rPr>
      <w:t>BKK</w:t>
    </w:r>
    <w:r w:rsidR="00645ABA">
      <w:rPr>
        <w:b/>
        <w:color w:val="3399FF"/>
      </w:rPr>
      <w:t>_</w:t>
    </w:r>
    <w:r w:rsidR="00FA58CA" w:rsidRPr="00D730E7">
      <w:rPr>
        <w:b/>
        <w:color w:val="3399FF"/>
      </w:rPr>
      <w:t>U</w:t>
    </w:r>
    <w:r w:rsidR="00C74154">
      <w:rPr>
        <w:b/>
        <w:color w:val="3399FF"/>
      </w:rPr>
      <w:t>C</w:t>
    </w:r>
    <w:r w:rsidR="00340E52">
      <w:rPr>
        <w:b/>
        <w:color w:val="3399FF"/>
      </w:rPr>
      <w:t>45</w:t>
    </w:r>
    <w:r w:rsidR="00073917">
      <w:rPr>
        <w:b/>
        <w:color w:val="3399FF"/>
      </w:rPr>
      <w:t xml:space="preserve"> </w:t>
    </w:r>
    <w:r w:rsidR="00340E52" w:rsidRPr="00340E52">
      <w:rPr>
        <w:b/>
        <w:color w:val="3399FF"/>
      </w:rPr>
      <w:t>Well Reference Values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8FD75" w14:textId="77777777" w:rsidR="00C51883" w:rsidRDefault="00C518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4E661EC8"/>
    <w:lvl w:ilvl="0">
      <w:start w:val="1"/>
      <w:numFmt w:val="decimal"/>
      <w:pStyle w:val="ListNumber3"/>
      <w:lvlText w:val="%1."/>
      <w:lvlJc w:val="left"/>
      <w:pPr>
        <w:tabs>
          <w:tab w:val="num" w:pos="1080"/>
        </w:tabs>
        <w:ind w:left="1080" w:hanging="360"/>
      </w:pPr>
    </w:lvl>
  </w:abstractNum>
  <w:abstractNum w:abstractNumId="1" w15:restartNumberingAfterBreak="0">
    <w:nsid w:val="00655134"/>
    <w:multiLevelType w:val="hybridMultilevel"/>
    <w:tmpl w:val="227C6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F2FF5"/>
    <w:multiLevelType w:val="hybridMultilevel"/>
    <w:tmpl w:val="0AC446C4"/>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B71024"/>
    <w:multiLevelType w:val="hybridMultilevel"/>
    <w:tmpl w:val="BEE6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F951D5"/>
    <w:multiLevelType w:val="hybridMultilevel"/>
    <w:tmpl w:val="45240792"/>
    <w:lvl w:ilvl="0" w:tplc="A90EF7DC">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B401E3"/>
    <w:multiLevelType w:val="hybridMultilevel"/>
    <w:tmpl w:val="FAB4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56A26"/>
    <w:multiLevelType w:val="hybridMultilevel"/>
    <w:tmpl w:val="EB78E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C863FC"/>
    <w:multiLevelType w:val="hybridMultilevel"/>
    <w:tmpl w:val="F3B60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FB5E85"/>
    <w:multiLevelType w:val="hybridMultilevel"/>
    <w:tmpl w:val="8034F2A8"/>
    <w:lvl w:ilvl="0" w:tplc="0E80AD64">
      <w:start w:val="1"/>
      <w:numFmt w:val="bullet"/>
      <w:pStyle w:val="BulletBlue"/>
      <w:lvlText w:val=""/>
      <w:lvlJc w:val="left"/>
      <w:pPr>
        <w:tabs>
          <w:tab w:val="num" w:pos="1440"/>
        </w:tabs>
        <w:ind w:left="1440" w:hanging="360"/>
      </w:pPr>
      <w:rPr>
        <w:rFonts w:ascii="Wingdings" w:hAnsi="Wingdings" w:hint="default"/>
      </w:rPr>
    </w:lvl>
    <w:lvl w:ilvl="1" w:tplc="453437C8" w:tentative="1">
      <w:start w:val="1"/>
      <w:numFmt w:val="bullet"/>
      <w:lvlText w:val="o"/>
      <w:lvlJc w:val="left"/>
      <w:pPr>
        <w:tabs>
          <w:tab w:val="num" w:pos="2160"/>
        </w:tabs>
        <w:ind w:left="2160" w:hanging="360"/>
      </w:pPr>
      <w:rPr>
        <w:rFonts w:ascii="Courier New" w:hAnsi="Courier New" w:hint="default"/>
      </w:rPr>
    </w:lvl>
    <w:lvl w:ilvl="2" w:tplc="7892EE78" w:tentative="1">
      <w:start w:val="1"/>
      <w:numFmt w:val="bullet"/>
      <w:lvlText w:val=""/>
      <w:lvlJc w:val="left"/>
      <w:pPr>
        <w:tabs>
          <w:tab w:val="num" w:pos="2880"/>
        </w:tabs>
        <w:ind w:left="2880" w:hanging="360"/>
      </w:pPr>
      <w:rPr>
        <w:rFonts w:ascii="Wingdings" w:hAnsi="Wingdings" w:hint="default"/>
      </w:rPr>
    </w:lvl>
    <w:lvl w:ilvl="3" w:tplc="FBE29D6A" w:tentative="1">
      <w:start w:val="1"/>
      <w:numFmt w:val="bullet"/>
      <w:lvlText w:val=""/>
      <w:lvlJc w:val="left"/>
      <w:pPr>
        <w:tabs>
          <w:tab w:val="num" w:pos="3600"/>
        </w:tabs>
        <w:ind w:left="3600" w:hanging="360"/>
      </w:pPr>
      <w:rPr>
        <w:rFonts w:ascii="Symbol" w:hAnsi="Symbol" w:hint="default"/>
      </w:rPr>
    </w:lvl>
    <w:lvl w:ilvl="4" w:tplc="5BC64FE8" w:tentative="1">
      <w:start w:val="1"/>
      <w:numFmt w:val="bullet"/>
      <w:lvlText w:val="o"/>
      <w:lvlJc w:val="left"/>
      <w:pPr>
        <w:tabs>
          <w:tab w:val="num" w:pos="4320"/>
        </w:tabs>
        <w:ind w:left="4320" w:hanging="360"/>
      </w:pPr>
      <w:rPr>
        <w:rFonts w:ascii="Courier New" w:hAnsi="Courier New" w:hint="default"/>
      </w:rPr>
    </w:lvl>
    <w:lvl w:ilvl="5" w:tplc="F5C07956" w:tentative="1">
      <w:start w:val="1"/>
      <w:numFmt w:val="bullet"/>
      <w:lvlText w:val=""/>
      <w:lvlJc w:val="left"/>
      <w:pPr>
        <w:tabs>
          <w:tab w:val="num" w:pos="5040"/>
        </w:tabs>
        <w:ind w:left="5040" w:hanging="360"/>
      </w:pPr>
      <w:rPr>
        <w:rFonts w:ascii="Wingdings" w:hAnsi="Wingdings" w:hint="default"/>
      </w:rPr>
    </w:lvl>
    <w:lvl w:ilvl="6" w:tplc="67F0BBCE" w:tentative="1">
      <w:start w:val="1"/>
      <w:numFmt w:val="bullet"/>
      <w:lvlText w:val=""/>
      <w:lvlJc w:val="left"/>
      <w:pPr>
        <w:tabs>
          <w:tab w:val="num" w:pos="5760"/>
        </w:tabs>
        <w:ind w:left="5760" w:hanging="360"/>
      </w:pPr>
      <w:rPr>
        <w:rFonts w:ascii="Symbol" w:hAnsi="Symbol" w:hint="default"/>
      </w:rPr>
    </w:lvl>
    <w:lvl w:ilvl="7" w:tplc="584A8F0E" w:tentative="1">
      <w:start w:val="1"/>
      <w:numFmt w:val="bullet"/>
      <w:lvlText w:val="o"/>
      <w:lvlJc w:val="left"/>
      <w:pPr>
        <w:tabs>
          <w:tab w:val="num" w:pos="6480"/>
        </w:tabs>
        <w:ind w:left="6480" w:hanging="360"/>
      </w:pPr>
      <w:rPr>
        <w:rFonts w:ascii="Courier New" w:hAnsi="Courier New" w:hint="default"/>
      </w:rPr>
    </w:lvl>
    <w:lvl w:ilvl="8" w:tplc="9880E074"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C704418"/>
    <w:multiLevelType w:val="hybridMultilevel"/>
    <w:tmpl w:val="0798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9533D"/>
    <w:multiLevelType w:val="hybridMultilevel"/>
    <w:tmpl w:val="44A85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E14637"/>
    <w:multiLevelType w:val="hybridMultilevel"/>
    <w:tmpl w:val="06727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262A8E"/>
    <w:multiLevelType w:val="hybridMultilevel"/>
    <w:tmpl w:val="9BB05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865982"/>
    <w:multiLevelType w:val="hybridMultilevel"/>
    <w:tmpl w:val="DE840D6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E1B2D9D"/>
    <w:multiLevelType w:val="multilevel"/>
    <w:tmpl w:val="3612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83579"/>
    <w:multiLevelType w:val="hybridMultilevel"/>
    <w:tmpl w:val="B5DA1A8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68084285"/>
    <w:multiLevelType w:val="hybridMultilevel"/>
    <w:tmpl w:val="439634CE"/>
    <w:lvl w:ilvl="0" w:tplc="C4FEE2A8">
      <w:start w:val="4"/>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195951"/>
    <w:multiLevelType w:val="hybridMultilevel"/>
    <w:tmpl w:val="58BA3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515695C"/>
    <w:multiLevelType w:val="hybridMultilevel"/>
    <w:tmpl w:val="B5B46CE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7CC1772"/>
    <w:multiLevelType w:val="hybridMultilevel"/>
    <w:tmpl w:val="97C4E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8907287"/>
    <w:multiLevelType w:val="multilevel"/>
    <w:tmpl w:val="73AAD97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576"/>
        </w:tabs>
        <w:ind w:left="576" w:hanging="576"/>
      </w:pPr>
      <w:rPr>
        <w:rFonts w:ascii="Arial" w:hAnsi="Arial" w:cs="Arial" w:hint="default"/>
        <w:b/>
        <w:color w:val="3399FF"/>
        <w:sz w:val="26"/>
        <w:szCs w:val="26"/>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abstractNumId w:val="20"/>
  </w:num>
  <w:num w:numId="2">
    <w:abstractNumId w:val="8"/>
  </w:num>
  <w:num w:numId="3">
    <w:abstractNumId w:val="11"/>
  </w:num>
  <w:num w:numId="4">
    <w:abstractNumId w:val="13"/>
  </w:num>
  <w:num w:numId="5">
    <w:abstractNumId w:val="16"/>
  </w:num>
  <w:num w:numId="6">
    <w:abstractNumId w:val="0"/>
  </w:num>
  <w:num w:numId="7">
    <w:abstractNumId w:val="17"/>
  </w:num>
  <w:num w:numId="8">
    <w:abstractNumId w:val="18"/>
  </w:num>
  <w:num w:numId="9">
    <w:abstractNumId w:val="10"/>
  </w:num>
  <w:num w:numId="10">
    <w:abstractNumId w:val="3"/>
  </w:num>
  <w:num w:numId="11">
    <w:abstractNumId w:val="15"/>
  </w:num>
  <w:num w:numId="12">
    <w:abstractNumId w:val="5"/>
  </w:num>
  <w:num w:numId="13">
    <w:abstractNumId w:val="1"/>
  </w:num>
  <w:num w:numId="14">
    <w:abstractNumId w:val="14"/>
  </w:num>
  <w:num w:numId="15">
    <w:abstractNumId w:val="19"/>
  </w:num>
  <w:num w:numId="16">
    <w:abstractNumId w:val="2"/>
  </w:num>
  <w:num w:numId="17">
    <w:abstractNumId w:val="4"/>
  </w:num>
  <w:num w:numId="18">
    <w:abstractNumId w:val="6"/>
  </w:num>
  <w:num w:numId="19">
    <w:abstractNumId w:val="7"/>
  </w:num>
  <w:num w:numId="20">
    <w:abstractNumId w:val="12"/>
  </w:num>
  <w:num w:numId="21">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atra Yogesh (EXT)">
    <w15:presenceInfo w15:providerId="AD" w15:userId="S-1-5-21-4162059163-1544859033-1701284029-51988"/>
  </w15:person>
  <w15:person w15:author="Shah Ashay">
    <w15:presenceInfo w15:providerId="None" w15:userId="Shah Ashay"/>
  </w15:person>
  <w15:person w15:author="Wirasak Chomphu">
    <w15:presenceInfo w15:providerId="AD" w15:userId="S::wcld@chevron.com::ff9f8cb3-7801-46c4-8294-8ccee1c1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7BA"/>
    <w:rsid w:val="00000159"/>
    <w:rsid w:val="00001921"/>
    <w:rsid w:val="00001E8C"/>
    <w:rsid w:val="00002C2D"/>
    <w:rsid w:val="00005861"/>
    <w:rsid w:val="00005DD6"/>
    <w:rsid w:val="00006EC4"/>
    <w:rsid w:val="00007A2B"/>
    <w:rsid w:val="00007D96"/>
    <w:rsid w:val="00010E2A"/>
    <w:rsid w:val="00010FB4"/>
    <w:rsid w:val="00011284"/>
    <w:rsid w:val="00011EFA"/>
    <w:rsid w:val="0001219D"/>
    <w:rsid w:val="00014741"/>
    <w:rsid w:val="00014B24"/>
    <w:rsid w:val="00014D25"/>
    <w:rsid w:val="000157B4"/>
    <w:rsid w:val="00015933"/>
    <w:rsid w:val="00015A23"/>
    <w:rsid w:val="0001620A"/>
    <w:rsid w:val="0001696B"/>
    <w:rsid w:val="00017834"/>
    <w:rsid w:val="00022BA5"/>
    <w:rsid w:val="00022C8B"/>
    <w:rsid w:val="00023077"/>
    <w:rsid w:val="000252E7"/>
    <w:rsid w:val="0003143A"/>
    <w:rsid w:val="00032E51"/>
    <w:rsid w:val="00033B40"/>
    <w:rsid w:val="00034B86"/>
    <w:rsid w:val="00034F5B"/>
    <w:rsid w:val="000351F8"/>
    <w:rsid w:val="00042719"/>
    <w:rsid w:val="00044333"/>
    <w:rsid w:val="0004685D"/>
    <w:rsid w:val="00050AB9"/>
    <w:rsid w:val="00050D94"/>
    <w:rsid w:val="00051C5A"/>
    <w:rsid w:val="00052808"/>
    <w:rsid w:val="00052FF4"/>
    <w:rsid w:val="000536BB"/>
    <w:rsid w:val="00053F64"/>
    <w:rsid w:val="00056209"/>
    <w:rsid w:val="000565AA"/>
    <w:rsid w:val="00060A89"/>
    <w:rsid w:val="0006165A"/>
    <w:rsid w:val="000617EA"/>
    <w:rsid w:val="00061D30"/>
    <w:rsid w:val="00063CE0"/>
    <w:rsid w:val="00064A60"/>
    <w:rsid w:val="00066625"/>
    <w:rsid w:val="00070371"/>
    <w:rsid w:val="00071534"/>
    <w:rsid w:val="000721C3"/>
    <w:rsid w:val="00072FA1"/>
    <w:rsid w:val="000732FB"/>
    <w:rsid w:val="000737C5"/>
    <w:rsid w:val="00073917"/>
    <w:rsid w:val="000768AA"/>
    <w:rsid w:val="00080CE7"/>
    <w:rsid w:val="00084717"/>
    <w:rsid w:val="00084875"/>
    <w:rsid w:val="00085785"/>
    <w:rsid w:val="00090F7B"/>
    <w:rsid w:val="000A00B0"/>
    <w:rsid w:val="000A3BC9"/>
    <w:rsid w:val="000A438C"/>
    <w:rsid w:val="000A4DD3"/>
    <w:rsid w:val="000A54FA"/>
    <w:rsid w:val="000A5C76"/>
    <w:rsid w:val="000A645D"/>
    <w:rsid w:val="000A6E9E"/>
    <w:rsid w:val="000A739A"/>
    <w:rsid w:val="000B2968"/>
    <w:rsid w:val="000B3D95"/>
    <w:rsid w:val="000B4758"/>
    <w:rsid w:val="000B6484"/>
    <w:rsid w:val="000C02EF"/>
    <w:rsid w:val="000C707E"/>
    <w:rsid w:val="000C76CA"/>
    <w:rsid w:val="000D0315"/>
    <w:rsid w:val="000D0593"/>
    <w:rsid w:val="000D219F"/>
    <w:rsid w:val="000D33FC"/>
    <w:rsid w:val="000D3574"/>
    <w:rsid w:val="000D73A9"/>
    <w:rsid w:val="000E15CC"/>
    <w:rsid w:val="000E2318"/>
    <w:rsid w:val="000E32A2"/>
    <w:rsid w:val="000E3D8E"/>
    <w:rsid w:val="000E413F"/>
    <w:rsid w:val="000E69E6"/>
    <w:rsid w:val="000F3E52"/>
    <w:rsid w:val="000F6560"/>
    <w:rsid w:val="000F7DFC"/>
    <w:rsid w:val="00100CEB"/>
    <w:rsid w:val="00101DA8"/>
    <w:rsid w:val="001055C7"/>
    <w:rsid w:val="001132C1"/>
    <w:rsid w:val="001138E7"/>
    <w:rsid w:val="0011426C"/>
    <w:rsid w:val="00117CB3"/>
    <w:rsid w:val="00120981"/>
    <w:rsid w:val="001216F3"/>
    <w:rsid w:val="001227C0"/>
    <w:rsid w:val="00122D71"/>
    <w:rsid w:val="001249B6"/>
    <w:rsid w:val="00124CC3"/>
    <w:rsid w:val="00124DE3"/>
    <w:rsid w:val="00133721"/>
    <w:rsid w:val="00133BC8"/>
    <w:rsid w:val="00133ECF"/>
    <w:rsid w:val="0013418F"/>
    <w:rsid w:val="00134581"/>
    <w:rsid w:val="00134986"/>
    <w:rsid w:val="00140BC5"/>
    <w:rsid w:val="0014205B"/>
    <w:rsid w:val="00142338"/>
    <w:rsid w:val="001425DD"/>
    <w:rsid w:val="00142864"/>
    <w:rsid w:val="00144F92"/>
    <w:rsid w:val="001461E1"/>
    <w:rsid w:val="001471A0"/>
    <w:rsid w:val="001516B9"/>
    <w:rsid w:val="00151BF5"/>
    <w:rsid w:val="0015342F"/>
    <w:rsid w:val="00154331"/>
    <w:rsid w:val="00154905"/>
    <w:rsid w:val="001557A9"/>
    <w:rsid w:val="00156337"/>
    <w:rsid w:val="00156920"/>
    <w:rsid w:val="00157466"/>
    <w:rsid w:val="00157DDD"/>
    <w:rsid w:val="00161D8A"/>
    <w:rsid w:val="001626DE"/>
    <w:rsid w:val="00162B5C"/>
    <w:rsid w:val="001655FA"/>
    <w:rsid w:val="001666C3"/>
    <w:rsid w:val="00167857"/>
    <w:rsid w:val="0017076D"/>
    <w:rsid w:val="001750D9"/>
    <w:rsid w:val="00175246"/>
    <w:rsid w:val="001833FC"/>
    <w:rsid w:val="00185E6A"/>
    <w:rsid w:val="00187E72"/>
    <w:rsid w:val="0019010C"/>
    <w:rsid w:val="00191390"/>
    <w:rsid w:val="00192CBC"/>
    <w:rsid w:val="001939E7"/>
    <w:rsid w:val="00194F51"/>
    <w:rsid w:val="0019518A"/>
    <w:rsid w:val="0019633B"/>
    <w:rsid w:val="00196B95"/>
    <w:rsid w:val="00196C1A"/>
    <w:rsid w:val="001971EC"/>
    <w:rsid w:val="001A1177"/>
    <w:rsid w:val="001A325B"/>
    <w:rsid w:val="001A5809"/>
    <w:rsid w:val="001B0878"/>
    <w:rsid w:val="001B1D7C"/>
    <w:rsid w:val="001B3E59"/>
    <w:rsid w:val="001B668C"/>
    <w:rsid w:val="001B717B"/>
    <w:rsid w:val="001C3234"/>
    <w:rsid w:val="001D4407"/>
    <w:rsid w:val="001D705B"/>
    <w:rsid w:val="001E2C66"/>
    <w:rsid w:val="001E3D6C"/>
    <w:rsid w:val="001E52CE"/>
    <w:rsid w:val="001F39DB"/>
    <w:rsid w:val="001F4076"/>
    <w:rsid w:val="0020298E"/>
    <w:rsid w:val="00205F8C"/>
    <w:rsid w:val="00207B56"/>
    <w:rsid w:val="002127A4"/>
    <w:rsid w:val="002153C4"/>
    <w:rsid w:val="00215B02"/>
    <w:rsid w:val="0021753E"/>
    <w:rsid w:val="0022028E"/>
    <w:rsid w:val="00226A6D"/>
    <w:rsid w:val="002277E3"/>
    <w:rsid w:val="00232E39"/>
    <w:rsid w:val="002377AB"/>
    <w:rsid w:val="0024192C"/>
    <w:rsid w:val="00243945"/>
    <w:rsid w:val="0025276B"/>
    <w:rsid w:val="00253EC1"/>
    <w:rsid w:val="002541D2"/>
    <w:rsid w:val="00260010"/>
    <w:rsid w:val="00261D47"/>
    <w:rsid w:val="0026388A"/>
    <w:rsid w:val="0026754A"/>
    <w:rsid w:val="00267E2C"/>
    <w:rsid w:val="00270F0B"/>
    <w:rsid w:val="0027180E"/>
    <w:rsid w:val="00271C23"/>
    <w:rsid w:val="0027207C"/>
    <w:rsid w:val="00272623"/>
    <w:rsid w:val="00276855"/>
    <w:rsid w:val="00276FE3"/>
    <w:rsid w:val="00277841"/>
    <w:rsid w:val="002800DE"/>
    <w:rsid w:val="002807BC"/>
    <w:rsid w:val="0028402D"/>
    <w:rsid w:val="00285FDE"/>
    <w:rsid w:val="00290302"/>
    <w:rsid w:val="00290A0C"/>
    <w:rsid w:val="0029105A"/>
    <w:rsid w:val="002922E9"/>
    <w:rsid w:val="00293123"/>
    <w:rsid w:val="002941C2"/>
    <w:rsid w:val="00294417"/>
    <w:rsid w:val="00294C4B"/>
    <w:rsid w:val="002951AE"/>
    <w:rsid w:val="00295875"/>
    <w:rsid w:val="002A3B29"/>
    <w:rsid w:val="002A56C4"/>
    <w:rsid w:val="002A59E3"/>
    <w:rsid w:val="002A5F0D"/>
    <w:rsid w:val="002A6A74"/>
    <w:rsid w:val="002B11F2"/>
    <w:rsid w:val="002B36DF"/>
    <w:rsid w:val="002B4081"/>
    <w:rsid w:val="002B5473"/>
    <w:rsid w:val="002B7DDC"/>
    <w:rsid w:val="002C03EA"/>
    <w:rsid w:val="002C47DE"/>
    <w:rsid w:val="002C5CC8"/>
    <w:rsid w:val="002C5FC7"/>
    <w:rsid w:val="002C6413"/>
    <w:rsid w:val="002C7AA1"/>
    <w:rsid w:val="002D388B"/>
    <w:rsid w:val="002D76F0"/>
    <w:rsid w:val="002D7CD5"/>
    <w:rsid w:val="002E07EC"/>
    <w:rsid w:val="002E1CDB"/>
    <w:rsid w:val="002E32BB"/>
    <w:rsid w:val="002E6B98"/>
    <w:rsid w:val="002F1090"/>
    <w:rsid w:val="002F134F"/>
    <w:rsid w:val="002F5750"/>
    <w:rsid w:val="002F66BB"/>
    <w:rsid w:val="00314CC3"/>
    <w:rsid w:val="00317A80"/>
    <w:rsid w:val="00321B32"/>
    <w:rsid w:val="00321BA0"/>
    <w:rsid w:val="0032219A"/>
    <w:rsid w:val="003226F0"/>
    <w:rsid w:val="00323ADA"/>
    <w:rsid w:val="0032596E"/>
    <w:rsid w:val="0032732F"/>
    <w:rsid w:val="003342A7"/>
    <w:rsid w:val="0033669C"/>
    <w:rsid w:val="003367BD"/>
    <w:rsid w:val="00337919"/>
    <w:rsid w:val="00340E52"/>
    <w:rsid w:val="003420C4"/>
    <w:rsid w:val="003427A0"/>
    <w:rsid w:val="00345908"/>
    <w:rsid w:val="00346E29"/>
    <w:rsid w:val="00347FAA"/>
    <w:rsid w:val="0035641B"/>
    <w:rsid w:val="00357BFB"/>
    <w:rsid w:val="0036072C"/>
    <w:rsid w:val="00361941"/>
    <w:rsid w:val="0036271F"/>
    <w:rsid w:val="00363310"/>
    <w:rsid w:val="003658C7"/>
    <w:rsid w:val="003660AE"/>
    <w:rsid w:val="00370BD0"/>
    <w:rsid w:val="00370D86"/>
    <w:rsid w:val="00371F21"/>
    <w:rsid w:val="00373B8A"/>
    <w:rsid w:val="00373CC4"/>
    <w:rsid w:val="00375AC3"/>
    <w:rsid w:val="003763EC"/>
    <w:rsid w:val="00376768"/>
    <w:rsid w:val="00380D23"/>
    <w:rsid w:val="00380DA0"/>
    <w:rsid w:val="00381205"/>
    <w:rsid w:val="0038191C"/>
    <w:rsid w:val="00385ECB"/>
    <w:rsid w:val="0038641F"/>
    <w:rsid w:val="00390637"/>
    <w:rsid w:val="0039280F"/>
    <w:rsid w:val="00393BC9"/>
    <w:rsid w:val="003977AD"/>
    <w:rsid w:val="003A51A0"/>
    <w:rsid w:val="003A5410"/>
    <w:rsid w:val="003A79F2"/>
    <w:rsid w:val="003B211E"/>
    <w:rsid w:val="003C087F"/>
    <w:rsid w:val="003C2946"/>
    <w:rsid w:val="003C2D16"/>
    <w:rsid w:val="003C4506"/>
    <w:rsid w:val="003D1052"/>
    <w:rsid w:val="003D397C"/>
    <w:rsid w:val="003D41D8"/>
    <w:rsid w:val="003D44B5"/>
    <w:rsid w:val="003D53AB"/>
    <w:rsid w:val="003D67DB"/>
    <w:rsid w:val="003D7BD5"/>
    <w:rsid w:val="003E062A"/>
    <w:rsid w:val="003E23CF"/>
    <w:rsid w:val="003E542E"/>
    <w:rsid w:val="003E6AB3"/>
    <w:rsid w:val="003F01E3"/>
    <w:rsid w:val="003F4F7B"/>
    <w:rsid w:val="00405C0C"/>
    <w:rsid w:val="00407A55"/>
    <w:rsid w:val="00412031"/>
    <w:rsid w:val="00412C60"/>
    <w:rsid w:val="004150E1"/>
    <w:rsid w:val="0041547A"/>
    <w:rsid w:val="00415AD7"/>
    <w:rsid w:val="00415F12"/>
    <w:rsid w:val="00420502"/>
    <w:rsid w:val="00424C51"/>
    <w:rsid w:val="00425F0F"/>
    <w:rsid w:val="00427461"/>
    <w:rsid w:val="00436CF2"/>
    <w:rsid w:val="00436FDA"/>
    <w:rsid w:val="00437370"/>
    <w:rsid w:val="00440018"/>
    <w:rsid w:val="004405E6"/>
    <w:rsid w:val="004414B3"/>
    <w:rsid w:val="00442E3A"/>
    <w:rsid w:val="0044336F"/>
    <w:rsid w:val="00443DA0"/>
    <w:rsid w:val="00444FDB"/>
    <w:rsid w:val="00445701"/>
    <w:rsid w:val="00446086"/>
    <w:rsid w:val="00447470"/>
    <w:rsid w:val="00453384"/>
    <w:rsid w:val="00456BA8"/>
    <w:rsid w:val="004574E1"/>
    <w:rsid w:val="00457E26"/>
    <w:rsid w:val="00461ABC"/>
    <w:rsid w:val="00464E48"/>
    <w:rsid w:val="00465392"/>
    <w:rsid w:val="00466C92"/>
    <w:rsid w:val="00467D9C"/>
    <w:rsid w:val="004712AA"/>
    <w:rsid w:val="00473EF3"/>
    <w:rsid w:val="00474389"/>
    <w:rsid w:val="00474606"/>
    <w:rsid w:val="00476DA4"/>
    <w:rsid w:val="00477499"/>
    <w:rsid w:val="0047772D"/>
    <w:rsid w:val="00480389"/>
    <w:rsid w:val="004828E2"/>
    <w:rsid w:val="00482A32"/>
    <w:rsid w:val="00483DFC"/>
    <w:rsid w:val="004842BE"/>
    <w:rsid w:val="0048437B"/>
    <w:rsid w:val="00484AE9"/>
    <w:rsid w:val="00484D5F"/>
    <w:rsid w:val="00490E48"/>
    <w:rsid w:val="004930B1"/>
    <w:rsid w:val="004963F3"/>
    <w:rsid w:val="0049647C"/>
    <w:rsid w:val="004A1B2A"/>
    <w:rsid w:val="004A5FBD"/>
    <w:rsid w:val="004A6570"/>
    <w:rsid w:val="004B16C6"/>
    <w:rsid w:val="004B2324"/>
    <w:rsid w:val="004B591A"/>
    <w:rsid w:val="004B6593"/>
    <w:rsid w:val="004C0E10"/>
    <w:rsid w:val="004C36C6"/>
    <w:rsid w:val="004C665F"/>
    <w:rsid w:val="004C6BA9"/>
    <w:rsid w:val="004C711C"/>
    <w:rsid w:val="004D002A"/>
    <w:rsid w:val="004D0597"/>
    <w:rsid w:val="004D18DA"/>
    <w:rsid w:val="004D1B65"/>
    <w:rsid w:val="004D2C18"/>
    <w:rsid w:val="004D4C5C"/>
    <w:rsid w:val="004D61A0"/>
    <w:rsid w:val="004D62B8"/>
    <w:rsid w:val="004D66F0"/>
    <w:rsid w:val="004E2210"/>
    <w:rsid w:val="004E3C5D"/>
    <w:rsid w:val="004E441F"/>
    <w:rsid w:val="004E473B"/>
    <w:rsid w:val="004E7FBC"/>
    <w:rsid w:val="004F2254"/>
    <w:rsid w:val="004F3FEE"/>
    <w:rsid w:val="004F6015"/>
    <w:rsid w:val="00501443"/>
    <w:rsid w:val="00503627"/>
    <w:rsid w:val="0050441E"/>
    <w:rsid w:val="00504637"/>
    <w:rsid w:val="00504B9F"/>
    <w:rsid w:val="0050703C"/>
    <w:rsid w:val="0050764B"/>
    <w:rsid w:val="00513875"/>
    <w:rsid w:val="005172A7"/>
    <w:rsid w:val="00521AC6"/>
    <w:rsid w:val="00522640"/>
    <w:rsid w:val="00522D05"/>
    <w:rsid w:val="00523EC3"/>
    <w:rsid w:val="005273D3"/>
    <w:rsid w:val="00530F64"/>
    <w:rsid w:val="00532370"/>
    <w:rsid w:val="005354E9"/>
    <w:rsid w:val="00535B70"/>
    <w:rsid w:val="005429E9"/>
    <w:rsid w:val="00543D6E"/>
    <w:rsid w:val="00545DA6"/>
    <w:rsid w:val="005460CE"/>
    <w:rsid w:val="00547544"/>
    <w:rsid w:val="00551048"/>
    <w:rsid w:val="005526F6"/>
    <w:rsid w:val="00553102"/>
    <w:rsid w:val="005539EF"/>
    <w:rsid w:val="00553C7A"/>
    <w:rsid w:val="0055734A"/>
    <w:rsid w:val="005602BF"/>
    <w:rsid w:val="00560974"/>
    <w:rsid w:val="00563401"/>
    <w:rsid w:val="00570D43"/>
    <w:rsid w:val="00573E1D"/>
    <w:rsid w:val="00576AE7"/>
    <w:rsid w:val="0057727E"/>
    <w:rsid w:val="0057791E"/>
    <w:rsid w:val="005843DA"/>
    <w:rsid w:val="00584CA8"/>
    <w:rsid w:val="00585F01"/>
    <w:rsid w:val="005867B6"/>
    <w:rsid w:val="00592117"/>
    <w:rsid w:val="00593425"/>
    <w:rsid w:val="00593F96"/>
    <w:rsid w:val="00593FD2"/>
    <w:rsid w:val="00594641"/>
    <w:rsid w:val="00595B5E"/>
    <w:rsid w:val="005A108E"/>
    <w:rsid w:val="005A30BE"/>
    <w:rsid w:val="005A3B3E"/>
    <w:rsid w:val="005A5F1D"/>
    <w:rsid w:val="005A7E32"/>
    <w:rsid w:val="005B04D3"/>
    <w:rsid w:val="005B2627"/>
    <w:rsid w:val="005B54C0"/>
    <w:rsid w:val="005B5A0D"/>
    <w:rsid w:val="005C2746"/>
    <w:rsid w:val="005C3416"/>
    <w:rsid w:val="005C3E20"/>
    <w:rsid w:val="005C4449"/>
    <w:rsid w:val="005C7D08"/>
    <w:rsid w:val="005D1274"/>
    <w:rsid w:val="005D1403"/>
    <w:rsid w:val="005D6B17"/>
    <w:rsid w:val="005E64D7"/>
    <w:rsid w:val="005E685F"/>
    <w:rsid w:val="005F15A0"/>
    <w:rsid w:val="005F4704"/>
    <w:rsid w:val="005F74A6"/>
    <w:rsid w:val="00600618"/>
    <w:rsid w:val="00600EC8"/>
    <w:rsid w:val="00601C0A"/>
    <w:rsid w:val="006039E2"/>
    <w:rsid w:val="006045A9"/>
    <w:rsid w:val="0060543B"/>
    <w:rsid w:val="006066E6"/>
    <w:rsid w:val="00606E63"/>
    <w:rsid w:val="00607238"/>
    <w:rsid w:val="00614FC6"/>
    <w:rsid w:val="00620B4D"/>
    <w:rsid w:val="006211C4"/>
    <w:rsid w:val="006249BA"/>
    <w:rsid w:val="00631DFD"/>
    <w:rsid w:val="00641D71"/>
    <w:rsid w:val="00641DD6"/>
    <w:rsid w:val="006423F9"/>
    <w:rsid w:val="006427A8"/>
    <w:rsid w:val="0064458C"/>
    <w:rsid w:val="00645ABA"/>
    <w:rsid w:val="00646698"/>
    <w:rsid w:val="006467F6"/>
    <w:rsid w:val="00646A05"/>
    <w:rsid w:val="006470A5"/>
    <w:rsid w:val="006519D2"/>
    <w:rsid w:val="00653624"/>
    <w:rsid w:val="00654F9D"/>
    <w:rsid w:val="006558D6"/>
    <w:rsid w:val="00655F3C"/>
    <w:rsid w:val="00657279"/>
    <w:rsid w:val="00660428"/>
    <w:rsid w:val="00662028"/>
    <w:rsid w:val="00662CCE"/>
    <w:rsid w:val="00665974"/>
    <w:rsid w:val="00670C0F"/>
    <w:rsid w:val="00674C1C"/>
    <w:rsid w:val="0067692D"/>
    <w:rsid w:val="0068089C"/>
    <w:rsid w:val="00681BF7"/>
    <w:rsid w:val="00683E37"/>
    <w:rsid w:val="006843E5"/>
    <w:rsid w:val="00687409"/>
    <w:rsid w:val="00691FF1"/>
    <w:rsid w:val="006A4B98"/>
    <w:rsid w:val="006A7B3F"/>
    <w:rsid w:val="006B13B4"/>
    <w:rsid w:val="006B18DE"/>
    <w:rsid w:val="006B32F6"/>
    <w:rsid w:val="006B36A8"/>
    <w:rsid w:val="006B3B53"/>
    <w:rsid w:val="006B6837"/>
    <w:rsid w:val="006B7B9D"/>
    <w:rsid w:val="006B7F9A"/>
    <w:rsid w:val="006C0088"/>
    <w:rsid w:val="006C0E25"/>
    <w:rsid w:val="006C18C0"/>
    <w:rsid w:val="006C1C26"/>
    <w:rsid w:val="006C4791"/>
    <w:rsid w:val="006D0858"/>
    <w:rsid w:val="006D15A5"/>
    <w:rsid w:val="006D3C31"/>
    <w:rsid w:val="006D3F63"/>
    <w:rsid w:val="006D62C5"/>
    <w:rsid w:val="006D6B36"/>
    <w:rsid w:val="006D7164"/>
    <w:rsid w:val="006E2D9C"/>
    <w:rsid w:val="006E7313"/>
    <w:rsid w:val="006E74EE"/>
    <w:rsid w:val="006F2C73"/>
    <w:rsid w:val="006F4CFE"/>
    <w:rsid w:val="0070012D"/>
    <w:rsid w:val="00701F91"/>
    <w:rsid w:val="00702974"/>
    <w:rsid w:val="00702A88"/>
    <w:rsid w:val="00702C11"/>
    <w:rsid w:val="0070337A"/>
    <w:rsid w:val="00703AC3"/>
    <w:rsid w:val="00705571"/>
    <w:rsid w:val="00706DDE"/>
    <w:rsid w:val="00710F47"/>
    <w:rsid w:val="00712224"/>
    <w:rsid w:val="00713630"/>
    <w:rsid w:val="007136EB"/>
    <w:rsid w:val="007143AE"/>
    <w:rsid w:val="007170C9"/>
    <w:rsid w:val="00720C28"/>
    <w:rsid w:val="0072699D"/>
    <w:rsid w:val="00726BBA"/>
    <w:rsid w:val="007270F5"/>
    <w:rsid w:val="00730760"/>
    <w:rsid w:val="007319E6"/>
    <w:rsid w:val="00734522"/>
    <w:rsid w:val="00736289"/>
    <w:rsid w:val="00737BBD"/>
    <w:rsid w:val="0074548D"/>
    <w:rsid w:val="0074647B"/>
    <w:rsid w:val="00747414"/>
    <w:rsid w:val="00752035"/>
    <w:rsid w:val="00752EFA"/>
    <w:rsid w:val="0075507C"/>
    <w:rsid w:val="007613F6"/>
    <w:rsid w:val="00762338"/>
    <w:rsid w:val="0076296A"/>
    <w:rsid w:val="007649BE"/>
    <w:rsid w:val="00767D53"/>
    <w:rsid w:val="007712F2"/>
    <w:rsid w:val="007718A9"/>
    <w:rsid w:val="00771A7F"/>
    <w:rsid w:val="007746B9"/>
    <w:rsid w:val="007768D5"/>
    <w:rsid w:val="00777603"/>
    <w:rsid w:val="00777671"/>
    <w:rsid w:val="00780FEE"/>
    <w:rsid w:val="007813DA"/>
    <w:rsid w:val="00786D91"/>
    <w:rsid w:val="007879E8"/>
    <w:rsid w:val="00787C0D"/>
    <w:rsid w:val="00791CB2"/>
    <w:rsid w:val="00793CC8"/>
    <w:rsid w:val="00797F13"/>
    <w:rsid w:val="007A077C"/>
    <w:rsid w:val="007A0DD9"/>
    <w:rsid w:val="007A292C"/>
    <w:rsid w:val="007A2C6F"/>
    <w:rsid w:val="007A4119"/>
    <w:rsid w:val="007A41C5"/>
    <w:rsid w:val="007B00F9"/>
    <w:rsid w:val="007B33A6"/>
    <w:rsid w:val="007B38EE"/>
    <w:rsid w:val="007C0F5B"/>
    <w:rsid w:val="007C32E2"/>
    <w:rsid w:val="007C43C8"/>
    <w:rsid w:val="007C47EF"/>
    <w:rsid w:val="007C669D"/>
    <w:rsid w:val="007C6AEB"/>
    <w:rsid w:val="007D42FC"/>
    <w:rsid w:val="007D4CAC"/>
    <w:rsid w:val="007D5BBA"/>
    <w:rsid w:val="007D73C0"/>
    <w:rsid w:val="007D74E4"/>
    <w:rsid w:val="007E036B"/>
    <w:rsid w:val="007E0CF9"/>
    <w:rsid w:val="007E565A"/>
    <w:rsid w:val="007E6830"/>
    <w:rsid w:val="007F6141"/>
    <w:rsid w:val="007F76A3"/>
    <w:rsid w:val="008015B3"/>
    <w:rsid w:val="008018AC"/>
    <w:rsid w:val="00802F3B"/>
    <w:rsid w:val="00806B74"/>
    <w:rsid w:val="0081344C"/>
    <w:rsid w:val="0082085E"/>
    <w:rsid w:val="00821C02"/>
    <w:rsid w:val="008220C4"/>
    <w:rsid w:val="00822718"/>
    <w:rsid w:val="00824BD2"/>
    <w:rsid w:val="0083094B"/>
    <w:rsid w:val="00831EBD"/>
    <w:rsid w:val="00832358"/>
    <w:rsid w:val="00832688"/>
    <w:rsid w:val="0083343F"/>
    <w:rsid w:val="0083596B"/>
    <w:rsid w:val="008410C1"/>
    <w:rsid w:val="0084568B"/>
    <w:rsid w:val="00845B55"/>
    <w:rsid w:val="0084602F"/>
    <w:rsid w:val="00846885"/>
    <w:rsid w:val="00851BA3"/>
    <w:rsid w:val="00852022"/>
    <w:rsid w:val="00852B65"/>
    <w:rsid w:val="00853469"/>
    <w:rsid w:val="00853AA4"/>
    <w:rsid w:val="00856FA6"/>
    <w:rsid w:val="008616DB"/>
    <w:rsid w:val="00862542"/>
    <w:rsid w:val="0086359A"/>
    <w:rsid w:val="0086417A"/>
    <w:rsid w:val="00865845"/>
    <w:rsid w:val="00865FAA"/>
    <w:rsid w:val="00867E0B"/>
    <w:rsid w:val="00871AD3"/>
    <w:rsid w:val="00872A22"/>
    <w:rsid w:val="00874DE0"/>
    <w:rsid w:val="00875666"/>
    <w:rsid w:val="008765F0"/>
    <w:rsid w:val="008771D2"/>
    <w:rsid w:val="00881D32"/>
    <w:rsid w:val="008820B1"/>
    <w:rsid w:val="00883C3D"/>
    <w:rsid w:val="00885A11"/>
    <w:rsid w:val="00885C14"/>
    <w:rsid w:val="00885FB1"/>
    <w:rsid w:val="008871E3"/>
    <w:rsid w:val="00890144"/>
    <w:rsid w:val="00890172"/>
    <w:rsid w:val="00890AA6"/>
    <w:rsid w:val="00890ADB"/>
    <w:rsid w:val="00896F99"/>
    <w:rsid w:val="00897719"/>
    <w:rsid w:val="008A12BF"/>
    <w:rsid w:val="008A16E1"/>
    <w:rsid w:val="008A1E28"/>
    <w:rsid w:val="008A4C3D"/>
    <w:rsid w:val="008B0312"/>
    <w:rsid w:val="008B2B3F"/>
    <w:rsid w:val="008B4001"/>
    <w:rsid w:val="008B6A0C"/>
    <w:rsid w:val="008C0055"/>
    <w:rsid w:val="008C068B"/>
    <w:rsid w:val="008C167B"/>
    <w:rsid w:val="008C2CB3"/>
    <w:rsid w:val="008C3758"/>
    <w:rsid w:val="008C6A52"/>
    <w:rsid w:val="008D0255"/>
    <w:rsid w:val="008D0614"/>
    <w:rsid w:val="008D0ECB"/>
    <w:rsid w:val="008D4462"/>
    <w:rsid w:val="008D4F9B"/>
    <w:rsid w:val="008D6A22"/>
    <w:rsid w:val="008D7D74"/>
    <w:rsid w:val="008E41CF"/>
    <w:rsid w:val="008E4853"/>
    <w:rsid w:val="008E63C3"/>
    <w:rsid w:val="008F498E"/>
    <w:rsid w:val="0090066B"/>
    <w:rsid w:val="00901F83"/>
    <w:rsid w:val="009030F3"/>
    <w:rsid w:val="00910980"/>
    <w:rsid w:val="009126AF"/>
    <w:rsid w:val="00913C04"/>
    <w:rsid w:val="00922CA6"/>
    <w:rsid w:val="00923D63"/>
    <w:rsid w:val="00924487"/>
    <w:rsid w:val="009268B4"/>
    <w:rsid w:val="009323AD"/>
    <w:rsid w:val="0093258C"/>
    <w:rsid w:val="0093260D"/>
    <w:rsid w:val="00934A42"/>
    <w:rsid w:val="0093731D"/>
    <w:rsid w:val="00937D81"/>
    <w:rsid w:val="009420E0"/>
    <w:rsid w:val="00943AE5"/>
    <w:rsid w:val="00944993"/>
    <w:rsid w:val="00945D93"/>
    <w:rsid w:val="00946448"/>
    <w:rsid w:val="0095039A"/>
    <w:rsid w:val="00950923"/>
    <w:rsid w:val="00952CA5"/>
    <w:rsid w:val="00953165"/>
    <w:rsid w:val="009534B0"/>
    <w:rsid w:val="00955216"/>
    <w:rsid w:val="009555EF"/>
    <w:rsid w:val="009601B2"/>
    <w:rsid w:val="009628C7"/>
    <w:rsid w:val="00962991"/>
    <w:rsid w:val="00963D78"/>
    <w:rsid w:val="00972CC3"/>
    <w:rsid w:val="009746E4"/>
    <w:rsid w:val="00974D4F"/>
    <w:rsid w:val="00975F5A"/>
    <w:rsid w:val="0097797D"/>
    <w:rsid w:val="00982D61"/>
    <w:rsid w:val="00986279"/>
    <w:rsid w:val="00987FBB"/>
    <w:rsid w:val="00990EB0"/>
    <w:rsid w:val="00992AE2"/>
    <w:rsid w:val="0099324B"/>
    <w:rsid w:val="00996334"/>
    <w:rsid w:val="009A1A26"/>
    <w:rsid w:val="009A4918"/>
    <w:rsid w:val="009A5A0D"/>
    <w:rsid w:val="009A6744"/>
    <w:rsid w:val="009A6F35"/>
    <w:rsid w:val="009A7F0B"/>
    <w:rsid w:val="009B104D"/>
    <w:rsid w:val="009B4779"/>
    <w:rsid w:val="009B7627"/>
    <w:rsid w:val="009B7F8F"/>
    <w:rsid w:val="009C07BB"/>
    <w:rsid w:val="009C1E1F"/>
    <w:rsid w:val="009C6037"/>
    <w:rsid w:val="009C6763"/>
    <w:rsid w:val="009C68FF"/>
    <w:rsid w:val="009D0F14"/>
    <w:rsid w:val="009D2E53"/>
    <w:rsid w:val="009D4FE8"/>
    <w:rsid w:val="009D643A"/>
    <w:rsid w:val="009D657D"/>
    <w:rsid w:val="009D6FDD"/>
    <w:rsid w:val="009D7887"/>
    <w:rsid w:val="009E04D1"/>
    <w:rsid w:val="009E29B7"/>
    <w:rsid w:val="009E5A8E"/>
    <w:rsid w:val="009E6E5C"/>
    <w:rsid w:val="009E7280"/>
    <w:rsid w:val="009F212D"/>
    <w:rsid w:val="009F2DC3"/>
    <w:rsid w:val="009F362E"/>
    <w:rsid w:val="009F778A"/>
    <w:rsid w:val="009F7EC6"/>
    <w:rsid w:val="00A0372C"/>
    <w:rsid w:val="00A05814"/>
    <w:rsid w:val="00A05DA3"/>
    <w:rsid w:val="00A073EA"/>
    <w:rsid w:val="00A15B28"/>
    <w:rsid w:val="00A16508"/>
    <w:rsid w:val="00A20750"/>
    <w:rsid w:val="00A24346"/>
    <w:rsid w:val="00A24AD6"/>
    <w:rsid w:val="00A25FB2"/>
    <w:rsid w:val="00A27AC6"/>
    <w:rsid w:val="00A325B5"/>
    <w:rsid w:val="00A3271A"/>
    <w:rsid w:val="00A330E9"/>
    <w:rsid w:val="00A335C2"/>
    <w:rsid w:val="00A343AF"/>
    <w:rsid w:val="00A35FD8"/>
    <w:rsid w:val="00A421D8"/>
    <w:rsid w:val="00A42DD1"/>
    <w:rsid w:val="00A44F3B"/>
    <w:rsid w:val="00A50E4F"/>
    <w:rsid w:val="00A54FB0"/>
    <w:rsid w:val="00A6467A"/>
    <w:rsid w:val="00A646C5"/>
    <w:rsid w:val="00A64F4C"/>
    <w:rsid w:val="00A678F9"/>
    <w:rsid w:val="00A71B7A"/>
    <w:rsid w:val="00A736C7"/>
    <w:rsid w:val="00A73BA4"/>
    <w:rsid w:val="00A74025"/>
    <w:rsid w:val="00A76055"/>
    <w:rsid w:val="00A77D6E"/>
    <w:rsid w:val="00A81107"/>
    <w:rsid w:val="00A82979"/>
    <w:rsid w:val="00A8459B"/>
    <w:rsid w:val="00A8498C"/>
    <w:rsid w:val="00A860C9"/>
    <w:rsid w:val="00A87505"/>
    <w:rsid w:val="00A877EA"/>
    <w:rsid w:val="00A902A5"/>
    <w:rsid w:val="00A91870"/>
    <w:rsid w:val="00A92FF2"/>
    <w:rsid w:val="00A93A96"/>
    <w:rsid w:val="00A956A8"/>
    <w:rsid w:val="00A97E37"/>
    <w:rsid w:val="00AA2283"/>
    <w:rsid w:val="00AA2654"/>
    <w:rsid w:val="00AA2D97"/>
    <w:rsid w:val="00AA5610"/>
    <w:rsid w:val="00AA6340"/>
    <w:rsid w:val="00AA6B33"/>
    <w:rsid w:val="00AB19C4"/>
    <w:rsid w:val="00AB281C"/>
    <w:rsid w:val="00AB2E16"/>
    <w:rsid w:val="00AB4770"/>
    <w:rsid w:val="00AB62EC"/>
    <w:rsid w:val="00AB6889"/>
    <w:rsid w:val="00AC034C"/>
    <w:rsid w:val="00AC03E8"/>
    <w:rsid w:val="00AC16E0"/>
    <w:rsid w:val="00AC30FD"/>
    <w:rsid w:val="00AC5686"/>
    <w:rsid w:val="00AD190F"/>
    <w:rsid w:val="00AD20E6"/>
    <w:rsid w:val="00AD22E9"/>
    <w:rsid w:val="00AD5566"/>
    <w:rsid w:val="00AD74A5"/>
    <w:rsid w:val="00AD7C99"/>
    <w:rsid w:val="00AE04CC"/>
    <w:rsid w:val="00AE145C"/>
    <w:rsid w:val="00AF18F6"/>
    <w:rsid w:val="00AF45BD"/>
    <w:rsid w:val="00B01900"/>
    <w:rsid w:val="00B03696"/>
    <w:rsid w:val="00B0474B"/>
    <w:rsid w:val="00B07A31"/>
    <w:rsid w:val="00B107D1"/>
    <w:rsid w:val="00B10D68"/>
    <w:rsid w:val="00B120E0"/>
    <w:rsid w:val="00B17CD1"/>
    <w:rsid w:val="00B210A0"/>
    <w:rsid w:val="00B210AD"/>
    <w:rsid w:val="00B217C5"/>
    <w:rsid w:val="00B2237A"/>
    <w:rsid w:val="00B235F4"/>
    <w:rsid w:val="00B312B4"/>
    <w:rsid w:val="00B317C9"/>
    <w:rsid w:val="00B34A65"/>
    <w:rsid w:val="00B364A9"/>
    <w:rsid w:val="00B478D7"/>
    <w:rsid w:val="00B47CF2"/>
    <w:rsid w:val="00B50A98"/>
    <w:rsid w:val="00B5158E"/>
    <w:rsid w:val="00B51A45"/>
    <w:rsid w:val="00B53610"/>
    <w:rsid w:val="00B536A7"/>
    <w:rsid w:val="00B53799"/>
    <w:rsid w:val="00B55497"/>
    <w:rsid w:val="00B5712E"/>
    <w:rsid w:val="00B614A9"/>
    <w:rsid w:val="00B64D1D"/>
    <w:rsid w:val="00B65DE0"/>
    <w:rsid w:val="00B70614"/>
    <w:rsid w:val="00B717B3"/>
    <w:rsid w:val="00B7183B"/>
    <w:rsid w:val="00B7214A"/>
    <w:rsid w:val="00B7216B"/>
    <w:rsid w:val="00B72BE0"/>
    <w:rsid w:val="00B739B0"/>
    <w:rsid w:val="00B745BC"/>
    <w:rsid w:val="00B74D70"/>
    <w:rsid w:val="00B76DB0"/>
    <w:rsid w:val="00B84A5E"/>
    <w:rsid w:val="00B85D06"/>
    <w:rsid w:val="00B9111B"/>
    <w:rsid w:val="00B92436"/>
    <w:rsid w:val="00B92789"/>
    <w:rsid w:val="00B943B2"/>
    <w:rsid w:val="00B94FAF"/>
    <w:rsid w:val="00B95528"/>
    <w:rsid w:val="00B97194"/>
    <w:rsid w:val="00BA00EB"/>
    <w:rsid w:val="00BA0B01"/>
    <w:rsid w:val="00BA106D"/>
    <w:rsid w:val="00BA1D65"/>
    <w:rsid w:val="00BA24F0"/>
    <w:rsid w:val="00BA57F5"/>
    <w:rsid w:val="00BA5801"/>
    <w:rsid w:val="00BA74FF"/>
    <w:rsid w:val="00BB1B57"/>
    <w:rsid w:val="00BB2BC8"/>
    <w:rsid w:val="00BB443F"/>
    <w:rsid w:val="00BB48EF"/>
    <w:rsid w:val="00BB654D"/>
    <w:rsid w:val="00BB6F32"/>
    <w:rsid w:val="00BC09B4"/>
    <w:rsid w:val="00BC1179"/>
    <w:rsid w:val="00BD605A"/>
    <w:rsid w:val="00BD6B3C"/>
    <w:rsid w:val="00BD7987"/>
    <w:rsid w:val="00BE1F1E"/>
    <w:rsid w:val="00BF273B"/>
    <w:rsid w:val="00BF2F96"/>
    <w:rsid w:val="00C002FE"/>
    <w:rsid w:val="00C00446"/>
    <w:rsid w:val="00C0332E"/>
    <w:rsid w:val="00C053FB"/>
    <w:rsid w:val="00C106B0"/>
    <w:rsid w:val="00C1318A"/>
    <w:rsid w:val="00C13B91"/>
    <w:rsid w:val="00C16108"/>
    <w:rsid w:val="00C17943"/>
    <w:rsid w:val="00C20B8B"/>
    <w:rsid w:val="00C21389"/>
    <w:rsid w:val="00C219B1"/>
    <w:rsid w:val="00C23626"/>
    <w:rsid w:val="00C26EF7"/>
    <w:rsid w:val="00C30619"/>
    <w:rsid w:val="00C31134"/>
    <w:rsid w:val="00C31456"/>
    <w:rsid w:val="00C3185D"/>
    <w:rsid w:val="00C33012"/>
    <w:rsid w:val="00C365AF"/>
    <w:rsid w:val="00C36EFD"/>
    <w:rsid w:val="00C37617"/>
    <w:rsid w:val="00C40764"/>
    <w:rsid w:val="00C4135F"/>
    <w:rsid w:val="00C4182E"/>
    <w:rsid w:val="00C428DE"/>
    <w:rsid w:val="00C46342"/>
    <w:rsid w:val="00C5177E"/>
    <w:rsid w:val="00C51883"/>
    <w:rsid w:val="00C540E2"/>
    <w:rsid w:val="00C54432"/>
    <w:rsid w:val="00C55FA5"/>
    <w:rsid w:val="00C6253C"/>
    <w:rsid w:val="00C65A24"/>
    <w:rsid w:val="00C67034"/>
    <w:rsid w:val="00C67D1E"/>
    <w:rsid w:val="00C71E1F"/>
    <w:rsid w:val="00C73ED3"/>
    <w:rsid w:val="00C74154"/>
    <w:rsid w:val="00C8028D"/>
    <w:rsid w:val="00C8324A"/>
    <w:rsid w:val="00C84A1C"/>
    <w:rsid w:val="00C865FE"/>
    <w:rsid w:val="00C96A28"/>
    <w:rsid w:val="00C9753E"/>
    <w:rsid w:val="00CA2B98"/>
    <w:rsid w:val="00CA3BD4"/>
    <w:rsid w:val="00CB045B"/>
    <w:rsid w:val="00CB1209"/>
    <w:rsid w:val="00CB1BFA"/>
    <w:rsid w:val="00CB40AE"/>
    <w:rsid w:val="00CB4BE8"/>
    <w:rsid w:val="00CB4C9A"/>
    <w:rsid w:val="00CB50F7"/>
    <w:rsid w:val="00CB5914"/>
    <w:rsid w:val="00CB6F9F"/>
    <w:rsid w:val="00CC4087"/>
    <w:rsid w:val="00CC49A2"/>
    <w:rsid w:val="00CC7038"/>
    <w:rsid w:val="00CD25C5"/>
    <w:rsid w:val="00CD6D2D"/>
    <w:rsid w:val="00CE0106"/>
    <w:rsid w:val="00CE07B5"/>
    <w:rsid w:val="00CE2DDA"/>
    <w:rsid w:val="00CE5400"/>
    <w:rsid w:val="00CE64C6"/>
    <w:rsid w:val="00CE7074"/>
    <w:rsid w:val="00CF0C84"/>
    <w:rsid w:val="00CF0DF4"/>
    <w:rsid w:val="00CF1324"/>
    <w:rsid w:val="00CF2E21"/>
    <w:rsid w:val="00CF3EA5"/>
    <w:rsid w:val="00CF5E42"/>
    <w:rsid w:val="00D031E8"/>
    <w:rsid w:val="00D10347"/>
    <w:rsid w:val="00D119D8"/>
    <w:rsid w:val="00D12E33"/>
    <w:rsid w:val="00D133F6"/>
    <w:rsid w:val="00D15662"/>
    <w:rsid w:val="00D17537"/>
    <w:rsid w:val="00D1764C"/>
    <w:rsid w:val="00D203D3"/>
    <w:rsid w:val="00D21184"/>
    <w:rsid w:val="00D236B7"/>
    <w:rsid w:val="00D26A8E"/>
    <w:rsid w:val="00D321CA"/>
    <w:rsid w:val="00D32A99"/>
    <w:rsid w:val="00D34D90"/>
    <w:rsid w:val="00D37C94"/>
    <w:rsid w:val="00D41042"/>
    <w:rsid w:val="00D433EB"/>
    <w:rsid w:val="00D53EC4"/>
    <w:rsid w:val="00D62C62"/>
    <w:rsid w:val="00D652B2"/>
    <w:rsid w:val="00D654C8"/>
    <w:rsid w:val="00D65698"/>
    <w:rsid w:val="00D710A5"/>
    <w:rsid w:val="00D730E7"/>
    <w:rsid w:val="00D75384"/>
    <w:rsid w:val="00D75808"/>
    <w:rsid w:val="00D84640"/>
    <w:rsid w:val="00D84803"/>
    <w:rsid w:val="00D85330"/>
    <w:rsid w:val="00D8633F"/>
    <w:rsid w:val="00D9214C"/>
    <w:rsid w:val="00D95CF7"/>
    <w:rsid w:val="00D966C1"/>
    <w:rsid w:val="00D966DC"/>
    <w:rsid w:val="00D97983"/>
    <w:rsid w:val="00DA1A75"/>
    <w:rsid w:val="00DA287A"/>
    <w:rsid w:val="00DA3673"/>
    <w:rsid w:val="00DB1E48"/>
    <w:rsid w:val="00DB5AD7"/>
    <w:rsid w:val="00DB5CF2"/>
    <w:rsid w:val="00DB62AB"/>
    <w:rsid w:val="00DC01F4"/>
    <w:rsid w:val="00DC48C1"/>
    <w:rsid w:val="00DC545A"/>
    <w:rsid w:val="00DD041B"/>
    <w:rsid w:val="00DD3234"/>
    <w:rsid w:val="00DD35BF"/>
    <w:rsid w:val="00DD4402"/>
    <w:rsid w:val="00DD528C"/>
    <w:rsid w:val="00DE4284"/>
    <w:rsid w:val="00DF2B72"/>
    <w:rsid w:val="00DF4320"/>
    <w:rsid w:val="00E001BE"/>
    <w:rsid w:val="00E0262A"/>
    <w:rsid w:val="00E0345F"/>
    <w:rsid w:val="00E03ACE"/>
    <w:rsid w:val="00E041D9"/>
    <w:rsid w:val="00E05298"/>
    <w:rsid w:val="00E05B93"/>
    <w:rsid w:val="00E05ED8"/>
    <w:rsid w:val="00E067BA"/>
    <w:rsid w:val="00E06875"/>
    <w:rsid w:val="00E07FC0"/>
    <w:rsid w:val="00E13213"/>
    <w:rsid w:val="00E14F0F"/>
    <w:rsid w:val="00E16003"/>
    <w:rsid w:val="00E21D91"/>
    <w:rsid w:val="00E25E3A"/>
    <w:rsid w:val="00E30B54"/>
    <w:rsid w:val="00E3158B"/>
    <w:rsid w:val="00E31F59"/>
    <w:rsid w:val="00E33BBB"/>
    <w:rsid w:val="00E33F40"/>
    <w:rsid w:val="00E359E4"/>
    <w:rsid w:val="00E41DB9"/>
    <w:rsid w:val="00E42F54"/>
    <w:rsid w:val="00E46F9D"/>
    <w:rsid w:val="00E507ED"/>
    <w:rsid w:val="00E5429B"/>
    <w:rsid w:val="00E57878"/>
    <w:rsid w:val="00E57BC7"/>
    <w:rsid w:val="00E621CB"/>
    <w:rsid w:val="00E62DF2"/>
    <w:rsid w:val="00E647CC"/>
    <w:rsid w:val="00E64945"/>
    <w:rsid w:val="00E66188"/>
    <w:rsid w:val="00E71172"/>
    <w:rsid w:val="00E71235"/>
    <w:rsid w:val="00E71304"/>
    <w:rsid w:val="00E71BA7"/>
    <w:rsid w:val="00E77205"/>
    <w:rsid w:val="00E82144"/>
    <w:rsid w:val="00E82B4B"/>
    <w:rsid w:val="00E84673"/>
    <w:rsid w:val="00E87851"/>
    <w:rsid w:val="00E92708"/>
    <w:rsid w:val="00E95DEB"/>
    <w:rsid w:val="00E962B2"/>
    <w:rsid w:val="00EA53BB"/>
    <w:rsid w:val="00EB17E2"/>
    <w:rsid w:val="00EB3A11"/>
    <w:rsid w:val="00EB49E1"/>
    <w:rsid w:val="00EB4F9D"/>
    <w:rsid w:val="00ED22C4"/>
    <w:rsid w:val="00ED2C0A"/>
    <w:rsid w:val="00ED2DE9"/>
    <w:rsid w:val="00ED4E88"/>
    <w:rsid w:val="00ED6CD3"/>
    <w:rsid w:val="00ED6D99"/>
    <w:rsid w:val="00ED7981"/>
    <w:rsid w:val="00EE1F15"/>
    <w:rsid w:val="00EE2A9E"/>
    <w:rsid w:val="00EF12D2"/>
    <w:rsid w:val="00EF2688"/>
    <w:rsid w:val="00EF399F"/>
    <w:rsid w:val="00EF4239"/>
    <w:rsid w:val="00EF5112"/>
    <w:rsid w:val="00EF674F"/>
    <w:rsid w:val="00EF7BB7"/>
    <w:rsid w:val="00F015AF"/>
    <w:rsid w:val="00F05BEF"/>
    <w:rsid w:val="00F07E6B"/>
    <w:rsid w:val="00F1392D"/>
    <w:rsid w:val="00F150B9"/>
    <w:rsid w:val="00F200A3"/>
    <w:rsid w:val="00F2242B"/>
    <w:rsid w:val="00F309B0"/>
    <w:rsid w:val="00F31E60"/>
    <w:rsid w:val="00F34D95"/>
    <w:rsid w:val="00F362F5"/>
    <w:rsid w:val="00F36D02"/>
    <w:rsid w:val="00F37483"/>
    <w:rsid w:val="00F412A6"/>
    <w:rsid w:val="00F43629"/>
    <w:rsid w:val="00F443D5"/>
    <w:rsid w:val="00F467C1"/>
    <w:rsid w:val="00F47621"/>
    <w:rsid w:val="00F51118"/>
    <w:rsid w:val="00F52A4D"/>
    <w:rsid w:val="00F53B11"/>
    <w:rsid w:val="00F53B81"/>
    <w:rsid w:val="00F53EF6"/>
    <w:rsid w:val="00F54205"/>
    <w:rsid w:val="00F55B30"/>
    <w:rsid w:val="00F55B7F"/>
    <w:rsid w:val="00F62DE0"/>
    <w:rsid w:val="00F73B62"/>
    <w:rsid w:val="00F7428F"/>
    <w:rsid w:val="00F759E8"/>
    <w:rsid w:val="00F77C31"/>
    <w:rsid w:val="00F823AA"/>
    <w:rsid w:val="00F831D9"/>
    <w:rsid w:val="00F836EE"/>
    <w:rsid w:val="00F8412B"/>
    <w:rsid w:val="00F85CE2"/>
    <w:rsid w:val="00F94927"/>
    <w:rsid w:val="00F9669C"/>
    <w:rsid w:val="00FA068A"/>
    <w:rsid w:val="00FA0EC6"/>
    <w:rsid w:val="00FA29DB"/>
    <w:rsid w:val="00FA3EE2"/>
    <w:rsid w:val="00FA58CA"/>
    <w:rsid w:val="00FA6015"/>
    <w:rsid w:val="00FA7CC1"/>
    <w:rsid w:val="00FB05E3"/>
    <w:rsid w:val="00FB40B7"/>
    <w:rsid w:val="00FB4F17"/>
    <w:rsid w:val="00FB7CFE"/>
    <w:rsid w:val="00FB7EC8"/>
    <w:rsid w:val="00FC19AA"/>
    <w:rsid w:val="00FC2AC2"/>
    <w:rsid w:val="00FC3190"/>
    <w:rsid w:val="00FC338B"/>
    <w:rsid w:val="00FD094A"/>
    <w:rsid w:val="00FD0CCA"/>
    <w:rsid w:val="00FD1E3E"/>
    <w:rsid w:val="00FD4094"/>
    <w:rsid w:val="00FD5498"/>
    <w:rsid w:val="00FD549D"/>
    <w:rsid w:val="00FD648B"/>
    <w:rsid w:val="00FE0D88"/>
    <w:rsid w:val="00FE331E"/>
    <w:rsid w:val="00FE7503"/>
    <w:rsid w:val="00FE7AF8"/>
    <w:rsid w:val="00FE7F6E"/>
    <w:rsid w:val="00FF0DD6"/>
    <w:rsid w:val="00FF145F"/>
    <w:rsid w:val="00FF1712"/>
    <w:rsid w:val="00FF2832"/>
    <w:rsid w:val="00FF3176"/>
    <w:rsid w:val="00FF3CF4"/>
    <w:rsid w:val="00FF57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A372E"/>
  <w15:docId w15:val="{4EE34364-DF80-44B0-A7F2-A8F4488C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D002A"/>
    <w:rPr>
      <w:rFonts w:ascii="Arial" w:hAnsi="Arial"/>
      <w:sz w:val="22"/>
      <w:szCs w:val="24"/>
    </w:rPr>
  </w:style>
  <w:style w:type="paragraph" w:styleId="Heading1">
    <w:name w:val="heading 1"/>
    <w:basedOn w:val="Normal"/>
    <w:next w:val="Normal"/>
    <w:qFormat/>
    <w:rsid w:val="00A8498C"/>
    <w:pPr>
      <w:keepNext/>
      <w:numPr>
        <w:numId w:val="1"/>
      </w:numPr>
      <w:spacing w:before="120" w:after="60"/>
      <w:outlineLvl w:val="0"/>
    </w:pPr>
    <w:rPr>
      <w:rFonts w:cs="Arial"/>
      <w:b/>
      <w:bCs/>
      <w:color w:val="3399FF"/>
      <w:sz w:val="28"/>
      <w:szCs w:val="32"/>
    </w:rPr>
  </w:style>
  <w:style w:type="paragraph" w:styleId="Heading2">
    <w:name w:val="heading 2"/>
    <w:basedOn w:val="Heading1"/>
    <w:next w:val="Normal"/>
    <w:qFormat/>
    <w:rsid w:val="00A8498C"/>
    <w:pPr>
      <w:numPr>
        <w:ilvl w:val="1"/>
      </w:numPr>
      <w:outlineLvl w:val="1"/>
    </w:pPr>
    <w:rPr>
      <w:bCs w:val="0"/>
      <w:iCs/>
      <w:sz w:val="26"/>
      <w:szCs w:val="28"/>
    </w:rPr>
  </w:style>
  <w:style w:type="paragraph" w:styleId="Heading3">
    <w:name w:val="heading 3"/>
    <w:basedOn w:val="Heading1"/>
    <w:next w:val="Normal"/>
    <w:qFormat/>
    <w:rsid w:val="00EA53BB"/>
    <w:pPr>
      <w:numPr>
        <w:ilvl w:val="2"/>
      </w:numPr>
      <w:ind w:left="2160"/>
      <w:outlineLvl w:val="2"/>
    </w:pPr>
    <w:rPr>
      <w:b w:val="0"/>
      <w:bCs w:val="0"/>
      <w:sz w:val="20"/>
      <w:szCs w:val="26"/>
    </w:rPr>
  </w:style>
  <w:style w:type="paragraph" w:styleId="Heading4">
    <w:name w:val="heading 4"/>
    <w:basedOn w:val="Heading1"/>
    <w:next w:val="Normal"/>
    <w:qFormat/>
    <w:rsid w:val="004D002A"/>
    <w:pPr>
      <w:numPr>
        <w:ilvl w:val="3"/>
      </w:numPr>
      <w:outlineLvl w:val="3"/>
    </w:pPr>
    <w:rPr>
      <w:b w:val="0"/>
      <w:bCs w:val="0"/>
      <w:sz w:val="20"/>
      <w:szCs w:val="28"/>
    </w:rPr>
  </w:style>
  <w:style w:type="paragraph" w:styleId="Heading5">
    <w:name w:val="heading 5"/>
    <w:basedOn w:val="Heading1"/>
    <w:next w:val="Normal"/>
    <w:qFormat/>
    <w:rsid w:val="004D002A"/>
    <w:pPr>
      <w:numPr>
        <w:ilvl w:val="4"/>
      </w:numPr>
      <w:spacing w:before="240"/>
      <w:outlineLvl w:val="4"/>
    </w:pPr>
    <w:rPr>
      <w:b w:val="0"/>
      <w:bCs w:val="0"/>
      <w:i/>
      <w:iCs/>
      <w:sz w:val="20"/>
      <w:szCs w:val="26"/>
    </w:rPr>
  </w:style>
  <w:style w:type="paragraph" w:styleId="Heading6">
    <w:name w:val="heading 6"/>
    <w:basedOn w:val="Normal"/>
    <w:next w:val="Normal"/>
    <w:qFormat/>
    <w:rsid w:val="004D002A"/>
    <w:pPr>
      <w:numPr>
        <w:ilvl w:val="5"/>
        <w:numId w:val="1"/>
      </w:numPr>
      <w:spacing w:before="240" w:after="60"/>
      <w:outlineLvl w:val="5"/>
    </w:pPr>
    <w:rPr>
      <w:rFonts w:ascii="Times New Roman" w:hAnsi="Times New Roman"/>
      <w:b/>
      <w:bCs/>
      <w:sz w:val="20"/>
      <w:szCs w:val="22"/>
    </w:rPr>
  </w:style>
  <w:style w:type="paragraph" w:styleId="Heading7">
    <w:name w:val="heading 7"/>
    <w:basedOn w:val="Normal"/>
    <w:next w:val="Normal"/>
    <w:qFormat/>
    <w:rsid w:val="004D002A"/>
    <w:pPr>
      <w:numPr>
        <w:ilvl w:val="6"/>
        <w:numId w:val="1"/>
      </w:numPr>
      <w:spacing w:before="240" w:after="60"/>
      <w:outlineLvl w:val="6"/>
    </w:pPr>
    <w:rPr>
      <w:rFonts w:ascii="Times New Roman" w:hAnsi="Times New Roman"/>
      <w:sz w:val="20"/>
    </w:rPr>
  </w:style>
  <w:style w:type="paragraph" w:styleId="Heading8">
    <w:name w:val="heading 8"/>
    <w:basedOn w:val="Normal"/>
    <w:next w:val="Normal"/>
    <w:link w:val="Heading8Char"/>
    <w:qFormat/>
    <w:rsid w:val="004D002A"/>
    <w:pPr>
      <w:numPr>
        <w:ilvl w:val="7"/>
        <w:numId w:val="1"/>
      </w:numPr>
      <w:spacing w:before="240" w:after="60"/>
      <w:outlineLvl w:val="7"/>
    </w:pPr>
    <w:rPr>
      <w:rFonts w:ascii="Times New Roman" w:hAnsi="Times New Roman"/>
      <w:i/>
      <w:iCs/>
      <w:sz w:val="20"/>
    </w:rPr>
  </w:style>
  <w:style w:type="paragraph" w:styleId="Heading9">
    <w:name w:val="heading 9"/>
    <w:basedOn w:val="Normal"/>
    <w:next w:val="Normal"/>
    <w:qFormat/>
    <w:rsid w:val="004D002A"/>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D002A"/>
    <w:pPr>
      <w:tabs>
        <w:tab w:val="center" w:pos="4320"/>
        <w:tab w:val="right" w:pos="8640"/>
      </w:tabs>
    </w:pPr>
  </w:style>
  <w:style w:type="paragraph" w:styleId="Footer">
    <w:name w:val="footer"/>
    <w:basedOn w:val="Normal"/>
    <w:rsid w:val="004D002A"/>
    <w:pPr>
      <w:tabs>
        <w:tab w:val="center" w:pos="4320"/>
        <w:tab w:val="right" w:pos="8640"/>
      </w:tabs>
    </w:pPr>
    <w:rPr>
      <w:sz w:val="18"/>
    </w:rPr>
  </w:style>
  <w:style w:type="character" w:styleId="PageNumber">
    <w:name w:val="page number"/>
    <w:basedOn w:val="DefaultParagraphFont"/>
    <w:rsid w:val="004D002A"/>
    <w:rPr>
      <w:rFonts w:ascii="Arial" w:hAnsi="Arial"/>
      <w:sz w:val="18"/>
    </w:rPr>
  </w:style>
  <w:style w:type="paragraph" w:customStyle="1" w:styleId="InfoBlue">
    <w:name w:val="InfoBlue"/>
    <w:basedOn w:val="Normal"/>
    <w:next w:val="Normal"/>
    <w:rsid w:val="004D002A"/>
    <w:pPr>
      <w:widowControl w:val="0"/>
      <w:spacing w:after="120" w:line="240" w:lineRule="atLeast"/>
      <w:ind w:left="720"/>
    </w:pPr>
    <w:rPr>
      <w:rFonts w:ascii="Times New Roman" w:hAnsi="Times New Roman"/>
      <w:color w:val="0000FF"/>
      <w:sz w:val="20"/>
      <w:szCs w:val="20"/>
    </w:rPr>
  </w:style>
  <w:style w:type="paragraph" w:customStyle="1" w:styleId="ColumnHead">
    <w:name w:val="Column Head"/>
    <w:basedOn w:val="Normal"/>
    <w:rsid w:val="004D002A"/>
    <w:pPr>
      <w:spacing w:before="60" w:after="60"/>
      <w:jc w:val="center"/>
    </w:pPr>
    <w:rPr>
      <w:b/>
    </w:rPr>
  </w:style>
  <w:style w:type="paragraph" w:customStyle="1" w:styleId="TableText">
    <w:name w:val="Table Text"/>
    <w:basedOn w:val="Normal"/>
    <w:rsid w:val="004D002A"/>
    <w:pPr>
      <w:spacing w:after="120"/>
    </w:pPr>
  </w:style>
  <w:style w:type="paragraph" w:customStyle="1" w:styleId="RowHead">
    <w:name w:val="Row Head"/>
    <w:basedOn w:val="Normal"/>
    <w:rsid w:val="004D002A"/>
    <w:pPr>
      <w:jc w:val="right"/>
    </w:pPr>
    <w:rPr>
      <w:b/>
    </w:rPr>
  </w:style>
  <w:style w:type="paragraph" w:customStyle="1" w:styleId="BulletBlue">
    <w:name w:val="BulletBlue"/>
    <w:basedOn w:val="Normal"/>
    <w:next w:val="Normal"/>
    <w:rsid w:val="004D002A"/>
    <w:pPr>
      <w:numPr>
        <w:numId w:val="2"/>
      </w:numPr>
    </w:pPr>
    <w:rPr>
      <w:i/>
      <w:color w:val="0000FF"/>
      <w:sz w:val="20"/>
    </w:rPr>
  </w:style>
  <w:style w:type="paragraph" w:styleId="Title">
    <w:name w:val="Title"/>
    <w:basedOn w:val="Normal"/>
    <w:next w:val="Normal"/>
    <w:qFormat/>
    <w:rsid w:val="004D002A"/>
    <w:pPr>
      <w:widowControl w:val="0"/>
      <w:jc w:val="center"/>
    </w:pPr>
    <w:rPr>
      <w:b/>
      <w:sz w:val="36"/>
      <w:szCs w:val="20"/>
    </w:rPr>
  </w:style>
  <w:style w:type="paragraph" w:styleId="TOC1">
    <w:name w:val="toc 1"/>
    <w:basedOn w:val="Normal"/>
    <w:next w:val="Normal"/>
    <w:autoRedefine/>
    <w:uiPriority w:val="39"/>
    <w:rsid w:val="00D37C94"/>
    <w:pPr>
      <w:tabs>
        <w:tab w:val="left" w:pos="270"/>
        <w:tab w:val="left" w:pos="660"/>
        <w:tab w:val="right" w:leader="dot" w:pos="9350"/>
      </w:tabs>
    </w:pPr>
    <w:rPr>
      <w:rFonts w:asciiTheme="minorHAnsi" w:eastAsiaTheme="minorEastAsia" w:hAnsiTheme="minorHAnsi"/>
      <w:szCs w:val="22"/>
    </w:rPr>
  </w:style>
  <w:style w:type="paragraph" w:styleId="TOC2">
    <w:name w:val="toc 2"/>
    <w:basedOn w:val="Normal"/>
    <w:next w:val="Normal"/>
    <w:autoRedefine/>
    <w:uiPriority w:val="39"/>
    <w:rsid w:val="00124CC3"/>
    <w:pPr>
      <w:tabs>
        <w:tab w:val="left" w:pos="720"/>
        <w:tab w:val="right" w:leader="dot" w:pos="9350"/>
      </w:tabs>
      <w:ind w:left="270"/>
      <w:pPrChange w:id="0" w:author="Batra Yogesh (EXT)" w:date="2018-04-06T12:29:00Z">
        <w:pPr>
          <w:tabs>
            <w:tab w:val="left" w:pos="720"/>
            <w:tab w:val="right" w:leader="dot" w:pos="9350"/>
          </w:tabs>
          <w:ind w:left="270"/>
        </w:pPr>
      </w:pPrChange>
    </w:pPr>
    <w:rPr>
      <w:rFonts w:asciiTheme="minorHAnsi" w:hAnsiTheme="minorHAnsi" w:cstheme="minorHAnsi"/>
      <w:noProof/>
      <w:rPrChange w:id="0" w:author="Batra Yogesh (EXT)" w:date="2018-04-06T12:29:00Z">
        <w:rPr>
          <w:rFonts w:ascii="Arial" w:hAnsi="Arial"/>
          <w:sz w:val="22"/>
          <w:szCs w:val="24"/>
          <w:lang w:val="en-US" w:eastAsia="en-US" w:bidi="ar-SA"/>
        </w:rPr>
      </w:rPrChange>
    </w:rPr>
  </w:style>
  <w:style w:type="paragraph" w:styleId="TOC3">
    <w:name w:val="toc 3"/>
    <w:basedOn w:val="Normal"/>
    <w:next w:val="Normal"/>
    <w:autoRedefine/>
    <w:uiPriority w:val="39"/>
    <w:rsid w:val="004D002A"/>
    <w:pPr>
      <w:ind w:left="440"/>
    </w:pPr>
  </w:style>
  <w:style w:type="paragraph" w:styleId="TOC4">
    <w:name w:val="toc 4"/>
    <w:basedOn w:val="Normal"/>
    <w:next w:val="Normal"/>
    <w:autoRedefine/>
    <w:semiHidden/>
    <w:rsid w:val="004D002A"/>
    <w:pPr>
      <w:ind w:left="660"/>
    </w:pPr>
  </w:style>
  <w:style w:type="paragraph" w:styleId="TOC5">
    <w:name w:val="toc 5"/>
    <w:basedOn w:val="Normal"/>
    <w:next w:val="Normal"/>
    <w:autoRedefine/>
    <w:semiHidden/>
    <w:rsid w:val="004D002A"/>
    <w:pPr>
      <w:ind w:left="880"/>
    </w:pPr>
  </w:style>
  <w:style w:type="paragraph" w:styleId="TOC6">
    <w:name w:val="toc 6"/>
    <w:basedOn w:val="Normal"/>
    <w:next w:val="Normal"/>
    <w:autoRedefine/>
    <w:semiHidden/>
    <w:rsid w:val="004D002A"/>
    <w:pPr>
      <w:ind w:left="1100"/>
    </w:pPr>
  </w:style>
  <w:style w:type="paragraph" w:styleId="TOC7">
    <w:name w:val="toc 7"/>
    <w:basedOn w:val="Normal"/>
    <w:next w:val="Normal"/>
    <w:autoRedefine/>
    <w:semiHidden/>
    <w:rsid w:val="004D002A"/>
    <w:pPr>
      <w:ind w:left="1320"/>
    </w:pPr>
  </w:style>
  <w:style w:type="paragraph" w:styleId="TOC8">
    <w:name w:val="toc 8"/>
    <w:basedOn w:val="Normal"/>
    <w:next w:val="Normal"/>
    <w:autoRedefine/>
    <w:semiHidden/>
    <w:rsid w:val="004D002A"/>
    <w:pPr>
      <w:ind w:left="1540"/>
    </w:pPr>
  </w:style>
  <w:style w:type="paragraph" w:styleId="TOC9">
    <w:name w:val="toc 9"/>
    <w:basedOn w:val="Normal"/>
    <w:next w:val="Normal"/>
    <w:autoRedefine/>
    <w:semiHidden/>
    <w:rsid w:val="004D002A"/>
    <w:pPr>
      <w:ind w:left="1760"/>
    </w:pPr>
  </w:style>
  <w:style w:type="character" w:styleId="Hyperlink">
    <w:name w:val="Hyperlink"/>
    <w:basedOn w:val="DefaultParagraphFont"/>
    <w:uiPriority w:val="99"/>
    <w:rsid w:val="004D002A"/>
    <w:rPr>
      <w:color w:val="0000FF"/>
      <w:u w:val="single"/>
    </w:rPr>
  </w:style>
  <w:style w:type="character" w:styleId="CommentReference">
    <w:name w:val="annotation reference"/>
    <w:basedOn w:val="DefaultParagraphFont"/>
    <w:semiHidden/>
    <w:rsid w:val="004D002A"/>
    <w:rPr>
      <w:sz w:val="16"/>
      <w:szCs w:val="16"/>
    </w:rPr>
  </w:style>
  <w:style w:type="paragraph" w:styleId="CommentText">
    <w:name w:val="annotation text"/>
    <w:basedOn w:val="Normal"/>
    <w:semiHidden/>
    <w:rsid w:val="004D002A"/>
    <w:rPr>
      <w:sz w:val="20"/>
      <w:szCs w:val="20"/>
    </w:rPr>
  </w:style>
  <w:style w:type="paragraph" w:customStyle="1" w:styleId="infoblue0">
    <w:name w:val="infoblue"/>
    <w:basedOn w:val="Normal"/>
    <w:rsid w:val="004D002A"/>
    <w:pPr>
      <w:spacing w:after="120" w:line="240" w:lineRule="atLeast"/>
      <w:ind w:left="720"/>
    </w:pPr>
    <w:rPr>
      <w:rFonts w:ascii="Times New Roman" w:eastAsia="Arial Unicode MS" w:hAnsi="Times New Roman"/>
      <w:i/>
      <w:iCs/>
      <w:color w:val="0000FF"/>
      <w:sz w:val="20"/>
      <w:szCs w:val="20"/>
    </w:rPr>
  </w:style>
  <w:style w:type="paragraph" w:styleId="BodyText">
    <w:name w:val="Body Text"/>
    <w:basedOn w:val="Normal"/>
    <w:rsid w:val="004D002A"/>
    <w:pPr>
      <w:jc w:val="center"/>
    </w:pPr>
  </w:style>
  <w:style w:type="paragraph" w:styleId="BalloonText">
    <w:name w:val="Balloon Text"/>
    <w:basedOn w:val="Normal"/>
    <w:link w:val="BalloonTextChar"/>
    <w:uiPriority w:val="99"/>
    <w:semiHidden/>
    <w:rsid w:val="004D002A"/>
    <w:rPr>
      <w:rFonts w:ascii="Tahoma" w:hAnsi="Tahoma" w:cs="Tahoma"/>
      <w:sz w:val="16"/>
      <w:szCs w:val="16"/>
    </w:rPr>
  </w:style>
  <w:style w:type="paragraph" w:styleId="NormalIndent">
    <w:name w:val="Normal Indent"/>
    <w:basedOn w:val="Normal"/>
    <w:rsid w:val="004D002A"/>
    <w:pPr>
      <w:ind w:left="360"/>
    </w:pPr>
    <w:rPr>
      <w:sz w:val="20"/>
      <w:szCs w:val="20"/>
    </w:rPr>
  </w:style>
  <w:style w:type="paragraph" w:customStyle="1" w:styleId="TableContents">
    <w:name w:val="Table_Contents"/>
    <w:basedOn w:val="Normal"/>
    <w:rsid w:val="004D002A"/>
    <w:pPr>
      <w:spacing w:before="60" w:after="60"/>
    </w:pPr>
    <w:rPr>
      <w:sz w:val="20"/>
      <w:szCs w:val="20"/>
    </w:rPr>
  </w:style>
  <w:style w:type="character" w:styleId="FollowedHyperlink">
    <w:name w:val="FollowedHyperlink"/>
    <w:basedOn w:val="DefaultParagraphFont"/>
    <w:rsid w:val="004D002A"/>
    <w:rPr>
      <w:color w:val="800080"/>
      <w:u w:val="single"/>
    </w:rPr>
  </w:style>
  <w:style w:type="paragraph" w:styleId="BodyTextIndent">
    <w:name w:val="Body Text Indent"/>
    <w:basedOn w:val="Normal"/>
    <w:rsid w:val="004D002A"/>
    <w:pPr>
      <w:ind w:left="576"/>
    </w:pPr>
    <w:rPr>
      <w:color w:val="FF0000"/>
    </w:rPr>
  </w:style>
  <w:style w:type="table" w:styleId="TableGrid">
    <w:name w:val="Table Grid"/>
    <w:basedOn w:val="TableNormal"/>
    <w:rsid w:val="002B4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271A"/>
    <w:pPr>
      <w:ind w:left="720"/>
      <w:contextualSpacing/>
    </w:pPr>
  </w:style>
  <w:style w:type="paragraph" w:customStyle="1" w:styleId="3decimals">
    <w:name w:val="3 decimals"/>
    <w:basedOn w:val="ListNumber3"/>
    <w:qFormat/>
    <w:rsid w:val="00F831D9"/>
    <w:rPr>
      <w:rFonts w:asciiTheme="minorHAnsi" w:hAnsiTheme="minorHAnsi"/>
      <w:sz w:val="20"/>
    </w:rPr>
  </w:style>
  <w:style w:type="paragraph" w:styleId="ListNumber3">
    <w:name w:val="List Number 3"/>
    <w:basedOn w:val="Normal"/>
    <w:rsid w:val="00F831D9"/>
    <w:pPr>
      <w:numPr>
        <w:numId w:val="6"/>
      </w:numPr>
      <w:contextualSpacing/>
    </w:pPr>
  </w:style>
  <w:style w:type="paragraph" w:styleId="TOCHeading">
    <w:name w:val="TOC Heading"/>
    <w:basedOn w:val="Heading1"/>
    <w:next w:val="Normal"/>
    <w:uiPriority w:val="39"/>
    <w:semiHidden/>
    <w:unhideWhenUsed/>
    <w:qFormat/>
    <w:rsid w:val="005A5F1D"/>
    <w:pPr>
      <w:keepLines/>
      <w:numPr>
        <w:numId w:val="0"/>
      </w:numPr>
      <w:spacing w:before="480" w:after="0" w:line="276" w:lineRule="auto"/>
      <w:outlineLvl w:val="9"/>
    </w:pPr>
    <w:rPr>
      <w:rFonts w:asciiTheme="majorHAnsi" w:eastAsiaTheme="majorEastAsia" w:hAnsiTheme="majorHAnsi" w:cstheme="majorBidi"/>
      <w:color w:val="365F91" w:themeColor="accent1" w:themeShade="BF"/>
      <w:szCs w:val="28"/>
    </w:rPr>
  </w:style>
  <w:style w:type="paragraph" w:styleId="Subtitle">
    <w:name w:val="Subtitle"/>
    <w:basedOn w:val="Normal"/>
    <w:next w:val="Normal"/>
    <w:link w:val="SubtitleChar"/>
    <w:qFormat/>
    <w:rsid w:val="00447470"/>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447470"/>
    <w:rPr>
      <w:rFonts w:asciiTheme="majorHAnsi" w:eastAsiaTheme="majorEastAsia" w:hAnsiTheme="majorHAnsi" w:cstheme="majorBidi"/>
      <w:i/>
      <w:iCs/>
      <w:color w:val="4F81BD" w:themeColor="accent1"/>
      <w:spacing w:val="15"/>
      <w:sz w:val="24"/>
      <w:szCs w:val="24"/>
    </w:rPr>
  </w:style>
  <w:style w:type="table" w:styleId="TableList4">
    <w:name w:val="Table List 4"/>
    <w:basedOn w:val="TableNormal"/>
    <w:rsid w:val="0044747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BalloonTextChar">
    <w:name w:val="Balloon Text Char"/>
    <w:basedOn w:val="DefaultParagraphFont"/>
    <w:link w:val="BalloonText"/>
    <w:uiPriority w:val="99"/>
    <w:semiHidden/>
    <w:rsid w:val="0064458C"/>
    <w:rPr>
      <w:rFonts w:ascii="Tahoma" w:hAnsi="Tahoma" w:cs="Tahoma"/>
      <w:sz w:val="16"/>
      <w:szCs w:val="16"/>
    </w:rPr>
  </w:style>
  <w:style w:type="character" w:customStyle="1" w:styleId="Heading8Char">
    <w:name w:val="Heading 8 Char"/>
    <w:basedOn w:val="DefaultParagraphFont"/>
    <w:link w:val="Heading8"/>
    <w:rsid w:val="0064458C"/>
    <w:rPr>
      <w:i/>
      <w:iCs/>
      <w:szCs w:val="24"/>
    </w:rPr>
  </w:style>
  <w:style w:type="paragraph" w:styleId="NoSpacing">
    <w:name w:val="No Spacing"/>
    <w:uiPriority w:val="1"/>
    <w:qFormat/>
    <w:rsid w:val="00385ECB"/>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106253">
      <w:bodyDiv w:val="1"/>
      <w:marLeft w:val="0"/>
      <w:marRight w:val="0"/>
      <w:marTop w:val="0"/>
      <w:marBottom w:val="0"/>
      <w:divBdr>
        <w:top w:val="none" w:sz="0" w:space="0" w:color="auto"/>
        <w:left w:val="none" w:sz="0" w:space="0" w:color="auto"/>
        <w:bottom w:val="none" w:sz="0" w:space="0" w:color="auto"/>
        <w:right w:val="none" w:sz="0" w:space="0" w:color="auto"/>
      </w:divBdr>
    </w:div>
    <w:div w:id="257058827">
      <w:bodyDiv w:val="1"/>
      <w:marLeft w:val="0"/>
      <w:marRight w:val="0"/>
      <w:marTop w:val="0"/>
      <w:marBottom w:val="0"/>
      <w:divBdr>
        <w:top w:val="none" w:sz="0" w:space="0" w:color="auto"/>
        <w:left w:val="none" w:sz="0" w:space="0" w:color="auto"/>
        <w:bottom w:val="none" w:sz="0" w:space="0" w:color="auto"/>
        <w:right w:val="none" w:sz="0" w:space="0" w:color="auto"/>
      </w:divBdr>
    </w:div>
    <w:div w:id="464347310">
      <w:bodyDiv w:val="1"/>
      <w:marLeft w:val="0"/>
      <w:marRight w:val="0"/>
      <w:marTop w:val="0"/>
      <w:marBottom w:val="0"/>
      <w:divBdr>
        <w:top w:val="none" w:sz="0" w:space="0" w:color="auto"/>
        <w:left w:val="none" w:sz="0" w:space="0" w:color="auto"/>
        <w:bottom w:val="none" w:sz="0" w:space="0" w:color="auto"/>
        <w:right w:val="none" w:sz="0" w:space="0" w:color="auto"/>
      </w:divBdr>
    </w:div>
    <w:div w:id="1135760755">
      <w:bodyDiv w:val="1"/>
      <w:marLeft w:val="0"/>
      <w:marRight w:val="0"/>
      <w:marTop w:val="0"/>
      <w:marBottom w:val="0"/>
      <w:divBdr>
        <w:top w:val="none" w:sz="0" w:space="0" w:color="auto"/>
        <w:left w:val="none" w:sz="0" w:space="0" w:color="auto"/>
        <w:bottom w:val="none" w:sz="0" w:space="0" w:color="auto"/>
        <w:right w:val="none" w:sz="0" w:space="0" w:color="auto"/>
      </w:divBdr>
    </w:div>
    <w:div w:id="1452284616">
      <w:bodyDiv w:val="1"/>
      <w:marLeft w:val="0"/>
      <w:marRight w:val="0"/>
      <w:marTop w:val="0"/>
      <w:marBottom w:val="0"/>
      <w:divBdr>
        <w:top w:val="none" w:sz="0" w:space="0" w:color="auto"/>
        <w:left w:val="none" w:sz="0" w:space="0" w:color="auto"/>
        <w:bottom w:val="none" w:sz="0" w:space="0" w:color="auto"/>
        <w:right w:val="none" w:sz="0" w:space="0" w:color="auto"/>
      </w:divBdr>
    </w:div>
    <w:div w:id="1625888141">
      <w:bodyDiv w:val="1"/>
      <w:marLeft w:val="0"/>
      <w:marRight w:val="0"/>
      <w:marTop w:val="0"/>
      <w:marBottom w:val="0"/>
      <w:divBdr>
        <w:top w:val="none" w:sz="0" w:space="0" w:color="auto"/>
        <w:left w:val="none" w:sz="0" w:space="0" w:color="auto"/>
        <w:bottom w:val="none" w:sz="0" w:space="0" w:color="auto"/>
        <w:right w:val="none" w:sz="0" w:space="0" w:color="auto"/>
      </w:divBdr>
      <w:divsChild>
        <w:div w:id="2126731516">
          <w:marLeft w:val="0"/>
          <w:marRight w:val="0"/>
          <w:marTop w:val="0"/>
          <w:marBottom w:val="0"/>
          <w:divBdr>
            <w:top w:val="none" w:sz="0" w:space="0" w:color="auto"/>
            <w:left w:val="none" w:sz="0" w:space="0" w:color="auto"/>
            <w:bottom w:val="none" w:sz="0" w:space="0" w:color="auto"/>
            <w:right w:val="none" w:sz="0" w:space="0" w:color="auto"/>
          </w:divBdr>
          <w:divsChild>
            <w:div w:id="17637964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61036166">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957300233">
                      <w:marLeft w:val="0"/>
                      <w:marRight w:val="0"/>
                      <w:marTop w:val="0"/>
                      <w:marBottom w:val="0"/>
                      <w:divBdr>
                        <w:top w:val="none" w:sz="0" w:space="0" w:color="auto"/>
                        <w:left w:val="none" w:sz="0" w:space="0" w:color="auto"/>
                        <w:bottom w:val="none" w:sz="0" w:space="0" w:color="auto"/>
                        <w:right w:val="none" w:sz="0" w:space="0" w:color="auto"/>
                      </w:divBdr>
                      <w:divsChild>
                        <w:div w:id="100932793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6924250">
      <w:bodyDiv w:val="1"/>
      <w:marLeft w:val="0"/>
      <w:marRight w:val="0"/>
      <w:marTop w:val="0"/>
      <w:marBottom w:val="0"/>
      <w:divBdr>
        <w:top w:val="none" w:sz="0" w:space="0" w:color="auto"/>
        <w:left w:val="none" w:sz="0" w:space="0" w:color="auto"/>
        <w:bottom w:val="none" w:sz="0" w:space="0" w:color="auto"/>
        <w:right w:val="none" w:sz="0" w:space="0" w:color="auto"/>
      </w:divBdr>
      <w:divsChild>
        <w:div w:id="1378703903">
          <w:marLeft w:val="0"/>
          <w:marRight w:val="0"/>
          <w:marTop w:val="0"/>
          <w:marBottom w:val="0"/>
          <w:divBdr>
            <w:top w:val="none" w:sz="0" w:space="0" w:color="auto"/>
            <w:left w:val="none" w:sz="0" w:space="0" w:color="auto"/>
            <w:bottom w:val="none" w:sz="0" w:space="0" w:color="auto"/>
            <w:right w:val="none" w:sz="0" w:space="0" w:color="auto"/>
          </w:divBdr>
        </w:div>
        <w:div w:id="1392117359">
          <w:marLeft w:val="0"/>
          <w:marRight w:val="0"/>
          <w:marTop w:val="0"/>
          <w:marBottom w:val="0"/>
          <w:divBdr>
            <w:top w:val="none" w:sz="0" w:space="0" w:color="auto"/>
            <w:left w:val="none" w:sz="0" w:space="0" w:color="auto"/>
            <w:bottom w:val="none" w:sz="0" w:space="0" w:color="auto"/>
            <w:right w:val="none" w:sz="0" w:space="0" w:color="auto"/>
          </w:divBdr>
        </w:div>
      </w:divsChild>
    </w:div>
    <w:div w:id="1815218729">
      <w:bodyDiv w:val="1"/>
      <w:marLeft w:val="0"/>
      <w:marRight w:val="0"/>
      <w:marTop w:val="0"/>
      <w:marBottom w:val="0"/>
      <w:divBdr>
        <w:top w:val="none" w:sz="0" w:space="0" w:color="auto"/>
        <w:left w:val="none" w:sz="0" w:space="0" w:color="auto"/>
        <w:bottom w:val="none" w:sz="0" w:space="0" w:color="auto"/>
        <w:right w:val="none" w:sz="0" w:space="0" w:color="auto"/>
      </w:divBdr>
    </w:div>
    <w:div w:id="18482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22" Type="http://schemas.microsoft.com/office/2011/relationships/people" Target="people.xml"/><Relationship Id="rId9" Type="http://schemas.openxmlformats.org/officeDocument/2006/relationships/webSettings" Target="web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andt\My%20Documents\BlankTemplate_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119fa46d-b746-4690-9d76-c8f83ce3d8c7">
      <UserInfo>
        <DisplayName/>
        <AccountId xsi:nil="true"/>
        <AccountType/>
      </UserInfo>
    </SharedWithUsers>
    <lcf76f155ced4ddcb4097134ff3c332f xmlns="1aae5ee3-ab82-4627-b6ba-b8cbdf936c36">
      <Terms xmlns="http://schemas.microsoft.com/office/infopath/2007/PartnerControls"/>
    </lcf76f155ced4ddcb4097134ff3c332f>
    <TaxCatchAll xmlns="119fa46d-b746-4690-9d76-c8f83ce3d8c7" xsi:nil="true"/>
    <FolderPath xmlns="1aae5ee3-ab82-4627-b6ba-b8cbdf936c36" xsi:nil="true"/>
    <Folderpath0 xmlns="1aae5ee3-ab82-4627-b6ba-b8cbdf936c3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C5FE2B2CD9A47928840E47D3C188C" ma:contentTypeVersion="20" ma:contentTypeDescription="Create a new document." ma:contentTypeScope="" ma:versionID="3fa729eeba49bbd1f65acd6fdfd49b68">
  <xsd:schema xmlns:xsd="http://www.w3.org/2001/XMLSchema" xmlns:xs="http://www.w3.org/2001/XMLSchema" xmlns:p="http://schemas.microsoft.com/office/2006/metadata/properties" xmlns:ns1="http://schemas.microsoft.com/sharepoint/v3" xmlns:ns2="1aae5ee3-ab82-4627-b6ba-b8cbdf936c36" xmlns:ns3="119fa46d-b746-4690-9d76-c8f83ce3d8c7" targetNamespace="http://schemas.microsoft.com/office/2006/metadata/properties" ma:root="true" ma:fieldsID="df66401d4ca516212d9f28af67b52004" ns1:_="" ns2:_="" ns3:_="">
    <xsd:import namespace="http://schemas.microsoft.com/sharepoint/v3"/>
    <xsd:import namespace="1aae5ee3-ab82-4627-b6ba-b8cbdf936c36"/>
    <xsd:import namespace="119fa46d-b746-4690-9d76-c8f83ce3d8c7"/>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ServiceBillingMetadata" minOccurs="0"/>
                <xsd:element ref="ns2:FolderPath" minOccurs="0"/>
                <xsd:element ref="ns2:Folderpath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e5ee3-ab82-4627-b6ba-b8cbdf936c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c349d9a-284b-478a-af45-ecae560eed0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olderPath" ma:index="26" nillable="true" ma:displayName="Folder Path" ma:format="Dropdown" ma:internalName="FolderPath">
      <xsd:simpleType>
        <xsd:restriction base="dms:Text">
          <xsd:maxLength value="255"/>
        </xsd:restriction>
      </xsd:simpleType>
    </xsd:element>
    <xsd:element name="Folderpath0" ma:index="27" nillable="true" ma:displayName="Folder path" ma:format="Dropdown" ma:internalName="Folderpath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9fa46d-b746-4690-9d76-c8f83ce3d8c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6ce9f0e-8e0f-4239-a942-aebc87ba5fcc}" ma:internalName="TaxCatchAll" ma:showField="CatchAllData" ma:web="119fa46d-b746-4690-9d76-c8f83ce3d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General Document" ma:contentTypeID="0x010100FBB1BDE89FB27C449A0E29AF421E312401006784BF63535DFF48B636F4889412D494" ma:contentTypeVersion="3" ma:contentTypeDescription="Create a new document." ma:contentTypeScope="" ma:versionID="e67789bee16fb1f18a280b96f75c10c2">
  <xsd:schema xmlns:xsd="http://www.w3.org/2001/XMLSchema" xmlns:xs="http://www.w3.org/2001/XMLSchema" xmlns:p="http://schemas.microsoft.com/office/2006/metadata/properties" xmlns:ns1="http://schemas.microsoft.com/sharepoint/v3" xmlns:ns3="b9f1db13-37d0-4e45-944c-b878e8992007" xmlns:ns4="e6bb6fa4-9c23-4df5-9c72-0315fa8fef6d" xmlns:ns5="fae423db-7aea-40a7-8e81-2a365c617d65" targetNamespace="http://schemas.microsoft.com/office/2006/metadata/properties" ma:root="true" ma:fieldsID="ca20cbcfe32317bec97366608ebbb821" ns1:_="" ns3:_="" ns4:_="" ns5:_="">
    <xsd:import namespace="http://schemas.microsoft.com/sharepoint/v3"/>
    <xsd:import namespace="b9f1db13-37d0-4e45-944c-b878e8992007"/>
    <xsd:import namespace="e6bb6fa4-9c23-4df5-9c72-0315fa8fef6d"/>
    <xsd:import namespace="fae423db-7aea-40a7-8e81-2a365c617d65"/>
    <xsd:element name="properties">
      <xsd:complexType>
        <xsd:sequence>
          <xsd:element name="documentManagement">
            <xsd:complexType>
              <xsd:all>
                <xsd:element ref="ns4:IP_x0020_Classification"/>
                <xsd:element ref="ns4:Preservation_x0020_Order_x0020_Numbers" minOccurs="0"/>
                <xsd:element ref="ns3:Retention_x0020_Start_x0020_Date" minOccurs="0"/>
                <xsd:element ref="ns3:Retain_x0020_Until_x0020_Date" minOccurs="0"/>
                <xsd:element ref="ns3:TaxCatchAllLabel" minOccurs="0"/>
                <xsd:element ref="ns5:p01231d88c934046812dbe39cf15431a" minOccurs="0"/>
                <xsd:element ref="ns5:p01231d88c934046812dbe39cf15430a" minOccurs="0"/>
                <xsd:element ref="ns3:TaxCatchAll" minOccurs="0"/>
                <xsd:element ref="ns1:ExtractedContributor" minOccurs="0"/>
                <xsd:element ref="ns3:Inactive_x0020_Record" minOccurs="0"/>
                <xsd:element ref="ns3:f1f5acf37a9e4df8843432af9802a72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xtractedContributor" ma:index="19" nillable="true" ma:displayName="Extracted Contributor" ma:description="List of names of individuals who participated in creation of the content." ma:internalName="ExtractedContributo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f1db13-37d0-4e45-944c-b878e8992007" elementFormDefault="qualified">
    <xsd:import namespace="http://schemas.microsoft.com/office/2006/documentManagement/types"/>
    <xsd:import namespace="http://schemas.microsoft.com/office/infopath/2007/PartnerControls"/>
    <xsd:element name="Retention_x0020_Start_x0020_Date" ma:index="7" nillable="true" ma:displayName="Retention Start Date" ma:description="The start date for retention period calculation." ma:format="DateOnly" ma:internalName="Retention_x0020_Start_x0020_Date">
      <xsd:simpleType>
        <xsd:restriction base="dms:DateTime"/>
      </xsd:simpleType>
    </xsd:element>
    <xsd:element name="Retain_x0020_Until_x0020_Date" ma:index="8" nillable="true" ma:displayName="Retain Until Date" ma:description="The start date for retention period calculation." ma:format="DateOnly" ma:internalName="Retain_x0020_Until_x0020_Date">
      <xsd:simpleType>
        <xsd:restriction base="dms:DateTime"/>
      </xsd:simpleType>
    </xsd:element>
    <xsd:element name="TaxCatchAllLabel" ma:index="9" nillable="true" ma:displayName="Taxonomy Catch All Column1" ma:hidden="true" ma:list="{c2c43fdb-1e3a-4f17-a99c-276aaa74d6a8}" ma:internalName="TaxCatchAllLabel" ma:readOnly="true" ma:showField="CatchAllDataLabel"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TaxCatchAll" ma:index="17" nillable="true" ma:displayName="Taxonomy Catch All Column" ma:hidden="true" ma:list="{c2c43fdb-1e3a-4f17-a99c-276aaa74d6a8}" ma:internalName="TaxCatchAll" ma:showField="CatchAllData" ma:web="7bf960d3-735f-4d6f-96fa-78143a936f0c">
      <xsd:complexType>
        <xsd:complexContent>
          <xsd:extension base="dms:MultiChoiceLookup">
            <xsd:sequence>
              <xsd:element name="Value" type="dms:Lookup" maxOccurs="unbounded" minOccurs="0" nillable="true"/>
            </xsd:sequence>
          </xsd:extension>
        </xsd:complexContent>
      </xsd:complexType>
    </xsd:element>
    <xsd:element name="Inactive_x0020_Record" ma:index="20" nillable="true" ma:displayName="Inactive Record" ma:description="Used to designate records as inactive." ma:internalName="Inactive_x0020_Record">
      <xsd:simpleType>
        <xsd:restriction base="dms:Boolean"/>
      </xsd:simpleType>
    </xsd:element>
    <xsd:element name="f1f5acf37a9e4df8843432af9802a72a" ma:index="21" nillable="true" ma:taxonomy="true" ma:internalName="f1f5acf37a9e4df8843432af9802a72a" ma:taxonomyFieldName="Chevron_x0020_Discipline" ma:displayName="Chevron Discipline" ma:fieldId="{f1f5acf3-7a9e-4df8-8434-32af9802a72a}" ma:sspId="03b784c7-ee61-4ee7-89a9-d87ec2bf0954" ma:termSetId="84286160-6c66-4956-a819-71b834cd237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6bb6fa4-9c23-4df5-9c72-0315fa8fef6d" elementFormDefault="qualified">
    <xsd:import namespace="http://schemas.microsoft.com/office/2006/documentManagement/types"/>
    <xsd:import namespace="http://schemas.microsoft.com/office/infopath/2007/PartnerControls"/>
    <xsd:element name="IP_x0020_Classification" ma:index="4" ma:displayName="IP Classification" ma:default="Company Confidential" ma:description="Sensitivity of the information" ma:format="Dropdown" ma:internalName="IP_x0020_Classification">
      <xsd:simpleType>
        <xsd:restriction base="dms:Choice">
          <xsd:enumeration value="Public"/>
          <xsd:enumeration value="Company Confidential"/>
          <xsd:enumeration value="Confidential Restricted"/>
          <xsd:enumeration value="Classified"/>
        </xsd:restriction>
      </xsd:simpleType>
    </xsd:element>
    <xsd:element name="Preservation_x0020_Order_x0020_Numbers" ma:index="5" nillable="true" ma:displayName="Preservation Order Numbers" ma:description="Preservation Order Numbers, when issued by Legal, require that this item MUST NOT be deleted. Separate multiple preservation order numbers with commas." ma:internalName="Preservation_x0020_Order_x0020_Number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ae423db-7aea-40a7-8e81-2a365c617d65" elementFormDefault="qualified">
    <xsd:import namespace="http://schemas.microsoft.com/office/2006/documentManagement/types"/>
    <xsd:import namespace="http://schemas.microsoft.com/office/infopath/2007/PartnerControls"/>
    <xsd:element name="p01231d88c934046812dbe39cf15431a" ma:index="13" ma:taxonomy="true" ma:internalName="p01231d88c934046812dbe39cf15431a" ma:taxonomyFieldName="Retention_x0020_Category" ma:displayName="Retention Category" ma:readOnly="false" ma:default="1;#Non-Record|1e0fcd32-c316-4759-967f-319c5b88aa7f" ma:fieldId="{fd1ef4d8-3e07-46a2-b2b4-c9e81ccc81f4}" ma:sspId="03b784c7-ee61-4ee7-89a9-d87ec2bf0954" ma:termSetId="fda4940a-b680-4317-929f-5e2e0638e24f" ma:anchorId="00000000-0000-0000-0000-000000000000" ma:open="false" ma:isKeyword="false">
      <xsd:complexType>
        <xsd:sequence>
          <xsd:element ref="pc:Terms" minOccurs="0" maxOccurs="1"/>
        </xsd:sequence>
      </xsd:complexType>
    </xsd:element>
    <xsd:element name="p01231d88c934046812dbe39cf15430a" ma:index="16" ma:taxonomy="true" ma:internalName="p01231d88c934046812dbe39cf15430a" ma:taxonomyFieldName="Chevron_x0020_Organization" ma:displayName="Owner Organization" ma:default="" ma:fieldId="{901231d8-8c93-4046-812d-be39cf15430a}" ma:sspId="03b784c7-ee61-4ee7-89a9-d87ec2bf0954" ma:termSetId="4bf10e93-cbf8-470b-bd43-152d61f7423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a:index="2" ma:displayName="Author"/>
        <xsd:element ref="dcterms:created" minOccurs="0" maxOccurs="1"/>
        <xsd:element ref="dc:identifier" minOccurs="0" maxOccurs="1"/>
        <xsd:element name="contentType" minOccurs="0" maxOccurs="1" type="xsd:string" ma:index="18"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AE33-2C3C-448D-B4EF-4589CA08F5E1}">
  <ds:schemaRefs>
    <ds:schemaRef ds:uri="http://schemas.microsoft.com/sharepoint/v3/contenttype/forms"/>
  </ds:schemaRefs>
</ds:datastoreItem>
</file>

<file path=customXml/itemProps2.xml><?xml version="1.0" encoding="utf-8"?>
<ds:datastoreItem xmlns:ds="http://schemas.openxmlformats.org/officeDocument/2006/customXml" ds:itemID="{93E079DF-B1E1-4C37-9C47-D7AB003599E1}">
  <ds:schemaRefs>
    <ds:schemaRef ds:uri="http://schemas.microsoft.com/office/2006/metadata/properties"/>
    <ds:schemaRef ds:uri="http://schemas.microsoft.com/office/infopath/2007/PartnerControls"/>
    <ds:schemaRef ds:uri="b9f1db13-37d0-4e45-944c-b878e8992007"/>
    <ds:schemaRef ds:uri="e6bb6fa4-9c23-4df5-9c72-0315fa8fef6d"/>
    <ds:schemaRef ds:uri="fae423db-7aea-40a7-8e81-2a365c617d65"/>
    <ds:schemaRef ds:uri="http://schemas.microsoft.com/sharepoint/v3"/>
  </ds:schemaRefs>
</ds:datastoreItem>
</file>

<file path=customXml/itemProps3.xml><?xml version="1.0" encoding="utf-8"?>
<ds:datastoreItem xmlns:ds="http://schemas.openxmlformats.org/officeDocument/2006/customXml" ds:itemID="{58FFAAFE-8763-4688-850D-5F25B9463EEB}"/>
</file>

<file path=customXml/itemProps4.xml><?xml version="1.0" encoding="utf-8"?>
<ds:datastoreItem xmlns:ds="http://schemas.openxmlformats.org/officeDocument/2006/customXml" ds:itemID="{8111DD69-D6B8-4B61-8C86-F299A0BA5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1db13-37d0-4e45-944c-b878e8992007"/>
    <ds:schemaRef ds:uri="e6bb6fa4-9c23-4df5-9c72-0315fa8fef6d"/>
    <ds:schemaRef ds:uri="fae423db-7aea-40a7-8e81-2a365c617d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BB9F529-1274-4BA7-B301-20416887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BlankTemplate_t.dot</Template>
  <TotalTime>0</TotalTime>
  <Pages>6</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Maintain Well Reference Value</vt:lpstr>
    </vt:vector>
  </TitlesOfParts>
  <Company>Chevron</Company>
  <LinksUpToDate>false</LinksUpToDate>
  <CharactersWithSpaces>4086</CharactersWithSpaces>
  <SharedDoc>false</SharedDoc>
  <HLinks>
    <vt:vector size="360" baseType="variant">
      <vt:variant>
        <vt:i4>1638457</vt:i4>
      </vt:variant>
      <vt:variant>
        <vt:i4>356</vt:i4>
      </vt:variant>
      <vt:variant>
        <vt:i4>0</vt:i4>
      </vt:variant>
      <vt:variant>
        <vt:i4>5</vt:i4>
      </vt:variant>
      <vt:variant>
        <vt:lpwstr/>
      </vt:variant>
      <vt:variant>
        <vt:lpwstr>_Toc98215176</vt:lpwstr>
      </vt:variant>
      <vt:variant>
        <vt:i4>1703993</vt:i4>
      </vt:variant>
      <vt:variant>
        <vt:i4>350</vt:i4>
      </vt:variant>
      <vt:variant>
        <vt:i4>0</vt:i4>
      </vt:variant>
      <vt:variant>
        <vt:i4>5</vt:i4>
      </vt:variant>
      <vt:variant>
        <vt:lpwstr/>
      </vt:variant>
      <vt:variant>
        <vt:lpwstr>_Toc98215175</vt:lpwstr>
      </vt:variant>
      <vt:variant>
        <vt:i4>1769529</vt:i4>
      </vt:variant>
      <vt:variant>
        <vt:i4>344</vt:i4>
      </vt:variant>
      <vt:variant>
        <vt:i4>0</vt:i4>
      </vt:variant>
      <vt:variant>
        <vt:i4>5</vt:i4>
      </vt:variant>
      <vt:variant>
        <vt:lpwstr/>
      </vt:variant>
      <vt:variant>
        <vt:lpwstr>_Toc98215174</vt:lpwstr>
      </vt:variant>
      <vt:variant>
        <vt:i4>1835065</vt:i4>
      </vt:variant>
      <vt:variant>
        <vt:i4>338</vt:i4>
      </vt:variant>
      <vt:variant>
        <vt:i4>0</vt:i4>
      </vt:variant>
      <vt:variant>
        <vt:i4>5</vt:i4>
      </vt:variant>
      <vt:variant>
        <vt:lpwstr/>
      </vt:variant>
      <vt:variant>
        <vt:lpwstr>_Toc98215173</vt:lpwstr>
      </vt:variant>
      <vt:variant>
        <vt:i4>1900601</vt:i4>
      </vt:variant>
      <vt:variant>
        <vt:i4>332</vt:i4>
      </vt:variant>
      <vt:variant>
        <vt:i4>0</vt:i4>
      </vt:variant>
      <vt:variant>
        <vt:i4>5</vt:i4>
      </vt:variant>
      <vt:variant>
        <vt:lpwstr/>
      </vt:variant>
      <vt:variant>
        <vt:lpwstr>_Toc98215172</vt:lpwstr>
      </vt:variant>
      <vt:variant>
        <vt:i4>1966137</vt:i4>
      </vt:variant>
      <vt:variant>
        <vt:i4>326</vt:i4>
      </vt:variant>
      <vt:variant>
        <vt:i4>0</vt:i4>
      </vt:variant>
      <vt:variant>
        <vt:i4>5</vt:i4>
      </vt:variant>
      <vt:variant>
        <vt:lpwstr/>
      </vt:variant>
      <vt:variant>
        <vt:lpwstr>_Toc98215171</vt:lpwstr>
      </vt:variant>
      <vt:variant>
        <vt:i4>2031673</vt:i4>
      </vt:variant>
      <vt:variant>
        <vt:i4>320</vt:i4>
      </vt:variant>
      <vt:variant>
        <vt:i4>0</vt:i4>
      </vt:variant>
      <vt:variant>
        <vt:i4>5</vt:i4>
      </vt:variant>
      <vt:variant>
        <vt:lpwstr/>
      </vt:variant>
      <vt:variant>
        <vt:lpwstr>_Toc98215170</vt:lpwstr>
      </vt:variant>
      <vt:variant>
        <vt:i4>1441848</vt:i4>
      </vt:variant>
      <vt:variant>
        <vt:i4>314</vt:i4>
      </vt:variant>
      <vt:variant>
        <vt:i4>0</vt:i4>
      </vt:variant>
      <vt:variant>
        <vt:i4>5</vt:i4>
      </vt:variant>
      <vt:variant>
        <vt:lpwstr/>
      </vt:variant>
      <vt:variant>
        <vt:lpwstr>_Toc98215169</vt:lpwstr>
      </vt:variant>
      <vt:variant>
        <vt:i4>1507384</vt:i4>
      </vt:variant>
      <vt:variant>
        <vt:i4>308</vt:i4>
      </vt:variant>
      <vt:variant>
        <vt:i4>0</vt:i4>
      </vt:variant>
      <vt:variant>
        <vt:i4>5</vt:i4>
      </vt:variant>
      <vt:variant>
        <vt:lpwstr/>
      </vt:variant>
      <vt:variant>
        <vt:lpwstr>_Toc98215168</vt:lpwstr>
      </vt:variant>
      <vt:variant>
        <vt:i4>1572920</vt:i4>
      </vt:variant>
      <vt:variant>
        <vt:i4>302</vt:i4>
      </vt:variant>
      <vt:variant>
        <vt:i4>0</vt:i4>
      </vt:variant>
      <vt:variant>
        <vt:i4>5</vt:i4>
      </vt:variant>
      <vt:variant>
        <vt:lpwstr/>
      </vt:variant>
      <vt:variant>
        <vt:lpwstr>_Toc98215167</vt:lpwstr>
      </vt:variant>
      <vt:variant>
        <vt:i4>1638456</vt:i4>
      </vt:variant>
      <vt:variant>
        <vt:i4>296</vt:i4>
      </vt:variant>
      <vt:variant>
        <vt:i4>0</vt:i4>
      </vt:variant>
      <vt:variant>
        <vt:i4>5</vt:i4>
      </vt:variant>
      <vt:variant>
        <vt:lpwstr/>
      </vt:variant>
      <vt:variant>
        <vt:lpwstr>_Toc98215166</vt:lpwstr>
      </vt:variant>
      <vt:variant>
        <vt:i4>1703992</vt:i4>
      </vt:variant>
      <vt:variant>
        <vt:i4>290</vt:i4>
      </vt:variant>
      <vt:variant>
        <vt:i4>0</vt:i4>
      </vt:variant>
      <vt:variant>
        <vt:i4>5</vt:i4>
      </vt:variant>
      <vt:variant>
        <vt:lpwstr/>
      </vt:variant>
      <vt:variant>
        <vt:lpwstr>_Toc98215165</vt:lpwstr>
      </vt:variant>
      <vt:variant>
        <vt:i4>1769528</vt:i4>
      </vt:variant>
      <vt:variant>
        <vt:i4>284</vt:i4>
      </vt:variant>
      <vt:variant>
        <vt:i4>0</vt:i4>
      </vt:variant>
      <vt:variant>
        <vt:i4>5</vt:i4>
      </vt:variant>
      <vt:variant>
        <vt:lpwstr/>
      </vt:variant>
      <vt:variant>
        <vt:lpwstr>_Toc98215164</vt:lpwstr>
      </vt:variant>
      <vt:variant>
        <vt:i4>1835064</vt:i4>
      </vt:variant>
      <vt:variant>
        <vt:i4>278</vt:i4>
      </vt:variant>
      <vt:variant>
        <vt:i4>0</vt:i4>
      </vt:variant>
      <vt:variant>
        <vt:i4>5</vt:i4>
      </vt:variant>
      <vt:variant>
        <vt:lpwstr/>
      </vt:variant>
      <vt:variant>
        <vt:lpwstr>_Toc98215163</vt:lpwstr>
      </vt:variant>
      <vt:variant>
        <vt:i4>1900600</vt:i4>
      </vt:variant>
      <vt:variant>
        <vt:i4>272</vt:i4>
      </vt:variant>
      <vt:variant>
        <vt:i4>0</vt:i4>
      </vt:variant>
      <vt:variant>
        <vt:i4>5</vt:i4>
      </vt:variant>
      <vt:variant>
        <vt:lpwstr/>
      </vt:variant>
      <vt:variant>
        <vt:lpwstr>_Toc98215162</vt:lpwstr>
      </vt:variant>
      <vt:variant>
        <vt:i4>1966136</vt:i4>
      </vt:variant>
      <vt:variant>
        <vt:i4>266</vt:i4>
      </vt:variant>
      <vt:variant>
        <vt:i4>0</vt:i4>
      </vt:variant>
      <vt:variant>
        <vt:i4>5</vt:i4>
      </vt:variant>
      <vt:variant>
        <vt:lpwstr/>
      </vt:variant>
      <vt:variant>
        <vt:lpwstr>_Toc98215161</vt:lpwstr>
      </vt:variant>
      <vt:variant>
        <vt:i4>2031672</vt:i4>
      </vt:variant>
      <vt:variant>
        <vt:i4>260</vt:i4>
      </vt:variant>
      <vt:variant>
        <vt:i4>0</vt:i4>
      </vt:variant>
      <vt:variant>
        <vt:i4>5</vt:i4>
      </vt:variant>
      <vt:variant>
        <vt:lpwstr/>
      </vt:variant>
      <vt:variant>
        <vt:lpwstr>_Toc98215160</vt:lpwstr>
      </vt:variant>
      <vt:variant>
        <vt:i4>1441851</vt:i4>
      </vt:variant>
      <vt:variant>
        <vt:i4>254</vt:i4>
      </vt:variant>
      <vt:variant>
        <vt:i4>0</vt:i4>
      </vt:variant>
      <vt:variant>
        <vt:i4>5</vt:i4>
      </vt:variant>
      <vt:variant>
        <vt:lpwstr/>
      </vt:variant>
      <vt:variant>
        <vt:lpwstr>_Toc98215159</vt:lpwstr>
      </vt:variant>
      <vt:variant>
        <vt:i4>1507387</vt:i4>
      </vt:variant>
      <vt:variant>
        <vt:i4>248</vt:i4>
      </vt:variant>
      <vt:variant>
        <vt:i4>0</vt:i4>
      </vt:variant>
      <vt:variant>
        <vt:i4>5</vt:i4>
      </vt:variant>
      <vt:variant>
        <vt:lpwstr/>
      </vt:variant>
      <vt:variant>
        <vt:lpwstr>_Toc98215158</vt:lpwstr>
      </vt:variant>
      <vt:variant>
        <vt:i4>1572923</vt:i4>
      </vt:variant>
      <vt:variant>
        <vt:i4>242</vt:i4>
      </vt:variant>
      <vt:variant>
        <vt:i4>0</vt:i4>
      </vt:variant>
      <vt:variant>
        <vt:i4>5</vt:i4>
      </vt:variant>
      <vt:variant>
        <vt:lpwstr/>
      </vt:variant>
      <vt:variant>
        <vt:lpwstr>_Toc98215157</vt:lpwstr>
      </vt:variant>
      <vt:variant>
        <vt:i4>1638459</vt:i4>
      </vt:variant>
      <vt:variant>
        <vt:i4>236</vt:i4>
      </vt:variant>
      <vt:variant>
        <vt:i4>0</vt:i4>
      </vt:variant>
      <vt:variant>
        <vt:i4>5</vt:i4>
      </vt:variant>
      <vt:variant>
        <vt:lpwstr/>
      </vt:variant>
      <vt:variant>
        <vt:lpwstr>_Toc98215156</vt:lpwstr>
      </vt:variant>
      <vt:variant>
        <vt:i4>1703995</vt:i4>
      </vt:variant>
      <vt:variant>
        <vt:i4>230</vt:i4>
      </vt:variant>
      <vt:variant>
        <vt:i4>0</vt:i4>
      </vt:variant>
      <vt:variant>
        <vt:i4>5</vt:i4>
      </vt:variant>
      <vt:variant>
        <vt:lpwstr/>
      </vt:variant>
      <vt:variant>
        <vt:lpwstr>_Toc98215155</vt:lpwstr>
      </vt:variant>
      <vt:variant>
        <vt:i4>1769531</vt:i4>
      </vt:variant>
      <vt:variant>
        <vt:i4>224</vt:i4>
      </vt:variant>
      <vt:variant>
        <vt:i4>0</vt:i4>
      </vt:variant>
      <vt:variant>
        <vt:i4>5</vt:i4>
      </vt:variant>
      <vt:variant>
        <vt:lpwstr/>
      </vt:variant>
      <vt:variant>
        <vt:lpwstr>_Toc98215154</vt:lpwstr>
      </vt:variant>
      <vt:variant>
        <vt:i4>1835067</vt:i4>
      </vt:variant>
      <vt:variant>
        <vt:i4>218</vt:i4>
      </vt:variant>
      <vt:variant>
        <vt:i4>0</vt:i4>
      </vt:variant>
      <vt:variant>
        <vt:i4>5</vt:i4>
      </vt:variant>
      <vt:variant>
        <vt:lpwstr/>
      </vt:variant>
      <vt:variant>
        <vt:lpwstr>_Toc98215153</vt:lpwstr>
      </vt:variant>
      <vt:variant>
        <vt:i4>1900603</vt:i4>
      </vt:variant>
      <vt:variant>
        <vt:i4>212</vt:i4>
      </vt:variant>
      <vt:variant>
        <vt:i4>0</vt:i4>
      </vt:variant>
      <vt:variant>
        <vt:i4>5</vt:i4>
      </vt:variant>
      <vt:variant>
        <vt:lpwstr/>
      </vt:variant>
      <vt:variant>
        <vt:lpwstr>_Toc98215152</vt:lpwstr>
      </vt:variant>
      <vt:variant>
        <vt:i4>1966139</vt:i4>
      </vt:variant>
      <vt:variant>
        <vt:i4>206</vt:i4>
      </vt:variant>
      <vt:variant>
        <vt:i4>0</vt:i4>
      </vt:variant>
      <vt:variant>
        <vt:i4>5</vt:i4>
      </vt:variant>
      <vt:variant>
        <vt:lpwstr/>
      </vt:variant>
      <vt:variant>
        <vt:lpwstr>_Toc98215151</vt:lpwstr>
      </vt:variant>
      <vt:variant>
        <vt:i4>2031675</vt:i4>
      </vt:variant>
      <vt:variant>
        <vt:i4>200</vt:i4>
      </vt:variant>
      <vt:variant>
        <vt:i4>0</vt:i4>
      </vt:variant>
      <vt:variant>
        <vt:i4>5</vt:i4>
      </vt:variant>
      <vt:variant>
        <vt:lpwstr/>
      </vt:variant>
      <vt:variant>
        <vt:lpwstr>_Toc98215150</vt:lpwstr>
      </vt:variant>
      <vt:variant>
        <vt:i4>1441850</vt:i4>
      </vt:variant>
      <vt:variant>
        <vt:i4>194</vt:i4>
      </vt:variant>
      <vt:variant>
        <vt:i4>0</vt:i4>
      </vt:variant>
      <vt:variant>
        <vt:i4>5</vt:i4>
      </vt:variant>
      <vt:variant>
        <vt:lpwstr/>
      </vt:variant>
      <vt:variant>
        <vt:lpwstr>_Toc98215149</vt:lpwstr>
      </vt:variant>
      <vt:variant>
        <vt:i4>1507386</vt:i4>
      </vt:variant>
      <vt:variant>
        <vt:i4>188</vt:i4>
      </vt:variant>
      <vt:variant>
        <vt:i4>0</vt:i4>
      </vt:variant>
      <vt:variant>
        <vt:i4>5</vt:i4>
      </vt:variant>
      <vt:variant>
        <vt:lpwstr/>
      </vt:variant>
      <vt:variant>
        <vt:lpwstr>_Toc98215148</vt:lpwstr>
      </vt:variant>
      <vt:variant>
        <vt:i4>1572922</vt:i4>
      </vt:variant>
      <vt:variant>
        <vt:i4>182</vt:i4>
      </vt:variant>
      <vt:variant>
        <vt:i4>0</vt:i4>
      </vt:variant>
      <vt:variant>
        <vt:i4>5</vt:i4>
      </vt:variant>
      <vt:variant>
        <vt:lpwstr/>
      </vt:variant>
      <vt:variant>
        <vt:lpwstr>_Toc98215147</vt:lpwstr>
      </vt:variant>
      <vt:variant>
        <vt:i4>1638458</vt:i4>
      </vt:variant>
      <vt:variant>
        <vt:i4>176</vt:i4>
      </vt:variant>
      <vt:variant>
        <vt:i4>0</vt:i4>
      </vt:variant>
      <vt:variant>
        <vt:i4>5</vt:i4>
      </vt:variant>
      <vt:variant>
        <vt:lpwstr/>
      </vt:variant>
      <vt:variant>
        <vt:lpwstr>_Toc98215146</vt:lpwstr>
      </vt:variant>
      <vt:variant>
        <vt:i4>1703994</vt:i4>
      </vt:variant>
      <vt:variant>
        <vt:i4>170</vt:i4>
      </vt:variant>
      <vt:variant>
        <vt:i4>0</vt:i4>
      </vt:variant>
      <vt:variant>
        <vt:i4>5</vt:i4>
      </vt:variant>
      <vt:variant>
        <vt:lpwstr/>
      </vt:variant>
      <vt:variant>
        <vt:lpwstr>_Toc98215145</vt:lpwstr>
      </vt:variant>
      <vt:variant>
        <vt:i4>1769530</vt:i4>
      </vt:variant>
      <vt:variant>
        <vt:i4>164</vt:i4>
      </vt:variant>
      <vt:variant>
        <vt:i4>0</vt:i4>
      </vt:variant>
      <vt:variant>
        <vt:i4>5</vt:i4>
      </vt:variant>
      <vt:variant>
        <vt:lpwstr/>
      </vt:variant>
      <vt:variant>
        <vt:lpwstr>_Toc98215144</vt:lpwstr>
      </vt:variant>
      <vt:variant>
        <vt:i4>1835066</vt:i4>
      </vt:variant>
      <vt:variant>
        <vt:i4>158</vt:i4>
      </vt:variant>
      <vt:variant>
        <vt:i4>0</vt:i4>
      </vt:variant>
      <vt:variant>
        <vt:i4>5</vt:i4>
      </vt:variant>
      <vt:variant>
        <vt:lpwstr/>
      </vt:variant>
      <vt:variant>
        <vt:lpwstr>_Toc98215143</vt:lpwstr>
      </vt:variant>
      <vt:variant>
        <vt:i4>1900602</vt:i4>
      </vt:variant>
      <vt:variant>
        <vt:i4>152</vt:i4>
      </vt:variant>
      <vt:variant>
        <vt:i4>0</vt:i4>
      </vt:variant>
      <vt:variant>
        <vt:i4>5</vt:i4>
      </vt:variant>
      <vt:variant>
        <vt:lpwstr/>
      </vt:variant>
      <vt:variant>
        <vt:lpwstr>_Toc98215142</vt:lpwstr>
      </vt:variant>
      <vt:variant>
        <vt:i4>1966138</vt:i4>
      </vt:variant>
      <vt:variant>
        <vt:i4>146</vt:i4>
      </vt:variant>
      <vt:variant>
        <vt:i4>0</vt:i4>
      </vt:variant>
      <vt:variant>
        <vt:i4>5</vt:i4>
      </vt:variant>
      <vt:variant>
        <vt:lpwstr/>
      </vt:variant>
      <vt:variant>
        <vt:lpwstr>_Toc98215141</vt:lpwstr>
      </vt:variant>
      <vt:variant>
        <vt:i4>2031674</vt:i4>
      </vt:variant>
      <vt:variant>
        <vt:i4>140</vt:i4>
      </vt:variant>
      <vt:variant>
        <vt:i4>0</vt:i4>
      </vt:variant>
      <vt:variant>
        <vt:i4>5</vt:i4>
      </vt:variant>
      <vt:variant>
        <vt:lpwstr/>
      </vt:variant>
      <vt:variant>
        <vt:lpwstr>_Toc98215140</vt:lpwstr>
      </vt:variant>
      <vt:variant>
        <vt:i4>1441853</vt:i4>
      </vt:variant>
      <vt:variant>
        <vt:i4>134</vt:i4>
      </vt:variant>
      <vt:variant>
        <vt:i4>0</vt:i4>
      </vt:variant>
      <vt:variant>
        <vt:i4>5</vt:i4>
      </vt:variant>
      <vt:variant>
        <vt:lpwstr/>
      </vt:variant>
      <vt:variant>
        <vt:lpwstr>_Toc98215139</vt:lpwstr>
      </vt:variant>
      <vt:variant>
        <vt:i4>1507389</vt:i4>
      </vt:variant>
      <vt:variant>
        <vt:i4>128</vt:i4>
      </vt:variant>
      <vt:variant>
        <vt:i4>0</vt:i4>
      </vt:variant>
      <vt:variant>
        <vt:i4>5</vt:i4>
      </vt:variant>
      <vt:variant>
        <vt:lpwstr/>
      </vt:variant>
      <vt:variant>
        <vt:lpwstr>_Toc98215138</vt:lpwstr>
      </vt:variant>
      <vt:variant>
        <vt:i4>1572925</vt:i4>
      </vt:variant>
      <vt:variant>
        <vt:i4>122</vt:i4>
      </vt:variant>
      <vt:variant>
        <vt:i4>0</vt:i4>
      </vt:variant>
      <vt:variant>
        <vt:i4>5</vt:i4>
      </vt:variant>
      <vt:variant>
        <vt:lpwstr/>
      </vt:variant>
      <vt:variant>
        <vt:lpwstr>_Toc98215137</vt:lpwstr>
      </vt:variant>
      <vt:variant>
        <vt:i4>1638461</vt:i4>
      </vt:variant>
      <vt:variant>
        <vt:i4>116</vt:i4>
      </vt:variant>
      <vt:variant>
        <vt:i4>0</vt:i4>
      </vt:variant>
      <vt:variant>
        <vt:i4>5</vt:i4>
      </vt:variant>
      <vt:variant>
        <vt:lpwstr/>
      </vt:variant>
      <vt:variant>
        <vt:lpwstr>_Toc98215136</vt:lpwstr>
      </vt:variant>
      <vt:variant>
        <vt:i4>1703997</vt:i4>
      </vt:variant>
      <vt:variant>
        <vt:i4>110</vt:i4>
      </vt:variant>
      <vt:variant>
        <vt:i4>0</vt:i4>
      </vt:variant>
      <vt:variant>
        <vt:i4>5</vt:i4>
      </vt:variant>
      <vt:variant>
        <vt:lpwstr/>
      </vt:variant>
      <vt:variant>
        <vt:lpwstr>_Toc98215135</vt:lpwstr>
      </vt:variant>
      <vt:variant>
        <vt:i4>1769533</vt:i4>
      </vt:variant>
      <vt:variant>
        <vt:i4>104</vt:i4>
      </vt:variant>
      <vt:variant>
        <vt:i4>0</vt:i4>
      </vt:variant>
      <vt:variant>
        <vt:i4>5</vt:i4>
      </vt:variant>
      <vt:variant>
        <vt:lpwstr/>
      </vt:variant>
      <vt:variant>
        <vt:lpwstr>_Toc98215134</vt:lpwstr>
      </vt:variant>
      <vt:variant>
        <vt:i4>1835069</vt:i4>
      </vt:variant>
      <vt:variant>
        <vt:i4>98</vt:i4>
      </vt:variant>
      <vt:variant>
        <vt:i4>0</vt:i4>
      </vt:variant>
      <vt:variant>
        <vt:i4>5</vt:i4>
      </vt:variant>
      <vt:variant>
        <vt:lpwstr/>
      </vt:variant>
      <vt:variant>
        <vt:lpwstr>_Toc98215133</vt:lpwstr>
      </vt:variant>
      <vt:variant>
        <vt:i4>1900605</vt:i4>
      </vt:variant>
      <vt:variant>
        <vt:i4>92</vt:i4>
      </vt:variant>
      <vt:variant>
        <vt:i4>0</vt:i4>
      </vt:variant>
      <vt:variant>
        <vt:i4>5</vt:i4>
      </vt:variant>
      <vt:variant>
        <vt:lpwstr/>
      </vt:variant>
      <vt:variant>
        <vt:lpwstr>_Toc98215132</vt:lpwstr>
      </vt:variant>
      <vt:variant>
        <vt:i4>1966141</vt:i4>
      </vt:variant>
      <vt:variant>
        <vt:i4>86</vt:i4>
      </vt:variant>
      <vt:variant>
        <vt:i4>0</vt:i4>
      </vt:variant>
      <vt:variant>
        <vt:i4>5</vt:i4>
      </vt:variant>
      <vt:variant>
        <vt:lpwstr/>
      </vt:variant>
      <vt:variant>
        <vt:lpwstr>_Toc98215131</vt:lpwstr>
      </vt:variant>
      <vt:variant>
        <vt:i4>2031677</vt:i4>
      </vt:variant>
      <vt:variant>
        <vt:i4>80</vt:i4>
      </vt:variant>
      <vt:variant>
        <vt:i4>0</vt:i4>
      </vt:variant>
      <vt:variant>
        <vt:i4>5</vt:i4>
      </vt:variant>
      <vt:variant>
        <vt:lpwstr/>
      </vt:variant>
      <vt:variant>
        <vt:lpwstr>_Toc98215130</vt:lpwstr>
      </vt:variant>
      <vt:variant>
        <vt:i4>1441852</vt:i4>
      </vt:variant>
      <vt:variant>
        <vt:i4>74</vt:i4>
      </vt:variant>
      <vt:variant>
        <vt:i4>0</vt:i4>
      </vt:variant>
      <vt:variant>
        <vt:i4>5</vt:i4>
      </vt:variant>
      <vt:variant>
        <vt:lpwstr/>
      </vt:variant>
      <vt:variant>
        <vt:lpwstr>_Toc98215129</vt:lpwstr>
      </vt:variant>
      <vt:variant>
        <vt:i4>1507388</vt:i4>
      </vt:variant>
      <vt:variant>
        <vt:i4>68</vt:i4>
      </vt:variant>
      <vt:variant>
        <vt:i4>0</vt:i4>
      </vt:variant>
      <vt:variant>
        <vt:i4>5</vt:i4>
      </vt:variant>
      <vt:variant>
        <vt:lpwstr/>
      </vt:variant>
      <vt:variant>
        <vt:lpwstr>_Toc98215128</vt:lpwstr>
      </vt:variant>
      <vt:variant>
        <vt:i4>1572924</vt:i4>
      </vt:variant>
      <vt:variant>
        <vt:i4>62</vt:i4>
      </vt:variant>
      <vt:variant>
        <vt:i4>0</vt:i4>
      </vt:variant>
      <vt:variant>
        <vt:i4>5</vt:i4>
      </vt:variant>
      <vt:variant>
        <vt:lpwstr/>
      </vt:variant>
      <vt:variant>
        <vt:lpwstr>_Toc98215127</vt:lpwstr>
      </vt:variant>
      <vt:variant>
        <vt:i4>1638460</vt:i4>
      </vt:variant>
      <vt:variant>
        <vt:i4>56</vt:i4>
      </vt:variant>
      <vt:variant>
        <vt:i4>0</vt:i4>
      </vt:variant>
      <vt:variant>
        <vt:i4>5</vt:i4>
      </vt:variant>
      <vt:variant>
        <vt:lpwstr/>
      </vt:variant>
      <vt:variant>
        <vt:lpwstr>_Toc98215126</vt:lpwstr>
      </vt:variant>
      <vt:variant>
        <vt:i4>1703996</vt:i4>
      </vt:variant>
      <vt:variant>
        <vt:i4>50</vt:i4>
      </vt:variant>
      <vt:variant>
        <vt:i4>0</vt:i4>
      </vt:variant>
      <vt:variant>
        <vt:i4>5</vt:i4>
      </vt:variant>
      <vt:variant>
        <vt:lpwstr/>
      </vt:variant>
      <vt:variant>
        <vt:lpwstr>_Toc98215125</vt:lpwstr>
      </vt:variant>
      <vt:variant>
        <vt:i4>1769532</vt:i4>
      </vt:variant>
      <vt:variant>
        <vt:i4>44</vt:i4>
      </vt:variant>
      <vt:variant>
        <vt:i4>0</vt:i4>
      </vt:variant>
      <vt:variant>
        <vt:i4>5</vt:i4>
      </vt:variant>
      <vt:variant>
        <vt:lpwstr/>
      </vt:variant>
      <vt:variant>
        <vt:lpwstr>_Toc98215124</vt:lpwstr>
      </vt:variant>
      <vt:variant>
        <vt:i4>1835068</vt:i4>
      </vt:variant>
      <vt:variant>
        <vt:i4>38</vt:i4>
      </vt:variant>
      <vt:variant>
        <vt:i4>0</vt:i4>
      </vt:variant>
      <vt:variant>
        <vt:i4>5</vt:i4>
      </vt:variant>
      <vt:variant>
        <vt:lpwstr/>
      </vt:variant>
      <vt:variant>
        <vt:lpwstr>_Toc98215123</vt:lpwstr>
      </vt:variant>
      <vt:variant>
        <vt:i4>1900604</vt:i4>
      </vt:variant>
      <vt:variant>
        <vt:i4>32</vt:i4>
      </vt:variant>
      <vt:variant>
        <vt:i4>0</vt:i4>
      </vt:variant>
      <vt:variant>
        <vt:i4>5</vt:i4>
      </vt:variant>
      <vt:variant>
        <vt:lpwstr/>
      </vt:variant>
      <vt:variant>
        <vt:lpwstr>_Toc98215122</vt:lpwstr>
      </vt:variant>
      <vt:variant>
        <vt:i4>1966140</vt:i4>
      </vt:variant>
      <vt:variant>
        <vt:i4>26</vt:i4>
      </vt:variant>
      <vt:variant>
        <vt:i4>0</vt:i4>
      </vt:variant>
      <vt:variant>
        <vt:i4>5</vt:i4>
      </vt:variant>
      <vt:variant>
        <vt:lpwstr/>
      </vt:variant>
      <vt:variant>
        <vt:lpwstr>_Toc98215121</vt:lpwstr>
      </vt:variant>
      <vt:variant>
        <vt:i4>2031676</vt:i4>
      </vt:variant>
      <vt:variant>
        <vt:i4>20</vt:i4>
      </vt:variant>
      <vt:variant>
        <vt:i4>0</vt:i4>
      </vt:variant>
      <vt:variant>
        <vt:i4>5</vt:i4>
      </vt:variant>
      <vt:variant>
        <vt:lpwstr/>
      </vt:variant>
      <vt:variant>
        <vt:lpwstr>_Toc98215120</vt:lpwstr>
      </vt:variant>
      <vt:variant>
        <vt:i4>1441855</vt:i4>
      </vt:variant>
      <vt:variant>
        <vt:i4>14</vt:i4>
      </vt:variant>
      <vt:variant>
        <vt:i4>0</vt:i4>
      </vt:variant>
      <vt:variant>
        <vt:i4>5</vt:i4>
      </vt:variant>
      <vt:variant>
        <vt:lpwstr/>
      </vt:variant>
      <vt:variant>
        <vt:lpwstr>_Toc98215119</vt:lpwstr>
      </vt:variant>
      <vt:variant>
        <vt:i4>1507391</vt:i4>
      </vt:variant>
      <vt:variant>
        <vt:i4>8</vt:i4>
      </vt:variant>
      <vt:variant>
        <vt:i4>0</vt:i4>
      </vt:variant>
      <vt:variant>
        <vt:i4>5</vt:i4>
      </vt:variant>
      <vt:variant>
        <vt:lpwstr/>
      </vt:variant>
      <vt:variant>
        <vt:lpwstr>_Toc98215118</vt:lpwstr>
      </vt:variant>
      <vt:variant>
        <vt:i4>1572927</vt:i4>
      </vt:variant>
      <vt:variant>
        <vt:i4>2</vt:i4>
      </vt:variant>
      <vt:variant>
        <vt:i4>0</vt:i4>
      </vt:variant>
      <vt:variant>
        <vt:i4>5</vt:i4>
      </vt:variant>
      <vt:variant>
        <vt:lpwstr/>
      </vt:variant>
      <vt:variant>
        <vt:lpwstr>_Toc98215117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Well Reference Value</dc:title>
  <dc:creator>Wirasak Chomphu</dc:creator>
  <cp:lastModifiedBy>Wirasak Chomphu</cp:lastModifiedBy>
  <cp:revision>13</cp:revision>
  <cp:lastPrinted>2005-03-03T19:34:00Z</cp:lastPrinted>
  <dcterms:created xsi:type="dcterms:W3CDTF">2018-03-27T10:29:00Z</dcterms:created>
  <dcterms:modified xsi:type="dcterms:W3CDTF">2020-07-02T09:27:00Z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 Version">
    <vt:i4>1</vt:i4>
  </property>
  <property fmtid="{D5CDD505-2E9C-101B-9397-08002B2CF9AE}" pid="3" name="_NewReviewCycle">
    <vt:lpwstr/>
  </property>
  <property fmtid="{D5CDD505-2E9C-101B-9397-08002B2CF9AE}" pid="4" name="ContentTypeId">
    <vt:lpwstr>0x010100B34C5FE2B2CD9A47928840E47D3C188C</vt:lpwstr>
  </property>
  <property fmtid="{D5CDD505-2E9C-101B-9397-08002B2CF9AE}" pid="5" name="Product Version0">
    <vt:lpwstr>Not Applicable</vt:lpwstr>
  </property>
  <property fmtid="{D5CDD505-2E9C-101B-9397-08002B2CF9AE}" pid="6" name="Information Owner">
    <vt:lpwstr>Chevron</vt:lpwstr>
  </property>
  <property fmtid="{D5CDD505-2E9C-101B-9397-08002B2CF9AE}" pid="7" name="Product Category">
    <vt:lpwstr>EC Sales &amp; Revenue</vt:lpwstr>
  </property>
  <property fmtid="{D5CDD505-2E9C-101B-9397-08002B2CF9AE}" pid="8" name="Sub-Project">
    <vt:lpwstr/>
  </property>
  <property fmtid="{D5CDD505-2E9C-101B-9397-08002B2CF9AE}" pid="9" name="Document Category">
    <vt:lpwstr>Testing</vt:lpwstr>
  </property>
  <property fmtid="{D5CDD505-2E9C-101B-9397-08002B2CF9AE}" pid="10" name="SBU/Operation">
    <vt:lpwstr>NMA - JV</vt:lpwstr>
  </property>
  <property fmtid="{D5CDD505-2E9C-101B-9397-08002B2CF9AE}" pid="11" name="Document Type">
    <vt:lpwstr>54</vt:lpwstr>
  </property>
  <property fmtid="{D5CDD505-2E9C-101B-9397-08002B2CF9AE}" pid="12" name="Chevron_x0020_Organization">
    <vt:lpwstr>10;#ITC|ecbec78b-50a1-4ef1-8ccc-34a4e3517e4c</vt:lpwstr>
  </property>
  <property fmtid="{D5CDD505-2E9C-101B-9397-08002B2CF9AE}" pid="13" name="Chevron Organization">
    <vt:lpwstr>2;#ITC|ecbec78b-50a1-4ef1-8ccc-34a4e3517e4c</vt:lpwstr>
  </property>
  <property fmtid="{D5CDD505-2E9C-101B-9397-08002B2CF9AE}" pid="14" name="Product  Version">
    <vt:lpwstr>Not Applicable</vt:lpwstr>
  </property>
  <property fmtid="{D5CDD505-2E9C-101B-9397-08002B2CF9AE}" pid="15" name="Order">
    <vt:r8>700</vt:r8>
  </property>
  <property fmtid="{D5CDD505-2E9C-101B-9397-08002B2CF9AE}" pid="16" name="p01231d88c934046812dbe39cf15430a">
    <vt:lpwstr>ITC|ecbec78b-50a1-4ef1-8ccc-34a4e3517e4c</vt:lpwstr>
  </property>
  <property fmtid="{D5CDD505-2E9C-101B-9397-08002B2CF9AE}" pid="17" name="EC_x0020_Module">
    <vt:lpwstr>Production</vt:lpwstr>
  </property>
  <property fmtid="{D5CDD505-2E9C-101B-9397-08002B2CF9AE}" pid="18" name="EC Module">
    <vt:lpwstr>Production</vt:lpwstr>
  </property>
  <property fmtid="{D5CDD505-2E9C-101B-9397-08002B2CF9AE}" pid="19" name="EC_x0020_Version">
    <vt:lpwstr>9.3</vt:lpwstr>
  </property>
  <property fmtid="{D5CDD505-2E9C-101B-9397-08002B2CF9AE}" pid="20" name="Retention Category">
    <vt:lpwstr>4;#Reference Document|b32bd135-7ebe-49d0-bfcc-ca766c5e9989</vt:lpwstr>
  </property>
  <property fmtid="{D5CDD505-2E9C-101B-9397-08002B2CF9AE}" pid="21" name="Instance">
    <vt:lpwstr>CSJ</vt:lpwstr>
  </property>
  <property fmtid="{D5CDD505-2E9C-101B-9397-08002B2CF9AE}" pid="22" name="EC Version">
    <vt:lpwstr>9.3</vt:lpwstr>
  </property>
  <property fmtid="{D5CDD505-2E9C-101B-9397-08002B2CF9AE}" pid="23" name="Chevron Discipline">
    <vt:lpwstr/>
  </property>
  <property fmtid="{D5CDD505-2E9C-101B-9397-08002B2CF9AE}" pid="24" name="xd_Signature">
    <vt:bool>false</vt:bool>
  </property>
  <property fmtid="{D5CDD505-2E9C-101B-9397-08002B2CF9AE}" pid="25" name="xd_ProgID">
    <vt:lpwstr/>
  </property>
  <property fmtid="{D5CDD505-2E9C-101B-9397-08002B2CF9AE}" pid="26" name="_SourceUrl">
    <vt:lpwstr/>
  </property>
  <property fmtid="{D5CDD505-2E9C-101B-9397-08002B2CF9AE}" pid="27" name="_SharedFileIndex">
    <vt:lpwstr/>
  </property>
  <property fmtid="{D5CDD505-2E9C-101B-9397-08002B2CF9AE}" pid="28" name="ComplianceAssetId">
    <vt:lpwstr/>
  </property>
  <property fmtid="{D5CDD505-2E9C-101B-9397-08002B2CF9AE}" pid="29" name="TemplateUrl">
    <vt:lpwstr/>
  </property>
</Properties>
</file>