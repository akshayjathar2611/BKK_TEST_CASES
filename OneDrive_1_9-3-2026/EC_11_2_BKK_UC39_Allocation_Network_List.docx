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people.xml" ContentType="application/vnd.openxmlformats-officedocument.wordprocessingml.people+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AA372E" w14:textId="797E6720" w:rsidR="004D61A0" w:rsidRPr="00C46CE0" w:rsidRDefault="00D730E7">
      <w:pPr>
        <w:pStyle w:val="Header"/>
        <w:tabs>
          <w:tab w:val="clear" w:pos="4320"/>
          <w:tab w:val="clear" w:pos="8640"/>
        </w:tabs>
        <w:rPr>
          <w:rFonts w:cs="Arial"/>
          <w:rPrChange w:id="1" w:author="Batra Yogesh (EXT)" w:date="2018-04-13T13:13:00Z">
            <w:rPr>
              <w:rFonts w:asciiTheme="minorHAnsi" w:hAnsiTheme="minorHAnsi"/>
            </w:rPr>
          </w:rPrChange>
        </w:rPr>
      </w:pPr>
      <w:bookmarkStart w:id="2" w:name="_GoBack"/>
      <w:bookmarkEnd w:id="2"/>
      <w:r w:rsidRPr="00C46CE0">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C46CE0" w:rsidRDefault="004D61A0">
      <w:pPr>
        <w:pStyle w:val="Header"/>
        <w:tabs>
          <w:tab w:val="clear" w:pos="4320"/>
          <w:tab w:val="clear" w:pos="8640"/>
        </w:tabs>
        <w:rPr>
          <w:rFonts w:cs="Arial"/>
          <w:rPrChange w:id="3" w:author="Batra Yogesh (EXT)" w:date="2018-04-13T13:13:00Z">
            <w:rPr>
              <w:rFonts w:asciiTheme="minorHAnsi" w:hAnsiTheme="minorHAnsi"/>
            </w:rPr>
          </w:rPrChange>
        </w:rPr>
      </w:pPr>
    </w:p>
    <w:p w14:paraId="0BAA3730" w14:textId="77777777" w:rsidR="004D61A0" w:rsidRPr="00C46CE0" w:rsidRDefault="004D61A0">
      <w:pPr>
        <w:pStyle w:val="Header"/>
        <w:tabs>
          <w:tab w:val="clear" w:pos="4320"/>
          <w:tab w:val="clear" w:pos="8640"/>
        </w:tabs>
        <w:rPr>
          <w:rFonts w:cs="Arial"/>
          <w:rPrChange w:id="4" w:author="Batra Yogesh (EXT)" w:date="2018-04-13T13:13:00Z">
            <w:rPr>
              <w:rFonts w:asciiTheme="minorHAnsi" w:hAnsiTheme="minorHAnsi"/>
            </w:rPr>
          </w:rPrChange>
        </w:rPr>
      </w:pPr>
    </w:p>
    <w:p w14:paraId="0BAA3731" w14:textId="77777777" w:rsidR="004D61A0" w:rsidRPr="00C46CE0" w:rsidRDefault="004D61A0">
      <w:pPr>
        <w:pStyle w:val="Header"/>
        <w:tabs>
          <w:tab w:val="clear" w:pos="4320"/>
          <w:tab w:val="clear" w:pos="8640"/>
        </w:tabs>
        <w:rPr>
          <w:rFonts w:cs="Arial"/>
          <w:rPrChange w:id="5" w:author="Batra Yogesh (EXT)" w:date="2018-04-13T13:13:00Z">
            <w:rPr>
              <w:rFonts w:asciiTheme="minorHAnsi" w:hAnsiTheme="minorHAnsi"/>
            </w:rPr>
          </w:rPrChange>
        </w:rPr>
      </w:pPr>
    </w:p>
    <w:p w14:paraId="0BAA3732" w14:textId="77777777" w:rsidR="004D61A0" w:rsidRPr="00C46CE0" w:rsidRDefault="004D61A0">
      <w:pPr>
        <w:pStyle w:val="Header"/>
        <w:tabs>
          <w:tab w:val="clear" w:pos="4320"/>
          <w:tab w:val="clear" w:pos="8640"/>
        </w:tabs>
        <w:rPr>
          <w:rFonts w:cs="Arial"/>
          <w:rPrChange w:id="6" w:author="Batra Yogesh (EXT)" w:date="2018-04-13T13:13:00Z">
            <w:rPr>
              <w:rFonts w:asciiTheme="minorHAnsi" w:hAnsiTheme="minorHAnsi"/>
            </w:rPr>
          </w:rPrChange>
        </w:rPr>
      </w:pPr>
    </w:p>
    <w:p w14:paraId="0BAA3733" w14:textId="77777777" w:rsidR="004D61A0" w:rsidRPr="00C46CE0" w:rsidRDefault="004D61A0">
      <w:pPr>
        <w:pStyle w:val="Header"/>
        <w:tabs>
          <w:tab w:val="clear" w:pos="4320"/>
          <w:tab w:val="clear" w:pos="8640"/>
        </w:tabs>
        <w:rPr>
          <w:rFonts w:cs="Arial"/>
          <w:rPrChange w:id="7" w:author="Batra Yogesh (EXT)" w:date="2018-04-13T13:13:00Z">
            <w:rPr>
              <w:rFonts w:asciiTheme="minorHAnsi" w:hAnsiTheme="minorHAnsi"/>
            </w:rPr>
          </w:rPrChange>
        </w:rPr>
      </w:pPr>
    </w:p>
    <w:p w14:paraId="0BAA3734" w14:textId="77777777" w:rsidR="004D61A0" w:rsidRPr="00C46CE0" w:rsidRDefault="004D61A0">
      <w:pPr>
        <w:pStyle w:val="Header"/>
        <w:tabs>
          <w:tab w:val="clear" w:pos="4320"/>
          <w:tab w:val="clear" w:pos="8640"/>
        </w:tabs>
        <w:rPr>
          <w:rFonts w:cs="Arial"/>
          <w:rPrChange w:id="8" w:author="Batra Yogesh (EXT)" w:date="2018-04-13T13:13:00Z">
            <w:rPr>
              <w:rFonts w:asciiTheme="minorHAnsi" w:hAnsiTheme="minorHAnsi"/>
            </w:rPr>
          </w:rPrChange>
        </w:rPr>
      </w:pPr>
    </w:p>
    <w:p w14:paraId="0BAA3735" w14:textId="77777777" w:rsidR="004D61A0" w:rsidRPr="00C46CE0" w:rsidRDefault="004D61A0">
      <w:pPr>
        <w:pStyle w:val="Header"/>
        <w:tabs>
          <w:tab w:val="clear" w:pos="4320"/>
          <w:tab w:val="clear" w:pos="8640"/>
        </w:tabs>
        <w:rPr>
          <w:rFonts w:cs="Arial"/>
          <w:rPrChange w:id="9" w:author="Batra Yogesh (EXT)" w:date="2018-04-13T13:13:00Z">
            <w:rPr>
              <w:rFonts w:asciiTheme="minorHAnsi" w:hAnsiTheme="minorHAnsi"/>
            </w:rPr>
          </w:rPrChange>
        </w:rPr>
      </w:pPr>
    </w:p>
    <w:p w14:paraId="0BAA3736" w14:textId="77777777" w:rsidR="004D61A0" w:rsidRPr="00C46CE0" w:rsidRDefault="004D61A0">
      <w:pPr>
        <w:pStyle w:val="Header"/>
        <w:tabs>
          <w:tab w:val="clear" w:pos="4320"/>
          <w:tab w:val="clear" w:pos="8640"/>
        </w:tabs>
        <w:rPr>
          <w:rFonts w:cs="Arial"/>
          <w:rPrChange w:id="10" w:author="Batra Yogesh (EXT)" w:date="2018-04-13T13:13:00Z">
            <w:rPr>
              <w:rFonts w:asciiTheme="minorHAnsi" w:hAnsiTheme="minorHAnsi"/>
            </w:rPr>
          </w:rPrChange>
        </w:rPr>
      </w:pPr>
    </w:p>
    <w:p w14:paraId="0BAA3737" w14:textId="77777777" w:rsidR="004D61A0" w:rsidRPr="00C46CE0" w:rsidRDefault="004D61A0">
      <w:pPr>
        <w:pStyle w:val="Header"/>
        <w:tabs>
          <w:tab w:val="clear" w:pos="4320"/>
          <w:tab w:val="clear" w:pos="8640"/>
        </w:tabs>
        <w:rPr>
          <w:rFonts w:cs="Arial"/>
          <w:rPrChange w:id="11" w:author="Batra Yogesh (EXT)" w:date="2018-04-13T13:13:00Z">
            <w:rPr>
              <w:rFonts w:asciiTheme="minorHAnsi" w:hAnsiTheme="minorHAnsi"/>
            </w:rPr>
          </w:rPrChange>
        </w:rPr>
      </w:pPr>
    </w:p>
    <w:p w14:paraId="0BAA3738" w14:textId="77777777" w:rsidR="004D61A0" w:rsidRPr="00C46CE0" w:rsidRDefault="004D61A0">
      <w:pPr>
        <w:pStyle w:val="Header"/>
        <w:tabs>
          <w:tab w:val="clear" w:pos="4320"/>
          <w:tab w:val="clear" w:pos="8640"/>
        </w:tabs>
        <w:rPr>
          <w:rFonts w:cs="Arial"/>
          <w:rPrChange w:id="12" w:author="Batra Yogesh (EXT)" w:date="2018-04-13T13:13:00Z">
            <w:rPr>
              <w:rFonts w:asciiTheme="minorHAnsi" w:hAnsiTheme="minorHAnsi"/>
            </w:rPr>
          </w:rPrChange>
        </w:rPr>
      </w:pPr>
    </w:p>
    <w:p w14:paraId="0BAA3739" w14:textId="77777777" w:rsidR="004D61A0" w:rsidRPr="00C46CE0" w:rsidRDefault="004D61A0">
      <w:pPr>
        <w:pStyle w:val="Header"/>
        <w:tabs>
          <w:tab w:val="clear" w:pos="4320"/>
          <w:tab w:val="clear" w:pos="8640"/>
        </w:tabs>
        <w:rPr>
          <w:rFonts w:cs="Arial"/>
        </w:rPr>
      </w:pPr>
    </w:p>
    <w:p w14:paraId="0BAA373A" w14:textId="13512C5C" w:rsidR="004D61A0" w:rsidRPr="00C46CE0" w:rsidRDefault="00D730E7">
      <w:pPr>
        <w:pStyle w:val="Title"/>
        <w:rPr>
          <w:rFonts w:cs="Arial"/>
          <w:color w:val="3399FF"/>
          <w:sz w:val="52"/>
          <w:szCs w:val="52"/>
        </w:rPr>
      </w:pPr>
      <w:r w:rsidRPr="00C46CE0">
        <w:rPr>
          <w:rFonts w:cs="Arial"/>
          <w:color w:val="3399FF"/>
          <w:sz w:val="52"/>
          <w:szCs w:val="52"/>
        </w:rPr>
        <w:t xml:space="preserve">EC Upgrade </w:t>
      </w:r>
      <w:r w:rsidR="00C05FBB" w:rsidRPr="00C46CE0">
        <w:rPr>
          <w:rFonts w:cs="Arial"/>
          <w:color w:val="3399FF"/>
          <w:sz w:val="52"/>
          <w:szCs w:val="52"/>
        </w:rPr>
        <w:t>BKK</w:t>
      </w:r>
      <w:r w:rsidRPr="00C46CE0">
        <w:rPr>
          <w:rFonts w:cs="Arial"/>
          <w:color w:val="3399FF"/>
          <w:sz w:val="52"/>
          <w:szCs w:val="52"/>
        </w:rPr>
        <w:t xml:space="preserve"> </w:t>
      </w:r>
      <w:r w:rsidR="004D61A0" w:rsidRPr="00C46CE0">
        <w:rPr>
          <w:rFonts w:cs="Arial"/>
          <w:color w:val="3399FF"/>
          <w:sz w:val="52"/>
          <w:szCs w:val="52"/>
        </w:rPr>
        <w:t>Use Case</w:t>
      </w:r>
    </w:p>
    <w:p w14:paraId="0BAA373B" w14:textId="77777777" w:rsidR="004D61A0" w:rsidRPr="00C46CE0" w:rsidRDefault="004D61A0">
      <w:pPr>
        <w:jc w:val="center"/>
        <w:rPr>
          <w:rFonts w:cs="Arial"/>
        </w:rPr>
      </w:pPr>
    </w:p>
    <w:p w14:paraId="0BAA373C" w14:textId="77777777" w:rsidR="007C0F5B" w:rsidRPr="00C46CE0" w:rsidRDefault="007C0F5B">
      <w:pPr>
        <w:jc w:val="center"/>
        <w:rPr>
          <w:rFonts w:cs="Arial"/>
        </w:rPr>
      </w:pPr>
    </w:p>
    <w:p w14:paraId="0BAA373D" w14:textId="77777777" w:rsidR="007C0F5B" w:rsidRPr="00C46CE0" w:rsidRDefault="007C0F5B">
      <w:pPr>
        <w:jc w:val="center"/>
        <w:rPr>
          <w:rFonts w:cs="Arial"/>
        </w:rPr>
      </w:pPr>
    </w:p>
    <w:p w14:paraId="0BAA373E" w14:textId="77777777" w:rsidR="007C0F5B" w:rsidRPr="00C46CE0" w:rsidRDefault="004D61A0">
      <w:pPr>
        <w:pStyle w:val="BodyText"/>
        <w:rPr>
          <w:rFonts w:cs="Arial"/>
          <w:color w:val="3399FF"/>
        </w:rPr>
      </w:pPr>
      <w:r w:rsidRPr="00C46CE0">
        <w:rPr>
          <w:rFonts w:cs="Arial"/>
          <w:b/>
          <w:color w:val="3399FF"/>
        </w:rPr>
        <w:t>Project Name</w:t>
      </w:r>
    </w:p>
    <w:p w14:paraId="0BAA373F" w14:textId="5DD89B84" w:rsidR="00EF4239" w:rsidRPr="00C46CE0" w:rsidRDefault="00C05FBB">
      <w:pPr>
        <w:pStyle w:val="BodyText"/>
        <w:rPr>
          <w:rFonts w:cs="Arial"/>
          <w:color w:val="3399FF"/>
        </w:rPr>
      </w:pPr>
      <w:r w:rsidRPr="00C46CE0">
        <w:rPr>
          <w:rFonts w:cs="Arial"/>
          <w:color w:val="3399FF"/>
        </w:rPr>
        <w:t>BKK</w:t>
      </w:r>
      <w:r w:rsidR="00645ABA" w:rsidRPr="00C46CE0">
        <w:rPr>
          <w:rFonts w:cs="Arial"/>
          <w:color w:val="3399FF"/>
        </w:rPr>
        <w:t xml:space="preserve"> </w:t>
      </w:r>
      <w:ins w:id="13" w:author="Batra Yogesh (EXT)" w:date="2018-04-13T16:39:00Z">
        <w:r w:rsidR="003335BD">
          <w:rPr>
            <w:rFonts w:cs="Arial"/>
            <w:color w:val="3399FF"/>
          </w:rPr>
          <w:t xml:space="preserve">11.2 </w:t>
        </w:r>
      </w:ins>
      <w:r w:rsidR="00FA58CA" w:rsidRPr="00C46CE0">
        <w:rPr>
          <w:rFonts w:cs="Arial"/>
          <w:color w:val="3399FF"/>
        </w:rPr>
        <w:t>Project</w:t>
      </w:r>
      <w:r w:rsidR="000A438C" w:rsidRPr="00C46CE0">
        <w:rPr>
          <w:rFonts w:cs="Arial"/>
          <w:color w:val="3399FF"/>
        </w:rPr>
        <w:t xml:space="preserve"> </w:t>
      </w:r>
      <w:r w:rsidR="002A6A74" w:rsidRPr="00C46CE0">
        <w:rPr>
          <w:rFonts w:cs="Arial"/>
          <w:color w:val="3399FF"/>
        </w:rPr>
        <w:t>Energy Components</w:t>
      </w:r>
    </w:p>
    <w:p w14:paraId="0BAA3740" w14:textId="77777777" w:rsidR="004D61A0" w:rsidRPr="00C46CE0" w:rsidRDefault="004D61A0">
      <w:pPr>
        <w:pStyle w:val="BodyText"/>
        <w:rPr>
          <w:rFonts w:cs="Arial"/>
          <w:color w:val="3399FF"/>
        </w:rPr>
      </w:pPr>
    </w:p>
    <w:p w14:paraId="0BAA3741" w14:textId="77777777" w:rsidR="007C0F5B" w:rsidRPr="00C46CE0" w:rsidRDefault="004D61A0">
      <w:pPr>
        <w:jc w:val="center"/>
        <w:rPr>
          <w:rFonts w:cs="Arial"/>
          <w:color w:val="3399FF"/>
        </w:rPr>
      </w:pPr>
      <w:r w:rsidRPr="00C46CE0">
        <w:rPr>
          <w:rFonts w:cs="Arial"/>
          <w:b/>
          <w:color w:val="3399FF"/>
        </w:rPr>
        <w:t>Use-Case Name</w:t>
      </w:r>
    </w:p>
    <w:p w14:paraId="0BAA3742" w14:textId="2427C770" w:rsidR="004D61A0" w:rsidRPr="00C46CE0" w:rsidRDefault="00E13A1F">
      <w:pPr>
        <w:jc w:val="center"/>
        <w:rPr>
          <w:rFonts w:cs="Arial"/>
          <w:color w:val="3399FF"/>
        </w:rPr>
      </w:pPr>
      <w:r w:rsidRPr="00C46CE0">
        <w:rPr>
          <w:rFonts w:cs="Arial"/>
          <w:color w:val="3399FF"/>
        </w:rPr>
        <w:t>BKK_UC51 - SetUp Allocation Network List</w:t>
      </w:r>
      <w:r w:rsidR="004D61A0" w:rsidRPr="00C46CE0">
        <w:rPr>
          <w:rFonts w:cs="Arial"/>
          <w:color w:val="3399FF"/>
        </w:rPr>
        <w:br/>
      </w:r>
    </w:p>
    <w:p w14:paraId="0BAA3743" w14:textId="77777777" w:rsidR="007C0F5B" w:rsidRPr="00C46CE0" w:rsidRDefault="004D61A0" w:rsidP="00B107D1">
      <w:pPr>
        <w:jc w:val="center"/>
        <w:rPr>
          <w:rFonts w:cs="Arial"/>
          <w:color w:val="3399FF"/>
        </w:rPr>
      </w:pPr>
      <w:r w:rsidRPr="00C46CE0">
        <w:rPr>
          <w:rFonts w:cs="Arial"/>
          <w:b/>
          <w:color w:val="3399FF"/>
        </w:rPr>
        <w:t>Origination Date</w:t>
      </w:r>
    </w:p>
    <w:p w14:paraId="0BAA3744" w14:textId="3DE75055" w:rsidR="004D61A0" w:rsidRPr="00C46CE0" w:rsidRDefault="00C05FBB" w:rsidP="00B107D1">
      <w:pPr>
        <w:jc w:val="center"/>
        <w:rPr>
          <w:rFonts w:cs="Arial"/>
          <w:color w:val="3399FF"/>
        </w:rPr>
      </w:pPr>
      <w:r w:rsidRPr="00C46CE0">
        <w:rPr>
          <w:rFonts w:cs="Arial"/>
          <w:color w:val="3399FF"/>
        </w:rPr>
        <w:t>29-Dec-2017</w:t>
      </w:r>
    </w:p>
    <w:p w14:paraId="0BAA3745" w14:textId="77777777" w:rsidR="004D61A0" w:rsidRPr="00C46CE0" w:rsidRDefault="004D61A0">
      <w:pPr>
        <w:rPr>
          <w:rFonts w:cs="Arial"/>
        </w:rPr>
      </w:pPr>
    </w:p>
    <w:p w14:paraId="0BAA3746" w14:textId="77777777" w:rsidR="004D61A0" w:rsidRPr="00C46CE0" w:rsidRDefault="004D61A0">
      <w:pPr>
        <w:rPr>
          <w:rFonts w:cs="Arial"/>
        </w:rPr>
      </w:pPr>
    </w:p>
    <w:p w14:paraId="0BAA3747" w14:textId="77777777" w:rsidR="004D61A0" w:rsidRPr="00C46CE0" w:rsidRDefault="004D61A0">
      <w:pPr>
        <w:rPr>
          <w:rFonts w:cs="Arial"/>
        </w:rPr>
      </w:pPr>
    </w:p>
    <w:p w14:paraId="0BAA3748" w14:textId="77777777" w:rsidR="004D61A0" w:rsidRPr="00C46CE0" w:rsidRDefault="004D61A0">
      <w:pPr>
        <w:rPr>
          <w:rFonts w:cs="Arial"/>
        </w:rPr>
      </w:pPr>
    </w:p>
    <w:p w14:paraId="0BAA3749" w14:textId="77777777" w:rsidR="004D61A0" w:rsidRPr="00C46CE0" w:rsidRDefault="004D61A0">
      <w:pPr>
        <w:rPr>
          <w:rFonts w:cs="Arial"/>
        </w:rPr>
      </w:pPr>
    </w:p>
    <w:p w14:paraId="0BAA374A" w14:textId="77777777" w:rsidR="004D61A0" w:rsidRPr="00C46CE0" w:rsidRDefault="004D61A0">
      <w:pPr>
        <w:rPr>
          <w:rFonts w:cs="Arial"/>
        </w:rPr>
      </w:pPr>
    </w:p>
    <w:p w14:paraId="0BAA374B" w14:textId="77777777" w:rsidR="004D61A0" w:rsidRPr="00C46CE0" w:rsidRDefault="004D61A0">
      <w:pPr>
        <w:rPr>
          <w:rFonts w:cs="Arial"/>
        </w:rPr>
      </w:pPr>
    </w:p>
    <w:p w14:paraId="0BAA374C" w14:textId="77777777" w:rsidR="004D61A0" w:rsidRPr="00C46CE0" w:rsidRDefault="004D61A0">
      <w:pPr>
        <w:rPr>
          <w:rFonts w:cs="Arial"/>
        </w:rPr>
      </w:pPr>
    </w:p>
    <w:p w14:paraId="0BAA374D" w14:textId="77777777" w:rsidR="004D61A0" w:rsidRPr="00C46CE0" w:rsidRDefault="004D61A0">
      <w:pPr>
        <w:rPr>
          <w:rFonts w:cs="Arial"/>
        </w:rPr>
      </w:pPr>
    </w:p>
    <w:p w14:paraId="0BAA374E" w14:textId="77777777" w:rsidR="004D61A0" w:rsidRPr="00C46CE0" w:rsidRDefault="004D61A0">
      <w:pPr>
        <w:rPr>
          <w:rFonts w:cs="Arial"/>
        </w:rPr>
      </w:pPr>
    </w:p>
    <w:p w14:paraId="0BAA374F" w14:textId="6CFFAA3C" w:rsidR="007C0F5B" w:rsidRPr="00C46CE0" w:rsidRDefault="007C0F5B">
      <w:pPr>
        <w:rPr>
          <w:rFonts w:cs="Arial"/>
        </w:rPr>
      </w:pPr>
    </w:p>
    <w:p w14:paraId="2732B955" w14:textId="66A6EA67" w:rsidR="004842BE" w:rsidRPr="00C46CE0" w:rsidRDefault="004842BE">
      <w:pPr>
        <w:rPr>
          <w:rFonts w:cs="Arial"/>
        </w:rPr>
      </w:pPr>
    </w:p>
    <w:p w14:paraId="2C7B6E53" w14:textId="55393660" w:rsidR="004842BE" w:rsidRPr="00C46CE0" w:rsidRDefault="004842BE">
      <w:pPr>
        <w:rPr>
          <w:rFonts w:cs="Arial"/>
        </w:rPr>
      </w:pPr>
    </w:p>
    <w:p w14:paraId="0EE7EE46" w14:textId="40C93B12" w:rsidR="004842BE" w:rsidRPr="00C46CE0" w:rsidRDefault="004842BE">
      <w:pPr>
        <w:rPr>
          <w:rFonts w:cs="Arial"/>
        </w:rPr>
      </w:pPr>
    </w:p>
    <w:p w14:paraId="02EBE86D" w14:textId="64E3ACC9" w:rsidR="004842BE" w:rsidRPr="00C46CE0" w:rsidRDefault="004842BE">
      <w:pPr>
        <w:rPr>
          <w:rFonts w:cs="Arial"/>
        </w:rPr>
      </w:pPr>
    </w:p>
    <w:p w14:paraId="0D687F34" w14:textId="758FE069" w:rsidR="004842BE" w:rsidRPr="00C46CE0" w:rsidRDefault="004842BE">
      <w:pPr>
        <w:rPr>
          <w:rFonts w:cs="Arial"/>
        </w:rPr>
      </w:pPr>
    </w:p>
    <w:p w14:paraId="2BA113BB" w14:textId="18611C93" w:rsidR="004842BE" w:rsidRPr="00C46CE0" w:rsidRDefault="004842BE">
      <w:pPr>
        <w:rPr>
          <w:rFonts w:cs="Arial"/>
        </w:rPr>
      </w:pPr>
    </w:p>
    <w:p w14:paraId="6091F7BC" w14:textId="72ACAE4F" w:rsidR="004842BE" w:rsidRPr="00C46CE0" w:rsidRDefault="004842BE">
      <w:pPr>
        <w:rPr>
          <w:rFonts w:cs="Arial"/>
        </w:rPr>
      </w:pPr>
    </w:p>
    <w:p w14:paraId="65A7F094" w14:textId="4CCD3BDB" w:rsidR="004842BE" w:rsidRPr="00C46CE0" w:rsidRDefault="004842BE">
      <w:pPr>
        <w:rPr>
          <w:rFonts w:cs="Arial"/>
        </w:rPr>
      </w:pPr>
    </w:p>
    <w:p w14:paraId="787E0E68" w14:textId="1B24DE55" w:rsidR="004842BE" w:rsidRPr="00C46CE0" w:rsidRDefault="004842BE">
      <w:pPr>
        <w:rPr>
          <w:rFonts w:cs="Arial"/>
        </w:rPr>
      </w:pPr>
    </w:p>
    <w:p w14:paraId="70722A6F" w14:textId="38EB9068" w:rsidR="004842BE" w:rsidRPr="00C46CE0" w:rsidRDefault="004842BE">
      <w:pPr>
        <w:rPr>
          <w:rFonts w:cs="Arial"/>
        </w:rPr>
      </w:pPr>
    </w:p>
    <w:p w14:paraId="400FC35E" w14:textId="25C90E82" w:rsidR="004842BE" w:rsidRPr="00C46CE0" w:rsidRDefault="004842BE">
      <w:pPr>
        <w:rPr>
          <w:rFonts w:cs="Arial"/>
        </w:rPr>
      </w:pPr>
    </w:p>
    <w:p w14:paraId="2D3E5E7B" w14:textId="77777777" w:rsidR="004842BE" w:rsidRPr="00C46CE0" w:rsidRDefault="004842BE">
      <w:pPr>
        <w:rPr>
          <w:rFonts w:cs="Arial"/>
        </w:rPr>
      </w:pPr>
    </w:p>
    <w:p w14:paraId="0BAA3750" w14:textId="54A5BCD6" w:rsidR="004D61A0" w:rsidRPr="00C46CE0" w:rsidDel="007028E9" w:rsidRDefault="004D61A0" w:rsidP="00447470">
      <w:pPr>
        <w:rPr>
          <w:moveFrom w:id="14" w:author="Shah Ashay" w:date="2018-04-16T17:29:00Z"/>
          <w:rFonts w:cs="Arial"/>
        </w:rPr>
      </w:pPr>
      <w:moveFromRangeStart w:id="15" w:author="Shah Ashay" w:date="2018-04-16T17:29:00Z" w:name="move511663105"/>
      <w:moveFrom w:id="16" w:author="Shah Ashay" w:date="2018-04-16T17:29:00Z">
        <w:r w:rsidRPr="00C46CE0" w:rsidDel="007028E9">
          <w:rPr>
            <w:rFonts w:cs="Arial"/>
          </w:rPr>
          <w:t>Revision History</w:t>
        </w:r>
      </w:moveFrom>
    </w:p>
    <w:moveFromRangeEnd w:id="15"/>
    <w:p w14:paraId="71600A80" w14:textId="77777777" w:rsidR="007028E9" w:rsidRPr="00C46CE0" w:rsidRDefault="007028E9" w:rsidP="007028E9">
      <w:pPr>
        <w:rPr>
          <w:moveTo w:id="17" w:author="Shah Ashay" w:date="2018-04-16T17:29:00Z"/>
          <w:rFonts w:cs="Arial"/>
        </w:rPr>
      </w:pPr>
      <w:moveToRangeStart w:id="18" w:author="Shah Ashay" w:date="2018-04-16T17:29:00Z" w:name="move511663105"/>
      <w:moveTo w:id="19" w:author="Shah Ashay" w:date="2018-04-16T17:29:00Z">
        <w:r w:rsidRPr="00C46CE0">
          <w:rPr>
            <w:rFonts w:cs="Arial"/>
          </w:rPr>
          <w:t>Revision History</w:t>
        </w:r>
      </w:moveTo>
    </w:p>
    <w:moveToRangeEnd w:id="18"/>
    <w:p w14:paraId="0BAA3751" w14:textId="7E961766" w:rsidR="004D61A0" w:rsidRPr="00C46CE0" w:rsidRDefault="007028E9">
      <w:pPr>
        <w:rPr>
          <w:rFonts w:cs="Arial"/>
        </w:rPr>
      </w:pPr>
      <w:ins w:id="20" w:author="Shah Ashay" w:date="2018-04-16T17:29:00Z">
        <w:r>
          <w:rPr>
            <w:rFonts w:cs="Arial"/>
          </w:rPr>
          <w:lastRenderedPageBreak/>
          <w:t xml:space="preserve"> </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1" w:author="Shah Ashay" w:date="2018-04-16T17:29: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22">
          <w:tblGrid>
            <w:gridCol w:w="1165"/>
            <w:gridCol w:w="1710"/>
            <w:gridCol w:w="2970"/>
            <w:gridCol w:w="1170"/>
            <w:gridCol w:w="1170"/>
            <w:gridCol w:w="1350"/>
          </w:tblGrid>
        </w:tblGridChange>
      </w:tblGrid>
      <w:tr w:rsidR="005F74A6" w:rsidRPr="00C46CE0" w14:paraId="0BAA3756" w14:textId="5ED8BD66" w:rsidTr="007028E9">
        <w:trPr>
          <w:cantSplit/>
          <w:tblHeader/>
          <w:trPrChange w:id="23" w:author="Shah Ashay" w:date="2018-04-16T17:29:00Z">
            <w:trPr>
              <w:cantSplit/>
              <w:tblHeader/>
            </w:trPr>
          </w:trPrChange>
        </w:trPr>
        <w:tc>
          <w:tcPr>
            <w:tcW w:w="611" w:type="pct"/>
            <w:shd w:val="clear" w:color="auto" w:fill="3399FF"/>
            <w:tcPrChange w:id="24" w:author="Shah Ashay" w:date="2018-04-16T17:29:00Z">
              <w:tcPr>
                <w:tcW w:w="1165" w:type="dxa"/>
                <w:shd w:val="clear" w:color="auto" w:fill="3399FF"/>
              </w:tcPr>
            </w:tcPrChange>
          </w:tcPr>
          <w:p w14:paraId="0BAA3752" w14:textId="7C5064CA" w:rsidR="005F74A6" w:rsidRPr="00C46CE0" w:rsidRDefault="005F74A6" w:rsidP="005F74A6">
            <w:pPr>
              <w:pStyle w:val="ColumnHead"/>
              <w:rPr>
                <w:rFonts w:cs="Arial"/>
                <w:color w:val="FFFFFF" w:themeColor="background1"/>
              </w:rPr>
            </w:pPr>
            <w:r w:rsidRPr="00C46CE0">
              <w:rPr>
                <w:rFonts w:cs="Arial"/>
                <w:color w:val="FFFFFF" w:themeColor="background1"/>
              </w:rPr>
              <w:t>Revision</w:t>
            </w:r>
          </w:p>
        </w:tc>
        <w:tc>
          <w:tcPr>
            <w:tcW w:w="897" w:type="pct"/>
            <w:shd w:val="clear" w:color="auto" w:fill="3399FF"/>
            <w:tcPrChange w:id="25" w:author="Shah Ashay" w:date="2018-04-16T17:29:00Z">
              <w:tcPr>
                <w:tcW w:w="1710" w:type="dxa"/>
                <w:shd w:val="clear" w:color="auto" w:fill="3399FF"/>
              </w:tcPr>
            </w:tcPrChange>
          </w:tcPr>
          <w:p w14:paraId="0BAA3753" w14:textId="706486C2" w:rsidR="005F74A6" w:rsidRPr="00C46CE0" w:rsidRDefault="005F74A6" w:rsidP="005F74A6">
            <w:pPr>
              <w:pStyle w:val="ColumnHead"/>
              <w:rPr>
                <w:rFonts w:cs="Arial"/>
                <w:color w:val="FFFFFF" w:themeColor="background1"/>
              </w:rPr>
            </w:pPr>
            <w:r w:rsidRPr="00C46CE0">
              <w:rPr>
                <w:rFonts w:cs="Arial"/>
                <w:color w:val="FFFFFF" w:themeColor="background1"/>
              </w:rPr>
              <w:t>Date</w:t>
            </w:r>
          </w:p>
        </w:tc>
        <w:tc>
          <w:tcPr>
            <w:tcW w:w="1557" w:type="pct"/>
            <w:shd w:val="clear" w:color="auto" w:fill="3399FF"/>
            <w:tcPrChange w:id="26" w:author="Shah Ashay" w:date="2018-04-16T17:29:00Z">
              <w:tcPr>
                <w:tcW w:w="2970" w:type="dxa"/>
                <w:shd w:val="clear" w:color="auto" w:fill="3399FF"/>
              </w:tcPr>
            </w:tcPrChange>
          </w:tcPr>
          <w:p w14:paraId="0BAA3754" w14:textId="77777777" w:rsidR="005F74A6" w:rsidRPr="00C46CE0" w:rsidRDefault="005F74A6" w:rsidP="005F74A6">
            <w:pPr>
              <w:pStyle w:val="ColumnHead"/>
              <w:rPr>
                <w:rFonts w:cs="Arial"/>
                <w:color w:val="FFFFFF" w:themeColor="background1"/>
              </w:rPr>
            </w:pPr>
            <w:r w:rsidRPr="00C46CE0">
              <w:rPr>
                <w:rFonts w:cs="Arial"/>
                <w:color w:val="FFFFFF" w:themeColor="background1"/>
              </w:rPr>
              <w:t>Description</w:t>
            </w:r>
          </w:p>
        </w:tc>
        <w:tc>
          <w:tcPr>
            <w:tcW w:w="614" w:type="pct"/>
            <w:shd w:val="clear" w:color="auto" w:fill="3399FF"/>
            <w:tcPrChange w:id="27" w:author="Shah Ashay" w:date="2018-04-16T17:29:00Z">
              <w:tcPr>
                <w:tcW w:w="1170" w:type="dxa"/>
                <w:shd w:val="clear" w:color="auto" w:fill="3399FF"/>
              </w:tcPr>
            </w:tcPrChange>
          </w:tcPr>
          <w:p w14:paraId="3FA9A84F" w14:textId="77777777" w:rsidR="005F74A6" w:rsidRPr="00C46CE0" w:rsidRDefault="005F74A6" w:rsidP="005F74A6">
            <w:pPr>
              <w:pStyle w:val="ColumnHead"/>
              <w:rPr>
                <w:rFonts w:cs="Arial"/>
                <w:color w:val="FFFFFF" w:themeColor="background1"/>
              </w:rPr>
            </w:pPr>
            <w:r w:rsidRPr="00C46CE0">
              <w:rPr>
                <w:rFonts w:cs="Arial"/>
                <w:color w:val="FFFFFF" w:themeColor="background1"/>
              </w:rPr>
              <w:t>Prepared</w:t>
            </w:r>
          </w:p>
          <w:p w14:paraId="0BAA3755" w14:textId="24CB89A3" w:rsidR="005F74A6" w:rsidRPr="00C46CE0" w:rsidRDefault="005F74A6" w:rsidP="005F74A6">
            <w:pPr>
              <w:pStyle w:val="ColumnHead"/>
              <w:rPr>
                <w:rFonts w:cs="Arial"/>
                <w:color w:val="FFFFFF" w:themeColor="background1"/>
              </w:rPr>
            </w:pPr>
            <w:r w:rsidRPr="00C46CE0">
              <w:rPr>
                <w:rFonts w:cs="Arial"/>
                <w:color w:val="FFFFFF" w:themeColor="background1"/>
              </w:rPr>
              <w:t>by</w:t>
            </w:r>
          </w:p>
        </w:tc>
        <w:tc>
          <w:tcPr>
            <w:tcW w:w="614" w:type="pct"/>
            <w:shd w:val="clear" w:color="auto" w:fill="3399FF"/>
            <w:tcPrChange w:id="28" w:author="Shah Ashay" w:date="2018-04-16T17:29:00Z">
              <w:tcPr>
                <w:tcW w:w="1170" w:type="dxa"/>
                <w:shd w:val="clear" w:color="auto" w:fill="3399FF"/>
              </w:tcPr>
            </w:tcPrChange>
          </w:tcPr>
          <w:p w14:paraId="2279381B" w14:textId="77777777" w:rsidR="005F74A6" w:rsidRPr="00C46CE0" w:rsidRDefault="005F74A6" w:rsidP="005F74A6">
            <w:pPr>
              <w:pStyle w:val="ColumnHead"/>
              <w:rPr>
                <w:rFonts w:cs="Arial"/>
                <w:color w:val="FFFFFF" w:themeColor="background1"/>
              </w:rPr>
            </w:pPr>
            <w:r w:rsidRPr="00C46CE0">
              <w:rPr>
                <w:rFonts w:cs="Arial"/>
                <w:color w:val="FFFFFF" w:themeColor="background1"/>
              </w:rPr>
              <w:t>Checked</w:t>
            </w:r>
          </w:p>
          <w:p w14:paraId="6407E4C1" w14:textId="0BC8493E" w:rsidR="005F74A6" w:rsidRPr="00C46CE0" w:rsidRDefault="005F74A6" w:rsidP="005F74A6">
            <w:pPr>
              <w:pStyle w:val="ColumnHead"/>
              <w:rPr>
                <w:rFonts w:cs="Arial"/>
                <w:color w:val="FFFFFF" w:themeColor="background1"/>
              </w:rPr>
            </w:pPr>
            <w:r w:rsidRPr="00C46CE0">
              <w:rPr>
                <w:rFonts w:cs="Arial"/>
                <w:color w:val="FFFFFF" w:themeColor="background1"/>
              </w:rPr>
              <w:t>by</w:t>
            </w:r>
          </w:p>
        </w:tc>
        <w:tc>
          <w:tcPr>
            <w:tcW w:w="707" w:type="pct"/>
            <w:shd w:val="clear" w:color="auto" w:fill="3399FF"/>
            <w:tcPrChange w:id="29" w:author="Shah Ashay" w:date="2018-04-16T17:29:00Z">
              <w:tcPr>
                <w:tcW w:w="1350" w:type="dxa"/>
                <w:shd w:val="clear" w:color="auto" w:fill="3399FF"/>
              </w:tcPr>
            </w:tcPrChange>
          </w:tcPr>
          <w:p w14:paraId="69284D3A" w14:textId="3EEBDEA0" w:rsidR="005F74A6" w:rsidRPr="00C46CE0" w:rsidRDefault="005F74A6" w:rsidP="005F74A6">
            <w:pPr>
              <w:pStyle w:val="ColumnHead"/>
              <w:rPr>
                <w:rFonts w:cs="Arial"/>
                <w:color w:val="FFFFFF" w:themeColor="background1"/>
              </w:rPr>
            </w:pPr>
            <w:r w:rsidRPr="00C46CE0">
              <w:rPr>
                <w:rFonts w:cs="Arial"/>
                <w:color w:val="FFFFFF" w:themeColor="background1"/>
              </w:rPr>
              <w:t>Approved by</w:t>
            </w:r>
          </w:p>
        </w:tc>
      </w:tr>
      <w:tr w:rsidR="005F74A6" w:rsidRPr="00C46CE0" w14:paraId="0BAA375B" w14:textId="2375FBD8" w:rsidTr="007028E9">
        <w:trPr>
          <w:cantSplit/>
          <w:trPrChange w:id="30" w:author="Shah Ashay" w:date="2018-04-16T17:29:00Z">
            <w:trPr>
              <w:cantSplit/>
            </w:trPr>
          </w:trPrChange>
        </w:trPr>
        <w:tc>
          <w:tcPr>
            <w:tcW w:w="611" w:type="pct"/>
            <w:tcPrChange w:id="31" w:author="Shah Ashay" w:date="2018-04-16T17:29:00Z">
              <w:tcPr>
                <w:tcW w:w="1165" w:type="dxa"/>
              </w:tcPr>
            </w:tcPrChange>
          </w:tcPr>
          <w:p w14:paraId="0BAA3757" w14:textId="2FF9D20C" w:rsidR="005F74A6" w:rsidRPr="00C46CE0" w:rsidRDefault="005F74A6" w:rsidP="005F74A6">
            <w:pPr>
              <w:jc w:val="center"/>
              <w:rPr>
                <w:rFonts w:cs="Arial"/>
                <w:sz w:val="20"/>
              </w:rPr>
            </w:pPr>
            <w:r w:rsidRPr="00C46CE0">
              <w:rPr>
                <w:rFonts w:cs="Arial"/>
                <w:sz w:val="20"/>
              </w:rPr>
              <w:t>1</w:t>
            </w:r>
            <w:r w:rsidR="004842BE" w:rsidRPr="00C46CE0">
              <w:rPr>
                <w:rFonts w:cs="Arial"/>
                <w:sz w:val="20"/>
              </w:rPr>
              <w:t>.0</w:t>
            </w:r>
          </w:p>
        </w:tc>
        <w:tc>
          <w:tcPr>
            <w:tcW w:w="897" w:type="pct"/>
            <w:tcPrChange w:id="32" w:author="Shah Ashay" w:date="2018-04-16T17:29:00Z">
              <w:tcPr>
                <w:tcW w:w="1710" w:type="dxa"/>
              </w:tcPr>
            </w:tcPrChange>
          </w:tcPr>
          <w:p w14:paraId="0BAA3758" w14:textId="1DFD58C1" w:rsidR="005F74A6" w:rsidRPr="00C46CE0" w:rsidRDefault="00C05FBB">
            <w:pPr>
              <w:jc w:val="center"/>
              <w:rPr>
                <w:rFonts w:cs="Arial"/>
                <w:sz w:val="20"/>
              </w:rPr>
            </w:pPr>
            <w:r w:rsidRPr="00C46CE0">
              <w:rPr>
                <w:rFonts w:cs="Arial"/>
                <w:sz w:val="20"/>
              </w:rPr>
              <w:t>29-Dec-2017</w:t>
            </w:r>
          </w:p>
        </w:tc>
        <w:tc>
          <w:tcPr>
            <w:tcW w:w="1557" w:type="pct"/>
            <w:tcPrChange w:id="33" w:author="Shah Ashay" w:date="2018-04-16T17:29:00Z">
              <w:tcPr>
                <w:tcW w:w="2970" w:type="dxa"/>
              </w:tcPr>
            </w:tcPrChange>
          </w:tcPr>
          <w:p w14:paraId="0BAA3759" w14:textId="3D35B2A5" w:rsidR="005F74A6" w:rsidRPr="00C46CE0" w:rsidRDefault="004842BE" w:rsidP="00B107D1">
            <w:pPr>
              <w:pStyle w:val="Header"/>
              <w:tabs>
                <w:tab w:val="clear" w:pos="4320"/>
                <w:tab w:val="clear" w:pos="8640"/>
              </w:tabs>
              <w:rPr>
                <w:rFonts w:cs="Arial"/>
                <w:sz w:val="20"/>
              </w:rPr>
            </w:pPr>
            <w:r w:rsidRPr="00C46CE0">
              <w:rPr>
                <w:rFonts w:cs="Arial"/>
                <w:sz w:val="20"/>
              </w:rPr>
              <w:t>Draft of Use Case “</w:t>
            </w:r>
            <w:r w:rsidR="0045561C" w:rsidRPr="00C46CE0">
              <w:rPr>
                <w:rFonts w:cs="Arial"/>
                <w:sz w:val="20"/>
              </w:rPr>
              <w:t>SetUp Allocation Network List</w:t>
            </w:r>
            <w:r w:rsidR="00734522" w:rsidRPr="00C46CE0">
              <w:rPr>
                <w:rFonts w:cs="Arial"/>
                <w:sz w:val="20"/>
              </w:rPr>
              <w:t>”</w:t>
            </w:r>
          </w:p>
        </w:tc>
        <w:tc>
          <w:tcPr>
            <w:tcW w:w="614" w:type="pct"/>
            <w:tcPrChange w:id="34" w:author="Shah Ashay" w:date="2018-04-16T17:29:00Z">
              <w:tcPr>
                <w:tcW w:w="1170" w:type="dxa"/>
              </w:tcPr>
            </w:tcPrChange>
          </w:tcPr>
          <w:p w14:paraId="0BAA375A" w14:textId="08264101" w:rsidR="005F74A6" w:rsidRPr="00C46CE0" w:rsidRDefault="00C05FBB">
            <w:pPr>
              <w:jc w:val="center"/>
              <w:rPr>
                <w:rFonts w:cs="Arial"/>
                <w:sz w:val="20"/>
              </w:rPr>
            </w:pPr>
            <w:r w:rsidRPr="00C46CE0">
              <w:rPr>
                <w:rFonts w:cs="Arial"/>
                <w:sz w:val="20"/>
              </w:rPr>
              <w:t>Wirasak C.</w:t>
            </w:r>
          </w:p>
        </w:tc>
        <w:tc>
          <w:tcPr>
            <w:tcW w:w="614" w:type="pct"/>
            <w:tcPrChange w:id="35" w:author="Shah Ashay" w:date="2018-04-16T17:29:00Z">
              <w:tcPr>
                <w:tcW w:w="1170" w:type="dxa"/>
              </w:tcPr>
            </w:tcPrChange>
          </w:tcPr>
          <w:p w14:paraId="29DF2C40" w14:textId="77777777" w:rsidR="005F74A6" w:rsidRPr="00C46CE0" w:rsidRDefault="005F74A6">
            <w:pPr>
              <w:jc w:val="center"/>
              <w:rPr>
                <w:rFonts w:cs="Arial"/>
                <w:sz w:val="20"/>
              </w:rPr>
            </w:pPr>
          </w:p>
        </w:tc>
        <w:tc>
          <w:tcPr>
            <w:tcW w:w="707" w:type="pct"/>
            <w:tcPrChange w:id="36" w:author="Shah Ashay" w:date="2018-04-16T17:29:00Z">
              <w:tcPr>
                <w:tcW w:w="1350" w:type="dxa"/>
              </w:tcPr>
            </w:tcPrChange>
          </w:tcPr>
          <w:p w14:paraId="6A1BC662" w14:textId="1DDFB2E8" w:rsidR="005F74A6" w:rsidRPr="00C46CE0" w:rsidRDefault="005F74A6">
            <w:pPr>
              <w:jc w:val="center"/>
              <w:rPr>
                <w:rFonts w:cs="Arial"/>
                <w:sz w:val="20"/>
              </w:rPr>
            </w:pPr>
          </w:p>
        </w:tc>
      </w:tr>
      <w:tr w:rsidR="005F74A6" w:rsidRPr="00C46CE0" w14:paraId="0BAA3760" w14:textId="645D3AAF" w:rsidTr="007028E9">
        <w:trPr>
          <w:cantSplit/>
          <w:trPrChange w:id="37" w:author="Shah Ashay" w:date="2018-04-16T17:29:00Z">
            <w:trPr>
              <w:cantSplit/>
            </w:trPr>
          </w:trPrChange>
        </w:trPr>
        <w:tc>
          <w:tcPr>
            <w:tcW w:w="611" w:type="pct"/>
            <w:tcPrChange w:id="38" w:author="Shah Ashay" w:date="2018-04-16T17:29:00Z">
              <w:tcPr>
                <w:tcW w:w="1165" w:type="dxa"/>
              </w:tcPr>
            </w:tcPrChange>
          </w:tcPr>
          <w:p w14:paraId="0BAA375C" w14:textId="7FDEF3A3" w:rsidR="005F74A6" w:rsidRPr="00C46CE0" w:rsidRDefault="002609C7">
            <w:pPr>
              <w:jc w:val="center"/>
              <w:rPr>
                <w:rFonts w:cs="Arial"/>
                <w:sz w:val="20"/>
              </w:rPr>
            </w:pPr>
            <w:ins w:id="39" w:author="Batra Yogesh (EXT)" w:date="2018-03-27T16:19:00Z">
              <w:r w:rsidRPr="00C46CE0">
                <w:rPr>
                  <w:rFonts w:cs="Arial"/>
                  <w:sz w:val="20"/>
                </w:rPr>
                <w:t>1.1</w:t>
              </w:r>
            </w:ins>
          </w:p>
        </w:tc>
        <w:tc>
          <w:tcPr>
            <w:tcW w:w="897" w:type="pct"/>
            <w:tcPrChange w:id="40" w:author="Shah Ashay" w:date="2018-04-16T17:29:00Z">
              <w:tcPr>
                <w:tcW w:w="1710" w:type="dxa"/>
              </w:tcPr>
            </w:tcPrChange>
          </w:tcPr>
          <w:p w14:paraId="0BAA375D" w14:textId="2735B817" w:rsidR="005F74A6" w:rsidRPr="00C46CE0" w:rsidRDefault="002609C7">
            <w:pPr>
              <w:jc w:val="center"/>
              <w:rPr>
                <w:rFonts w:cs="Arial"/>
                <w:sz w:val="20"/>
              </w:rPr>
            </w:pPr>
            <w:ins w:id="41" w:author="Batra Yogesh (EXT)" w:date="2018-03-27T16:19:00Z">
              <w:r w:rsidRPr="00C46CE0">
                <w:rPr>
                  <w:rFonts w:cs="Arial"/>
                  <w:sz w:val="20"/>
                </w:rPr>
                <w:t>27-Mar-2018</w:t>
              </w:r>
            </w:ins>
          </w:p>
        </w:tc>
        <w:tc>
          <w:tcPr>
            <w:tcW w:w="1557" w:type="pct"/>
            <w:tcPrChange w:id="42" w:author="Shah Ashay" w:date="2018-04-16T17:29:00Z">
              <w:tcPr>
                <w:tcW w:w="2970" w:type="dxa"/>
              </w:tcPr>
            </w:tcPrChange>
          </w:tcPr>
          <w:p w14:paraId="0BAA375E" w14:textId="52E41835" w:rsidR="005F74A6" w:rsidRPr="00C46CE0" w:rsidRDefault="002609C7" w:rsidP="00B107D1">
            <w:pPr>
              <w:pStyle w:val="Header"/>
              <w:tabs>
                <w:tab w:val="clear" w:pos="4320"/>
                <w:tab w:val="clear" w:pos="8640"/>
              </w:tabs>
              <w:rPr>
                <w:rFonts w:cs="Arial"/>
                <w:sz w:val="20"/>
              </w:rPr>
            </w:pPr>
            <w:ins w:id="43" w:author="Batra Yogesh (EXT)" w:date="2018-03-27T16:19:00Z">
              <w:r w:rsidRPr="00C46CE0">
                <w:rPr>
                  <w:rFonts w:cs="Arial"/>
                  <w:sz w:val="20"/>
                </w:rPr>
                <w:t>Updated as per EC 11.2</w:t>
              </w:r>
            </w:ins>
          </w:p>
        </w:tc>
        <w:tc>
          <w:tcPr>
            <w:tcW w:w="614" w:type="pct"/>
            <w:tcPrChange w:id="44" w:author="Shah Ashay" w:date="2018-04-16T17:29:00Z">
              <w:tcPr>
                <w:tcW w:w="1170" w:type="dxa"/>
              </w:tcPr>
            </w:tcPrChange>
          </w:tcPr>
          <w:p w14:paraId="0BAA375F" w14:textId="13817888" w:rsidR="005F74A6" w:rsidRPr="00C46CE0" w:rsidRDefault="002609C7">
            <w:pPr>
              <w:jc w:val="center"/>
              <w:rPr>
                <w:rFonts w:cs="Arial"/>
                <w:sz w:val="20"/>
              </w:rPr>
            </w:pPr>
            <w:ins w:id="45" w:author="Batra Yogesh (EXT)" w:date="2018-03-27T16:19:00Z">
              <w:r w:rsidRPr="00C46CE0">
                <w:rPr>
                  <w:rFonts w:cs="Arial"/>
                  <w:sz w:val="20"/>
                </w:rPr>
                <w:t>Tieto</w:t>
              </w:r>
            </w:ins>
          </w:p>
        </w:tc>
        <w:tc>
          <w:tcPr>
            <w:tcW w:w="614" w:type="pct"/>
            <w:tcPrChange w:id="46" w:author="Shah Ashay" w:date="2018-04-16T17:29:00Z">
              <w:tcPr>
                <w:tcW w:w="1170" w:type="dxa"/>
              </w:tcPr>
            </w:tcPrChange>
          </w:tcPr>
          <w:p w14:paraId="3A3230E3" w14:textId="77777777" w:rsidR="005F74A6" w:rsidRPr="00C46CE0" w:rsidRDefault="005F74A6">
            <w:pPr>
              <w:jc w:val="center"/>
              <w:rPr>
                <w:rFonts w:cs="Arial"/>
                <w:sz w:val="20"/>
              </w:rPr>
            </w:pPr>
          </w:p>
        </w:tc>
        <w:tc>
          <w:tcPr>
            <w:tcW w:w="707" w:type="pct"/>
            <w:tcPrChange w:id="47" w:author="Shah Ashay" w:date="2018-04-16T17:29:00Z">
              <w:tcPr>
                <w:tcW w:w="1350" w:type="dxa"/>
              </w:tcPr>
            </w:tcPrChange>
          </w:tcPr>
          <w:p w14:paraId="16DB2B6E" w14:textId="71B14F0A" w:rsidR="005F74A6" w:rsidRPr="00C46CE0" w:rsidRDefault="005F74A6">
            <w:pPr>
              <w:jc w:val="center"/>
              <w:rPr>
                <w:rFonts w:cs="Arial"/>
                <w:sz w:val="20"/>
              </w:rPr>
            </w:pPr>
          </w:p>
        </w:tc>
      </w:tr>
      <w:tr w:rsidR="005F74A6" w:rsidRPr="00C46CE0" w:rsidDel="007028E9" w14:paraId="0BAA3765" w14:textId="2E9881D0" w:rsidTr="007028E9">
        <w:trPr>
          <w:cantSplit/>
          <w:del w:id="48" w:author="Shah Ashay" w:date="2018-04-16T17:29:00Z"/>
          <w:trPrChange w:id="49" w:author="Shah Ashay" w:date="2018-04-16T17:29:00Z">
            <w:trPr>
              <w:cantSplit/>
            </w:trPr>
          </w:trPrChange>
        </w:trPr>
        <w:tc>
          <w:tcPr>
            <w:tcW w:w="611" w:type="pct"/>
            <w:tcPrChange w:id="50" w:author="Shah Ashay" w:date="2018-04-16T17:29:00Z">
              <w:tcPr>
                <w:tcW w:w="1165" w:type="dxa"/>
              </w:tcPr>
            </w:tcPrChange>
          </w:tcPr>
          <w:p w14:paraId="0BAA3761" w14:textId="653EA700" w:rsidR="005F74A6" w:rsidRPr="00C46CE0" w:rsidDel="007028E9" w:rsidRDefault="005F74A6">
            <w:pPr>
              <w:jc w:val="center"/>
              <w:rPr>
                <w:del w:id="51" w:author="Shah Ashay" w:date="2018-04-16T17:29:00Z"/>
                <w:rFonts w:cs="Arial"/>
                <w:sz w:val="20"/>
              </w:rPr>
            </w:pPr>
          </w:p>
        </w:tc>
        <w:tc>
          <w:tcPr>
            <w:tcW w:w="897" w:type="pct"/>
            <w:tcPrChange w:id="52" w:author="Shah Ashay" w:date="2018-04-16T17:29:00Z">
              <w:tcPr>
                <w:tcW w:w="1710" w:type="dxa"/>
              </w:tcPr>
            </w:tcPrChange>
          </w:tcPr>
          <w:p w14:paraId="0BAA3762" w14:textId="2F999D1E" w:rsidR="005F74A6" w:rsidRPr="00C46CE0" w:rsidDel="007028E9" w:rsidRDefault="005F74A6">
            <w:pPr>
              <w:jc w:val="center"/>
              <w:rPr>
                <w:del w:id="53" w:author="Shah Ashay" w:date="2018-04-16T17:29:00Z"/>
                <w:rFonts w:cs="Arial"/>
                <w:sz w:val="20"/>
              </w:rPr>
            </w:pPr>
          </w:p>
        </w:tc>
        <w:tc>
          <w:tcPr>
            <w:tcW w:w="1557" w:type="pct"/>
            <w:tcPrChange w:id="54" w:author="Shah Ashay" w:date="2018-04-16T17:29:00Z">
              <w:tcPr>
                <w:tcW w:w="2970" w:type="dxa"/>
              </w:tcPr>
            </w:tcPrChange>
          </w:tcPr>
          <w:p w14:paraId="0BAA3763" w14:textId="332D53E0" w:rsidR="005F74A6" w:rsidRPr="00C46CE0" w:rsidDel="007028E9" w:rsidRDefault="005F74A6" w:rsidP="00B107D1">
            <w:pPr>
              <w:pStyle w:val="Header"/>
              <w:tabs>
                <w:tab w:val="clear" w:pos="4320"/>
                <w:tab w:val="clear" w:pos="8640"/>
              </w:tabs>
              <w:rPr>
                <w:del w:id="55" w:author="Shah Ashay" w:date="2018-04-16T17:29:00Z"/>
                <w:rFonts w:cs="Arial"/>
                <w:sz w:val="20"/>
              </w:rPr>
            </w:pPr>
          </w:p>
        </w:tc>
        <w:tc>
          <w:tcPr>
            <w:tcW w:w="614" w:type="pct"/>
            <w:tcPrChange w:id="56" w:author="Shah Ashay" w:date="2018-04-16T17:29:00Z">
              <w:tcPr>
                <w:tcW w:w="1170" w:type="dxa"/>
              </w:tcPr>
            </w:tcPrChange>
          </w:tcPr>
          <w:p w14:paraId="0BAA3764" w14:textId="6CF79941" w:rsidR="005F74A6" w:rsidRPr="00C46CE0" w:rsidDel="007028E9" w:rsidRDefault="005F74A6">
            <w:pPr>
              <w:jc w:val="center"/>
              <w:rPr>
                <w:del w:id="57" w:author="Shah Ashay" w:date="2018-04-16T17:29:00Z"/>
                <w:rFonts w:cs="Arial"/>
                <w:sz w:val="20"/>
              </w:rPr>
            </w:pPr>
          </w:p>
        </w:tc>
        <w:tc>
          <w:tcPr>
            <w:tcW w:w="614" w:type="pct"/>
            <w:tcPrChange w:id="58" w:author="Shah Ashay" w:date="2018-04-16T17:29:00Z">
              <w:tcPr>
                <w:tcW w:w="1170" w:type="dxa"/>
              </w:tcPr>
            </w:tcPrChange>
          </w:tcPr>
          <w:p w14:paraId="7F4C939B" w14:textId="71BF4D7E" w:rsidR="005F74A6" w:rsidRPr="00C46CE0" w:rsidDel="007028E9" w:rsidRDefault="005F74A6">
            <w:pPr>
              <w:jc w:val="center"/>
              <w:rPr>
                <w:del w:id="59" w:author="Shah Ashay" w:date="2018-04-16T17:29:00Z"/>
                <w:rFonts w:cs="Arial"/>
                <w:sz w:val="20"/>
              </w:rPr>
            </w:pPr>
          </w:p>
        </w:tc>
        <w:tc>
          <w:tcPr>
            <w:tcW w:w="707" w:type="pct"/>
            <w:tcPrChange w:id="60" w:author="Shah Ashay" w:date="2018-04-16T17:29:00Z">
              <w:tcPr>
                <w:tcW w:w="1350" w:type="dxa"/>
              </w:tcPr>
            </w:tcPrChange>
          </w:tcPr>
          <w:p w14:paraId="2220525C" w14:textId="530CD6C7" w:rsidR="005F74A6" w:rsidRPr="00C46CE0" w:rsidDel="007028E9" w:rsidRDefault="005F74A6">
            <w:pPr>
              <w:jc w:val="center"/>
              <w:rPr>
                <w:del w:id="61" w:author="Shah Ashay" w:date="2018-04-16T17:29:00Z"/>
                <w:rFonts w:cs="Arial"/>
                <w:sz w:val="20"/>
              </w:rPr>
            </w:pPr>
          </w:p>
        </w:tc>
      </w:tr>
      <w:tr w:rsidR="005F74A6" w:rsidRPr="00C46CE0" w:rsidDel="007028E9" w14:paraId="0BAA376A" w14:textId="4DD13DC9" w:rsidTr="007028E9">
        <w:trPr>
          <w:cantSplit/>
          <w:del w:id="62" w:author="Shah Ashay" w:date="2018-04-16T17:29:00Z"/>
          <w:trPrChange w:id="63" w:author="Shah Ashay" w:date="2018-04-16T17:29:00Z">
            <w:trPr>
              <w:cantSplit/>
            </w:trPr>
          </w:trPrChange>
        </w:trPr>
        <w:tc>
          <w:tcPr>
            <w:tcW w:w="611" w:type="pct"/>
            <w:tcPrChange w:id="64" w:author="Shah Ashay" w:date="2018-04-16T17:29:00Z">
              <w:tcPr>
                <w:tcW w:w="1165" w:type="dxa"/>
              </w:tcPr>
            </w:tcPrChange>
          </w:tcPr>
          <w:p w14:paraId="0BAA3766" w14:textId="2BB8C328" w:rsidR="005F74A6" w:rsidRPr="00C46CE0" w:rsidDel="007028E9" w:rsidRDefault="005F74A6">
            <w:pPr>
              <w:jc w:val="center"/>
              <w:rPr>
                <w:del w:id="65" w:author="Shah Ashay" w:date="2018-04-16T17:29:00Z"/>
                <w:rFonts w:cs="Arial"/>
                <w:sz w:val="20"/>
              </w:rPr>
            </w:pPr>
          </w:p>
        </w:tc>
        <w:tc>
          <w:tcPr>
            <w:tcW w:w="897" w:type="pct"/>
            <w:tcPrChange w:id="66" w:author="Shah Ashay" w:date="2018-04-16T17:29:00Z">
              <w:tcPr>
                <w:tcW w:w="1710" w:type="dxa"/>
              </w:tcPr>
            </w:tcPrChange>
          </w:tcPr>
          <w:p w14:paraId="0BAA3767" w14:textId="6A23B104" w:rsidR="005F74A6" w:rsidRPr="00C46CE0" w:rsidDel="007028E9" w:rsidRDefault="005F74A6">
            <w:pPr>
              <w:jc w:val="center"/>
              <w:rPr>
                <w:del w:id="67" w:author="Shah Ashay" w:date="2018-04-16T17:29:00Z"/>
                <w:rFonts w:cs="Arial"/>
                <w:sz w:val="20"/>
              </w:rPr>
            </w:pPr>
          </w:p>
        </w:tc>
        <w:tc>
          <w:tcPr>
            <w:tcW w:w="1557" w:type="pct"/>
            <w:tcPrChange w:id="68" w:author="Shah Ashay" w:date="2018-04-16T17:29:00Z">
              <w:tcPr>
                <w:tcW w:w="2970" w:type="dxa"/>
              </w:tcPr>
            </w:tcPrChange>
          </w:tcPr>
          <w:p w14:paraId="0BAA3768" w14:textId="764ADE56" w:rsidR="005F74A6" w:rsidRPr="00C46CE0" w:rsidDel="007028E9" w:rsidRDefault="005F74A6" w:rsidP="00B107D1">
            <w:pPr>
              <w:pStyle w:val="Header"/>
              <w:tabs>
                <w:tab w:val="clear" w:pos="4320"/>
                <w:tab w:val="clear" w:pos="8640"/>
              </w:tabs>
              <w:rPr>
                <w:del w:id="69" w:author="Shah Ashay" w:date="2018-04-16T17:29:00Z"/>
                <w:rFonts w:cs="Arial"/>
                <w:sz w:val="20"/>
              </w:rPr>
            </w:pPr>
          </w:p>
        </w:tc>
        <w:tc>
          <w:tcPr>
            <w:tcW w:w="614" w:type="pct"/>
            <w:tcPrChange w:id="70" w:author="Shah Ashay" w:date="2018-04-16T17:29:00Z">
              <w:tcPr>
                <w:tcW w:w="1170" w:type="dxa"/>
              </w:tcPr>
            </w:tcPrChange>
          </w:tcPr>
          <w:p w14:paraId="0BAA3769" w14:textId="31407B0F" w:rsidR="005F74A6" w:rsidRPr="00C46CE0" w:rsidDel="007028E9" w:rsidRDefault="005F74A6">
            <w:pPr>
              <w:jc w:val="center"/>
              <w:rPr>
                <w:del w:id="71" w:author="Shah Ashay" w:date="2018-04-16T17:29:00Z"/>
                <w:rFonts w:cs="Arial"/>
                <w:sz w:val="20"/>
              </w:rPr>
            </w:pPr>
          </w:p>
        </w:tc>
        <w:tc>
          <w:tcPr>
            <w:tcW w:w="614" w:type="pct"/>
            <w:tcPrChange w:id="72" w:author="Shah Ashay" w:date="2018-04-16T17:29:00Z">
              <w:tcPr>
                <w:tcW w:w="1170" w:type="dxa"/>
              </w:tcPr>
            </w:tcPrChange>
          </w:tcPr>
          <w:p w14:paraId="027A5A19" w14:textId="11BDC4FF" w:rsidR="005F74A6" w:rsidRPr="00C46CE0" w:rsidDel="007028E9" w:rsidRDefault="005F74A6">
            <w:pPr>
              <w:jc w:val="center"/>
              <w:rPr>
                <w:del w:id="73" w:author="Shah Ashay" w:date="2018-04-16T17:29:00Z"/>
                <w:rFonts w:cs="Arial"/>
                <w:sz w:val="20"/>
              </w:rPr>
            </w:pPr>
          </w:p>
        </w:tc>
        <w:tc>
          <w:tcPr>
            <w:tcW w:w="707" w:type="pct"/>
            <w:tcPrChange w:id="74" w:author="Shah Ashay" w:date="2018-04-16T17:29:00Z">
              <w:tcPr>
                <w:tcW w:w="1350" w:type="dxa"/>
              </w:tcPr>
            </w:tcPrChange>
          </w:tcPr>
          <w:p w14:paraId="38883292" w14:textId="383B163F" w:rsidR="005F74A6" w:rsidRPr="00C46CE0" w:rsidDel="007028E9" w:rsidRDefault="005F74A6">
            <w:pPr>
              <w:jc w:val="center"/>
              <w:rPr>
                <w:del w:id="75" w:author="Shah Ashay" w:date="2018-04-16T17:29:00Z"/>
                <w:rFonts w:cs="Arial"/>
                <w:sz w:val="20"/>
              </w:rPr>
            </w:pPr>
          </w:p>
        </w:tc>
      </w:tr>
      <w:tr w:rsidR="005F74A6" w:rsidRPr="00C46CE0" w:rsidDel="007028E9" w14:paraId="0BAA376F" w14:textId="338ED334" w:rsidTr="007028E9">
        <w:trPr>
          <w:cantSplit/>
          <w:del w:id="76" w:author="Shah Ashay" w:date="2018-04-16T17:29:00Z"/>
          <w:trPrChange w:id="77" w:author="Shah Ashay" w:date="2018-04-16T17:29:00Z">
            <w:trPr>
              <w:cantSplit/>
            </w:trPr>
          </w:trPrChange>
        </w:trPr>
        <w:tc>
          <w:tcPr>
            <w:tcW w:w="611" w:type="pct"/>
            <w:tcPrChange w:id="78" w:author="Shah Ashay" w:date="2018-04-16T17:29:00Z">
              <w:tcPr>
                <w:tcW w:w="1165" w:type="dxa"/>
              </w:tcPr>
            </w:tcPrChange>
          </w:tcPr>
          <w:p w14:paraId="0BAA376B" w14:textId="6F3C2C1F" w:rsidR="005F74A6" w:rsidRPr="00C46CE0" w:rsidDel="007028E9" w:rsidRDefault="005F74A6">
            <w:pPr>
              <w:jc w:val="center"/>
              <w:rPr>
                <w:del w:id="79" w:author="Shah Ashay" w:date="2018-04-16T17:29:00Z"/>
                <w:rFonts w:cs="Arial"/>
                <w:sz w:val="20"/>
              </w:rPr>
            </w:pPr>
          </w:p>
        </w:tc>
        <w:tc>
          <w:tcPr>
            <w:tcW w:w="897" w:type="pct"/>
            <w:tcPrChange w:id="80" w:author="Shah Ashay" w:date="2018-04-16T17:29:00Z">
              <w:tcPr>
                <w:tcW w:w="1710" w:type="dxa"/>
              </w:tcPr>
            </w:tcPrChange>
          </w:tcPr>
          <w:p w14:paraId="0BAA376C" w14:textId="727594E0" w:rsidR="005F74A6" w:rsidRPr="00C46CE0" w:rsidDel="007028E9" w:rsidRDefault="005F74A6">
            <w:pPr>
              <w:jc w:val="center"/>
              <w:rPr>
                <w:del w:id="81" w:author="Shah Ashay" w:date="2018-04-16T17:29:00Z"/>
                <w:rFonts w:cs="Arial"/>
                <w:sz w:val="20"/>
              </w:rPr>
            </w:pPr>
          </w:p>
        </w:tc>
        <w:tc>
          <w:tcPr>
            <w:tcW w:w="1557" w:type="pct"/>
            <w:tcPrChange w:id="82" w:author="Shah Ashay" w:date="2018-04-16T17:29:00Z">
              <w:tcPr>
                <w:tcW w:w="2970" w:type="dxa"/>
              </w:tcPr>
            </w:tcPrChange>
          </w:tcPr>
          <w:p w14:paraId="0BAA376D" w14:textId="23DD39B5" w:rsidR="005F74A6" w:rsidRPr="00C46CE0" w:rsidDel="007028E9" w:rsidRDefault="005F74A6" w:rsidP="00B107D1">
            <w:pPr>
              <w:pStyle w:val="Header"/>
              <w:tabs>
                <w:tab w:val="clear" w:pos="4320"/>
                <w:tab w:val="clear" w:pos="8640"/>
              </w:tabs>
              <w:rPr>
                <w:del w:id="83" w:author="Shah Ashay" w:date="2018-04-16T17:29:00Z"/>
                <w:rFonts w:cs="Arial"/>
                <w:sz w:val="20"/>
              </w:rPr>
            </w:pPr>
          </w:p>
        </w:tc>
        <w:tc>
          <w:tcPr>
            <w:tcW w:w="614" w:type="pct"/>
            <w:tcPrChange w:id="84" w:author="Shah Ashay" w:date="2018-04-16T17:29:00Z">
              <w:tcPr>
                <w:tcW w:w="1170" w:type="dxa"/>
              </w:tcPr>
            </w:tcPrChange>
          </w:tcPr>
          <w:p w14:paraId="0BAA376E" w14:textId="78FB909E" w:rsidR="005F74A6" w:rsidRPr="00C46CE0" w:rsidDel="007028E9" w:rsidRDefault="005F74A6">
            <w:pPr>
              <w:jc w:val="center"/>
              <w:rPr>
                <w:del w:id="85" w:author="Shah Ashay" w:date="2018-04-16T17:29:00Z"/>
                <w:rFonts w:cs="Arial"/>
                <w:sz w:val="20"/>
              </w:rPr>
            </w:pPr>
          </w:p>
        </w:tc>
        <w:tc>
          <w:tcPr>
            <w:tcW w:w="614" w:type="pct"/>
            <w:tcPrChange w:id="86" w:author="Shah Ashay" w:date="2018-04-16T17:29:00Z">
              <w:tcPr>
                <w:tcW w:w="1170" w:type="dxa"/>
              </w:tcPr>
            </w:tcPrChange>
          </w:tcPr>
          <w:p w14:paraId="4BC707ED" w14:textId="65E8029E" w:rsidR="005F74A6" w:rsidRPr="00C46CE0" w:rsidDel="007028E9" w:rsidRDefault="005F74A6">
            <w:pPr>
              <w:jc w:val="center"/>
              <w:rPr>
                <w:del w:id="87" w:author="Shah Ashay" w:date="2018-04-16T17:29:00Z"/>
                <w:rFonts w:cs="Arial"/>
                <w:sz w:val="20"/>
              </w:rPr>
            </w:pPr>
          </w:p>
        </w:tc>
        <w:tc>
          <w:tcPr>
            <w:tcW w:w="707" w:type="pct"/>
            <w:tcPrChange w:id="88" w:author="Shah Ashay" w:date="2018-04-16T17:29:00Z">
              <w:tcPr>
                <w:tcW w:w="1350" w:type="dxa"/>
              </w:tcPr>
            </w:tcPrChange>
          </w:tcPr>
          <w:p w14:paraId="5CF39564" w14:textId="10B9661B" w:rsidR="005F74A6" w:rsidRPr="00C46CE0" w:rsidDel="007028E9" w:rsidRDefault="005F74A6">
            <w:pPr>
              <w:jc w:val="center"/>
              <w:rPr>
                <w:del w:id="89" w:author="Shah Ashay" w:date="2018-04-16T17:29:00Z"/>
                <w:rFonts w:cs="Arial"/>
                <w:sz w:val="20"/>
              </w:rPr>
            </w:pPr>
          </w:p>
        </w:tc>
      </w:tr>
    </w:tbl>
    <w:p w14:paraId="0BAA3770" w14:textId="77777777" w:rsidR="00AD190F" w:rsidRPr="00C46CE0" w:rsidRDefault="00AD190F">
      <w:pPr>
        <w:rPr>
          <w:rFonts w:cs="Arial"/>
        </w:rPr>
        <w:sectPr w:rsidR="00AD190F" w:rsidRPr="00C46CE0">
          <w:headerReference w:type="default" r:id="rId13"/>
          <w:footerReference w:type="default" r:id="rId14"/>
          <w:pgSz w:w="12240" w:h="15840" w:code="1"/>
          <w:pgMar w:top="1440" w:right="1440" w:bottom="720" w:left="1440" w:header="720" w:footer="720" w:gutter="0"/>
          <w:pgNumType w:fmt="lowerRoman" w:start="1"/>
          <w:cols w:space="720"/>
          <w:docGrid w:linePitch="360"/>
        </w:sectPr>
      </w:pPr>
    </w:p>
    <w:p w14:paraId="0BAA3771" w14:textId="77777777" w:rsidR="004D61A0" w:rsidRPr="00C46CE0" w:rsidRDefault="004D61A0">
      <w:pPr>
        <w:jc w:val="center"/>
        <w:rPr>
          <w:rFonts w:cs="Arial"/>
          <w:b/>
          <w:color w:val="3399FF"/>
          <w:sz w:val="28"/>
        </w:rPr>
      </w:pPr>
      <w:r w:rsidRPr="00C46CE0">
        <w:rPr>
          <w:rFonts w:cs="Arial"/>
          <w:b/>
          <w:color w:val="3399FF"/>
          <w:sz w:val="28"/>
        </w:rPr>
        <w:lastRenderedPageBreak/>
        <w:t>Table of Contents</w:t>
      </w:r>
    </w:p>
    <w:p w14:paraId="0BAA3772" w14:textId="77777777" w:rsidR="004D61A0" w:rsidRPr="00C46CE0" w:rsidRDefault="004D61A0">
      <w:pPr>
        <w:rPr>
          <w:rFonts w:cs="Arial"/>
        </w:rPr>
      </w:pPr>
    </w:p>
    <w:p w14:paraId="0F4E23BB" w14:textId="2F3765F6" w:rsidR="0045561C" w:rsidRPr="007028E9" w:rsidRDefault="00006EC4">
      <w:pPr>
        <w:pStyle w:val="TOC1"/>
        <w:rPr>
          <w:rFonts w:cstheme="minorBidi"/>
          <w:noProof/>
          <w:szCs w:val="28"/>
          <w:lang w:bidi="th-TH"/>
        </w:rPr>
      </w:pPr>
      <w:r w:rsidRPr="007028E9">
        <w:rPr>
          <w:rFonts w:ascii="Arial" w:hAnsi="Arial" w:cs="Arial"/>
        </w:rPr>
        <w:fldChar w:fldCharType="begin"/>
      </w:r>
      <w:r w:rsidR="004D61A0" w:rsidRPr="00C46CE0">
        <w:rPr>
          <w:rFonts w:ascii="Arial" w:hAnsi="Arial" w:cs="Arial"/>
        </w:rPr>
        <w:instrText xml:space="preserve"> TOC \o "1-2" \h \z </w:instrText>
      </w:r>
      <w:r w:rsidRPr="007028E9">
        <w:rPr>
          <w:rFonts w:ascii="Arial" w:hAnsi="Arial" w:cs="Arial"/>
          <w:rPrChange w:id="90" w:author="Batra Yogesh (EXT)" w:date="2018-04-13T13:13:00Z">
            <w:rPr>
              <w:rFonts w:ascii="Arial" w:hAnsi="Arial" w:cs="Arial"/>
            </w:rPr>
          </w:rPrChange>
        </w:rPr>
        <w:fldChar w:fldCharType="separate"/>
      </w:r>
      <w:r w:rsidR="00B47147" w:rsidRPr="00C46CE0">
        <w:rPr>
          <w:rFonts w:ascii="Arial" w:hAnsi="Arial" w:cs="Arial"/>
          <w:rPrChange w:id="91" w:author="Batra Yogesh (EXT)" w:date="2018-04-13T13:13:00Z">
            <w:rPr/>
          </w:rPrChange>
        </w:rPr>
        <w:fldChar w:fldCharType="begin"/>
      </w:r>
      <w:r w:rsidR="00B47147" w:rsidRPr="00C46CE0">
        <w:rPr>
          <w:rFonts w:ascii="Arial" w:hAnsi="Arial" w:cs="Arial"/>
          <w:rPrChange w:id="92" w:author="Batra Yogesh (EXT)" w:date="2018-04-13T13:13:00Z">
            <w:rPr/>
          </w:rPrChange>
        </w:rPr>
        <w:instrText xml:space="preserve"> HYPERLINK \l "_Toc502312284" </w:instrText>
      </w:r>
      <w:r w:rsidR="00B47147" w:rsidRPr="00C46CE0">
        <w:rPr>
          <w:rFonts w:ascii="Arial" w:hAnsi="Arial" w:cs="Arial"/>
          <w:rPrChange w:id="93" w:author="Batra Yogesh (EXT)" w:date="2018-04-13T13:13:00Z">
            <w:rPr>
              <w:noProof/>
            </w:rPr>
          </w:rPrChange>
        </w:rPr>
        <w:fldChar w:fldCharType="separate"/>
      </w:r>
      <w:r w:rsidR="0045561C" w:rsidRPr="007028E9">
        <w:rPr>
          <w:rStyle w:val="Hyperlink"/>
          <w:rFonts w:ascii="Arial" w:hAnsi="Arial" w:cs="Arial"/>
          <w:noProof/>
          <w:rPrChange w:id="94" w:author="Shah Ashay" w:date="2018-04-16T17:29:00Z">
            <w:rPr>
              <w:rStyle w:val="Hyperlink"/>
              <w:noProof/>
            </w:rPr>
          </w:rPrChange>
        </w:rPr>
        <w:t>1.</w:t>
      </w:r>
      <w:r w:rsidR="0045561C" w:rsidRPr="007028E9">
        <w:rPr>
          <w:rFonts w:ascii="Arial" w:hAnsi="Arial" w:cs="Arial"/>
          <w:noProof/>
          <w:szCs w:val="28"/>
          <w:lang w:bidi="th-TH"/>
          <w:rPrChange w:id="95" w:author="Shah Ashay" w:date="2018-04-16T17:29:00Z">
            <w:rPr>
              <w:rFonts w:cstheme="minorBidi"/>
              <w:noProof/>
              <w:szCs w:val="28"/>
              <w:lang w:bidi="th-TH"/>
            </w:rPr>
          </w:rPrChange>
        </w:rPr>
        <w:tab/>
      </w:r>
      <w:r w:rsidR="0045561C" w:rsidRPr="007028E9">
        <w:rPr>
          <w:rStyle w:val="Hyperlink"/>
          <w:rFonts w:ascii="Arial" w:hAnsi="Arial" w:cs="Arial"/>
          <w:noProof/>
          <w:rPrChange w:id="96" w:author="Shah Ashay" w:date="2018-04-16T17:29:00Z">
            <w:rPr>
              <w:rStyle w:val="Hyperlink"/>
              <w:noProof/>
            </w:rPr>
          </w:rPrChange>
        </w:rPr>
        <w:t>Use Case Information</w:t>
      </w:r>
      <w:r w:rsidR="0045561C" w:rsidRPr="00C46CE0">
        <w:rPr>
          <w:rFonts w:ascii="Arial" w:hAnsi="Arial" w:cs="Arial"/>
          <w:noProof/>
          <w:webHidden/>
          <w:rPrChange w:id="97" w:author="Batra Yogesh (EXT)" w:date="2018-04-13T13:13:00Z">
            <w:rPr>
              <w:noProof/>
              <w:webHidden/>
            </w:rPr>
          </w:rPrChange>
        </w:rPr>
        <w:tab/>
      </w:r>
      <w:r w:rsidR="0045561C" w:rsidRPr="00C46CE0">
        <w:rPr>
          <w:rFonts w:ascii="Arial" w:hAnsi="Arial" w:cs="Arial"/>
          <w:noProof/>
          <w:webHidden/>
          <w:rPrChange w:id="98" w:author="Batra Yogesh (EXT)" w:date="2018-04-13T13:13:00Z">
            <w:rPr>
              <w:noProof/>
              <w:webHidden/>
            </w:rPr>
          </w:rPrChange>
        </w:rPr>
        <w:fldChar w:fldCharType="begin"/>
      </w:r>
      <w:r w:rsidR="0045561C" w:rsidRPr="00C46CE0">
        <w:rPr>
          <w:rFonts w:ascii="Arial" w:hAnsi="Arial" w:cs="Arial"/>
          <w:noProof/>
          <w:webHidden/>
          <w:rPrChange w:id="99" w:author="Batra Yogesh (EXT)" w:date="2018-04-13T13:13:00Z">
            <w:rPr>
              <w:noProof/>
              <w:webHidden/>
            </w:rPr>
          </w:rPrChange>
        </w:rPr>
        <w:instrText xml:space="preserve"> PAGEREF _Toc502312284 \h </w:instrText>
      </w:r>
      <w:r w:rsidR="0045561C" w:rsidRPr="00C46CE0">
        <w:rPr>
          <w:rFonts w:ascii="Arial" w:hAnsi="Arial" w:cs="Arial"/>
          <w:noProof/>
          <w:webHidden/>
          <w:rPrChange w:id="100" w:author="Batra Yogesh (EXT)" w:date="2018-04-13T13:13:00Z">
            <w:rPr>
              <w:rFonts w:ascii="Arial" w:hAnsi="Arial" w:cs="Arial"/>
              <w:noProof/>
              <w:webHidden/>
            </w:rPr>
          </w:rPrChange>
        </w:rPr>
      </w:r>
      <w:r w:rsidR="0045561C" w:rsidRPr="00C46CE0">
        <w:rPr>
          <w:rFonts w:ascii="Arial" w:hAnsi="Arial" w:cs="Arial"/>
          <w:noProof/>
          <w:webHidden/>
          <w:rPrChange w:id="101" w:author="Batra Yogesh (EXT)" w:date="2018-04-13T13:13:00Z">
            <w:rPr>
              <w:noProof/>
              <w:webHidden/>
            </w:rPr>
          </w:rPrChange>
        </w:rPr>
        <w:fldChar w:fldCharType="separate"/>
      </w:r>
      <w:r w:rsidR="0045561C" w:rsidRPr="00C46CE0">
        <w:rPr>
          <w:rFonts w:ascii="Arial" w:hAnsi="Arial" w:cs="Arial"/>
          <w:noProof/>
          <w:webHidden/>
          <w:rPrChange w:id="102" w:author="Batra Yogesh (EXT)" w:date="2018-04-13T13:13:00Z">
            <w:rPr>
              <w:noProof/>
              <w:webHidden/>
            </w:rPr>
          </w:rPrChange>
        </w:rPr>
        <w:t>4</w:t>
      </w:r>
      <w:r w:rsidR="0045561C" w:rsidRPr="00C46CE0">
        <w:rPr>
          <w:rFonts w:ascii="Arial" w:hAnsi="Arial" w:cs="Arial"/>
          <w:noProof/>
          <w:webHidden/>
          <w:rPrChange w:id="103" w:author="Batra Yogesh (EXT)" w:date="2018-04-13T13:13:00Z">
            <w:rPr>
              <w:noProof/>
              <w:webHidden/>
            </w:rPr>
          </w:rPrChange>
        </w:rPr>
        <w:fldChar w:fldCharType="end"/>
      </w:r>
      <w:r w:rsidR="00B47147" w:rsidRPr="00C46CE0">
        <w:rPr>
          <w:rFonts w:ascii="Arial" w:hAnsi="Arial" w:cs="Arial"/>
          <w:noProof/>
          <w:rPrChange w:id="104" w:author="Batra Yogesh (EXT)" w:date="2018-04-13T13:13:00Z">
            <w:rPr>
              <w:noProof/>
            </w:rPr>
          </w:rPrChange>
        </w:rPr>
        <w:fldChar w:fldCharType="end"/>
      </w:r>
    </w:p>
    <w:p w14:paraId="43BD7AD3" w14:textId="048B9491" w:rsidR="0045561C" w:rsidRPr="007028E9" w:rsidRDefault="00B47147">
      <w:pPr>
        <w:pStyle w:val="TOC1"/>
        <w:rPr>
          <w:rFonts w:cstheme="minorBidi"/>
          <w:noProof/>
          <w:szCs w:val="28"/>
          <w:lang w:bidi="th-TH"/>
        </w:rPr>
      </w:pPr>
      <w:r w:rsidRPr="007028E9">
        <w:fldChar w:fldCharType="begin"/>
      </w:r>
      <w:r w:rsidRPr="007028E9">
        <w:instrText xml:space="preserve"> HYPERLINK \l "_Toc502312285" </w:instrText>
      </w:r>
      <w:r w:rsidRPr="007028E9">
        <w:rPr>
          <w:noProof/>
        </w:rPr>
        <w:fldChar w:fldCharType="separate"/>
      </w:r>
      <w:r w:rsidR="0045561C" w:rsidRPr="007028E9">
        <w:rPr>
          <w:rStyle w:val="Hyperlink"/>
          <w:rFonts w:ascii="Arial" w:hAnsi="Arial" w:cs="Arial"/>
          <w:noProof/>
          <w:rPrChange w:id="105" w:author="Shah Ashay" w:date="2018-04-16T17:29:00Z">
            <w:rPr>
              <w:rStyle w:val="Hyperlink"/>
              <w:noProof/>
            </w:rPr>
          </w:rPrChange>
        </w:rPr>
        <w:t>2.</w:t>
      </w:r>
      <w:r w:rsidR="0045561C" w:rsidRPr="007028E9">
        <w:rPr>
          <w:rFonts w:ascii="Arial" w:hAnsi="Arial" w:cs="Arial"/>
          <w:noProof/>
          <w:szCs w:val="28"/>
          <w:lang w:bidi="th-TH"/>
          <w:rPrChange w:id="106" w:author="Shah Ashay" w:date="2018-04-16T17:29:00Z">
            <w:rPr>
              <w:rFonts w:cstheme="minorBidi"/>
              <w:noProof/>
              <w:szCs w:val="28"/>
              <w:lang w:bidi="th-TH"/>
            </w:rPr>
          </w:rPrChange>
        </w:rPr>
        <w:tab/>
      </w:r>
      <w:r w:rsidR="0045561C" w:rsidRPr="007028E9">
        <w:rPr>
          <w:rStyle w:val="Hyperlink"/>
          <w:rFonts w:ascii="Arial" w:hAnsi="Arial" w:cs="Arial"/>
          <w:noProof/>
          <w:rPrChange w:id="107" w:author="Shah Ashay" w:date="2018-04-16T17:29:00Z">
            <w:rPr>
              <w:rStyle w:val="Hyperlink"/>
              <w:noProof/>
            </w:rPr>
          </w:rPrChange>
        </w:rPr>
        <w:t>Primary Flow: BKK_UC51 Add Facility Class 1 to Allocation Network List</w:t>
      </w:r>
      <w:r w:rsidR="0045561C" w:rsidRPr="007028E9">
        <w:rPr>
          <w:noProof/>
          <w:webHidden/>
        </w:rPr>
        <w:tab/>
      </w:r>
      <w:r w:rsidR="0045561C" w:rsidRPr="007028E9">
        <w:rPr>
          <w:noProof/>
          <w:webHidden/>
        </w:rPr>
        <w:fldChar w:fldCharType="begin"/>
      </w:r>
      <w:r w:rsidR="0045561C" w:rsidRPr="007028E9">
        <w:rPr>
          <w:noProof/>
          <w:webHidden/>
        </w:rPr>
        <w:instrText xml:space="preserve"> PAGEREF _Toc502312285 \h </w:instrText>
      </w:r>
      <w:r w:rsidR="0045561C" w:rsidRPr="007028E9">
        <w:rPr>
          <w:noProof/>
          <w:webHidden/>
        </w:rPr>
      </w:r>
      <w:r w:rsidR="0045561C" w:rsidRPr="007028E9">
        <w:rPr>
          <w:noProof/>
          <w:webHidden/>
        </w:rPr>
        <w:fldChar w:fldCharType="separate"/>
      </w:r>
      <w:r w:rsidR="0045561C" w:rsidRPr="007028E9">
        <w:rPr>
          <w:noProof/>
          <w:webHidden/>
        </w:rPr>
        <w:t>4</w:t>
      </w:r>
      <w:r w:rsidR="0045561C" w:rsidRPr="007028E9">
        <w:rPr>
          <w:noProof/>
          <w:webHidden/>
        </w:rPr>
        <w:fldChar w:fldCharType="end"/>
      </w:r>
      <w:r w:rsidRPr="007028E9">
        <w:rPr>
          <w:noProof/>
        </w:rPr>
        <w:fldChar w:fldCharType="end"/>
      </w:r>
    </w:p>
    <w:p w14:paraId="571DCBD7" w14:textId="23BE4A49" w:rsidR="0045561C" w:rsidRPr="007028E9" w:rsidRDefault="00B47147">
      <w:pPr>
        <w:pStyle w:val="TOC1"/>
        <w:rPr>
          <w:rFonts w:cstheme="minorBidi"/>
          <w:noProof/>
          <w:szCs w:val="28"/>
          <w:lang w:bidi="th-TH"/>
        </w:rPr>
      </w:pPr>
      <w:r w:rsidRPr="007028E9">
        <w:fldChar w:fldCharType="begin"/>
      </w:r>
      <w:r w:rsidRPr="007028E9">
        <w:instrText xml:space="preserve"> HYPERLINK \l "_Toc502312286" </w:instrText>
      </w:r>
      <w:r w:rsidRPr="007028E9">
        <w:rPr>
          <w:noProof/>
        </w:rPr>
        <w:fldChar w:fldCharType="separate"/>
      </w:r>
      <w:r w:rsidR="0045561C" w:rsidRPr="007028E9">
        <w:rPr>
          <w:rStyle w:val="Hyperlink"/>
          <w:rFonts w:ascii="Arial" w:hAnsi="Arial" w:cs="Arial"/>
          <w:noProof/>
          <w:rPrChange w:id="108" w:author="Shah Ashay" w:date="2018-04-16T17:30:00Z">
            <w:rPr>
              <w:rStyle w:val="Hyperlink"/>
              <w:noProof/>
            </w:rPr>
          </w:rPrChange>
        </w:rPr>
        <w:t>3.</w:t>
      </w:r>
      <w:r w:rsidR="0045561C" w:rsidRPr="007028E9">
        <w:rPr>
          <w:rFonts w:ascii="Arial" w:hAnsi="Arial" w:cs="Arial"/>
          <w:noProof/>
          <w:szCs w:val="28"/>
          <w:lang w:bidi="th-TH"/>
          <w:rPrChange w:id="109" w:author="Shah Ashay" w:date="2018-04-16T17:30:00Z">
            <w:rPr>
              <w:rFonts w:cstheme="minorBidi"/>
              <w:noProof/>
              <w:szCs w:val="28"/>
              <w:lang w:bidi="th-TH"/>
            </w:rPr>
          </w:rPrChange>
        </w:rPr>
        <w:tab/>
      </w:r>
      <w:r w:rsidR="0045561C" w:rsidRPr="007028E9">
        <w:rPr>
          <w:rStyle w:val="Hyperlink"/>
          <w:rFonts w:ascii="Arial" w:hAnsi="Arial" w:cs="Arial"/>
          <w:noProof/>
          <w:rPrChange w:id="110" w:author="Shah Ashay" w:date="2018-04-16T17:30:00Z">
            <w:rPr>
              <w:rStyle w:val="Hyperlink"/>
              <w:noProof/>
            </w:rPr>
          </w:rPrChange>
        </w:rPr>
        <w:t>Alternatives</w:t>
      </w:r>
      <w:r w:rsidR="0045561C" w:rsidRPr="007028E9">
        <w:rPr>
          <w:noProof/>
          <w:webHidden/>
        </w:rPr>
        <w:tab/>
      </w:r>
      <w:r w:rsidR="0045561C" w:rsidRPr="007028E9">
        <w:rPr>
          <w:noProof/>
          <w:webHidden/>
        </w:rPr>
        <w:fldChar w:fldCharType="begin"/>
      </w:r>
      <w:r w:rsidR="0045561C" w:rsidRPr="007028E9">
        <w:rPr>
          <w:noProof/>
          <w:webHidden/>
        </w:rPr>
        <w:instrText xml:space="preserve"> PAGEREF _Toc502312286 \h </w:instrText>
      </w:r>
      <w:r w:rsidR="0045561C" w:rsidRPr="007028E9">
        <w:rPr>
          <w:noProof/>
          <w:webHidden/>
        </w:rPr>
      </w:r>
      <w:r w:rsidR="0045561C" w:rsidRPr="007028E9">
        <w:rPr>
          <w:noProof/>
          <w:webHidden/>
        </w:rPr>
        <w:fldChar w:fldCharType="separate"/>
      </w:r>
      <w:r w:rsidR="0045561C" w:rsidRPr="007028E9">
        <w:rPr>
          <w:noProof/>
          <w:webHidden/>
        </w:rPr>
        <w:t>5</w:t>
      </w:r>
      <w:r w:rsidR="0045561C" w:rsidRPr="007028E9">
        <w:rPr>
          <w:noProof/>
          <w:webHidden/>
        </w:rPr>
        <w:fldChar w:fldCharType="end"/>
      </w:r>
      <w:r w:rsidRPr="007028E9">
        <w:rPr>
          <w:noProof/>
        </w:rPr>
        <w:fldChar w:fldCharType="end"/>
      </w:r>
    </w:p>
    <w:p w14:paraId="2D21D31E" w14:textId="617762E0" w:rsidR="0045561C" w:rsidRPr="007028E9" w:rsidRDefault="0095450E" w:rsidP="005611D7">
      <w:pPr>
        <w:pStyle w:val="TOC2"/>
        <w:rPr>
          <w:rFonts w:eastAsiaTheme="minorEastAsia" w:cstheme="minorBidi"/>
          <w:szCs w:val="28"/>
          <w:lang w:bidi="th-TH"/>
        </w:rPr>
      </w:pPr>
      <w:r w:rsidRPr="007028E9">
        <w:fldChar w:fldCharType="begin"/>
      </w:r>
      <w:r w:rsidRPr="007028E9">
        <w:instrText xml:space="preserve"> HYPERLINK \l "_Toc502312287" </w:instrText>
      </w:r>
      <w:r w:rsidRPr="007028E9">
        <w:fldChar w:fldCharType="separate"/>
      </w:r>
      <w:r w:rsidR="0045561C" w:rsidRPr="007028E9">
        <w:rPr>
          <w:rStyle w:val="Hyperlink"/>
          <w:rFonts w:ascii="Arial" w:hAnsi="Arial" w:cs="Arial"/>
          <w:rPrChange w:id="111" w:author="Shah Ashay" w:date="2018-04-16T17:30:00Z">
            <w:rPr>
              <w:rStyle w:val="Hyperlink"/>
            </w:rPr>
          </w:rPrChange>
        </w:rPr>
        <w:t>3.1</w:t>
      </w:r>
      <w:r w:rsidR="0045561C" w:rsidRPr="007028E9">
        <w:rPr>
          <w:rFonts w:ascii="Arial" w:eastAsiaTheme="minorEastAsia" w:hAnsi="Arial" w:cs="Arial"/>
          <w:szCs w:val="28"/>
          <w:lang w:bidi="th-TH"/>
          <w:rPrChange w:id="112" w:author="Shah Ashay" w:date="2018-04-16T17:30:00Z">
            <w:rPr>
              <w:rFonts w:eastAsiaTheme="minorEastAsia" w:cstheme="minorBidi"/>
              <w:szCs w:val="28"/>
              <w:lang w:bidi="th-TH"/>
            </w:rPr>
          </w:rPrChange>
        </w:rPr>
        <w:tab/>
      </w:r>
      <w:r w:rsidR="0045561C" w:rsidRPr="007028E9">
        <w:rPr>
          <w:rStyle w:val="Hyperlink"/>
          <w:rFonts w:ascii="Arial" w:hAnsi="Arial" w:cs="Arial"/>
          <w:rPrChange w:id="113" w:author="Shah Ashay" w:date="2018-04-16T17:30:00Z">
            <w:rPr>
              <w:rStyle w:val="Hyperlink"/>
            </w:rPr>
          </w:rPrChange>
        </w:rPr>
        <w:t>Alternate Condition A1: End Date a Facility Class 1 in the Allocation Network List</w:t>
      </w:r>
      <w:r w:rsidR="0045561C" w:rsidRPr="007028E9">
        <w:rPr>
          <w:webHidden/>
        </w:rPr>
        <w:tab/>
      </w:r>
      <w:r w:rsidR="0045561C" w:rsidRPr="007028E9">
        <w:rPr>
          <w:webHidden/>
        </w:rPr>
        <w:fldChar w:fldCharType="begin"/>
      </w:r>
      <w:r w:rsidR="0045561C" w:rsidRPr="007028E9">
        <w:rPr>
          <w:webHidden/>
        </w:rPr>
        <w:instrText xml:space="preserve"> PAGEREF _Toc502312287 \h </w:instrText>
      </w:r>
      <w:r w:rsidR="0045561C" w:rsidRPr="007028E9">
        <w:rPr>
          <w:webHidden/>
        </w:rPr>
      </w:r>
      <w:r w:rsidR="0045561C" w:rsidRPr="007028E9">
        <w:rPr>
          <w:webHidden/>
        </w:rPr>
        <w:fldChar w:fldCharType="separate"/>
      </w:r>
      <w:r w:rsidR="0045561C" w:rsidRPr="007028E9">
        <w:rPr>
          <w:webHidden/>
        </w:rPr>
        <w:t>5</w:t>
      </w:r>
      <w:r w:rsidR="0045561C" w:rsidRPr="007028E9">
        <w:rPr>
          <w:webHidden/>
        </w:rPr>
        <w:fldChar w:fldCharType="end"/>
      </w:r>
      <w:r w:rsidRPr="007028E9">
        <w:fldChar w:fldCharType="end"/>
      </w:r>
    </w:p>
    <w:p w14:paraId="05AD01D7" w14:textId="10181B8A" w:rsidR="0045561C" w:rsidRPr="007028E9" w:rsidRDefault="00B47147">
      <w:pPr>
        <w:pStyle w:val="TOC1"/>
        <w:rPr>
          <w:rFonts w:cstheme="minorBidi"/>
          <w:noProof/>
          <w:szCs w:val="28"/>
          <w:lang w:bidi="th-TH"/>
        </w:rPr>
      </w:pPr>
      <w:r w:rsidRPr="007028E9">
        <w:fldChar w:fldCharType="begin"/>
      </w:r>
      <w:r w:rsidRPr="007028E9">
        <w:instrText xml:space="preserve"> HYPERLINK \l "_Toc502312288" </w:instrText>
      </w:r>
      <w:r w:rsidRPr="007028E9">
        <w:rPr>
          <w:noProof/>
        </w:rPr>
        <w:fldChar w:fldCharType="separate"/>
      </w:r>
      <w:r w:rsidR="0045561C" w:rsidRPr="007028E9">
        <w:rPr>
          <w:rStyle w:val="Hyperlink"/>
          <w:rFonts w:ascii="Arial" w:hAnsi="Arial" w:cs="Arial"/>
          <w:noProof/>
          <w:rPrChange w:id="114" w:author="Shah Ashay" w:date="2018-04-16T17:30:00Z">
            <w:rPr>
              <w:rStyle w:val="Hyperlink"/>
              <w:noProof/>
            </w:rPr>
          </w:rPrChange>
        </w:rPr>
        <w:t>4.</w:t>
      </w:r>
      <w:r w:rsidR="0045561C" w:rsidRPr="007028E9">
        <w:rPr>
          <w:rFonts w:ascii="Arial" w:hAnsi="Arial" w:cs="Arial"/>
          <w:noProof/>
          <w:szCs w:val="28"/>
          <w:lang w:bidi="th-TH"/>
          <w:rPrChange w:id="115" w:author="Shah Ashay" w:date="2018-04-16T17:30:00Z">
            <w:rPr>
              <w:rFonts w:cstheme="minorBidi"/>
              <w:noProof/>
              <w:szCs w:val="28"/>
              <w:lang w:bidi="th-TH"/>
            </w:rPr>
          </w:rPrChange>
        </w:rPr>
        <w:tab/>
      </w:r>
      <w:r w:rsidR="0045561C" w:rsidRPr="007028E9">
        <w:rPr>
          <w:rStyle w:val="Hyperlink"/>
          <w:rFonts w:ascii="Arial" w:hAnsi="Arial" w:cs="Arial"/>
          <w:noProof/>
          <w:rPrChange w:id="116" w:author="Shah Ashay" w:date="2018-04-16T17:30:00Z">
            <w:rPr>
              <w:rStyle w:val="Hyperlink"/>
              <w:noProof/>
            </w:rPr>
          </w:rPrChange>
        </w:rPr>
        <w:t>Exceptions</w:t>
      </w:r>
      <w:r w:rsidR="0045561C" w:rsidRPr="007028E9">
        <w:rPr>
          <w:noProof/>
          <w:webHidden/>
        </w:rPr>
        <w:tab/>
      </w:r>
      <w:r w:rsidR="0045561C" w:rsidRPr="007028E9">
        <w:rPr>
          <w:noProof/>
          <w:webHidden/>
        </w:rPr>
        <w:fldChar w:fldCharType="begin"/>
      </w:r>
      <w:r w:rsidR="0045561C" w:rsidRPr="007028E9">
        <w:rPr>
          <w:noProof/>
          <w:webHidden/>
        </w:rPr>
        <w:instrText xml:space="preserve"> PAGEREF _Toc502312288 \h </w:instrText>
      </w:r>
      <w:r w:rsidR="0045561C" w:rsidRPr="007028E9">
        <w:rPr>
          <w:noProof/>
          <w:webHidden/>
        </w:rPr>
      </w:r>
      <w:r w:rsidR="0045561C" w:rsidRPr="007028E9">
        <w:rPr>
          <w:noProof/>
          <w:webHidden/>
        </w:rPr>
        <w:fldChar w:fldCharType="separate"/>
      </w:r>
      <w:r w:rsidR="0045561C" w:rsidRPr="007028E9">
        <w:rPr>
          <w:noProof/>
          <w:webHidden/>
        </w:rPr>
        <w:t>5</w:t>
      </w:r>
      <w:r w:rsidR="0045561C" w:rsidRPr="007028E9">
        <w:rPr>
          <w:noProof/>
          <w:webHidden/>
        </w:rPr>
        <w:fldChar w:fldCharType="end"/>
      </w:r>
      <w:r w:rsidRPr="007028E9">
        <w:rPr>
          <w:noProof/>
        </w:rPr>
        <w:fldChar w:fldCharType="end"/>
      </w:r>
    </w:p>
    <w:p w14:paraId="592C43B6" w14:textId="7CB8E2B2" w:rsidR="0045561C" w:rsidRPr="007028E9" w:rsidRDefault="00B47147" w:rsidP="005611D7">
      <w:pPr>
        <w:pStyle w:val="TOC2"/>
        <w:rPr>
          <w:rFonts w:eastAsiaTheme="minorEastAsia" w:cstheme="minorBidi"/>
          <w:szCs w:val="28"/>
          <w:lang w:bidi="th-TH"/>
        </w:rPr>
      </w:pPr>
      <w:r w:rsidRPr="007028E9">
        <w:fldChar w:fldCharType="begin"/>
      </w:r>
      <w:r w:rsidRPr="007028E9">
        <w:instrText xml:space="preserve"> HYPERLINK \l "_Toc502312289" </w:instrText>
      </w:r>
      <w:r w:rsidRPr="007028E9">
        <w:fldChar w:fldCharType="separate"/>
      </w:r>
      <w:r w:rsidR="0045561C" w:rsidRPr="007028E9">
        <w:rPr>
          <w:rStyle w:val="Hyperlink"/>
          <w:rFonts w:ascii="Arial" w:hAnsi="Arial" w:cs="Arial"/>
          <w:rPrChange w:id="117" w:author="Shah Ashay" w:date="2018-04-16T17:30:00Z">
            <w:rPr>
              <w:rStyle w:val="Hyperlink"/>
            </w:rPr>
          </w:rPrChange>
        </w:rPr>
        <w:t>4.1</w:t>
      </w:r>
      <w:r w:rsidR="0045561C" w:rsidRPr="007028E9">
        <w:rPr>
          <w:rFonts w:ascii="Arial" w:eastAsiaTheme="minorEastAsia" w:hAnsi="Arial" w:cs="Arial"/>
          <w:szCs w:val="28"/>
          <w:lang w:bidi="th-TH"/>
          <w:rPrChange w:id="118" w:author="Shah Ashay" w:date="2018-04-16T17:30:00Z">
            <w:rPr>
              <w:rFonts w:eastAsiaTheme="minorEastAsia" w:cstheme="minorBidi"/>
              <w:szCs w:val="28"/>
              <w:lang w:bidi="th-TH"/>
            </w:rPr>
          </w:rPrChange>
        </w:rPr>
        <w:tab/>
      </w:r>
      <w:r w:rsidR="0045561C" w:rsidRPr="007028E9">
        <w:rPr>
          <w:rStyle w:val="Hyperlink"/>
          <w:rFonts w:ascii="Arial" w:hAnsi="Arial" w:cs="Arial"/>
          <w:rPrChange w:id="119" w:author="Shah Ashay" w:date="2018-04-16T17:30:00Z">
            <w:rPr>
              <w:rStyle w:val="Hyperlink"/>
            </w:rPr>
          </w:rPrChange>
        </w:rPr>
        <w:t>List of Common Issues/Errors</w:t>
      </w:r>
      <w:r w:rsidR="0045561C" w:rsidRPr="007028E9">
        <w:rPr>
          <w:webHidden/>
        </w:rPr>
        <w:tab/>
      </w:r>
      <w:r w:rsidR="0045561C" w:rsidRPr="007028E9">
        <w:rPr>
          <w:webHidden/>
        </w:rPr>
        <w:fldChar w:fldCharType="begin"/>
      </w:r>
      <w:r w:rsidR="0045561C" w:rsidRPr="007028E9">
        <w:rPr>
          <w:webHidden/>
        </w:rPr>
        <w:instrText xml:space="preserve"> PAGEREF _Toc502312289 \h </w:instrText>
      </w:r>
      <w:r w:rsidR="0045561C" w:rsidRPr="007028E9">
        <w:rPr>
          <w:webHidden/>
        </w:rPr>
      </w:r>
      <w:r w:rsidR="0045561C" w:rsidRPr="007028E9">
        <w:rPr>
          <w:webHidden/>
        </w:rPr>
        <w:fldChar w:fldCharType="separate"/>
      </w:r>
      <w:r w:rsidR="0045561C" w:rsidRPr="007028E9">
        <w:rPr>
          <w:webHidden/>
        </w:rPr>
        <w:t>5</w:t>
      </w:r>
      <w:r w:rsidR="0045561C" w:rsidRPr="007028E9">
        <w:rPr>
          <w:webHidden/>
        </w:rPr>
        <w:fldChar w:fldCharType="end"/>
      </w:r>
      <w:r w:rsidRPr="007028E9">
        <w:fldChar w:fldCharType="end"/>
      </w:r>
    </w:p>
    <w:p w14:paraId="0BAA3779" w14:textId="396914C2" w:rsidR="004D61A0" w:rsidRPr="00C46CE0" w:rsidRDefault="00006EC4" w:rsidP="007B38EE">
      <w:pPr>
        <w:pStyle w:val="TOC1"/>
        <w:spacing w:before="120"/>
        <w:rPr>
          <w:rFonts w:ascii="Arial" w:hAnsi="Arial" w:cs="Arial"/>
          <w:noProof/>
        </w:rPr>
        <w:sectPr w:rsidR="004D61A0" w:rsidRPr="00C46CE0">
          <w:pgSz w:w="12240" w:h="15840" w:code="1"/>
          <w:pgMar w:top="1440" w:right="1440" w:bottom="720" w:left="1440" w:header="720" w:footer="720" w:gutter="0"/>
          <w:pgNumType w:fmt="lowerRoman"/>
          <w:cols w:space="720"/>
          <w:docGrid w:linePitch="360"/>
        </w:sectPr>
      </w:pPr>
      <w:r w:rsidRPr="007028E9">
        <w:rPr>
          <w:rFonts w:ascii="Arial" w:hAnsi="Arial" w:cs="Arial"/>
        </w:rPr>
        <w:fldChar w:fldCharType="end"/>
      </w:r>
    </w:p>
    <w:p w14:paraId="0BAA377A" w14:textId="77777777" w:rsidR="00447470" w:rsidRPr="00C46CE0" w:rsidRDefault="00447470" w:rsidP="00447470">
      <w:pPr>
        <w:pStyle w:val="Heading1"/>
      </w:pPr>
      <w:bookmarkStart w:id="120" w:name="_Toc502312284"/>
      <w:r w:rsidRPr="00C46CE0">
        <w:lastRenderedPageBreak/>
        <w:t>Use Case Information</w:t>
      </w:r>
      <w:bookmarkEnd w:id="120"/>
    </w:p>
    <w:p w14:paraId="0BAA377B" w14:textId="77777777" w:rsidR="00447470" w:rsidRPr="00C46CE0" w:rsidRDefault="00447470" w:rsidP="0044747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21" w:author="Batra Yogesh (EXT)" w:date="2018-04-13T13:13: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474"/>
        <w:tblGridChange w:id="122">
          <w:tblGrid>
            <w:gridCol w:w="2880"/>
            <w:gridCol w:w="6480"/>
          </w:tblGrid>
        </w:tblGridChange>
      </w:tblGrid>
      <w:tr w:rsidR="00447470" w:rsidRPr="00C46CE0" w14:paraId="0BAA377E" w14:textId="77777777" w:rsidTr="00C46CE0">
        <w:trPr>
          <w:cantSplit/>
          <w:trPrChange w:id="123" w:author="Batra Yogesh (EXT)" w:date="2018-04-13T13:13:00Z">
            <w:trPr>
              <w:cantSplit/>
            </w:trPr>
          </w:trPrChange>
        </w:trPr>
        <w:tc>
          <w:tcPr>
            <w:tcW w:w="1538" w:type="pct"/>
            <w:shd w:val="clear" w:color="auto" w:fill="C6D9F1" w:themeFill="text2" w:themeFillTint="33"/>
            <w:tcPrChange w:id="124" w:author="Batra Yogesh (EXT)" w:date="2018-04-13T13:13:00Z">
              <w:tcPr>
                <w:tcW w:w="2880" w:type="dxa"/>
                <w:shd w:val="clear" w:color="auto" w:fill="C6D9F1" w:themeFill="text2" w:themeFillTint="33"/>
              </w:tcPr>
            </w:tcPrChange>
          </w:tcPr>
          <w:p w14:paraId="0BAA377C" w14:textId="77777777" w:rsidR="00447470" w:rsidRPr="00C46CE0" w:rsidRDefault="00447470" w:rsidP="00E4117B">
            <w:pPr>
              <w:pStyle w:val="TableText"/>
              <w:keepNext/>
              <w:keepLines/>
              <w:rPr>
                <w:rFonts w:cs="Arial"/>
                <w:b/>
                <w:sz w:val="20"/>
                <w:szCs w:val="20"/>
              </w:rPr>
            </w:pPr>
            <w:r w:rsidRPr="00C46CE0">
              <w:rPr>
                <w:rFonts w:cs="Arial"/>
                <w:b/>
                <w:sz w:val="20"/>
                <w:szCs w:val="20"/>
              </w:rPr>
              <w:t>Use Case Number and Name</w:t>
            </w:r>
          </w:p>
        </w:tc>
        <w:tc>
          <w:tcPr>
            <w:tcW w:w="3462" w:type="pct"/>
            <w:tcPrChange w:id="125" w:author="Batra Yogesh (EXT)" w:date="2018-04-13T13:13:00Z">
              <w:tcPr>
                <w:tcW w:w="6480" w:type="dxa"/>
              </w:tcPr>
            </w:tcPrChange>
          </w:tcPr>
          <w:p w14:paraId="0BAA377D" w14:textId="7776E8C4" w:rsidR="00447470" w:rsidRPr="00C46CE0" w:rsidRDefault="00E13A1F" w:rsidP="00A8498C">
            <w:pPr>
              <w:keepNext/>
              <w:keepLines/>
              <w:spacing w:after="120"/>
              <w:rPr>
                <w:rFonts w:cs="Arial"/>
                <w:color w:val="000000" w:themeColor="text1"/>
                <w:sz w:val="20"/>
                <w:szCs w:val="20"/>
              </w:rPr>
            </w:pPr>
            <w:r w:rsidRPr="00C46CE0">
              <w:rPr>
                <w:rFonts w:cs="Arial"/>
                <w:color w:val="000000" w:themeColor="text1"/>
                <w:sz w:val="20"/>
                <w:szCs w:val="20"/>
              </w:rPr>
              <w:t>BKK_UC51</w:t>
            </w:r>
            <w:r w:rsidR="00C84971" w:rsidRPr="00C46CE0">
              <w:rPr>
                <w:rFonts w:cs="Arial"/>
                <w:color w:val="000000" w:themeColor="text1"/>
                <w:sz w:val="20"/>
                <w:szCs w:val="20"/>
              </w:rPr>
              <w:t xml:space="preserve">- </w:t>
            </w:r>
            <w:r w:rsidR="0045561C" w:rsidRPr="00C46CE0">
              <w:rPr>
                <w:rFonts w:cs="Arial"/>
                <w:color w:val="000000" w:themeColor="text1"/>
                <w:sz w:val="20"/>
                <w:szCs w:val="20"/>
              </w:rPr>
              <w:t>SetUp Allocation Network List</w:t>
            </w:r>
          </w:p>
        </w:tc>
      </w:tr>
      <w:tr w:rsidR="00447470" w:rsidRPr="00C46CE0" w14:paraId="0BAA3781" w14:textId="77777777" w:rsidTr="00C46CE0">
        <w:trPr>
          <w:cantSplit/>
          <w:trPrChange w:id="126" w:author="Batra Yogesh (EXT)" w:date="2018-04-13T13:13:00Z">
            <w:trPr>
              <w:cantSplit/>
            </w:trPr>
          </w:trPrChange>
        </w:trPr>
        <w:tc>
          <w:tcPr>
            <w:tcW w:w="1538" w:type="pct"/>
            <w:shd w:val="clear" w:color="auto" w:fill="C6D9F1" w:themeFill="text2" w:themeFillTint="33"/>
            <w:tcPrChange w:id="127" w:author="Batra Yogesh (EXT)" w:date="2018-04-13T13:13:00Z">
              <w:tcPr>
                <w:tcW w:w="2880" w:type="dxa"/>
                <w:shd w:val="clear" w:color="auto" w:fill="C6D9F1" w:themeFill="text2" w:themeFillTint="33"/>
              </w:tcPr>
            </w:tcPrChange>
          </w:tcPr>
          <w:p w14:paraId="0BAA377F" w14:textId="77777777" w:rsidR="00447470" w:rsidRPr="00C46CE0" w:rsidRDefault="00447470" w:rsidP="00E4117B">
            <w:pPr>
              <w:pStyle w:val="TableText"/>
              <w:keepNext/>
              <w:keepLines/>
              <w:rPr>
                <w:rFonts w:cs="Arial"/>
                <w:b/>
                <w:sz w:val="20"/>
                <w:szCs w:val="20"/>
              </w:rPr>
            </w:pPr>
            <w:r w:rsidRPr="00C46CE0">
              <w:rPr>
                <w:rFonts w:cs="Arial"/>
                <w:b/>
                <w:sz w:val="20"/>
                <w:szCs w:val="20"/>
              </w:rPr>
              <w:t>Brief Description</w:t>
            </w:r>
          </w:p>
        </w:tc>
        <w:tc>
          <w:tcPr>
            <w:tcW w:w="3462" w:type="pct"/>
            <w:tcPrChange w:id="128" w:author="Batra Yogesh (EXT)" w:date="2018-04-13T13:13:00Z">
              <w:tcPr>
                <w:tcW w:w="6480" w:type="dxa"/>
              </w:tcPr>
            </w:tcPrChange>
          </w:tcPr>
          <w:p w14:paraId="0BAA3780" w14:textId="68655403" w:rsidR="00447470" w:rsidRPr="00C46CE0" w:rsidRDefault="00E13A1F" w:rsidP="00734522">
            <w:pPr>
              <w:keepNext/>
              <w:keepLines/>
              <w:spacing w:after="120"/>
              <w:rPr>
                <w:rFonts w:cs="Arial"/>
                <w:color w:val="000000" w:themeColor="text1"/>
                <w:sz w:val="20"/>
                <w:szCs w:val="20"/>
              </w:rPr>
            </w:pPr>
            <w:r w:rsidRPr="00C46CE0">
              <w:rPr>
                <w:rFonts w:cs="Arial"/>
                <w:sz w:val="20"/>
                <w:szCs w:val="20"/>
                <w:rPrChange w:id="129" w:author="Batra Yogesh (EXT)" w:date="2018-04-13T13:13:00Z">
                  <w:rPr>
                    <w:rFonts w:cs="Arial"/>
                    <w:sz w:val="19"/>
                    <w:szCs w:val="19"/>
                  </w:rPr>
                </w:rPrChange>
              </w:rPr>
              <w:t>In order to allocate production, several EC screens must be set up for the allocation network. These screens will allow the wells and stream to be linked to allow production allocation. The Allocation Network List is the list of Facility Class 1’s that are in that network</w:t>
            </w:r>
          </w:p>
        </w:tc>
      </w:tr>
      <w:tr w:rsidR="00447470" w:rsidRPr="00C46CE0" w14:paraId="0BAA3785" w14:textId="77777777" w:rsidTr="00C46CE0">
        <w:trPr>
          <w:cantSplit/>
          <w:trHeight w:val="323"/>
          <w:trPrChange w:id="130" w:author="Batra Yogesh (EXT)" w:date="2018-04-13T13:13:00Z">
            <w:trPr>
              <w:cantSplit/>
              <w:trHeight w:val="323"/>
            </w:trPr>
          </w:trPrChange>
        </w:trPr>
        <w:tc>
          <w:tcPr>
            <w:tcW w:w="1538" w:type="pct"/>
            <w:shd w:val="clear" w:color="auto" w:fill="C6D9F1" w:themeFill="text2" w:themeFillTint="33"/>
            <w:tcPrChange w:id="131" w:author="Batra Yogesh (EXT)" w:date="2018-04-13T13:13:00Z">
              <w:tcPr>
                <w:tcW w:w="2880" w:type="dxa"/>
                <w:shd w:val="clear" w:color="auto" w:fill="C6D9F1" w:themeFill="text2" w:themeFillTint="33"/>
              </w:tcPr>
            </w:tcPrChange>
          </w:tcPr>
          <w:p w14:paraId="0BAA3782" w14:textId="77777777" w:rsidR="00447470" w:rsidRPr="00C46CE0" w:rsidRDefault="00447470" w:rsidP="00E4117B">
            <w:pPr>
              <w:pStyle w:val="TableText"/>
              <w:keepNext/>
              <w:keepLines/>
              <w:rPr>
                <w:rFonts w:cs="Arial"/>
                <w:b/>
                <w:sz w:val="20"/>
                <w:szCs w:val="20"/>
              </w:rPr>
            </w:pPr>
            <w:r w:rsidRPr="00C46CE0">
              <w:rPr>
                <w:rFonts w:cs="Arial"/>
                <w:b/>
                <w:sz w:val="20"/>
                <w:szCs w:val="20"/>
              </w:rPr>
              <w:t>Related Use Cases</w:t>
            </w:r>
          </w:p>
        </w:tc>
        <w:tc>
          <w:tcPr>
            <w:tcW w:w="3462" w:type="pct"/>
            <w:tcPrChange w:id="132" w:author="Batra Yogesh (EXT)" w:date="2018-04-13T13:13:00Z">
              <w:tcPr>
                <w:tcW w:w="6480" w:type="dxa"/>
              </w:tcPr>
            </w:tcPrChange>
          </w:tcPr>
          <w:p w14:paraId="0BAA3784" w14:textId="41EAF880" w:rsidR="00447470" w:rsidRPr="00C46CE0" w:rsidRDefault="00447470" w:rsidP="00182C55">
            <w:pPr>
              <w:keepNext/>
              <w:keepLines/>
              <w:rPr>
                <w:rFonts w:cs="Arial"/>
                <w:color w:val="000000" w:themeColor="text1"/>
                <w:sz w:val="20"/>
                <w:szCs w:val="20"/>
              </w:rPr>
            </w:pPr>
          </w:p>
        </w:tc>
      </w:tr>
      <w:tr w:rsidR="00726BBA" w:rsidRPr="00C46CE0" w14:paraId="786CE4E0" w14:textId="77777777" w:rsidTr="00C46CE0">
        <w:trPr>
          <w:cantSplit/>
          <w:trHeight w:val="242"/>
          <w:trPrChange w:id="133" w:author="Batra Yogesh (EXT)" w:date="2018-04-13T13:13:00Z">
            <w:trPr>
              <w:cantSplit/>
              <w:trHeight w:val="242"/>
            </w:trPr>
          </w:trPrChange>
        </w:trPr>
        <w:tc>
          <w:tcPr>
            <w:tcW w:w="1538" w:type="pct"/>
            <w:shd w:val="clear" w:color="auto" w:fill="C6D9F1" w:themeFill="text2" w:themeFillTint="33"/>
            <w:tcPrChange w:id="134" w:author="Batra Yogesh (EXT)" w:date="2018-04-13T13:13:00Z">
              <w:tcPr>
                <w:tcW w:w="2880" w:type="dxa"/>
                <w:shd w:val="clear" w:color="auto" w:fill="C6D9F1" w:themeFill="text2" w:themeFillTint="33"/>
              </w:tcPr>
            </w:tcPrChange>
          </w:tcPr>
          <w:p w14:paraId="44594FF9" w14:textId="0C92EA69" w:rsidR="00726BBA" w:rsidRPr="00C46CE0" w:rsidRDefault="00726BBA" w:rsidP="00E4117B">
            <w:pPr>
              <w:pStyle w:val="TableText"/>
              <w:keepNext/>
              <w:keepLines/>
              <w:rPr>
                <w:rFonts w:cs="Arial"/>
                <w:b/>
                <w:sz w:val="20"/>
                <w:szCs w:val="20"/>
              </w:rPr>
            </w:pPr>
            <w:r w:rsidRPr="00C46CE0">
              <w:rPr>
                <w:rFonts w:cs="Arial"/>
                <w:b/>
                <w:sz w:val="20"/>
                <w:szCs w:val="20"/>
              </w:rPr>
              <w:t>EC Business Functions</w:t>
            </w:r>
          </w:p>
        </w:tc>
        <w:tc>
          <w:tcPr>
            <w:tcW w:w="3462" w:type="pct"/>
            <w:tcPrChange w:id="135" w:author="Batra Yogesh (EXT)" w:date="2018-04-13T13:13:00Z">
              <w:tcPr>
                <w:tcW w:w="6480" w:type="dxa"/>
              </w:tcPr>
            </w:tcPrChange>
          </w:tcPr>
          <w:p w14:paraId="315DD97A" w14:textId="603DC149" w:rsidR="00474389" w:rsidRPr="00C46CE0" w:rsidRDefault="00937AE3" w:rsidP="003B4C19">
            <w:pPr>
              <w:pStyle w:val="ListParagraph"/>
              <w:keepNext/>
              <w:keepLines/>
              <w:numPr>
                <w:ilvl w:val="0"/>
                <w:numId w:val="10"/>
              </w:numPr>
              <w:rPr>
                <w:rFonts w:cs="Arial"/>
                <w:color w:val="000000" w:themeColor="text1"/>
                <w:sz w:val="20"/>
                <w:szCs w:val="20"/>
              </w:rPr>
            </w:pPr>
            <w:r w:rsidRPr="00C46CE0">
              <w:rPr>
                <w:rFonts w:cs="Arial"/>
                <w:color w:val="000000" w:themeColor="text1"/>
                <w:sz w:val="20"/>
                <w:szCs w:val="20"/>
              </w:rPr>
              <w:t xml:space="preserve">BF – </w:t>
            </w:r>
            <w:r w:rsidR="00E13A1F" w:rsidRPr="00C46CE0">
              <w:rPr>
                <w:rFonts w:cs="Arial"/>
                <w:color w:val="000000" w:themeColor="text1"/>
                <w:sz w:val="20"/>
                <w:szCs w:val="20"/>
              </w:rPr>
              <w:t>ALLOCATION NETWORK LIST</w:t>
            </w:r>
            <w:r w:rsidR="00C84971" w:rsidRPr="00C46CE0">
              <w:rPr>
                <w:rFonts w:cs="Arial"/>
                <w:color w:val="000000" w:themeColor="text1"/>
                <w:sz w:val="20"/>
                <w:szCs w:val="20"/>
              </w:rPr>
              <w:t xml:space="preserve"> (CO.00</w:t>
            </w:r>
            <w:r w:rsidR="00E13A1F" w:rsidRPr="00C46CE0">
              <w:rPr>
                <w:rFonts w:cs="Arial"/>
                <w:color w:val="000000" w:themeColor="text1"/>
                <w:sz w:val="20"/>
                <w:szCs w:val="20"/>
              </w:rPr>
              <w:t>85</w:t>
            </w:r>
            <w:r w:rsidRPr="00C46CE0">
              <w:rPr>
                <w:rFonts w:cs="Arial"/>
                <w:color w:val="000000" w:themeColor="text1"/>
                <w:sz w:val="20"/>
                <w:szCs w:val="20"/>
              </w:rPr>
              <w:t>)</w:t>
            </w:r>
          </w:p>
        </w:tc>
      </w:tr>
      <w:tr w:rsidR="0045561C" w:rsidRPr="00C46CE0" w14:paraId="19B8D46B" w14:textId="77777777" w:rsidTr="00C46CE0">
        <w:trPr>
          <w:cantSplit/>
          <w:trHeight w:val="242"/>
          <w:trPrChange w:id="136" w:author="Batra Yogesh (EXT)" w:date="2018-04-13T13:13:00Z">
            <w:trPr>
              <w:cantSplit/>
              <w:trHeight w:val="242"/>
            </w:trPr>
          </w:trPrChange>
        </w:trPr>
        <w:tc>
          <w:tcPr>
            <w:tcW w:w="1538" w:type="pct"/>
            <w:shd w:val="clear" w:color="auto" w:fill="C6D9F1" w:themeFill="text2" w:themeFillTint="33"/>
            <w:tcPrChange w:id="137" w:author="Batra Yogesh (EXT)" w:date="2018-04-13T13:13:00Z">
              <w:tcPr>
                <w:tcW w:w="2880" w:type="dxa"/>
                <w:shd w:val="clear" w:color="auto" w:fill="C6D9F1" w:themeFill="text2" w:themeFillTint="33"/>
              </w:tcPr>
            </w:tcPrChange>
          </w:tcPr>
          <w:p w14:paraId="7CF88B3F" w14:textId="6A782985" w:rsidR="0045561C" w:rsidRPr="00C46CE0" w:rsidRDefault="0045561C" w:rsidP="0045561C">
            <w:pPr>
              <w:pStyle w:val="TableText"/>
              <w:keepNext/>
              <w:keepLines/>
              <w:rPr>
                <w:rFonts w:cs="Arial"/>
                <w:b/>
                <w:sz w:val="20"/>
                <w:szCs w:val="20"/>
              </w:rPr>
            </w:pPr>
            <w:r w:rsidRPr="00C46CE0">
              <w:rPr>
                <w:rFonts w:cs="Arial"/>
                <w:b/>
                <w:sz w:val="20"/>
                <w:szCs w:val="20"/>
              </w:rPr>
              <w:t xml:space="preserve">EC Roles </w:t>
            </w:r>
          </w:p>
        </w:tc>
        <w:tc>
          <w:tcPr>
            <w:tcW w:w="3462" w:type="pct"/>
            <w:tcPrChange w:id="138" w:author="Batra Yogesh (EXT)" w:date="2018-04-13T13:13:00Z">
              <w:tcPr>
                <w:tcW w:w="6480" w:type="dxa"/>
              </w:tcPr>
            </w:tcPrChange>
          </w:tcPr>
          <w:p w14:paraId="6602EFDD" w14:textId="1EDDD399" w:rsidR="0045561C" w:rsidRPr="00C46CE0" w:rsidRDefault="0045561C" w:rsidP="0045561C">
            <w:pPr>
              <w:pStyle w:val="ListParagraph"/>
              <w:keepNext/>
              <w:keepLines/>
              <w:numPr>
                <w:ilvl w:val="0"/>
                <w:numId w:val="10"/>
              </w:numPr>
              <w:rPr>
                <w:rFonts w:cs="Arial"/>
                <w:color w:val="000000" w:themeColor="text1"/>
                <w:sz w:val="20"/>
                <w:szCs w:val="20"/>
              </w:rPr>
            </w:pPr>
            <w:r w:rsidRPr="00C46CE0">
              <w:rPr>
                <w:rFonts w:cs="Arial"/>
                <w:color w:val="000000" w:themeColor="text1"/>
                <w:sz w:val="20"/>
                <w:szCs w:val="20"/>
              </w:rPr>
              <w:t>EC Thailand Admin</w:t>
            </w:r>
          </w:p>
        </w:tc>
      </w:tr>
      <w:tr w:rsidR="00D17537" w:rsidRPr="00C46CE0" w14:paraId="0BAA378E" w14:textId="77777777" w:rsidTr="00C46CE0">
        <w:trPr>
          <w:cantSplit/>
          <w:trPrChange w:id="139" w:author="Batra Yogesh (EXT)" w:date="2018-04-13T13:13:00Z">
            <w:trPr>
              <w:cantSplit/>
            </w:trPr>
          </w:trPrChange>
        </w:trPr>
        <w:tc>
          <w:tcPr>
            <w:tcW w:w="1538" w:type="pct"/>
            <w:shd w:val="clear" w:color="auto" w:fill="C6D9F1" w:themeFill="text2" w:themeFillTint="33"/>
            <w:tcPrChange w:id="140" w:author="Batra Yogesh (EXT)" w:date="2018-04-13T13:13:00Z">
              <w:tcPr>
                <w:tcW w:w="2880" w:type="dxa"/>
                <w:shd w:val="clear" w:color="auto" w:fill="C6D9F1" w:themeFill="text2" w:themeFillTint="33"/>
              </w:tcPr>
            </w:tcPrChange>
          </w:tcPr>
          <w:p w14:paraId="0BAA378A" w14:textId="77777777" w:rsidR="00D17537" w:rsidRPr="00C46CE0" w:rsidRDefault="00D17537" w:rsidP="00E4117B">
            <w:pPr>
              <w:pStyle w:val="TableText"/>
              <w:keepNext/>
              <w:keepLines/>
              <w:tabs>
                <w:tab w:val="left" w:pos="2490"/>
              </w:tabs>
              <w:spacing w:after="0"/>
              <w:rPr>
                <w:rFonts w:cs="Arial"/>
                <w:b/>
                <w:sz w:val="20"/>
                <w:szCs w:val="20"/>
              </w:rPr>
            </w:pPr>
            <w:r w:rsidRPr="00C46CE0">
              <w:rPr>
                <w:rFonts w:cs="Arial"/>
                <w:b/>
                <w:sz w:val="20"/>
                <w:szCs w:val="20"/>
              </w:rPr>
              <w:t>Prerequisites</w:t>
            </w:r>
          </w:p>
        </w:tc>
        <w:tc>
          <w:tcPr>
            <w:tcW w:w="3462" w:type="pct"/>
            <w:tcPrChange w:id="141" w:author="Batra Yogesh (EXT)" w:date="2018-04-13T13:13:00Z">
              <w:tcPr>
                <w:tcW w:w="6480" w:type="dxa"/>
              </w:tcPr>
            </w:tcPrChange>
          </w:tcPr>
          <w:p w14:paraId="3BAB488F" w14:textId="77777777" w:rsidR="00E13A1F" w:rsidRPr="00C46CE0" w:rsidRDefault="00E13A1F" w:rsidP="00E13A1F">
            <w:pPr>
              <w:pStyle w:val="ListParagraph"/>
              <w:keepNext/>
              <w:keepLines/>
              <w:numPr>
                <w:ilvl w:val="0"/>
                <w:numId w:val="10"/>
              </w:numPr>
              <w:rPr>
                <w:rFonts w:cs="Arial"/>
                <w:color w:val="000000" w:themeColor="text1"/>
                <w:sz w:val="20"/>
                <w:szCs w:val="20"/>
              </w:rPr>
            </w:pPr>
            <w:r w:rsidRPr="00C46CE0">
              <w:rPr>
                <w:rFonts w:cs="Arial"/>
                <w:color w:val="000000" w:themeColor="text1"/>
                <w:sz w:val="20"/>
                <w:szCs w:val="20"/>
              </w:rPr>
              <w:t>User is logged In</w:t>
            </w:r>
          </w:p>
          <w:p w14:paraId="0BAA378D" w14:textId="7878B2CA" w:rsidR="00474389" w:rsidRPr="00C46CE0" w:rsidRDefault="00E13A1F" w:rsidP="00E13A1F">
            <w:pPr>
              <w:pStyle w:val="ListParagraph"/>
              <w:keepNext/>
              <w:keepLines/>
              <w:numPr>
                <w:ilvl w:val="0"/>
                <w:numId w:val="10"/>
              </w:numPr>
              <w:rPr>
                <w:rFonts w:cs="Arial"/>
                <w:color w:val="000000" w:themeColor="text1"/>
                <w:sz w:val="20"/>
                <w:szCs w:val="20"/>
              </w:rPr>
            </w:pPr>
            <w:r w:rsidRPr="00C46CE0">
              <w:rPr>
                <w:rFonts w:cs="Arial"/>
                <w:color w:val="000000" w:themeColor="text1"/>
                <w:sz w:val="20"/>
                <w:szCs w:val="20"/>
              </w:rPr>
              <w:t>User has permission to add/modify allocation networks list.</w:t>
            </w:r>
          </w:p>
        </w:tc>
      </w:tr>
      <w:tr w:rsidR="00447470" w:rsidRPr="00C46CE0" w14:paraId="0BAA3791" w14:textId="77777777" w:rsidTr="00C46CE0">
        <w:trPr>
          <w:cantSplit/>
          <w:trPrChange w:id="142" w:author="Batra Yogesh (EXT)" w:date="2018-04-13T13:13:00Z">
            <w:trPr>
              <w:cantSplit/>
            </w:trPr>
          </w:trPrChange>
        </w:trPr>
        <w:tc>
          <w:tcPr>
            <w:tcW w:w="1538" w:type="pct"/>
            <w:shd w:val="clear" w:color="auto" w:fill="C6D9F1" w:themeFill="text2" w:themeFillTint="33"/>
            <w:tcPrChange w:id="143" w:author="Batra Yogesh (EXT)" w:date="2018-04-13T13:13:00Z">
              <w:tcPr>
                <w:tcW w:w="2880" w:type="dxa"/>
                <w:shd w:val="clear" w:color="auto" w:fill="C6D9F1" w:themeFill="text2" w:themeFillTint="33"/>
              </w:tcPr>
            </w:tcPrChange>
          </w:tcPr>
          <w:p w14:paraId="0BAA378F" w14:textId="77777777" w:rsidR="00447470" w:rsidRPr="00C46CE0" w:rsidRDefault="00447470" w:rsidP="00E4117B">
            <w:pPr>
              <w:pStyle w:val="TableText"/>
              <w:keepNext/>
              <w:keepLines/>
              <w:tabs>
                <w:tab w:val="left" w:pos="2490"/>
              </w:tabs>
              <w:spacing w:after="0"/>
              <w:rPr>
                <w:rFonts w:cs="Arial"/>
                <w:b/>
                <w:sz w:val="20"/>
                <w:szCs w:val="20"/>
              </w:rPr>
            </w:pPr>
            <w:r w:rsidRPr="00C46CE0">
              <w:rPr>
                <w:rFonts w:cs="Arial"/>
                <w:b/>
                <w:sz w:val="20"/>
                <w:szCs w:val="20"/>
              </w:rPr>
              <w:t>Approver</w:t>
            </w:r>
          </w:p>
        </w:tc>
        <w:tc>
          <w:tcPr>
            <w:tcW w:w="3462" w:type="pct"/>
            <w:tcPrChange w:id="144" w:author="Batra Yogesh (EXT)" w:date="2018-04-13T13:13:00Z">
              <w:tcPr>
                <w:tcW w:w="6480" w:type="dxa"/>
              </w:tcPr>
            </w:tcPrChange>
          </w:tcPr>
          <w:p w14:paraId="0BAA3790" w14:textId="77777777" w:rsidR="00447470" w:rsidRPr="00C46CE0" w:rsidRDefault="00447470" w:rsidP="00E4117B">
            <w:pPr>
              <w:keepNext/>
              <w:keepLines/>
              <w:rPr>
                <w:rFonts w:cs="Arial"/>
                <w:color w:val="0070C0"/>
                <w:sz w:val="20"/>
                <w:szCs w:val="20"/>
              </w:rPr>
            </w:pPr>
          </w:p>
        </w:tc>
      </w:tr>
    </w:tbl>
    <w:p w14:paraId="0BAA3792" w14:textId="77777777" w:rsidR="00447470" w:rsidRPr="00C46CE0" w:rsidRDefault="00447470" w:rsidP="00447470">
      <w:pPr>
        <w:rPr>
          <w:ins w:id="145" w:author="Batra Yogesh (EXT)" w:date="2018-03-27T16:33:00Z"/>
          <w:rFonts w:cs="Arial"/>
        </w:rPr>
      </w:pPr>
    </w:p>
    <w:p w14:paraId="64755D85" w14:textId="37CCF773" w:rsidR="000744B1" w:rsidRPr="00C46CE0" w:rsidRDefault="000744B1" w:rsidP="000744B1">
      <w:pPr>
        <w:pStyle w:val="NormalWeb"/>
        <w:spacing w:before="0" w:beforeAutospacing="0" w:after="0" w:afterAutospacing="0"/>
        <w:rPr>
          <w:ins w:id="146" w:author="Batra Yogesh (EXT)" w:date="2018-03-27T16:33:00Z"/>
          <w:rFonts w:ascii="Arial" w:hAnsi="Arial" w:cs="Arial"/>
          <w:bCs/>
          <w:color w:val="000000"/>
          <w:sz w:val="22"/>
          <w:szCs w:val="22"/>
          <w:rPrChange w:id="147" w:author="Batra Yogesh (EXT)" w:date="2018-04-13T13:13:00Z">
            <w:rPr>
              <w:ins w:id="148" w:author="Batra Yogesh (EXT)" w:date="2018-03-27T16:33:00Z"/>
              <w:rFonts w:ascii="Calibri Light" w:hAnsi="Calibri Light" w:cs="Calibri Light"/>
              <w:b/>
              <w:bCs/>
              <w:color w:val="000000"/>
              <w:sz w:val="22"/>
              <w:szCs w:val="22"/>
            </w:rPr>
          </w:rPrChange>
        </w:rPr>
      </w:pPr>
      <w:ins w:id="149" w:author="Batra Yogesh (EXT)" w:date="2018-03-27T16:33:00Z">
        <w:r w:rsidRPr="00C46CE0">
          <w:rPr>
            <w:rFonts w:ascii="Arial" w:hAnsi="Arial" w:cs="Arial"/>
            <w:bCs/>
            <w:color w:val="000000"/>
            <w:sz w:val="22"/>
            <w:szCs w:val="22"/>
            <w:rPrChange w:id="150" w:author="Batra Yogesh (EXT)" w:date="2018-04-13T13:13:00Z">
              <w:rPr>
                <w:rFonts w:ascii="Calibri Light" w:hAnsi="Calibri Light" w:cs="Calibri Light"/>
                <w:b/>
                <w:bCs/>
                <w:color w:val="000000"/>
                <w:sz w:val="22"/>
                <w:szCs w:val="22"/>
              </w:rPr>
            </w:rPrChange>
          </w:rPr>
          <w:t xml:space="preserve">Note: </w:t>
        </w:r>
        <w:del w:id="151" w:author="Shah Ashay" w:date="2018-04-16T17:30:00Z">
          <w:r w:rsidRPr="00C46CE0" w:rsidDel="007028E9">
            <w:rPr>
              <w:rFonts w:ascii="Arial" w:hAnsi="Arial" w:cs="Arial"/>
              <w:bCs/>
              <w:color w:val="000000"/>
              <w:sz w:val="22"/>
              <w:szCs w:val="22"/>
              <w:rPrChange w:id="152" w:author="Batra Yogesh (EXT)" w:date="2018-04-13T13:13:00Z">
                <w:rPr>
                  <w:rFonts w:ascii="Calibri Light" w:hAnsi="Calibri Light" w:cs="Calibri Light"/>
                  <w:b/>
                  <w:bCs/>
                  <w:color w:val="000000"/>
                  <w:sz w:val="22"/>
                  <w:szCs w:val="22"/>
                </w:rPr>
              </w:rPrChange>
            </w:rPr>
            <w:delText>t</w:delText>
          </w:r>
        </w:del>
      </w:ins>
      <w:ins w:id="153" w:author="Shah Ashay" w:date="2018-04-16T17:30:00Z">
        <w:r w:rsidR="007028E9">
          <w:rPr>
            <w:rFonts w:ascii="Arial" w:hAnsi="Arial" w:cs="Arial"/>
            <w:bCs/>
            <w:color w:val="000000"/>
            <w:sz w:val="22"/>
            <w:szCs w:val="22"/>
          </w:rPr>
          <w:t>T</w:t>
        </w:r>
      </w:ins>
      <w:ins w:id="154" w:author="Batra Yogesh (EXT)" w:date="2018-03-27T16:33:00Z">
        <w:r w:rsidRPr="00C46CE0">
          <w:rPr>
            <w:rFonts w:ascii="Arial" w:hAnsi="Arial" w:cs="Arial"/>
            <w:bCs/>
            <w:color w:val="000000"/>
            <w:sz w:val="22"/>
            <w:szCs w:val="22"/>
            <w:rPrChange w:id="155" w:author="Batra Yogesh (EXT)" w:date="2018-04-13T13:13:00Z">
              <w:rPr>
                <w:rFonts w:ascii="Calibri Light" w:hAnsi="Calibri Light" w:cs="Calibri Light"/>
                <w:b/>
                <w:bCs/>
                <w:color w:val="000000"/>
                <w:sz w:val="22"/>
                <w:szCs w:val="22"/>
              </w:rPr>
            </w:rPrChange>
          </w:rPr>
          <w:t>he toolbar on EC11</w:t>
        </w:r>
      </w:ins>
      <w:ins w:id="156" w:author="Batra Yogesh (EXT)" w:date="2018-04-13T13:13:00Z">
        <w:r w:rsidR="00C46CE0" w:rsidRPr="00C46CE0">
          <w:rPr>
            <w:rFonts w:ascii="Arial" w:hAnsi="Arial" w:cs="Arial"/>
            <w:bCs/>
            <w:color w:val="000000"/>
            <w:sz w:val="22"/>
            <w:szCs w:val="22"/>
            <w:rPrChange w:id="157" w:author="Batra Yogesh (EXT)" w:date="2018-04-13T13:13:00Z">
              <w:rPr>
                <w:rFonts w:ascii="Arial" w:hAnsi="Arial" w:cs="Arial"/>
                <w:b/>
                <w:bCs/>
                <w:color w:val="000000"/>
                <w:sz w:val="22"/>
                <w:szCs w:val="22"/>
              </w:rPr>
            </w:rPrChange>
          </w:rPr>
          <w:t>.2</w:t>
        </w:r>
      </w:ins>
      <w:ins w:id="158" w:author="Batra Yogesh (EXT)" w:date="2018-03-27T16:33:00Z">
        <w:r w:rsidRPr="00C46CE0">
          <w:rPr>
            <w:rFonts w:ascii="Arial" w:hAnsi="Arial" w:cs="Arial"/>
            <w:bCs/>
            <w:color w:val="000000"/>
            <w:sz w:val="22"/>
            <w:szCs w:val="22"/>
            <w:rPrChange w:id="159" w:author="Batra Yogesh (EXT)" w:date="2018-04-13T13:13:00Z">
              <w:rPr>
                <w:rFonts w:ascii="Calibri Light" w:hAnsi="Calibri Light" w:cs="Calibri Light"/>
                <w:b/>
                <w:bCs/>
                <w:color w:val="000000"/>
                <w:sz w:val="22"/>
                <w:szCs w:val="22"/>
              </w:rPr>
            </w:rPrChange>
          </w:rPr>
          <w:t xml:space="preserve"> has changed. Refer to the image below for different buttons</w:t>
        </w:r>
      </w:ins>
    </w:p>
    <w:p w14:paraId="059198E0" w14:textId="77777777" w:rsidR="000744B1" w:rsidRPr="00C46CE0" w:rsidRDefault="000744B1" w:rsidP="000744B1">
      <w:pPr>
        <w:pStyle w:val="NormalWeb"/>
        <w:spacing w:before="0" w:beforeAutospacing="0" w:after="0" w:afterAutospacing="0"/>
        <w:rPr>
          <w:ins w:id="160" w:author="Batra Yogesh (EXT)" w:date="2018-03-27T16:33:00Z"/>
          <w:rFonts w:ascii="Arial" w:hAnsi="Arial" w:cs="Arial"/>
          <w:b/>
          <w:bCs/>
          <w:color w:val="000000"/>
          <w:sz w:val="22"/>
          <w:szCs w:val="22"/>
          <w:rPrChange w:id="161" w:author="Batra Yogesh (EXT)" w:date="2018-04-13T13:13:00Z">
            <w:rPr>
              <w:ins w:id="162" w:author="Batra Yogesh (EXT)" w:date="2018-03-27T16:33:00Z"/>
              <w:rFonts w:ascii="Calibri Light" w:hAnsi="Calibri Light" w:cs="Calibri Light"/>
              <w:b/>
              <w:bCs/>
              <w:color w:val="000000"/>
              <w:sz w:val="22"/>
              <w:szCs w:val="22"/>
            </w:rPr>
          </w:rPrChange>
        </w:rPr>
      </w:pPr>
    </w:p>
    <w:p w14:paraId="3DA28FE2" w14:textId="77777777" w:rsidR="000744B1" w:rsidRPr="00C46CE0" w:rsidRDefault="000744B1" w:rsidP="000744B1">
      <w:pPr>
        <w:pStyle w:val="NormalWeb"/>
        <w:spacing w:before="0" w:beforeAutospacing="0" w:after="0" w:afterAutospacing="0"/>
        <w:jc w:val="center"/>
        <w:rPr>
          <w:ins w:id="163" w:author="Batra Yogesh (EXT)" w:date="2018-03-27T16:33:00Z"/>
          <w:rFonts w:ascii="Arial" w:hAnsi="Arial" w:cs="Arial"/>
          <w:b/>
          <w:rPrChange w:id="164" w:author="Batra Yogesh (EXT)" w:date="2018-04-13T13:13:00Z">
            <w:rPr>
              <w:ins w:id="165" w:author="Batra Yogesh (EXT)" w:date="2018-03-27T16:33:00Z"/>
              <w:rFonts w:ascii="Calibri Light" w:hAnsi="Calibri Light" w:cs="Calibri Light"/>
              <w:b/>
            </w:rPr>
          </w:rPrChange>
        </w:rPr>
      </w:pPr>
      <w:ins w:id="166" w:author="Batra Yogesh (EXT)" w:date="2018-03-27T16:33:00Z">
        <w:r w:rsidRPr="00C46CE0">
          <w:rPr>
            <w:rFonts w:ascii="Arial" w:hAnsi="Arial" w:cs="Arial"/>
            <w:noProof/>
            <w:color w:val="000000"/>
            <w:sz w:val="22"/>
            <w:szCs w:val="22"/>
            <w:rPrChange w:id="167" w:author="Batra Yogesh (EXT)" w:date="2018-04-13T13:13:00Z">
              <w:rPr>
                <w:rFonts w:ascii="Calibri" w:hAnsi="Calibri" w:cs="Calibri"/>
                <w:noProof/>
                <w:color w:val="000000"/>
                <w:sz w:val="22"/>
                <w:szCs w:val="22"/>
              </w:rPr>
            </w:rPrChange>
          </w:rPr>
          <w:drawing>
            <wp:inline distT="0" distB="0" distL="0" distR="0" wp14:anchorId="2076A805" wp14:editId="50575329">
              <wp:extent cx="5105048" cy="1144752"/>
              <wp:effectExtent l="19050" t="19050" r="19685" b="17780"/>
              <wp:docPr id="3" name="Picture 3"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ins>
    </w:p>
    <w:p w14:paraId="3F5CC16E" w14:textId="77777777" w:rsidR="000744B1" w:rsidRPr="00C46CE0" w:rsidRDefault="000744B1" w:rsidP="00447470">
      <w:pPr>
        <w:rPr>
          <w:rFonts w:cs="Arial"/>
        </w:rPr>
      </w:pPr>
    </w:p>
    <w:p w14:paraId="0BAA3794" w14:textId="7650C349" w:rsidR="004D61A0" w:rsidRPr="00C46CE0" w:rsidRDefault="004D61A0" w:rsidP="005D1403">
      <w:pPr>
        <w:pStyle w:val="Heading1"/>
      </w:pPr>
      <w:bookmarkStart w:id="168" w:name="_Toc536253722"/>
      <w:bookmarkStart w:id="169" w:name="_Toc536258288"/>
      <w:bookmarkStart w:id="170" w:name="_Toc502312285"/>
      <w:r w:rsidRPr="00C46CE0">
        <w:t xml:space="preserve">Primary </w:t>
      </w:r>
      <w:bookmarkEnd w:id="168"/>
      <w:bookmarkEnd w:id="169"/>
      <w:r w:rsidR="00BF2F96" w:rsidRPr="00C46CE0">
        <w:t>Flow</w:t>
      </w:r>
      <w:r w:rsidR="0033669C" w:rsidRPr="00C46CE0">
        <w:t xml:space="preserve">: </w:t>
      </w:r>
      <w:r w:rsidR="00E13A1F" w:rsidRPr="00C46CE0">
        <w:t>BKK_UC51</w:t>
      </w:r>
      <w:r w:rsidR="0033669C" w:rsidRPr="00C46CE0">
        <w:t xml:space="preserve"> </w:t>
      </w:r>
      <w:r w:rsidR="00E13A1F" w:rsidRPr="00C46CE0">
        <w:t>Add Facility Class 1 to Allocation Network List</w:t>
      </w:r>
      <w:bookmarkEnd w:id="170"/>
    </w:p>
    <w:p w14:paraId="1B8E6067" w14:textId="7E944491" w:rsidR="00C6253C" w:rsidRPr="00C46CE0" w:rsidRDefault="004D61A0">
      <w:pPr>
        <w:rPr>
          <w:rFonts w:cs="Arial"/>
          <w:b/>
          <w:bCs/>
          <w:sz w:val="24"/>
          <w:szCs w:val="32"/>
        </w:rPr>
      </w:pPr>
      <w:r w:rsidRPr="00C46CE0">
        <w:rPr>
          <w:rFonts w:cs="Arial"/>
        </w:rPr>
        <w:t xml:space="preserve">Trigger: </w:t>
      </w:r>
      <w:r w:rsidR="00570D43" w:rsidRPr="00C46CE0">
        <w:rPr>
          <w:rFonts w:cs="Arial"/>
        </w:rPr>
        <w:t xml:space="preserve"> </w:t>
      </w:r>
      <w:bookmarkStart w:id="171" w:name="_Toc240857192"/>
      <w:r w:rsidR="00E13A1F" w:rsidRPr="00C46CE0">
        <w:rPr>
          <w:rFonts w:cs="Arial"/>
        </w:rPr>
        <w:t>Receive notification for a new allocation network design, The field has developed a new product flow that requires an allocation network set up. This is the creation of the allocation network list of facility class 1’s.</w:t>
      </w:r>
      <w:r w:rsidR="00E13A1F" w:rsidRPr="00C46CE0">
        <w:rPr>
          <w:rFonts w:cs="Arial"/>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72" w:author="Batra Yogesh (EXT)" w:date="2018-04-13T13:13: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173">
          <w:tblGrid>
            <w:gridCol w:w="690"/>
            <w:gridCol w:w="3630"/>
            <w:gridCol w:w="2160"/>
            <w:gridCol w:w="2880"/>
          </w:tblGrid>
        </w:tblGridChange>
      </w:tblGrid>
      <w:tr w:rsidR="00C6253C" w:rsidRPr="00C46CE0" w14:paraId="4045A374" w14:textId="77777777" w:rsidTr="00C46CE0">
        <w:trPr>
          <w:tblHeader/>
          <w:trPrChange w:id="174" w:author="Batra Yogesh (EXT)" w:date="2018-04-13T13:13:00Z">
            <w:trPr>
              <w:tblHeader/>
            </w:trPr>
          </w:trPrChange>
        </w:trPr>
        <w:tc>
          <w:tcPr>
            <w:tcW w:w="369" w:type="pct"/>
            <w:tcBorders>
              <w:bottom w:val="single" w:sz="4" w:space="0" w:color="auto"/>
            </w:tcBorders>
            <w:shd w:val="clear" w:color="auto" w:fill="3399FF"/>
            <w:tcPrChange w:id="175" w:author="Batra Yogesh (EXT)" w:date="2018-04-13T13:13:00Z">
              <w:tcPr>
                <w:tcW w:w="690" w:type="dxa"/>
                <w:tcBorders>
                  <w:bottom w:val="single" w:sz="4" w:space="0" w:color="auto"/>
                </w:tcBorders>
                <w:shd w:val="clear" w:color="auto" w:fill="3399FF"/>
              </w:tcPr>
            </w:tcPrChange>
          </w:tcPr>
          <w:p w14:paraId="159E4A3C" w14:textId="77777777" w:rsidR="00C6253C" w:rsidRPr="00C46CE0" w:rsidRDefault="00C6253C" w:rsidP="00045ECB">
            <w:pPr>
              <w:pStyle w:val="ColumnHead"/>
              <w:keepNext/>
              <w:keepLines/>
              <w:rPr>
                <w:rFonts w:cs="Arial"/>
                <w:color w:val="FFFFFF" w:themeColor="background1"/>
                <w:sz w:val="20"/>
                <w:szCs w:val="20"/>
              </w:rPr>
            </w:pPr>
            <w:r w:rsidRPr="00C46CE0">
              <w:rPr>
                <w:rFonts w:cs="Arial"/>
                <w:color w:val="FFFFFF" w:themeColor="background1"/>
                <w:sz w:val="20"/>
                <w:szCs w:val="20"/>
              </w:rPr>
              <w:lastRenderedPageBreak/>
              <w:t>Step</w:t>
            </w:r>
          </w:p>
        </w:tc>
        <w:tc>
          <w:tcPr>
            <w:tcW w:w="1939" w:type="pct"/>
            <w:shd w:val="clear" w:color="auto" w:fill="3399FF"/>
            <w:tcPrChange w:id="176" w:author="Batra Yogesh (EXT)" w:date="2018-04-13T13:13:00Z">
              <w:tcPr>
                <w:tcW w:w="3630" w:type="dxa"/>
                <w:shd w:val="clear" w:color="auto" w:fill="3399FF"/>
              </w:tcPr>
            </w:tcPrChange>
          </w:tcPr>
          <w:p w14:paraId="7492901F" w14:textId="77777777" w:rsidR="00C6253C" w:rsidRPr="00C46CE0" w:rsidRDefault="00C6253C" w:rsidP="00045ECB">
            <w:pPr>
              <w:pStyle w:val="ColumnHead"/>
              <w:keepNext/>
              <w:keepLines/>
              <w:rPr>
                <w:rFonts w:cs="Arial"/>
                <w:color w:val="FFFFFF" w:themeColor="background1"/>
                <w:sz w:val="20"/>
                <w:szCs w:val="20"/>
              </w:rPr>
            </w:pPr>
            <w:r w:rsidRPr="00C46CE0">
              <w:rPr>
                <w:rFonts w:cs="Arial"/>
                <w:color w:val="FFFFFF" w:themeColor="background1"/>
                <w:sz w:val="20"/>
                <w:szCs w:val="20"/>
              </w:rPr>
              <w:t>Actor Action</w:t>
            </w:r>
          </w:p>
        </w:tc>
        <w:tc>
          <w:tcPr>
            <w:tcW w:w="1154" w:type="pct"/>
            <w:shd w:val="clear" w:color="auto" w:fill="3399FF"/>
            <w:tcPrChange w:id="177" w:author="Batra Yogesh (EXT)" w:date="2018-04-13T13:13:00Z">
              <w:tcPr>
                <w:tcW w:w="2160" w:type="dxa"/>
                <w:shd w:val="clear" w:color="auto" w:fill="3399FF"/>
              </w:tcPr>
            </w:tcPrChange>
          </w:tcPr>
          <w:p w14:paraId="35AFFB89" w14:textId="77777777" w:rsidR="00C6253C" w:rsidRPr="00C46CE0" w:rsidRDefault="00C6253C" w:rsidP="00045ECB">
            <w:pPr>
              <w:pStyle w:val="ColumnHead"/>
              <w:keepNext/>
              <w:keepLines/>
              <w:rPr>
                <w:rFonts w:cs="Arial"/>
                <w:color w:val="FFFFFF" w:themeColor="background1"/>
                <w:sz w:val="20"/>
                <w:szCs w:val="20"/>
              </w:rPr>
            </w:pPr>
            <w:r w:rsidRPr="00C46CE0">
              <w:rPr>
                <w:rFonts w:cs="Arial"/>
                <w:color w:val="FFFFFF" w:themeColor="background1"/>
                <w:sz w:val="20"/>
                <w:szCs w:val="20"/>
              </w:rPr>
              <w:t>System Response</w:t>
            </w:r>
          </w:p>
        </w:tc>
        <w:tc>
          <w:tcPr>
            <w:tcW w:w="1538" w:type="pct"/>
            <w:shd w:val="clear" w:color="auto" w:fill="3399FF"/>
            <w:tcPrChange w:id="178" w:author="Batra Yogesh (EXT)" w:date="2018-04-13T13:13:00Z">
              <w:tcPr>
                <w:tcW w:w="2880" w:type="dxa"/>
                <w:shd w:val="clear" w:color="auto" w:fill="3399FF"/>
              </w:tcPr>
            </w:tcPrChange>
          </w:tcPr>
          <w:p w14:paraId="3B517D6D" w14:textId="77777777" w:rsidR="00C6253C" w:rsidRPr="00C46CE0" w:rsidRDefault="00C6253C" w:rsidP="00045ECB">
            <w:pPr>
              <w:pStyle w:val="ColumnHead"/>
              <w:keepNext/>
              <w:keepLines/>
              <w:rPr>
                <w:rFonts w:cs="Arial"/>
                <w:color w:val="FFFFFF" w:themeColor="background1"/>
                <w:sz w:val="20"/>
                <w:szCs w:val="20"/>
              </w:rPr>
            </w:pPr>
            <w:r w:rsidRPr="00C46CE0">
              <w:rPr>
                <w:rFonts w:cs="Arial"/>
                <w:color w:val="FFFFFF" w:themeColor="background1"/>
                <w:sz w:val="20"/>
                <w:szCs w:val="20"/>
              </w:rPr>
              <w:t>Notes</w:t>
            </w:r>
          </w:p>
        </w:tc>
      </w:tr>
      <w:tr w:rsidR="00E13A1F" w:rsidRPr="00C46CE0" w14:paraId="2556EE83" w14:textId="77777777" w:rsidTr="00C46CE0">
        <w:tc>
          <w:tcPr>
            <w:tcW w:w="369" w:type="pct"/>
            <w:shd w:val="clear" w:color="auto" w:fill="C6D9F1" w:themeFill="text2" w:themeFillTint="33"/>
            <w:tcPrChange w:id="179" w:author="Batra Yogesh (EXT)" w:date="2018-04-13T13:13:00Z">
              <w:tcPr>
                <w:tcW w:w="690" w:type="dxa"/>
                <w:shd w:val="clear" w:color="auto" w:fill="C6D9F1" w:themeFill="text2" w:themeFillTint="33"/>
              </w:tcPr>
            </w:tcPrChange>
          </w:tcPr>
          <w:p w14:paraId="4A9C5F59" w14:textId="22622A4D" w:rsidR="00E13A1F" w:rsidRPr="00C46CE0" w:rsidRDefault="00E13A1F" w:rsidP="00E13A1F">
            <w:pPr>
              <w:pStyle w:val="TableText"/>
              <w:keepNext/>
              <w:keepLines/>
              <w:jc w:val="center"/>
              <w:rPr>
                <w:rFonts w:cs="Arial"/>
                <w:sz w:val="20"/>
                <w:szCs w:val="20"/>
              </w:rPr>
            </w:pPr>
            <w:r w:rsidRPr="00C46CE0">
              <w:rPr>
                <w:rFonts w:cs="Arial"/>
                <w:sz w:val="20"/>
                <w:szCs w:val="20"/>
              </w:rPr>
              <w:t>1.</w:t>
            </w:r>
          </w:p>
        </w:tc>
        <w:tc>
          <w:tcPr>
            <w:tcW w:w="1939" w:type="pct"/>
            <w:tcPrChange w:id="180" w:author="Batra Yogesh (EXT)" w:date="2018-04-13T13:13:00Z">
              <w:tcPr>
                <w:tcW w:w="3630" w:type="dxa"/>
              </w:tcPr>
            </w:tcPrChange>
          </w:tcPr>
          <w:p w14:paraId="6942ABE4" w14:textId="77777777" w:rsidR="00E13A1F" w:rsidRPr="00C46CE0" w:rsidRDefault="00E13A1F" w:rsidP="00E13A1F">
            <w:pPr>
              <w:pStyle w:val="TableText"/>
              <w:keepNext/>
              <w:keepLines/>
              <w:rPr>
                <w:rFonts w:cs="Arial"/>
                <w:sz w:val="20"/>
                <w:szCs w:val="20"/>
                <w:rPrChange w:id="181" w:author="Batra Yogesh (EXT)" w:date="2018-04-13T13:13:00Z">
                  <w:rPr>
                    <w:rFonts w:asciiTheme="minorHAnsi" w:hAnsiTheme="minorHAnsi"/>
                    <w:sz w:val="20"/>
                    <w:szCs w:val="20"/>
                  </w:rPr>
                </w:rPrChange>
              </w:rPr>
            </w:pPr>
            <w:r w:rsidRPr="00C46CE0">
              <w:rPr>
                <w:rFonts w:cs="Arial"/>
                <w:sz w:val="20"/>
                <w:szCs w:val="20"/>
                <w:rPrChange w:id="182" w:author="Batra Yogesh (EXT)" w:date="2018-04-13T13:13:00Z">
                  <w:rPr>
                    <w:rFonts w:asciiTheme="minorHAnsi" w:hAnsiTheme="minorHAnsi"/>
                    <w:sz w:val="20"/>
                    <w:szCs w:val="20"/>
                  </w:rPr>
                </w:rPrChange>
              </w:rPr>
              <w:t xml:space="preserve">EC Support opens up the </w:t>
            </w:r>
            <w:r w:rsidRPr="00C46CE0">
              <w:rPr>
                <w:rFonts w:cs="Arial"/>
                <w:b/>
                <w:i/>
                <w:sz w:val="20"/>
                <w:szCs w:val="20"/>
                <w:rPrChange w:id="183" w:author="Batra Yogesh (EXT)" w:date="2018-04-13T13:13:00Z">
                  <w:rPr>
                    <w:rFonts w:asciiTheme="minorHAnsi" w:hAnsiTheme="minorHAnsi"/>
                    <w:b/>
                    <w:i/>
                    <w:sz w:val="20"/>
                    <w:szCs w:val="20"/>
                  </w:rPr>
                </w:rPrChange>
              </w:rPr>
              <w:t>Allocation Network List</w:t>
            </w:r>
            <w:r w:rsidRPr="00C46CE0">
              <w:rPr>
                <w:rFonts w:cs="Arial"/>
                <w:sz w:val="20"/>
                <w:szCs w:val="20"/>
                <w:rPrChange w:id="184" w:author="Batra Yogesh (EXT)" w:date="2018-04-13T13:13:00Z">
                  <w:rPr>
                    <w:rFonts w:asciiTheme="minorHAnsi" w:hAnsiTheme="minorHAnsi"/>
                    <w:sz w:val="20"/>
                    <w:szCs w:val="20"/>
                  </w:rPr>
                </w:rPrChange>
              </w:rPr>
              <w:t xml:space="preserve"> screen.</w:t>
            </w:r>
          </w:p>
          <w:p w14:paraId="3FC2C398" w14:textId="2629F883" w:rsidR="00E13A1F" w:rsidRPr="00C46CE0" w:rsidRDefault="002609C7" w:rsidP="00E13A1F">
            <w:pPr>
              <w:pStyle w:val="TableText"/>
              <w:keepNext/>
              <w:keepLines/>
              <w:rPr>
                <w:rFonts w:cs="Arial"/>
                <w:color w:val="000000" w:themeColor="text1"/>
                <w:sz w:val="20"/>
                <w:szCs w:val="20"/>
              </w:rPr>
            </w:pPr>
            <w:ins w:id="185" w:author="Batra Yogesh (EXT)" w:date="2018-03-27T16:19:00Z">
              <w:r w:rsidRPr="00C46CE0">
                <w:rPr>
                  <w:rFonts w:cs="Arial"/>
                  <w:i/>
                  <w:sz w:val="20"/>
                  <w:szCs w:val="20"/>
                  <w:rPrChange w:id="186" w:author="Batra Yogesh (EXT)" w:date="2018-04-13T13:13:00Z">
                    <w:rPr>
                      <w:rFonts w:asciiTheme="minorHAnsi" w:hAnsiTheme="minorHAnsi"/>
                      <w:i/>
                      <w:sz w:val="20"/>
                      <w:szCs w:val="20"/>
                    </w:rPr>
                  </w:rPrChange>
                </w:rPr>
                <w:t xml:space="preserve">Administration </w:t>
              </w:r>
              <w:r w:rsidRPr="00C46CE0">
                <w:rPr>
                  <w:rFonts w:cs="Arial"/>
                  <w:i/>
                  <w:sz w:val="20"/>
                  <w:szCs w:val="20"/>
                  <w:rPrChange w:id="187" w:author="Batra Yogesh (EXT)" w:date="2018-04-13T13:13:00Z">
                    <w:rPr>
                      <w:rFonts w:asciiTheme="minorHAnsi" w:hAnsiTheme="minorHAnsi"/>
                      <w:i/>
                      <w:sz w:val="20"/>
                      <w:szCs w:val="20"/>
                    </w:rPr>
                  </w:rPrChange>
                </w:rPr>
                <w:sym w:font="Wingdings" w:char="F0E0"/>
              </w:r>
              <w:r w:rsidRPr="00C46CE0">
                <w:rPr>
                  <w:rFonts w:cs="Arial"/>
                  <w:i/>
                  <w:sz w:val="20"/>
                  <w:szCs w:val="20"/>
                  <w:rPrChange w:id="188" w:author="Batra Yogesh (EXT)" w:date="2018-04-13T13:13:00Z">
                    <w:rPr>
                      <w:rFonts w:asciiTheme="minorHAnsi" w:hAnsiTheme="minorHAnsi"/>
                      <w:i/>
                      <w:sz w:val="20"/>
                      <w:szCs w:val="20"/>
                    </w:rPr>
                  </w:rPrChange>
                </w:rPr>
                <w:t xml:space="preserve"> </w:t>
              </w:r>
            </w:ins>
            <w:r w:rsidR="00E13A1F" w:rsidRPr="00C46CE0">
              <w:rPr>
                <w:rFonts w:cs="Arial"/>
                <w:i/>
                <w:sz w:val="20"/>
                <w:szCs w:val="20"/>
                <w:rPrChange w:id="189" w:author="Batra Yogesh (EXT)" w:date="2018-04-13T13:13:00Z">
                  <w:rPr>
                    <w:rFonts w:asciiTheme="minorHAnsi" w:hAnsiTheme="minorHAnsi"/>
                    <w:i/>
                    <w:sz w:val="20"/>
                    <w:szCs w:val="20"/>
                  </w:rPr>
                </w:rPrChange>
              </w:rPr>
              <w:t xml:space="preserve">Assets </w:t>
            </w:r>
            <w:r w:rsidR="00E13A1F" w:rsidRPr="00C46CE0">
              <w:rPr>
                <w:rFonts w:cs="Arial"/>
                <w:i/>
                <w:sz w:val="20"/>
                <w:szCs w:val="20"/>
                <w:rPrChange w:id="190" w:author="Batra Yogesh (EXT)" w:date="2018-04-13T13:13:00Z">
                  <w:rPr>
                    <w:rFonts w:asciiTheme="minorHAnsi" w:hAnsiTheme="minorHAnsi"/>
                    <w:i/>
                    <w:sz w:val="20"/>
                    <w:szCs w:val="20"/>
                  </w:rPr>
                </w:rPrChange>
              </w:rPr>
              <w:sym w:font="Wingdings" w:char="F0E0"/>
            </w:r>
            <w:r w:rsidR="00E13A1F" w:rsidRPr="00C46CE0">
              <w:rPr>
                <w:rFonts w:cs="Arial"/>
                <w:i/>
                <w:sz w:val="20"/>
                <w:szCs w:val="20"/>
                <w:rPrChange w:id="191" w:author="Batra Yogesh (EXT)" w:date="2018-04-13T13:13:00Z">
                  <w:rPr>
                    <w:rFonts w:asciiTheme="minorHAnsi" w:hAnsiTheme="minorHAnsi"/>
                    <w:i/>
                    <w:sz w:val="20"/>
                    <w:szCs w:val="20"/>
                  </w:rPr>
                </w:rPrChange>
              </w:rPr>
              <w:t xml:space="preserve"> Calculation Objects </w:t>
            </w:r>
            <w:r w:rsidR="00E13A1F" w:rsidRPr="00C46CE0">
              <w:rPr>
                <w:rFonts w:cs="Arial"/>
                <w:i/>
                <w:sz w:val="20"/>
                <w:szCs w:val="20"/>
                <w:rPrChange w:id="192" w:author="Batra Yogesh (EXT)" w:date="2018-04-13T13:13:00Z">
                  <w:rPr>
                    <w:rFonts w:asciiTheme="minorHAnsi" w:hAnsiTheme="minorHAnsi"/>
                    <w:i/>
                    <w:sz w:val="20"/>
                    <w:szCs w:val="20"/>
                  </w:rPr>
                </w:rPrChange>
              </w:rPr>
              <w:sym w:font="Wingdings" w:char="F0E0"/>
            </w:r>
            <w:r w:rsidR="00E13A1F" w:rsidRPr="00C46CE0">
              <w:rPr>
                <w:rFonts w:cs="Arial"/>
                <w:i/>
                <w:sz w:val="20"/>
                <w:szCs w:val="20"/>
                <w:rPrChange w:id="193" w:author="Batra Yogesh (EXT)" w:date="2018-04-13T13:13:00Z">
                  <w:rPr>
                    <w:rFonts w:asciiTheme="minorHAnsi" w:hAnsiTheme="minorHAnsi"/>
                    <w:i/>
                    <w:sz w:val="20"/>
                    <w:szCs w:val="20"/>
                  </w:rPr>
                </w:rPrChange>
              </w:rPr>
              <w:t xml:space="preserve"> Allocation Network List</w:t>
            </w:r>
          </w:p>
        </w:tc>
        <w:tc>
          <w:tcPr>
            <w:tcW w:w="1154" w:type="pct"/>
            <w:tcPrChange w:id="194" w:author="Batra Yogesh (EXT)" w:date="2018-04-13T13:13:00Z">
              <w:tcPr>
                <w:tcW w:w="2160" w:type="dxa"/>
              </w:tcPr>
            </w:tcPrChange>
          </w:tcPr>
          <w:p w14:paraId="0BDAABC8" w14:textId="42EFD7DE" w:rsidR="00E13A1F" w:rsidRPr="003335BD" w:rsidRDefault="002609C7" w:rsidP="00E13A1F">
            <w:pPr>
              <w:pStyle w:val="NoSpacing"/>
              <w:rPr>
                <w:rFonts w:cs="Arial"/>
              </w:rPr>
            </w:pPr>
            <w:ins w:id="195" w:author="Batra Yogesh (EXT)" w:date="2018-03-27T16:20:00Z">
              <w:r w:rsidRPr="00C46CE0">
                <w:rPr>
                  <w:rFonts w:cs="Arial"/>
                  <w:sz w:val="20"/>
                  <w:szCs w:val="20"/>
                  <w:rPrChange w:id="196" w:author="Batra Yogesh (EXT)" w:date="2018-04-13T13:13:00Z">
                    <w:rPr/>
                  </w:rPrChange>
                </w:rPr>
                <w:t xml:space="preserve">Allocation Network List screen should displayed with </w:t>
              </w:r>
            </w:ins>
            <w:ins w:id="197" w:author="Batra Yogesh (EXT)" w:date="2018-03-27T16:21:00Z">
              <w:r w:rsidRPr="00C46CE0">
                <w:rPr>
                  <w:rFonts w:cs="Arial"/>
                  <w:sz w:val="20"/>
                  <w:szCs w:val="20"/>
                  <w:rPrChange w:id="198" w:author="Batra Yogesh (EXT)" w:date="2018-04-13T13:13:00Z">
                    <w:rPr/>
                  </w:rPrChange>
                </w:rPr>
                <w:t>Calculation Group dropdown.</w:t>
              </w:r>
            </w:ins>
          </w:p>
        </w:tc>
        <w:tc>
          <w:tcPr>
            <w:tcW w:w="1538" w:type="pct"/>
            <w:tcPrChange w:id="199" w:author="Batra Yogesh (EXT)" w:date="2018-04-13T13:13:00Z">
              <w:tcPr>
                <w:tcW w:w="2880" w:type="dxa"/>
              </w:tcPr>
            </w:tcPrChange>
          </w:tcPr>
          <w:p w14:paraId="5EFCDA7E" w14:textId="6465D4E8" w:rsidR="00E13A1F" w:rsidRPr="00C46CE0" w:rsidRDefault="00E13A1F" w:rsidP="00E13A1F">
            <w:pPr>
              <w:keepNext/>
              <w:keepLines/>
              <w:rPr>
                <w:rFonts w:cs="Arial"/>
                <w:color w:val="000000" w:themeColor="text1"/>
                <w:sz w:val="20"/>
                <w:szCs w:val="20"/>
              </w:rPr>
            </w:pPr>
          </w:p>
        </w:tc>
      </w:tr>
      <w:tr w:rsidR="00E13A1F" w:rsidRPr="00C46CE0" w14:paraId="07D65E3C" w14:textId="77777777" w:rsidTr="00C46CE0">
        <w:trPr>
          <w:trHeight w:val="881"/>
          <w:trPrChange w:id="200" w:author="Batra Yogesh (EXT)" w:date="2018-04-13T13:13:00Z">
            <w:trPr>
              <w:trHeight w:val="881"/>
            </w:trPr>
          </w:trPrChange>
        </w:trPr>
        <w:tc>
          <w:tcPr>
            <w:tcW w:w="369" w:type="pct"/>
            <w:shd w:val="clear" w:color="auto" w:fill="C6D9F1" w:themeFill="text2" w:themeFillTint="33"/>
            <w:tcPrChange w:id="201" w:author="Batra Yogesh (EXT)" w:date="2018-04-13T13:13:00Z">
              <w:tcPr>
                <w:tcW w:w="690" w:type="dxa"/>
                <w:shd w:val="clear" w:color="auto" w:fill="C6D9F1" w:themeFill="text2" w:themeFillTint="33"/>
              </w:tcPr>
            </w:tcPrChange>
          </w:tcPr>
          <w:p w14:paraId="1308F028" w14:textId="2E9AD199" w:rsidR="00E13A1F" w:rsidRPr="00C46CE0" w:rsidRDefault="00E13A1F" w:rsidP="00E13A1F">
            <w:pPr>
              <w:pStyle w:val="TableText"/>
              <w:keepNext/>
              <w:keepLines/>
              <w:jc w:val="center"/>
              <w:rPr>
                <w:rFonts w:cs="Arial"/>
                <w:sz w:val="20"/>
                <w:szCs w:val="20"/>
              </w:rPr>
            </w:pPr>
            <w:r w:rsidRPr="00C46CE0">
              <w:rPr>
                <w:rFonts w:cs="Arial"/>
                <w:sz w:val="20"/>
                <w:szCs w:val="20"/>
              </w:rPr>
              <w:t>2.</w:t>
            </w:r>
          </w:p>
        </w:tc>
        <w:tc>
          <w:tcPr>
            <w:tcW w:w="1939" w:type="pct"/>
            <w:tcPrChange w:id="202" w:author="Batra Yogesh (EXT)" w:date="2018-04-13T13:13:00Z">
              <w:tcPr>
                <w:tcW w:w="3630" w:type="dxa"/>
              </w:tcPr>
            </w:tcPrChange>
          </w:tcPr>
          <w:p w14:paraId="58F1FCD5" w14:textId="47619095" w:rsidR="00E13A1F" w:rsidRPr="00C46CE0" w:rsidRDefault="00E13A1F" w:rsidP="00E13A1F">
            <w:pPr>
              <w:pStyle w:val="TableText"/>
              <w:keepNext/>
              <w:keepLines/>
              <w:rPr>
                <w:rFonts w:cs="Arial"/>
                <w:color w:val="000000" w:themeColor="text1"/>
                <w:sz w:val="20"/>
                <w:szCs w:val="20"/>
              </w:rPr>
            </w:pPr>
            <w:r w:rsidRPr="00C46CE0">
              <w:rPr>
                <w:rFonts w:cs="Arial"/>
                <w:sz w:val="20"/>
                <w:szCs w:val="20"/>
                <w:rPrChange w:id="203" w:author="Batra Yogesh (EXT)" w:date="2018-04-13T13:13:00Z">
                  <w:rPr>
                    <w:rFonts w:asciiTheme="minorHAnsi" w:hAnsiTheme="minorHAnsi"/>
                    <w:sz w:val="20"/>
                    <w:szCs w:val="20"/>
                  </w:rPr>
                </w:rPrChange>
              </w:rPr>
              <w:t xml:space="preserve">Select </w:t>
            </w:r>
            <w:r w:rsidRPr="00C46CE0">
              <w:rPr>
                <w:rFonts w:cs="Arial"/>
                <w:b/>
                <w:i/>
                <w:sz w:val="20"/>
                <w:szCs w:val="20"/>
                <w:rPrChange w:id="204" w:author="Batra Yogesh (EXT)" w:date="2018-04-13T13:13:00Z">
                  <w:rPr>
                    <w:rFonts w:asciiTheme="minorHAnsi" w:hAnsiTheme="minorHAnsi"/>
                    <w:b/>
                    <w:i/>
                    <w:sz w:val="20"/>
                    <w:szCs w:val="20"/>
                  </w:rPr>
                </w:rPrChange>
              </w:rPr>
              <w:t xml:space="preserve">Calculation Group </w:t>
            </w:r>
            <w:r w:rsidRPr="00C46CE0">
              <w:rPr>
                <w:rFonts w:cs="Arial"/>
                <w:sz w:val="20"/>
                <w:szCs w:val="20"/>
                <w:rPrChange w:id="205" w:author="Batra Yogesh (EXT)" w:date="2018-04-13T13:13:00Z">
                  <w:rPr>
                    <w:rFonts w:asciiTheme="minorHAnsi" w:hAnsiTheme="minorHAnsi"/>
                    <w:sz w:val="20"/>
                    <w:szCs w:val="20"/>
                  </w:rPr>
                </w:rPrChange>
              </w:rPr>
              <w:t xml:space="preserve">using the drop-down menu and click </w:t>
            </w:r>
            <w:r w:rsidRPr="00C46CE0">
              <w:rPr>
                <w:rFonts w:cs="Arial"/>
                <w:b/>
                <w:i/>
                <w:sz w:val="20"/>
                <w:szCs w:val="20"/>
                <w:rPrChange w:id="206" w:author="Batra Yogesh (EXT)" w:date="2018-04-13T13:13:00Z">
                  <w:rPr>
                    <w:rFonts w:asciiTheme="minorHAnsi" w:hAnsiTheme="minorHAnsi"/>
                    <w:b/>
                    <w:i/>
                    <w:sz w:val="20"/>
                    <w:szCs w:val="20"/>
                  </w:rPr>
                </w:rPrChange>
              </w:rPr>
              <w:t>Go…</w:t>
            </w:r>
          </w:p>
        </w:tc>
        <w:tc>
          <w:tcPr>
            <w:tcW w:w="1154" w:type="pct"/>
            <w:tcPrChange w:id="207" w:author="Batra Yogesh (EXT)" w:date="2018-04-13T13:13:00Z">
              <w:tcPr>
                <w:tcW w:w="2160" w:type="dxa"/>
              </w:tcPr>
            </w:tcPrChange>
          </w:tcPr>
          <w:p w14:paraId="567D4A19" w14:textId="04F46C10" w:rsidR="00E13A1F" w:rsidRPr="00C46CE0" w:rsidRDefault="00E13A1F" w:rsidP="00E13A1F">
            <w:pPr>
              <w:keepNext/>
              <w:keepLines/>
              <w:rPr>
                <w:rFonts w:cs="Arial"/>
                <w:color w:val="000000" w:themeColor="text1"/>
                <w:sz w:val="20"/>
                <w:szCs w:val="20"/>
              </w:rPr>
            </w:pPr>
            <w:r w:rsidRPr="00C46CE0">
              <w:rPr>
                <w:rFonts w:cs="Arial"/>
                <w:sz w:val="20"/>
                <w:szCs w:val="20"/>
                <w:rPrChange w:id="208" w:author="Batra Yogesh (EXT)" w:date="2018-04-13T13:13:00Z">
                  <w:rPr>
                    <w:rFonts w:asciiTheme="minorHAnsi" w:hAnsiTheme="minorHAnsi"/>
                    <w:sz w:val="20"/>
                    <w:szCs w:val="20"/>
                  </w:rPr>
                </w:rPrChange>
              </w:rPr>
              <w:t>List of existing Delivery Networks are displayed</w:t>
            </w:r>
          </w:p>
        </w:tc>
        <w:tc>
          <w:tcPr>
            <w:tcW w:w="1538" w:type="pct"/>
            <w:tcPrChange w:id="209" w:author="Batra Yogesh (EXT)" w:date="2018-04-13T13:13:00Z">
              <w:tcPr>
                <w:tcW w:w="2880" w:type="dxa"/>
              </w:tcPr>
            </w:tcPrChange>
          </w:tcPr>
          <w:p w14:paraId="1F908F4E" w14:textId="186ACE21" w:rsidR="00E13A1F" w:rsidRPr="00C46CE0" w:rsidRDefault="00E13A1F" w:rsidP="00E13A1F">
            <w:pPr>
              <w:keepNext/>
              <w:keepLines/>
              <w:rPr>
                <w:rFonts w:cs="Arial"/>
                <w:color w:val="000000" w:themeColor="text1"/>
                <w:sz w:val="20"/>
                <w:szCs w:val="20"/>
              </w:rPr>
            </w:pPr>
          </w:p>
        </w:tc>
      </w:tr>
      <w:tr w:rsidR="00E13A1F" w:rsidRPr="00C46CE0" w14:paraId="71C79D9B" w14:textId="77777777" w:rsidTr="00C46CE0">
        <w:tc>
          <w:tcPr>
            <w:tcW w:w="369" w:type="pct"/>
            <w:shd w:val="clear" w:color="auto" w:fill="C6D9F1" w:themeFill="text2" w:themeFillTint="33"/>
            <w:tcPrChange w:id="210" w:author="Batra Yogesh (EXT)" w:date="2018-04-13T13:13:00Z">
              <w:tcPr>
                <w:tcW w:w="690" w:type="dxa"/>
                <w:shd w:val="clear" w:color="auto" w:fill="C6D9F1" w:themeFill="text2" w:themeFillTint="33"/>
              </w:tcPr>
            </w:tcPrChange>
          </w:tcPr>
          <w:p w14:paraId="45E9CE6E" w14:textId="6C5792C2" w:rsidR="00E13A1F" w:rsidRPr="00C46CE0" w:rsidRDefault="00E13A1F" w:rsidP="00E13A1F">
            <w:pPr>
              <w:pStyle w:val="TableText"/>
              <w:keepNext/>
              <w:keepLines/>
              <w:jc w:val="center"/>
              <w:rPr>
                <w:rFonts w:cs="Arial"/>
                <w:sz w:val="20"/>
                <w:szCs w:val="20"/>
              </w:rPr>
            </w:pPr>
            <w:r w:rsidRPr="00C46CE0">
              <w:rPr>
                <w:rFonts w:cs="Arial"/>
                <w:sz w:val="20"/>
                <w:szCs w:val="20"/>
              </w:rPr>
              <w:t>3</w:t>
            </w:r>
          </w:p>
        </w:tc>
        <w:tc>
          <w:tcPr>
            <w:tcW w:w="1939" w:type="pct"/>
            <w:tcPrChange w:id="211" w:author="Batra Yogesh (EXT)" w:date="2018-04-13T13:13:00Z">
              <w:tcPr>
                <w:tcW w:w="3630" w:type="dxa"/>
              </w:tcPr>
            </w:tcPrChange>
          </w:tcPr>
          <w:p w14:paraId="67C0BE53" w14:textId="3CE9E5DF" w:rsidR="002609C7" w:rsidRPr="00C46CE0" w:rsidRDefault="002609C7" w:rsidP="002609C7">
            <w:pPr>
              <w:rPr>
                <w:ins w:id="212" w:author="Batra Yogesh (EXT)" w:date="2018-03-27T16:24:00Z"/>
                <w:rFonts w:cs="Arial"/>
                <w:sz w:val="20"/>
                <w:szCs w:val="20"/>
                <w:rPrChange w:id="213" w:author="Batra Yogesh (EXT)" w:date="2018-04-13T13:13:00Z">
                  <w:rPr>
                    <w:ins w:id="214" w:author="Batra Yogesh (EXT)" w:date="2018-03-27T16:24:00Z"/>
                    <w:rFonts w:asciiTheme="minorHAnsi" w:hAnsiTheme="minorHAnsi"/>
                    <w:sz w:val="20"/>
                    <w:szCs w:val="20"/>
                  </w:rPr>
                </w:rPrChange>
              </w:rPr>
            </w:pPr>
            <w:ins w:id="215" w:author="Batra Yogesh (EXT)" w:date="2018-03-27T16:24:00Z">
              <w:r w:rsidRPr="00C46CE0">
                <w:rPr>
                  <w:rFonts w:cs="Arial"/>
                  <w:sz w:val="20"/>
                  <w:szCs w:val="20"/>
                  <w:rPrChange w:id="216" w:author="Batra Yogesh (EXT)" w:date="2018-04-13T13:13:00Z">
                    <w:rPr>
                      <w:rFonts w:asciiTheme="minorHAnsi" w:hAnsiTheme="minorHAnsi"/>
                      <w:sz w:val="20"/>
                      <w:szCs w:val="20"/>
                    </w:rPr>
                  </w:rPrChange>
                </w:rPr>
                <w:t>Mouse over to the Insert icon on the toolbar and click on Calc Group List</w:t>
              </w:r>
            </w:ins>
          </w:p>
          <w:p w14:paraId="7F53BB38" w14:textId="6B8EFE5A" w:rsidR="00E13A1F" w:rsidRPr="00C46CE0" w:rsidRDefault="00E13A1F" w:rsidP="00E13A1F">
            <w:pPr>
              <w:pStyle w:val="TableText"/>
              <w:keepNext/>
              <w:keepLines/>
              <w:spacing w:after="0"/>
              <w:ind w:left="720"/>
              <w:rPr>
                <w:rFonts w:cs="Arial"/>
                <w:b/>
                <w:color w:val="000000" w:themeColor="text1"/>
                <w:sz w:val="20"/>
                <w:szCs w:val="20"/>
              </w:rPr>
            </w:pPr>
            <w:del w:id="217" w:author="Batra Yogesh (EXT)" w:date="2018-03-27T16:24:00Z">
              <w:r w:rsidRPr="00C46CE0" w:rsidDel="002609C7">
                <w:rPr>
                  <w:rFonts w:cs="Arial"/>
                  <w:sz w:val="20"/>
                  <w:szCs w:val="20"/>
                  <w:rPrChange w:id="218" w:author="Batra Yogesh (EXT)" w:date="2018-04-13T13:13:00Z">
                    <w:rPr>
                      <w:rFonts w:asciiTheme="minorHAnsi" w:hAnsiTheme="minorHAnsi"/>
                      <w:sz w:val="20"/>
                      <w:szCs w:val="20"/>
                    </w:rPr>
                  </w:rPrChange>
                </w:rPr>
                <w:delText xml:space="preserve">Click the </w:delText>
              </w:r>
              <w:r w:rsidRPr="00C46CE0" w:rsidDel="002609C7">
                <w:rPr>
                  <w:rFonts w:cs="Arial"/>
                  <w:b/>
                  <w:i/>
                  <w:sz w:val="20"/>
                  <w:szCs w:val="20"/>
                  <w:rPrChange w:id="219" w:author="Batra Yogesh (EXT)" w:date="2018-04-13T13:13:00Z">
                    <w:rPr>
                      <w:rFonts w:asciiTheme="minorHAnsi" w:hAnsiTheme="minorHAnsi"/>
                      <w:b/>
                      <w:i/>
                      <w:sz w:val="20"/>
                      <w:szCs w:val="20"/>
                    </w:rPr>
                  </w:rPrChange>
                </w:rPr>
                <w:delText>Insert</w:delText>
              </w:r>
              <w:r w:rsidRPr="00C46CE0" w:rsidDel="002609C7">
                <w:rPr>
                  <w:rFonts w:cs="Arial"/>
                  <w:sz w:val="20"/>
                  <w:szCs w:val="20"/>
                  <w:rPrChange w:id="220" w:author="Batra Yogesh (EXT)" w:date="2018-04-13T13:13:00Z">
                    <w:rPr>
                      <w:rFonts w:asciiTheme="minorHAnsi" w:hAnsiTheme="minorHAnsi"/>
                      <w:sz w:val="20"/>
                      <w:szCs w:val="20"/>
                    </w:rPr>
                  </w:rPrChange>
                </w:rPr>
                <w:delText xml:space="preserve"> icon in the Toolbar </w:delText>
              </w:r>
            </w:del>
          </w:p>
        </w:tc>
        <w:tc>
          <w:tcPr>
            <w:tcW w:w="1154" w:type="pct"/>
            <w:tcPrChange w:id="221" w:author="Batra Yogesh (EXT)" w:date="2018-04-13T13:13:00Z">
              <w:tcPr>
                <w:tcW w:w="2160" w:type="dxa"/>
              </w:tcPr>
            </w:tcPrChange>
          </w:tcPr>
          <w:p w14:paraId="4ACBE1B1" w14:textId="508690FB" w:rsidR="00E13A1F" w:rsidRPr="00C46CE0" w:rsidRDefault="00E13A1F" w:rsidP="00E13A1F">
            <w:pPr>
              <w:keepNext/>
              <w:keepLines/>
              <w:rPr>
                <w:rFonts w:cs="Arial"/>
                <w:color w:val="000000" w:themeColor="text1"/>
                <w:sz w:val="20"/>
                <w:szCs w:val="20"/>
              </w:rPr>
            </w:pPr>
            <w:r w:rsidRPr="00C46CE0">
              <w:rPr>
                <w:rFonts w:cs="Arial"/>
                <w:sz w:val="20"/>
                <w:szCs w:val="20"/>
                <w:rPrChange w:id="222" w:author="Batra Yogesh (EXT)" w:date="2018-04-13T13:13:00Z">
                  <w:rPr>
                    <w:rFonts w:asciiTheme="minorHAnsi" w:hAnsiTheme="minorHAnsi"/>
                    <w:sz w:val="20"/>
                    <w:szCs w:val="20"/>
                  </w:rPr>
                </w:rPrChange>
              </w:rPr>
              <w:t>A blank entry form for the allocation network list will appear in the Data Window.</w:t>
            </w:r>
          </w:p>
        </w:tc>
        <w:tc>
          <w:tcPr>
            <w:tcW w:w="1538" w:type="pct"/>
            <w:tcPrChange w:id="223" w:author="Batra Yogesh (EXT)" w:date="2018-04-13T13:13:00Z">
              <w:tcPr>
                <w:tcW w:w="2880" w:type="dxa"/>
              </w:tcPr>
            </w:tcPrChange>
          </w:tcPr>
          <w:p w14:paraId="0A9E30ED" w14:textId="6232DF91" w:rsidR="00E13A1F" w:rsidRPr="00C46CE0" w:rsidRDefault="00E13A1F" w:rsidP="00E13A1F">
            <w:pPr>
              <w:textAlignment w:val="center"/>
              <w:rPr>
                <w:rFonts w:cs="Arial"/>
                <w:color w:val="000000" w:themeColor="text1"/>
                <w:sz w:val="20"/>
                <w:szCs w:val="20"/>
              </w:rPr>
            </w:pPr>
          </w:p>
        </w:tc>
      </w:tr>
      <w:tr w:rsidR="00E13A1F" w:rsidRPr="00C46CE0" w14:paraId="53FBD0F4" w14:textId="77777777" w:rsidTr="00C46CE0">
        <w:tc>
          <w:tcPr>
            <w:tcW w:w="369" w:type="pct"/>
            <w:shd w:val="clear" w:color="auto" w:fill="C6D9F1" w:themeFill="text2" w:themeFillTint="33"/>
            <w:tcPrChange w:id="224" w:author="Batra Yogesh (EXT)" w:date="2018-04-13T13:13:00Z">
              <w:tcPr>
                <w:tcW w:w="690" w:type="dxa"/>
                <w:shd w:val="clear" w:color="auto" w:fill="C6D9F1" w:themeFill="text2" w:themeFillTint="33"/>
              </w:tcPr>
            </w:tcPrChange>
          </w:tcPr>
          <w:p w14:paraId="03657395" w14:textId="77777777" w:rsidR="00E13A1F" w:rsidRPr="00C46CE0" w:rsidRDefault="00E13A1F" w:rsidP="00E13A1F">
            <w:pPr>
              <w:pStyle w:val="TableText"/>
              <w:keepNext/>
              <w:keepLines/>
              <w:jc w:val="center"/>
              <w:rPr>
                <w:rFonts w:cs="Arial"/>
                <w:sz w:val="20"/>
                <w:szCs w:val="20"/>
              </w:rPr>
            </w:pPr>
            <w:r w:rsidRPr="00C46CE0">
              <w:rPr>
                <w:rFonts w:cs="Arial"/>
                <w:sz w:val="20"/>
                <w:szCs w:val="20"/>
              </w:rPr>
              <w:t>4.</w:t>
            </w:r>
          </w:p>
        </w:tc>
        <w:tc>
          <w:tcPr>
            <w:tcW w:w="1939" w:type="pct"/>
            <w:tcPrChange w:id="225" w:author="Batra Yogesh (EXT)" w:date="2018-04-13T13:13:00Z">
              <w:tcPr>
                <w:tcW w:w="3630" w:type="dxa"/>
              </w:tcPr>
            </w:tcPrChange>
          </w:tcPr>
          <w:p w14:paraId="7F4E3CF5" w14:textId="77777777" w:rsidR="00E13A1F" w:rsidRPr="00C46CE0" w:rsidRDefault="00E13A1F" w:rsidP="00E13A1F">
            <w:pPr>
              <w:pStyle w:val="TableText"/>
              <w:keepNext/>
              <w:keepLines/>
              <w:tabs>
                <w:tab w:val="left" w:pos="2490"/>
              </w:tabs>
              <w:spacing w:after="0"/>
              <w:rPr>
                <w:rFonts w:cs="Arial"/>
                <w:sz w:val="20"/>
                <w:szCs w:val="20"/>
                <w:rPrChange w:id="226" w:author="Batra Yogesh (EXT)" w:date="2018-04-13T13:13:00Z">
                  <w:rPr>
                    <w:rFonts w:asciiTheme="minorHAnsi" w:hAnsiTheme="minorHAnsi"/>
                    <w:sz w:val="20"/>
                    <w:szCs w:val="20"/>
                  </w:rPr>
                </w:rPrChange>
              </w:rPr>
            </w:pPr>
            <w:r w:rsidRPr="00C46CE0">
              <w:rPr>
                <w:rFonts w:cs="Arial"/>
                <w:sz w:val="20"/>
                <w:szCs w:val="20"/>
                <w:rPrChange w:id="227" w:author="Batra Yogesh (EXT)" w:date="2018-04-13T13:13:00Z">
                  <w:rPr>
                    <w:rFonts w:asciiTheme="minorHAnsi" w:hAnsiTheme="minorHAnsi"/>
                    <w:sz w:val="20"/>
                    <w:szCs w:val="20"/>
                  </w:rPr>
                </w:rPrChange>
              </w:rPr>
              <w:t xml:space="preserve">Enter in </w:t>
            </w:r>
            <w:r w:rsidRPr="00C46CE0">
              <w:rPr>
                <w:rFonts w:cs="Arial"/>
                <w:b/>
                <w:i/>
                <w:sz w:val="20"/>
                <w:szCs w:val="20"/>
                <w:rPrChange w:id="228" w:author="Batra Yogesh (EXT)" w:date="2018-04-13T13:13:00Z">
                  <w:rPr>
                    <w:rFonts w:asciiTheme="minorHAnsi" w:hAnsiTheme="minorHAnsi"/>
                    <w:b/>
                    <w:i/>
                    <w:sz w:val="20"/>
                    <w:szCs w:val="20"/>
                  </w:rPr>
                </w:rPrChange>
              </w:rPr>
              <w:t>Start Date</w:t>
            </w:r>
            <w:r w:rsidRPr="00C46CE0">
              <w:rPr>
                <w:rFonts w:cs="Arial"/>
                <w:sz w:val="20"/>
                <w:szCs w:val="20"/>
                <w:rPrChange w:id="229" w:author="Batra Yogesh (EXT)" w:date="2018-04-13T13:13:00Z">
                  <w:rPr>
                    <w:rFonts w:asciiTheme="minorHAnsi" w:hAnsiTheme="minorHAnsi"/>
                    <w:sz w:val="20"/>
                    <w:szCs w:val="20"/>
                  </w:rPr>
                </w:rPrChange>
              </w:rPr>
              <w:t xml:space="preserve"> the effective date of the facility Class 1 connection</w:t>
            </w:r>
          </w:p>
          <w:p w14:paraId="0B6E1968" w14:textId="5574DCFA" w:rsidR="00E13A1F" w:rsidRPr="00C46CE0" w:rsidRDefault="00E13A1F" w:rsidP="00E13A1F">
            <w:pPr>
              <w:rPr>
                <w:rFonts w:cs="Arial"/>
                <w:color w:val="000000" w:themeColor="text1"/>
                <w:sz w:val="20"/>
                <w:szCs w:val="20"/>
              </w:rPr>
            </w:pPr>
          </w:p>
        </w:tc>
        <w:tc>
          <w:tcPr>
            <w:tcW w:w="1154" w:type="pct"/>
            <w:tcPrChange w:id="230" w:author="Batra Yogesh (EXT)" w:date="2018-04-13T13:13:00Z">
              <w:tcPr>
                <w:tcW w:w="2160" w:type="dxa"/>
              </w:tcPr>
            </w:tcPrChange>
          </w:tcPr>
          <w:p w14:paraId="12AEE08A" w14:textId="553B9A47" w:rsidR="00E13A1F" w:rsidRPr="00C46CE0" w:rsidRDefault="00E13A1F" w:rsidP="00E13A1F">
            <w:pPr>
              <w:keepNext/>
              <w:keepLines/>
              <w:rPr>
                <w:rFonts w:cs="Arial"/>
                <w:color w:val="000000" w:themeColor="text1"/>
                <w:sz w:val="20"/>
                <w:szCs w:val="20"/>
              </w:rPr>
            </w:pPr>
            <w:r w:rsidRPr="00C46CE0">
              <w:rPr>
                <w:rFonts w:cs="Arial"/>
                <w:sz w:val="20"/>
                <w:szCs w:val="20"/>
                <w:rPrChange w:id="231" w:author="Batra Yogesh (EXT)" w:date="2018-04-13T13:13:00Z">
                  <w:rPr>
                    <w:rFonts w:asciiTheme="minorHAnsi" w:hAnsiTheme="minorHAnsi"/>
                    <w:sz w:val="20"/>
                    <w:szCs w:val="20"/>
                  </w:rPr>
                </w:rPrChange>
              </w:rPr>
              <w:t>Start date is displayed</w:t>
            </w:r>
          </w:p>
        </w:tc>
        <w:tc>
          <w:tcPr>
            <w:tcW w:w="1538" w:type="pct"/>
            <w:tcPrChange w:id="232" w:author="Batra Yogesh (EXT)" w:date="2018-04-13T13:13:00Z">
              <w:tcPr>
                <w:tcW w:w="2880" w:type="dxa"/>
              </w:tcPr>
            </w:tcPrChange>
          </w:tcPr>
          <w:p w14:paraId="424EE4CC" w14:textId="77777777" w:rsidR="00E13A1F" w:rsidRPr="00C46CE0" w:rsidRDefault="00E13A1F" w:rsidP="00E13A1F">
            <w:pPr>
              <w:keepNext/>
              <w:keepLines/>
              <w:rPr>
                <w:rFonts w:cs="Arial"/>
                <w:sz w:val="20"/>
                <w:rPrChange w:id="233" w:author="Batra Yogesh (EXT)" w:date="2018-04-13T13:13:00Z">
                  <w:rPr>
                    <w:rFonts w:asciiTheme="minorHAnsi" w:hAnsiTheme="minorHAnsi"/>
                    <w:sz w:val="20"/>
                  </w:rPr>
                </w:rPrChange>
              </w:rPr>
            </w:pPr>
            <w:r w:rsidRPr="00C46CE0">
              <w:rPr>
                <w:rFonts w:cs="Arial"/>
                <w:sz w:val="20"/>
                <w:rPrChange w:id="234" w:author="Batra Yogesh (EXT)" w:date="2018-04-13T13:13:00Z">
                  <w:rPr>
                    <w:rFonts w:asciiTheme="minorHAnsi" w:hAnsiTheme="minorHAnsi"/>
                    <w:sz w:val="20"/>
                  </w:rPr>
                </w:rPrChange>
              </w:rPr>
              <w:t>Date format is yyyy-mm-dd</w:t>
            </w:r>
          </w:p>
          <w:p w14:paraId="59E8D337" w14:textId="6A9A7387" w:rsidR="00E13A1F" w:rsidRPr="00C46CE0" w:rsidRDefault="00E13A1F" w:rsidP="00E13A1F">
            <w:pPr>
              <w:textAlignment w:val="center"/>
              <w:rPr>
                <w:rFonts w:cs="Arial"/>
                <w:color w:val="000000" w:themeColor="text1"/>
                <w:sz w:val="20"/>
                <w:szCs w:val="20"/>
              </w:rPr>
            </w:pPr>
          </w:p>
        </w:tc>
      </w:tr>
      <w:tr w:rsidR="00E13A1F" w:rsidRPr="00C46CE0" w14:paraId="1CC8D034" w14:textId="77777777" w:rsidTr="00C46CE0">
        <w:tc>
          <w:tcPr>
            <w:tcW w:w="369" w:type="pct"/>
            <w:shd w:val="clear" w:color="auto" w:fill="C6D9F1" w:themeFill="text2" w:themeFillTint="33"/>
            <w:tcPrChange w:id="235" w:author="Batra Yogesh (EXT)" w:date="2018-04-13T13:13:00Z">
              <w:tcPr>
                <w:tcW w:w="690" w:type="dxa"/>
                <w:shd w:val="clear" w:color="auto" w:fill="C6D9F1" w:themeFill="text2" w:themeFillTint="33"/>
              </w:tcPr>
            </w:tcPrChange>
          </w:tcPr>
          <w:p w14:paraId="4B033426" w14:textId="22B75804" w:rsidR="00E13A1F" w:rsidRPr="00C46CE0" w:rsidRDefault="00E13A1F" w:rsidP="00E13A1F">
            <w:pPr>
              <w:pStyle w:val="TableText"/>
              <w:keepNext/>
              <w:keepLines/>
              <w:jc w:val="center"/>
              <w:rPr>
                <w:rFonts w:cs="Arial"/>
                <w:sz w:val="20"/>
                <w:szCs w:val="20"/>
              </w:rPr>
            </w:pPr>
            <w:r w:rsidRPr="00C46CE0">
              <w:rPr>
                <w:rFonts w:cs="Arial"/>
                <w:sz w:val="20"/>
                <w:szCs w:val="20"/>
              </w:rPr>
              <w:t>5.</w:t>
            </w:r>
          </w:p>
        </w:tc>
        <w:tc>
          <w:tcPr>
            <w:tcW w:w="1939" w:type="pct"/>
            <w:tcPrChange w:id="236" w:author="Batra Yogesh (EXT)" w:date="2018-04-13T13:13:00Z">
              <w:tcPr>
                <w:tcW w:w="3630" w:type="dxa"/>
              </w:tcPr>
            </w:tcPrChange>
          </w:tcPr>
          <w:p w14:paraId="54F46F0B" w14:textId="67AC4F62" w:rsidR="00E13A1F" w:rsidRPr="00C46CE0" w:rsidRDefault="00E13A1F" w:rsidP="00E13A1F">
            <w:pPr>
              <w:rPr>
                <w:rFonts w:cs="Arial"/>
                <w:sz w:val="20"/>
                <w:szCs w:val="20"/>
                <w:rPrChange w:id="237" w:author="Batra Yogesh (EXT)" w:date="2018-04-13T13:13:00Z">
                  <w:rPr>
                    <w:rFonts w:asciiTheme="minorHAnsi" w:hAnsiTheme="minorHAnsi"/>
                    <w:sz w:val="20"/>
                    <w:szCs w:val="20"/>
                  </w:rPr>
                </w:rPrChange>
              </w:rPr>
            </w:pPr>
            <w:r w:rsidRPr="00C46CE0">
              <w:rPr>
                <w:rFonts w:cs="Arial"/>
                <w:sz w:val="20"/>
                <w:szCs w:val="20"/>
                <w:rPrChange w:id="238" w:author="Batra Yogesh (EXT)" w:date="2018-04-13T13:13:00Z">
                  <w:rPr>
                    <w:rFonts w:asciiTheme="minorHAnsi" w:hAnsiTheme="minorHAnsi"/>
                    <w:sz w:val="20"/>
                    <w:szCs w:val="20"/>
                  </w:rPr>
                </w:rPrChange>
              </w:rPr>
              <w:t xml:space="preserve">Select </w:t>
            </w:r>
            <w:r w:rsidRPr="00C46CE0">
              <w:rPr>
                <w:rFonts w:cs="Arial"/>
                <w:b/>
                <w:i/>
                <w:sz w:val="20"/>
                <w:szCs w:val="20"/>
                <w:rPrChange w:id="239" w:author="Batra Yogesh (EXT)" w:date="2018-04-13T13:13:00Z">
                  <w:rPr>
                    <w:rFonts w:asciiTheme="minorHAnsi" w:hAnsiTheme="minorHAnsi"/>
                    <w:b/>
                    <w:i/>
                    <w:sz w:val="20"/>
                    <w:szCs w:val="20"/>
                  </w:rPr>
                </w:rPrChange>
              </w:rPr>
              <w:t xml:space="preserve">Node Name </w:t>
            </w:r>
            <w:r w:rsidRPr="00C46CE0">
              <w:rPr>
                <w:rFonts w:cs="Arial"/>
                <w:sz w:val="20"/>
                <w:szCs w:val="20"/>
                <w:rPrChange w:id="240" w:author="Batra Yogesh (EXT)" w:date="2018-04-13T13:13:00Z">
                  <w:rPr>
                    <w:rFonts w:asciiTheme="minorHAnsi" w:hAnsiTheme="minorHAnsi"/>
                    <w:sz w:val="20"/>
                    <w:szCs w:val="20"/>
                  </w:rPr>
                </w:rPrChange>
              </w:rPr>
              <w:t>using the drop-down menu</w:t>
            </w:r>
          </w:p>
        </w:tc>
        <w:tc>
          <w:tcPr>
            <w:tcW w:w="1154" w:type="pct"/>
            <w:tcPrChange w:id="241" w:author="Batra Yogesh (EXT)" w:date="2018-04-13T13:13:00Z">
              <w:tcPr>
                <w:tcW w:w="2160" w:type="dxa"/>
              </w:tcPr>
            </w:tcPrChange>
          </w:tcPr>
          <w:p w14:paraId="586E444F" w14:textId="77777777" w:rsidR="00E13A1F" w:rsidRPr="00C46CE0" w:rsidRDefault="00E13A1F" w:rsidP="00E13A1F">
            <w:pPr>
              <w:keepNext/>
              <w:keepLines/>
              <w:rPr>
                <w:rFonts w:cs="Arial"/>
                <w:sz w:val="20"/>
                <w:szCs w:val="20"/>
                <w:rPrChange w:id="242" w:author="Batra Yogesh (EXT)" w:date="2018-04-13T13:13:00Z">
                  <w:rPr>
                    <w:rFonts w:asciiTheme="minorHAnsi" w:hAnsiTheme="minorHAnsi"/>
                    <w:sz w:val="20"/>
                    <w:szCs w:val="20"/>
                  </w:rPr>
                </w:rPrChange>
              </w:rPr>
            </w:pPr>
            <w:r w:rsidRPr="00C46CE0">
              <w:rPr>
                <w:rFonts w:cs="Arial"/>
                <w:sz w:val="20"/>
                <w:szCs w:val="20"/>
                <w:rPrChange w:id="243" w:author="Batra Yogesh (EXT)" w:date="2018-04-13T13:13:00Z">
                  <w:rPr>
                    <w:rFonts w:asciiTheme="minorHAnsi" w:hAnsiTheme="minorHAnsi"/>
                    <w:sz w:val="20"/>
                    <w:szCs w:val="20"/>
                  </w:rPr>
                </w:rPrChange>
              </w:rPr>
              <w:t>Entry is displayed</w:t>
            </w:r>
          </w:p>
          <w:p w14:paraId="4054DFA6" w14:textId="77777777" w:rsidR="00E13A1F" w:rsidRPr="00C46CE0" w:rsidRDefault="00E13A1F" w:rsidP="00E13A1F">
            <w:pPr>
              <w:keepNext/>
              <w:keepLines/>
              <w:rPr>
                <w:rFonts w:cs="Arial"/>
                <w:sz w:val="20"/>
                <w:szCs w:val="20"/>
                <w:rPrChange w:id="244" w:author="Batra Yogesh (EXT)" w:date="2018-04-13T13:13:00Z">
                  <w:rPr>
                    <w:rFonts w:asciiTheme="minorHAnsi" w:hAnsiTheme="minorHAnsi"/>
                    <w:sz w:val="20"/>
                    <w:szCs w:val="20"/>
                  </w:rPr>
                </w:rPrChange>
              </w:rPr>
            </w:pPr>
          </w:p>
        </w:tc>
        <w:tc>
          <w:tcPr>
            <w:tcW w:w="1538" w:type="pct"/>
            <w:tcPrChange w:id="245" w:author="Batra Yogesh (EXT)" w:date="2018-04-13T13:13:00Z">
              <w:tcPr>
                <w:tcW w:w="2880" w:type="dxa"/>
              </w:tcPr>
            </w:tcPrChange>
          </w:tcPr>
          <w:p w14:paraId="1314B74D" w14:textId="193F5F25" w:rsidR="00E13A1F" w:rsidRPr="00C46CE0" w:rsidRDefault="00E13A1F" w:rsidP="00E13A1F">
            <w:pPr>
              <w:textAlignment w:val="center"/>
              <w:rPr>
                <w:rFonts w:cs="Arial"/>
                <w:sz w:val="20"/>
                <w:rPrChange w:id="246" w:author="Batra Yogesh (EXT)" w:date="2018-04-13T13:13:00Z">
                  <w:rPr>
                    <w:rFonts w:asciiTheme="minorHAnsi" w:hAnsiTheme="minorHAnsi"/>
                    <w:sz w:val="20"/>
                  </w:rPr>
                </w:rPrChange>
              </w:rPr>
            </w:pPr>
            <w:r w:rsidRPr="00C46CE0">
              <w:rPr>
                <w:rFonts w:cs="Arial"/>
                <w:sz w:val="20"/>
                <w:rPrChange w:id="247" w:author="Batra Yogesh (EXT)" w:date="2018-04-13T13:13:00Z">
                  <w:rPr>
                    <w:rFonts w:asciiTheme="minorHAnsi" w:hAnsiTheme="minorHAnsi"/>
                    <w:sz w:val="20"/>
                  </w:rPr>
                </w:rPrChange>
              </w:rPr>
              <w:t xml:space="preserve">Node name list is all nodes that are available for allocation </w:t>
            </w:r>
          </w:p>
        </w:tc>
      </w:tr>
      <w:tr w:rsidR="00E13A1F" w:rsidRPr="00C46CE0" w14:paraId="556CB433" w14:textId="77777777" w:rsidTr="00C46CE0">
        <w:tc>
          <w:tcPr>
            <w:tcW w:w="369" w:type="pct"/>
            <w:shd w:val="clear" w:color="auto" w:fill="C6D9F1" w:themeFill="text2" w:themeFillTint="33"/>
            <w:tcPrChange w:id="248" w:author="Batra Yogesh (EXT)" w:date="2018-04-13T13:13:00Z">
              <w:tcPr>
                <w:tcW w:w="690" w:type="dxa"/>
                <w:shd w:val="clear" w:color="auto" w:fill="C6D9F1" w:themeFill="text2" w:themeFillTint="33"/>
              </w:tcPr>
            </w:tcPrChange>
          </w:tcPr>
          <w:p w14:paraId="149BFD82" w14:textId="0490FC71" w:rsidR="00E13A1F" w:rsidRPr="00C46CE0" w:rsidRDefault="00E13A1F" w:rsidP="00E13A1F">
            <w:pPr>
              <w:pStyle w:val="TableText"/>
              <w:keepNext/>
              <w:keepLines/>
              <w:jc w:val="center"/>
              <w:rPr>
                <w:rFonts w:cs="Arial"/>
                <w:sz w:val="20"/>
                <w:szCs w:val="20"/>
              </w:rPr>
            </w:pPr>
            <w:r w:rsidRPr="00C46CE0">
              <w:rPr>
                <w:rFonts w:cs="Arial"/>
                <w:sz w:val="20"/>
                <w:szCs w:val="20"/>
              </w:rPr>
              <w:t>6.</w:t>
            </w:r>
          </w:p>
        </w:tc>
        <w:tc>
          <w:tcPr>
            <w:tcW w:w="1939" w:type="pct"/>
            <w:tcPrChange w:id="249" w:author="Batra Yogesh (EXT)" w:date="2018-04-13T13:13:00Z">
              <w:tcPr>
                <w:tcW w:w="3630" w:type="dxa"/>
              </w:tcPr>
            </w:tcPrChange>
          </w:tcPr>
          <w:p w14:paraId="3F592A36" w14:textId="2F31DD1E" w:rsidR="00E13A1F" w:rsidRPr="00C46CE0" w:rsidRDefault="00E13A1F" w:rsidP="00E13A1F">
            <w:pPr>
              <w:rPr>
                <w:rFonts w:cs="Arial"/>
                <w:sz w:val="20"/>
                <w:szCs w:val="20"/>
                <w:rPrChange w:id="250" w:author="Batra Yogesh (EXT)" w:date="2018-04-13T13:13:00Z">
                  <w:rPr>
                    <w:rFonts w:asciiTheme="minorHAnsi" w:hAnsiTheme="minorHAnsi"/>
                    <w:sz w:val="20"/>
                    <w:szCs w:val="20"/>
                  </w:rPr>
                </w:rPrChange>
              </w:rPr>
            </w:pPr>
            <w:r w:rsidRPr="00C46CE0">
              <w:rPr>
                <w:rFonts w:cs="Arial"/>
                <w:sz w:val="20"/>
                <w:szCs w:val="20"/>
                <w:rPrChange w:id="251" w:author="Batra Yogesh (EXT)" w:date="2018-04-13T13:13:00Z">
                  <w:rPr>
                    <w:rFonts w:asciiTheme="minorHAnsi" w:hAnsiTheme="minorHAnsi"/>
                    <w:sz w:val="20"/>
                    <w:szCs w:val="20"/>
                  </w:rPr>
                </w:rPrChange>
              </w:rPr>
              <w:t xml:space="preserve">Click the </w:t>
            </w:r>
            <w:r w:rsidRPr="00C46CE0">
              <w:rPr>
                <w:rFonts w:cs="Arial"/>
                <w:b/>
                <w:i/>
                <w:sz w:val="20"/>
                <w:szCs w:val="20"/>
                <w:rPrChange w:id="252" w:author="Batra Yogesh (EXT)" w:date="2018-04-13T13:13:00Z">
                  <w:rPr>
                    <w:rFonts w:asciiTheme="minorHAnsi" w:hAnsiTheme="minorHAnsi"/>
                    <w:b/>
                    <w:i/>
                    <w:sz w:val="20"/>
                    <w:szCs w:val="20"/>
                  </w:rPr>
                </w:rPrChange>
              </w:rPr>
              <w:t>Save</w:t>
            </w:r>
            <w:r w:rsidRPr="00C46CE0">
              <w:rPr>
                <w:rFonts w:cs="Arial"/>
                <w:sz w:val="20"/>
                <w:szCs w:val="20"/>
                <w:rPrChange w:id="253" w:author="Batra Yogesh (EXT)" w:date="2018-04-13T13:13:00Z">
                  <w:rPr>
                    <w:rFonts w:asciiTheme="minorHAnsi" w:hAnsiTheme="minorHAnsi"/>
                    <w:sz w:val="20"/>
                    <w:szCs w:val="20"/>
                  </w:rPr>
                </w:rPrChange>
              </w:rPr>
              <w:t xml:space="preserve"> icon</w:t>
            </w:r>
          </w:p>
        </w:tc>
        <w:tc>
          <w:tcPr>
            <w:tcW w:w="1154" w:type="pct"/>
            <w:tcPrChange w:id="254" w:author="Batra Yogesh (EXT)" w:date="2018-04-13T13:13:00Z">
              <w:tcPr>
                <w:tcW w:w="2160" w:type="dxa"/>
              </w:tcPr>
            </w:tcPrChange>
          </w:tcPr>
          <w:p w14:paraId="5AB5261E" w14:textId="26FC9719" w:rsidR="00E13A1F" w:rsidRPr="00C46CE0" w:rsidRDefault="00E13A1F" w:rsidP="00E13A1F">
            <w:pPr>
              <w:keepNext/>
              <w:keepLines/>
              <w:rPr>
                <w:rFonts w:cs="Arial"/>
                <w:sz w:val="20"/>
                <w:szCs w:val="20"/>
                <w:rPrChange w:id="255" w:author="Batra Yogesh (EXT)" w:date="2018-04-13T13:13:00Z">
                  <w:rPr>
                    <w:rFonts w:asciiTheme="minorHAnsi" w:hAnsiTheme="minorHAnsi"/>
                    <w:sz w:val="20"/>
                    <w:szCs w:val="20"/>
                  </w:rPr>
                </w:rPrChange>
              </w:rPr>
            </w:pPr>
            <w:r w:rsidRPr="00C46CE0">
              <w:rPr>
                <w:rFonts w:cs="Arial"/>
                <w:sz w:val="20"/>
                <w:szCs w:val="20"/>
                <w:rPrChange w:id="256" w:author="Batra Yogesh (EXT)" w:date="2018-04-13T13:13:00Z">
                  <w:rPr>
                    <w:rFonts w:asciiTheme="minorHAnsi" w:hAnsiTheme="minorHAnsi"/>
                    <w:sz w:val="20"/>
                    <w:szCs w:val="20"/>
                  </w:rPr>
                </w:rPrChange>
              </w:rPr>
              <w:t>The allocation network list is saved and available for use in other EC screens.</w:t>
            </w:r>
          </w:p>
        </w:tc>
        <w:tc>
          <w:tcPr>
            <w:tcW w:w="1538" w:type="pct"/>
            <w:tcPrChange w:id="257" w:author="Batra Yogesh (EXT)" w:date="2018-04-13T13:13:00Z">
              <w:tcPr>
                <w:tcW w:w="2880" w:type="dxa"/>
              </w:tcPr>
            </w:tcPrChange>
          </w:tcPr>
          <w:p w14:paraId="72843831" w14:textId="77777777" w:rsidR="00E13A1F" w:rsidRPr="00C46CE0" w:rsidRDefault="00E13A1F" w:rsidP="00E13A1F">
            <w:pPr>
              <w:textAlignment w:val="center"/>
              <w:rPr>
                <w:rFonts w:cs="Arial"/>
                <w:sz w:val="20"/>
                <w:rPrChange w:id="258" w:author="Batra Yogesh (EXT)" w:date="2018-04-13T13:13:00Z">
                  <w:rPr>
                    <w:rFonts w:asciiTheme="minorHAnsi" w:hAnsiTheme="minorHAnsi"/>
                    <w:sz w:val="20"/>
                  </w:rPr>
                </w:rPrChange>
              </w:rPr>
            </w:pPr>
          </w:p>
        </w:tc>
      </w:tr>
      <w:tr w:rsidR="00831EBD" w:rsidRPr="00C46CE0" w14:paraId="30ECEF77" w14:textId="77777777" w:rsidTr="00C46CE0">
        <w:tc>
          <w:tcPr>
            <w:tcW w:w="369" w:type="pct"/>
            <w:tcBorders>
              <w:top w:val="single" w:sz="4" w:space="0" w:color="auto"/>
              <w:bottom w:val="single" w:sz="4" w:space="0" w:color="auto"/>
            </w:tcBorders>
            <w:shd w:val="clear" w:color="auto" w:fill="C6D9F1" w:themeFill="text2" w:themeFillTint="33"/>
            <w:tcPrChange w:id="259" w:author="Batra Yogesh (EXT)" w:date="2018-04-13T13:13:00Z">
              <w:tcPr>
                <w:tcW w:w="690" w:type="dxa"/>
                <w:tcBorders>
                  <w:top w:val="single" w:sz="4" w:space="0" w:color="auto"/>
                  <w:bottom w:val="single" w:sz="4" w:space="0" w:color="auto"/>
                </w:tcBorders>
                <w:shd w:val="clear" w:color="auto" w:fill="C6D9F1" w:themeFill="text2" w:themeFillTint="33"/>
              </w:tcPr>
            </w:tcPrChange>
          </w:tcPr>
          <w:p w14:paraId="25F48A34" w14:textId="77777777" w:rsidR="00831EBD" w:rsidRPr="00C46CE0" w:rsidRDefault="00831EBD" w:rsidP="00831EBD">
            <w:pPr>
              <w:pStyle w:val="TableText"/>
              <w:keepNext/>
              <w:keepLines/>
              <w:numPr>
                <w:ilvl w:val="1"/>
                <w:numId w:val="5"/>
              </w:numPr>
              <w:jc w:val="center"/>
              <w:rPr>
                <w:rFonts w:cs="Arial"/>
                <w:sz w:val="20"/>
                <w:szCs w:val="20"/>
              </w:rPr>
            </w:pPr>
          </w:p>
        </w:tc>
        <w:tc>
          <w:tcPr>
            <w:tcW w:w="1939" w:type="pct"/>
            <w:shd w:val="clear" w:color="auto" w:fill="C6D9F1" w:themeFill="text2" w:themeFillTint="33"/>
            <w:tcPrChange w:id="260" w:author="Batra Yogesh (EXT)" w:date="2018-04-13T13:13:00Z">
              <w:tcPr>
                <w:tcW w:w="3630" w:type="dxa"/>
                <w:shd w:val="clear" w:color="auto" w:fill="C6D9F1" w:themeFill="text2" w:themeFillTint="33"/>
              </w:tcPr>
            </w:tcPrChange>
          </w:tcPr>
          <w:p w14:paraId="3166A11E" w14:textId="77777777" w:rsidR="00831EBD" w:rsidRPr="00C46CE0" w:rsidRDefault="00831EBD" w:rsidP="00831EBD">
            <w:pPr>
              <w:pStyle w:val="TableText"/>
              <w:keepNext/>
              <w:keepLines/>
              <w:rPr>
                <w:rFonts w:cs="Arial"/>
                <w:sz w:val="20"/>
                <w:szCs w:val="20"/>
              </w:rPr>
            </w:pPr>
            <w:r w:rsidRPr="00C46CE0">
              <w:rPr>
                <w:rFonts w:cs="Arial"/>
                <w:sz w:val="20"/>
                <w:szCs w:val="20"/>
              </w:rPr>
              <w:t>END OF USE CASE</w:t>
            </w:r>
          </w:p>
        </w:tc>
        <w:tc>
          <w:tcPr>
            <w:tcW w:w="1154" w:type="pct"/>
            <w:shd w:val="clear" w:color="auto" w:fill="C6D9F1" w:themeFill="text2" w:themeFillTint="33"/>
            <w:tcPrChange w:id="261" w:author="Batra Yogesh (EXT)" w:date="2018-04-13T13:13:00Z">
              <w:tcPr>
                <w:tcW w:w="2160" w:type="dxa"/>
                <w:shd w:val="clear" w:color="auto" w:fill="C6D9F1" w:themeFill="text2" w:themeFillTint="33"/>
              </w:tcPr>
            </w:tcPrChange>
          </w:tcPr>
          <w:p w14:paraId="493FC687" w14:textId="77777777" w:rsidR="00831EBD" w:rsidRPr="00C46CE0" w:rsidRDefault="00831EBD" w:rsidP="00831EBD">
            <w:pPr>
              <w:keepNext/>
              <w:keepLines/>
              <w:rPr>
                <w:rFonts w:cs="Arial"/>
                <w:sz w:val="20"/>
                <w:szCs w:val="20"/>
              </w:rPr>
            </w:pPr>
          </w:p>
        </w:tc>
        <w:tc>
          <w:tcPr>
            <w:tcW w:w="1538" w:type="pct"/>
            <w:shd w:val="clear" w:color="auto" w:fill="C6D9F1" w:themeFill="text2" w:themeFillTint="33"/>
            <w:tcPrChange w:id="262" w:author="Batra Yogesh (EXT)" w:date="2018-04-13T13:13:00Z">
              <w:tcPr>
                <w:tcW w:w="2880" w:type="dxa"/>
                <w:shd w:val="clear" w:color="auto" w:fill="C6D9F1" w:themeFill="text2" w:themeFillTint="33"/>
              </w:tcPr>
            </w:tcPrChange>
          </w:tcPr>
          <w:p w14:paraId="2EAFFF96" w14:textId="77777777" w:rsidR="00831EBD" w:rsidRPr="00C46CE0" w:rsidRDefault="00831EBD" w:rsidP="00831EBD">
            <w:pPr>
              <w:keepNext/>
              <w:keepLines/>
              <w:rPr>
                <w:rFonts w:cs="Arial"/>
                <w:sz w:val="20"/>
                <w:szCs w:val="20"/>
              </w:rPr>
            </w:pPr>
          </w:p>
        </w:tc>
      </w:tr>
    </w:tbl>
    <w:p w14:paraId="27CC4C89" w14:textId="77777777" w:rsidR="00C6253C" w:rsidRPr="00C46CE0" w:rsidRDefault="00C6253C">
      <w:pPr>
        <w:rPr>
          <w:rFonts w:cs="Arial"/>
          <w:b/>
          <w:bCs/>
          <w:sz w:val="24"/>
          <w:szCs w:val="32"/>
        </w:rPr>
      </w:pPr>
    </w:p>
    <w:p w14:paraId="0BAA37FF" w14:textId="73D7F0C1" w:rsidR="004D61A0" w:rsidRPr="00C46CE0" w:rsidRDefault="004D61A0" w:rsidP="005D1403">
      <w:pPr>
        <w:pStyle w:val="Heading1"/>
      </w:pPr>
      <w:bookmarkStart w:id="263" w:name="_Toc502312286"/>
      <w:r w:rsidRPr="00C46CE0">
        <w:t>Alternative</w:t>
      </w:r>
      <w:bookmarkEnd w:id="171"/>
      <w:r w:rsidR="00BF2F96" w:rsidRPr="00C46CE0">
        <w:t>s</w:t>
      </w:r>
      <w:bookmarkEnd w:id="263"/>
      <w:r w:rsidR="00023077" w:rsidRPr="00C46CE0">
        <w:t xml:space="preserve"> </w:t>
      </w:r>
    </w:p>
    <w:p w14:paraId="7547272B" w14:textId="77777777" w:rsidR="00E13A1F" w:rsidRPr="00C46CE0" w:rsidRDefault="00E13A1F" w:rsidP="00E13A1F">
      <w:pPr>
        <w:pStyle w:val="Heading2"/>
        <w:ind w:left="1296"/>
        <w:rPr>
          <w:rPrChange w:id="264" w:author="Batra Yogesh (EXT)" w:date="2018-04-13T13:13:00Z">
            <w:rPr>
              <w:rFonts w:asciiTheme="minorHAnsi" w:hAnsiTheme="minorHAnsi"/>
            </w:rPr>
          </w:rPrChange>
        </w:rPr>
      </w:pPr>
      <w:bookmarkStart w:id="265" w:name="_Toc55750750"/>
      <w:bookmarkStart w:id="266" w:name="_Toc55748915"/>
      <w:bookmarkStart w:id="267" w:name="_Toc241653459"/>
      <w:bookmarkStart w:id="268" w:name="_Toc474483607"/>
      <w:bookmarkStart w:id="269" w:name="_Toc502312287"/>
      <w:r w:rsidRPr="00C46CE0">
        <w:rPr>
          <w:rPrChange w:id="270" w:author="Batra Yogesh (EXT)" w:date="2018-04-13T13:13:00Z">
            <w:rPr>
              <w:rFonts w:asciiTheme="minorHAnsi" w:hAnsiTheme="minorHAnsi"/>
            </w:rPr>
          </w:rPrChange>
        </w:rPr>
        <w:t>Alternate Condition A1:</w:t>
      </w:r>
      <w:bookmarkEnd w:id="265"/>
      <w:r w:rsidRPr="00C46CE0">
        <w:rPr>
          <w:rPrChange w:id="271" w:author="Batra Yogesh (EXT)" w:date="2018-04-13T13:13:00Z">
            <w:rPr>
              <w:rFonts w:asciiTheme="minorHAnsi" w:hAnsiTheme="minorHAnsi"/>
            </w:rPr>
          </w:rPrChange>
        </w:rPr>
        <w:t xml:space="preserve"> </w:t>
      </w:r>
      <w:bookmarkEnd w:id="266"/>
      <w:bookmarkEnd w:id="267"/>
      <w:r w:rsidRPr="00C46CE0">
        <w:rPr>
          <w:rPrChange w:id="272" w:author="Batra Yogesh (EXT)" w:date="2018-04-13T13:13:00Z">
            <w:rPr>
              <w:rFonts w:asciiTheme="minorHAnsi" w:hAnsiTheme="minorHAnsi"/>
            </w:rPr>
          </w:rPrChange>
        </w:rPr>
        <w:t>End Date a Facility Class 1 in the Allocation Network List</w:t>
      </w:r>
      <w:bookmarkEnd w:id="268"/>
      <w:bookmarkEnd w:id="269"/>
    </w:p>
    <w:p w14:paraId="45B69F12" w14:textId="1E4D40F0" w:rsidR="00E13A1F" w:rsidRPr="00C46CE0" w:rsidRDefault="00E13A1F" w:rsidP="00E13A1F">
      <w:pPr>
        <w:ind w:left="1296"/>
        <w:rPr>
          <w:rFonts w:cs="Arial"/>
          <w:sz w:val="20"/>
          <w:szCs w:val="20"/>
          <w:rPrChange w:id="273" w:author="Batra Yogesh (EXT)" w:date="2018-04-13T13:13:00Z">
            <w:rPr>
              <w:rFonts w:asciiTheme="minorHAnsi" w:hAnsiTheme="minorHAnsi"/>
              <w:sz w:val="20"/>
              <w:szCs w:val="20"/>
            </w:rPr>
          </w:rPrChange>
        </w:rPr>
      </w:pPr>
      <w:r w:rsidRPr="00C46CE0">
        <w:rPr>
          <w:rFonts w:cs="Arial"/>
          <w:b/>
          <w:iCs/>
          <w:sz w:val="20"/>
          <w:szCs w:val="28"/>
          <w:rPrChange w:id="274" w:author="Batra Yogesh (EXT)" w:date="2018-04-13T13:13:00Z">
            <w:rPr>
              <w:rFonts w:asciiTheme="minorHAnsi" w:hAnsiTheme="minorHAnsi" w:cs="Arial"/>
              <w:b/>
              <w:iCs/>
              <w:sz w:val="20"/>
              <w:szCs w:val="28"/>
            </w:rPr>
          </w:rPrChange>
        </w:rPr>
        <w:t>Details:</w:t>
      </w:r>
      <w:r w:rsidRPr="00C46CE0">
        <w:rPr>
          <w:rFonts w:cs="Arial"/>
          <w:rPrChange w:id="275" w:author="Batra Yogesh (EXT)" w:date="2018-04-13T13:13:00Z">
            <w:rPr>
              <w:rFonts w:asciiTheme="minorHAnsi" w:hAnsiTheme="minorHAnsi"/>
            </w:rPr>
          </w:rPrChange>
        </w:rPr>
        <w:t xml:space="preserve">  </w:t>
      </w:r>
      <w:r w:rsidRPr="00C46CE0">
        <w:rPr>
          <w:rFonts w:cs="Arial"/>
          <w:sz w:val="20"/>
          <w:szCs w:val="20"/>
          <w:rPrChange w:id="276" w:author="Batra Yogesh (EXT)" w:date="2018-04-13T13:13:00Z">
            <w:rPr>
              <w:rFonts w:asciiTheme="minorHAnsi" w:hAnsiTheme="minorHAnsi"/>
              <w:sz w:val="20"/>
              <w:szCs w:val="20"/>
            </w:rPr>
          </w:rPrChange>
        </w:rPr>
        <w:t>The steps below are relevant when an allocation network list requires an end date due to a facility class 1 be taken out of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277" w:author="Batra Yogesh (EXT)" w:date="2018-04-13T13:13: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278">
          <w:tblGrid>
            <w:gridCol w:w="690"/>
            <w:gridCol w:w="3630"/>
            <w:gridCol w:w="2160"/>
            <w:gridCol w:w="2880"/>
          </w:tblGrid>
        </w:tblGridChange>
      </w:tblGrid>
      <w:tr w:rsidR="00E13A1F" w:rsidRPr="00C46CE0" w14:paraId="2677B821" w14:textId="77777777" w:rsidTr="00C46CE0">
        <w:trPr>
          <w:tblHeader/>
          <w:trPrChange w:id="279" w:author="Batra Yogesh (EXT)" w:date="2018-04-13T13:13:00Z">
            <w:trPr>
              <w:tblHeader/>
            </w:trPr>
          </w:trPrChange>
        </w:trPr>
        <w:tc>
          <w:tcPr>
            <w:tcW w:w="369" w:type="pct"/>
            <w:tcBorders>
              <w:bottom w:val="single" w:sz="4" w:space="0" w:color="auto"/>
            </w:tcBorders>
            <w:shd w:val="clear" w:color="auto" w:fill="3399FF"/>
            <w:tcPrChange w:id="280" w:author="Batra Yogesh (EXT)" w:date="2018-04-13T13:13:00Z">
              <w:tcPr>
                <w:tcW w:w="690" w:type="dxa"/>
                <w:tcBorders>
                  <w:bottom w:val="single" w:sz="4" w:space="0" w:color="auto"/>
                </w:tcBorders>
                <w:shd w:val="clear" w:color="auto" w:fill="3399FF"/>
              </w:tcPr>
            </w:tcPrChange>
          </w:tcPr>
          <w:p w14:paraId="5EDF2BA7" w14:textId="77777777" w:rsidR="00E13A1F" w:rsidRPr="00C46CE0" w:rsidRDefault="00E13A1F" w:rsidP="00D022B3">
            <w:pPr>
              <w:pStyle w:val="ColumnHead"/>
              <w:keepNext/>
              <w:keepLines/>
              <w:rPr>
                <w:rFonts w:cs="Arial"/>
                <w:color w:val="FFFFFF" w:themeColor="background1"/>
                <w:sz w:val="20"/>
                <w:szCs w:val="20"/>
              </w:rPr>
            </w:pPr>
            <w:r w:rsidRPr="00C46CE0">
              <w:rPr>
                <w:rFonts w:cs="Arial"/>
                <w:color w:val="FFFFFF" w:themeColor="background1"/>
                <w:sz w:val="20"/>
                <w:szCs w:val="20"/>
              </w:rPr>
              <w:t>Step</w:t>
            </w:r>
          </w:p>
        </w:tc>
        <w:tc>
          <w:tcPr>
            <w:tcW w:w="1939" w:type="pct"/>
            <w:shd w:val="clear" w:color="auto" w:fill="3399FF"/>
            <w:tcPrChange w:id="281" w:author="Batra Yogesh (EXT)" w:date="2018-04-13T13:13:00Z">
              <w:tcPr>
                <w:tcW w:w="3630" w:type="dxa"/>
                <w:shd w:val="clear" w:color="auto" w:fill="3399FF"/>
              </w:tcPr>
            </w:tcPrChange>
          </w:tcPr>
          <w:p w14:paraId="329A7F22" w14:textId="77777777" w:rsidR="00E13A1F" w:rsidRPr="00C46CE0" w:rsidRDefault="00E13A1F" w:rsidP="00D022B3">
            <w:pPr>
              <w:pStyle w:val="ColumnHead"/>
              <w:keepNext/>
              <w:keepLines/>
              <w:rPr>
                <w:rFonts w:cs="Arial"/>
                <w:color w:val="FFFFFF" w:themeColor="background1"/>
                <w:sz w:val="20"/>
                <w:szCs w:val="20"/>
              </w:rPr>
            </w:pPr>
            <w:r w:rsidRPr="00C46CE0">
              <w:rPr>
                <w:rFonts w:cs="Arial"/>
                <w:color w:val="FFFFFF" w:themeColor="background1"/>
                <w:sz w:val="20"/>
                <w:szCs w:val="20"/>
              </w:rPr>
              <w:t>Actor Action</w:t>
            </w:r>
          </w:p>
        </w:tc>
        <w:tc>
          <w:tcPr>
            <w:tcW w:w="1154" w:type="pct"/>
            <w:shd w:val="clear" w:color="auto" w:fill="3399FF"/>
            <w:tcPrChange w:id="282" w:author="Batra Yogesh (EXT)" w:date="2018-04-13T13:13:00Z">
              <w:tcPr>
                <w:tcW w:w="2160" w:type="dxa"/>
                <w:shd w:val="clear" w:color="auto" w:fill="3399FF"/>
              </w:tcPr>
            </w:tcPrChange>
          </w:tcPr>
          <w:p w14:paraId="6C0C108B" w14:textId="77777777" w:rsidR="00E13A1F" w:rsidRPr="00C46CE0" w:rsidRDefault="00E13A1F" w:rsidP="00D022B3">
            <w:pPr>
              <w:pStyle w:val="ColumnHead"/>
              <w:keepNext/>
              <w:keepLines/>
              <w:rPr>
                <w:rFonts w:cs="Arial"/>
                <w:color w:val="FFFFFF" w:themeColor="background1"/>
                <w:sz w:val="20"/>
                <w:szCs w:val="20"/>
              </w:rPr>
            </w:pPr>
            <w:r w:rsidRPr="00C46CE0">
              <w:rPr>
                <w:rFonts w:cs="Arial"/>
                <w:color w:val="FFFFFF" w:themeColor="background1"/>
                <w:sz w:val="20"/>
                <w:szCs w:val="20"/>
              </w:rPr>
              <w:t>System Response</w:t>
            </w:r>
          </w:p>
        </w:tc>
        <w:tc>
          <w:tcPr>
            <w:tcW w:w="1538" w:type="pct"/>
            <w:shd w:val="clear" w:color="auto" w:fill="3399FF"/>
            <w:tcPrChange w:id="283" w:author="Batra Yogesh (EXT)" w:date="2018-04-13T13:13:00Z">
              <w:tcPr>
                <w:tcW w:w="2880" w:type="dxa"/>
                <w:shd w:val="clear" w:color="auto" w:fill="3399FF"/>
              </w:tcPr>
            </w:tcPrChange>
          </w:tcPr>
          <w:p w14:paraId="25E3927E" w14:textId="77777777" w:rsidR="00E13A1F" w:rsidRPr="00C46CE0" w:rsidRDefault="00E13A1F" w:rsidP="00D022B3">
            <w:pPr>
              <w:pStyle w:val="ColumnHead"/>
              <w:keepNext/>
              <w:keepLines/>
              <w:rPr>
                <w:rFonts w:cs="Arial"/>
                <w:color w:val="FFFFFF" w:themeColor="background1"/>
                <w:sz w:val="20"/>
                <w:szCs w:val="20"/>
              </w:rPr>
            </w:pPr>
            <w:r w:rsidRPr="00C46CE0">
              <w:rPr>
                <w:rFonts w:cs="Arial"/>
                <w:color w:val="FFFFFF" w:themeColor="background1"/>
                <w:sz w:val="20"/>
                <w:szCs w:val="20"/>
              </w:rPr>
              <w:t>Notes</w:t>
            </w:r>
          </w:p>
        </w:tc>
      </w:tr>
      <w:tr w:rsidR="00E13A1F" w:rsidRPr="00C46CE0" w14:paraId="7A0EC8C6" w14:textId="77777777" w:rsidTr="00C46CE0">
        <w:tc>
          <w:tcPr>
            <w:tcW w:w="369" w:type="pct"/>
            <w:shd w:val="clear" w:color="auto" w:fill="C6D9F1" w:themeFill="text2" w:themeFillTint="33"/>
            <w:tcPrChange w:id="284" w:author="Batra Yogesh (EXT)" w:date="2018-04-13T13:13:00Z">
              <w:tcPr>
                <w:tcW w:w="690" w:type="dxa"/>
                <w:shd w:val="clear" w:color="auto" w:fill="C6D9F1" w:themeFill="text2" w:themeFillTint="33"/>
              </w:tcPr>
            </w:tcPrChange>
          </w:tcPr>
          <w:p w14:paraId="59DF80FC" w14:textId="77777777" w:rsidR="00E13A1F" w:rsidRPr="00C46CE0" w:rsidRDefault="00E13A1F" w:rsidP="00E13A1F">
            <w:pPr>
              <w:pStyle w:val="TableText"/>
              <w:keepNext/>
              <w:keepLines/>
              <w:jc w:val="center"/>
              <w:rPr>
                <w:rFonts w:cs="Arial"/>
                <w:sz w:val="20"/>
                <w:szCs w:val="20"/>
              </w:rPr>
            </w:pPr>
            <w:r w:rsidRPr="00C46CE0">
              <w:rPr>
                <w:rFonts w:cs="Arial"/>
                <w:sz w:val="20"/>
                <w:szCs w:val="20"/>
              </w:rPr>
              <w:t>1.</w:t>
            </w:r>
          </w:p>
        </w:tc>
        <w:tc>
          <w:tcPr>
            <w:tcW w:w="1939" w:type="pct"/>
            <w:tcPrChange w:id="285" w:author="Batra Yogesh (EXT)" w:date="2018-04-13T13:13:00Z">
              <w:tcPr>
                <w:tcW w:w="3630" w:type="dxa"/>
              </w:tcPr>
            </w:tcPrChange>
          </w:tcPr>
          <w:p w14:paraId="1DD6D9D4" w14:textId="77777777" w:rsidR="00E13A1F" w:rsidRPr="00C46CE0" w:rsidRDefault="00E13A1F" w:rsidP="00E13A1F">
            <w:pPr>
              <w:pStyle w:val="TableText"/>
              <w:keepNext/>
              <w:keepLines/>
              <w:rPr>
                <w:rFonts w:cs="Arial"/>
                <w:sz w:val="20"/>
                <w:szCs w:val="20"/>
                <w:rPrChange w:id="286" w:author="Batra Yogesh (EXT)" w:date="2018-04-13T13:13:00Z">
                  <w:rPr>
                    <w:rFonts w:asciiTheme="minorHAnsi" w:hAnsiTheme="minorHAnsi"/>
                    <w:sz w:val="20"/>
                    <w:szCs w:val="20"/>
                  </w:rPr>
                </w:rPrChange>
              </w:rPr>
            </w:pPr>
            <w:r w:rsidRPr="00C46CE0">
              <w:rPr>
                <w:rFonts w:cs="Arial"/>
                <w:sz w:val="20"/>
                <w:szCs w:val="20"/>
                <w:rPrChange w:id="287" w:author="Batra Yogesh (EXT)" w:date="2018-04-13T13:13:00Z">
                  <w:rPr>
                    <w:rFonts w:asciiTheme="minorHAnsi" w:hAnsiTheme="minorHAnsi"/>
                    <w:sz w:val="20"/>
                    <w:szCs w:val="20"/>
                  </w:rPr>
                </w:rPrChange>
              </w:rPr>
              <w:t xml:space="preserve">EC Support opens up the </w:t>
            </w:r>
            <w:r w:rsidRPr="00C46CE0">
              <w:rPr>
                <w:rFonts w:cs="Arial"/>
                <w:b/>
                <w:i/>
                <w:sz w:val="20"/>
                <w:szCs w:val="20"/>
                <w:rPrChange w:id="288" w:author="Batra Yogesh (EXT)" w:date="2018-04-13T13:13:00Z">
                  <w:rPr>
                    <w:rFonts w:asciiTheme="minorHAnsi" w:hAnsiTheme="minorHAnsi"/>
                    <w:b/>
                    <w:i/>
                    <w:sz w:val="20"/>
                    <w:szCs w:val="20"/>
                  </w:rPr>
                </w:rPrChange>
              </w:rPr>
              <w:t>Allocation Network List</w:t>
            </w:r>
            <w:r w:rsidRPr="00C46CE0">
              <w:rPr>
                <w:rFonts w:cs="Arial"/>
                <w:sz w:val="20"/>
                <w:szCs w:val="20"/>
                <w:rPrChange w:id="289" w:author="Batra Yogesh (EXT)" w:date="2018-04-13T13:13:00Z">
                  <w:rPr>
                    <w:rFonts w:asciiTheme="minorHAnsi" w:hAnsiTheme="minorHAnsi"/>
                    <w:sz w:val="20"/>
                    <w:szCs w:val="20"/>
                  </w:rPr>
                </w:rPrChange>
              </w:rPr>
              <w:t xml:space="preserve"> screen.</w:t>
            </w:r>
          </w:p>
          <w:p w14:paraId="13A55B2C" w14:textId="67F6FC9F" w:rsidR="00E13A1F" w:rsidRPr="00C46CE0" w:rsidRDefault="002609C7" w:rsidP="00E13A1F">
            <w:pPr>
              <w:pStyle w:val="TableText"/>
              <w:keepNext/>
              <w:keepLines/>
              <w:rPr>
                <w:rFonts w:cs="Arial"/>
                <w:color w:val="000000" w:themeColor="text1"/>
                <w:sz w:val="20"/>
                <w:szCs w:val="20"/>
              </w:rPr>
            </w:pPr>
            <w:ins w:id="290" w:author="Batra Yogesh (EXT)" w:date="2018-03-27T16:24:00Z">
              <w:r w:rsidRPr="00C46CE0">
                <w:rPr>
                  <w:rFonts w:cs="Arial"/>
                  <w:i/>
                  <w:sz w:val="20"/>
                  <w:szCs w:val="20"/>
                  <w:rPrChange w:id="291" w:author="Batra Yogesh (EXT)" w:date="2018-04-13T13:13:00Z">
                    <w:rPr>
                      <w:rFonts w:asciiTheme="minorHAnsi" w:hAnsiTheme="minorHAnsi"/>
                      <w:i/>
                      <w:sz w:val="20"/>
                      <w:szCs w:val="20"/>
                    </w:rPr>
                  </w:rPrChange>
                </w:rPr>
                <w:t xml:space="preserve">Administration </w:t>
              </w:r>
              <w:r w:rsidRPr="00C46CE0">
                <w:rPr>
                  <w:rFonts w:cs="Arial"/>
                  <w:i/>
                  <w:sz w:val="20"/>
                  <w:szCs w:val="20"/>
                  <w:rPrChange w:id="292" w:author="Batra Yogesh (EXT)" w:date="2018-04-13T13:13:00Z">
                    <w:rPr>
                      <w:rFonts w:asciiTheme="minorHAnsi" w:hAnsiTheme="minorHAnsi"/>
                      <w:i/>
                      <w:sz w:val="20"/>
                      <w:szCs w:val="20"/>
                    </w:rPr>
                  </w:rPrChange>
                </w:rPr>
                <w:sym w:font="Wingdings" w:char="F0E0"/>
              </w:r>
              <w:r w:rsidRPr="00C46CE0">
                <w:rPr>
                  <w:rFonts w:cs="Arial"/>
                  <w:i/>
                  <w:sz w:val="20"/>
                  <w:szCs w:val="20"/>
                  <w:rPrChange w:id="293" w:author="Batra Yogesh (EXT)" w:date="2018-04-13T13:13:00Z">
                    <w:rPr>
                      <w:rFonts w:asciiTheme="minorHAnsi" w:hAnsiTheme="minorHAnsi"/>
                      <w:i/>
                      <w:sz w:val="20"/>
                      <w:szCs w:val="20"/>
                    </w:rPr>
                  </w:rPrChange>
                </w:rPr>
                <w:t xml:space="preserve"> </w:t>
              </w:r>
            </w:ins>
            <w:r w:rsidR="00E13A1F" w:rsidRPr="00C46CE0">
              <w:rPr>
                <w:rFonts w:cs="Arial"/>
                <w:i/>
                <w:sz w:val="20"/>
                <w:szCs w:val="20"/>
                <w:rPrChange w:id="294" w:author="Batra Yogesh (EXT)" w:date="2018-04-13T13:13:00Z">
                  <w:rPr>
                    <w:rFonts w:asciiTheme="minorHAnsi" w:hAnsiTheme="minorHAnsi"/>
                    <w:i/>
                    <w:sz w:val="20"/>
                    <w:szCs w:val="20"/>
                  </w:rPr>
                </w:rPrChange>
              </w:rPr>
              <w:t xml:space="preserve">Assets </w:t>
            </w:r>
            <w:r w:rsidR="00E13A1F" w:rsidRPr="00C46CE0">
              <w:rPr>
                <w:rFonts w:cs="Arial"/>
                <w:i/>
                <w:sz w:val="20"/>
                <w:szCs w:val="20"/>
                <w:rPrChange w:id="295" w:author="Batra Yogesh (EXT)" w:date="2018-04-13T13:13:00Z">
                  <w:rPr>
                    <w:rFonts w:asciiTheme="minorHAnsi" w:hAnsiTheme="minorHAnsi"/>
                    <w:i/>
                    <w:sz w:val="20"/>
                    <w:szCs w:val="20"/>
                  </w:rPr>
                </w:rPrChange>
              </w:rPr>
              <w:sym w:font="Wingdings" w:char="F0E0"/>
            </w:r>
            <w:r w:rsidR="00E13A1F" w:rsidRPr="00C46CE0">
              <w:rPr>
                <w:rFonts w:cs="Arial"/>
                <w:i/>
                <w:sz w:val="20"/>
                <w:szCs w:val="20"/>
                <w:rPrChange w:id="296" w:author="Batra Yogesh (EXT)" w:date="2018-04-13T13:13:00Z">
                  <w:rPr>
                    <w:rFonts w:asciiTheme="minorHAnsi" w:hAnsiTheme="minorHAnsi"/>
                    <w:i/>
                    <w:sz w:val="20"/>
                    <w:szCs w:val="20"/>
                  </w:rPr>
                </w:rPrChange>
              </w:rPr>
              <w:t xml:space="preserve"> Calculation Objects </w:t>
            </w:r>
            <w:r w:rsidR="00E13A1F" w:rsidRPr="00C46CE0">
              <w:rPr>
                <w:rFonts w:cs="Arial"/>
                <w:i/>
                <w:sz w:val="20"/>
                <w:szCs w:val="20"/>
                <w:rPrChange w:id="297" w:author="Batra Yogesh (EXT)" w:date="2018-04-13T13:13:00Z">
                  <w:rPr>
                    <w:rFonts w:asciiTheme="minorHAnsi" w:hAnsiTheme="minorHAnsi"/>
                    <w:i/>
                    <w:sz w:val="20"/>
                    <w:szCs w:val="20"/>
                  </w:rPr>
                </w:rPrChange>
              </w:rPr>
              <w:sym w:font="Wingdings" w:char="F0E0"/>
            </w:r>
            <w:r w:rsidR="00E13A1F" w:rsidRPr="00C46CE0">
              <w:rPr>
                <w:rFonts w:cs="Arial"/>
                <w:i/>
                <w:sz w:val="20"/>
                <w:szCs w:val="20"/>
                <w:rPrChange w:id="298" w:author="Batra Yogesh (EXT)" w:date="2018-04-13T13:13:00Z">
                  <w:rPr>
                    <w:rFonts w:asciiTheme="minorHAnsi" w:hAnsiTheme="minorHAnsi"/>
                    <w:i/>
                    <w:sz w:val="20"/>
                    <w:szCs w:val="20"/>
                  </w:rPr>
                </w:rPrChange>
              </w:rPr>
              <w:t xml:space="preserve"> Allocation Network List</w:t>
            </w:r>
          </w:p>
        </w:tc>
        <w:tc>
          <w:tcPr>
            <w:tcW w:w="1154" w:type="pct"/>
            <w:tcPrChange w:id="299" w:author="Batra Yogesh (EXT)" w:date="2018-04-13T13:13:00Z">
              <w:tcPr>
                <w:tcW w:w="2160" w:type="dxa"/>
              </w:tcPr>
            </w:tcPrChange>
          </w:tcPr>
          <w:p w14:paraId="49A76074" w14:textId="67C8E758" w:rsidR="00E13A1F" w:rsidRPr="003335BD" w:rsidRDefault="002609C7" w:rsidP="00E13A1F">
            <w:pPr>
              <w:pStyle w:val="NoSpacing"/>
              <w:rPr>
                <w:rFonts w:cs="Arial"/>
              </w:rPr>
            </w:pPr>
            <w:ins w:id="300" w:author="Batra Yogesh (EXT)" w:date="2018-03-27T16:25:00Z">
              <w:r w:rsidRPr="00C46CE0">
                <w:rPr>
                  <w:rFonts w:cs="Arial"/>
                  <w:sz w:val="20"/>
                  <w:szCs w:val="20"/>
                  <w:rPrChange w:id="301" w:author="Batra Yogesh (EXT)" w:date="2018-04-13T13:13:00Z">
                    <w:rPr>
                      <w:rFonts w:asciiTheme="minorHAnsi" w:hAnsiTheme="minorHAnsi"/>
                      <w:sz w:val="20"/>
                      <w:szCs w:val="20"/>
                    </w:rPr>
                  </w:rPrChange>
                </w:rPr>
                <w:t>Allocation Network List screen should displayed with Calculation Group dropdown.</w:t>
              </w:r>
            </w:ins>
          </w:p>
        </w:tc>
        <w:tc>
          <w:tcPr>
            <w:tcW w:w="1538" w:type="pct"/>
            <w:tcPrChange w:id="302" w:author="Batra Yogesh (EXT)" w:date="2018-04-13T13:13:00Z">
              <w:tcPr>
                <w:tcW w:w="2880" w:type="dxa"/>
              </w:tcPr>
            </w:tcPrChange>
          </w:tcPr>
          <w:p w14:paraId="352C2832" w14:textId="77777777" w:rsidR="00E13A1F" w:rsidRPr="00C46CE0" w:rsidRDefault="00E13A1F" w:rsidP="00E13A1F">
            <w:pPr>
              <w:keepNext/>
              <w:keepLines/>
              <w:rPr>
                <w:rFonts w:cs="Arial"/>
                <w:color w:val="000000" w:themeColor="text1"/>
                <w:sz w:val="20"/>
                <w:szCs w:val="20"/>
              </w:rPr>
            </w:pPr>
          </w:p>
        </w:tc>
      </w:tr>
      <w:tr w:rsidR="00E13A1F" w:rsidRPr="00C46CE0" w14:paraId="1F7B0CF0" w14:textId="77777777" w:rsidTr="00C46CE0">
        <w:trPr>
          <w:trHeight w:val="881"/>
          <w:trPrChange w:id="303" w:author="Batra Yogesh (EXT)" w:date="2018-04-13T13:13:00Z">
            <w:trPr>
              <w:trHeight w:val="881"/>
            </w:trPr>
          </w:trPrChange>
        </w:trPr>
        <w:tc>
          <w:tcPr>
            <w:tcW w:w="369" w:type="pct"/>
            <w:shd w:val="clear" w:color="auto" w:fill="C6D9F1" w:themeFill="text2" w:themeFillTint="33"/>
            <w:tcPrChange w:id="304" w:author="Batra Yogesh (EXT)" w:date="2018-04-13T13:13:00Z">
              <w:tcPr>
                <w:tcW w:w="690" w:type="dxa"/>
                <w:shd w:val="clear" w:color="auto" w:fill="C6D9F1" w:themeFill="text2" w:themeFillTint="33"/>
              </w:tcPr>
            </w:tcPrChange>
          </w:tcPr>
          <w:p w14:paraId="24394021" w14:textId="77777777" w:rsidR="00E13A1F" w:rsidRPr="00C46CE0" w:rsidRDefault="00E13A1F" w:rsidP="00E13A1F">
            <w:pPr>
              <w:pStyle w:val="TableText"/>
              <w:keepNext/>
              <w:keepLines/>
              <w:jc w:val="center"/>
              <w:rPr>
                <w:rFonts w:cs="Arial"/>
                <w:sz w:val="20"/>
                <w:szCs w:val="20"/>
              </w:rPr>
            </w:pPr>
            <w:r w:rsidRPr="00C46CE0">
              <w:rPr>
                <w:rFonts w:cs="Arial"/>
                <w:sz w:val="20"/>
                <w:szCs w:val="20"/>
              </w:rPr>
              <w:t>2.</w:t>
            </w:r>
          </w:p>
        </w:tc>
        <w:tc>
          <w:tcPr>
            <w:tcW w:w="1939" w:type="pct"/>
            <w:tcPrChange w:id="305" w:author="Batra Yogesh (EXT)" w:date="2018-04-13T13:13:00Z">
              <w:tcPr>
                <w:tcW w:w="3630" w:type="dxa"/>
              </w:tcPr>
            </w:tcPrChange>
          </w:tcPr>
          <w:p w14:paraId="435DF08E" w14:textId="47803E88" w:rsidR="00E13A1F" w:rsidRPr="00C46CE0" w:rsidRDefault="00E13A1F" w:rsidP="00E13A1F">
            <w:pPr>
              <w:pStyle w:val="TableText"/>
              <w:keepNext/>
              <w:keepLines/>
              <w:rPr>
                <w:rFonts w:cs="Arial"/>
                <w:color w:val="000000" w:themeColor="text1"/>
                <w:sz w:val="20"/>
                <w:szCs w:val="20"/>
              </w:rPr>
            </w:pPr>
            <w:r w:rsidRPr="00C46CE0">
              <w:rPr>
                <w:rFonts w:cs="Arial"/>
                <w:sz w:val="20"/>
                <w:szCs w:val="20"/>
                <w:rPrChange w:id="306" w:author="Batra Yogesh (EXT)" w:date="2018-04-13T13:13:00Z">
                  <w:rPr>
                    <w:rFonts w:asciiTheme="minorHAnsi" w:hAnsiTheme="minorHAnsi"/>
                    <w:sz w:val="20"/>
                    <w:szCs w:val="20"/>
                  </w:rPr>
                </w:rPrChange>
              </w:rPr>
              <w:t xml:space="preserve">Select </w:t>
            </w:r>
            <w:r w:rsidRPr="00C46CE0">
              <w:rPr>
                <w:rFonts w:cs="Arial"/>
                <w:b/>
                <w:i/>
                <w:sz w:val="20"/>
                <w:szCs w:val="20"/>
                <w:rPrChange w:id="307" w:author="Batra Yogesh (EXT)" w:date="2018-04-13T13:13:00Z">
                  <w:rPr>
                    <w:rFonts w:asciiTheme="minorHAnsi" w:hAnsiTheme="minorHAnsi"/>
                    <w:b/>
                    <w:i/>
                    <w:sz w:val="20"/>
                    <w:szCs w:val="20"/>
                  </w:rPr>
                </w:rPrChange>
              </w:rPr>
              <w:t xml:space="preserve">Calculation Group </w:t>
            </w:r>
            <w:r w:rsidRPr="00C46CE0">
              <w:rPr>
                <w:rFonts w:cs="Arial"/>
                <w:sz w:val="20"/>
                <w:szCs w:val="20"/>
                <w:rPrChange w:id="308" w:author="Batra Yogesh (EXT)" w:date="2018-04-13T13:13:00Z">
                  <w:rPr>
                    <w:rFonts w:asciiTheme="minorHAnsi" w:hAnsiTheme="minorHAnsi"/>
                    <w:sz w:val="20"/>
                    <w:szCs w:val="20"/>
                  </w:rPr>
                </w:rPrChange>
              </w:rPr>
              <w:t xml:space="preserve">using the drop-down menu and click </w:t>
            </w:r>
            <w:r w:rsidRPr="00C46CE0">
              <w:rPr>
                <w:rFonts w:cs="Arial"/>
                <w:b/>
                <w:i/>
                <w:sz w:val="20"/>
                <w:szCs w:val="20"/>
                <w:rPrChange w:id="309" w:author="Batra Yogesh (EXT)" w:date="2018-04-13T13:13:00Z">
                  <w:rPr>
                    <w:rFonts w:asciiTheme="minorHAnsi" w:hAnsiTheme="minorHAnsi"/>
                    <w:b/>
                    <w:i/>
                    <w:sz w:val="20"/>
                    <w:szCs w:val="20"/>
                  </w:rPr>
                </w:rPrChange>
              </w:rPr>
              <w:t>Go…</w:t>
            </w:r>
          </w:p>
        </w:tc>
        <w:tc>
          <w:tcPr>
            <w:tcW w:w="1154" w:type="pct"/>
            <w:tcPrChange w:id="310" w:author="Batra Yogesh (EXT)" w:date="2018-04-13T13:13:00Z">
              <w:tcPr>
                <w:tcW w:w="2160" w:type="dxa"/>
              </w:tcPr>
            </w:tcPrChange>
          </w:tcPr>
          <w:p w14:paraId="05E244C4" w14:textId="779B087B" w:rsidR="00E13A1F" w:rsidRPr="00C46CE0" w:rsidRDefault="00E13A1F" w:rsidP="00E13A1F">
            <w:pPr>
              <w:keepNext/>
              <w:keepLines/>
              <w:rPr>
                <w:rFonts w:cs="Arial"/>
                <w:color w:val="000000" w:themeColor="text1"/>
                <w:sz w:val="20"/>
                <w:szCs w:val="20"/>
              </w:rPr>
            </w:pPr>
            <w:r w:rsidRPr="00C46CE0">
              <w:rPr>
                <w:rFonts w:cs="Arial"/>
                <w:sz w:val="20"/>
                <w:szCs w:val="20"/>
                <w:rPrChange w:id="311" w:author="Batra Yogesh (EXT)" w:date="2018-04-13T13:13:00Z">
                  <w:rPr>
                    <w:rFonts w:asciiTheme="minorHAnsi" w:hAnsiTheme="minorHAnsi"/>
                    <w:sz w:val="20"/>
                    <w:szCs w:val="20"/>
                  </w:rPr>
                </w:rPrChange>
              </w:rPr>
              <w:t>List of existing Delivery Networks are displayed</w:t>
            </w:r>
          </w:p>
        </w:tc>
        <w:tc>
          <w:tcPr>
            <w:tcW w:w="1538" w:type="pct"/>
            <w:tcPrChange w:id="312" w:author="Batra Yogesh (EXT)" w:date="2018-04-13T13:13:00Z">
              <w:tcPr>
                <w:tcW w:w="2880" w:type="dxa"/>
              </w:tcPr>
            </w:tcPrChange>
          </w:tcPr>
          <w:p w14:paraId="5474CA20" w14:textId="77777777" w:rsidR="00E13A1F" w:rsidRPr="00C46CE0" w:rsidRDefault="00E13A1F" w:rsidP="00E13A1F">
            <w:pPr>
              <w:keepNext/>
              <w:keepLines/>
              <w:rPr>
                <w:rFonts w:cs="Arial"/>
                <w:color w:val="000000" w:themeColor="text1"/>
                <w:sz w:val="20"/>
                <w:szCs w:val="20"/>
              </w:rPr>
            </w:pPr>
          </w:p>
        </w:tc>
      </w:tr>
      <w:tr w:rsidR="00E13A1F" w:rsidRPr="00C46CE0" w14:paraId="4AC85658" w14:textId="77777777" w:rsidTr="00C46CE0">
        <w:tc>
          <w:tcPr>
            <w:tcW w:w="369" w:type="pct"/>
            <w:shd w:val="clear" w:color="auto" w:fill="C6D9F1" w:themeFill="text2" w:themeFillTint="33"/>
            <w:tcPrChange w:id="313" w:author="Batra Yogesh (EXT)" w:date="2018-04-13T13:13:00Z">
              <w:tcPr>
                <w:tcW w:w="690" w:type="dxa"/>
                <w:shd w:val="clear" w:color="auto" w:fill="C6D9F1" w:themeFill="text2" w:themeFillTint="33"/>
              </w:tcPr>
            </w:tcPrChange>
          </w:tcPr>
          <w:p w14:paraId="4EAC0876" w14:textId="77777777" w:rsidR="00E13A1F" w:rsidRPr="00C46CE0" w:rsidRDefault="00E13A1F" w:rsidP="00E13A1F">
            <w:pPr>
              <w:pStyle w:val="TableText"/>
              <w:keepNext/>
              <w:keepLines/>
              <w:jc w:val="center"/>
              <w:rPr>
                <w:rFonts w:cs="Arial"/>
                <w:sz w:val="20"/>
                <w:szCs w:val="20"/>
              </w:rPr>
            </w:pPr>
            <w:r w:rsidRPr="00C46CE0">
              <w:rPr>
                <w:rFonts w:cs="Arial"/>
                <w:sz w:val="20"/>
                <w:szCs w:val="20"/>
              </w:rPr>
              <w:t>3</w:t>
            </w:r>
          </w:p>
        </w:tc>
        <w:tc>
          <w:tcPr>
            <w:tcW w:w="1939" w:type="pct"/>
            <w:tcPrChange w:id="314" w:author="Batra Yogesh (EXT)" w:date="2018-04-13T13:13:00Z">
              <w:tcPr>
                <w:tcW w:w="3630" w:type="dxa"/>
              </w:tcPr>
            </w:tcPrChange>
          </w:tcPr>
          <w:p w14:paraId="721C9BD6" w14:textId="77777777" w:rsidR="00E13A1F" w:rsidRPr="00C46CE0" w:rsidRDefault="00E13A1F" w:rsidP="00E13A1F">
            <w:pPr>
              <w:pStyle w:val="TableText"/>
              <w:keepNext/>
              <w:keepLines/>
              <w:tabs>
                <w:tab w:val="left" w:pos="2490"/>
              </w:tabs>
              <w:spacing w:after="0"/>
              <w:rPr>
                <w:rFonts w:cs="Arial"/>
                <w:sz w:val="20"/>
                <w:szCs w:val="20"/>
                <w:rPrChange w:id="315" w:author="Batra Yogesh (EXT)" w:date="2018-04-13T13:13:00Z">
                  <w:rPr>
                    <w:rFonts w:asciiTheme="minorHAnsi" w:hAnsiTheme="minorHAnsi"/>
                    <w:sz w:val="20"/>
                    <w:szCs w:val="20"/>
                  </w:rPr>
                </w:rPrChange>
              </w:rPr>
            </w:pPr>
            <w:r w:rsidRPr="00C46CE0">
              <w:rPr>
                <w:rFonts w:cs="Arial"/>
                <w:sz w:val="20"/>
                <w:szCs w:val="20"/>
                <w:rPrChange w:id="316" w:author="Batra Yogesh (EXT)" w:date="2018-04-13T13:13:00Z">
                  <w:rPr>
                    <w:rFonts w:asciiTheme="minorHAnsi" w:hAnsiTheme="minorHAnsi"/>
                    <w:sz w:val="20"/>
                    <w:szCs w:val="20"/>
                  </w:rPr>
                </w:rPrChange>
              </w:rPr>
              <w:t xml:space="preserve">Add </w:t>
            </w:r>
            <w:r w:rsidRPr="00C46CE0">
              <w:rPr>
                <w:rFonts w:cs="Arial"/>
                <w:b/>
                <w:i/>
                <w:sz w:val="20"/>
                <w:szCs w:val="20"/>
                <w:rPrChange w:id="317" w:author="Batra Yogesh (EXT)" w:date="2018-04-13T13:13:00Z">
                  <w:rPr>
                    <w:rFonts w:asciiTheme="minorHAnsi" w:hAnsiTheme="minorHAnsi"/>
                    <w:b/>
                    <w:i/>
                    <w:sz w:val="20"/>
                    <w:szCs w:val="20"/>
                  </w:rPr>
                </w:rPrChange>
              </w:rPr>
              <w:t>End Date</w:t>
            </w:r>
            <w:r w:rsidRPr="00C46CE0">
              <w:rPr>
                <w:rFonts w:cs="Arial"/>
                <w:sz w:val="20"/>
                <w:szCs w:val="20"/>
                <w:rPrChange w:id="318" w:author="Batra Yogesh (EXT)" w:date="2018-04-13T13:13:00Z">
                  <w:rPr>
                    <w:rFonts w:asciiTheme="minorHAnsi" w:hAnsiTheme="minorHAnsi"/>
                    <w:sz w:val="20"/>
                    <w:szCs w:val="20"/>
                  </w:rPr>
                </w:rPrChange>
              </w:rPr>
              <w:t xml:space="preserve"> as the effective date that the facility class 1 was removed</w:t>
            </w:r>
          </w:p>
          <w:p w14:paraId="38CD7654" w14:textId="11A13FE3" w:rsidR="00E13A1F" w:rsidRPr="00C46CE0" w:rsidRDefault="00E13A1F" w:rsidP="00E13A1F">
            <w:pPr>
              <w:pStyle w:val="TableText"/>
              <w:keepNext/>
              <w:keepLines/>
              <w:spacing w:after="0"/>
              <w:ind w:left="720"/>
              <w:rPr>
                <w:rFonts w:cs="Arial"/>
                <w:b/>
                <w:color w:val="000000" w:themeColor="text1"/>
                <w:sz w:val="20"/>
                <w:szCs w:val="20"/>
              </w:rPr>
            </w:pPr>
          </w:p>
        </w:tc>
        <w:tc>
          <w:tcPr>
            <w:tcW w:w="1154" w:type="pct"/>
            <w:tcPrChange w:id="319" w:author="Batra Yogesh (EXT)" w:date="2018-04-13T13:13:00Z">
              <w:tcPr>
                <w:tcW w:w="2160" w:type="dxa"/>
              </w:tcPr>
            </w:tcPrChange>
          </w:tcPr>
          <w:p w14:paraId="3D4137BA" w14:textId="06CA17F0" w:rsidR="00E13A1F" w:rsidRPr="00C46CE0" w:rsidRDefault="00E13A1F" w:rsidP="00E13A1F">
            <w:pPr>
              <w:keepNext/>
              <w:keepLines/>
              <w:rPr>
                <w:rFonts w:cs="Arial"/>
                <w:color w:val="000000" w:themeColor="text1"/>
                <w:sz w:val="20"/>
                <w:szCs w:val="20"/>
              </w:rPr>
            </w:pPr>
            <w:r w:rsidRPr="00C46CE0">
              <w:rPr>
                <w:rFonts w:cs="Arial"/>
                <w:sz w:val="20"/>
                <w:szCs w:val="20"/>
                <w:rPrChange w:id="320" w:author="Batra Yogesh (EXT)" w:date="2018-04-13T13:13:00Z">
                  <w:rPr>
                    <w:rFonts w:asciiTheme="minorHAnsi" w:hAnsiTheme="minorHAnsi"/>
                    <w:sz w:val="20"/>
                    <w:szCs w:val="20"/>
                  </w:rPr>
                </w:rPrChange>
              </w:rPr>
              <w:t xml:space="preserve">The Date is displayed </w:t>
            </w:r>
          </w:p>
        </w:tc>
        <w:tc>
          <w:tcPr>
            <w:tcW w:w="1538" w:type="pct"/>
            <w:tcPrChange w:id="321" w:author="Batra Yogesh (EXT)" w:date="2018-04-13T13:13:00Z">
              <w:tcPr>
                <w:tcW w:w="2880" w:type="dxa"/>
              </w:tcPr>
            </w:tcPrChange>
          </w:tcPr>
          <w:p w14:paraId="12050C7C" w14:textId="77777777" w:rsidR="00E13A1F" w:rsidRPr="00C46CE0" w:rsidRDefault="00E13A1F" w:rsidP="00E13A1F">
            <w:pPr>
              <w:keepNext/>
              <w:keepLines/>
              <w:rPr>
                <w:rFonts w:cs="Arial"/>
                <w:sz w:val="20"/>
                <w:rPrChange w:id="322" w:author="Batra Yogesh (EXT)" w:date="2018-04-13T13:13:00Z">
                  <w:rPr>
                    <w:rFonts w:asciiTheme="minorHAnsi" w:hAnsiTheme="minorHAnsi"/>
                    <w:sz w:val="20"/>
                  </w:rPr>
                </w:rPrChange>
              </w:rPr>
            </w:pPr>
            <w:r w:rsidRPr="00C46CE0">
              <w:rPr>
                <w:rFonts w:cs="Arial"/>
                <w:sz w:val="20"/>
                <w:rPrChange w:id="323" w:author="Batra Yogesh (EXT)" w:date="2018-04-13T13:13:00Z">
                  <w:rPr>
                    <w:rFonts w:asciiTheme="minorHAnsi" w:hAnsiTheme="minorHAnsi"/>
                    <w:sz w:val="20"/>
                  </w:rPr>
                </w:rPrChange>
              </w:rPr>
              <w:t>Date format is yyyy-mm-dd</w:t>
            </w:r>
          </w:p>
          <w:p w14:paraId="0A03B1CA" w14:textId="77777777" w:rsidR="00E13A1F" w:rsidRPr="00C46CE0" w:rsidRDefault="00E13A1F" w:rsidP="00E13A1F">
            <w:pPr>
              <w:textAlignment w:val="center"/>
              <w:rPr>
                <w:rFonts w:cs="Arial"/>
                <w:color w:val="000000" w:themeColor="text1"/>
                <w:sz w:val="20"/>
                <w:szCs w:val="20"/>
              </w:rPr>
            </w:pPr>
          </w:p>
        </w:tc>
      </w:tr>
      <w:tr w:rsidR="00E13A1F" w:rsidRPr="00C46CE0" w14:paraId="46766991" w14:textId="77777777" w:rsidTr="00C46CE0">
        <w:tc>
          <w:tcPr>
            <w:tcW w:w="369" w:type="pct"/>
            <w:shd w:val="clear" w:color="auto" w:fill="C6D9F1" w:themeFill="text2" w:themeFillTint="33"/>
            <w:tcPrChange w:id="324" w:author="Batra Yogesh (EXT)" w:date="2018-04-13T13:13:00Z">
              <w:tcPr>
                <w:tcW w:w="690" w:type="dxa"/>
                <w:shd w:val="clear" w:color="auto" w:fill="C6D9F1" w:themeFill="text2" w:themeFillTint="33"/>
              </w:tcPr>
            </w:tcPrChange>
          </w:tcPr>
          <w:p w14:paraId="02A53E25" w14:textId="77777777" w:rsidR="00E13A1F" w:rsidRPr="00C46CE0" w:rsidRDefault="00E13A1F" w:rsidP="00E13A1F">
            <w:pPr>
              <w:pStyle w:val="TableText"/>
              <w:keepNext/>
              <w:keepLines/>
              <w:jc w:val="center"/>
              <w:rPr>
                <w:rFonts w:cs="Arial"/>
                <w:sz w:val="20"/>
                <w:szCs w:val="20"/>
              </w:rPr>
            </w:pPr>
            <w:r w:rsidRPr="00C46CE0">
              <w:rPr>
                <w:rFonts w:cs="Arial"/>
                <w:sz w:val="20"/>
                <w:szCs w:val="20"/>
              </w:rPr>
              <w:t>4.</w:t>
            </w:r>
          </w:p>
        </w:tc>
        <w:tc>
          <w:tcPr>
            <w:tcW w:w="1939" w:type="pct"/>
            <w:tcPrChange w:id="325" w:author="Batra Yogesh (EXT)" w:date="2018-04-13T13:13:00Z">
              <w:tcPr>
                <w:tcW w:w="3630" w:type="dxa"/>
              </w:tcPr>
            </w:tcPrChange>
          </w:tcPr>
          <w:p w14:paraId="7C936581" w14:textId="66BCB0A9" w:rsidR="00E13A1F" w:rsidRPr="00C46CE0" w:rsidRDefault="00E13A1F" w:rsidP="00E13A1F">
            <w:pPr>
              <w:rPr>
                <w:rFonts w:cs="Arial"/>
                <w:color w:val="000000" w:themeColor="text1"/>
                <w:sz w:val="20"/>
                <w:szCs w:val="20"/>
              </w:rPr>
            </w:pPr>
            <w:r w:rsidRPr="00C46CE0">
              <w:rPr>
                <w:rFonts w:cs="Arial"/>
                <w:sz w:val="20"/>
                <w:szCs w:val="20"/>
                <w:rPrChange w:id="326" w:author="Batra Yogesh (EXT)" w:date="2018-04-13T13:13:00Z">
                  <w:rPr>
                    <w:rFonts w:asciiTheme="minorHAnsi" w:hAnsiTheme="minorHAnsi"/>
                    <w:sz w:val="20"/>
                    <w:szCs w:val="20"/>
                  </w:rPr>
                </w:rPrChange>
              </w:rPr>
              <w:t xml:space="preserve">Click the </w:t>
            </w:r>
            <w:r w:rsidRPr="00C46CE0">
              <w:rPr>
                <w:rFonts w:cs="Arial"/>
                <w:b/>
                <w:i/>
                <w:sz w:val="20"/>
                <w:szCs w:val="20"/>
                <w:rPrChange w:id="327" w:author="Batra Yogesh (EXT)" w:date="2018-04-13T13:13:00Z">
                  <w:rPr>
                    <w:rFonts w:asciiTheme="minorHAnsi" w:hAnsiTheme="minorHAnsi"/>
                    <w:b/>
                    <w:i/>
                    <w:sz w:val="20"/>
                    <w:szCs w:val="20"/>
                  </w:rPr>
                </w:rPrChange>
              </w:rPr>
              <w:t xml:space="preserve">Save </w:t>
            </w:r>
            <w:r w:rsidRPr="00C46CE0">
              <w:rPr>
                <w:rFonts w:cs="Arial"/>
                <w:sz w:val="20"/>
                <w:szCs w:val="20"/>
                <w:rPrChange w:id="328" w:author="Batra Yogesh (EXT)" w:date="2018-04-13T13:13:00Z">
                  <w:rPr>
                    <w:rFonts w:asciiTheme="minorHAnsi" w:hAnsiTheme="minorHAnsi"/>
                    <w:sz w:val="20"/>
                    <w:szCs w:val="20"/>
                  </w:rPr>
                </w:rPrChange>
              </w:rPr>
              <w:t>icon</w:t>
            </w:r>
          </w:p>
        </w:tc>
        <w:tc>
          <w:tcPr>
            <w:tcW w:w="1154" w:type="pct"/>
            <w:tcPrChange w:id="329" w:author="Batra Yogesh (EXT)" w:date="2018-04-13T13:13:00Z">
              <w:tcPr>
                <w:tcW w:w="2160" w:type="dxa"/>
              </w:tcPr>
            </w:tcPrChange>
          </w:tcPr>
          <w:p w14:paraId="6BF1AA5F" w14:textId="77777777" w:rsidR="00E13A1F" w:rsidRPr="00C46CE0" w:rsidRDefault="00E13A1F" w:rsidP="00E13A1F">
            <w:pPr>
              <w:keepNext/>
              <w:keepLines/>
              <w:rPr>
                <w:rFonts w:cs="Arial"/>
                <w:sz w:val="20"/>
                <w:szCs w:val="20"/>
                <w:rPrChange w:id="330" w:author="Batra Yogesh (EXT)" w:date="2018-04-13T13:13:00Z">
                  <w:rPr>
                    <w:rFonts w:asciiTheme="minorHAnsi" w:hAnsiTheme="minorHAnsi"/>
                    <w:sz w:val="20"/>
                    <w:szCs w:val="20"/>
                  </w:rPr>
                </w:rPrChange>
              </w:rPr>
            </w:pPr>
            <w:r w:rsidRPr="00C46CE0">
              <w:rPr>
                <w:rFonts w:cs="Arial"/>
                <w:sz w:val="20"/>
                <w:szCs w:val="20"/>
                <w:rPrChange w:id="331" w:author="Batra Yogesh (EXT)" w:date="2018-04-13T13:13:00Z">
                  <w:rPr>
                    <w:rFonts w:asciiTheme="minorHAnsi" w:hAnsiTheme="minorHAnsi"/>
                    <w:sz w:val="20"/>
                    <w:szCs w:val="20"/>
                  </w:rPr>
                </w:rPrChange>
              </w:rPr>
              <w:t>Updates to the allocation network list are saved.</w:t>
            </w:r>
          </w:p>
          <w:p w14:paraId="3DAA077D" w14:textId="6FD22566" w:rsidR="00E13A1F" w:rsidRPr="00C46CE0" w:rsidRDefault="00E13A1F" w:rsidP="00E13A1F">
            <w:pPr>
              <w:keepNext/>
              <w:keepLines/>
              <w:rPr>
                <w:rFonts w:cs="Arial"/>
                <w:color w:val="000000" w:themeColor="text1"/>
                <w:sz w:val="20"/>
                <w:szCs w:val="20"/>
              </w:rPr>
            </w:pPr>
          </w:p>
        </w:tc>
        <w:tc>
          <w:tcPr>
            <w:tcW w:w="1538" w:type="pct"/>
            <w:tcPrChange w:id="332" w:author="Batra Yogesh (EXT)" w:date="2018-04-13T13:13:00Z">
              <w:tcPr>
                <w:tcW w:w="2880" w:type="dxa"/>
              </w:tcPr>
            </w:tcPrChange>
          </w:tcPr>
          <w:p w14:paraId="51BC78E2" w14:textId="77777777" w:rsidR="00E13A1F" w:rsidRPr="00C46CE0" w:rsidRDefault="00E13A1F" w:rsidP="00E13A1F">
            <w:pPr>
              <w:textAlignment w:val="center"/>
              <w:rPr>
                <w:rFonts w:cs="Arial"/>
                <w:color w:val="000000" w:themeColor="text1"/>
                <w:sz w:val="20"/>
                <w:szCs w:val="20"/>
              </w:rPr>
            </w:pPr>
          </w:p>
        </w:tc>
      </w:tr>
      <w:tr w:rsidR="00E13A1F" w:rsidRPr="00C46CE0" w14:paraId="698C340E" w14:textId="77777777" w:rsidTr="00C46CE0">
        <w:tc>
          <w:tcPr>
            <w:tcW w:w="369" w:type="pct"/>
            <w:tcBorders>
              <w:top w:val="single" w:sz="4" w:space="0" w:color="auto"/>
              <w:bottom w:val="single" w:sz="4" w:space="0" w:color="auto"/>
            </w:tcBorders>
            <w:shd w:val="clear" w:color="auto" w:fill="C6D9F1" w:themeFill="text2" w:themeFillTint="33"/>
            <w:tcPrChange w:id="333" w:author="Batra Yogesh (EXT)" w:date="2018-04-13T13:13:00Z">
              <w:tcPr>
                <w:tcW w:w="690" w:type="dxa"/>
                <w:tcBorders>
                  <w:top w:val="single" w:sz="4" w:space="0" w:color="auto"/>
                  <w:bottom w:val="single" w:sz="4" w:space="0" w:color="auto"/>
                </w:tcBorders>
                <w:shd w:val="clear" w:color="auto" w:fill="C6D9F1" w:themeFill="text2" w:themeFillTint="33"/>
              </w:tcPr>
            </w:tcPrChange>
          </w:tcPr>
          <w:p w14:paraId="2054D1B9" w14:textId="77777777" w:rsidR="00E13A1F" w:rsidRPr="00C46CE0" w:rsidRDefault="00E13A1F" w:rsidP="00E13A1F">
            <w:pPr>
              <w:pStyle w:val="TableText"/>
              <w:keepNext/>
              <w:keepLines/>
              <w:numPr>
                <w:ilvl w:val="0"/>
                <w:numId w:val="23"/>
              </w:numPr>
              <w:jc w:val="center"/>
              <w:rPr>
                <w:rFonts w:cs="Arial"/>
                <w:sz w:val="20"/>
                <w:szCs w:val="20"/>
              </w:rPr>
            </w:pPr>
          </w:p>
        </w:tc>
        <w:tc>
          <w:tcPr>
            <w:tcW w:w="1939" w:type="pct"/>
            <w:shd w:val="clear" w:color="auto" w:fill="C6D9F1" w:themeFill="text2" w:themeFillTint="33"/>
            <w:tcPrChange w:id="334" w:author="Batra Yogesh (EXT)" w:date="2018-04-13T13:13:00Z">
              <w:tcPr>
                <w:tcW w:w="3630" w:type="dxa"/>
                <w:shd w:val="clear" w:color="auto" w:fill="C6D9F1" w:themeFill="text2" w:themeFillTint="33"/>
              </w:tcPr>
            </w:tcPrChange>
          </w:tcPr>
          <w:p w14:paraId="70FE6585" w14:textId="77777777" w:rsidR="00E13A1F" w:rsidRPr="00C46CE0" w:rsidRDefault="00E13A1F" w:rsidP="00D022B3">
            <w:pPr>
              <w:pStyle w:val="TableText"/>
              <w:keepNext/>
              <w:keepLines/>
              <w:rPr>
                <w:rFonts w:cs="Arial"/>
                <w:sz w:val="20"/>
                <w:szCs w:val="20"/>
              </w:rPr>
            </w:pPr>
            <w:r w:rsidRPr="00C46CE0">
              <w:rPr>
                <w:rFonts w:cs="Arial"/>
                <w:sz w:val="20"/>
                <w:szCs w:val="20"/>
              </w:rPr>
              <w:t>END OF USE CASE</w:t>
            </w:r>
          </w:p>
        </w:tc>
        <w:tc>
          <w:tcPr>
            <w:tcW w:w="1154" w:type="pct"/>
            <w:shd w:val="clear" w:color="auto" w:fill="C6D9F1" w:themeFill="text2" w:themeFillTint="33"/>
            <w:tcPrChange w:id="335" w:author="Batra Yogesh (EXT)" w:date="2018-04-13T13:13:00Z">
              <w:tcPr>
                <w:tcW w:w="2160" w:type="dxa"/>
                <w:shd w:val="clear" w:color="auto" w:fill="C6D9F1" w:themeFill="text2" w:themeFillTint="33"/>
              </w:tcPr>
            </w:tcPrChange>
          </w:tcPr>
          <w:p w14:paraId="6A898BCF" w14:textId="77777777" w:rsidR="00E13A1F" w:rsidRPr="00C46CE0" w:rsidRDefault="00E13A1F" w:rsidP="00D022B3">
            <w:pPr>
              <w:keepNext/>
              <w:keepLines/>
              <w:rPr>
                <w:rFonts w:cs="Arial"/>
                <w:sz w:val="20"/>
                <w:szCs w:val="20"/>
              </w:rPr>
            </w:pPr>
          </w:p>
        </w:tc>
        <w:tc>
          <w:tcPr>
            <w:tcW w:w="1538" w:type="pct"/>
            <w:shd w:val="clear" w:color="auto" w:fill="C6D9F1" w:themeFill="text2" w:themeFillTint="33"/>
            <w:tcPrChange w:id="336" w:author="Batra Yogesh (EXT)" w:date="2018-04-13T13:13:00Z">
              <w:tcPr>
                <w:tcW w:w="2880" w:type="dxa"/>
                <w:shd w:val="clear" w:color="auto" w:fill="C6D9F1" w:themeFill="text2" w:themeFillTint="33"/>
              </w:tcPr>
            </w:tcPrChange>
          </w:tcPr>
          <w:p w14:paraId="39C58500" w14:textId="77777777" w:rsidR="00E13A1F" w:rsidRPr="00C46CE0" w:rsidRDefault="00E13A1F" w:rsidP="00D022B3">
            <w:pPr>
              <w:keepNext/>
              <w:keepLines/>
              <w:rPr>
                <w:rFonts w:cs="Arial"/>
                <w:sz w:val="20"/>
                <w:szCs w:val="20"/>
              </w:rPr>
            </w:pPr>
          </w:p>
        </w:tc>
      </w:tr>
    </w:tbl>
    <w:p w14:paraId="14C1051E" w14:textId="06EBC7F6" w:rsidR="00E13A1F" w:rsidRPr="00C46CE0" w:rsidRDefault="00E13A1F" w:rsidP="00E13A1F">
      <w:pPr>
        <w:rPr>
          <w:rFonts w:cs="Arial"/>
          <w:sz w:val="20"/>
          <w:szCs w:val="20"/>
          <w:rPrChange w:id="337" w:author="Batra Yogesh (EXT)" w:date="2018-04-13T13:13:00Z">
            <w:rPr>
              <w:rFonts w:asciiTheme="minorHAnsi" w:hAnsiTheme="minorHAnsi"/>
              <w:sz w:val="20"/>
              <w:szCs w:val="20"/>
            </w:rPr>
          </w:rPrChange>
        </w:rPr>
      </w:pPr>
    </w:p>
    <w:p w14:paraId="0BAA3828" w14:textId="77777777" w:rsidR="003D41D8" w:rsidRPr="00C46CE0" w:rsidRDefault="001516B9" w:rsidP="003D41D8">
      <w:pPr>
        <w:pStyle w:val="Heading1"/>
      </w:pPr>
      <w:bookmarkStart w:id="338" w:name="_Toc502312288"/>
      <w:r w:rsidRPr="00C46CE0">
        <w:lastRenderedPageBreak/>
        <w:t>Exception</w:t>
      </w:r>
      <w:r w:rsidR="00BF2F96" w:rsidRPr="00C46CE0">
        <w:t>s</w:t>
      </w:r>
      <w:bookmarkEnd w:id="338"/>
    </w:p>
    <w:p w14:paraId="0BAA3829" w14:textId="2906BD66" w:rsidR="001516B9" w:rsidRPr="00C46CE0" w:rsidRDefault="00E71304" w:rsidP="00447470">
      <w:pPr>
        <w:pStyle w:val="Heading2"/>
      </w:pPr>
      <w:bookmarkStart w:id="339" w:name="_Toc502312289"/>
      <w:r w:rsidRPr="00C46CE0">
        <w:t>List of Common Issues/Errors</w:t>
      </w:r>
      <w:bookmarkEnd w:id="339"/>
    </w:p>
    <w:p w14:paraId="0BAA382A" w14:textId="77777777" w:rsidR="001516B9" w:rsidRPr="00C46CE0" w:rsidRDefault="001516B9" w:rsidP="001516B9">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340" w:author="Batra Yogesh (EXT)" w:date="2018-04-13T13:13: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341">
          <w:tblGrid>
            <w:gridCol w:w="810"/>
            <w:gridCol w:w="2790"/>
            <w:gridCol w:w="3330"/>
            <w:gridCol w:w="1170"/>
          </w:tblGrid>
        </w:tblGridChange>
      </w:tblGrid>
      <w:tr w:rsidR="001516B9" w:rsidRPr="00C46CE0" w14:paraId="0BAA382F" w14:textId="77777777" w:rsidTr="00C46CE0">
        <w:trPr>
          <w:cantSplit/>
          <w:tblHeader/>
          <w:trPrChange w:id="342" w:author="Batra Yogesh (EXT)" w:date="2018-04-13T13:13:00Z">
            <w:trPr>
              <w:cantSplit/>
              <w:tblHeader/>
            </w:trPr>
          </w:trPrChange>
        </w:trPr>
        <w:tc>
          <w:tcPr>
            <w:tcW w:w="500" w:type="pct"/>
            <w:tcBorders>
              <w:bottom w:val="single" w:sz="4" w:space="0" w:color="auto"/>
            </w:tcBorders>
            <w:shd w:val="clear" w:color="auto" w:fill="3399FF"/>
            <w:tcPrChange w:id="343" w:author="Batra Yogesh (EXT)" w:date="2018-04-13T13:13:00Z">
              <w:tcPr>
                <w:tcW w:w="810" w:type="dxa"/>
                <w:tcBorders>
                  <w:bottom w:val="single" w:sz="4" w:space="0" w:color="auto"/>
                </w:tcBorders>
                <w:shd w:val="clear" w:color="auto" w:fill="3399FF"/>
              </w:tcPr>
            </w:tcPrChange>
          </w:tcPr>
          <w:p w14:paraId="0BAA382B" w14:textId="029CB4E5" w:rsidR="001516B9" w:rsidRPr="00C46CE0" w:rsidRDefault="001516B9" w:rsidP="0083596B">
            <w:pPr>
              <w:pStyle w:val="ColumnHead"/>
              <w:keepNext/>
              <w:keepLines/>
              <w:rPr>
                <w:rFonts w:cs="Arial"/>
                <w:color w:val="FFFFFF" w:themeColor="background1"/>
                <w:sz w:val="20"/>
              </w:rPr>
            </w:pPr>
          </w:p>
        </w:tc>
        <w:tc>
          <w:tcPr>
            <w:tcW w:w="1722" w:type="pct"/>
            <w:shd w:val="clear" w:color="auto" w:fill="3399FF"/>
            <w:tcPrChange w:id="344" w:author="Batra Yogesh (EXT)" w:date="2018-04-13T13:13:00Z">
              <w:tcPr>
                <w:tcW w:w="2790" w:type="dxa"/>
                <w:shd w:val="clear" w:color="auto" w:fill="3399FF"/>
              </w:tcPr>
            </w:tcPrChange>
          </w:tcPr>
          <w:p w14:paraId="0BAA382C" w14:textId="5D11B08C" w:rsidR="001516B9" w:rsidRPr="00C46CE0" w:rsidRDefault="00E71304" w:rsidP="0083596B">
            <w:pPr>
              <w:pStyle w:val="ColumnHead"/>
              <w:keepNext/>
              <w:keepLines/>
              <w:rPr>
                <w:rFonts w:cs="Arial"/>
                <w:color w:val="FFFFFF" w:themeColor="background1"/>
                <w:sz w:val="20"/>
              </w:rPr>
            </w:pPr>
            <w:r w:rsidRPr="00C46CE0">
              <w:rPr>
                <w:rFonts w:cs="Arial"/>
                <w:color w:val="FFFFFF" w:themeColor="background1"/>
                <w:sz w:val="20"/>
              </w:rPr>
              <w:t>Error</w:t>
            </w:r>
          </w:p>
        </w:tc>
        <w:tc>
          <w:tcPr>
            <w:tcW w:w="2056" w:type="pct"/>
            <w:shd w:val="clear" w:color="auto" w:fill="3399FF"/>
            <w:tcPrChange w:id="345" w:author="Batra Yogesh (EXT)" w:date="2018-04-13T13:13:00Z">
              <w:tcPr>
                <w:tcW w:w="3330" w:type="dxa"/>
                <w:shd w:val="clear" w:color="auto" w:fill="3399FF"/>
              </w:tcPr>
            </w:tcPrChange>
          </w:tcPr>
          <w:p w14:paraId="0BAA382D" w14:textId="232FB465" w:rsidR="001516B9" w:rsidRPr="00C46CE0" w:rsidRDefault="00E71304" w:rsidP="0083596B">
            <w:pPr>
              <w:pStyle w:val="ColumnHead"/>
              <w:keepNext/>
              <w:keepLines/>
              <w:rPr>
                <w:rFonts w:cs="Arial"/>
                <w:color w:val="FFFFFF" w:themeColor="background1"/>
                <w:sz w:val="20"/>
              </w:rPr>
            </w:pPr>
            <w:r w:rsidRPr="00C46CE0">
              <w:rPr>
                <w:rFonts w:cs="Arial"/>
                <w:color w:val="FFFFFF" w:themeColor="background1"/>
                <w:sz w:val="20"/>
              </w:rPr>
              <w:t>Error Message</w:t>
            </w:r>
          </w:p>
        </w:tc>
        <w:tc>
          <w:tcPr>
            <w:tcW w:w="722" w:type="pct"/>
            <w:shd w:val="clear" w:color="auto" w:fill="3399FF"/>
            <w:tcPrChange w:id="346" w:author="Batra Yogesh (EXT)" w:date="2018-04-13T13:13:00Z">
              <w:tcPr>
                <w:tcW w:w="1170" w:type="dxa"/>
                <w:shd w:val="clear" w:color="auto" w:fill="3399FF"/>
              </w:tcPr>
            </w:tcPrChange>
          </w:tcPr>
          <w:p w14:paraId="0BAA382E" w14:textId="37C307D4" w:rsidR="001516B9" w:rsidRPr="00C46CE0" w:rsidRDefault="001516B9" w:rsidP="0083596B">
            <w:pPr>
              <w:pStyle w:val="ColumnHead"/>
              <w:keepNext/>
              <w:keepLines/>
              <w:rPr>
                <w:rFonts w:cs="Arial"/>
                <w:color w:val="FFFFFF" w:themeColor="background1"/>
                <w:sz w:val="20"/>
              </w:rPr>
            </w:pPr>
          </w:p>
        </w:tc>
      </w:tr>
      <w:tr w:rsidR="00C24D1B" w:rsidRPr="00C46CE0" w14:paraId="0BAA3834" w14:textId="77777777" w:rsidTr="00C46CE0">
        <w:trPr>
          <w:cantSplit/>
          <w:trPrChange w:id="347" w:author="Batra Yogesh (EXT)" w:date="2018-04-13T13:13:00Z">
            <w:trPr>
              <w:cantSplit/>
            </w:trPr>
          </w:trPrChange>
        </w:trPr>
        <w:tc>
          <w:tcPr>
            <w:tcW w:w="500" w:type="pct"/>
            <w:shd w:val="clear" w:color="auto" w:fill="C6D9F1" w:themeFill="text2" w:themeFillTint="33"/>
            <w:tcPrChange w:id="348" w:author="Batra Yogesh (EXT)" w:date="2018-04-13T13:13:00Z">
              <w:tcPr>
                <w:tcW w:w="810" w:type="dxa"/>
                <w:shd w:val="clear" w:color="auto" w:fill="C6D9F1" w:themeFill="text2" w:themeFillTint="33"/>
              </w:tcPr>
            </w:tcPrChange>
          </w:tcPr>
          <w:p w14:paraId="0BAA3830" w14:textId="77777777" w:rsidR="00C24D1B" w:rsidRPr="00C46CE0" w:rsidRDefault="00C24D1B" w:rsidP="00C24D1B">
            <w:pPr>
              <w:pStyle w:val="TableText"/>
              <w:keepNext/>
              <w:keepLines/>
              <w:numPr>
                <w:ilvl w:val="0"/>
                <w:numId w:val="8"/>
              </w:numPr>
              <w:jc w:val="center"/>
              <w:rPr>
                <w:rFonts w:cs="Arial"/>
                <w:color w:val="000000"/>
                <w:sz w:val="20"/>
              </w:rPr>
            </w:pPr>
          </w:p>
        </w:tc>
        <w:tc>
          <w:tcPr>
            <w:tcW w:w="1722" w:type="pct"/>
            <w:tcPrChange w:id="349" w:author="Batra Yogesh (EXT)" w:date="2018-04-13T13:13:00Z">
              <w:tcPr>
                <w:tcW w:w="2790" w:type="dxa"/>
              </w:tcPr>
            </w:tcPrChange>
          </w:tcPr>
          <w:p w14:paraId="0BAA3831" w14:textId="63705538" w:rsidR="00C24D1B" w:rsidRPr="00C46CE0" w:rsidRDefault="00C24D1B" w:rsidP="00C24D1B">
            <w:pPr>
              <w:pStyle w:val="TableText"/>
              <w:keepNext/>
              <w:keepLines/>
              <w:rPr>
                <w:rFonts w:cs="Arial"/>
                <w:color w:val="000000"/>
                <w:sz w:val="20"/>
              </w:rPr>
            </w:pPr>
            <w:r w:rsidRPr="00C46CE0">
              <w:rPr>
                <w:rFonts w:cs="Arial"/>
                <w:color w:val="000000"/>
                <w:sz w:val="20"/>
                <w:rPrChange w:id="350" w:author="Batra Yogesh (EXT)" w:date="2018-04-13T13:13:00Z">
                  <w:rPr>
                    <w:rFonts w:asciiTheme="minorHAnsi" w:hAnsiTheme="minorHAnsi"/>
                    <w:color w:val="000000"/>
                    <w:sz w:val="20"/>
                  </w:rPr>
                </w:rPrChange>
              </w:rPr>
              <w:t>User does not enter an EC required field</w:t>
            </w:r>
          </w:p>
        </w:tc>
        <w:tc>
          <w:tcPr>
            <w:tcW w:w="2056" w:type="pct"/>
            <w:tcPrChange w:id="351" w:author="Batra Yogesh (EXT)" w:date="2018-04-13T13:13:00Z">
              <w:tcPr>
                <w:tcW w:w="3330" w:type="dxa"/>
              </w:tcPr>
            </w:tcPrChange>
          </w:tcPr>
          <w:p w14:paraId="0BAA3832" w14:textId="67822327" w:rsidR="00C24D1B" w:rsidRPr="00C46CE0" w:rsidRDefault="00C24D1B" w:rsidP="00C24D1B">
            <w:pPr>
              <w:keepNext/>
              <w:keepLines/>
              <w:rPr>
                <w:rFonts w:cs="Arial"/>
                <w:color w:val="000000"/>
                <w:sz w:val="20"/>
              </w:rPr>
            </w:pPr>
            <w:r w:rsidRPr="00C46CE0">
              <w:rPr>
                <w:rFonts w:cs="Arial"/>
                <w:color w:val="000000"/>
                <w:sz w:val="20"/>
                <w:rPrChange w:id="352" w:author="Batra Yogesh (EXT)" w:date="2018-04-13T13:13:00Z">
                  <w:rPr>
                    <w:rFonts w:asciiTheme="minorHAnsi" w:hAnsiTheme="minorHAnsi"/>
                    <w:color w:val="000000"/>
                    <w:sz w:val="20"/>
                  </w:rPr>
                </w:rPrChange>
              </w:rPr>
              <w:t xml:space="preserve">Error: “Please enter” + required field not entered. </w:t>
            </w:r>
          </w:p>
        </w:tc>
        <w:tc>
          <w:tcPr>
            <w:tcW w:w="722" w:type="pct"/>
            <w:tcPrChange w:id="353" w:author="Batra Yogesh (EXT)" w:date="2018-04-13T13:13:00Z">
              <w:tcPr>
                <w:tcW w:w="1170" w:type="dxa"/>
              </w:tcPr>
            </w:tcPrChange>
          </w:tcPr>
          <w:p w14:paraId="0BAA3833" w14:textId="77777777" w:rsidR="00C24D1B" w:rsidRPr="00C46CE0" w:rsidRDefault="00C24D1B" w:rsidP="00C24D1B">
            <w:pPr>
              <w:keepNext/>
              <w:keepLines/>
              <w:rPr>
                <w:rFonts w:cs="Arial"/>
                <w:color w:val="000000"/>
                <w:sz w:val="20"/>
              </w:rPr>
            </w:pPr>
          </w:p>
        </w:tc>
      </w:tr>
      <w:tr w:rsidR="00C24D1B" w:rsidRPr="00C46CE0" w14:paraId="0BAA3839" w14:textId="77777777" w:rsidTr="00C46CE0">
        <w:trPr>
          <w:cantSplit/>
          <w:trHeight w:val="341"/>
          <w:trPrChange w:id="354" w:author="Batra Yogesh (EXT)" w:date="2018-04-13T13:13:00Z">
            <w:trPr>
              <w:cantSplit/>
              <w:trHeight w:val="341"/>
            </w:trPr>
          </w:trPrChange>
        </w:trPr>
        <w:tc>
          <w:tcPr>
            <w:tcW w:w="500" w:type="pct"/>
            <w:shd w:val="clear" w:color="auto" w:fill="C6D9F1" w:themeFill="text2" w:themeFillTint="33"/>
            <w:tcPrChange w:id="355" w:author="Batra Yogesh (EXT)" w:date="2018-04-13T13:13:00Z">
              <w:tcPr>
                <w:tcW w:w="810" w:type="dxa"/>
                <w:shd w:val="clear" w:color="auto" w:fill="C6D9F1" w:themeFill="text2" w:themeFillTint="33"/>
              </w:tcPr>
            </w:tcPrChange>
          </w:tcPr>
          <w:p w14:paraId="0BAA3835" w14:textId="77777777" w:rsidR="00C24D1B" w:rsidRPr="00C46CE0" w:rsidRDefault="00C24D1B" w:rsidP="00C24D1B">
            <w:pPr>
              <w:pStyle w:val="TableText"/>
              <w:keepNext/>
              <w:keepLines/>
              <w:numPr>
                <w:ilvl w:val="0"/>
                <w:numId w:val="8"/>
              </w:numPr>
              <w:jc w:val="center"/>
              <w:rPr>
                <w:rFonts w:cs="Arial"/>
                <w:color w:val="000000"/>
                <w:sz w:val="20"/>
              </w:rPr>
            </w:pPr>
          </w:p>
        </w:tc>
        <w:tc>
          <w:tcPr>
            <w:tcW w:w="1722" w:type="pct"/>
            <w:tcPrChange w:id="356" w:author="Batra Yogesh (EXT)" w:date="2018-04-13T13:13:00Z">
              <w:tcPr>
                <w:tcW w:w="2790" w:type="dxa"/>
              </w:tcPr>
            </w:tcPrChange>
          </w:tcPr>
          <w:p w14:paraId="0BAA3836" w14:textId="14B8F0AF" w:rsidR="00C24D1B" w:rsidRPr="00C46CE0" w:rsidRDefault="00C24D1B" w:rsidP="00C24D1B">
            <w:pPr>
              <w:pStyle w:val="TableText"/>
              <w:keepNext/>
              <w:keepLines/>
              <w:rPr>
                <w:rFonts w:cs="Arial"/>
                <w:color w:val="000000"/>
                <w:sz w:val="20"/>
              </w:rPr>
            </w:pPr>
          </w:p>
        </w:tc>
        <w:tc>
          <w:tcPr>
            <w:tcW w:w="2056" w:type="pct"/>
            <w:tcPrChange w:id="357" w:author="Batra Yogesh (EXT)" w:date="2018-04-13T13:13:00Z">
              <w:tcPr>
                <w:tcW w:w="3330" w:type="dxa"/>
              </w:tcPr>
            </w:tcPrChange>
          </w:tcPr>
          <w:p w14:paraId="0BAA3837" w14:textId="263685D5" w:rsidR="00C24D1B" w:rsidRPr="00C46CE0" w:rsidRDefault="00C24D1B" w:rsidP="00C24D1B">
            <w:pPr>
              <w:keepNext/>
              <w:keepLines/>
              <w:rPr>
                <w:rFonts w:cs="Arial"/>
                <w:color w:val="000000"/>
                <w:sz w:val="20"/>
              </w:rPr>
            </w:pPr>
          </w:p>
        </w:tc>
        <w:tc>
          <w:tcPr>
            <w:tcW w:w="722" w:type="pct"/>
            <w:tcPrChange w:id="358" w:author="Batra Yogesh (EXT)" w:date="2018-04-13T13:13:00Z">
              <w:tcPr>
                <w:tcW w:w="1170" w:type="dxa"/>
              </w:tcPr>
            </w:tcPrChange>
          </w:tcPr>
          <w:p w14:paraId="0BAA3838" w14:textId="77777777" w:rsidR="00C24D1B" w:rsidRPr="00C46CE0" w:rsidRDefault="00C24D1B" w:rsidP="00C24D1B">
            <w:pPr>
              <w:keepNext/>
              <w:keepLines/>
              <w:rPr>
                <w:rFonts w:cs="Arial"/>
                <w:color w:val="000000"/>
                <w:sz w:val="20"/>
              </w:rPr>
            </w:pPr>
          </w:p>
        </w:tc>
      </w:tr>
      <w:tr w:rsidR="00C24D1B" w:rsidRPr="00C46CE0" w14:paraId="0BAA383E" w14:textId="77777777" w:rsidTr="00C46CE0">
        <w:trPr>
          <w:cantSplit/>
          <w:trHeight w:val="341"/>
          <w:trPrChange w:id="359" w:author="Batra Yogesh (EXT)" w:date="2018-04-13T13:13:00Z">
            <w:trPr>
              <w:cantSplit/>
              <w:trHeight w:val="341"/>
            </w:trPr>
          </w:trPrChange>
        </w:trPr>
        <w:tc>
          <w:tcPr>
            <w:tcW w:w="500" w:type="pct"/>
            <w:shd w:val="clear" w:color="auto" w:fill="C6D9F1" w:themeFill="text2" w:themeFillTint="33"/>
            <w:tcPrChange w:id="360" w:author="Batra Yogesh (EXT)" w:date="2018-04-13T13:13:00Z">
              <w:tcPr>
                <w:tcW w:w="810" w:type="dxa"/>
                <w:shd w:val="clear" w:color="auto" w:fill="C6D9F1" w:themeFill="text2" w:themeFillTint="33"/>
              </w:tcPr>
            </w:tcPrChange>
          </w:tcPr>
          <w:p w14:paraId="0BAA383A" w14:textId="77777777" w:rsidR="00C24D1B" w:rsidRPr="00C46CE0" w:rsidRDefault="00C24D1B" w:rsidP="00C24D1B">
            <w:pPr>
              <w:pStyle w:val="TableText"/>
              <w:keepNext/>
              <w:keepLines/>
              <w:numPr>
                <w:ilvl w:val="0"/>
                <w:numId w:val="8"/>
              </w:numPr>
              <w:jc w:val="center"/>
              <w:rPr>
                <w:rFonts w:cs="Arial"/>
                <w:color w:val="000000"/>
                <w:sz w:val="20"/>
              </w:rPr>
            </w:pPr>
          </w:p>
        </w:tc>
        <w:tc>
          <w:tcPr>
            <w:tcW w:w="1722" w:type="pct"/>
            <w:tcPrChange w:id="361" w:author="Batra Yogesh (EXT)" w:date="2018-04-13T13:13:00Z">
              <w:tcPr>
                <w:tcW w:w="2790" w:type="dxa"/>
              </w:tcPr>
            </w:tcPrChange>
          </w:tcPr>
          <w:p w14:paraId="0BAA383B" w14:textId="77777777" w:rsidR="00C24D1B" w:rsidRPr="00C46CE0" w:rsidRDefault="00C24D1B" w:rsidP="00C24D1B">
            <w:pPr>
              <w:pStyle w:val="TableText"/>
              <w:keepNext/>
              <w:keepLines/>
              <w:rPr>
                <w:rFonts w:cs="Arial"/>
                <w:color w:val="000000"/>
                <w:sz w:val="20"/>
              </w:rPr>
            </w:pPr>
          </w:p>
        </w:tc>
        <w:tc>
          <w:tcPr>
            <w:tcW w:w="2056" w:type="pct"/>
            <w:tcPrChange w:id="362" w:author="Batra Yogesh (EXT)" w:date="2018-04-13T13:13:00Z">
              <w:tcPr>
                <w:tcW w:w="3330" w:type="dxa"/>
              </w:tcPr>
            </w:tcPrChange>
          </w:tcPr>
          <w:p w14:paraId="0BAA383C" w14:textId="77777777" w:rsidR="00C24D1B" w:rsidRPr="00C46CE0" w:rsidRDefault="00C24D1B" w:rsidP="00C24D1B">
            <w:pPr>
              <w:keepNext/>
              <w:keepLines/>
              <w:rPr>
                <w:rFonts w:cs="Arial"/>
                <w:color w:val="000000"/>
                <w:sz w:val="20"/>
              </w:rPr>
            </w:pPr>
          </w:p>
        </w:tc>
        <w:tc>
          <w:tcPr>
            <w:tcW w:w="722" w:type="pct"/>
            <w:tcPrChange w:id="363" w:author="Batra Yogesh (EXT)" w:date="2018-04-13T13:13:00Z">
              <w:tcPr>
                <w:tcW w:w="1170" w:type="dxa"/>
              </w:tcPr>
            </w:tcPrChange>
          </w:tcPr>
          <w:p w14:paraId="0BAA383D" w14:textId="77777777" w:rsidR="00C24D1B" w:rsidRPr="00C46CE0" w:rsidRDefault="00C24D1B" w:rsidP="00C24D1B">
            <w:pPr>
              <w:keepNext/>
              <w:keepLines/>
              <w:rPr>
                <w:rFonts w:cs="Arial"/>
                <w:color w:val="000000"/>
                <w:sz w:val="20"/>
              </w:rPr>
            </w:pPr>
          </w:p>
        </w:tc>
      </w:tr>
    </w:tbl>
    <w:p w14:paraId="0BAA3844" w14:textId="77777777" w:rsidR="00E77205" w:rsidRPr="00C46CE0" w:rsidRDefault="00E77205" w:rsidP="00BF2F96">
      <w:pPr>
        <w:rPr>
          <w:rFonts w:cs="Arial"/>
          <w:i/>
        </w:rPr>
      </w:pPr>
    </w:p>
    <w:sectPr w:rsidR="00E77205" w:rsidRPr="00C46CE0" w:rsidSect="004D002A">
      <w:footerReference w:type="even" r:id="rId16"/>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6DCD28" w14:textId="77777777" w:rsidR="00224111" w:rsidRDefault="00224111">
      <w:r>
        <w:separator/>
      </w:r>
    </w:p>
  </w:endnote>
  <w:endnote w:type="continuationSeparator" w:id="0">
    <w:p w14:paraId="2C7B2546" w14:textId="77777777" w:rsidR="00224111" w:rsidRDefault="00224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AE41C" w14:textId="3AA28433"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507D5D">
      <w:rPr>
        <w:rFonts w:cs="Arial"/>
        <w:noProof/>
        <w:color w:val="3399FF"/>
      </w:rPr>
      <w:t>6</w:t>
    </w:r>
    <w:r>
      <w:rPr>
        <w:rFonts w:cs="Arial"/>
        <w:color w:val="3399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AFEB43" w14:textId="77777777" w:rsidR="00224111" w:rsidRDefault="00224111">
      <w:r>
        <w:separator/>
      </w:r>
    </w:p>
  </w:footnote>
  <w:footnote w:type="continuationSeparator" w:id="0">
    <w:p w14:paraId="33645923" w14:textId="77777777" w:rsidR="00224111" w:rsidRDefault="00224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A3849" w14:textId="20653C83" w:rsidR="00014D25" w:rsidRPr="007E3FFF" w:rsidRDefault="00E13A1F" w:rsidP="00D730E7">
    <w:pPr>
      <w:pStyle w:val="Header"/>
      <w:pBdr>
        <w:bottom w:val="single" w:sz="4" w:space="1" w:color="auto"/>
      </w:pBdr>
      <w:tabs>
        <w:tab w:val="right" w:pos="8460"/>
      </w:tabs>
      <w:jc w:val="center"/>
      <w:rPr>
        <w:bCs/>
        <w:color w:val="3399FF"/>
      </w:rPr>
    </w:pPr>
    <w:r w:rsidRPr="00E13A1F">
      <w:rPr>
        <w:bCs/>
        <w:color w:val="3399FF"/>
      </w:rPr>
      <w:t>BKK_UC51 - SetUp Allocation Network 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237594"/>
    <w:multiLevelType w:val="hybridMultilevel"/>
    <w:tmpl w:val="18A6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B40529"/>
    <w:multiLevelType w:val="hybridMultilevel"/>
    <w:tmpl w:val="41F4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F2FF5"/>
    <w:multiLevelType w:val="hybridMultilevel"/>
    <w:tmpl w:val="0AC446C4"/>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951D5"/>
    <w:multiLevelType w:val="hybridMultilevel"/>
    <w:tmpl w:val="45240792"/>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C450B6"/>
    <w:multiLevelType w:val="hybridMultilevel"/>
    <w:tmpl w:val="50985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E56A26"/>
    <w:multiLevelType w:val="hybridMultilevel"/>
    <w:tmpl w:val="EB78E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C863FC"/>
    <w:multiLevelType w:val="hybridMultilevel"/>
    <w:tmpl w:val="F3B60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E14637"/>
    <w:multiLevelType w:val="hybridMultilevel"/>
    <w:tmpl w:val="06727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865982"/>
    <w:multiLevelType w:val="hybridMultilevel"/>
    <w:tmpl w:val="DE840D6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4E1B2D9D"/>
    <w:multiLevelType w:val="multilevel"/>
    <w:tmpl w:val="3612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60404EA6"/>
    <w:multiLevelType w:val="hybridMultilevel"/>
    <w:tmpl w:val="03B22B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7CC1772"/>
    <w:multiLevelType w:val="hybridMultilevel"/>
    <w:tmpl w:val="97C4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2"/>
  </w:num>
  <w:num w:numId="2">
    <w:abstractNumId w:val="11"/>
  </w:num>
  <w:num w:numId="3">
    <w:abstractNumId w:val="13"/>
  </w:num>
  <w:num w:numId="4">
    <w:abstractNumId w:val="14"/>
  </w:num>
  <w:num w:numId="5">
    <w:abstractNumId w:val="18"/>
  </w:num>
  <w:num w:numId="6">
    <w:abstractNumId w:val="0"/>
  </w:num>
  <w:num w:numId="7">
    <w:abstractNumId w:val="19"/>
  </w:num>
  <w:num w:numId="8">
    <w:abstractNumId w:val="20"/>
  </w:num>
  <w:num w:numId="9">
    <w:abstractNumId w:val="12"/>
  </w:num>
  <w:num w:numId="10">
    <w:abstractNumId w:val="5"/>
  </w:num>
  <w:num w:numId="11">
    <w:abstractNumId w:val="16"/>
  </w:num>
  <w:num w:numId="12">
    <w:abstractNumId w:val="8"/>
  </w:num>
  <w:num w:numId="13">
    <w:abstractNumId w:val="2"/>
  </w:num>
  <w:num w:numId="14">
    <w:abstractNumId w:val="15"/>
  </w:num>
  <w:num w:numId="15">
    <w:abstractNumId w:val="21"/>
  </w:num>
  <w:num w:numId="16">
    <w:abstractNumId w:val="4"/>
  </w:num>
  <w:num w:numId="17">
    <w:abstractNumId w:val="6"/>
  </w:num>
  <w:num w:numId="18">
    <w:abstractNumId w:val="9"/>
  </w:num>
  <w:num w:numId="19">
    <w:abstractNumId w:val="10"/>
  </w:num>
  <w:num w:numId="20">
    <w:abstractNumId w:val="1"/>
  </w:num>
  <w:num w:numId="21">
    <w:abstractNumId w:val="7"/>
  </w:num>
  <w:num w:numId="22">
    <w:abstractNumId w:val="3"/>
  </w:num>
  <w:num w:numId="23">
    <w:abstractNumId w:val="1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tra Yogesh (EXT)">
    <w15:presenceInfo w15:providerId="AD" w15:userId="S-1-5-21-4162059163-1544859033-1701284029-51988"/>
  </w15:person>
  <w15:person w15:author="Shah Ashay">
    <w15:presenceInfo w15:providerId="None" w15:userId="Shah Ash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7BA"/>
    <w:rsid w:val="00000159"/>
    <w:rsid w:val="00001921"/>
    <w:rsid w:val="00001E8C"/>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646"/>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44B1"/>
    <w:rsid w:val="000768AA"/>
    <w:rsid w:val="00080CE7"/>
    <w:rsid w:val="00084717"/>
    <w:rsid w:val="00084875"/>
    <w:rsid w:val="00085785"/>
    <w:rsid w:val="00090F7B"/>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1482"/>
    <w:rsid w:val="000C707E"/>
    <w:rsid w:val="000C76CA"/>
    <w:rsid w:val="000D0315"/>
    <w:rsid w:val="000D0593"/>
    <w:rsid w:val="000D219F"/>
    <w:rsid w:val="000D33FC"/>
    <w:rsid w:val="000D3574"/>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426C"/>
    <w:rsid w:val="00117CB3"/>
    <w:rsid w:val="00120981"/>
    <w:rsid w:val="001216F3"/>
    <w:rsid w:val="00122D71"/>
    <w:rsid w:val="001249B6"/>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331"/>
    <w:rsid w:val="00154905"/>
    <w:rsid w:val="001557A9"/>
    <w:rsid w:val="00156337"/>
    <w:rsid w:val="00156920"/>
    <w:rsid w:val="00157466"/>
    <w:rsid w:val="00161D8A"/>
    <w:rsid w:val="001626DE"/>
    <w:rsid w:val="00162B5C"/>
    <w:rsid w:val="001655FA"/>
    <w:rsid w:val="00167857"/>
    <w:rsid w:val="0017076D"/>
    <w:rsid w:val="001750D9"/>
    <w:rsid w:val="00175246"/>
    <w:rsid w:val="00182C55"/>
    <w:rsid w:val="00185E6A"/>
    <w:rsid w:val="00187E72"/>
    <w:rsid w:val="00191390"/>
    <w:rsid w:val="001939E7"/>
    <w:rsid w:val="00194F51"/>
    <w:rsid w:val="0019518A"/>
    <w:rsid w:val="0019633B"/>
    <w:rsid w:val="00196B95"/>
    <w:rsid w:val="00196C1A"/>
    <w:rsid w:val="001971EC"/>
    <w:rsid w:val="001A1177"/>
    <w:rsid w:val="001A325B"/>
    <w:rsid w:val="001A5809"/>
    <w:rsid w:val="001A7DE5"/>
    <w:rsid w:val="001B0878"/>
    <w:rsid w:val="001B1D7C"/>
    <w:rsid w:val="001B3E59"/>
    <w:rsid w:val="001B668C"/>
    <w:rsid w:val="001B717B"/>
    <w:rsid w:val="001C3234"/>
    <w:rsid w:val="001D4407"/>
    <w:rsid w:val="001D705B"/>
    <w:rsid w:val="001E2C66"/>
    <w:rsid w:val="001E3D6C"/>
    <w:rsid w:val="001E52CE"/>
    <w:rsid w:val="001F39DB"/>
    <w:rsid w:val="001F4076"/>
    <w:rsid w:val="0020298E"/>
    <w:rsid w:val="00205F8C"/>
    <w:rsid w:val="00207B56"/>
    <w:rsid w:val="002127A4"/>
    <w:rsid w:val="002153C4"/>
    <w:rsid w:val="00215B02"/>
    <w:rsid w:val="0021753E"/>
    <w:rsid w:val="0022028E"/>
    <w:rsid w:val="00224111"/>
    <w:rsid w:val="00226A6D"/>
    <w:rsid w:val="002277E3"/>
    <w:rsid w:val="00232E39"/>
    <w:rsid w:val="002377AB"/>
    <w:rsid w:val="0024192C"/>
    <w:rsid w:val="00243945"/>
    <w:rsid w:val="0025276B"/>
    <w:rsid w:val="00253EC1"/>
    <w:rsid w:val="002541D2"/>
    <w:rsid w:val="00260010"/>
    <w:rsid w:val="002609C7"/>
    <w:rsid w:val="00261D47"/>
    <w:rsid w:val="0026388A"/>
    <w:rsid w:val="0026754A"/>
    <w:rsid w:val="00267E2C"/>
    <w:rsid w:val="00270F0B"/>
    <w:rsid w:val="0027180E"/>
    <w:rsid w:val="00271C23"/>
    <w:rsid w:val="0027207C"/>
    <w:rsid w:val="00272623"/>
    <w:rsid w:val="00276855"/>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9E3"/>
    <w:rsid w:val="002A5F0D"/>
    <w:rsid w:val="002A6A74"/>
    <w:rsid w:val="002B11F2"/>
    <w:rsid w:val="002B36DF"/>
    <w:rsid w:val="002B4081"/>
    <w:rsid w:val="002B5473"/>
    <w:rsid w:val="002B7DDC"/>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314CC3"/>
    <w:rsid w:val="00317A80"/>
    <w:rsid w:val="00321B32"/>
    <w:rsid w:val="00321BA0"/>
    <w:rsid w:val="0032219A"/>
    <w:rsid w:val="003226F0"/>
    <w:rsid w:val="00323ADA"/>
    <w:rsid w:val="0032596E"/>
    <w:rsid w:val="0032732F"/>
    <w:rsid w:val="003335BD"/>
    <w:rsid w:val="003342A7"/>
    <w:rsid w:val="0033669C"/>
    <w:rsid w:val="003367BD"/>
    <w:rsid w:val="00337919"/>
    <w:rsid w:val="003420C4"/>
    <w:rsid w:val="003427A0"/>
    <w:rsid w:val="00345908"/>
    <w:rsid w:val="00346E29"/>
    <w:rsid w:val="00347FAA"/>
    <w:rsid w:val="0035641B"/>
    <w:rsid w:val="00357BFB"/>
    <w:rsid w:val="0036072C"/>
    <w:rsid w:val="00361941"/>
    <w:rsid w:val="0036271F"/>
    <w:rsid w:val="003658C7"/>
    <w:rsid w:val="003660AE"/>
    <w:rsid w:val="00370BD0"/>
    <w:rsid w:val="00370D86"/>
    <w:rsid w:val="00371F21"/>
    <w:rsid w:val="00373B8A"/>
    <w:rsid w:val="00373CC4"/>
    <w:rsid w:val="00375AC3"/>
    <w:rsid w:val="003763EC"/>
    <w:rsid w:val="00376768"/>
    <w:rsid w:val="00380D23"/>
    <w:rsid w:val="00380DA0"/>
    <w:rsid w:val="00381205"/>
    <w:rsid w:val="0038191C"/>
    <w:rsid w:val="00385ECB"/>
    <w:rsid w:val="0038641F"/>
    <w:rsid w:val="00390637"/>
    <w:rsid w:val="0039280F"/>
    <w:rsid w:val="00393BC9"/>
    <w:rsid w:val="003977AD"/>
    <w:rsid w:val="003A51A0"/>
    <w:rsid w:val="003A5410"/>
    <w:rsid w:val="003A79F2"/>
    <w:rsid w:val="003B211E"/>
    <w:rsid w:val="003B4C19"/>
    <w:rsid w:val="003B782D"/>
    <w:rsid w:val="003C087F"/>
    <w:rsid w:val="003C2946"/>
    <w:rsid w:val="003C2D16"/>
    <w:rsid w:val="003C4506"/>
    <w:rsid w:val="003D1052"/>
    <w:rsid w:val="003D397C"/>
    <w:rsid w:val="003D41D8"/>
    <w:rsid w:val="003D44B5"/>
    <w:rsid w:val="003D53AB"/>
    <w:rsid w:val="003D67DB"/>
    <w:rsid w:val="003D7BD5"/>
    <w:rsid w:val="003E062A"/>
    <w:rsid w:val="003E23CF"/>
    <w:rsid w:val="003E542E"/>
    <w:rsid w:val="003E6AB3"/>
    <w:rsid w:val="003F01E3"/>
    <w:rsid w:val="003F4F7B"/>
    <w:rsid w:val="00405C0C"/>
    <w:rsid w:val="00407A55"/>
    <w:rsid w:val="00412031"/>
    <w:rsid w:val="00412C60"/>
    <w:rsid w:val="004150E1"/>
    <w:rsid w:val="0041547A"/>
    <w:rsid w:val="00415AD7"/>
    <w:rsid w:val="00415F12"/>
    <w:rsid w:val="00420502"/>
    <w:rsid w:val="0042079D"/>
    <w:rsid w:val="00424C51"/>
    <w:rsid w:val="00425F0F"/>
    <w:rsid w:val="00427461"/>
    <w:rsid w:val="00436CF2"/>
    <w:rsid w:val="00436FDA"/>
    <w:rsid w:val="00437370"/>
    <w:rsid w:val="00440018"/>
    <w:rsid w:val="004405E6"/>
    <w:rsid w:val="004414B3"/>
    <w:rsid w:val="00442E3A"/>
    <w:rsid w:val="0044336F"/>
    <w:rsid w:val="00443DA0"/>
    <w:rsid w:val="00444FDB"/>
    <w:rsid w:val="00445701"/>
    <w:rsid w:val="00446086"/>
    <w:rsid w:val="00447470"/>
    <w:rsid w:val="00453384"/>
    <w:rsid w:val="0045561C"/>
    <w:rsid w:val="00456BA8"/>
    <w:rsid w:val="004574E1"/>
    <w:rsid w:val="00457E26"/>
    <w:rsid w:val="00461ABC"/>
    <w:rsid w:val="00464E48"/>
    <w:rsid w:val="00465392"/>
    <w:rsid w:val="00466C92"/>
    <w:rsid w:val="00467D9C"/>
    <w:rsid w:val="004712AA"/>
    <w:rsid w:val="00473EF3"/>
    <w:rsid w:val="00474389"/>
    <w:rsid w:val="00474606"/>
    <w:rsid w:val="00476DA4"/>
    <w:rsid w:val="00477499"/>
    <w:rsid w:val="0047772D"/>
    <w:rsid w:val="004828E2"/>
    <w:rsid w:val="00482A32"/>
    <w:rsid w:val="00483DFC"/>
    <w:rsid w:val="004842BE"/>
    <w:rsid w:val="0048437B"/>
    <w:rsid w:val="00484AE9"/>
    <w:rsid w:val="00484D5F"/>
    <w:rsid w:val="00490E48"/>
    <w:rsid w:val="004930B1"/>
    <w:rsid w:val="004963F3"/>
    <w:rsid w:val="0049647C"/>
    <w:rsid w:val="004A1B2A"/>
    <w:rsid w:val="004A5FBD"/>
    <w:rsid w:val="004A6570"/>
    <w:rsid w:val="004B16C6"/>
    <w:rsid w:val="004B2324"/>
    <w:rsid w:val="004B6593"/>
    <w:rsid w:val="004C0E10"/>
    <w:rsid w:val="004C36C6"/>
    <w:rsid w:val="004C665F"/>
    <w:rsid w:val="004C6BA9"/>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07D5D"/>
    <w:rsid w:val="00513875"/>
    <w:rsid w:val="005172A7"/>
    <w:rsid w:val="00521AC6"/>
    <w:rsid w:val="00522640"/>
    <w:rsid w:val="00522D05"/>
    <w:rsid w:val="00523EC3"/>
    <w:rsid w:val="005273D3"/>
    <w:rsid w:val="00530F64"/>
    <w:rsid w:val="00532370"/>
    <w:rsid w:val="005354E9"/>
    <w:rsid w:val="00535B70"/>
    <w:rsid w:val="005429E9"/>
    <w:rsid w:val="00543D6E"/>
    <w:rsid w:val="00545DA6"/>
    <w:rsid w:val="005460CE"/>
    <w:rsid w:val="00547544"/>
    <w:rsid w:val="00551048"/>
    <w:rsid w:val="005526F6"/>
    <w:rsid w:val="005539EF"/>
    <w:rsid w:val="00553C7A"/>
    <w:rsid w:val="0055734A"/>
    <w:rsid w:val="005602BF"/>
    <w:rsid w:val="00560974"/>
    <w:rsid w:val="005611D7"/>
    <w:rsid w:val="00563401"/>
    <w:rsid w:val="00570D43"/>
    <w:rsid w:val="00572C56"/>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7E32"/>
    <w:rsid w:val="005B04D3"/>
    <w:rsid w:val="005B2627"/>
    <w:rsid w:val="005B54C0"/>
    <w:rsid w:val="005B5A0D"/>
    <w:rsid w:val="005C2746"/>
    <w:rsid w:val="005C3416"/>
    <w:rsid w:val="005C3E20"/>
    <w:rsid w:val="005C4449"/>
    <w:rsid w:val="005C7D08"/>
    <w:rsid w:val="005D1274"/>
    <w:rsid w:val="005D1403"/>
    <w:rsid w:val="005D6B17"/>
    <w:rsid w:val="005E503D"/>
    <w:rsid w:val="005E64D7"/>
    <w:rsid w:val="005E685F"/>
    <w:rsid w:val="005F15A0"/>
    <w:rsid w:val="005F2D2A"/>
    <w:rsid w:val="005F4704"/>
    <w:rsid w:val="005F74A6"/>
    <w:rsid w:val="00600618"/>
    <w:rsid w:val="00600EC8"/>
    <w:rsid w:val="00601C0A"/>
    <w:rsid w:val="006039E2"/>
    <w:rsid w:val="006045A9"/>
    <w:rsid w:val="0060543B"/>
    <w:rsid w:val="006066E6"/>
    <w:rsid w:val="00606E63"/>
    <w:rsid w:val="00607238"/>
    <w:rsid w:val="00614FC6"/>
    <w:rsid w:val="00620B4D"/>
    <w:rsid w:val="006211C4"/>
    <w:rsid w:val="006249BA"/>
    <w:rsid w:val="00631DFD"/>
    <w:rsid w:val="00641D71"/>
    <w:rsid w:val="00641DD6"/>
    <w:rsid w:val="006423F9"/>
    <w:rsid w:val="006427A8"/>
    <w:rsid w:val="0064458C"/>
    <w:rsid w:val="00645ABA"/>
    <w:rsid w:val="00646698"/>
    <w:rsid w:val="006467F6"/>
    <w:rsid w:val="00646A05"/>
    <w:rsid w:val="006470A5"/>
    <w:rsid w:val="006519D2"/>
    <w:rsid w:val="00653624"/>
    <w:rsid w:val="00654F9D"/>
    <w:rsid w:val="006558D6"/>
    <w:rsid w:val="00655F3C"/>
    <w:rsid w:val="00657279"/>
    <w:rsid w:val="00660428"/>
    <w:rsid w:val="00662028"/>
    <w:rsid w:val="00662CCE"/>
    <w:rsid w:val="00664C37"/>
    <w:rsid w:val="00665974"/>
    <w:rsid w:val="00674C1C"/>
    <w:rsid w:val="0067692D"/>
    <w:rsid w:val="0068089C"/>
    <w:rsid w:val="00681BF7"/>
    <w:rsid w:val="00683E37"/>
    <w:rsid w:val="006843E5"/>
    <w:rsid w:val="00687409"/>
    <w:rsid w:val="00691FF1"/>
    <w:rsid w:val="006A4B98"/>
    <w:rsid w:val="006A7B3F"/>
    <w:rsid w:val="006B13B4"/>
    <w:rsid w:val="006B18DE"/>
    <w:rsid w:val="006B32F6"/>
    <w:rsid w:val="006B36A8"/>
    <w:rsid w:val="006B3B53"/>
    <w:rsid w:val="006B6837"/>
    <w:rsid w:val="006B7B9D"/>
    <w:rsid w:val="006B7F9A"/>
    <w:rsid w:val="006C0088"/>
    <w:rsid w:val="006C0E25"/>
    <w:rsid w:val="006C18C0"/>
    <w:rsid w:val="006C1C26"/>
    <w:rsid w:val="006C4791"/>
    <w:rsid w:val="006D0858"/>
    <w:rsid w:val="006D15A5"/>
    <w:rsid w:val="006D3C31"/>
    <w:rsid w:val="006D3F63"/>
    <w:rsid w:val="006D62C5"/>
    <w:rsid w:val="006D6B36"/>
    <w:rsid w:val="006E2D9C"/>
    <w:rsid w:val="006E7313"/>
    <w:rsid w:val="006E74EE"/>
    <w:rsid w:val="006F2C73"/>
    <w:rsid w:val="006F4CFE"/>
    <w:rsid w:val="0070012D"/>
    <w:rsid w:val="00701F91"/>
    <w:rsid w:val="007028E9"/>
    <w:rsid w:val="00702974"/>
    <w:rsid w:val="00702A88"/>
    <w:rsid w:val="00702C11"/>
    <w:rsid w:val="0070337A"/>
    <w:rsid w:val="00703AC3"/>
    <w:rsid w:val="00705571"/>
    <w:rsid w:val="00706DDE"/>
    <w:rsid w:val="00710F47"/>
    <w:rsid w:val="00712224"/>
    <w:rsid w:val="00713630"/>
    <w:rsid w:val="007136EB"/>
    <w:rsid w:val="007143AE"/>
    <w:rsid w:val="007170C9"/>
    <w:rsid w:val="00720C28"/>
    <w:rsid w:val="0072699D"/>
    <w:rsid w:val="00726BBA"/>
    <w:rsid w:val="007270F5"/>
    <w:rsid w:val="00730760"/>
    <w:rsid w:val="007319E6"/>
    <w:rsid w:val="00734522"/>
    <w:rsid w:val="00736289"/>
    <w:rsid w:val="00737BBD"/>
    <w:rsid w:val="0074548D"/>
    <w:rsid w:val="0074647B"/>
    <w:rsid w:val="00747414"/>
    <w:rsid w:val="00752035"/>
    <w:rsid w:val="00752EFA"/>
    <w:rsid w:val="0075507C"/>
    <w:rsid w:val="007613F6"/>
    <w:rsid w:val="00762338"/>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D02BB"/>
    <w:rsid w:val="007D4CAC"/>
    <w:rsid w:val="007D5BBA"/>
    <w:rsid w:val="007D73C0"/>
    <w:rsid w:val="007D74E4"/>
    <w:rsid w:val="007E036B"/>
    <w:rsid w:val="007E0CF9"/>
    <w:rsid w:val="007E3FFF"/>
    <w:rsid w:val="007E565A"/>
    <w:rsid w:val="007E6830"/>
    <w:rsid w:val="007F6141"/>
    <w:rsid w:val="007F76A3"/>
    <w:rsid w:val="008015B3"/>
    <w:rsid w:val="008018AC"/>
    <w:rsid w:val="00802F3B"/>
    <w:rsid w:val="00806B74"/>
    <w:rsid w:val="0081344C"/>
    <w:rsid w:val="0082085E"/>
    <w:rsid w:val="00821C02"/>
    <w:rsid w:val="008220C4"/>
    <w:rsid w:val="00822718"/>
    <w:rsid w:val="00824BD2"/>
    <w:rsid w:val="0082722B"/>
    <w:rsid w:val="0083094B"/>
    <w:rsid w:val="00831EBD"/>
    <w:rsid w:val="00832358"/>
    <w:rsid w:val="00832688"/>
    <w:rsid w:val="0083343F"/>
    <w:rsid w:val="0083596B"/>
    <w:rsid w:val="008410C1"/>
    <w:rsid w:val="0084568B"/>
    <w:rsid w:val="00845B55"/>
    <w:rsid w:val="0084602F"/>
    <w:rsid w:val="00846885"/>
    <w:rsid w:val="00851BA3"/>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6A0C"/>
    <w:rsid w:val="008C0055"/>
    <w:rsid w:val="008C068B"/>
    <w:rsid w:val="008C167B"/>
    <w:rsid w:val="008C2CB3"/>
    <w:rsid w:val="008C3758"/>
    <w:rsid w:val="008C6A52"/>
    <w:rsid w:val="008D0255"/>
    <w:rsid w:val="008D0614"/>
    <w:rsid w:val="008D0ECB"/>
    <w:rsid w:val="008D4462"/>
    <w:rsid w:val="008D4F9B"/>
    <w:rsid w:val="008D6A22"/>
    <w:rsid w:val="008D7D74"/>
    <w:rsid w:val="008E4853"/>
    <w:rsid w:val="008E63C3"/>
    <w:rsid w:val="008F498E"/>
    <w:rsid w:val="0090066B"/>
    <w:rsid w:val="00901F83"/>
    <w:rsid w:val="009030F3"/>
    <w:rsid w:val="00910980"/>
    <w:rsid w:val="009126AF"/>
    <w:rsid w:val="00913C04"/>
    <w:rsid w:val="00922CA6"/>
    <w:rsid w:val="00923D63"/>
    <w:rsid w:val="00924487"/>
    <w:rsid w:val="009268B4"/>
    <w:rsid w:val="009323AD"/>
    <w:rsid w:val="0093258C"/>
    <w:rsid w:val="0093260D"/>
    <w:rsid w:val="00934A42"/>
    <w:rsid w:val="0093731D"/>
    <w:rsid w:val="00937AE3"/>
    <w:rsid w:val="00937D81"/>
    <w:rsid w:val="009420E0"/>
    <w:rsid w:val="00943AE5"/>
    <w:rsid w:val="00944993"/>
    <w:rsid w:val="00945D93"/>
    <w:rsid w:val="00946448"/>
    <w:rsid w:val="0095039A"/>
    <w:rsid w:val="00950923"/>
    <w:rsid w:val="00952CA5"/>
    <w:rsid w:val="00953165"/>
    <w:rsid w:val="009534B0"/>
    <w:rsid w:val="0095450E"/>
    <w:rsid w:val="00955216"/>
    <w:rsid w:val="009555EF"/>
    <w:rsid w:val="009601B2"/>
    <w:rsid w:val="009628C7"/>
    <w:rsid w:val="00962991"/>
    <w:rsid w:val="00963D78"/>
    <w:rsid w:val="00972CC3"/>
    <w:rsid w:val="009746E4"/>
    <w:rsid w:val="00974D4F"/>
    <w:rsid w:val="00975F5A"/>
    <w:rsid w:val="0097797D"/>
    <w:rsid w:val="00982D61"/>
    <w:rsid w:val="00986279"/>
    <w:rsid w:val="00987FBB"/>
    <w:rsid w:val="00990EB0"/>
    <w:rsid w:val="00992AE2"/>
    <w:rsid w:val="0099324B"/>
    <w:rsid w:val="00996334"/>
    <w:rsid w:val="009A4918"/>
    <w:rsid w:val="009A5A0D"/>
    <w:rsid w:val="009A6744"/>
    <w:rsid w:val="009A6F35"/>
    <w:rsid w:val="009A7F0B"/>
    <w:rsid w:val="009B104D"/>
    <w:rsid w:val="009B4779"/>
    <w:rsid w:val="009B7627"/>
    <w:rsid w:val="009B7F8F"/>
    <w:rsid w:val="009C07BB"/>
    <w:rsid w:val="009C1E1F"/>
    <w:rsid w:val="009C6037"/>
    <w:rsid w:val="009C6763"/>
    <w:rsid w:val="009C68FF"/>
    <w:rsid w:val="009D0F14"/>
    <w:rsid w:val="009D2E53"/>
    <w:rsid w:val="009D643A"/>
    <w:rsid w:val="009D657D"/>
    <w:rsid w:val="009D6FDD"/>
    <w:rsid w:val="009D73F5"/>
    <w:rsid w:val="009D7887"/>
    <w:rsid w:val="009E04D1"/>
    <w:rsid w:val="009E29B7"/>
    <w:rsid w:val="009E5A8E"/>
    <w:rsid w:val="009E6E5C"/>
    <w:rsid w:val="009E7280"/>
    <w:rsid w:val="009F212D"/>
    <w:rsid w:val="009F2DC3"/>
    <w:rsid w:val="009F362E"/>
    <w:rsid w:val="009F778A"/>
    <w:rsid w:val="009F7EC6"/>
    <w:rsid w:val="00A0372C"/>
    <w:rsid w:val="00A05814"/>
    <w:rsid w:val="00A05DA3"/>
    <w:rsid w:val="00A073EA"/>
    <w:rsid w:val="00A15B28"/>
    <w:rsid w:val="00A1650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6055"/>
    <w:rsid w:val="00A77D6E"/>
    <w:rsid w:val="00A81107"/>
    <w:rsid w:val="00A82979"/>
    <w:rsid w:val="00A8329D"/>
    <w:rsid w:val="00A8459B"/>
    <w:rsid w:val="00A8498C"/>
    <w:rsid w:val="00A87505"/>
    <w:rsid w:val="00A877EA"/>
    <w:rsid w:val="00A902A5"/>
    <w:rsid w:val="00A91870"/>
    <w:rsid w:val="00A92FF2"/>
    <w:rsid w:val="00A93A96"/>
    <w:rsid w:val="00A94435"/>
    <w:rsid w:val="00A956A8"/>
    <w:rsid w:val="00AA2283"/>
    <w:rsid w:val="00AA2654"/>
    <w:rsid w:val="00AA2D97"/>
    <w:rsid w:val="00AA5610"/>
    <w:rsid w:val="00AA6340"/>
    <w:rsid w:val="00AA6B33"/>
    <w:rsid w:val="00AB19C4"/>
    <w:rsid w:val="00AB281C"/>
    <w:rsid w:val="00AB2E16"/>
    <w:rsid w:val="00AB4770"/>
    <w:rsid w:val="00AB62EC"/>
    <w:rsid w:val="00AB6889"/>
    <w:rsid w:val="00AC034C"/>
    <w:rsid w:val="00AC03E8"/>
    <w:rsid w:val="00AC16E0"/>
    <w:rsid w:val="00AC30FD"/>
    <w:rsid w:val="00AC5686"/>
    <w:rsid w:val="00AD190F"/>
    <w:rsid w:val="00AD20E6"/>
    <w:rsid w:val="00AD22E9"/>
    <w:rsid w:val="00AD5566"/>
    <w:rsid w:val="00AD74A5"/>
    <w:rsid w:val="00AD7C99"/>
    <w:rsid w:val="00AE04CC"/>
    <w:rsid w:val="00AE0E17"/>
    <w:rsid w:val="00AE145C"/>
    <w:rsid w:val="00AF18F6"/>
    <w:rsid w:val="00AF45BD"/>
    <w:rsid w:val="00AF47EE"/>
    <w:rsid w:val="00B01900"/>
    <w:rsid w:val="00B0474B"/>
    <w:rsid w:val="00B07A31"/>
    <w:rsid w:val="00B107D1"/>
    <w:rsid w:val="00B10D68"/>
    <w:rsid w:val="00B120E0"/>
    <w:rsid w:val="00B17CD1"/>
    <w:rsid w:val="00B210A0"/>
    <w:rsid w:val="00B210AD"/>
    <w:rsid w:val="00B217C5"/>
    <w:rsid w:val="00B2237A"/>
    <w:rsid w:val="00B235F4"/>
    <w:rsid w:val="00B312B4"/>
    <w:rsid w:val="00B317C9"/>
    <w:rsid w:val="00B34A65"/>
    <w:rsid w:val="00B364A9"/>
    <w:rsid w:val="00B47147"/>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39B0"/>
    <w:rsid w:val="00B745BC"/>
    <w:rsid w:val="00B74D70"/>
    <w:rsid w:val="00B76DB0"/>
    <w:rsid w:val="00B84A5E"/>
    <w:rsid w:val="00B85D06"/>
    <w:rsid w:val="00B9111B"/>
    <w:rsid w:val="00B92436"/>
    <w:rsid w:val="00B92789"/>
    <w:rsid w:val="00B943B2"/>
    <w:rsid w:val="00B94FAF"/>
    <w:rsid w:val="00B95528"/>
    <w:rsid w:val="00B97194"/>
    <w:rsid w:val="00BA00EB"/>
    <w:rsid w:val="00BA0B01"/>
    <w:rsid w:val="00BA106D"/>
    <w:rsid w:val="00BA1D65"/>
    <w:rsid w:val="00BA24F0"/>
    <w:rsid w:val="00BA57F5"/>
    <w:rsid w:val="00BA5801"/>
    <w:rsid w:val="00BA74FF"/>
    <w:rsid w:val="00BB1B57"/>
    <w:rsid w:val="00BB2BC8"/>
    <w:rsid w:val="00BB42B4"/>
    <w:rsid w:val="00BB443F"/>
    <w:rsid w:val="00BB48EF"/>
    <w:rsid w:val="00BB654D"/>
    <w:rsid w:val="00BB6F32"/>
    <w:rsid w:val="00BC09B4"/>
    <w:rsid w:val="00BC1179"/>
    <w:rsid w:val="00BD605A"/>
    <w:rsid w:val="00BD6B3C"/>
    <w:rsid w:val="00BD7987"/>
    <w:rsid w:val="00BE1F1E"/>
    <w:rsid w:val="00BF273B"/>
    <w:rsid w:val="00BF2F96"/>
    <w:rsid w:val="00C002FE"/>
    <w:rsid w:val="00C00446"/>
    <w:rsid w:val="00C0332E"/>
    <w:rsid w:val="00C053FB"/>
    <w:rsid w:val="00C05FBB"/>
    <w:rsid w:val="00C106B0"/>
    <w:rsid w:val="00C1318A"/>
    <w:rsid w:val="00C13B91"/>
    <w:rsid w:val="00C16108"/>
    <w:rsid w:val="00C17943"/>
    <w:rsid w:val="00C20B8B"/>
    <w:rsid w:val="00C21389"/>
    <w:rsid w:val="00C219B1"/>
    <w:rsid w:val="00C23626"/>
    <w:rsid w:val="00C24D1B"/>
    <w:rsid w:val="00C26EF7"/>
    <w:rsid w:val="00C30619"/>
    <w:rsid w:val="00C31134"/>
    <w:rsid w:val="00C31456"/>
    <w:rsid w:val="00C3185D"/>
    <w:rsid w:val="00C33012"/>
    <w:rsid w:val="00C365AF"/>
    <w:rsid w:val="00C36EFD"/>
    <w:rsid w:val="00C37617"/>
    <w:rsid w:val="00C40764"/>
    <w:rsid w:val="00C4135F"/>
    <w:rsid w:val="00C4182E"/>
    <w:rsid w:val="00C428DE"/>
    <w:rsid w:val="00C46342"/>
    <w:rsid w:val="00C46CE0"/>
    <w:rsid w:val="00C5177E"/>
    <w:rsid w:val="00C540E2"/>
    <w:rsid w:val="00C54432"/>
    <w:rsid w:val="00C55FA5"/>
    <w:rsid w:val="00C6253C"/>
    <w:rsid w:val="00C65A24"/>
    <w:rsid w:val="00C67034"/>
    <w:rsid w:val="00C67D1E"/>
    <w:rsid w:val="00C71E1F"/>
    <w:rsid w:val="00C74154"/>
    <w:rsid w:val="00C8028D"/>
    <w:rsid w:val="00C8324A"/>
    <w:rsid w:val="00C84971"/>
    <w:rsid w:val="00C84A1C"/>
    <w:rsid w:val="00C8633C"/>
    <w:rsid w:val="00C865FE"/>
    <w:rsid w:val="00C96A28"/>
    <w:rsid w:val="00CA2B98"/>
    <w:rsid w:val="00CA3BD4"/>
    <w:rsid w:val="00CB045B"/>
    <w:rsid w:val="00CB1209"/>
    <w:rsid w:val="00CB1BFA"/>
    <w:rsid w:val="00CB40AE"/>
    <w:rsid w:val="00CB4BE8"/>
    <w:rsid w:val="00CB4C9A"/>
    <w:rsid w:val="00CB50F7"/>
    <w:rsid w:val="00CB5914"/>
    <w:rsid w:val="00CB6F9F"/>
    <w:rsid w:val="00CC2264"/>
    <w:rsid w:val="00CC4087"/>
    <w:rsid w:val="00CC49A2"/>
    <w:rsid w:val="00CC7038"/>
    <w:rsid w:val="00CC7385"/>
    <w:rsid w:val="00CD25C5"/>
    <w:rsid w:val="00CD6D2D"/>
    <w:rsid w:val="00CE0106"/>
    <w:rsid w:val="00CE07B5"/>
    <w:rsid w:val="00CE2DDA"/>
    <w:rsid w:val="00CE5400"/>
    <w:rsid w:val="00CE64C6"/>
    <w:rsid w:val="00CE7074"/>
    <w:rsid w:val="00CF0C84"/>
    <w:rsid w:val="00CF0DF4"/>
    <w:rsid w:val="00CF1324"/>
    <w:rsid w:val="00CF2E21"/>
    <w:rsid w:val="00CF3EA5"/>
    <w:rsid w:val="00CF5E42"/>
    <w:rsid w:val="00D031E8"/>
    <w:rsid w:val="00D10347"/>
    <w:rsid w:val="00D119D8"/>
    <w:rsid w:val="00D12E33"/>
    <w:rsid w:val="00D133F6"/>
    <w:rsid w:val="00D15662"/>
    <w:rsid w:val="00D17537"/>
    <w:rsid w:val="00D1764C"/>
    <w:rsid w:val="00D203D3"/>
    <w:rsid w:val="00D21184"/>
    <w:rsid w:val="00D236B7"/>
    <w:rsid w:val="00D26A8E"/>
    <w:rsid w:val="00D321CA"/>
    <w:rsid w:val="00D32A99"/>
    <w:rsid w:val="00D34D90"/>
    <w:rsid w:val="00D37C94"/>
    <w:rsid w:val="00D41042"/>
    <w:rsid w:val="00D433EB"/>
    <w:rsid w:val="00D53EC4"/>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97983"/>
    <w:rsid w:val="00DA1A75"/>
    <w:rsid w:val="00DA287A"/>
    <w:rsid w:val="00DA3673"/>
    <w:rsid w:val="00DB1E48"/>
    <w:rsid w:val="00DB5AD7"/>
    <w:rsid w:val="00DB5CF2"/>
    <w:rsid w:val="00DB62AB"/>
    <w:rsid w:val="00DC01F4"/>
    <w:rsid w:val="00DC48C1"/>
    <w:rsid w:val="00DC545A"/>
    <w:rsid w:val="00DD041B"/>
    <w:rsid w:val="00DD3234"/>
    <w:rsid w:val="00DD35BF"/>
    <w:rsid w:val="00DD4402"/>
    <w:rsid w:val="00DD528C"/>
    <w:rsid w:val="00DF2B72"/>
    <w:rsid w:val="00DF4320"/>
    <w:rsid w:val="00E001BE"/>
    <w:rsid w:val="00E0262A"/>
    <w:rsid w:val="00E0345F"/>
    <w:rsid w:val="00E03ACE"/>
    <w:rsid w:val="00E041D9"/>
    <w:rsid w:val="00E05298"/>
    <w:rsid w:val="00E05B93"/>
    <w:rsid w:val="00E05ED8"/>
    <w:rsid w:val="00E067BA"/>
    <w:rsid w:val="00E06875"/>
    <w:rsid w:val="00E07FC0"/>
    <w:rsid w:val="00E13213"/>
    <w:rsid w:val="00E13A1F"/>
    <w:rsid w:val="00E14F0F"/>
    <w:rsid w:val="00E16003"/>
    <w:rsid w:val="00E21D91"/>
    <w:rsid w:val="00E25E3A"/>
    <w:rsid w:val="00E30B54"/>
    <w:rsid w:val="00E3158B"/>
    <w:rsid w:val="00E31F59"/>
    <w:rsid w:val="00E3375B"/>
    <w:rsid w:val="00E33BBB"/>
    <w:rsid w:val="00E33F40"/>
    <w:rsid w:val="00E359E4"/>
    <w:rsid w:val="00E41DB9"/>
    <w:rsid w:val="00E42F54"/>
    <w:rsid w:val="00E46F9D"/>
    <w:rsid w:val="00E507ED"/>
    <w:rsid w:val="00E5429B"/>
    <w:rsid w:val="00E56D67"/>
    <w:rsid w:val="00E57878"/>
    <w:rsid w:val="00E57BC7"/>
    <w:rsid w:val="00E621CB"/>
    <w:rsid w:val="00E62DF2"/>
    <w:rsid w:val="00E647CC"/>
    <w:rsid w:val="00E64945"/>
    <w:rsid w:val="00E66188"/>
    <w:rsid w:val="00E71172"/>
    <w:rsid w:val="00E71304"/>
    <w:rsid w:val="00E71BA7"/>
    <w:rsid w:val="00E77205"/>
    <w:rsid w:val="00E82144"/>
    <w:rsid w:val="00E82B4B"/>
    <w:rsid w:val="00E84673"/>
    <w:rsid w:val="00E87851"/>
    <w:rsid w:val="00E92708"/>
    <w:rsid w:val="00E95DEB"/>
    <w:rsid w:val="00E962B2"/>
    <w:rsid w:val="00EA53BB"/>
    <w:rsid w:val="00EB17E2"/>
    <w:rsid w:val="00EB1E46"/>
    <w:rsid w:val="00EB3A11"/>
    <w:rsid w:val="00EB49E1"/>
    <w:rsid w:val="00EB4F9D"/>
    <w:rsid w:val="00EB6997"/>
    <w:rsid w:val="00ED22C4"/>
    <w:rsid w:val="00ED2C0A"/>
    <w:rsid w:val="00ED2DE9"/>
    <w:rsid w:val="00ED4E88"/>
    <w:rsid w:val="00ED6CD3"/>
    <w:rsid w:val="00ED6D99"/>
    <w:rsid w:val="00ED7981"/>
    <w:rsid w:val="00EE1F15"/>
    <w:rsid w:val="00EE2A9E"/>
    <w:rsid w:val="00EE72D5"/>
    <w:rsid w:val="00EF12D2"/>
    <w:rsid w:val="00EF2688"/>
    <w:rsid w:val="00EF399F"/>
    <w:rsid w:val="00EF4239"/>
    <w:rsid w:val="00EF5112"/>
    <w:rsid w:val="00EF674F"/>
    <w:rsid w:val="00EF7BB7"/>
    <w:rsid w:val="00F015AF"/>
    <w:rsid w:val="00F05BEF"/>
    <w:rsid w:val="00F07E6B"/>
    <w:rsid w:val="00F1392D"/>
    <w:rsid w:val="00F150B9"/>
    <w:rsid w:val="00F200A3"/>
    <w:rsid w:val="00F2242B"/>
    <w:rsid w:val="00F309B0"/>
    <w:rsid w:val="00F31E60"/>
    <w:rsid w:val="00F34D95"/>
    <w:rsid w:val="00F362F5"/>
    <w:rsid w:val="00F36D02"/>
    <w:rsid w:val="00F37483"/>
    <w:rsid w:val="00F412A6"/>
    <w:rsid w:val="00F43629"/>
    <w:rsid w:val="00F443D5"/>
    <w:rsid w:val="00F467C1"/>
    <w:rsid w:val="00F51118"/>
    <w:rsid w:val="00F52A4D"/>
    <w:rsid w:val="00F53B11"/>
    <w:rsid w:val="00F53B81"/>
    <w:rsid w:val="00F53EF6"/>
    <w:rsid w:val="00F54205"/>
    <w:rsid w:val="00F55B30"/>
    <w:rsid w:val="00F55B7F"/>
    <w:rsid w:val="00F62DE0"/>
    <w:rsid w:val="00F6303B"/>
    <w:rsid w:val="00F73B62"/>
    <w:rsid w:val="00F7428F"/>
    <w:rsid w:val="00F759E8"/>
    <w:rsid w:val="00F77C31"/>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E3E"/>
    <w:rsid w:val="00FD4094"/>
    <w:rsid w:val="00FD5498"/>
    <w:rsid w:val="00FD549D"/>
    <w:rsid w:val="00FD648B"/>
    <w:rsid w:val="00FE0D88"/>
    <w:rsid w:val="00FE2267"/>
    <w:rsid w:val="00FE331E"/>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4EE34364-DF80-44B0-A7F2-A8F4488C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link w:val="Heading6Char"/>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5611D7"/>
    <w:pPr>
      <w:tabs>
        <w:tab w:val="left" w:pos="720"/>
        <w:tab w:val="right" w:leader="dot" w:pos="9350"/>
      </w:tabs>
      <w:ind w:left="270"/>
      <w:pPrChange w:id="0" w:author="Batra Yogesh (EXT)" w:date="2018-04-06T12:26:00Z">
        <w:pPr>
          <w:tabs>
            <w:tab w:val="left" w:pos="720"/>
            <w:tab w:val="right" w:leader="dot" w:pos="9350"/>
          </w:tabs>
          <w:ind w:left="270"/>
        </w:pPr>
      </w:pPrChange>
    </w:pPr>
    <w:rPr>
      <w:rFonts w:asciiTheme="minorHAnsi" w:hAnsiTheme="minorHAnsi" w:cstheme="minorHAnsi"/>
      <w:noProof/>
      <w:rPrChange w:id="0" w:author="Batra Yogesh (EXT)" w:date="2018-04-06T12:26:00Z">
        <w:rPr>
          <w:rFonts w:ascii="Arial" w:hAnsi="Arial"/>
          <w:sz w:val="22"/>
          <w:szCs w:val="24"/>
          <w:lang w:val="en-US" w:eastAsia="en-US" w:bidi="ar-SA"/>
        </w:rPr>
      </w:rPrChange>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Spacing">
    <w:name w:val="No Spacing"/>
    <w:uiPriority w:val="1"/>
    <w:qFormat/>
    <w:rsid w:val="00385ECB"/>
    <w:rPr>
      <w:rFonts w:ascii="Arial" w:hAnsi="Arial"/>
      <w:sz w:val="22"/>
      <w:szCs w:val="24"/>
    </w:rPr>
  </w:style>
  <w:style w:type="character" w:customStyle="1" w:styleId="Heading6Char">
    <w:name w:val="Heading 6 Char"/>
    <w:basedOn w:val="DefaultParagraphFont"/>
    <w:link w:val="Heading6"/>
    <w:rsid w:val="00F6303B"/>
    <w:rPr>
      <w:b/>
      <w:bCs/>
      <w:szCs w:val="22"/>
    </w:rPr>
  </w:style>
  <w:style w:type="paragraph" w:styleId="NormalWeb">
    <w:name w:val="Normal (Web)"/>
    <w:basedOn w:val="Normal"/>
    <w:uiPriority w:val="99"/>
    <w:semiHidden/>
    <w:unhideWhenUsed/>
    <w:rsid w:val="000744B1"/>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464347310">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ustomXml" Target="../customXml/item6.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theme" Target="theme/theme1.xml"/><Relationship Id="rId14" Type="http://schemas.openxmlformats.org/officeDocument/2006/relationships/footer" Target="footer1.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6784BF63535DFF48B636F4889412D494" ma:contentTypeVersion="3" ma:contentTypeDescription="Create a new document." ma:contentTypeScope="" ma:versionID="e67789bee16fb1f18a280b96f75c10c2">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targetNamespace="http://schemas.microsoft.com/office/2006/metadata/properties" ma:root="true" ma:fieldsID="ca20cbcfe32317bec97366608ebbb821" ns1:_="" ns3:_="" ns4:_="" ns5:_="">
    <xsd:import namespace="http://schemas.microsoft.com/sharepoint/v3"/>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hidden="true" ma:list="{c2c43fdb-1e3a-4f17-a99c-276aaa74d6a8}" ma:internalName="TaxCatchAllLabel" ma:readOnly="true" ma:showField="CatchAllDataLabel"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hidden="true" ma:list="{c2c43fdb-1e3a-4f17-a99c-276aaa74d6a8}" ma:internalName="TaxCatchAll" ma:showField="CatchAllData"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default=""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03b784c7-ee61-4ee7-89a9-d87ec2bf0954" ContentTypeId="0x010100FBB1BDE89FB27C449A0E29AF421E312401" PreviousValue="false"/>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24E4DB-AD11-4AA4-8FAE-8AF91043193F}"/>
</file>

<file path=customXml/itemProps2.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 ds:uri="34f27d19-6e49-4bd2-8814-b69628ee737c"/>
  </ds:schemaRefs>
</ds:datastoreItem>
</file>

<file path=customXml/itemProps3.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4.xml><?xml version="1.0" encoding="utf-8"?>
<ds:datastoreItem xmlns:ds="http://schemas.openxmlformats.org/officeDocument/2006/customXml" ds:itemID="{56B5207D-2C8A-4B13-9C0D-57480CF2C366}">
  <ds:schemaRefs>
    <ds:schemaRef ds:uri="Microsoft.SharePoint.Taxonomy.ContentTypeSync"/>
  </ds:schemaRefs>
</ds:datastoreItem>
</file>

<file path=customXml/itemProps5.xml><?xml version="1.0" encoding="utf-8"?>
<ds:datastoreItem xmlns:ds="http://schemas.openxmlformats.org/officeDocument/2006/customXml" ds:itemID="{36699656-6A8A-4AF3-BF90-2404D78B0F93}">
  <ds:schemaRefs>
    <ds:schemaRef ds:uri="http://schemas.openxmlformats.org/officeDocument/2006/bibliography"/>
  </ds:schemaRefs>
</ds:datastoreItem>
</file>

<file path=customXml/itemProps6.xml><?xml version="1.0" encoding="utf-8"?>
<ds:datastoreItem xmlns:ds="http://schemas.openxmlformats.org/officeDocument/2006/customXml" ds:itemID="{08D7FE04-FE6D-4FCC-A026-0DE4E6B81B83}"/>
</file>

<file path=docProps/app.xml><?xml version="1.0" encoding="utf-8"?>
<Properties xmlns="http://schemas.openxmlformats.org/officeDocument/2006/extended-properties" xmlns:vt="http://schemas.openxmlformats.org/officeDocument/2006/docPropsVTypes">
  <Template>BlankTemplate_t</Template>
  <TotalTime>0</TotalTime>
  <Pages>6</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Allocation Network List</vt:lpstr>
    </vt:vector>
  </TitlesOfParts>
  <Company>Chevron</Company>
  <LinksUpToDate>false</LinksUpToDate>
  <CharactersWithSpaces>4074</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Allocation Network List</dc:title>
  <dc:creator>Wirasak Chomphu</dc:creator>
  <cp:lastModifiedBy>Prakash Atul (Ext)</cp:lastModifiedBy>
  <cp:revision>2</cp:revision>
  <cp:lastPrinted>2005-03-03T19:34:00Z</cp:lastPrinted>
  <dcterms:created xsi:type="dcterms:W3CDTF">2018-04-18T06:23:00Z</dcterms:created>
  <dcterms:modified xsi:type="dcterms:W3CDTF">2018-04-18T06:23:00Z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EC_x0020_Module">
    <vt:lpwstr>Production</vt:lpwstr>
  </property>
  <property fmtid="{D5CDD505-2E9C-101B-9397-08002B2CF9AE}" pid="18" name="EC Module">
    <vt:lpwstr>Production</vt:lpwstr>
  </property>
  <property fmtid="{D5CDD505-2E9C-101B-9397-08002B2CF9AE}" pid="19" name="EC_x0020_Version">
    <vt:lpwstr>9.3</vt:lpwstr>
  </property>
  <property fmtid="{D5CDD505-2E9C-101B-9397-08002B2CF9AE}" pid="20" name="Retention Category">
    <vt:lpwstr>4;#Reference Document|b32bd135-7ebe-49d0-bfcc-ca766c5e9989</vt:lpwstr>
  </property>
  <property fmtid="{D5CDD505-2E9C-101B-9397-08002B2CF9AE}" pid="21" name="Instance">
    <vt:lpwstr>CSJ</vt:lpwstr>
  </property>
  <property fmtid="{D5CDD505-2E9C-101B-9397-08002B2CF9AE}" pid="22" name="EC Version">
    <vt:lpwstr>9.3</vt:lpwstr>
  </property>
  <property fmtid="{D5CDD505-2E9C-101B-9397-08002B2CF9AE}" pid="23" name="Chevron Discipline">
    <vt:lpwstr/>
  </property>
  <property fmtid="{D5CDD505-2E9C-101B-9397-08002B2CF9AE}" pid="24" name="xd_Signature">
    <vt:bool>false</vt:bool>
  </property>
  <property fmtid="{D5CDD505-2E9C-101B-9397-08002B2CF9AE}" pid="25" name="xd_ProgID">
    <vt:lpwstr/>
  </property>
  <property fmtid="{D5CDD505-2E9C-101B-9397-08002B2CF9AE}" pid="26" name="_SourceUrl">
    <vt:lpwstr/>
  </property>
  <property fmtid="{D5CDD505-2E9C-101B-9397-08002B2CF9AE}" pid="27" name="_SharedFileIndex">
    <vt:lpwstr/>
  </property>
  <property fmtid="{D5CDD505-2E9C-101B-9397-08002B2CF9AE}" pid="28" name="ComplianceAssetId">
    <vt:lpwstr/>
  </property>
  <property fmtid="{D5CDD505-2E9C-101B-9397-08002B2CF9AE}" pid="29" name="TemplateUrl">
    <vt:lpwstr/>
  </property>
</Properties>
</file>