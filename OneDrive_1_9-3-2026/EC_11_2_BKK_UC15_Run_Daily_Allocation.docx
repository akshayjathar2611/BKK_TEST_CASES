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AA372E" w14:textId="797E6720" w:rsidR="004D61A0" w:rsidRPr="00B53D06" w:rsidRDefault="00D730E7">
      <w:pPr>
        <w:pStyle w:val="Header"/>
        <w:tabs>
          <w:tab w:val="clear" w:pos="4320"/>
          <w:tab w:val="clear" w:pos="8640"/>
        </w:tabs>
        <w:rPr>
          <w:rFonts w:cs="Arial"/>
          <w:rPrChange w:id="1" w:author="Batra Yogesh (EXT)" w:date="2018-04-13T12:38:00Z">
            <w:rPr>
              <w:rFonts w:asciiTheme="minorHAnsi" w:hAnsiTheme="minorHAnsi"/>
            </w:rPr>
          </w:rPrChange>
        </w:rPr>
      </w:pPr>
      <w:r w:rsidRPr="00B53D06">
        <w:rPr>
          <w:rFonts w:cs="Arial"/>
          <w:noProof/>
        </w:rPr>
        <w:drawing>
          <wp:inline distT="0" distB="0" distL="0" distR="0" wp14:anchorId="01471F27" wp14:editId="4D831190">
            <wp:extent cx="594360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_Component_One_EC_Program_Brand_Banner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372F" w14:textId="77777777" w:rsidR="004D61A0" w:rsidRPr="00B53D06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2" w:author="Batra Yogesh (EXT)" w:date="2018-04-13T12:38:00Z">
            <w:rPr>
              <w:rFonts w:asciiTheme="minorHAnsi" w:hAnsiTheme="minorHAnsi"/>
            </w:rPr>
          </w:rPrChange>
        </w:rPr>
      </w:pPr>
    </w:p>
    <w:p w14:paraId="0BAA3730" w14:textId="77777777" w:rsidR="004D61A0" w:rsidRPr="00B53D06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3" w:author="Batra Yogesh (EXT)" w:date="2018-04-13T12:38:00Z">
            <w:rPr>
              <w:rFonts w:asciiTheme="minorHAnsi" w:hAnsiTheme="minorHAnsi"/>
            </w:rPr>
          </w:rPrChange>
        </w:rPr>
      </w:pPr>
    </w:p>
    <w:p w14:paraId="0BAA3731" w14:textId="77777777" w:rsidR="004D61A0" w:rsidRPr="00B53D06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4" w:author="Batra Yogesh (EXT)" w:date="2018-04-13T12:38:00Z">
            <w:rPr>
              <w:rFonts w:asciiTheme="minorHAnsi" w:hAnsiTheme="minorHAnsi"/>
            </w:rPr>
          </w:rPrChange>
        </w:rPr>
      </w:pPr>
    </w:p>
    <w:p w14:paraId="0BAA3732" w14:textId="77777777" w:rsidR="004D61A0" w:rsidRPr="00B53D06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5" w:author="Batra Yogesh (EXT)" w:date="2018-04-13T12:38:00Z">
            <w:rPr>
              <w:rFonts w:asciiTheme="minorHAnsi" w:hAnsiTheme="minorHAnsi"/>
            </w:rPr>
          </w:rPrChange>
        </w:rPr>
      </w:pPr>
    </w:p>
    <w:p w14:paraId="0BAA3733" w14:textId="77777777" w:rsidR="004D61A0" w:rsidRPr="00B53D06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6" w:author="Batra Yogesh (EXT)" w:date="2018-04-13T12:38:00Z">
            <w:rPr>
              <w:rFonts w:asciiTheme="minorHAnsi" w:hAnsiTheme="minorHAnsi"/>
            </w:rPr>
          </w:rPrChange>
        </w:rPr>
      </w:pPr>
    </w:p>
    <w:p w14:paraId="0BAA3734" w14:textId="77777777" w:rsidR="004D61A0" w:rsidRPr="00B53D06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7" w:author="Batra Yogesh (EXT)" w:date="2018-04-13T12:38:00Z">
            <w:rPr>
              <w:rFonts w:asciiTheme="minorHAnsi" w:hAnsiTheme="minorHAnsi"/>
            </w:rPr>
          </w:rPrChange>
        </w:rPr>
      </w:pPr>
    </w:p>
    <w:p w14:paraId="0BAA3735" w14:textId="77777777" w:rsidR="004D61A0" w:rsidRPr="00B53D06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8" w:author="Batra Yogesh (EXT)" w:date="2018-04-13T12:38:00Z">
            <w:rPr>
              <w:rFonts w:asciiTheme="minorHAnsi" w:hAnsiTheme="minorHAnsi"/>
            </w:rPr>
          </w:rPrChange>
        </w:rPr>
      </w:pPr>
    </w:p>
    <w:p w14:paraId="0BAA3736" w14:textId="77777777" w:rsidR="004D61A0" w:rsidRPr="00B53D06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9" w:author="Batra Yogesh (EXT)" w:date="2018-04-13T12:38:00Z">
            <w:rPr>
              <w:rFonts w:asciiTheme="minorHAnsi" w:hAnsiTheme="minorHAnsi"/>
            </w:rPr>
          </w:rPrChange>
        </w:rPr>
      </w:pPr>
    </w:p>
    <w:p w14:paraId="0BAA3737" w14:textId="77777777" w:rsidR="004D61A0" w:rsidRPr="00B53D06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0" w:author="Batra Yogesh (EXT)" w:date="2018-04-13T12:38:00Z">
            <w:rPr>
              <w:rFonts w:asciiTheme="minorHAnsi" w:hAnsiTheme="minorHAnsi"/>
            </w:rPr>
          </w:rPrChange>
        </w:rPr>
      </w:pPr>
    </w:p>
    <w:p w14:paraId="0BAA3738" w14:textId="77777777" w:rsidR="004D61A0" w:rsidRPr="00B53D06" w:rsidRDefault="004D61A0">
      <w:pPr>
        <w:pStyle w:val="Header"/>
        <w:tabs>
          <w:tab w:val="clear" w:pos="4320"/>
          <w:tab w:val="clear" w:pos="8640"/>
        </w:tabs>
        <w:rPr>
          <w:rFonts w:cs="Arial"/>
          <w:rPrChange w:id="11" w:author="Batra Yogesh (EXT)" w:date="2018-04-13T12:38:00Z">
            <w:rPr>
              <w:rFonts w:asciiTheme="minorHAnsi" w:hAnsiTheme="minorHAnsi"/>
            </w:rPr>
          </w:rPrChange>
        </w:rPr>
      </w:pPr>
    </w:p>
    <w:p w14:paraId="0BAA3739" w14:textId="77777777" w:rsidR="004D61A0" w:rsidRPr="00B53D06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3A" w14:textId="02C514C7" w:rsidR="004D61A0" w:rsidRPr="00B53D06" w:rsidRDefault="00D730E7">
      <w:pPr>
        <w:pStyle w:val="Title"/>
        <w:rPr>
          <w:rFonts w:cs="Arial"/>
          <w:color w:val="3399FF"/>
          <w:sz w:val="52"/>
          <w:szCs w:val="52"/>
        </w:rPr>
      </w:pPr>
      <w:r w:rsidRPr="00B53D06">
        <w:rPr>
          <w:rFonts w:cs="Arial"/>
          <w:color w:val="3399FF"/>
          <w:sz w:val="52"/>
          <w:szCs w:val="52"/>
        </w:rPr>
        <w:t xml:space="preserve">EC Upgrade </w:t>
      </w:r>
      <w:r w:rsidR="00D45352" w:rsidRPr="00B53D06">
        <w:rPr>
          <w:rFonts w:cs="Arial"/>
          <w:color w:val="3399FF"/>
          <w:sz w:val="52"/>
          <w:szCs w:val="52"/>
        </w:rPr>
        <w:t>BKK</w:t>
      </w:r>
      <w:r w:rsidRPr="00B53D06">
        <w:rPr>
          <w:rFonts w:cs="Arial"/>
          <w:color w:val="3399FF"/>
          <w:sz w:val="52"/>
          <w:szCs w:val="52"/>
        </w:rPr>
        <w:t xml:space="preserve"> </w:t>
      </w:r>
      <w:r w:rsidR="004D61A0" w:rsidRPr="00B53D06">
        <w:rPr>
          <w:rFonts w:cs="Arial"/>
          <w:color w:val="3399FF"/>
          <w:sz w:val="52"/>
          <w:szCs w:val="52"/>
        </w:rPr>
        <w:t>Use Case</w:t>
      </w:r>
    </w:p>
    <w:p w14:paraId="0BAA373B" w14:textId="77777777" w:rsidR="004D61A0" w:rsidRPr="00B53D06" w:rsidRDefault="004D61A0">
      <w:pPr>
        <w:jc w:val="center"/>
        <w:rPr>
          <w:rFonts w:cs="Arial"/>
        </w:rPr>
      </w:pPr>
    </w:p>
    <w:p w14:paraId="0BAA373C" w14:textId="77777777" w:rsidR="007C0F5B" w:rsidRPr="00B53D06" w:rsidRDefault="007C0F5B">
      <w:pPr>
        <w:jc w:val="center"/>
        <w:rPr>
          <w:rFonts w:cs="Arial"/>
        </w:rPr>
      </w:pPr>
    </w:p>
    <w:p w14:paraId="0BAA373D" w14:textId="77777777" w:rsidR="007C0F5B" w:rsidRPr="00B53D06" w:rsidRDefault="007C0F5B">
      <w:pPr>
        <w:jc w:val="center"/>
        <w:rPr>
          <w:rFonts w:cs="Arial"/>
        </w:rPr>
      </w:pPr>
    </w:p>
    <w:p w14:paraId="0BAA373E" w14:textId="77777777" w:rsidR="007C0F5B" w:rsidRPr="00B53D06" w:rsidRDefault="004D61A0">
      <w:pPr>
        <w:pStyle w:val="BodyText"/>
        <w:rPr>
          <w:rFonts w:cs="Arial"/>
          <w:color w:val="3399FF"/>
        </w:rPr>
      </w:pPr>
      <w:r w:rsidRPr="00B53D06">
        <w:rPr>
          <w:rFonts w:cs="Arial"/>
          <w:b/>
          <w:color w:val="3399FF"/>
        </w:rPr>
        <w:t>Project Name</w:t>
      </w:r>
    </w:p>
    <w:p w14:paraId="0BAA373F" w14:textId="07E23D36" w:rsidR="00EF4239" w:rsidRPr="00B53D06" w:rsidRDefault="000125C6">
      <w:pPr>
        <w:pStyle w:val="BodyText"/>
        <w:rPr>
          <w:rFonts w:cs="Arial"/>
          <w:color w:val="3399FF"/>
        </w:rPr>
      </w:pPr>
      <w:r w:rsidRPr="00B53D06">
        <w:rPr>
          <w:rFonts w:cs="Arial"/>
          <w:color w:val="3399FF"/>
        </w:rPr>
        <w:t>BKK</w:t>
      </w:r>
      <w:r w:rsidR="00CF7480" w:rsidRPr="00B53D06">
        <w:rPr>
          <w:rFonts w:cs="Arial"/>
          <w:color w:val="3399FF"/>
        </w:rPr>
        <w:t xml:space="preserve"> 11</w:t>
      </w:r>
      <w:r w:rsidR="00D45352" w:rsidRPr="00B53D06">
        <w:rPr>
          <w:rFonts w:cs="Arial"/>
          <w:color w:val="3399FF"/>
        </w:rPr>
        <w:t>.2</w:t>
      </w:r>
      <w:r w:rsidR="00FA58CA" w:rsidRPr="00B53D06">
        <w:rPr>
          <w:rFonts w:cs="Arial"/>
          <w:color w:val="3399FF"/>
        </w:rPr>
        <w:t xml:space="preserve"> Project</w:t>
      </w:r>
      <w:r w:rsidR="000A438C" w:rsidRPr="00B53D06">
        <w:rPr>
          <w:rFonts w:cs="Arial"/>
          <w:color w:val="3399FF"/>
        </w:rPr>
        <w:t xml:space="preserve"> </w:t>
      </w:r>
      <w:r w:rsidR="002A6A74" w:rsidRPr="00B53D06">
        <w:rPr>
          <w:rFonts w:cs="Arial"/>
          <w:color w:val="3399FF"/>
        </w:rPr>
        <w:t>Energy Components</w:t>
      </w:r>
    </w:p>
    <w:p w14:paraId="0BAA3740" w14:textId="77777777" w:rsidR="004D61A0" w:rsidRPr="00B53D06" w:rsidRDefault="004D61A0">
      <w:pPr>
        <w:pStyle w:val="BodyText"/>
        <w:rPr>
          <w:rFonts w:cs="Arial"/>
          <w:color w:val="3399FF"/>
        </w:rPr>
      </w:pPr>
    </w:p>
    <w:p w14:paraId="0BAA3741" w14:textId="77777777" w:rsidR="007C0F5B" w:rsidRPr="00B53D06" w:rsidRDefault="004D61A0">
      <w:pPr>
        <w:jc w:val="center"/>
        <w:rPr>
          <w:rFonts w:cs="Arial"/>
          <w:color w:val="3399FF"/>
        </w:rPr>
      </w:pPr>
      <w:r w:rsidRPr="00B53D06">
        <w:rPr>
          <w:rFonts w:cs="Arial"/>
          <w:b/>
          <w:color w:val="3399FF"/>
        </w:rPr>
        <w:t>Use-Case Name</w:t>
      </w:r>
    </w:p>
    <w:p w14:paraId="0BAA3742" w14:textId="45187CCE" w:rsidR="004D61A0" w:rsidRPr="00B53D06" w:rsidRDefault="000125C6">
      <w:pPr>
        <w:jc w:val="center"/>
        <w:rPr>
          <w:rFonts w:cs="Arial"/>
          <w:color w:val="3399FF"/>
        </w:rPr>
      </w:pPr>
      <w:r w:rsidRPr="00B53D06">
        <w:rPr>
          <w:rFonts w:cs="Arial"/>
          <w:color w:val="3399FF"/>
        </w:rPr>
        <w:t>BKK</w:t>
      </w:r>
      <w:r w:rsidR="00CF3957" w:rsidRPr="00B53D06">
        <w:rPr>
          <w:rFonts w:cs="Arial"/>
          <w:color w:val="3399FF"/>
        </w:rPr>
        <w:t>_UC1</w:t>
      </w:r>
      <w:r w:rsidR="00F03EA7" w:rsidRPr="00B53D06">
        <w:rPr>
          <w:rFonts w:cs="Arial"/>
          <w:color w:val="3399FF"/>
        </w:rPr>
        <w:t>7</w:t>
      </w:r>
      <w:r w:rsidR="00CF3957" w:rsidRPr="00B53D06">
        <w:rPr>
          <w:rFonts w:cs="Arial"/>
          <w:color w:val="3399FF"/>
        </w:rPr>
        <w:t xml:space="preserve"> – Run Daily Allocation</w:t>
      </w:r>
      <w:r w:rsidR="004D61A0" w:rsidRPr="00B53D06">
        <w:rPr>
          <w:rFonts w:cs="Arial"/>
          <w:color w:val="3399FF"/>
        </w:rPr>
        <w:br/>
      </w:r>
    </w:p>
    <w:p w14:paraId="0BAA3743" w14:textId="7BC34F4B" w:rsidR="007C0F5B" w:rsidRPr="00B53D06" w:rsidRDefault="00810984" w:rsidP="00810984">
      <w:pPr>
        <w:tabs>
          <w:tab w:val="center" w:pos="4680"/>
          <w:tab w:val="left" w:pos="6732"/>
        </w:tabs>
        <w:rPr>
          <w:rFonts w:cs="Arial"/>
          <w:color w:val="3399FF"/>
        </w:rPr>
      </w:pPr>
      <w:r w:rsidRPr="00B53D06">
        <w:rPr>
          <w:rFonts w:cs="Arial"/>
          <w:b/>
          <w:color w:val="3399FF"/>
        </w:rPr>
        <w:tab/>
      </w:r>
      <w:r w:rsidR="004D61A0" w:rsidRPr="00B53D06">
        <w:rPr>
          <w:rFonts w:cs="Arial"/>
          <w:b/>
          <w:color w:val="3399FF"/>
        </w:rPr>
        <w:t>Origination Date</w:t>
      </w:r>
      <w:r w:rsidRPr="00B53D06">
        <w:rPr>
          <w:rFonts w:cs="Arial"/>
          <w:b/>
          <w:color w:val="3399FF"/>
        </w:rPr>
        <w:tab/>
      </w:r>
    </w:p>
    <w:p w14:paraId="4A9B62AB" w14:textId="7AF307CC" w:rsidR="000125C6" w:rsidRPr="00B53D06" w:rsidRDefault="000125C6" w:rsidP="000125C6">
      <w:pPr>
        <w:jc w:val="center"/>
        <w:rPr>
          <w:rFonts w:cs="Arial"/>
          <w:color w:val="3399FF"/>
        </w:rPr>
      </w:pPr>
      <w:r w:rsidRPr="00B53D06">
        <w:rPr>
          <w:rFonts w:cs="Arial"/>
          <w:color w:val="3399FF"/>
        </w:rPr>
        <w:t>28-Nov-2017</w:t>
      </w:r>
    </w:p>
    <w:p w14:paraId="0BAA3745" w14:textId="77777777" w:rsidR="004D61A0" w:rsidRPr="00B53D06" w:rsidRDefault="004D61A0">
      <w:pPr>
        <w:rPr>
          <w:rFonts w:cs="Arial"/>
        </w:rPr>
      </w:pPr>
    </w:p>
    <w:p w14:paraId="0BAA3746" w14:textId="77777777" w:rsidR="004D61A0" w:rsidRPr="00B53D06" w:rsidRDefault="004D61A0">
      <w:pPr>
        <w:rPr>
          <w:rFonts w:cs="Arial"/>
        </w:rPr>
      </w:pPr>
    </w:p>
    <w:p w14:paraId="0BAA3747" w14:textId="77777777" w:rsidR="004D61A0" w:rsidRPr="00B53D06" w:rsidRDefault="004D61A0">
      <w:pPr>
        <w:rPr>
          <w:rFonts w:cs="Arial"/>
        </w:rPr>
      </w:pPr>
    </w:p>
    <w:p w14:paraId="0BAA3748" w14:textId="77777777" w:rsidR="004D61A0" w:rsidRPr="00B53D06" w:rsidRDefault="004D61A0">
      <w:pPr>
        <w:rPr>
          <w:rFonts w:cs="Arial"/>
        </w:rPr>
      </w:pPr>
    </w:p>
    <w:p w14:paraId="0BAA3749" w14:textId="77777777" w:rsidR="004D61A0" w:rsidRPr="00B53D06" w:rsidRDefault="004D61A0">
      <w:pPr>
        <w:rPr>
          <w:rFonts w:cs="Arial"/>
        </w:rPr>
      </w:pPr>
    </w:p>
    <w:p w14:paraId="0BAA374A" w14:textId="77777777" w:rsidR="004D61A0" w:rsidRPr="00B53D06" w:rsidRDefault="004D61A0">
      <w:pPr>
        <w:rPr>
          <w:rFonts w:cs="Arial"/>
        </w:rPr>
      </w:pPr>
    </w:p>
    <w:p w14:paraId="0BAA374B" w14:textId="77777777" w:rsidR="004D61A0" w:rsidRPr="00B53D06" w:rsidRDefault="004D61A0">
      <w:pPr>
        <w:rPr>
          <w:rFonts w:cs="Arial"/>
        </w:rPr>
      </w:pPr>
    </w:p>
    <w:p w14:paraId="0BAA374C" w14:textId="77777777" w:rsidR="004D61A0" w:rsidRPr="00B53D06" w:rsidRDefault="004D61A0">
      <w:pPr>
        <w:rPr>
          <w:rFonts w:cs="Arial"/>
        </w:rPr>
      </w:pPr>
    </w:p>
    <w:p w14:paraId="0BAA374D" w14:textId="77777777" w:rsidR="004D61A0" w:rsidRPr="00B53D06" w:rsidRDefault="004D61A0">
      <w:pPr>
        <w:rPr>
          <w:rFonts w:cs="Arial"/>
        </w:rPr>
      </w:pPr>
    </w:p>
    <w:p w14:paraId="0BAA374E" w14:textId="77777777" w:rsidR="004D61A0" w:rsidRPr="00B53D06" w:rsidRDefault="004D61A0">
      <w:pPr>
        <w:rPr>
          <w:rFonts w:cs="Arial"/>
        </w:rPr>
      </w:pPr>
    </w:p>
    <w:p w14:paraId="0BAA374F" w14:textId="77777777" w:rsidR="007C0F5B" w:rsidRPr="00B53D06" w:rsidRDefault="007C0F5B">
      <w:pPr>
        <w:rPr>
          <w:rFonts w:cs="Arial"/>
        </w:rPr>
      </w:pPr>
    </w:p>
    <w:p w14:paraId="0BAA3750" w14:textId="77777777" w:rsidR="004D61A0" w:rsidRPr="00B53D06" w:rsidRDefault="004D61A0" w:rsidP="00447470">
      <w:pPr>
        <w:rPr>
          <w:rFonts w:cs="Arial"/>
        </w:rPr>
      </w:pPr>
      <w:r w:rsidRPr="00B53D06">
        <w:rPr>
          <w:rFonts w:cs="Arial"/>
        </w:rPr>
        <w:t>Revision History</w:t>
      </w:r>
    </w:p>
    <w:p w14:paraId="0BAA3751" w14:textId="77777777" w:rsidR="004D61A0" w:rsidRPr="00B53D06" w:rsidRDefault="004D61A0">
      <w:pPr>
        <w:rPr>
          <w:rFonts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12" w:author="Shah Ashay" w:date="2018-04-16T16:22:00Z">
          <w:tblPr>
            <w:tblW w:w="953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1143"/>
        <w:gridCol w:w="1677"/>
        <w:gridCol w:w="2912"/>
        <w:gridCol w:w="1148"/>
        <w:gridCol w:w="1148"/>
        <w:gridCol w:w="1322"/>
        <w:tblGridChange w:id="13">
          <w:tblGrid>
            <w:gridCol w:w="1143"/>
            <w:gridCol w:w="22"/>
            <w:gridCol w:w="1655"/>
            <w:gridCol w:w="55"/>
            <w:gridCol w:w="2857"/>
            <w:gridCol w:w="113"/>
            <w:gridCol w:w="1035"/>
            <w:gridCol w:w="135"/>
            <w:gridCol w:w="1013"/>
            <w:gridCol w:w="157"/>
            <w:gridCol w:w="1165"/>
            <w:gridCol w:w="185"/>
          </w:tblGrid>
        </w:tblGridChange>
      </w:tblGrid>
      <w:tr w:rsidR="005F74A6" w:rsidRPr="00B53D06" w14:paraId="0BAA3756" w14:textId="5ED8BD66" w:rsidTr="00E76FA3">
        <w:trPr>
          <w:cantSplit/>
          <w:tblHeader/>
          <w:trPrChange w:id="14" w:author="Shah Ashay" w:date="2018-04-16T16:22:00Z">
            <w:trPr>
              <w:cantSplit/>
              <w:tblHeader/>
            </w:trPr>
          </w:trPrChange>
        </w:trPr>
        <w:tc>
          <w:tcPr>
            <w:tcW w:w="611" w:type="pct"/>
            <w:shd w:val="clear" w:color="auto" w:fill="3399FF"/>
            <w:tcPrChange w:id="15" w:author="Shah Ashay" w:date="2018-04-16T16:22:00Z">
              <w:tcPr>
                <w:tcW w:w="1165" w:type="dxa"/>
                <w:gridSpan w:val="2"/>
                <w:shd w:val="clear" w:color="auto" w:fill="3399FF"/>
              </w:tcPr>
            </w:tcPrChange>
          </w:tcPr>
          <w:p w14:paraId="0BAA3752" w14:textId="7C5064CA" w:rsidR="005F74A6" w:rsidRPr="00B53D06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B53D06">
              <w:rPr>
                <w:rFonts w:cs="Arial"/>
                <w:color w:val="FFFFFF" w:themeColor="background1"/>
              </w:rPr>
              <w:t>Revision</w:t>
            </w:r>
          </w:p>
        </w:tc>
        <w:tc>
          <w:tcPr>
            <w:tcW w:w="897" w:type="pct"/>
            <w:shd w:val="clear" w:color="auto" w:fill="3399FF"/>
            <w:tcPrChange w:id="16" w:author="Shah Ashay" w:date="2018-04-16T16:22:00Z">
              <w:tcPr>
                <w:tcW w:w="1710" w:type="dxa"/>
                <w:gridSpan w:val="2"/>
                <w:shd w:val="clear" w:color="auto" w:fill="3399FF"/>
              </w:tcPr>
            </w:tcPrChange>
          </w:tcPr>
          <w:p w14:paraId="0BAA3753" w14:textId="706486C2" w:rsidR="005F74A6" w:rsidRPr="00B53D06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B53D06">
              <w:rPr>
                <w:rFonts w:cs="Arial"/>
                <w:color w:val="FFFFFF" w:themeColor="background1"/>
              </w:rPr>
              <w:t>Date</w:t>
            </w:r>
          </w:p>
        </w:tc>
        <w:tc>
          <w:tcPr>
            <w:tcW w:w="1557" w:type="pct"/>
            <w:shd w:val="clear" w:color="auto" w:fill="3399FF"/>
            <w:tcPrChange w:id="17" w:author="Shah Ashay" w:date="2018-04-16T16:22:00Z">
              <w:tcPr>
                <w:tcW w:w="2970" w:type="dxa"/>
                <w:gridSpan w:val="2"/>
                <w:shd w:val="clear" w:color="auto" w:fill="3399FF"/>
              </w:tcPr>
            </w:tcPrChange>
          </w:tcPr>
          <w:p w14:paraId="0BAA3754" w14:textId="77777777" w:rsidR="005F74A6" w:rsidRPr="00B53D06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B53D06">
              <w:rPr>
                <w:rFonts w:cs="Arial"/>
                <w:color w:val="FFFFFF" w:themeColor="background1"/>
              </w:rPr>
              <w:t>Description</w:t>
            </w:r>
          </w:p>
        </w:tc>
        <w:tc>
          <w:tcPr>
            <w:tcW w:w="614" w:type="pct"/>
            <w:shd w:val="clear" w:color="auto" w:fill="3399FF"/>
            <w:tcPrChange w:id="18" w:author="Shah Ashay" w:date="2018-04-16T16:22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3FA9A84F" w14:textId="77777777" w:rsidR="005F74A6" w:rsidRPr="00B53D06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B53D06">
              <w:rPr>
                <w:rFonts w:cs="Arial"/>
                <w:color w:val="FFFFFF" w:themeColor="background1"/>
              </w:rPr>
              <w:t>Prepared</w:t>
            </w:r>
          </w:p>
          <w:p w14:paraId="0BAA3755" w14:textId="24CB89A3" w:rsidR="005F74A6" w:rsidRPr="00B53D06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B53D06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614" w:type="pct"/>
            <w:shd w:val="clear" w:color="auto" w:fill="3399FF"/>
            <w:tcPrChange w:id="19" w:author="Shah Ashay" w:date="2018-04-16T16:22:00Z">
              <w:tcPr>
                <w:tcW w:w="1170" w:type="dxa"/>
                <w:gridSpan w:val="2"/>
                <w:shd w:val="clear" w:color="auto" w:fill="3399FF"/>
              </w:tcPr>
            </w:tcPrChange>
          </w:tcPr>
          <w:p w14:paraId="2279381B" w14:textId="77777777" w:rsidR="005F74A6" w:rsidRPr="00B53D06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B53D06">
              <w:rPr>
                <w:rFonts w:cs="Arial"/>
                <w:color w:val="FFFFFF" w:themeColor="background1"/>
              </w:rPr>
              <w:t>Checked</w:t>
            </w:r>
          </w:p>
          <w:p w14:paraId="6407E4C1" w14:textId="0BC8493E" w:rsidR="005F74A6" w:rsidRPr="00B53D06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B53D06">
              <w:rPr>
                <w:rFonts w:cs="Arial"/>
                <w:color w:val="FFFFFF" w:themeColor="background1"/>
              </w:rPr>
              <w:t>by</w:t>
            </w:r>
          </w:p>
        </w:tc>
        <w:tc>
          <w:tcPr>
            <w:tcW w:w="707" w:type="pct"/>
            <w:shd w:val="clear" w:color="auto" w:fill="3399FF"/>
            <w:tcPrChange w:id="20" w:author="Shah Ashay" w:date="2018-04-16T16:22:00Z">
              <w:tcPr>
                <w:tcW w:w="1350" w:type="dxa"/>
                <w:gridSpan w:val="2"/>
                <w:shd w:val="clear" w:color="auto" w:fill="3399FF"/>
              </w:tcPr>
            </w:tcPrChange>
          </w:tcPr>
          <w:p w14:paraId="69284D3A" w14:textId="3EEBDEA0" w:rsidR="005F74A6" w:rsidRPr="00B53D06" w:rsidRDefault="005F74A6" w:rsidP="005F74A6">
            <w:pPr>
              <w:pStyle w:val="ColumnHead"/>
              <w:rPr>
                <w:rFonts w:cs="Arial"/>
                <w:color w:val="FFFFFF" w:themeColor="background1"/>
              </w:rPr>
            </w:pPr>
            <w:r w:rsidRPr="00B53D06">
              <w:rPr>
                <w:rFonts w:cs="Arial"/>
                <w:color w:val="FFFFFF" w:themeColor="background1"/>
              </w:rPr>
              <w:t>Approved by</w:t>
            </w:r>
          </w:p>
        </w:tc>
      </w:tr>
      <w:tr w:rsidR="000125C6" w:rsidRPr="00B53D06" w14:paraId="0BAA375B" w14:textId="2375FBD8" w:rsidTr="00E76FA3">
        <w:trPr>
          <w:cantSplit/>
          <w:trHeight w:val="332"/>
          <w:trPrChange w:id="21" w:author="Shah Ashay" w:date="2018-04-16T16:22:00Z">
            <w:trPr>
              <w:cantSplit/>
              <w:trHeight w:val="332"/>
            </w:trPr>
          </w:trPrChange>
        </w:trPr>
        <w:tc>
          <w:tcPr>
            <w:tcW w:w="611" w:type="pct"/>
            <w:tcPrChange w:id="22" w:author="Shah Ashay" w:date="2018-04-16T16:22:00Z">
              <w:tcPr>
                <w:tcW w:w="1165" w:type="dxa"/>
                <w:gridSpan w:val="2"/>
              </w:tcPr>
            </w:tcPrChange>
          </w:tcPr>
          <w:p w14:paraId="0BAA3757" w14:textId="79F0186D" w:rsidR="000125C6" w:rsidRPr="00B53D06" w:rsidRDefault="000125C6" w:rsidP="000125C6">
            <w:pPr>
              <w:jc w:val="center"/>
              <w:rPr>
                <w:rFonts w:cs="Arial"/>
                <w:sz w:val="20"/>
              </w:rPr>
            </w:pPr>
            <w:r w:rsidRPr="00B53D06">
              <w:rPr>
                <w:rFonts w:cs="Arial"/>
                <w:sz w:val="20"/>
              </w:rPr>
              <w:t>0.1</w:t>
            </w:r>
          </w:p>
        </w:tc>
        <w:tc>
          <w:tcPr>
            <w:tcW w:w="897" w:type="pct"/>
            <w:tcPrChange w:id="23" w:author="Shah Ashay" w:date="2018-04-16T16:22:00Z">
              <w:tcPr>
                <w:tcW w:w="1710" w:type="dxa"/>
                <w:gridSpan w:val="2"/>
              </w:tcPr>
            </w:tcPrChange>
          </w:tcPr>
          <w:p w14:paraId="0AE5FE71" w14:textId="77777777" w:rsidR="000125C6" w:rsidRPr="00B53D06" w:rsidRDefault="000125C6" w:rsidP="000125C6">
            <w:pPr>
              <w:jc w:val="center"/>
              <w:rPr>
                <w:rFonts w:cs="Arial"/>
                <w:sz w:val="20"/>
              </w:rPr>
            </w:pPr>
            <w:r w:rsidRPr="00B53D06">
              <w:rPr>
                <w:rFonts w:cs="Arial"/>
                <w:sz w:val="20"/>
              </w:rPr>
              <w:t>28-Nov-2017</w:t>
            </w:r>
          </w:p>
          <w:p w14:paraId="0BAA3758" w14:textId="29DF5BD9" w:rsidR="000125C6" w:rsidRPr="00B53D06" w:rsidRDefault="000125C6" w:rsidP="000125C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1557" w:type="pct"/>
            <w:tcPrChange w:id="24" w:author="Shah Ashay" w:date="2018-04-16T16:22:00Z">
              <w:tcPr>
                <w:tcW w:w="2970" w:type="dxa"/>
                <w:gridSpan w:val="2"/>
              </w:tcPr>
            </w:tcPrChange>
          </w:tcPr>
          <w:p w14:paraId="0BAA3759" w14:textId="3B3BAFFD" w:rsidR="000125C6" w:rsidRPr="00B53D06" w:rsidRDefault="000125C6" w:rsidP="000125C6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r w:rsidRPr="00B53D06">
              <w:rPr>
                <w:rFonts w:cs="Arial"/>
                <w:sz w:val="20"/>
              </w:rPr>
              <w:t xml:space="preserve">Draft </w:t>
            </w:r>
          </w:p>
        </w:tc>
        <w:tc>
          <w:tcPr>
            <w:tcW w:w="614" w:type="pct"/>
            <w:tcPrChange w:id="25" w:author="Shah Ashay" w:date="2018-04-16T16:22:00Z">
              <w:tcPr>
                <w:tcW w:w="1170" w:type="dxa"/>
                <w:gridSpan w:val="2"/>
              </w:tcPr>
            </w:tcPrChange>
          </w:tcPr>
          <w:p w14:paraId="0BAA375A" w14:textId="259F37D3" w:rsidR="000125C6" w:rsidRPr="00B53D06" w:rsidRDefault="000125C6" w:rsidP="000125C6">
            <w:pPr>
              <w:jc w:val="center"/>
              <w:rPr>
                <w:rFonts w:cs="Arial"/>
                <w:sz w:val="18"/>
                <w:szCs w:val="18"/>
              </w:rPr>
            </w:pPr>
            <w:r w:rsidRPr="00B53D06">
              <w:rPr>
                <w:rFonts w:cs="Arial"/>
                <w:sz w:val="18"/>
                <w:szCs w:val="18"/>
              </w:rPr>
              <w:t>Wirasak C.</w:t>
            </w:r>
          </w:p>
        </w:tc>
        <w:tc>
          <w:tcPr>
            <w:tcW w:w="614" w:type="pct"/>
            <w:tcPrChange w:id="26" w:author="Shah Ashay" w:date="2018-04-16T16:22:00Z">
              <w:tcPr>
                <w:tcW w:w="1170" w:type="dxa"/>
                <w:gridSpan w:val="2"/>
              </w:tcPr>
            </w:tcPrChange>
          </w:tcPr>
          <w:p w14:paraId="29DF2C40" w14:textId="77777777" w:rsidR="000125C6" w:rsidRPr="00B53D06" w:rsidRDefault="000125C6" w:rsidP="000125C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27" w:author="Shah Ashay" w:date="2018-04-16T16:22:00Z">
              <w:tcPr>
                <w:tcW w:w="1350" w:type="dxa"/>
                <w:gridSpan w:val="2"/>
              </w:tcPr>
            </w:tcPrChange>
          </w:tcPr>
          <w:p w14:paraId="6A1BC662" w14:textId="1DDFB2E8" w:rsidR="000125C6" w:rsidRPr="00B53D06" w:rsidRDefault="000125C6" w:rsidP="000125C6">
            <w:pPr>
              <w:jc w:val="center"/>
              <w:rPr>
                <w:rFonts w:cs="Arial"/>
                <w:sz w:val="20"/>
              </w:rPr>
            </w:pPr>
          </w:p>
        </w:tc>
      </w:tr>
      <w:tr w:rsidR="005F74A6" w:rsidRPr="00B53D06" w14:paraId="0BAA3760" w14:textId="645D3AAF" w:rsidTr="00E76FA3">
        <w:trPr>
          <w:cantSplit/>
          <w:trPrChange w:id="28" w:author="Shah Ashay" w:date="2018-04-16T16:22:00Z">
            <w:trPr>
              <w:cantSplit/>
            </w:trPr>
          </w:trPrChange>
        </w:trPr>
        <w:tc>
          <w:tcPr>
            <w:tcW w:w="611" w:type="pct"/>
            <w:tcPrChange w:id="29" w:author="Shah Ashay" w:date="2018-04-16T16:22:00Z">
              <w:tcPr>
                <w:tcW w:w="1165" w:type="dxa"/>
                <w:gridSpan w:val="2"/>
              </w:tcPr>
            </w:tcPrChange>
          </w:tcPr>
          <w:p w14:paraId="0BAA375C" w14:textId="555EBF2D" w:rsidR="005F74A6" w:rsidRPr="00B53D06" w:rsidRDefault="00E7216A">
            <w:pPr>
              <w:jc w:val="center"/>
              <w:rPr>
                <w:rFonts w:cs="Arial"/>
                <w:sz w:val="20"/>
              </w:rPr>
            </w:pPr>
            <w:ins w:id="30" w:author="Prakash Atul (Ext)" w:date="2018-03-27T16:50:00Z">
              <w:r w:rsidRPr="00B53D06">
                <w:rPr>
                  <w:rFonts w:cs="Arial"/>
                  <w:sz w:val="20"/>
                </w:rPr>
                <w:t>1.0</w:t>
              </w:r>
            </w:ins>
          </w:p>
        </w:tc>
        <w:tc>
          <w:tcPr>
            <w:tcW w:w="897" w:type="pct"/>
            <w:tcPrChange w:id="31" w:author="Shah Ashay" w:date="2018-04-16T16:22:00Z">
              <w:tcPr>
                <w:tcW w:w="1710" w:type="dxa"/>
                <w:gridSpan w:val="2"/>
              </w:tcPr>
            </w:tcPrChange>
          </w:tcPr>
          <w:p w14:paraId="0BAA375D" w14:textId="33D78E16" w:rsidR="005F74A6" w:rsidRPr="00B53D06" w:rsidRDefault="00E7216A">
            <w:pPr>
              <w:jc w:val="center"/>
              <w:rPr>
                <w:rFonts w:cs="Arial"/>
                <w:sz w:val="20"/>
              </w:rPr>
            </w:pPr>
            <w:ins w:id="32" w:author="Prakash Atul (Ext)" w:date="2018-03-27T16:51:00Z">
              <w:r w:rsidRPr="00B53D06">
                <w:rPr>
                  <w:rFonts w:cs="Arial"/>
                  <w:sz w:val="20"/>
                </w:rPr>
                <w:t>27-Mar-2018</w:t>
              </w:r>
            </w:ins>
          </w:p>
        </w:tc>
        <w:tc>
          <w:tcPr>
            <w:tcW w:w="1557" w:type="pct"/>
            <w:tcPrChange w:id="33" w:author="Shah Ashay" w:date="2018-04-16T16:22:00Z">
              <w:tcPr>
                <w:tcW w:w="2970" w:type="dxa"/>
                <w:gridSpan w:val="2"/>
              </w:tcPr>
            </w:tcPrChange>
          </w:tcPr>
          <w:p w14:paraId="0BAA375E" w14:textId="4CFEC378" w:rsidR="005F74A6" w:rsidRPr="00B53D06" w:rsidRDefault="00E7216A" w:rsidP="00B107D1">
            <w:pPr>
              <w:pStyle w:val="Header"/>
              <w:tabs>
                <w:tab w:val="clear" w:pos="4320"/>
                <w:tab w:val="clear" w:pos="8640"/>
              </w:tabs>
              <w:rPr>
                <w:rFonts w:cs="Arial"/>
                <w:sz w:val="20"/>
              </w:rPr>
            </w:pPr>
            <w:ins w:id="34" w:author="Prakash Atul (Ext)" w:date="2018-03-27T16:51:00Z">
              <w:r w:rsidRPr="00B53D06">
                <w:rPr>
                  <w:rFonts w:cs="Arial"/>
                  <w:sz w:val="20"/>
                </w:rPr>
                <w:t>Updated as per EC 11.2</w:t>
              </w:r>
            </w:ins>
          </w:p>
        </w:tc>
        <w:tc>
          <w:tcPr>
            <w:tcW w:w="614" w:type="pct"/>
            <w:tcPrChange w:id="35" w:author="Shah Ashay" w:date="2018-04-16T16:22:00Z">
              <w:tcPr>
                <w:tcW w:w="1170" w:type="dxa"/>
                <w:gridSpan w:val="2"/>
              </w:tcPr>
            </w:tcPrChange>
          </w:tcPr>
          <w:p w14:paraId="0BAA375F" w14:textId="16154172" w:rsidR="005F74A6" w:rsidRPr="00B53D06" w:rsidRDefault="00E7216A">
            <w:pPr>
              <w:jc w:val="center"/>
              <w:rPr>
                <w:rFonts w:cs="Arial"/>
                <w:sz w:val="20"/>
              </w:rPr>
            </w:pPr>
            <w:ins w:id="36" w:author="Prakash Atul (Ext)" w:date="2018-03-27T16:51:00Z">
              <w:r w:rsidRPr="00B53D06">
                <w:rPr>
                  <w:rFonts w:cs="Arial"/>
                  <w:sz w:val="20"/>
                </w:rPr>
                <w:t>Tieto</w:t>
              </w:r>
            </w:ins>
          </w:p>
        </w:tc>
        <w:tc>
          <w:tcPr>
            <w:tcW w:w="614" w:type="pct"/>
            <w:tcPrChange w:id="37" w:author="Shah Ashay" w:date="2018-04-16T16:22:00Z">
              <w:tcPr>
                <w:tcW w:w="1170" w:type="dxa"/>
                <w:gridSpan w:val="2"/>
              </w:tcPr>
            </w:tcPrChange>
          </w:tcPr>
          <w:p w14:paraId="3A3230E3" w14:textId="3C214C7F" w:rsidR="005F74A6" w:rsidRPr="00B53D06" w:rsidRDefault="005F74A6">
            <w:pPr>
              <w:jc w:val="center"/>
              <w:rPr>
                <w:rFonts w:cs="Arial"/>
                <w:sz w:val="20"/>
              </w:rPr>
            </w:pPr>
          </w:p>
        </w:tc>
        <w:tc>
          <w:tcPr>
            <w:tcW w:w="707" w:type="pct"/>
            <w:tcPrChange w:id="38" w:author="Shah Ashay" w:date="2018-04-16T16:22:00Z">
              <w:tcPr>
                <w:tcW w:w="1350" w:type="dxa"/>
                <w:gridSpan w:val="2"/>
              </w:tcPr>
            </w:tcPrChange>
          </w:tcPr>
          <w:p w14:paraId="16DB2B6E" w14:textId="64E4E490" w:rsidR="005F74A6" w:rsidRPr="00B53D06" w:rsidRDefault="005F74A6">
            <w:pPr>
              <w:jc w:val="center"/>
              <w:rPr>
                <w:rFonts w:cs="Arial"/>
                <w:sz w:val="20"/>
              </w:rPr>
            </w:pPr>
          </w:p>
        </w:tc>
      </w:tr>
      <w:tr w:rsidR="00962EA8" w:rsidRPr="00B53D06" w14:paraId="67762D76" w14:textId="77777777" w:rsidTr="00E76FA3">
        <w:trPr>
          <w:cantSplit/>
          <w:ins w:id="39" w:author="Wirasak Chomphu" w:date="2020-07-02T16:08:00Z"/>
        </w:trPr>
        <w:tc>
          <w:tcPr>
            <w:tcW w:w="611" w:type="pct"/>
          </w:tcPr>
          <w:p w14:paraId="7915E533" w14:textId="79BE33F5" w:rsidR="00962EA8" w:rsidRPr="00B53D06" w:rsidRDefault="00962EA8" w:rsidP="00962EA8">
            <w:pPr>
              <w:jc w:val="center"/>
              <w:rPr>
                <w:ins w:id="40" w:author="Wirasak Chomphu" w:date="2020-07-02T16:08:00Z"/>
                <w:rFonts w:cs="Arial"/>
                <w:sz w:val="20"/>
              </w:rPr>
            </w:pPr>
            <w:bookmarkStart w:id="41" w:name="_GoBack" w:colFirst="0" w:colLast="5"/>
            <w:ins w:id="42" w:author="Wirasak Chomphu" w:date="2020-07-02T16:08:00Z">
              <w:r>
                <w:rPr>
                  <w:rFonts w:cs="Arial"/>
                  <w:sz w:val="20"/>
                </w:rPr>
                <w:t>2</w:t>
              </w:r>
            </w:ins>
          </w:p>
        </w:tc>
        <w:tc>
          <w:tcPr>
            <w:tcW w:w="897" w:type="pct"/>
          </w:tcPr>
          <w:p w14:paraId="5806C9BD" w14:textId="10DC47F3" w:rsidR="00962EA8" w:rsidRPr="00B53D06" w:rsidRDefault="00962EA8" w:rsidP="00962EA8">
            <w:pPr>
              <w:jc w:val="center"/>
              <w:rPr>
                <w:ins w:id="43" w:author="Wirasak Chomphu" w:date="2020-07-02T16:08:00Z"/>
                <w:rFonts w:cs="Arial"/>
                <w:sz w:val="20"/>
              </w:rPr>
            </w:pPr>
            <w:ins w:id="44" w:author="Wirasak Chomphu" w:date="2020-07-02T16:08:00Z">
              <w:r>
                <w:rPr>
                  <w:rFonts w:cs="Arial"/>
                  <w:sz w:val="20"/>
                </w:rPr>
                <w:t>2-july-2020</w:t>
              </w:r>
            </w:ins>
          </w:p>
        </w:tc>
        <w:tc>
          <w:tcPr>
            <w:tcW w:w="1557" w:type="pct"/>
          </w:tcPr>
          <w:p w14:paraId="17764D60" w14:textId="6DC0F830" w:rsidR="00962EA8" w:rsidRPr="00B53D06" w:rsidRDefault="00962EA8" w:rsidP="00962EA8">
            <w:pPr>
              <w:pStyle w:val="Header"/>
              <w:tabs>
                <w:tab w:val="clear" w:pos="4320"/>
                <w:tab w:val="clear" w:pos="8640"/>
              </w:tabs>
              <w:rPr>
                <w:ins w:id="45" w:author="Wirasak Chomphu" w:date="2020-07-02T16:08:00Z"/>
                <w:rFonts w:cs="Arial"/>
                <w:sz w:val="20"/>
              </w:rPr>
            </w:pPr>
            <w:ins w:id="46" w:author="Wirasak Chomphu" w:date="2020-07-02T16:08:00Z">
              <w:r>
                <w:rPr>
                  <w:rFonts w:cs="Arial"/>
                  <w:sz w:val="20"/>
                </w:rPr>
                <w:t>Thailand ECsasS</w:t>
              </w:r>
            </w:ins>
          </w:p>
        </w:tc>
        <w:tc>
          <w:tcPr>
            <w:tcW w:w="614" w:type="pct"/>
          </w:tcPr>
          <w:p w14:paraId="30831D10" w14:textId="1EFE2B25" w:rsidR="00962EA8" w:rsidRPr="00B53D06" w:rsidRDefault="00962EA8" w:rsidP="00962EA8">
            <w:pPr>
              <w:jc w:val="center"/>
              <w:rPr>
                <w:ins w:id="47" w:author="Wirasak Chomphu" w:date="2020-07-02T16:08:00Z"/>
                <w:rFonts w:cs="Arial"/>
                <w:sz w:val="20"/>
              </w:rPr>
            </w:pPr>
            <w:ins w:id="48" w:author="Wirasak Chomphu" w:date="2020-07-02T16:08:00Z">
              <w:r>
                <w:rPr>
                  <w:rFonts w:cs="Arial"/>
                  <w:sz w:val="20"/>
                </w:rPr>
                <w:t>Wirasak C.</w:t>
              </w:r>
            </w:ins>
          </w:p>
        </w:tc>
        <w:tc>
          <w:tcPr>
            <w:tcW w:w="614" w:type="pct"/>
          </w:tcPr>
          <w:p w14:paraId="30FEC9B4" w14:textId="77777777" w:rsidR="00962EA8" w:rsidRPr="00B53D06" w:rsidRDefault="00962EA8" w:rsidP="00962EA8">
            <w:pPr>
              <w:jc w:val="center"/>
              <w:rPr>
                <w:ins w:id="49" w:author="Wirasak Chomphu" w:date="2020-07-02T16:08:00Z"/>
                <w:rFonts w:cs="Arial"/>
                <w:sz w:val="20"/>
              </w:rPr>
            </w:pPr>
          </w:p>
        </w:tc>
        <w:tc>
          <w:tcPr>
            <w:tcW w:w="707" w:type="pct"/>
          </w:tcPr>
          <w:p w14:paraId="398CBE88" w14:textId="77777777" w:rsidR="00962EA8" w:rsidRPr="00B53D06" w:rsidRDefault="00962EA8" w:rsidP="00962EA8">
            <w:pPr>
              <w:jc w:val="center"/>
              <w:rPr>
                <w:ins w:id="50" w:author="Wirasak Chomphu" w:date="2020-07-02T16:08:00Z"/>
                <w:rFonts w:cs="Arial"/>
                <w:sz w:val="20"/>
              </w:rPr>
            </w:pPr>
          </w:p>
        </w:tc>
      </w:tr>
      <w:bookmarkEnd w:id="41"/>
      <w:tr w:rsidR="005F74A6" w:rsidRPr="00B53D06" w:rsidDel="00E76FA3" w14:paraId="0BAA3765" w14:textId="321091FC" w:rsidTr="00E76FA3">
        <w:trPr>
          <w:cantSplit/>
          <w:del w:id="51" w:author="Shah Ashay" w:date="2018-04-16T16:22:00Z"/>
          <w:trPrChange w:id="52" w:author="Shah Ashay" w:date="2018-04-16T16:22:00Z">
            <w:trPr>
              <w:cantSplit/>
            </w:trPr>
          </w:trPrChange>
        </w:trPr>
        <w:tc>
          <w:tcPr>
            <w:tcW w:w="611" w:type="pct"/>
            <w:tcPrChange w:id="53" w:author="Shah Ashay" w:date="2018-04-16T16:22:00Z">
              <w:tcPr>
                <w:tcW w:w="1165" w:type="dxa"/>
                <w:gridSpan w:val="2"/>
              </w:tcPr>
            </w:tcPrChange>
          </w:tcPr>
          <w:p w14:paraId="0BAA3761" w14:textId="440857CC" w:rsidR="005F74A6" w:rsidRPr="00B53D06" w:rsidDel="00E76FA3" w:rsidRDefault="005F74A6">
            <w:pPr>
              <w:jc w:val="center"/>
              <w:rPr>
                <w:del w:id="54" w:author="Shah Ashay" w:date="2018-04-16T16:22:00Z"/>
                <w:rFonts w:cs="Arial"/>
                <w:sz w:val="20"/>
              </w:rPr>
            </w:pPr>
          </w:p>
        </w:tc>
        <w:tc>
          <w:tcPr>
            <w:tcW w:w="897" w:type="pct"/>
            <w:tcPrChange w:id="55" w:author="Shah Ashay" w:date="2018-04-16T16:22:00Z">
              <w:tcPr>
                <w:tcW w:w="1710" w:type="dxa"/>
                <w:gridSpan w:val="2"/>
              </w:tcPr>
            </w:tcPrChange>
          </w:tcPr>
          <w:p w14:paraId="0BAA3762" w14:textId="0F1D0BBF" w:rsidR="005F74A6" w:rsidRPr="00B53D06" w:rsidDel="00E76FA3" w:rsidRDefault="005F74A6">
            <w:pPr>
              <w:jc w:val="center"/>
              <w:rPr>
                <w:del w:id="56" w:author="Shah Ashay" w:date="2018-04-16T16:22:00Z"/>
                <w:rFonts w:cs="Arial"/>
                <w:sz w:val="20"/>
              </w:rPr>
            </w:pPr>
          </w:p>
        </w:tc>
        <w:tc>
          <w:tcPr>
            <w:tcW w:w="1557" w:type="pct"/>
            <w:tcPrChange w:id="57" w:author="Shah Ashay" w:date="2018-04-16T16:22:00Z">
              <w:tcPr>
                <w:tcW w:w="2970" w:type="dxa"/>
                <w:gridSpan w:val="2"/>
              </w:tcPr>
            </w:tcPrChange>
          </w:tcPr>
          <w:p w14:paraId="0BAA3763" w14:textId="685861AC" w:rsidR="005F74A6" w:rsidRPr="00B53D06" w:rsidDel="00E76FA3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58" w:author="Shah Ashay" w:date="2018-04-16T16:22:00Z"/>
                <w:rFonts w:cs="Arial"/>
                <w:sz w:val="20"/>
              </w:rPr>
            </w:pPr>
          </w:p>
        </w:tc>
        <w:tc>
          <w:tcPr>
            <w:tcW w:w="614" w:type="pct"/>
            <w:tcPrChange w:id="59" w:author="Shah Ashay" w:date="2018-04-16T16:22:00Z">
              <w:tcPr>
                <w:tcW w:w="1170" w:type="dxa"/>
                <w:gridSpan w:val="2"/>
              </w:tcPr>
            </w:tcPrChange>
          </w:tcPr>
          <w:p w14:paraId="0BAA3764" w14:textId="21A7E1AC" w:rsidR="005F74A6" w:rsidRPr="00B53D06" w:rsidDel="00E76FA3" w:rsidRDefault="005F74A6">
            <w:pPr>
              <w:jc w:val="center"/>
              <w:rPr>
                <w:del w:id="60" w:author="Shah Ashay" w:date="2018-04-16T16:22:00Z"/>
                <w:rFonts w:cs="Arial"/>
                <w:sz w:val="20"/>
              </w:rPr>
            </w:pPr>
          </w:p>
        </w:tc>
        <w:tc>
          <w:tcPr>
            <w:tcW w:w="614" w:type="pct"/>
            <w:tcPrChange w:id="61" w:author="Shah Ashay" w:date="2018-04-16T16:22:00Z">
              <w:tcPr>
                <w:tcW w:w="1170" w:type="dxa"/>
                <w:gridSpan w:val="2"/>
              </w:tcPr>
            </w:tcPrChange>
          </w:tcPr>
          <w:p w14:paraId="7F4C939B" w14:textId="40894353" w:rsidR="005F74A6" w:rsidRPr="00B53D06" w:rsidDel="00E76FA3" w:rsidRDefault="005F74A6">
            <w:pPr>
              <w:jc w:val="center"/>
              <w:rPr>
                <w:del w:id="62" w:author="Shah Ashay" w:date="2018-04-16T16:22:00Z"/>
                <w:rFonts w:cs="Arial"/>
                <w:sz w:val="20"/>
              </w:rPr>
            </w:pPr>
          </w:p>
        </w:tc>
        <w:tc>
          <w:tcPr>
            <w:tcW w:w="707" w:type="pct"/>
            <w:tcPrChange w:id="63" w:author="Shah Ashay" w:date="2018-04-16T16:22:00Z">
              <w:tcPr>
                <w:tcW w:w="1350" w:type="dxa"/>
                <w:gridSpan w:val="2"/>
              </w:tcPr>
            </w:tcPrChange>
          </w:tcPr>
          <w:p w14:paraId="2220525C" w14:textId="6CE897B3" w:rsidR="005F74A6" w:rsidRPr="00B53D06" w:rsidDel="00E76FA3" w:rsidRDefault="005F74A6">
            <w:pPr>
              <w:jc w:val="center"/>
              <w:rPr>
                <w:del w:id="64" w:author="Shah Ashay" w:date="2018-04-16T16:22:00Z"/>
                <w:rFonts w:cs="Arial"/>
                <w:sz w:val="20"/>
              </w:rPr>
            </w:pPr>
          </w:p>
        </w:tc>
      </w:tr>
      <w:tr w:rsidR="005F74A6" w:rsidRPr="00B53D06" w:rsidDel="00E76FA3" w14:paraId="0BAA376A" w14:textId="17A6858C" w:rsidTr="00E76FA3">
        <w:trPr>
          <w:cantSplit/>
          <w:del w:id="65" w:author="Shah Ashay" w:date="2018-04-16T16:22:00Z"/>
          <w:trPrChange w:id="66" w:author="Shah Ashay" w:date="2018-04-16T16:22:00Z">
            <w:trPr>
              <w:cantSplit/>
            </w:trPr>
          </w:trPrChange>
        </w:trPr>
        <w:tc>
          <w:tcPr>
            <w:tcW w:w="611" w:type="pct"/>
            <w:tcPrChange w:id="67" w:author="Shah Ashay" w:date="2018-04-16T16:22:00Z">
              <w:tcPr>
                <w:tcW w:w="1165" w:type="dxa"/>
                <w:gridSpan w:val="2"/>
              </w:tcPr>
            </w:tcPrChange>
          </w:tcPr>
          <w:p w14:paraId="0BAA3766" w14:textId="40BD3003" w:rsidR="005F74A6" w:rsidRPr="00B53D06" w:rsidDel="00E76FA3" w:rsidRDefault="005F74A6">
            <w:pPr>
              <w:jc w:val="center"/>
              <w:rPr>
                <w:del w:id="68" w:author="Shah Ashay" w:date="2018-04-16T16:22:00Z"/>
                <w:rFonts w:cs="Arial"/>
                <w:sz w:val="20"/>
              </w:rPr>
            </w:pPr>
          </w:p>
        </w:tc>
        <w:tc>
          <w:tcPr>
            <w:tcW w:w="897" w:type="pct"/>
            <w:tcPrChange w:id="69" w:author="Shah Ashay" w:date="2018-04-16T16:22:00Z">
              <w:tcPr>
                <w:tcW w:w="1710" w:type="dxa"/>
                <w:gridSpan w:val="2"/>
              </w:tcPr>
            </w:tcPrChange>
          </w:tcPr>
          <w:p w14:paraId="0BAA3767" w14:textId="34E7B729" w:rsidR="005F74A6" w:rsidRPr="00B53D06" w:rsidDel="00E76FA3" w:rsidRDefault="005F74A6">
            <w:pPr>
              <w:jc w:val="center"/>
              <w:rPr>
                <w:del w:id="70" w:author="Shah Ashay" w:date="2018-04-16T16:22:00Z"/>
                <w:rFonts w:cs="Arial"/>
                <w:sz w:val="20"/>
              </w:rPr>
            </w:pPr>
          </w:p>
        </w:tc>
        <w:tc>
          <w:tcPr>
            <w:tcW w:w="1557" w:type="pct"/>
            <w:tcPrChange w:id="71" w:author="Shah Ashay" w:date="2018-04-16T16:22:00Z">
              <w:tcPr>
                <w:tcW w:w="2970" w:type="dxa"/>
                <w:gridSpan w:val="2"/>
              </w:tcPr>
            </w:tcPrChange>
          </w:tcPr>
          <w:p w14:paraId="0BAA3768" w14:textId="386A7217" w:rsidR="005F74A6" w:rsidRPr="00B53D06" w:rsidDel="00E76FA3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72" w:author="Shah Ashay" w:date="2018-04-16T16:22:00Z"/>
                <w:rFonts w:cs="Arial"/>
                <w:sz w:val="20"/>
              </w:rPr>
            </w:pPr>
          </w:p>
        </w:tc>
        <w:tc>
          <w:tcPr>
            <w:tcW w:w="614" w:type="pct"/>
            <w:tcPrChange w:id="73" w:author="Shah Ashay" w:date="2018-04-16T16:22:00Z">
              <w:tcPr>
                <w:tcW w:w="1170" w:type="dxa"/>
                <w:gridSpan w:val="2"/>
              </w:tcPr>
            </w:tcPrChange>
          </w:tcPr>
          <w:p w14:paraId="0BAA3769" w14:textId="66A7C028" w:rsidR="005F74A6" w:rsidRPr="00B53D06" w:rsidDel="00E76FA3" w:rsidRDefault="005F74A6">
            <w:pPr>
              <w:jc w:val="center"/>
              <w:rPr>
                <w:del w:id="74" w:author="Shah Ashay" w:date="2018-04-16T16:22:00Z"/>
                <w:rFonts w:cs="Arial"/>
                <w:sz w:val="20"/>
              </w:rPr>
            </w:pPr>
          </w:p>
        </w:tc>
        <w:tc>
          <w:tcPr>
            <w:tcW w:w="614" w:type="pct"/>
            <w:tcPrChange w:id="75" w:author="Shah Ashay" w:date="2018-04-16T16:22:00Z">
              <w:tcPr>
                <w:tcW w:w="1170" w:type="dxa"/>
                <w:gridSpan w:val="2"/>
              </w:tcPr>
            </w:tcPrChange>
          </w:tcPr>
          <w:p w14:paraId="027A5A19" w14:textId="4C83BCA3" w:rsidR="005F74A6" w:rsidRPr="00B53D06" w:rsidDel="00E76FA3" w:rsidRDefault="005F74A6">
            <w:pPr>
              <w:jc w:val="center"/>
              <w:rPr>
                <w:del w:id="76" w:author="Shah Ashay" w:date="2018-04-16T16:22:00Z"/>
                <w:rFonts w:cs="Arial"/>
                <w:sz w:val="20"/>
              </w:rPr>
            </w:pPr>
          </w:p>
        </w:tc>
        <w:tc>
          <w:tcPr>
            <w:tcW w:w="707" w:type="pct"/>
            <w:tcPrChange w:id="77" w:author="Shah Ashay" w:date="2018-04-16T16:22:00Z">
              <w:tcPr>
                <w:tcW w:w="1350" w:type="dxa"/>
                <w:gridSpan w:val="2"/>
              </w:tcPr>
            </w:tcPrChange>
          </w:tcPr>
          <w:p w14:paraId="38883292" w14:textId="74E88796" w:rsidR="005F74A6" w:rsidRPr="00B53D06" w:rsidDel="00E76FA3" w:rsidRDefault="005F74A6">
            <w:pPr>
              <w:jc w:val="center"/>
              <w:rPr>
                <w:del w:id="78" w:author="Shah Ashay" w:date="2018-04-16T16:22:00Z"/>
                <w:rFonts w:cs="Arial"/>
                <w:sz w:val="20"/>
              </w:rPr>
            </w:pPr>
          </w:p>
        </w:tc>
      </w:tr>
      <w:tr w:rsidR="005F74A6" w:rsidRPr="00B53D06" w:rsidDel="00E76FA3" w14:paraId="0BAA376F" w14:textId="6DD07950" w:rsidTr="00E76FA3">
        <w:trPr>
          <w:cantSplit/>
          <w:del w:id="79" w:author="Shah Ashay" w:date="2018-04-16T16:22:00Z"/>
          <w:trPrChange w:id="80" w:author="Shah Ashay" w:date="2018-04-16T16:22:00Z">
            <w:trPr>
              <w:cantSplit/>
            </w:trPr>
          </w:trPrChange>
        </w:trPr>
        <w:tc>
          <w:tcPr>
            <w:tcW w:w="611" w:type="pct"/>
            <w:tcPrChange w:id="81" w:author="Shah Ashay" w:date="2018-04-16T16:22:00Z">
              <w:tcPr>
                <w:tcW w:w="1165" w:type="dxa"/>
                <w:gridSpan w:val="2"/>
              </w:tcPr>
            </w:tcPrChange>
          </w:tcPr>
          <w:p w14:paraId="0BAA376B" w14:textId="6A5E0FAB" w:rsidR="005F74A6" w:rsidRPr="00B53D06" w:rsidDel="00E76FA3" w:rsidRDefault="005F74A6">
            <w:pPr>
              <w:jc w:val="center"/>
              <w:rPr>
                <w:del w:id="82" w:author="Shah Ashay" w:date="2018-04-16T16:22:00Z"/>
                <w:rFonts w:cs="Arial"/>
                <w:sz w:val="20"/>
              </w:rPr>
            </w:pPr>
          </w:p>
        </w:tc>
        <w:tc>
          <w:tcPr>
            <w:tcW w:w="897" w:type="pct"/>
            <w:tcPrChange w:id="83" w:author="Shah Ashay" w:date="2018-04-16T16:22:00Z">
              <w:tcPr>
                <w:tcW w:w="1710" w:type="dxa"/>
                <w:gridSpan w:val="2"/>
              </w:tcPr>
            </w:tcPrChange>
          </w:tcPr>
          <w:p w14:paraId="0BAA376C" w14:textId="358BFBB9" w:rsidR="005F74A6" w:rsidRPr="00B53D06" w:rsidDel="00E76FA3" w:rsidRDefault="005F74A6">
            <w:pPr>
              <w:jc w:val="center"/>
              <w:rPr>
                <w:del w:id="84" w:author="Shah Ashay" w:date="2018-04-16T16:22:00Z"/>
                <w:rFonts w:cs="Arial"/>
                <w:sz w:val="20"/>
              </w:rPr>
            </w:pPr>
          </w:p>
        </w:tc>
        <w:tc>
          <w:tcPr>
            <w:tcW w:w="1557" w:type="pct"/>
            <w:tcPrChange w:id="85" w:author="Shah Ashay" w:date="2018-04-16T16:22:00Z">
              <w:tcPr>
                <w:tcW w:w="2970" w:type="dxa"/>
                <w:gridSpan w:val="2"/>
              </w:tcPr>
            </w:tcPrChange>
          </w:tcPr>
          <w:p w14:paraId="0BAA376D" w14:textId="5644B190" w:rsidR="005F74A6" w:rsidRPr="00B53D06" w:rsidDel="00E76FA3" w:rsidRDefault="005F74A6" w:rsidP="00B107D1">
            <w:pPr>
              <w:pStyle w:val="Header"/>
              <w:tabs>
                <w:tab w:val="clear" w:pos="4320"/>
                <w:tab w:val="clear" w:pos="8640"/>
              </w:tabs>
              <w:rPr>
                <w:del w:id="86" w:author="Shah Ashay" w:date="2018-04-16T16:22:00Z"/>
                <w:rFonts w:cs="Arial"/>
                <w:sz w:val="20"/>
              </w:rPr>
            </w:pPr>
          </w:p>
        </w:tc>
        <w:tc>
          <w:tcPr>
            <w:tcW w:w="614" w:type="pct"/>
            <w:tcPrChange w:id="87" w:author="Shah Ashay" w:date="2018-04-16T16:22:00Z">
              <w:tcPr>
                <w:tcW w:w="1170" w:type="dxa"/>
                <w:gridSpan w:val="2"/>
              </w:tcPr>
            </w:tcPrChange>
          </w:tcPr>
          <w:p w14:paraId="0BAA376E" w14:textId="245CB47C" w:rsidR="005F74A6" w:rsidRPr="00B53D06" w:rsidDel="00E76FA3" w:rsidRDefault="005F74A6">
            <w:pPr>
              <w:jc w:val="center"/>
              <w:rPr>
                <w:del w:id="88" w:author="Shah Ashay" w:date="2018-04-16T16:22:00Z"/>
                <w:rFonts w:cs="Arial"/>
                <w:sz w:val="20"/>
              </w:rPr>
            </w:pPr>
          </w:p>
        </w:tc>
        <w:tc>
          <w:tcPr>
            <w:tcW w:w="614" w:type="pct"/>
            <w:tcPrChange w:id="89" w:author="Shah Ashay" w:date="2018-04-16T16:22:00Z">
              <w:tcPr>
                <w:tcW w:w="1170" w:type="dxa"/>
                <w:gridSpan w:val="2"/>
              </w:tcPr>
            </w:tcPrChange>
          </w:tcPr>
          <w:p w14:paraId="4BC707ED" w14:textId="1384C45A" w:rsidR="005F74A6" w:rsidRPr="00B53D06" w:rsidDel="00E76FA3" w:rsidRDefault="005F74A6">
            <w:pPr>
              <w:jc w:val="center"/>
              <w:rPr>
                <w:del w:id="90" w:author="Shah Ashay" w:date="2018-04-16T16:22:00Z"/>
                <w:rFonts w:cs="Arial"/>
                <w:sz w:val="20"/>
              </w:rPr>
            </w:pPr>
          </w:p>
        </w:tc>
        <w:tc>
          <w:tcPr>
            <w:tcW w:w="707" w:type="pct"/>
            <w:tcPrChange w:id="91" w:author="Shah Ashay" w:date="2018-04-16T16:22:00Z">
              <w:tcPr>
                <w:tcW w:w="1350" w:type="dxa"/>
                <w:gridSpan w:val="2"/>
              </w:tcPr>
            </w:tcPrChange>
          </w:tcPr>
          <w:p w14:paraId="5CF39564" w14:textId="676D7939" w:rsidR="005F74A6" w:rsidRPr="00B53D06" w:rsidDel="00E76FA3" w:rsidRDefault="005F74A6">
            <w:pPr>
              <w:jc w:val="center"/>
              <w:rPr>
                <w:del w:id="92" w:author="Shah Ashay" w:date="2018-04-16T16:22:00Z"/>
                <w:rFonts w:cs="Arial"/>
                <w:sz w:val="20"/>
              </w:rPr>
            </w:pPr>
          </w:p>
        </w:tc>
      </w:tr>
    </w:tbl>
    <w:p w14:paraId="0BAA3770" w14:textId="77777777" w:rsidR="00AD190F" w:rsidRPr="00B53D06" w:rsidRDefault="00AD190F">
      <w:pPr>
        <w:rPr>
          <w:rFonts w:cs="Arial"/>
        </w:rPr>
        <w:sectPr w:rsidR="00AD190F" w:rsidRPr="00B53D06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code="1"/>
          <w:pgMar w:top="1440" w:right="1440" w:bottom="720" w:left="1440" w:header="720" w:footer="720" w:gutter="0"/>
          <w:pgNumType w:fmt="lowerRoman" w:start="1"/>
          <w:cols w:space="720"/>
          <w:docGrid w:linePitch="360"/>
        </w:sectPr>
      </w:pPr>
    </w:p>
    <w:p w14:paraId="0BAA3771" w14:textId="77777777" w:rsidR="004D61A0" w:rsidRPr="00B53D06" w:rsidRDefault="004D61A0">
      <w:pPr>
        <w:jc w:val="center"/>
        <w:rPr>
          <w:rFonts w:cs="Arial"/>
          <w:b/>
          <w:color w:val="3399FF"/>
          <w:sz w:val="28"/>
        </w:rPr>
      </w:pPr>
      <w:r w:rsidRPr="00B53D06">
        <w:rPr>
          <w:rFonts w:cs="Arial"/>
          <w:b/>
          <w:color w:val="3399FF"/>
          <w:sz w:val="28"/>
        </w:rPr>
        <w:lastRenderedPageBreak/>
        <w:t>Table of Contents</w:t>
      </w:r>
    </w:p>
    <w:p w14:paraId="0BAA3772" w14:textId="77777777" w:rsidR="004D61A0" w:rsidRPr="00B53D06" w:rsidRDefault="004D61A0">
      <w:pPr>
        <w:rPr>
          <w:rFonts w:cs="Arial"/>
        </w:rPr>
      </w:pPr>
    </w:p>
    <w:p w14:paraId="708450AB" w14:textId="092743FD" w:rsidR="00F03EA7" w:rsidRPr="00E76FA3" w:rsidRDefault="00006EC4">
      <w:pPr>
        <w:pStyle w:val="TOC1"/>
        <w:rPr>
          <w:rFonts w:cstheme="minorBidi"/>
          <w:noProof/>
          <w:szCs w:val="28"/>
          <w:lang w:bidi="th-TH"/>
        </w:rPr>
      </w:pPr>
      <w:r w:rsidRPr="00E76FA3">
        <w:rPr>
          <w:rFonts w:ascii="Arial" w:hAnsi="Arial" w:cs="Arial"/>
        </w:rPr>
        <w:fldChar w:fldCharType="begin"/>
      </w:r>
      <w:r w:rsidR="004D61A0" w:rsidRPr="00B53D06">
        <w:rPr>
          <w:rFonts w:ascii="Arial" w:hAnsi="Arial" w:cs="Arial"/>
        </w:rPr>
        <w:instrText xml:space="preserve"> TOC \o "1-2" \h \z </w:instrText>
      </w:r>
      <w:r w:rsidRPr="00E76FA3">
        <w:rPr>
          <w:rFonts w:ascii="Arial" w:hAnsi="Arial" w:cs="Arial"/>
          <w:rPrChange w:id="93" w:author="Batra Yogesh (EXT)" w:date="2018-04-13T12:38:00Z">
            <w:rPr>
              <w:rFonts w:ascii="Arial" w:hAnsi="Arial" w:cs="Arial"/>
            </w:rPr>
          </w:rPrChange>
        </w:rPr>
        <w:fldChar w:fldCharType="separate"/>
      </w:r>
      <w:r w:rsidR="00441455" w:rsidRPr="00E76FA3">
        <w:fldChar w:fldCharType="begin"/>
      </w:r>
      <w:r w:rsidR="00441455" w:rsidRPr="00B53D06">
        <w:rPr>
          <w:rFonts w:ascii="Arial" w:hAnsi="Arial" w:cs="Arial"/>
          <w:rPrChange w:id="94" w:author="Batra Yogesh (EXT)" w:date="2018-04-13T12:38:00Z">
            <w:rPr/>
          </w:rPrChange>
        </w:rPr>
        <w:instrText xml:space="preserve"> HYPERLINK \l "_Toc501465289" </w:instrText>
      </w:r>
      <w:r w:rsidR="00441455" w:rsidRPr="00E76FA3">
        <w:rPr>
          <w:noProof/>
        </w:rPr>
        <w:fldChar w:fldCharType="separate"/>
      </w:r>
      <w:r w:rsidR="00F03EA7" w:rsidRPr="00B53D06">
        <w:rPr>
          <w:rStyle w:val="Hyperlink"/>
          <w:rFonts w:ascii="Arial" w:hAnsi="Arial" w:cs="Arial"/>
          <w:noProof/>
          <w:rPrChange w:id="95" w:author="Batra Yogesh (EXT)" w:date="2018-04-13T12:38:00Z">
            <w:rPr>
              <w:rStyle w:val="Hyperlink"/>
              <w:noProof/>
            </w:rPr>
          </w:rPrChange>
        </w:rPr>
        <w:t>1.</w:t>
      </w:r>
      <w:r w:rsidR="00F03EA7" w:rsidRPr="00B53D06">
        <w:rPr>
          <w:rFonts w:ascii="Arial" w:hAnsi="Arial" w:cs="Arial"/>
          <w:noProof/>
          <w:szCs w:val="28"/>
          <w:lang w:bidi="th-TH"/>
          <w:rPrChange w:id="96" w:author="Batra Yogesh (EXT)" w:date="2018-04-13T12:38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F03EA7" w:rsidRPr="00B53D06">
        <w:rPr>
          <w:rStyle w:val="Hyperlink"/>
          <w:rFonts w:ascii="Arial" w:hAnsi="Arial" w:cs="Arial"/>
          <w:noProof/>
          <w:rPrChange w:id="97" w:author="Batra Yogesh (EXT)" w:date="2018-04-13T12:38:00Z">
            <w:rPr>
              <w:rStyle w:val="Hyperlink"/>
              <w:noProof/>
            </w:rPr>
          </w:rPrChange>
        </w:rPr>
        <w:t>Use Case Information</w:t>
      </w:r>
      <w:r w:rsidR="00F03EA7" w:rsidRPr="00B53D06">
        <w:rPr>
          <w:rFonts w:ascii="Arial" w:hAnsi="Arial" w:cs="Arial"/>
          <w:noProof/>
          <w:webHidden/>
          <w:rPrChange w:id="98" w:author="Batra Yogesh (EXT)" w:date="2018-04-13T12:38:00Z">
            <w:rPr>
              <w:noProof/>
              <w:webHidden/>
            </w:rPr>
          </w:rPrChange>
        </w:rPr>
        <w:tab/>
      </w:r>
      <w:r w:rsidR="00F03EA7" w:rsidRPr="00E76FA3">
        <w:rPr>
          <w:noProof/>
          <w:webHidden/>
        </w:rPr>
        <w:fldChar w:fldCharType="begin"/>
      </w:r>
      <w:r w:rsidR="00F03EA7" w:rsidRPr="00E76FA3">
        <w:rPr>
          <w:noProof/>
          <w:webHidden/>
        </w:rPr>
        <w:instrText xml:space="preserve"> PAGEREF _Toc501465289 \h </w:instrText>
      </w:r>
      <w:r w:rsidR="00F03EA7" w:rsidRPr="00E76FA3">
        <w:rPr>
          <w:noProof/>
          <w:webHidden/>
        </w:rPr>
      </w:r>
      <w:r w:rsidR="00F03EA7" w:rsidRPr="00E76FA3">
        <w:rPr>
          <w:noProof/>
          <w:webHidden/>
        </w:rPr>
        <w:fldChar w:fldCharType="separate"/>
      </w:r>
      <w:r w:rsidR="00F03EA7" w:rsidRPr="00E76FA3">
        <w:rPr>
          <w:noProof/>
          <w:webHidden/>
        </w:rPr>
        <w:t>3</w:t>
      </w:r>
      <w:r w:rsidR="00F03EA7" w:rsidRPr="00E76FA3">
        <w:rPr>
          <w:noProof/>
          <w:webHidden/>
        </w:rPr>
        <w:fldChar w:fldCharType="end"/>
      </w:r>
      <w:r w:rsidR="00441455" w:rsidRPr="00E76FA3">
        <w:rPr>
          <w:noProof/>
        </w:rPr>
        <w:fldChar w:fldCharType="end"/>
      </w:r>
    </w:p>
    <w:p w14:paraId="1F179B45" w14:textId="22D82367" w:rsidR="00F03EA7" w:rsidRPr="00E76FA3" w:rsidRDefault="00441455">
      <w:pPr>
        <w:pStyle w:val="TOC1"/>
        <w:rPr>
          <w:rFonts w:cstheme="minorBidi"/>
          <w:noProof/>
          <w:szCs w:val="28"/>
          <w:lang w:bidi="th-TH"/>
        </w:rPr>
      </w:pPr>
      <w:r w:rsidRPr="00E76FA3">
        <w:fldChar w:fldCharType="begin"/>
      </w:r>
      <w:r w:rsidRPr="00E76FA3">
        <w:instrText xml:space="preserve"> HYPERLINK \l "_Toc501465290" </w:instrText>
      </w:r>
      <w:r w:rsidRPr="00E76FA3">
        <w:rPr>
          <w:noProof/>
        </w:rPr>
        <w:fldChar w:fldCharType="separate"/>
      </w:r>
      <w:r w:rsidR="00F03EA7" w:rsidRPr="00E76FA3">
        <w:rPr>
          <w:rStyle w:val="Hyperlink"/>
          <w:rFonts w:ascii="Arial" w:hAnsi="Arial" w:cs="Arial"/>
          <w:noProof/>
          <w:rPrChange w:id="99" w:author="Shah Ashay" w:date="2018-04-16T16:23:00Z">
            <w:rPr>
              <w:rStyle w:val="Hyperlink"/>
              <w:noProof/>
            </w:rPr>
          </w:rPrChange>
        </w:rPr>
        <w:t>2.</w:t>
      </w:r>
      <w:r w:rsidR="00F03EA7" w:rsidRPr="00E76FA3">
        <w:rPr>
          <w:rFonts w:cstheme="minorBidi"/>
          <w:noProof/>
          <w:szCs w:val="28"/>
          <w:lang w:bidi="th-TH"/>
        </w:rPr>
        <w:tab/>
      </w:r>
      <w:r w:rsidR="00F03EA7" w:rsidRPr="00E76FA3">
        <w:rPr>
          <w:rStyle w:val="Hyperlink"/>
          <w:rFonts w:ascii="Arial" w:hAnsi="Arial" w:cs="Arial"/>
          <w:noProof/>
          <w:rPrChange w:id="100" w:author="Shah Ashay" w:date="2018-04-16T16:23:00Z">
            <w:rPr>
              <w:rStyle w:val="Hyperlink"/>
              <w:noProof/>
            </w:rPr>
          </w:rPrChange>
        </w:rPr>
        <w:t>Primary Flow: BKK_UC17 – Run Daily Allocation</w:t>
      </w:r>
      <w:r w:rsidR="00F03EA7" w:rsidRPr="00E76FA3">
        <w:rPr>
          <w:rFonts w:ascii="Arial" w:hAnsi="Arial" w:cs="Arial"/>
          <w:noProof/>
          <w:webHidden/>
          <w:rPrChange w:id="101" w:author="Shah Ashay" w:date="2018-04-16T16:23:00Z">
            <w:rPr>
              <w:noProof/>
              <w:webHidden/>
            </w:rPr>
          </w:rPrChange>
        </w:rPr>
        <w:tab/>
      </w:r>
      <w:r w:rsidR="00F03EA7" w:rsidRPr="00E76FA3">
        <w:rPr>
          <w:noProof/>
          <w:webHidden/>
        </w:rPr>
        <w:fldChar w:fldCharType="begin"/>
      </w:r>
      <w:r w:rsidR="00F03EA7" w:rsidRPr="00E76FA3">
        <w:rPr>
          <w:noProof/>
          <w:webHidden/>
        </w:rPr>
        <w:instrText xml:space="preserve"> PAGEREF _Toc501465290 \h </w:instrText>
      </w:r>
      <w:r w:rsidR="00F03EA7" w:rsidRPr="00E76FA3">
        <w:rPr>
          <w:noProof/>
          <w:webHidden/>
        </w:rPr>
      </w:r>
      <w:r w:rsidR="00F03EA7" w:rsidRPr="00E76FA3">
        <w:rPr>
          <w:noProof/>
          <w:webHidden/>
        </w:rPr>
        <w:fldChar w:fldCharType="separate"/>
      </w:r>
      <w:r w:rsidR="00F03EA7" w:rsidRPr="00E76FA3">
        <w:rPr>
          <w:noProof/>
          <w:webHidden/>
        </w:rPr>
        <w:t>3</w:t>
      </w:r>
      <w:r w:rsidR="00F03EA7" w:rsidRPr="00E76FA3">
        <w:rPr>
          <w:noProof/>
          <w:webHidden/>
        </w:rPr>
        <w:fldChar w:fldCharType="end"/>
      </w:r>
      <w:r w:rsidRPr="00E76FA3">
        <w:rPr>
          <w:noProof/>
        </w:rPr>
        <w:fldChar w:fldCharType="end"/>
      </w:r>
    </w:p>
    <w:p w14:paraId="67AC7650" w14:textId="0A465365" w:rsidR="00F03EA7" w:rsidRPr="00E76FA3" w:rsidRDefault="00A05FCE" w:rsidP="00166F21">
      <w:pPr>
        <w:pStyle w:val="TOC2"/>
        <w:rPr>
          <w:rFonts w:eastAsiaTheme="minorEastAsia" w:cstheme="minorBidi"/>
          <w:szCs w:val="28"/>
          <w:lang w:bidi="th-TH"/>
        </w:rPr>
      </w:pPr>
      <w:r w:rsidRPr="00E76FA3">
        <w:fldChar w:fldCharType="begin"/>
      </w:r>
      <w:r w:rsidRPr="00E76FA3">
        <w:instrText xml:space="preserve"> HYPERLINK \l "_Toc501465291" </w:instrText>
      </w:r>
      <w:r w:rsidRPr="00E76FA3">
        <w:fldChar w:fldCharType="separate"/>
      </w:r>
      <w:r w:rsidR="00F03EA7" w:rsidRPr="00E76FA3">
        <w:rPr>
          <w:rStyle w:val="Hyperlink"/>
          <w:rFonts w:ascii="Arial" w:hAnsi="Arial" w:cs="Arial"/>
          <w:rPrChange w:id="102" w:author="Shah Ashay" w:date="2018-04-16T16:23:00Z">
            <w:rPr>
              <w:rStyle w:val="Hyperlink"/>
            </w:rPr>
          </w:rPrChange>
        </w:rPr>
        <w:t>2.1</w:t>
      </w:r>
      <w:r w:rsidR="00F03EA7" w:rsidRPr="00E76FA3">
        <w:rPr>
          <w:rFonts w:eastAsiaTheme="minorEastAsia"/>
          <w:szCs w:val="28"/>
          <w:lang w:bidi="th-TH"/>
        </w:rPr>
        <w:tab/>
      </w:r>
      <w:r w:rsidR="00F03EA7" w:rsidRPr="00E76FA3">
        <w:rPr>
          <w:rStyle w:val="Hyperlink"/>
          <w:rFonts w:ascii="Arial" w:hAnsi="Arial" w:cs="Arial"/>
          <w:rPrChange w:id="103" w:author="Shah Ashay" w:date="2018-04-16T16:23:00Z">
            <w:rPr>
              <w:rStyle w:val="Hyperlink"/>
            </w:rPr>
          </w:rPrChange>
        </w:rPr>
        <w:t>Trigger:  Run Daily allocation process</w:t>
      </w:r>
      <w:r w:rsidR="00F03EA7" w:rsidRPr="00E76FA3">
        <w:rPr>
          <w:webHidden/>
        </w:rPr>
        <w:tab/>
      </w:r>
      <w:r w:rsidR="00F03EA7" w:rsidRPr="00E76FA3">
        <w:rPr>
          <w:webHidden/>
        </w:rPr>
        <w:fldChar w:fldCharType="begin"/>
      </w:r>
      <w:r w:rsidR="00F03EA7" w:rsidRPr="00E76FA3">
        <w:rPr>
          <w:webHidden/>
        </w:rPr>
        <w:instrText xml:space="preserve"> PAGEREF _Toc501465291 \h </w:instrText>
      </w:r>
      <w:r w:rsidR="00F03EA7" w:rsidRPr="00E76FA3">
        <w:rPr>
          <w:webHidden/>
        </w:rPr>
      </w:r>
      <w:r w:rsidR="00F03EA7" w:rsidRPr="00E76FA3">
        <w:rPr>
          <w:webHidden/>
        </w:rPr>
        <w:fldChar w:fldCharType="separate"/>
      </w:r>
      <w:r w:rsidR="00F03EA7" w:rsidRPr="00E76FA3">
        <w:rPr>
          <w:webHidden/>
        </w:rPr>
        <w:t>3</w:t>
      </w:r>
      <w:r w:rsidR="00F03EA7" w:rsidRPr="00E76FA3">
        <w:rPr>
          <w:webHidden/>
        </w:rPr>
        <w:fldChar w:fldCharType="end"/>
      </w:r>
      <w:r w:rsidRPr="00E76FA3">
        <w:fldChar w:fldCharType="end"/>
      </w:r>
    </w:p>
    <w:p w14:paraId="5E43C981" w14:textId="72FD332E" w:rsidR="00F03EA7" w:rsidRPr="00E76FA3" w:rsidRDefault="00441455">
      <w:pPr>
        <w:pStyle w:val="TOC1"/>
        <w:rPr>
          <w:rFonts w:cstheme="minorBidi"/>
          <w:noProof/>
          <w:szCs w:val="28"/>
          <w:lang w:bidi="th-TH"/>
        </w:rPr>
      </w:pPr>
      <w:r w:rsidRPr="00E76FA3">
        <w:fldChar w:fldCharType="begin"/>
      </w:r>
      <w:r w:rsidRPr="00E76FA3">
        <w:instrText xml:space="preserve"> HYPERLINK \l "_Toc501465292" </w:instrText>
      </w:r>
      <w:r w:rsidRPr="00E76FA3">
        <w:rPr>
          <w:noProof/>
        </w:rPr>
        <w:fldChar w:fldCharType="separate"/>
      </w:r>
      <w:r w:rsidR="00F03EA7" w:rsidRPr="00E76FA3">
        <w:rPr>
          <w:rStyle w:val="Hyperlink"/>
          <w:rFonts w:ascii="Arial" w:hAnsi="Arial" w:cs="Arial"/>
          <w:noProof/>
          <w:rPrChange w:id="104" w:author="Shah Ashay" w:date="2018-04-16T16:23:00Z">
            <w:rPr>
              <w:rStyle w:val="Hyperlink"/>
              <w:noProof/>
            </w:rPr>
          </w:rPrChange>
        </w:rPr>
        <w:t>3.</w:t>
      </w:r>
      <w:r w:rsidR="00F03EA7" w:rsidRPr="00E76FA3">
        <w:rPr>
          <w:rFonts w:ascii="Arial" w:hAnsi="Arial" w:cs="Arial"/>
          <w:noProof/>
          <w:szCs w:val="28"/>
          <w:lang w:bidi="th-TH"/>
          <w:rPrChange w:id="105" w:author="Shah Ashay" w:date="2018-04-16T16:23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F03EA7" w:rsidRPr="00E76FA3">
        <w:rPr>
          <w:rStyle w:val="Hyperlink"/>
          <w:rFonts w:ascii="Arial" w:hAnsi="Arial" w:cs="Arial"/>
          <w:noProof/>
          <w:rPrChange w:id="106" w:author="Shah Ashay" w:date="2018-04-16T16:23:00Z">
            <w:rPr>
              <w:rStyle w:val="Hyperlink"/>
              <w:noProof/>
            </w:rPr>
          </w:rPrChange>
        </w:rPr>
        <w:t>Alternatives</w:t>
      </w:r>
      <w:r w:rsidR="00F03EA7" w:rsidRPr="00E76FA3">
        <w:rPr>
          <w:noProof/>
          <w:webHidden/>
        </w:rPr>
        <w:tab/>
      </w:r>
      <w:r w:rsidR="00F03EA7" w:rsidRPr="00E76FA3">
        <w:rPr>
          <w:noProof/>
          <w:webHidden/>
        </w:rPr>
        <w:fldChar w:fldCharType="begin"/>
      </w:r>
      <w:r w:rsidR="00F03EA7" w:rsidRPr="00E76FA3">
        <w:rPr>
          <w:noProof/>
          <w:webHidden/>
        </w:rPr>
        <w:instrText xml:space="preserve"> PAGEREF _Toc501465292 \h </w:instrText>
      </w:r>
      <w:r w:rsidR="00F03EA7" w:rsidRPr="00E76FA3">
        <w:rPr>
          <w:noProof/>
          <w:webHidden/>
        </w:rPr>
      </w:r>
      <w:r w:rsidR="00F03EA7" w:rsidRPr="00E76FA3">
        <w:rPr>
          <w:noProof/>
          <w:webHidden/>
        </w:rPr>
        <w:fldChar w:fldCharType="separate"/>
      </w:r>
      <w:r w:rsidR="00F03EA7" w:rsidRPr="00E76FA3">
        <w:rPr>
          <w:noProof/>
          <w:webHidden/>
        </w:rPr>
        <w:t>5</w:t>
      </w:r>
      <w:r w:rsidR="00F03EA7" w:rsidRPr="00E76FA3">
        <w:rPr>
          <w:noProof/>
          <w:webHidden/>
        </w:rPr>
        <w:fldChar w:fldCharType="end"/>
      </w:r>
      <w:r w:rsidRPr="00E76FA3">
        <w:rPr>
          <w:noProof/>
        </w:rPr>
        <w:fldChar w:fldCharType="end"/>
      </w:r>
    </w:p>
    <w:p w14:paraId="69965006" w14:textId="2648B6C2" w:rsidR="00F03EA7" w:rsidRPr="00E76FA3" w:rsidRDefault="00441455" w:rsidP="00166F21">
      <w:pPr>
        <w:pStyle w:val="TOC2"/>
        <w:rPr>
          <w:rFonts w:eastAsiaTheme="minorEastAsia" w:cstheme="minorBidi"/>
          <w:szCs w:val="28"/>
          <w:lang w:bidi="th-TH"/>
        </w:rPr>
      </w:pPr>
      <w:r w:rsidRPr="00E76FA3">
        <w:fldChar w:fldCharType="begin"/>
      </w:r>
      <w:r w:rsidRPr="00E76FA3">
        <w:instrText xml:space="preserve"> HYPERLINK \l "_Toc501465293" </w:instrText>
      </w:r>
      <w:r w:rsidRPr="00E76FA3">
        <w:fldChar w:fldCharType="separate"/>
      </w:r>
      <w:r w:rsidR="00F03EA7" w:rsidRPr="00E76FA3">
        <w:rPr>
          <w:rStyle w:val="Hyperlink"/>
          <w:rFonts w:ascii="Arial" w:hAnsi="Arial" w:cs="Arial"/>
          <w:rPrChange w:id="107" w:author="Shah Ashay" w:date="2018-04-16T16:23:00Z">
            <w:rPr>
              <w:rStyle w:val="Hyperlink"/>
            </w:rPr>
          </w:rPrChange>
        </w:rPr>
        <w:t>3.1</w:t>
      </w:r>
      <w:r w:rsidR="00F03EA7" w:rsidRPr="00E76FA3">
        <w:rPr>
          <w:rFonts w:ascii="Arial" w:eastAsiaTheme="minorEastAsia" w:hAnsi="Arial" w:cs="Arial"/>
          <w:szCs w:val="28"/>
          <w:lang w:bidi="th-TH"/>
          <w:rPrChange w:id="108" w:author="Shah Ashay" w:date="2018-04-16T16:23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F03EA7" w:rsidRPr="00E76FA3">
        <w:rPr>
          <w:rStyle w:val="Hyperlink"/>
          <w:rFonts w:ascii="Arial" w:hAnsi="Arial" w:cs="Arial"/>
          <w:rPrChange w:id="109" w:author="Shah Ashay" w:date="2018-04-16T16:23:00Z">
            <w:rPr>
              <w:rStyle w:val="Hyperlink"/>
            </w:rPr>
          </w:rPrChange>
        </w:rPr>
        <w:t>Alternate Flow A1: None</w:t>
      </w:r>
      <w:r w:rsidR="00F03EA7" w:rsidRPr="00E76FA3">
        <w:rPr>
          <w:webHidden/>
        </w:rPr>
        <w:tab/>
      </w:r>
      <w:r w:rsidR="00F03EA7" w:rsidRPr="00E76FA3">
        <w:rPr>
          <w:webHidden/>
        </w:rPr>
        <w:fldChar w:fldCharType="begin"/>
      </w:r>
      <w:r w:rsidR="00F03EA7" w:rsidRPr="00E76FA3">
        <w:rPr>
          <w:webHidden/>
        </w:rPr>
        <w:instrText xml:space="preserve"> PAGEREF _Toc501465293 \h </w:instrText>
      </w:r>
      <w:r w:rsidR="00F03EA7" w:rsidRPr="00E76FA3">
        <w:rPr>
          <w:webHidden/>
        </w:rPr>
      </w:r>
      <w:r w:rsidR="00F03EA7" w:rsidRPr="00E76FA3">
        <w:rPr>
          <w:webHidden/>
        </w:rPr>
        <w:fldChar w:fldCharType="separate"/>
      </w:r>
      <w:r w:rsidR="00F03EA7" w:rsidRPr="00E76FA3">
        <w:rPr>
          <w:webHidden/>
        </w:rPr>
        <w:t>5</w:t>
      </w:r>
      <w:r w:rsidR="00F03EA7" w:rsidRPr="00E76FA3">
        <w:rPr>
          <w:webHidden/>
        </w:rPr>
        <w:fldChar w:fldCharType="end"/>
      </w:r>
      <w:r w:rsidRPr="00E76FA3">
        <w:fldChar w:fldCharType="end"/>
      </w:r>
    </w:p>
    <w:p w14:paraId="4688E12D" w14:textId="135AAA68" w:rsidR="00F03EA7" w:rsidRPr="00E76FA3" w:rsidRDefault="00441455">
      <w:pPr>
        <w:pStyle w:val="TOC1"/>
        <w:rPr>
          <w:rFonts w:cstheme="minorBidi"/>
          <w:noProof/>
          <w:szCs w:val="28"/>
          <w:lang w:bidi="th-TH"/>
        </w:rPr>
      </w:pPr>
      <w:r w:rsidRPr="00E76FA3">
        <w:fldChar w:fldCharType="begin"/>
      </w:r>
      <w:r w:rsidRPr="00E76FA3">
        <w:instrText xml:space="preserve"> HYPERLINK \l "_Toc501465294" </w:instrText>
      </w:r>
      <w:r w:rsidRPr="00E76FA3">
        <w:rPr>
          <w:noProof/>
        </w:rPr>
        <w:fldChar w:fldCharType="separate"/>
      </w:r>
      <w:r w:rsidR="00F03EA7" w:rsidRPr="00E76FA3">
        <w:rPr>
          <w:rStyle w:val="Hyperlink"/>
          <w:rFonts w:ascii="Arial" w:hAnsi="Arial" w:cs="Arial"/>
          <w:noProof/>
          <w:rPrChange w:id="110" w:author="Shah Ashay" w:date="2018-04-16T16:23:00Z">
            <w:rPr>
              <w:rStyle w:val="Hyperlink"/>
              <w:noProof/>
            </w:rPr>
          </w:rPrChange>
        </w:rPr>
        <w:t>4.</w:t>
      </w:r>
      <w:r w:rsidR="00F03EA7" w:rsidRPr="00E76FA3">
        <w:rPr>
          <w:rFonts w:ascii="Arial" w:hAnsi="Arial" w:cs="Arial"/>
          <w:noProof/>
          <w:szCs w:val="28"/>
          <w:lang w:bidi="th-TH"/>
          <w:rPrChange w:id="111" w:author="Shah Ashay" w:date="2018-04-16T16:23:00Z">
            <w:rPr>
              <w:rFonts w:cstheme="minorBidi"/>
              <w:noProof/>
              <w:szCs w:val="28"/>
              <w:lang w:bidi="th-TH"/>
            </w:rPr>
          </w:rPrChange>
        </w:rPr>
        <w:tab/>
      </w:r>
      <w:r w:rsidR="00F03EA7" w:rsidRPr="00E76FA3">
        <w:rPr>
          <w:rStyle w:val="Hyperlink"/>
          <w:rFonts w:ascii="Arial" w:hAnsi="Arial" w:cs="Arial"/>
          <w:noProof/>
          <w:rPrChange w:id="112" w:author="Shah Ashay" w:date="2018-04-16T16:23:00Z">
            <w:rPr>
              <w:rStyle w:val="Hyperlink"/>
              <w:noProof/>
            </w:rPr>
          </w:rPrChange>
        </w:rPr>
        <w:t>Exceptions</w:t>
      </w:r>
      <w:r w:rsidR="00F03EA7" w:rsidRPr="00E76FA3">
        <w:rPr>
          <w:noProof/>
          <w:webHidden/>
        </w:rPr>
        <w:tab/>
      </w:r>
      <w:r w:rsidR="00F03EA7" w:rsidRPr="00E76FA3">
        <w:rPr>
          <w:noProof/>
          <w:webHidden/>
        </w:rPr>
        <w:fldChar w:fldCharType="begin"/>
      </w:r>
      <w:r w:rsidR="00F03EA7" w:rsidRPr="00E76FA3">
        <w:rPr>
          <w:noProof/>
          <w:webHidden/>
        </w:rPr>
        <w:instrText xml:space="preserve"> PAGEREF _Toc501465294 \h </w:instrText>
      </w:r>
      <w:r w:rsidR="00F03EA7" w:rsidRPr="00E76FA3">
        <w:rPr>
          <w:noProof/>
          <w:webHidden/>
        </w:rPr>
      </w:r>
      <w:r w:rsidR="00F03EA7" w:rsidRPr="00E76FA3">
        <w:rPr>
          <w:noProof/>
          <w:webHidden/>
        </w:rPr>
        <w:fldChar w:fldCharType="separate"/>
      </w:r>
      <w:r w:rsidR="00F03EA7" w:rsidRPr="00E76FA3">
        <w:rPr>
          <w:noProof/>
          <w:webHidden/>
        </w:rPr>
        <w:t>5</w:t>
      </w:r>
      <w:r w:rsidR="00F03EA7" w:rsidRPr="00E76FA3">
        <w:rPr>
          <w:noProof/>
          <w:webHidden/>
        </w:rPr>
        <w:fldChar w:fldCharType="end"/>
      </w:r>
      <w:r w:rsidRPr="00E76FA3">
        <w:rPr>
          <w:noProof/>
        </w:rPr>
        <w:fldChar w:fldCharType="end"/>
      </w:r>
    </w:p>
    <w:p w14:paraId="0C3363E0" w14:textId="7AC0E76C" w:rsidR="00F03EA7" w:rsidRPr="00E76FA3" w:rsidRDefault="00441455" w:rsidP="00166F21">
      <w:pPr>
        <w:pStyle w:val="TOC2"/>
        <w:rPr>
          <w:rFonts w:eastAsiaTheme="minorEastAsia" w:cstheme="minorBidi"/>
          <w:szCs w:val="28"/>
          <w:lang w:bidi="th-TH"/>
        </w:rPr>
      </w:pPr>
      <w:r w:rsidRPr="00E76FA3">
        <w:fldChar w:fldCharType="begin"/>
      </w:r>
      <w:r w:rsidRPr="00E76FA3">
        <w:instrText xml:space="preserve"> HYPERLINK \l "_Toc501465295" </w:instrText>
      </w:r>
      <w:r w:rsidRPr="00E76FA3">
        <w:fldChar w:fldCharType="separate"/>
      </w:r>
      <w:r w:rsidR="00F03EA7" w:rsidRPr="00E76FA3">
        <w:rPr>
          <w:rStyle w:val="Hyperlink"/>
          <w:rFonts w:ascii="Arial" w:hAnsi="Arial" w:cs="Arial"/>
          <w:rPrChange w:id="113" w:author="Shah Ashay" w:date="2018-04-16T16:23:00Z">
            <w:rPr>
              <w:rStyle w:val="Hyperlink"/>
            </w:rPr>
          </w:rPrChange>
        </w:rPr>
        <w:t>4.1</w:t>
      </w:r>
      <w:r w:rsidR="00F03EA7" w:rsidRPr="00E76FA3">
        <w:rPr>
          <w:rFonts w:ascii="Arial" w:eastAsiaTheme="minorEastAsia" w:hAnsi="Arial" w:cs="Arial"/>
          <w:szCs w:val="28"/>
          <w:lang w:bidi="th-TH"/>
          <w:rPrChange w:id="114" w:author="Shah Ashay" w:date="2018-04-16T16:23:00Z">
            <w:rPr>
              <w:rFonts w:eastAsiaTheme="minorEastAsia" w:cstheme="minorBidi"/>
              <w:szCs w:val="28"/>
              <w:lang w:bidi="th-TH"/>
            </w:rPr>
          </w:rPrChange>
        </w:rPr>
        <w:tab/>
      </w:r>
      <w:r w:rsidR="00F03EA7" w:rsidRPr="00E76FA3">
        <w:rPr>
          <w:rStyle w:val="Hyperlink"/>
          <w:rFonts w:ascii="Arial" w:hAnsi="Arial" w:cs="Arial"/>
          <w:rPrChange w:id="115" w:author="Shah Ashay" w:date="2018-04-16T16:23:00Z">
            <w:rPr>
              <w:rStyle w:val="Hyperlink"/>
            </w:rPr>
          </w:rPrChange>
        </w:rPr>
        <w:t>List of Common Issues/Errors</w:t>
      </w:r>
      <w:r w:rsidR="00F03EA7" w:rsidRPr="00E76FA3">
        <w:rPr>
          <w:webHidden/>
        </w:rPr>
        <w:tab/>
      </w:r>
      <w:r w:rsidR="00F03EA7" w:rsidRPr="00E76FA3">
        <w:rPr>
          <w:webHidden/>
        </w:rPr>
        <w:fldChar w:fldCharType="begin"/>
      </w:r>
      <w:r w:rsidR="00F03EA7" w:rsidRPr="00E76FA3">
        <w:rPr>
          <w:webHidden/>
        </w:rPr>
        <w:instrText xml:space="preserve"> PAGEREF _Toc501465295 \h </w:instrText>
      </w:r>
      <w:r w:rsidR="00F03EA7" w:rsidRPr="00E76FA3">
        <w:rPr>
          <w:webHidden/>
        </w:rPr>
      </w:r>
      <w:r w:rsidR="00F03EA7" w:rsidRPr="00E76FA3">
        <w:rPr>
          <w:webHidden/>
        </w:rPr>
        <w:fldChar w:fldCharType="separate"/>
      </w:r>
      <w:r w:rsidR="00F03EA7" w:rsidRPr="00E76FA3">
        <w:rPr>
          <w:webHidden/>
        </w:rPr>
        <w:t>5</w:t>
      </w:r>
      <w:r w:rsidR="00F03EA7" w:rsidRPr="00E76FA3">
        <w:rPr>
          <w:webHidden/>
        </w:rPr>
        <w:fldChar w:fldCharType="end"/>
      </w:r>
      <w:r w:rsidRPr="00E76FA3">
        <w:fldChar w:fldCharType="end"/>
      </w:r>
    </w:p>
    <w:p w14:paraId="0BAA3779" w14:textId="4CF1BA49" w:rsidR="004D61A0" w:rsidRPr="00B53D06" w:rsidRDefault="00006EC4" w:rsidP="007B38EE">
      <w:pPr>
        <w:pStyle w:val="TOC1"/>
        <w:spacing w:before="120"/>
        <w:rPr>
          <w:rFonts w:ascii="Arial" w:hAnsi="Arial" w:cs="Arial"/>
          <w:noProof/>
        </w:rPr>
        <w:sectPr w:rsidR="004D61A0" w:rsidRPr="00B53D06">
          <w:pgSz w:w="12240" w:h="15840" w:code="1"/>
          <w:pgMar w:top="1440" w:right="1440" w:bottom="720" w:left="1440" w:header="720" w:footer="720" w:gutter="0"/>
          <w:pgNumType w:fmt="lowerRoman"/>
          <w:cols w:space="720"/>
          <w:docGrid w:linePitch="360"/>
        </w:sectPr>
      </w:pPr>
      <w:r w:rsidRPr="00E76FA3">
        <w:rPr>
          <w:rFonts w:ascii="Arial" w:hAnsi="Arial" w:cs="Arial"/>
        </w:rPr>
        <w:fldChar w:fldCharType="end"/>
      </w:r>
    </w:p>
    <w:p w14:paraId="0BAA377A" w14:textId="77777777" w:rsidR="00447470" w:rsidRPr="00B53D06" w:rsidRDefault="00447470" w:rsidP="00447470">
      <w:pPr>
        <w:pStyle w:val="Heading1"/>
      </w:pPr>
      <w:bookmarkStart w:id="116" w:name="_Toc501465289"/>
      <w:r w:rsidRPr="00B53D06">
        <w:lastRenderedPageBreak/>
        <w:t>Use Case Information</w:t>
      </w:r>
      <w:bookmarkEnd w:id="116"/>
    </w:p>
    <w:p w14:paraId="0BAA377B" w14:textId="77777777" w:rsidR="00447470" w:rsidRPr="00B53D06" w:rsidRDefault="00447470" w:rsidP="00447470">
      <w:pPr>
        <w:rPr>
          <w:rFonts w:cs="Arial"/>
        </w:rPr>
      </w:pP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17" w:author="Shah Ashay" w:date="2018-04-16T16:24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880"/>
        <w:gridCol w:w="6480"/>
        <w:tblGridChange w:id="118">
          <w:tblGrid>
            <w:gridCol w:w="2880"/>
            <w:gridCol w:w="6480"/>
          </w:tblGrid>
        </w:tblGridChange>
      </w:tblGrid>
      <w:tr w:rsidR="00447470" w:rsidRPr="00E76FA3" w14:paraId="0BAA377E" w14:textId="77777777" w:rsidTr="00E76FA3">
        <w:trPr>
          <w:cantSplit/>
          <w:trPrChange w:id="119" w:author="Shah Ashay" w:date="2018-04-16T16:24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20" w:author="Shah Ashay" w:date="2018-04-16T16:2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C" w14:textId="77777777" w:rsidR="00447470" w:rsidRPr="00E76FA3" w:rsidRDefault="00447470" w:rsidP="00E76FA3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76FA3">
              <w:rPr>
                <w:rFonts w:cs="Arial"/>
                <w:b/>
                <w:sz w:val="20"/>
                <w:szCs w:val="20"/>
              </w:rPr>
              <w:t>Use Case Number and Name</w:t>
            </w:r>
          </w:p>
        </w:tc>
        <w:tc>
          <w:tcPr>
            <w:tcW w:w="6480" w:type="dxa"/>
            <w:vAlign w:val="center"/>
            <w:tcPrChange w:id="121" w:author="Shah Ashay" w:date="2018-04-16T16:24:00Z">
              <w:tcPr>
                <w:tcW w:w="6480" w:type="dxa"/>
              </w:tcPr>
            </w:tcPrChange>
          </w:tcPr>
          <w:p w14:paraId="0BAA377D" w14:textId="3C638091" w:rsidR="00447470" w:rsidRPr="00E76FA3" w:rsidRDefault="000125C6" w:rsidP="00E76FA3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E76FA3">
              <w:rPr>
                <w:rFonts w:cs="Arial"/>
                <w:color w:val="000000" w:themeColor="text1"/>
                <w:sz w:val="20"/>
                <w:szCs w:val="20"/>
              </w:rPr>
              <w:t>BKK</w:t>
            </w:r>
            <w:r w:rsidR="00F03EA7" w:rsidRPr="00E76FA3">
              <w:rPr>
                <w:rFonts w:cs="Arial"/>
                <w:color w:val="000000" w:themeColor="text1"/>
                <w:sz w:val="20"/>
                <w:szCs w:val="20"/>
              </w:rPr>
              <w:t>_UC17</w:t>
            </w:r>
            <w:r w:rsidR="00CF3957" w:rsidRPr="00E76FA3">
              <w:rPr>
                <w:rFonts w:cs="Arial"/>
                <w:color w:val="000000" w:themeColor="text1"/>
                <w:sz w:val="20"/>
                <w:szCs w:val="20"/>
              </w:rPr>
              <w:t xml:space="preserve"> – Run Daily Allocation</w:t>
            </w:r>
          </w:p>
        </w:tc>
      </w:tr>
      <w:tr w:rsidR="00447470" w:rsidRPr="00E76FA3" w14:paraId="0BAA3781" w14:textId="77777777" w:rsidTr="00E76FA3">
        <w:trPr>
          <w:cantSplit/>
          <w:trPrChange w:id="122" w:author="Shah Ashay" w:date="2018-04-16T16:24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23" w:author="Shah Ashay" w:date="2018-04-16T16:2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7F" w14:textId="77777777" w:rsidR="00447470" w:rsidRPr="00E76FA3" w:rsidRDefault="00447470" w:rsidP="00E76FA3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76FA3">
              <w:rPr>
                <w:rFonts w:cs="Arial"/>
                <w:b/>
                <w:sz w:val="20"/>
                <w:szCs w:val="20"/>
              </w:rPr>
              <w:t>Brief Description</w:t>
            </w:r>
          </w:p>
        </w:tc>
        <w:tc>
          <w:tcPr>
            <w:tcW w:w="6480" w:type="dxa"/>
            <w:vAlign w:val="center"/>
            <w:tcPrChange w:id="124" w:author="Shah Ashay" w:date="2018-04-16T16:24:00Z">
              <w:tcPr>
                <w:tcW w:w="6480" w:type="dxa"/>
              </w:tcPr>
            </w:tcPrChange>
          </w:tcPr>
          <w:p w14:paraId="0BAA3780" w14:textId="7DA5168E" w:rsidR="00447470" w:rsidRPr="00E76FA3" w:rsidRDefault="008029FF" w:rsidP="00E76FA3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</w:pPr>
            <w:r w:rsidRPr="00E76FA3">
              <w:rPr>
                <w:rFonts w:cs="Arial"/>
                <w:sz w:val="20"/>
                <w:szCs w:val="20"/>
                <w:rPrChange w:id="125" w:author="Shah Ashay" w:date="2018-04-16T16:23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This screen is used to run status process for data records in EC</w:t>
            </w:r>
            <w:r w:rsidR="00AF2D5A" w:rsidRPr="00E76FA3">
              <w:rPr>
                <w:rFonts w:cs="Arial"/>
                <w:sz w:val="20"/>
                <w:szCs w:val="20"/>
                <w:rPrChange w:id="126" w:author="Shah Ashay" w:date="2018-04-16T16:23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.</w:t>
            </w:r>
          </w:p>
        </w:tc>
      </w:tr>
      <w:tr w:rsidR="00447470" w:rsidRPr="00E76FA3" w14:paraId="0BAA3785" w14:textId="77777777" w:rsidTr="00E76FA3">
        <w:trPr>
          <w:cantSplit/>
          <w:trHeight w:val="881"/>
          <w:trPrChange w:id="127" w:author="Shah Ashay" w:date="2018-04-16T16:24:00Z">
            <w:trPr>
              <w:cantSplit/>
              <w:trHeight w:val="881"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28" w:author="Shah Ashay" w:date="2018-04-16T16:2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2" w14:textId="77777777" w:rsidR="00447470" w:rsidRPr="00E76FA3" w:rsidRDefault="00447470" w:rsidP="00E76FA3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76FA3">
              <w:rPr>
                <w:rFonts w:cs="Arial"/>
                <w:b/>
                <w:sz w:val="20"/>
                <w:szCs w:val="20"/>
              </w:rPr>
              <w:t>Related Use Cases</w:t>
            </w:r>
          </w:p>
        </w:tc>
        <w:tc>
          <w:tcPr>
            <w:tcW w:w="6480" w:type="dxa"/>
            <w:vAlign w:val="center"/>
            <w:tcPrChange w:id="129" w:author="Shah Ashay" w:date="2018-04-16T16:24:00Z">
              <w:tcPr>
                <w:tcW w:w="6480" w:type="dxa"/>
              </w:tcPr>
            </w:tcPrChange>
          </w:tcPr>
          <w:p w14:paraId="0BAA3784" w14:textId="35A9A23D" w:rsidR="00447470" w:rsidRPr="00E76FA3" w:rsidRDefault="003061B4" w:rsidP="00E76FA3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76FA3">
              <w:rPr>
                <w:rFonts w:cs="Arial"/>
                <w:color w:val="000000" w:themeColor="text1"/>
                <w:sz w:val="20"/>
                <w:szCs w:val="20"/>
              </w:rPr>
              <w:t>N/A</w:t>
            </w:r>
          </w:p>
        </w:tc>
      </w:tr>
      <w:tr w:rsidR="00AF2D5A" w:rsidRPr="00E76FA3" w14:paraId="786CE4E0" w14:textId="77777777" w:rsidTr="00E76FA3">
        <w:trPr>
          <w:cantSplit/>
          <w:trHeight w:val="881"/>
          <w:trPrChange w:id="130" w:author="Shah Ashay" w:date="2018-04-16T16:24:00Z">
            <w:trPr>
              <w:cantSplit/>
              <w:trHeight w:val="881"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31" w:author="Shah Ashay" w:date="2018-04-16T16:2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44594FF9" w14:textId="0C92EA69" w:rsidR="00AF2D5A" w:rsidRPr="00E76FA3" w:rsidRDefault="00AF2D5A" w:rsidP="00E76FA3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76FA3">
              <w:rPr>
                <w:rFonts w:cs="Arial"/>
                <w:b/>
                <w:sz w:val="20"/>
                <w:szCs w:val="20"/>
              </w:rPr>
              <w:t>EC Business Functions</w:t>
            </w:r>
          </w:p>
        </w:tc>
        <w:tc>
          <w:tcPr>
            <w:tcW w:w="6480" w:type="dxa"/>
            <w:vAlign w:val="center"/>
            <w:tcPrChange w:id="132" w:author="Shah Ashay" w:date="2018-04-16T16:24:00Z">
              <w:tcPr>
                <w:tcW w:w="6480" w:type="dxa"/>
              </w:tcPr>
            </w:tcPrChange>
          </w:tcPr>
          <w:p w14:paraId="315DD97A" w14:textId="7E3BFF81" w:rsidR="00AF2D5A" w:rsidRPr="00E76FA3" w:rsidRDefault="008029FF">
            <w:pPr>
              <w:keepNext/>
              <w:keepLines/>
              <w:spacing w:after="120"/>
              <w:rPr>
                <w:rFonts w:cs="Arial"/>
                <w:color w:val="000000" w:themeColor="text1"/>
                <w:sz w:val="20"/>
                <w:szCs w:val="20"/>
              </w:rPr>
              <w:pPrChange w:id="133" w:author="Shah Ashay" w:date="2018-04-16T16:23:00Z">
                <w:pPr>
                  <w:pStyle w:val="ListParagraph"/>
                  <w:keepNext/>
                  <w:keepLines/>
                  <w:numPr>
                    <w:numId w:val="10"/>
                  </w:numPr>
                  <w:ind w:hanging="360"/>
                </w:pPr>
              </w:pPrChange>
            </w:pPr>
            <w:r w:rsidRPr="00E76FA3">
              <w:rPr>
                <w:rFonts w:cs="Arial"/>
                <w:color w:val="000000" w:themeColor="text1"/>
                <w:sz w:val="20"/>
                <w:szCs w:val="20"/>
                <w:rPrChange w:id="134" w:author="Shah Ashay" w:date="2018-04-16T16:23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HA.0001 – Daily </w:t>
            </w:r>
            <w:r w:rsidR="00275482" w:rsidRPr="00E76FA3">
              <w:rPr>
                <w:rFonts w:cs="Arial"/>
                <w:color w:val="000000" w:themeColor="text1"/>
                <w:sz w:val="20"/>
                <w:szCs w:val="20"/>
                <w:rPrChange w:id="135" w:author="Shah Ashay" w:date="2018-04-16T16:23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Allocation</w:t>
            </w:r>
          </w:p>
        </w:tc>
      </w:tr>
      <w:tr w:rsidR="007405A3" w:rsidRPr="00E76FA3" w14:paraId="62D5E18F" w14:textId="77777777" w:rsidTr="00E76FA3">
        <w:trPr>
          <w:cantSplit/>
          <w:trHeight w:val="881"/>
          <w:trPrChange w:id="136" w:author="Shah Ashay" w:date="2018-04-16T16:24:00Z">
            <w:trPr>
              <w:cantSplit/>
              <w:trHeight w:val="881"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37" w:author="Shah Ashay" w:date="2018-04-16T16:2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7CD70DBB" w14:textId="77777777" w:rsidR="007405A3" w:rsidRPr="00E76FA3" w:rsidRDefault="007405A3" w:rsidP="00E76FA3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76FA3">
              <w:rPr>
                <w:rFonts w:cs="Arial"/>
                <w:b/>
                <w:sz w:val="20"/>
                <w:szCs w:val="20"/>
              </w:rPr>
              <w:t>EC Roles</w:t>
            </w:r>
          </w:p>
          <w:p w14:paraId="442F754B" w14:textId="6136C31B" w:rsidR="007405A3" w:rsidRPr="00E76FA3" w:rsidRDefault="007405A3" w:rsidP="00E76FA3">
            <w:pPr>
              <w:pStyle w:val="TableText"/>
              <w:keepNext/>
              <w:keepLines/>
              <w:rPr>
                <w:rFonts w:cs="Arial"/>
                <w:b/>
                <w:sz w:val="20"/>
                <w:szCs w:val="20"/>
              </w:rPr>
            </w:pPr>
            <w:r w:rsidRPr="00E76FA3">
              <w:rPr>
                <w:rFonts w:cs="Arial"/>
                <w:sz w:val="20"/>
                <w:szCs w:val="20"/>
              </w:rPr>
              <w:t>(list EC Roles that should be able to execute Use Case)</w:t>
            </w:r>
          </w:p>
        </w:tc>
        <w:tc>
          <w:tcPr>
            <w:tcW w:w="6480" w:type="dxa"/>
            <w:vAlign w:val="center"/>
            <w:tcPrChange w:id="138" w:author="Shah Ashay" w:date="2018-04-16T16:24:00Z">
              <w:tcPr>
                <w:tcW w:w="6480" w:type="dxa"/>
              </w:tcPr>
            </w:tcPrChange>
          </w:tcPr>
          <w:p w14:paraId="0CE7CC89" w14:textId="77777777" w:rsidR="007405A3" w:rsidRPr="00E76FA3" w:rsidRDefault="007405A3" w:rsidP="00E76FA3">
            <w:pPr>
              <w:pStyle w:val="ListParagraph"/>
              <w:keepNext/>
              <w:keepLines/>
              <w:numPr>
                <w:ilvl w:val="0"/>
                <w:numId w:val="9"/>
              </w:numPr>
              <w:rPr>
                <w:rFonts w:cs="Arial"/>
                <w:color w:val="000000" w:themeColor="text1"/>
                <w:sz w:val="20"/>
                <w:szCs w:val="20"/>
              </w:rPr>
            </w:pPr>
            <w:r w:rsidRPr="00E76FA3">
              <w:rPr>
                <w:rFonts w:cs="Arial"/>
                <w:color w:val="000000" w:themeColor="text1"/>
                <w:sz w:val="20"/>
                <w:szCs w:val="20"/>
              </w:rPr>
              <w:t>Roles can be able to execute this use case are as follows:</w:t>
            </w:r>
          </w:p>
          <w:p w14:paraId="6BB39130" w14:textId="339E628F" w:rsidR="007405A3" w:rsidRPr="00E76FA3" w:rsidRDefault="007405A3" w:rsidP="00E76FA3">
            <w:pPr>
              <w:pStyle w:val="ListParagraph"/>
              <w:keepNext/>
              <w:keepLines/>
              <w:numPr>
                <w:ilvl w:val="0"/>
                <w:numId w:val="10"/>
              </w:numPr>
              <w:rPr>
                <w:rFonts w:cs="Arial"/>
                <w:sz w:val="20"/>
                <w:szCs w:val="20"/>
                <w:rPrChange w:id="139" w:author="Shah Ashay" w:date="2018-04-16T16:23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color w:val="000000" w:themeColor="text1"/>
                <w:sz w:val="20"/>
                <w:szCs w:val="20"/>
              </w:rPr>
              <w:t>Erawan Administrator, Erawan Prod.Operator</w:t>
            </w:r>
          </w:p>
        </w:tc>
      </w:tr>
      <w:tr w:rsidR="00AF2D5A" w:rsidRPr="00E76FA3" w14:paraId="0BAA378E" w14:textId="77777777" w:rsidTr="00E76FA3">
        <w:trPr>
          <w:cantSplit/>
          <w:trPrChange w:id="140" w:author="Shah Ashay" w:date="2018-04-16T16:24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41" w:author="Shah Ashay" w:date="2018-04-16T16:2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A" w14:textId="77777777" w:rsidR="00AF2D5A" w:rsidRPr="00E76FA3" w:rsidRDefault="00AF2D5A" w:rsidP="00E76FA3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E76FA3">
              <w:rPr>
                <w:rFonts w:cs="Arial"/>
                <w:b/>
                <w:sz w:val="20"/>
                <w:szCs w:val="20"/>
              </w:rPr>
              <w:t>Prerequisites</w:t>
            </w:r>
          </w:p>
        </w:tc>
        <w:tc>
          <w:tcPr>
            <w:tcW w:w="6480" w:type="dxa"/>
            <w:vAlign w:val="center"/>
            <w:tcPrChange w:id="142" w:author="Shah Ashay" w:date="2018-04-16T16:24:00Z">
              <w:tcPr>
                <w:tcW w:w="6480" w:type="dxa"/>
              </w:tcPr>
            </w:tcPrChange>
          </w:tcPr>
          <w:p w14:paraId="0BAA378D" w14:textId="3FDB52F1" w:rsidR="00AF2D5A" w:rsidRPr="00E76FA3" w:rsidRDefault="00AF2D5A">
            <w:pPr>
              <w:pStyle w:val="ListParagraph"/>
              <w:keepNext/>
              <w:keepLines/>
              <w:rPr>
                <w:rFonts w:cs="Arial"/>
                <w:color w:val="000000" w:themeColor="text1"/>
                <w:sz w:val="20"/>
                <w:szCs w:val="20"/>
              </w:rPr>
              <w:pPrChange w:id="143" w:author="Shah Ashay" w:date="2018-04-16T16:23:00Z">
                <w:pPr>
                  <w:pStyle w:val="ListParagraph"/>
                  <w:keepNext/>
                  <w:keepLines/>
                  <w:numPr>
                    <w:numId w:val="9"/>
                  </w:numPr>
                  <w:ind w:hanging="360"/>
                </w:pPr>
              </w:pPrChange>
            </w:pPr>
          </w:p>
        </w:tc>
      </w:tr>
      <w:tr w:rsidR="00447470" w:rsidRPr="00E76FA3" w14:paraId="0BAA3791" w14:textId="77777777" w:rsidTr="00E76FA3">
        <w:trPr>
          <w:cantSplit/>
          <w:trPrChange w:id="144" w:author="Shah Ashay" w:date="2018-04-16T16:24:00Z">
            <w:trPr>
              <w:cantSplit/>
            </w:trPr>
          </w:trPrChange>
        </w:trPr>
        <w:tc>
          <w:tcPr>
            <w:tcW w:w="2880" w:type="dxa"/>
            <w:shd w:val="clear" w:color="auto" w:fill="C6D9F1" w:themeFill="text2" w:themeFillTint="33"/>
            <w:vAlign w:val="center"/>
            <w:tcPrChange w:id="145" w:author="Shah Ashay" w:date="2018-04-16T16:24:00Z">
              <w:tcPr>
                <w:tcW w:w="2880" w:type="dxa"/>
                <w:shd w:val="clear" w:color="auto" w:fill="C6D9F1" w:themeFill="text2" w:themeFillTint="33"/>
              </w:tcPr>
            </w:tcPrChange>
          </w:tcPr>
          <w:p w14:paraId="0BAA378F" w14:textId="77777777" w:rsidR="00447470" w:rsidRPr="00E76FA3" w:rsidRDefault="00447470" w:rsidP="00E76FA3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b/>
                <w:sz w:val="20"/>
                <w:szCs w:val="20"/>
              </w:rPr>
            </w:pPr>
            <w:r w:rsidRPr="00E76FA3">
              <w:rPr>
                <w:rFonts w:cs="Arial"/>
                <w:b/>
                <w:sz w:val="20"/>
                <w:szCs w:val="20"/>
              </w:rPr>
              <w:t>Approver</w:t>
            </w:r>
          </w:p>
        </w:tc>
        <w:tc>
          <w:tcPr>
            <w:tcW w:w="6480" w:type="dxa"/>
            <w:vAlign w:val="center"/>
            <w:tcPrChange w:id="146" w:author="Shah Ashay" w:date="2018-04-16T16:24:00Z">
              <w:tcPr>
                <w:tcW w:w="6480" w:type="dxa"/>
              </w:tcPr>
            </w:tcPrChange>
          </w:tcPr>
          <w:p w14:paraId="0BAA3790" w14:textId="77777777" w:rsidR="00447470" w:rsidRPr="00E76FA3" w:rsidRDefault="00447470" w:rsidP="00E76FA3">
            <w:pPr>
              <w:keepNext/>
              <w:keepLines/>
              <w:rPr>
                <w:rFonts w:cs="Arial"/>
                <w:color w:val="0070C0"/>
                <w:sz w:val="20"/>
                <w:szCs w:val="20"/>
              </w:rPr>
            </w:pPr>
          </w:p>
        </w:tc>
      </w:tr>
    </w:tbl>
    <w:p w14:paraId="0BAA3792" w14:textId="77777777" w:rsidR="00447470" w:rsidRPr="00B53D06" w:rsidRDefault="00447470" w:rsidP="00447470">
      <w:pPr>
        <w:rPr>
          <w:rFonts w:cs="Arial"/>
        </w:rPr>
      </w:pPr>
    </w:p>
    <w:p w14:paraId="0BAA3793" w14:textId="2AAD2E6D" w:rsidR="00D17537" w:rsidRPr="00B53D06" w:rsidRDefault="00D17537">
      <w:pPr>
        <w:rPr>
          <w:ins w:id="147" w:author="Prakash Atul (Ext)" w:date="2018-03-27T16:51:00Z"/>
          <w:rFonts w:cs="Arial"/>
          <w:b/>
          <w:bCs/>
          <w:sz w:val="24"/>
          <w:szCs w:val="32"/>
        </w:rPr>
      </w:pPr>
      <w:bookmarkStart w:id="148" w:name="_Toc536253722"/>
      <w:bookmarkStart w:id="149" w:name="_Toc536258288"/>
    </w:p>
    <w:p w14:paraId="676F24C0" w14:textId="604969FE" w:rsidR="00E7216A" w:rsidRPr="00B53D06" w:rsidRDefault="00E7216A" w:rsidP="00E7216A">
      <w:pPr>
        <w:rPr>
          <w:ins w:id="150" w:author="Prakash Atul (Ext)" w:date="2018-03-27T16:51:00Z"/>
          <w:rFonts w:cs="Arial"/>
          <w:b/>
          <w:bCs/>
          <w:sz w:val="24"/>
          <w:szCs w:val="32"/>
        </w:rPr>
      </w:pPr>
      <w:ins w:id="151" w:author="Prakash Atul (Ext)" w:date="2018-03-27T16:51:00Z">
        <w:r w:rsidRPr="00B53D06">
          <w:rPr>
            <w:rFonts w:cs="Arial"/>
            <w:bCs/>
            <w:color w:val="000000"/>
            <w:szCs w:val="22"/>
            <w:rPrChange w:id="152" w:author="Batra Yogesh (EXT)" w:date="2018-04-13T12:38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>Note: the toolbar on EC11</w:t>
        </w:r>
      </w:ins>
      <w:ins w:id="153" w:author="Batra Yogesh (EXT)" w:date="2018-04-13T12:38:00Z">
        <w:r w:rsidR="00B53D06">
          <w:rPr>
            <w:rFonts w:cs="Arial"/>
            <w:bCs/>
            <w:color w:val="000000"/>
            <w:szCs w:val="22"/>
          </w:rPr>
          <w:t>.2</w:t>
        </w:r>
      </w:ins>
      <w:ins w:id="154" w:author="Prakash Atul (Ext)" w:date="2018-03-27T16:51:00Z">
        <w:r w:rsidRPr="00B53D06">
          <w:rPr>
            <w:rFonts w:cs="Arial"/>
            <w:bCs/>
            <w:color w:val="000000"/>
            <w:szCs w:val="22"/>
            <w:rPrChange w:id="155" w:author="Batra Yogesh (EXT)" w:date="2018-04-13T12:38:00Z">
              <w:rPr>
                <w:rFonts w:ascii="Calibri Light" w:hAnsi="Calibri Light" w:cs="Calibri Light"/>
                <w:bCs/>
                <w:color w:val="000000"/>
                <w:szCs w:val="22"/>
              </w:rPr>
            </w:rPrChange>
          </w:rPr>
          <w:t xml:space="preserve"> has changed. Refer to the image below for different buttons</w:t>
        </w:r>
      </w:ins>
    </w:p>
    <w:p w14:paraId="2DE1D2FC" w14:textId="77777777" w:rsidR="00E7216A" w:rsidRPr="00B53D06" w:rsidRDefault="00E7216A" w:rsidP="00E7216A">
      <w:pPr>
        <w:rPr>
          <w:ins w:id="156" w:author="Prakash Atul (Ext)" w:date="2018-03-27T16:51:00Z"/>
          <w:rFonts w:cs="Arial"/>
          <w:b/>
          <w:bCs/>
          <w:sz w:val="24"/>
          <w:szCs w:val="32"/>
        </w:rPr>
      </w:pPr>
    </w:p>
    <w:p w14:paraId="4B67E357" w14:textId="77777777" w:rsidR="00E7216A" w:rsidRPr="00B53D06" w:rsidRDefault="00E7216A" w:rsidP="00E7216A">
      <w:pPr>
        <w:rPr>
          <w:ins w:id="157" w:author="Prakash Atul (Ext)" w:date="2018-03-27T16:51:00Z"/>
          <w:rFonts w:cs="Arial"/>
          <w:b/>
          <w:bCs/>
          <w:sz w:val="24"/>
          <w:szCs w:val="32"/>
        </w:rPr>
      </w:pPr>
      <w:ins w:id="158" w:author="Prakash Atul (Ext)" w:date="2018-03-27T16:51:00Z">
        <w:r w:rsidRPr="00B53D06">
          <w:rPr>
            <w:rFonts w:cs="Arial"/>
            <w:noProof/>
            <w:color w:val="000000"/>
            <w:szCs w:val="22"/>
            <w:rPrChange w:id="159" w:author="Batra Yogesh (EXT)" w:date="2018-04-13T12:38:00Z">
              <w:rPr>
                <w:rFonts w:ascii="Calibri" w:hAnsi="Calibri" w:cs="Calibri"/>
                <w:noProof/>
                <w:color w:val="000000"/>
                <w:szCs w:val="22"/>
              </w:rPr>
            </w:rPrChange>
          </w:rPr>
          <w:drawing>
            <wp:inline distT="0" distB="0" distL="0" distR="0" wp14:anchorId="6B89599E" wp14:editId="1F88D854">
              <wp:extent cx="5105048" cy="1144752"/>
              <wp:effectExtent l="19050" t="19050" r="19685" b="17780"/>
              <wp:docPr id="2" name="Picture 2" descr="https://lh6.googleusercontent.com/WUdP0PFWezKFy2Ynx-I6avqXmLbFPFOLIYlo40eBVOTZ-vJOdZnOV0ODUljUAsdXAocQF1qJlQhDZBlJkGa1jHBfmEYwONfYQJ3I8xsTx6uQmEAeBYLtyGw9svpNaG1_w2p1RQu34tA_2epWhQ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https://lh6.googleusercontent.com/WUdP0PFWezKFy2Ynx-I6avqXmLbFPFOLIYlo40eBVOTZ-vJOdZnOV0ODUljUAsdXAocQF1qJlQhDZBlJkGa1jHBfmEYwONfYQJ3I8xsTx6uQmEAeBYLtyGw9svpNaG1_w2p1RQu34tA_2epWhQ"/>
                      <pic:cNvPicPr>
                        <a:picLocks noChangeAspect="1" noChangeArrowheads="1"/>
                      </pic:cNvPicPr>
                    </pic:nvPicPr>
                    <pic:blipFill>
                      <a:blip r:embed="rId1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130089" cy="1150367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accent1"/>
                        </a:solidFill>
                      </a:ln>
                    </pic:spPr>
                  </pic:pic>
                </a:graphicData>
              </a:graphic>
            </wp:inline>
          </w:drawing>
        </w:r>
      </w:ins>
    </w:p>
    <w:p w14:paraId="50DAD8D9" w14:textId="77777777" w:rsidR="00E7216A" w:rsidRPr="00B53D06" w:rsidRDefault="00E7216A">
      <w:pPr>
        <w:rPr>
          <w:rFonts w:cs="Arial"/>
          <w:b/>
          <w:bCs/>
          <w:sz w:val="24"/>
          <w:szCs w:val="32"/>
        </w:rPr>
      </w:pPr>
    </w:p>
    <w:p w14:paraId="037A1447" w14:textId="41C2515C" w:rsidR="00CA3FFB" w:rsidRPr="00B53D06" w:rsidRDefault="00CA3FFB" w:rsidP="00CF3957">
      <w:pPr>
        <w:pStyle w:val="Heading1"/>
      </w:pPr>
      <w:bookmarkStart w:id="160" w:name="_Toc501465290"/>
      <w:bookmarkEnd w:id="148"/>
      <w:bookmarkEnd w:id="149"/>
      <w:r w:rsidRPr="00B53D06">
        <w:t xml:space="preserve">Primary Flow: </w:t>
      </w:r>
      <w:r w:rsidR="000125C6" w:rsidRPr="00B53D06">
        <w:t>BKK</w:t>
      </w:r>
      <w:r w:rsidR="00F03EA7" w:rsidRPr="00B53D06">
        <w:t>_UC17</w:t>
      </w:r>
      <w:r w:rsidR="00CF3957" w:rsidRPr="00B53D06">
        <w:t xml:space="preserve"> – Run Daily Allocation</w:t>
      </w:r>
      <w:bookmarkEnd w:id="160"/>
    </w:p>
    <w:p w14:paraId="4EF8D314" w14:textId="19111340" w:rsidR="00FD23F0" w:rsidRPr="00B53D06" w:rsidRDefault="005B21E9" w:rsidP="00C07B9E">
      <w:pPr>
        <w:pStyle w:val="Heading2"/>
        <w:ind w:left="1260" w:hanging="540"/>
        <w:rPr>
          <w:sz w:val="20"/>
          <w:szCs w:val="20"/>
          <w:rPrChange w:id="161" w:author="Batra Yogesh (EXT)" w:date="2018-04-13T12:38:00Z">
            <w:rPr>
              <w:rFonts w:asciiTheme="minorHAnsi" w:hAnsiTheme="minorHAnsi"/>
              <w:sz w:val="20"/>
              <w:szCs w:val="20"/>
            </w:rPr>
          </w:rPrChange>
        </w:rPr>
      </w:pPr>
      <w:bookmarkStart w:id="162" w:name="_Toc456769178"/>
      <w:bookmarkStart w:id="163" w:name="_Toc501465291"/>
      <w:bookmarkStart w:id="164" w:name="_Toc456593749"/>
      <w:r w:rsidRPr="00B53D06">
        <w:rPr>
          <w:rPrChange w:id="165" w:author="Batra Yogesh (EXT)" w:date="2018-04-13T12:38:00Z">
            <w:rPr>
              <w:rFonts w:asciiTheme="minorHAnsi" w:hAnsiTheme="minorHAnsi"/>
            </w:rPr>
          </w:rPrChange>
        </w:rPr>
        <w:t xml:space="preserve">Trigger:  </w:t>
      </w:r>
      <w:bookmarkEnd w:id="162"/>
      <w:r w:rsidR="00C07B9E" w:rsidRPr="00B53D06">
        <w:rPr>
          <w:rPrChange w:id="166" w:author="Batra Yogesh (EXT)" w:date="2018-04-13T12:38:00Z">
            <w:rPr>
              <w:rFonts w:asciiTheme="minorHAnsi" w:hAnsiTheme="minorHAnsi"/>
            </w:rPr>
          </w:rPrChange>
        </w:rPr>
        <w:t>Run Daily allocation process</w:t>
      </w:r>
      <w:bookmarkEnd w:id="163"/>
      <w:r w:rsidRPr="00B53D06">
        <w:rPr>
          <w:rPrChange w:id="167" w:author="Batra Yogesh (EXT)" w:date="2018-04-13T12:38:00Z">
            <w:rPr>
              <w:rFonts w:asciiTheme="minorHAnsi" w:hAnsiTheme="minorHAnsi"/>
            </w:rPr>
          </w:rPrChange>
        </w:rPr>
        <w:t xml:space="preserve"> </w:t>
      </w:r>
      <w:bookmarkEnd w:id="164"/>
    </w:p>
    <w:p w14:paraId="7D68A096" w14:textId="18487AAF" w:rsidR="00CA3FFB" w:rsidRPr="00B53D06" w:rsidRDefault="00CA3FFB" w:rsidP="00CA3FFB">
      <w:pPr>
        <w:rPr>
          <w:rFonts w:cs="Arial"/>
          <w:color w:val="000000" w:themeColor="text1"/>
          <w:sz w:val="20"/>
          <w:szCs w:val="20"/>
        </w:rPr>
      </w:pPr>
      <w:r w:rsidRPr="00B53D06">
        <w:rPr>
          <w:rFonts w:cs="Arial"/>
          <w:color w:val="000000" w:themeColor="text1"/>
          <w:sz w:val="20"/>
          <w:szCs w:val="20"/>
        </w:rPr>
        <w:t>.</w:t>
      </w:r>
    </w:p>
    <w:p w14:paraId="31E58E8F" w14:textId="77777777" w:rsidR="00CA3FFB" w:rsidRPr="00E76FA3" w:rsidRDefault="00CA3FFB" w:rsidP="00CA3FFB">
      <w:pPr>
        <w:rPr>
          <w:rFonts w:cs="Arial"/>
          <w:i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168" w:author="Shah Ashay" w:date="2018-04-16T16:24:00Z">
          <w:tblPr>
            <w:tblW w:w="9360" w:type="dxa"/>
            <w:tblInd w:w="11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896"/>
        <w:gridCol w:w="3420"/>
        <w:gridCol w:w="2158"/>
        <w:gridCol w:w="2876"/>
        <w:tblGridChange w:id="169">
          <w:tblGrid>
            <w:gridCol w:w="630"/>
            <w:gridCol w:w="3690"/>
            <w:gridCol w:w="2160"/>
            <w:gridCol w:w="2880"/>
          </w:tblGrid>
        </w:tblGridChange>
      </w:tblGrid>
      <w:tr w:rsidR="00CA3FFB" w:rsidRPr="00E76FA3" w14:paraId="396D6452" w14:textId="77777777" w:rsidTr="00E76FA3">
        <w:trPr>
          <w:tblHeader/>
          <w:trPrChange w:id="170" w:author="Shah Ashay" w:date="2018-04-16T16:24:00Z">
            <w:trPr>
              <w:tblHeader/>
            </w:trPr>
          </w:trPrChange>
        </w:trPr>
        <w:tc>
          <w:tcPr>
            <w:tcW w:w="479" w:type="pct"/>
            <w:shd w:val="pct15" w:color="auto" w:fill="auto"/>
            <w:tcPrChange w:id="171" w:author="Shah Ashay" w:date="2018-04-16T16:24:00Z">
              <w:tcPr>
                <w:tcW w:w="630" w:type="dxa"/>
                <w:shd w:val="pct15" w:color="auto" w:fill="auto"/>
              </w:tcPr>
            </w:tcPrChange>
          </w:tcPr>
          <w:p w14:paraId="4E9AC55C" w14:textId="77777777" w:rsidR="00CA3FFB" w:rsidRPr="00E76FA3" w:rsidRDefault="00CA3FFB" w:rsidP="00CA3FFB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  <w:rPrChange w:id="172" w:author="Shah Ashay" w:date="2018-04-16T16:24:00Z">
                  <w:rPr>
                    <w:rFonts w:asciiTheme="minorHAnsi" w:hAnsiTheme="minorHAnsi"/>
                    <w:b/>
                    <w:sz w:val="20"/>
                  </w:rPr>
                </w:rPrChange>
              </w:rPr>
            </w:pPr>
            <w:r w:rsidRPr="00E76FA3">
              <w:rPr>
                <w:rFonts w:cs="Arial"/>
                <w:b/>
                <w:sz w:val="20"/>
                <w:szCs w:val="20"/>
                <w:rPrChange w:id="173" w:author="Shah Ashay" w:date="2018-04-16T16:24:00Z">
                  <w:rPr>
                    <w:rFonts w:asciiTheme="minorHAnsi" w:hAnsiTheme="minorHAnsi"/>
                    <w:b/>
                    <w:sz w:val="20"/>
                  </w:rPr>
                </w:rPrChange>
              </w:rPr>
              <w:t>Step</w:t>
            </w:r>
          </w:p>
        </w:tc>
        <w:tc>
          <w:tcPr>
            <w:tcW w:w="1829" w:type="pct"/>
            <w:shd w:val="pct15" w:color="auto" w:fill="auto"/>
            <w:tcPrChange w:id="174" w:author="Shah Ashay" w:date="2018-04-16T16:24:00Z">
              <w:tcPr>
                <w:tcW w:w="3690" w:type="dxa"/>
                <w:shd w:val="pct15" w:color="auto" w:fill="auto"/>
              </w:tcPr>
            </w:tcPrChange>
          </w:tcPr>
          <w:p w14:paraId="22924A38" w14:textId="77777777" w:rsidR="00CA3FFB" w:rsidRPr="00E76FA3" w:rsidRDefault="00CA3FFB" w:rsidP="00CA3FFB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  <w:rPrChange w:id="175" w:author="Shah Ashay" w:date="2018-04-16T16:24:00Z">
                  <w:rPr>
                    <w:rFonts w:asciiTheme="minorHAnsi" w:hAnsiTheme="minorHAnsi"/>
                    <w:b/>
                    <w:sz w:val="20"/>
                  </w:rPr>
                </w:rPrChange>
              </w:rPr>
            </w:pPr>
            <w:r w:rsidRPr="00E76FA3">
              <w:rPr>
                <w:rFonts w:cs="Arial"/>
                <w:b/>
                <w:sz w:val="20"/>
                <w:szCs w:val="20"/>
                <w:rPrChange w:id="176" w:author="Shah Ashay" w:date="2018-04-16T16:24:00Z">
                  <w:rPr>
                    <w:rFonts w:asciiTheme="minorHAnsi" w:hAnsiTheme="minorHAnsi"/>
                    <w:b/>
                    <w:sz w:val="20"/>
                  </w:rPr>
                </w:rPrChange>
              </w:rPr>
              <w:t>Actor Action</w:t>
            </w:r>
          </w:p>
        </w:tc>
        <w:tc>
          <w:tcPr>
            <w:tcW w:w="1154" w:type="pct"/>
            <w:shd w:val="pct15" w:color="auto" w:fill="auto"/>
            <w:tcPrChange w:id="177" w:author="Shah Ashay" w:date="2018-04-16T16:24:00Z">
              <w:tcPr>
                <w:tcW w:w="2160" w:type="dxa"/>
                <w:shd w:val="pct15" w:color="auto" w:fill="auto"/>
              </w:tcPr>
            </w:tcPrChange>
          </w:tcPr>
          <w:p w14:paraId="6135FA1E" w14:textId="77777777" w:rsidR="00CA3FFB" w:rsidRPr="00E76FA3" w:rsidRDefault="00CA3FFB" w:rsidP="00CA3FFB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  <w:rPrChange w:id="178" w:author="Shah Ashay" w:date="2018-04-16T16:24:00Z">
                  <w:rPr>
                    <w:rFonts w:asciiTheme="minorHAnsi" w:hAnsiTheme="minorHAnsi"/>
                    <w:b/>
                    <w:sz w:val="20"/>
                  </w:rPr>
                </w:rPrChange>
              </w:rPr>
            </w:pPr>
            <w:r w:rsidRPr="00E76FA3">
              <w:rPr>
                <w:rFonts w:cs="Arial"/>
                <w:b/>
                <w:sz w:val="20"/>
                <w:szCs w:val="20"/>
                <w:rPrChange w:id="179" w:author="Shah Ashay" w:date="2018-04-16T16:24:00Z">
                  <w:rPr>
                    <w:rFonts w:asciiTheme="minorHAnsi" w:hAnsiTheme="minorHAnsi"/>
                    <w:b/>
                    <w:sz w:val="20"/>
                  </w:rPr>
                </w:rPrChange>
              </w:rPr>
              <w:t>System Response</w:t>
            </w:r>
          </w:p>
        </w:tc>
        <w:tc>
          <w:tcPr>
            <w:tcW w:w="1538" w:type="pct"/>
            <w:shd w:val="pct15" w:color="auto" w:fill="auto"/>
            <w:tcPrChange w:id="180" w:author="Shah Ashay" w:date="2018-04-16T16:24:00Z">
              <w:tcPr>
                <w:tcW w:w="2880" w:type="dxa"/>
                <w:shd w:val="pct15" w:color="auto" w:fill="auto"/>
              </w:tcPr>
            </w:tcPrChange>
          </w:tcPr>
          <w:p w14:paraId="6EC93E71" w14:textId="77777777" w:rsidR="00CA3FFB" w:rsidRPr="00E76FA3" w:rsidRDefault="00CA3FFB" w:rsidP="00CA3FFB">
            <w:pPr>
              <w:spacing w:before="60" w:after="60"/>
              <w:jc w:val="center"/>
              <w:rPr>
                <w:rFonts w:cs="Arial"/>
                <w:b/>
                <w:sz w:val="20"/>
                <w:szCs w:val="20"/>
                <w:rPrChange w:id="181" w:author="Shah Ashay" w:date="2018-04-16T16:24:00Z">
                  <w:rPr>
                    <w:rFonts w:asciiTheme="minorHAnsi" w:hAnsiTheme="minorHAnsi"/>
                    <w:b/>
                    <w:sz w:val="20"/>
                  </w:rPr>
                </w:rPrChange>
              </w:rPr>
            </w:pPr>
            <w:r w:rsidRPr="00E76FA3">
              <w:rPr>
                <w:rFonts w:cs="Arial"/>
                <w:b/>
                <w:sz w:val="20"/>
                <w:szCs w:val="20"/>
                <w:rPrChange w:id="182" w:author="Shah Ashay" w:date="2018-04-16T16:24:00Z">
                  <w:rPr>
                    <w:rFonts w:asciiTheme="minorHAnsi" w:hAnsiTheme="minorHAnsi"/>
                    <w:b/>
                    <w:sz w:val="20"/>
                  </w:rPr>
                </w:rPrChange>
              </w:rPr>
              <w:t>Notes</w:t>
            </w:r>
          </w:p>
        </w:tc>
      </w:tr>
      <w:tr w:rsidR="005D440F" w:rsidRPr="00E76FA3" w14:paraId="17D7F246" w14:textId="77777777" w:rsidTr="00E76FA3">
        <w:trPr>
          <w:cantSplit/>
          <w:trPrChange w:id="183" w:author="Shah Ashay" w:date="2018-04-16T16:24:00Z">
            <w:trPr>
              <w:cantSplit/>
            </w:trPr>
          </w:trPrChange>
        </w:trPr>
        <w:tc>
          <w:tcPr>
            <w:tcW w:w="479" w:type="pct"/>
            <w:tcPrChange w:id="184" w:author="Shah Ashay" w:date="2018-04-16T16:24:00Z">
              <w:tcPr>
                <w:tcW w:w="630" w:type="dxa"/>
              </w:tcPr>
            </w:tcPrChange>
          </w:tcPr>
          <w:p w14:paraId="34AE6D97" w14:textId="77777777" w:rsidR="005D440F" w:rsidRPr="00E76FA3" w:rsidRDefault="005D440F" w:rsidP="00CA3FFB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szCs w:val="20"/>
                <w:rPrChange w:id="185" w:author="Shah Ashay" w:date="2018-04-16T16:2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829" w:type="pct"/>
            <w:tcPrChange w:id="186" w:author="Shah Ashay" w:date="2018-04-16T16:24:00Z">
              <w:tcPr>
                <w:tcW w:w="3690" w:type="dxa"/>
              </w:tcPr>
            </w:tcPrChange>
          </w:tcPr>
          <w:p w14:paraId="43A62901" w14:textId="77777777" w:rsidR="005D440F" w:rsidRPr="00E76FA3" w:rsidRDefault="005D440F" w:rsidP="00705162">
            <w:pPr>
              <w:pStyle w:val="TableText"/>
              <w:rPr>
                <w:rFonts w:cs="Arial"/>
                <w:sz w:val="20"/>
                <w:szCs w:val="20"/>
                <w:rPrChange w:id="187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sz w:val="20"/>
                <w:szCs w:val="20"/>
                <w:rPrChange w:id="188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Open up </w:t>
            </w:r>
            <w:r w:rsidRPr="00E76FA3">
              <w:rPr>
                <w:rFonts w:cs="Arial"/>
                <w:b/>
                <w:i/>
                <w:sz w:val="20"/>
                <w:szCs w:val="20"/>
                <w:rPrChange w:id="189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Daily Allocation  </w:t>
            </w:r>
            <w:r w:rsidRPr="00E76FA3">
              <w:rPr>
                <w:rFonts w:cs="Arial"/>
                <w:sz w:val="20"/>
                <w:szCs w:val="20"/>
                <w:rPrChange w:id="190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screen</w:t>
            </w:r>
          </w:p>
          <w:p w14:paraId="2E65E9F0" w14:textId="587FE32E" w:rsidR="005D440F" w:rsidRPr="00E76FA3" w:rsidRDefault="005D440F" w:rsidP="002F7A27">
            <w:pPr>
              <w:spacing w:after="120"/>
              <w:rPr>
                <w:rFonts w:cs="Arial"/>
                <w:i/>
                <w:sz w:val="20"/>
                <w:szCs w:val="20"/>
              </w:rPr>
            </w:pPr>
            <w:r w:rsidRPr="00E76FA3">
              <w:rPr>
                <w:rFonts w:cs="Arial"/>
                <w:i/>
                <w:sz w:val="20"/>
                <w:szCs w:val="20"/>
                <w:rPrChange w:id="191" w:author="Shah Ashay" w:date="2018-04-16T16:2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EC Production </w:t>
            </w:r>
            <w:r w:rsidRPr="00E76FA3">
              <w:rPr>
                <w:rFonts w:cs="Arial"/>
                <w:i/>
                <w:sz w:val="20"/>
                <w:szCs w:val="20"/>
                <w:rPrChange w:id="192" w:author="Shah Ashay" w:date="2018-04-16T16:2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E76FA3">
              <w:rPr>
                <w:rFonts w:cs="Arial"/>
                <w:i/>
                <w:sz w:val="20"/>
                <w:szCs w:val="20"/>
                <w:rPrChange w:id="193" w:author="Shah Ashay" w:date="2018-04-16T16:2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Allocation </w:t>
            </w:r>
            <w:r w:rsidRPr="00E76FA3">
              <w:rPr>
                <w:rFonts w:cs="Arial"/>
                <w:i/>
                <w:sz w:val="20"/>
                <w:szCs w:val="20"/>
                <w:rPrChange w:id="194" w:author="Shah Ashay" w:date="2018-04-16T16:2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sym w:font="Wingdings" w:char="F0E0"/>
            </w:r>
            <w:r w:rsidRPr="00E76FA3">
              <w:rPr>
                <w:rFonts w:cs="Arial"/>
                <w:i/>
                <w:sz w:val="20"/>
                <w:szCs w:val="20"/>
                <w:rPrChange w:id="195" w:author="Shah Ashay" w:date="2018-04-16T16:24:00Z">
                  <w:rPr>
                    <w:rFonts w:asciiTheme="minorHAnsi" w:hAnsiTheme="minorHAnsi"/>
                    <w:i/>
                    <w:sz w:val="20"/>
                    <w:szCs w:val="20"/>
                  </w:rPr>
                </w:rPrChange>
              </w:rPr>
              <w:t xml:space="preserve"> Daily Allocation</w:t>
            </w:r>
          </w:p>
        </w:tc>
        <w:tc>
          <w:tcPr>
            <w:tcW w:w="1154" w:type="pct"/>
            <w:tcPrChange w:id="196" w:author="Shah Ashay" w:date="2018-04-16T16:24:00Z">
              <w:tcPr>
                <w:tcW w:w="2160" w:type="dxa"/>
              </w:tcPr>
            </w:tcPrChange>
          </w:tcPr>
          <w:p w14:paraId="22D5BBA8" w14:textId="77777777" w:rsidR="005D440F" w:rsidRPr="00E76FA3" w:rsidRDefault="005D440F" w:rsidP="00705162">
            <w:pPr>
              <w:rPr>
                <w:rFonts w:cs="Arial"/>
                <w:sz w:val="20"/>
                <w:szCs w:val="20"/>
                <w:rPrChange w:id="197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sz w:val="20"/>
                <w:szCs w:val="20"/>
                <w:rPrChange w:id="198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The following fields are automatically populated:</w:t>
            </w:r>
          </w:p>
          <w:p w14:paraId="7C8CE023" w14:textId="2B085225" w:rsidR="005D440F" w:rsidRPr="00E76FA3" w:rsidRDefault="005D440F" w:rsidP="005D440F">
            <w:pPr>
              <w:pStyle w:val="ListParagraph"/>
              <w:numPr>
                <w:ilvl w:val="0"/>
                <w:numId w:val="20"/>
              </w:numPr>
              <w:rPr>
                <w:rFonts w:cs="Arial"/>
                <w:sz w:val="20"/>
                <w:szCs w:val="20"/>
                <w:rPrChange w:id="199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b/>
                <w:i/>
                <w:sz w:val="20"/>
                <w:szCs w:val="20"/>
                <w:rPrChange w:id="200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To Date </w:t>
            </w:r>
            <w:r w:rsidRPr="00E76FA3">
              <w:rPr>
                <w:rFonts w:cs="Arial"/>
                <w:sz w:val="20"/>
                <w:szCs w:val="20"/>
                <w:rPrChange w:id="201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is </w:t>
            </w:r>
            <w:del w:id="202" w:author="Prakash Atul (Ext)" w:date="2018-03-27T16:52:00Z">
              <w:r w:rsidRPr="00E76FA3" w:rsidDel="00E7216A">
                <w:rPr>
                  <w:rFonts w:cs="Arial"/>
                  <w:sz w:val="20"/>
                  <w:szCs w:val="20"/>
                  <w:rPrChange w:id="203" w:author="Shah Ashay" w:date="2018-04-16T16:24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delText>today</w:delText>
              </w:r>
            </w:del>
            <w:ins w:id="204" w:author="Prakash Atul (Ext)" w:date="2018-03-27T16:52:00Z">
              <w:r w:rsidR="00E7216A" w:rsidRPr="00E76FA3">
                <w:rPr>
                  <w:rFonts w:cs="Arial"/>
                  <w:sz w:val="20"/>
                  <w:szCs w:val="20"/>
                  <w:rPrChange w:id="205" w:author="Shah Ashay" w:date="2018-04-16T16:24:00Z">
                    <w:rPr>
                      <w:rFonts w:asciiTheme="minorHAnsi" w:hAnsiTheme="minorHAnsi"/>
                      <w:sz w:val="20"/>
                      <w:szCs w:val="20"/>
                    </w:rPr>
                  </w:rPrChange>
                </w:rPr>
                <w:t>Yesterday</w:t>
              </w:r>
            </w:ins>
            <w:r w:rsidRPr="00E76FA3">
              <w:rPr>
                <w:rFonts w:cs="Arial"/>
                <w:sz w:val="20"/>
                <w:szCs w:val="20"/>
                <w:rPrChange w:id="206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’s date</w:t>
            </w:r>
          </w:p>
          <w:p w14:paraId="395504B2" w14:textId="437FA330" w:rsidR="005D440F" w:rsidRPr="00E76FA3" w:rsidRDefault="005D440F" w:rsidP="00CA3FFB">
            <w:pPr>
              <w:numPr>
                <w:ilvl w:val="0"/>
                <w:numId w:val="3"/>
              </w:numPr>
              <w:tabs>
                <w:tab w:val="clear" w:pos="720"/>
                <w:tab w:val="num" w:pos="245"/>
              </w:tabs>
              <w:spacing w:after="120"/>
              <w:ind w:left="245" w:hanging="245"/>
              <w:rPr>
                <w:rFonts w:cs="Arial"/>
                <w:sz w:val="20"/>
                <w:szCs w:val="20"/>
              </w:rPr>
            </w:pPr>
            <w:r w:rsidRPr="00E76FA3">
              <w:rPr>
                <w:rFonts w:cs="Arial"/>
                <w:sz w:val="20"/>
                <w:szCs w:val="20"/>
                <w:rPrChange w:id="207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The hierarchy fields may be pre-populated for the user</w:t>
            </w:r>
          </w:p>
        </w:tc>
        <w:tc>
          <w:tcPr>
            <w:tcW w:w="1538" w:type="pct"/>
            <w:tcPrChange w:id="208" w:author="Shah Ashay" w:date="2018-04-16T16:24:00Z">
              <w:tcPr>
                <w:tcW w:w="2880" w:type="dxa"/>
              </w:tcPr>
            </w:tcPrChange>
          </w:tcPr>
          <w:p w14:paraId="0DA1EB99" w14:textId="111E16BF" w:rsidR="005D440F" w:rsidRPr="00E76FA3" w:rsidRDefault="005D440F" w:rsidP="00CA3FFB">
            <w:pPr>
              <w:rPr>
                <w:rFonts w:cs="Arial"/>
                <w:sz w:val="20"/>
                <w:szCs w:val="20"/>
              </w:rPr>
            </w:pPr>
          </w:p>
        </w:tc>
      </w:tr>
      <w:tr w:rsidR="005D440F" w:rsidRPr="00E76FA3" w14:paraId="6010F02E" w14:textId="77777777" w:rsidTr="00E76FA3">
        <w:trPr>
          <w:cantSplit/>
          <w:trHeight w:val="881"/>
          <w:trPrChange w:id="209" w:author="Shah Ashay" w:date="2018-04-16T16:24:00Z">
            <w:trPr>
              <w:cantSplit/>
              <w:trHeight w:val="881"/>
            </w:trPr>
          </w:trPrChange>
        </w:trPr>
        <w:tc>
          <w:tcPr>
            <w:tcW w:w="479" w:type="pct"/>
            <w:tcPrChange w:id="210" w:author="Shah Ashay" w:date="2018-04-16T16:24:00Z">
              <w:tcPr>
                <w:tcW w:w="630" w:type="dxa"/>
              </w:tcPr>
            </w:tcPrChange>
          </w:tcPr>
          <w:p w14:paraId="527628EB" w14:textId="77777777" w:rsidR="005D440F" w:rsidRPr="00E76FA3" w:rsidRDefault="005D440F" w:rsidP="00CA3FFB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szCs w:val="20"/>
                <w:rPrChange w:id="211" w:author="Shah Ashay" w:date="2018-04-16T16:2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829" w:type="pct"/>
            <w:tcPrChange w:id="212" w:author="Shah Ashay" w:date="2018-04-16T16:24:00Z">
              <w:tcPr>
                <w:tcW w:w="3690" w:type="dxa"/>
              </w:tcPr>
            </w:tcPrChange>
          </w:tcPr>
          <w:p w14:paraId="1A0C8FC6" w14:textId="435E6627" w:rsidR="005D440F" w:rsidRPr="00E76FA3" w:rsidRDefault="005D440F" w:rsidP="00CA3FFB">
            <w:pPr>
              <w:spacing w:after="120"/>
              <w:rPr>
                <w:rFonts w:cs="Arial"/>
                <w:sz w:val="20"/>
                <w:szCs w:val="20"/>
              </w:rPr>
            </w:pPr>
            <w:r w:rsidRPr="00E76FA3">
              <w:rPr>
                <w:rFonts w:cs="Arial"/>
                <w:sz w:val="20"/>
                <w:szCs w:val="20"/>
                <w:rPrChange w:id="213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Select </w:t>
            </w:r>
            <w:r w:rsidRPr="00E76FA3">
              <w:rPr>
                <w:rFonts w:cs="Arial"/>
                <w:b/>
                <w:i/>
                <w:sz w:val="20"/>
                <w:szCs w:val="20"/>
                <w:rPrChange w:id="214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From</w:t>
            </w:r>
            <w:r w:rsidRPr="00E76FA3">
              <w:rPr>
                <w:rFonts w:cs="Arial"/>
                <w:sz w:val="20"/>
                <w:szCs w:val="20"/>
                <w:rPrChange w:id="215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</w:t>
            </w:r>
            <w:r w:rsidRPr="00E76FA3">
              <w:rPr>
                <w:rFonts w:cs="Arial"/>
                <w:b/>
                <w:i/>
                <w:sz w:val="20"/>
                <w:szCs w:val="20"/>
                <w:rPrChange w:id="216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Date</w:t>
            </w:r>
            <w:r w:rsidRPr="00E76FA3">
              <w:rPr>
                <w:rFonts w:cs="Arial"/>
                <w:sz w:val="20"/>
                <w:szCs w:val="20"/>
                <w:rPrChange w:id="217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  (if required) to run the allocation</w:t>
            </w:r>
          </w:p>
        </w:tc>
        <w:tc>
          <w:tcPr>
            <w:tcW w:w="1154" w:type="pct"/>
            <w:tcPrChange w:id="218" w:author="Shah Ashay" w:date="2018-04-16T16:24:00Z">
              <w:tcPr>
                <w:tcW w:w="2160" w:type="dxa"/>
              </w:tcPr>
            </w:tcPrChange>
          </w:tcPr>
          <w:p w14:paraId="6EF44E95" w14:textId="69258D95" w:rsidR="005D440F" w:rsidRPr="00E76FA3" w:rsidRDefault="005D440F" w:rsidP="00CA3FFB">
            <w:pPr>
              <w:rPr>
                <w:rFonts w:cs="Arial"/>
                <w:sz w:val="20"/>
                <w:szCs w:val="20"/>
              </w:rPr>
            </w:pPr>
            <w:r w:rsidRPr="00E76FA3">
              <w:rPr>
                <w:rFonts w:cs="Arial"/>
                <w:sz w:val="20"/>
                <w:szCs w:val="20"/>
                <w:rPrChange w:id="219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From date is displayed in entry field</w:t>
            </w:r>
          </w:p>
        </w:tc>
        <w:tc>
          <w:tcPr>
            <w:tcW w:w="1538" w:type="pct"/>
            <w:tcPrChange w:id="220" w:author="Shah Ashay" w:date="2018-04-16T16:24:00Z">
              <w:tcPr>
                <w:tcW w:w="2880" w:type="dxa"/>
              </w:tcPr>
            </w:tcPrChange>
          </w:tcPr>
          <w:p w14:paraId="2D77980D" w14:textId="77777777" w:rsidR="005D440F" w:rsidRPr="00E76FA3" w:rsidRDefault="005D440F" w:rsidP="00CA3FFB">
            <w:pPr>
              <w:rPr>
                <w:rFonts w:cs="Arial"/>
                <w:sz w:val="20"/>
                <w:szCs w:val="20"/>
              </w:rPr>
            </w:pPr>
          </w:p>
        </w:tc>
      </w:tr>
      <w:tr w:rsidR="005D440F" w:rsidRPr="00E76FA3" w14:paraId="6F6FB13A" w14:textId="77777777" w:rsidTr="00E76FA3">
        <w:tc>
          <w:tcPr>
            <w:tcW w:w="479" w:type="pct"/>
            <w:tcPrChange w:id="221" w:author="Shah Ashay" w:date="2018-04-16T16:24:00Z">
              <w:tcPr>
                <w:tcW w:w="630" w:type="dxa"/>
              </w:tcPr>
            </w:tcPrChange>
          </w:tcPr>
          <w:p w14:paraId="04DAFD2A" w14:textId="77777777" w:rsidR="005D440F" w:rsidRPr="00E76FA3" w:rsidRDefault="005D440F" w:rsidP="00CA3FFB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szCs w:val="20"/>
                <w:rPrChange w:id="222" w:author="Shah Ashay" w:date="2018-04-16T16:2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829" w:type="pct"/>
            <w:tcPrChange w:id="223" w:author="Shah Ashay" w:date="2018-04-16T16:24:00Z">
              <w:tcPr>
                <w:tcW w:w="3690" w:type="dxa"/>
              </w:tcPr>
            </w:tcPrChange>
          </w:tcPr>
          <w:p w14:paraId="69E4483A" w14:textId="301E4600" w:rsidR="005D440F" w:rsidRPr="00E76FA3" w:rsidRDefault="005D440F" w:rsidP="00CA3FFB">
            <w:pPr>
              <w:tabs>
                <w:tab w:val="left" w:pos="2490"/>
              </w:tabs>
              <w:rPr>
                <w:rFonts w:cs="Arial"/>
                <w:sz w:val="20"/>
                <w:szCs w:val="20"/>
              </w:rPr>
            </w:pPr>
            <w:r w:rsidRPr="00E76FA3">
              <w:rPr>
                <w:rFonts w:cs="Arial"/>
                <w:sz w:val="20"/>
                <w:szCs w:val="20"/>
                <w:rPrChange w:id="224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Select </w:t>
            </w:r>
            <w:r w:rsidRPr="00E76FA3">
              <w:rPr>
                <w:rFonts w:cs="Arial"/>
                <w:b/>
                <w:i/>
                <w:sz w:val="20"/>
                <w:szCs w:val="20"/>
                <w:rPrChange w:id="225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To Date </w:t>
            </w:r>
            <w:r w:rsidRPr="00E76FA3">
              <w:rPr>
                <w:rFonts w:cs="Arial"/>
                <w:sz w:val="20"/>
                <w:szCs w:val="20"/>
                <w:rPrChange w:id="226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to include the end date of the allocation event</w:t>
            </w:r>
          </w:p>
        </w:tc>
        <w:tc>
          <w:tcPr>
            <w:tcW w:w="1154" w:type="pct"/>
            <w:tcPrChange w:id="227" w:author="Shah Ashay" w:date="2018-04-16T16:24:00Z">
              <w:tcPr>
                <w:tcW w:w="2160" w:type="dxa"/>
              </w:tcPr>
            </w:tcPrChange>
          </w:tcPr>
          <w:p w14:paraId="75B3C5DD" w14:textId="30C628B2" w:rsidR="005D440F" w:rsidRPr="00E76FA3" w:rsidRDefault="005D440F" w:rsidP="00CA3FFB">
            <w:pPr>
              <w:rPr>
                <w:rFonts w:cs="Arial"/>
                <w:sz w:val="20"/>
                <w:szCs w:val="20"/>
              </w:rPr>
            </w:pPr>
            <w:r w:rsidRPr="00E76FA3">
              <w:rPr>
                <w:rFonts w:cs="Arial"/>
                <w:sz w:val="20"/>
                <w:szCs w:val="20"/>
                <w:rPrChange w:id="228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To date is displayed in entry field</w:t>
            </w:r>
          </w:p>
        </w:tc>
        <w:tc>
          <w:tcPr>
            <w:tcW w:w="1538" w:type="pct"/>
            <w:tcPrChange w:id="229" w:author="Shah Ashay" w:date="2018-04-16T16:24:00Z">
              <w:tcPr>
                <w:tcW w:w="2880" w:type="dxa"/>
              </w:tcPr>
            </w:tcPrChange>
          </w:tcPr>
          <w:p w14:paraId="0CBAA59A" w14:textId="39F061F7" w:rsidR="005D440F" w:rsidRPr="00E76FA3" w:rsidRDefault="005D440F" w:rsidP="00257727">
            <w:pPr>
              <w:rPr>
                <w:rFonts w:cs="Arial"/>
                <w:sz w:val="20"/>
                <w:szCs w:val="20"/>
              </w:rPr>
            </w:pPr>
          </w:p>
        </w:tc>
      </w:tr>
      <w:tr w:rsidR="005D440F" w:rsidRPr="00E76FA3" w14:paraId="35E7386F" w14:textId="77777777" w:rsidTr="00E76FA3">
        <w:trPr>
          <w:cantSplit/>
          <w:trPrChange w:id="230" w:author="Shah Ashay" w:date="2018-04-16T16:24:00Z">
            <w:trPr>
              <w:cantSplit/>
            </w:trPr>
          </w:trPrChange>
        </w:trPr>
        <w:tc>
          <w:tcPr>
            <w:tcW w:w="479" w:type="pct"/>
            <w:tcPrChange w:id="231" w:author="Shah Ashay" w:date="2018-04-16T16:24:00Z">
              <w:tcPr>
                <w:tcW w:w="630" w:type="dxa"/>
              </w:tcPr>
            </w:tcPrChange>
          </w:tcPr>
          <w:p w14:paraId="2AEEE553" w14:textId="77777777" w:rsidR="005D440F" w:rsidRPr="00E76FA3" w:rsidRDefault="005D440F" w:rsidP="00CA3FFB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szCs w:val="20"/>
                <w:rPrChange w:id="232" w:author="Shah Ashay" w:date="2018-04-16T16:2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829" w:type="pct"/>
            <w:tcPrChange w:id="233" w:author="Shah Ashay" w:date="2018-04-16T16:24:00Z">
              <w:tcPr>
                <w:tcW w:w="3690" w:type="dxa"/>
              </w:tcPr>
            </w:tcPrChange>
          </w:tcPr>
          <w:p w14:paraId="42CB5B93" w14:textId="77777777" w:rsidR="005D440F" w:rsidRPr="00E76FA3" w:rsidRDefault="005D440F" w:rsidP="00705162">
            <w:pPr>
              <w:pStyle w:val="TableText"/>
              <w:rPr>
                <w:rFonts w:cs="Arial"/>
                <w:sz w:val="20"/>
                <w:szCs w:val="20"/>
                <w:rPrChange w:id="234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sz w:val="20"/>
                <w:szCs w:val="20"/>
                <w:rPrChange w:id="235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Navigate to the network using the drop down menus and click </w:t>
            </w:r>
            <w:r w:rsidRPr="00E76FA3">
              <w:rPr>
                <w:rFonts w:cs="Arial"/>
                <w:b/>
                <w:i/>
                <w:sz w:val="20"/>
                <w:szCs w:val="20"/>
                <w:rPrChange w:id="236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Go…</w:t>
            </w:r>
          </w:p>
          <w:p w14:paraId="0E84E767" w14:textId="77777777" w:rsidR="005D440F" w:rsidRPr="00E76FA3" w:rsidRDefault="005D440F" w:rsidP="00705162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237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b/>
                <w:i/>
                <w:sz w:val="20"/>
                <w:szCs w:val="20"/>
                <w:rPrChange w:id="238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Allocation Network</w:t>
            </w:r>
          </w:p>
          <w:p w14:paraId="1BAE1B75" w14:textId="77777777" w:rsidR="005D440F" w:rsidRPr="00E76FA3" w:rsidRDefault="005D440F" w:rsidP="00705162">
            <w:pPr>
              <w:pStyle w:val="TableText"/>
              <w:numPr>
                <w:ilvl w:val="0"/>
                <w:numId w:val="3"/>
              </w:numPr>
              <w:spacing w:after="0"/>
              <w:rPr>
                <w:rFonts w:cs="Arial"/>
                <w:b/>
                <w:i/>
                <w:sz w:val="20"/>
                <w:szCs w:val="20"/>
                <w:rPrChange w:id="239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b/>
                <w:i/>
                <w:sz w:val="20"/>
                <w:szCs w:val="20"/>
                <w:rPrChange w:id="240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Calculation Job</w:t>
            </w:r>
          </w:p>
          <w:p w14:paraId="04281D0D" w14:textId="3D13FC85" w:rsidR="005D440F" w:rsidRPr="00E76FA3" w:rsidRDefault="005D440F" w:rsidP="00CA3FF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154" w:type="pct"/>
            <w:tcPrChange w:id="241" w:author="Shah Ashay" w:date="2018-04-16T16:24:00Z">
              <w:tcPr>
                <w:tcW w:w="2160" w:type="dxa"/>
              </w:tcPr>
            </w:tcPrChange>
          </w:tcPr>
          <w:p w14:paraId="01602476" w14:textId="77777777" w:rsidR="005D440F" w:rsidRPr="00E76FA3" w:rsidRDefault="005D440F" w:rsidP="00705162">
            <w:pPr>
              <w:rPr>
                <w:rFonts w:cs="Arial"/>
                <w:sz w:val="20"/>
                <w:szCs w:val="20"/>
                <w:rPrChange w:id="242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sz w:val="20"/>
                <w:szCs w:val="20"/>
                <w:rPrChange w:id="243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If the allocation process hasn’t been run for selected dates the following message is displayed: “no records found…”</w:t>
            </w:r>
          </w:p>
          <w:p w14:paraId="5F8EFE38" w14:textId="0CC0399C" w:rsidR="005D440F" w:rsidRPr="00E76FA3" w:rsidRDefault="005D440F" w:rsidP="00CA3FFB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538" w:type="pct"/>
            <w:tcPrChange w:id="244" w:author="Shah Ashay" w:date="2018-04-16T16:24:00Z">
              <w:tcPr>
                <w:tcW w:w="2880" w:type="dxa"/>
              </w:tcPr>
            </w:tcPrChange>
          </w:tcPr>
          <w:p w14:paraId="0BBB9246" w14:textId="606364E2" w:rsidR="005D440F" w:rsidRPr="00E76FA3" w:rsidRDefault="005D440F" w:rsidP="00CA3FFB">
            <w:pPr>
              <w:rPr>
                <w:rFonts w:cs="Arial"/>
                <w:sz w:val="20"/>
                <w:szCs w:val="20"/>
              </w:rPr>
            </w:pPr>
          </w:p>
        </w:tc>
      </w:tr>
      <w:tr w:rsidR="005D440F" w:rsidRPr="00E76FA3" w14:paraId="50F6FD44" w14:textId="77777777" w:rsidTr="00E76FA3">
        <w:trPr>
          <w:cantSplit/>
          <w:trPrChange w:id="245" w:author="Shah Ashay" w:date="2018-04-16T16:24:00Z">
            <w:trPr>
              <w:cantSplit/>
            </w:trPr>
          </w:trPrChange>
        </w:trPr>
        <w:tc>
          <w:tcPr>
            <w:tcW w:w="479" w:type="pct"/>
            <w:tcPrChange w:id="246" w:author="Shah Ashay" w:date="2018-04-16T16:24:00Z">
              <w:tcPr>
                <w:tcW w:w="630" w:type="dxa"/>
              </w:tcPr>
            </w:tcPrChange>
          </w:tcPr>
          <w:p w14:paraId="24AAE30D" w14:textId="77777777" w:rsidR="005D440F" w:rsidRPr="00E76FA3" w:rsidRDefault="005D440F" w:rsidP="00CA3FFB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szCs w:val="20"/>
                <w:rPrChange w:id="247" w:author="Shah Ashay" w:date="2018-04-16T16:2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829" w:type="pct"/>
            <w:tcPrChange w:id="248" w:author="Shah Ashay" w:date="2018-04-16T16:24:00Z">
              <w:tcPr>
                <w:tcW w:w="3690" w:type="dxa"/>
              </w:tcPr>
            </w:tcPrChange>
          </w:tcPr>
          <w:p w14:paraId="4AD53D91" w14:textId="17DD1AE9" w:rsidR="005D440F" w:rsidRPr="00E76FA3" w:rsidRDefault="005D440F" w:rsidP="00CA3FFB">
            <w:pPr>
              <w:rPr>
                <w:rFonts w:cs="Arial"/>
                <w:sz w:val="20"/>
                <w:szCs w:val="20"/>
                <w:rPrChange w:id="249" w:author="Shah Ashay" w:date="2018-04-16T16:24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sz w:val="20"/>
                <w:szCs w:val="20"/>
                <w:rPrChange w:id="250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</w:t>
            </w:r>
            <w:r w:rsidRPr="00E76FA3">
              <w:rPr>
                <w:rFonts w:cs="Arial"/>
                <w:b/>
                <w:i/>
                <w:sz w:val="20"/>
                <w:szCs w:val="20"/>
                <w:rPrChange w:id="251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 Run calculation </w:t>
            </w:r>
          </w:p>
        </w:tc>
        <w:tc>
          <w:tcPr>
            <w:tcW w:w="1154" w:type="pct"/>
            <w:tcPrChange w:id="252" w:author="Shah Ashay" w:date="2018-04-16T16:24:00Z">
              <w:tcPr>
                <w:tcW w:w="2160" w:type="dxa"/>
              </w:tcPr>
            </w:tcPrChange>
          </w:tcPr>
          <w:p w14:paraId="185E184A" w14:textId="77777777" w:rsidR="005D440F" w:rsidRPr="00E76FA3" w:rsidRDefault="005D440F" w:rsidP="00705162">
            <w:pPr>
              <w:rPr>
                <w:rFonts w:cs="Arial"/>
                <w:sz w:val="20"/>
                <w:szCs w:val="20"/>
                <w:rPrChange w:id="253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sz w:val="20"/>
                <w:szCs w:val="20"/>
                <w:rPrChange w:id="254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The following data are displayed: </w:t>
            </w:r>
          </w:p>
          <w:p w14:paraId="6CD698D6" w14:textId="77777777" w:rsidR="005D440F" w:rsidRPr="00E76FA3" w:rsidRDefault="005D440F" w:rsidP="005D440F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255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b/>
                <w:i/>
                <w:sz w:val="20"/>
                <w:szCs w:val="20"/>
                <w:rPrChange w:id="256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Run Date</w:t>
            </w:r>
          </w:p>
          <w:p w14:paraId="7FB22E4B" w14:textId="77777777" w:rsidR="005D440F" w:rsidRPr="00E76FA3" w:rsidRDefault="005D440F" w:rsidP="005D440F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257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b/>
                <w:i/>
                <w:sz w:val="20"/>
                <w:szCs w:val="20"/>
                <w:rPrChange w:id="258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Run By</w:t>
            </w:r>
          </w:p>
          <w:p w14:paraId="71A6EA4E" w14:textId="77777777" w:rsidR="005D440F" w:rsidRPr="00E76FA3" w:rsidRDefault="005D440F" w:rsidP="005D440F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259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b/>
                <w:i/>
                <w:sz w:val="20"/>
                <w:szCs w:val="20"/>
                <w:rPrChange w:id="260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Allocation Date</w:t>
            </w:r>
          </w:p>
          <w:p w14:paraId="2B77A44E" w14:textId="77777777" w:rsidR="005D440F" w:rsidRPr="00E76FA3" w:rsidRDefault="005D440F" w:rsidP="005D440F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261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b/>
                <w:i/>
                <w:sz w:val="20"/>
                <w:szCs w:val="20"/>
                <w:rPrChange w:id="262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Duration</w:t>
            </w:r>
          </w:p>
          <w:p w14:paraId="27E70274" w14:textId="77777777" w:rsidR="005D440F" w:rsidRPr="00E76FA3" w:rsidRDefault="005D440F" w:rsidP="005D440F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263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b/>
                <w:i/>
                <w:sz w:val="20"/>
                <w:szCs w:val="20"/>
                <w:rPrChange w:id="264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Calculation job</w:t>
            </w:r>
          </w:p>
          <w:p w14:paraId="6455E5DE" w14:textId="77777777" w:rsidR="005D440F" w:rsidRPr="00E76FA3" w:rsidRDefault="005D440F" w:rsidP="005D440F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265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b/>
                <w:i/>
                <w:sz w:val="20"/>
                <w:szCs w:val="20"/>
                <w:rPrChange w:id="266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Log level</w:t>
            </w:r>
          </w:p>
          <w:p w14:paraId="4E606BA9" w14:textId="77777777" w:rsidR="005D440F" w:rsidRPr="00E76FA3" w:rsidRDefault="005D440F" w:rsidP="005D440F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267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b/>
                <w:i/>
                <w:sz w:val="20"/>
                <w:szCs w:val="20"/>
                <w:rPrChange w:id="268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Exit Status</w:t>
            </w:r>
          </w:p>
          <w:p w14:paraId="640F0F74" w14:textId="77777777" w:rsidR="005D440F" w:rsidRPr="00E76FA3" w:rsidRDefault="005D440F" w:rsidP="005D440F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269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b/>
                <w:i/>
                <w:sz w:val="20"/>
                <w:szCs w:val="20"/>
                <w:rPrChange w:id="270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Comment</w:t>
            </w:r>
          </w:p>
          <w:p w14:paraId="30D0C5E9" w14:textId="77777777" w:rsidR="005D440F" w:rsidRPr="00E76FA3" w:rsidRDefault="005D440F" w:rsidP="005D440F">
            <w:pPr>
              <w:pStyle w:val="ListParagraph"/>
              <w:numPr>
                <w:ilvl w:val="0"/>
                <w:numId w:val="24"/>
              </w:numPr>
              <w:rPr>
                <w:rFonts w:cs="Arial"/>
                <w:sz w:val="20"/>
                <w:szCs w:val="20"/>
                <w:rPrChange w:id="271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b/>
                <w:i/>
                <w:sz w:val="20"/>
                <w:szCs w:val="20"/>
                <w:rPrChange w:id="272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Approval Status</w:t>
            </w:r>
          </w:p>
          <w:p w14:paraId="71A7C754" w14:textId="731ACF48" w:rsidR="005D440F" w:rsidRPr="00E76FA3" w:rsidRDefault="005D440F" w:rsidP="00705162">
            <w:pPr>
              <w:keepNext/>
              <w:keepLines/>
              <w:rPr>
                <w:rFonts w:cs="Arial"/>
                <w:sz w:val="20"/>
                <w:szCs w:val="20"/>
                <w:rPrChange w:id="273" w:author="Shah Ashay" w:date="2018-04-16T16:24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</w:p>
        </w:tc>
        <w:tc>
          <w:tcPr>
            <w:tcW w:w="1538" w:type="pct"/>
            <w:tcPrChange w:id="274" w:author="Shah Ashay" w:date="2018-04-16T16:24:00Z">
              <w:tcPr>
                <w:tcW w:w="2880" w:type="dxa"/>
              </w:tcPr>
            </w:tcPrChange>
          </w:tcPr>
          <w:p w14:paraId="54453D48" w14:textId="77777777" w:rsidR="005D440F" w:rsidRPr="00E76FA3" w:rsidRDefault="005D440F" w:rsidP="00705162">
            <w:pPr>
              <w:rPr>
                <w:rFonts w:cs="Arial"/>
                <w:b/>
                <w:i/>
                <w:sz w:val="20"/>
                <w:szCs w:val="20"/>
                <w:rPrChange w:id="275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sz w:val="20"/>
                <w:szCs w:val="20"/>
                <w:rPrChange w:id="276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To get result of the calculation the user needs to hit </w:t>
            </w:r>
            <w:r w:rsidRPr="00E76FA3">
              <w:rPr>
                <w:rFonts w:cs="Arial"/>
                <w:b/>
                <w:i/>
                <w:sz w:val="20"/>
                <w:szCs w:val="20"/>
                <w:rPrChange w:id="277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Go…</w:t>
            </w:r>
          </w:p>
          <w:p w14:paraId="7F4CD17D" w14:textId="77777777" w:rsidR="005D440F" w:rsidRPr="00E76FA3" w:rsidRDefault="005D440F" w:rsidP="00705162">
            <w:pPr>
              <w:rPr>
                <w:rFonts w:cs="Arial"/>
                <w:b/>
                <w:i/>
                <w:sz w:val="20"/>
                <w:szCs w:val="20"/>
                <w:rPrChange w:id="278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</w:pPr>
          </w:p>
          <w:p w14:paraId="4C96D1AF" w14:textId="77777777" w:rsidR="005D440F" w:rsidRPr="00E76FA3" w:rsidRDefault="005D440F" w:rsidP="00CA3FFB">
            <w:pPr>
              <w:rPr>
                <w:rFonts w:cs="Arial"/>
                <w:sz w:val="20"/>
                <w:szCs w:val="20"/>
              </w:rPr>
            </w:pPr>
          </w:p>
        </w:tc>
      </w:tr>
      <w:tr w:rsidR="005D440F" w:rsidRPr="00E76FA3" w14:paraId="079A3512" w14:textId="77777777" w:rsidTr="00E76FA3">
        <w:trPr>
          <w:cantSplit/>
          <w:trPrChange w:id="279" w:author="Shah Ashay" w:date="2018-04-16T16:24:00Z">
            <w:trPr>
              <w:cantSplit/>
            </w:trPr>
          </w:trPrChange>
        </w:trPr>
        <w:tc>
          <w:tcPr>
            <w:tcW w:w="479" w:type="pct"/>
            <w:tcPrChange w:id="280" w:author="Shah Ashay" w:date="2018-04-16T16:24:00Z">
              <w:tcPr>
                <w:tcW w:w="630" w:type="dxa"/>
              </w:tcPr>
            </w:tcPrChange>
          </w:tcPr>
          <w:p w14:paraId="2E5EF99D" w14:textId="77777777" w:rsidR="005D440F" w:rsidRPr="00E76FA3" w:rsidRDefault="005D440F" w:rsidP="00CA3FFB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szCs w:val="20"/>
                <w:rPrChange w:id="281" w:author="Shah Ashay" w:date="2018-04-16T16:2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829" w:type="pct"/>
            <w:tcPrChange w:id="282" w:author="Shah Ashay" w:date="2018-04-16T16:24:00Z">
              <w:tcPr>
                <w:tcW w:w="3690" w:type="dxa"/>
              </w:tcPr>
            </w:tcPrChange>
          </w:tcPr>
          <w:p w14:paraId="0C9AC2B2" w14:textId="423B9587" w:rsidR="005D440F" w:rsidRPr="00E76FA3" w:rsidRDefault="005D440F" w:rsidP="00257727">
            <w:pPr>
              <w:rPr>
                <w:rFonts w:cs="Arial"/>
                <w:sz w:val="20"/>
                <w:szCs w:val="20"/>
                <w:rPrChange w:id="283" w:author="Shah Ashay" w:date="2018-04-16T16:24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sz w:val="20"/>
                <w:szCs w:val="20"/>
                <w:rPrChange w:id="284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Confirm the job status is </w:t>
            </w:r>
            <w:r w:rsidRPr="00E76FA3">
              <w:rPr>
                <w:rFonts w:cs="Arial"/>
                <w:b/>
                <w:i/>
                <w:sz w:val="20"/>
                <w:szCs w:val="20"/>
                <w:rPrChange w:id="285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Success</w:t>
            </w:r>
          </w:p>
        </w:tc>
        <w:tc>
          <w:tcPr>
            <w:tcW w:w="1154" w:type="pct"/>
            <w:tcPrChange w:id="286" w:author="Shah Ashay" w:date="2018-04-16T16:24:00Z">
              <w:tcPr>
                <w:tcW w:w="2160" w:type="dxa"/>
              </w:tcPr>
            </w:tcPrChange>
          </w:tcPr>
          <w:p w14:paraId="282BE528" w14:textId="3513CEB9" w:rsidR="005D440F" w:rsidRPr="00E76FA3" w:rsidRDefault="005D440F" w:rsidP="00705162">
            <w:pPr>
              <w:keepNext/>
              <w:keepLines/>
              <w:rPr>
                <w:rFonts w:cs="Arial"/>
                <w:sz w:val="20"/>
                <w:szCs w:val="20"/>
                <w:rPrChange w:id="287" w:author="Shah Ashay" w:date="2018-04-16T16:24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</w:p>
        </w:tc>
        <w:tc>
          <w:tcPr>
            <w:tcW w:w="1538" w:type="pct"/>
            <w:tcPrChange w:id="288" w:author="Shah Ashay" w:date="2018-04-16T16:24:00Z">
              <w:tcPr>
                <w:tcW w:w="2880" w:type="dxa"/>
              </w:tcPr>
            </w:tcPrChange>
          </w:tcPr>
          <w:p w14:paraId="3702F5BD" w14:textId="02E440C0" w:rsidR="005D440F" w:rsidRPr="00E76FA3" w:rsidRDefault="005D440F" w:rsidP="00CA3FFB">
            <w:pPr>
              <w:rPr>
                <w:rFonts w:cs="Arial"/>
                <w:sz w:val="20"/>
                <w:szCs w:val="20"/>
              </w:rPr>
            </w:pPr>
          </w:p>
        </w:tc>
      </w:tr>
      <w:tr w:rsidR="005D440F" w:rsidRPr="00E76FA3" w14:paraId="3A1E0C72" w14:textId="77777777" w:rsidTr="00E76FA3">
        <w:trPr>
          <w:cantSplit/>
          <w:trPrChange w:id="289" w:author="Shah Ashay" w:date="2018-04-16T16:24:00Z">
            <w:trPr>
              <w:cantSplit/>
            </w:trPr>
          </w:trPrChange>
        </w:trPr>
        <w:tc>
          <w:tcPr>
            <w:tcW w:w="479" w:type="pct"/>
            <w:tcPrChange w:id="290" w:author="Shah Ashay" w:date="2018-04-16T16:24:00Z">
              <w:tcPr>
                <w:tcW w:w="630" w:type="dxa"/>
              </w:tcPr>
            </w:tcPrChange>
          </w:tcPr>
          <w:p w14:paraId="46156319" w14:textId="77777777" w:rsidR="005D440F" w:rsidRPr="00E76FA3" w:rsidRDefault="005D440F" w:rsidP="00CA3FFB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szCs w:val="20"/>
                <w:rPrChange w:id="291" w:author="Shah Ashay" w:date="2018-04-16T16:2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829" w:type="pct"/>
            <w:tcPrChange w:id="292" w:author="Shah Ashay" w:date="2018-04-16T16:24:00Z">
              <w:tcPr>
                <w:tcW w:w="3690" w:type="dxa"/>
              </w:tcPr>
            </w:tcPrChange>
          </w:tcPr>
          <w:p w14:paraId="3D87964A" w14:textId="0994BE06" w:rsidR="005D440F" w:rsidRPr="00E76FA3" w:rsidRDefault="005D440F" w:rsidP="00257727">
            <w:pPr>
              <w:rPr>
                <w:rFonts w:cs="Arial"/>
                <w:sz w:val="20"/>
                <w:szCs w:val="20"/>
                <w:rPrChange w:id="293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sz w:val="20"/>
                <w:szCs w:val="20"/>
                <w:rPrChange w:id="294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Enter any notes about the job in </w:t>
            </w:r>
            <w:r w:rsidRPr="00E76FA3">
              <w:rPr>
                <w:rFonts w:cs="Arial"/>
                <w:b/>
                <w:i/>
                <w:sz w:val="20"/>
                <w:szCs w:val="20"/>
                <w:rPrChange w:id="295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Comments</w:t>
            </w:r>
          </w:p>
        </w:tc>
        <w:tc>
          <w:tcPr>
            <w:tcW w:w="1154" w:type="pct"/>
            <w:tcPrChange w:id="296" w:author="Shah Ashay" w:date="2018-04-16T16:24:00Z">
              <w:tcPr>
                <w:tcW w:w="2160" w:type="dxa"/>
              </w:tcPr>
            </w:tcPrChange>
          </w:tcPr>
          <w:p w14:paraId="159D776B" w14:textId="2A4AAF78" w:rsidR="005D440F" w:rsidRPr="00E76FA3" w:rsidRDefault="005D440F" w:rsidP="00705162">
            <w:pPr>
              <w:keepNext/>
              <w:keepLines/>
              <w:rPr>
                <w:rFonts w:cs="Arial"/>
                <w:sz w:val="20"/>
                <w:szCs w:val="20"/>
                <w:rPrChange w:id="297" w:author="Shah Ashay" w:date="2018-04-16T16:24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sz w:val="20"/>
                <w:szCs w:val="20"/>
                <w:rPrChange w:id="298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Notes are displayed</w:t>
            </w:r>
          </w:p>
        </w:tc>
        <w:tc>
          <w:tcPr>
            <w:tcW w:w="1538" w:type="pct"/>
            <w:tcPrChange w:id="299" w:author="Shah Ashay" w:date="2018-04-16T16:24:00Z">
              <w:tcPr>
                <w:tcW w:w="2880" w:type="dxa"/>
              </w:tcPr>
            </w:tcPrChange>
          </w:tcPr>
          <w:p w14:paraId="54FAF1E0" w14:textId="0E3A5D6A" w:rsidR="005D440F" w:rsidRPr="00E76FA3" w:rsidRDefault="005D440F" w:rsidP="00CA3FFB">
            <w:pPr>
              <w:rPr>
                <w:rFonts w:cs="Arial"/>
                <w:sz w:val="20"/>
                <w:szCs w:val="20"/>
                <w:rPrChange w:id="300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sz w:val="20"/>
                <w:szCs w:val="20"/>
                <w:rPrChange w:id="301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Enter any notes about the event in </w:t>
            </w:r>
            <w:r w:rsidRPr="00E76FA3">
              <w:rPr>
                <w:rFonts w:cs="Arial"/>
                <w:b/>
                <w:i/>
                <w:sz w:val="20"/>
                <w:szCs w:val="20"/>
                <w:rPrChange w:id="302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>Comments</w:t>
            </w:r>
          </w:p>
        </w:tc>
      </w:tr>
      <w:tr w:rsidR="005D440F" w:rsidRPr="00E76FA3" w14:paraId="359FB4AA" w14:textId="77777777" w:rsidTr="00E76FA3">
        <w:trPr>
          <w:cantSplit/>
          <w:trPrChange w:id="303" w:author="Shah Ashay" w:date="2018-04-16T16:24:00Z">
            <w:trPr>
              <w:cantSplit/>
            </w:trPr>
          </w:trPrChange>
        </w:trPr>
        <w:tc>
          <w:tcPr>
            <w:tcW w:w="479" w:type="pct"/>
            <w:tcPrChange w:id="304" w:author="Shah Ashay" w:date="2018-04-16T16:24:00Z">
              <w:tcPr>
                <w:tcW w:w="630" w:type="dxa"/>
              </w:tcPr>
            </w:tcPrChange>
          </w:tcPr>
          <w:p w14:paraId="2DD044BC" w14:textId="77777777" w:rsidR="005D440F" w:rsidRPr="00E76FA3" w:rsidRDefault="005D440F" w:rsidP="00CA3FFB">
            <w:pPr>
              <w:numPr>
                <w:ilvl w:val="0"/>
                <w:numId w:val="4"/>
              </w:numPr>
              <w:tabs>
                <w:tab w:val="clear" w:pos="360"/>
                <w:tab w:val="num" w:pos="155"/>
              </w:tabs>
              <w:spacing w:after="120"/>
              <w:jc w:val="center"/>
              <w:rPr>
                <w:rFonts w:cs="Arial"/>
                <w:sz w:val="20"/>
                <w:szCs w:val="20"/>
                <w:rPrChange w:id="305" w:author="Shah Ashay" w:date="2018-04-16T16:2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829" w:type="pct"/>
            <w:tcPrChange w:id="306" w:author="Shah Ashay" w:date="2018-04-16T16:24:00Z">
              <w:tcPr>
                <w:tcW w:w="3690" w:type="dxa"/>
              </w:tcPr>
            </w:tcPrChange>
          </w:tcPr>
          <w:p w14:paraId="29E9B98A" w14:textId="701E5308" w:rsidR="005D440F" w:rsidRPr="00E76FA3" w:rsidRDefault="005D440F" w:rsidP="00257727">
            <w:pPr>
              <w:rPr>
                <w:rFonts w:cs="Arial"/>
                <w:sz w:val="20"/>
                <w:szCs w:val="20"/>
                <w:rPrChange w:id="307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sz w:val="20"/>
                <w:szCs w:val="20"/>
                <w:rPrChange w:id="308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E76FA3">
              <w:rPr>
                <w:rFonts w:cs="Arial"/>
                <w:b/>
                <w:i/>
                <w:sz w:val="20"/>
                <w:szCs w:val="20"/>
                <w:rPrChange w:id="309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Save </w:t>
            </w:r>
            <w:r w:rsidRPr="00E76FA3">
              <w:rPr>
                <w:rFonts w:cs="Arial"/>
                <w:sz w:val="20"/>
                <w:szCs w:val="20"/>
                <w:rPrChange w:id="310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icon in the Tool Bar</w:t>
            </w:r>
          </w:p>
        </w:tc>
        <w:tc>
          <w:tcPr>
            <w:tcW w:w="1154" w:type="pct"/>
            <w:tcPrChange w:id="311" w:author="Shah Ashay" w:date="2018-04-16T16:24:00Z">
              <w:tcPr>
                <w:tcW w:w="2160" w:type="dxa"/>
              </w:tcPr>
            </w:tcPrChange>
          </w:tcPr>
          <w:p w14:paraId="56643FD8" w14:textId="77777777" w:rsidR="005D440F" w:rsidRPr="00E76FA3" w:rsidRDefault="005D440F" w:rsidP="00705162">
            <w:pPr>
              <w:rPr>
                <w:rFonts w:cs="Arial"/>
                <w:sz w:val="20"/>
                <w:szCs w:val="20"/>
                <w:rPrChange w:id="312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sz w:val="20"/>
                <w:szCs w:val="20"/>
                <w:rPrChange w:id="313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The record is saved.</w:t>
            </w:r>
          </w:p>
          <w:p w14:paraId="067FA36D" w14:textId="77777777" w:rsidR="005D440F" w:rsidRPr="00E76FA3" w:rsidRDefault="005D440F" w:rsidP="00705162">
            <w:pPr>
              <w:keepNext/>
              <w:keepLines/>
              <w:rPr>
                <w:rFonts w:cs="Arial"/>
                <w:sz w:val="20"/>
                <w:szCs w:val="20"/>
                <w:rPrChange w:id="314" w:author="Shah Ashay" w:date="2018-04-16T16:24:00Z">
                  <w:rPr>
                    <w:rFonts w:ascii="Calibri" w:hAnsi="Calibri"/>
                    <w:sz w:val="20"/>
                    <w:szCs w:val="20"/>
                  </w:rPr>
                </w:rPrChange>
              </w:rPr>
            </w:pPr>
          </w:p>
        </w:tc>
        <w:tc>
          <w:tcPr>
            <w:tcW w:w="1538" w:type="pct"/>
            <w:tcPrChange w:id="315" w:author="Shah Ashay" w:date="2018-04-16T16:24:00Z">
              <w:tcPr>
                <w:tcW w:w="2880" w:type="dxa"/>
              </w:tcPr>
            </w:tcPrChange>
          </w:tcPr>
          <w:p w14:paraId="69AD3A3A" w14:textId="5EF23322" w:rsidR="005D440F" w:rsidRPr="00E76FA3" w:rsidRDefault="005D440F" w:rsidP="00CA3FFB">
            <w:pPr>
              <w:rPr>
                <w:rFonts w:cs="Arial"/>
                <w:sz w:val="20"/>
                <w:szCs w:val="20"/>
                <w:rPrChange w:id="316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</w:pPr>
            <w:r w:rsidRPr="00E76FA3">
              <w:rPr>
                <w:rFonts w:cs="Arial"/>
                <w:sz w:val="20"/>
                <w:szCs w:val="20"/>
                <w:rPrChange w:id="317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 xml:space="preserve">Click the </w:t>
            </w:r>
            <w:r w:rsidRPr="00E76FA3">
              <w:rPr>
                <w:rFonts w:cs="Arial"/>
                <w:b/>
                <w:i/>
                <w:sz w:val="20"/>
                <w:szCs w:val="20"/>
                <w:rPrChange w:id="318" w:author="Shah Ashay" w:date="2018-04-16T16:24:00Z">
                  <w:rPr>
                    <w:rFonts w:asciiTheme="minorHAnsi" w:hAnsiTheme="minorHAnsi"/>
                    <w:b/>
                    <w:i/>
                    <w:sz w:val="20"/>
                    <w:szCs w:val="20"/>
                  </w:rPr>
                </w:rPrChange>
              </w:rPr>
              <w:t xml:space="preserve">Save </w:t>
            </w:r>
            <w:r w:rsidRPr="00E76FA3">
              <w:rPr>
                <w:rFonts w:cs="Arial"/>
                <w:sz w:val="20"/>
                <w:szCs w:val="20"/>
                <w:rPrChange w:id="319" w:author="Shah Ashay" w:date="2018-04-16T16:24:00Z">
                  <w:rPr>
                    <w:rFonts w:asciiTheme="minorHAnsi" w:hAnsiTheme="minorHAnsi"/>
                    <w:sz w:val="20"/>
                    <w:szCs w:val="20"/>
                  </w:rPr>
                </w:rPrChange>
              </w:rPr>
              <w:t>icon in the Tool Bar</w:t>
            </w:r>
          </w:p>
        </w:tc>
      </w:tr>
      <w:tr w:rsidR="005D440F" w:rsidRPr="00E76FA3" w14:paraId="33A3B62C" w14:textId="77777777" w:rsidTr="00E76FA3">
        <w:trPr>
          <w:cantSplit/>
          <w:trPrChange w:id="320" w:author="Shah Ashay" w:date="2018-04-16T16:24:00Z">
            <w:trPr>
              <w:cantSplit/>
            </w:trPr>
          </w:trPrChange>
        </w:trPr>
        <w:tc>
          <w:tcPr>
            <w:tcW w:w="479" w:type="pct"/>
            <w:tcBorders>
              <w:top w:val="single" w:sz="4" w:space="0" w:color="auto"/>
              <w:bottom w:val="single" w:sz="4" w:space="0" w:color="auto"/>
            </w:tcBorders>
            <w:tcPrChange w:id="321" w:author="Shah Ashay" w:date="2018-04-16T16:24:00Z">
              <w:tcPr>
                <w:tcW w:w="630" w:type="dxa"/>
                <w:tcBorders>
                  <w:top w:val="single" w:sz="4" w:space="0" w:color="auto"/>
                  <w:bottom w:val="single" w:sz="4" w:space="0" w:color="auto"/>
                </w:tcBorders>
              </w:tcPr>
            </w:tcPrChange>
          </w:tcPr>
          <w:p w14:paraId="026CCC3A" w14:textId="77777777" w:rsidR="005D440F" w:rsidRPr="00E76FA3" w:rsidRDefault="005D440F" w:rsidP="00CA3FFB">
            <w:pPr>
              <w:numPr>
                <w:ilvl w:val="1"/>
                <w:numId w:val="5"/>
              </w:numPr>
              <w:spacing w:after="120"/>
              <w:jc w:val="center"/>
              <w:rPr>
                <w:rFonts w:cs="Arial"/>
                <w:sz w:val="20"/>
                <w:szCs w:val="20"/>
                <w:rPrChange w:id="322" w:author="Shah Ashay" w:date="2018-04-16T16:2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829" w:type="pct"/>
            <w:tcPrChange w:id="323" w:author="Shah Ashay" w:date="2018-04-16T16:24:00Z">
              <w:tcPr>
                <w:tcW w:w="3690" w:type="dxa"/>
              </w:tcPr>
            </w:tcPrChange>
          </w:tcPr>
          <w:p w14:paraId="22E36EA4" w14:textId="77777777" w:rsidR="005D440F" w:rsidRPr="00E76FA3" w:rsidRDefault="005D440F" w:rsidP="00CA3FFB">
            <w:pPr>
              <w:spacing w:after="120"/>
              <w:rPr>
                <w:rFonts w:cs="Arial"/>
                <w:sz w:val="20"/>
                <w:szCs w:val="20"/>
                <w:rPrChange w:id="324" w:author="Shah Ashay" w:date="2018-04-16T16:24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E76FA3">
              <w:rPr>
                <w:rFonts w:cs="Arial"/>
                <w:sz w:val="20"/>
                <w:szCs w:val="20"/>
                <w:rPrChange w:id="325" w:author="Shah Ashay" w:date="2018-04-16T16:24:00Z">
                  <w:rPr>
                    <w:rFonts w:asciiTheme="minorHAnsi" w:hAnsiTheme="minorHAnsi"/>
                    <w:sz w:val="20"/>
                  </w:rPr>
                </w:rPrChange>
              </w:rPr>
              <w:t>END OF USE CASE</w:t>
            </w:r>
          </w:p>
        </w:tc>
        <w:tc>
          <w:tcPr>
            <w:tcW w:w="1154" w:type="pct"/>
            <w:tcPrChange w:id="326" w:author="Shah Ashay" w:date="2018-04-16T16:24:00Z">
              <w:tcPr>
                <w:tcW w:w="2160" w:type="dxa"/>
              </w:tcPr>
            </w:tcPrChange>
          </w:tcPr>
          <w:p w14:paraId="0A184B72" w14:textId="77777777" w:rsidR="005D440F" w:rsidRPr="00E76FA3" w:rsidRDefault="005D440F" w:rsidP="00CA3FFB">
            <w:pPr>
              <w:rPr>
                <w:rFonts w:cs="Arial"/>
                <w:sz w:val="20"/>
                <w:szCs w:val="20"/>
                <w:rPrChange w:id="327" w:author="Shah Ashay" w:date="2018-04-16T16:2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  <w:tc>
          <w:tcPr>
            <w:tcW w:w="1538" w:type="pct"/>
            <w:tcPrChange w:id="328" w:author="Shah Ashay" w:date="2018-04-16T16:24:00Z">
              <w:tcPr>
                <w:tcW w:w="2880" w:type="dxa"/>
              </w:tcPr>
            </w:tcPrChange>
          </w:tcPr>
          <w:p w14:paraId="611311EE" w14:textId="77777777" w:rsidR="005D440F" w:rsidRPr="00E76FA3" w:rsidRDefault="005D440F" w:rsidP="00CA3FFB">
            <w:pPr>
              <w:rPr>
                <w:rFonts w:cs="Arial"/>
                <w:sz w:val="20"/>
                <w:szCs w:val="20"/>
                <w:rPrChange w:id="329" w:author="Shah Ashay" w:date="2018-04-16T16:24:00Z">
                  <w:rPr>
                    <w:rFonts w:asciiTheme="minorHAnsi" w:hAnsiTheme="minorHAnsi"/>
                    <w:sz w:val="20"/>
                  </w:rPr>
                </w:rPrChange>
              </w:rPr>
            </w:pPr>
          </w:p>
        </w:tc>
      </w:tr>
    </w:tbl>
    <w:p w14:paraId="2A90803D" w14:textId="77777777" w:rsidR="00CA3FFB" w:rsidRPr="00B53D06" w:rsidRDefault="00CA3FFB" w:rsidP="00CA3FFB">
      <w:pPr>
        <w:rPr>
          <w:rFonts w:cs="Arial"/>
          <w:rPrChange w:id="330" w:author="Batra Yogesh (EXT)" w:date="2018-04-13T12:38:00Z">
            <w:rPr>
              <w:rFonts w:asciiTheme="minorHAnsi" w:hAnsiTheme="minorHAnsi"/>
            </w:rPr>
          </w:rPrChange>
        </w:rPr>
      </w:pPr>
    </w:p>
    <w:p w14:paraId="0BAA37FD" w14:textId="77777777" w:rsidR="004D61A0" w:rsidRPr="00B53D06" w:rsidRDefault="004D61A0">
      <w:pPr>
        <w:pStyle w:val="Header"/>
        <w:tabs>
          <w:tab w:val="clear" w:pos="4320"/>
          <w:tab w:val="clear" w:pos="8640"/>
        </w:tabs>
        <w:rPr>
          <w:rFonts w:cs="Arial"/>
        </w:rPr>
      </w:pPr>
    </w:p>
    <w:p w14:paraId="0BAA37FE" w14:textId="77777777" w:rsidR="00AB281C" w:rsidRPr="00B53D06" w:rsidRDefault="00AB281C">
      <w:pPr>
        <w:rPr>
          <w:rFonts w:cs="Arial"/>
          <w:b/>
          <w:bCs/>
          <w:sz w:val="24"/>
          <w:szCs w:val="32"/>
        </w:rPr>
      </w:pPr>
      <w:bookmarkStart w:id="331" w:name="_Toc240857192"/>
      <w:r w:rsidRPr="00B53D06">
        <w:rPr>
          <w:rFonts w:cs="Arial"/>
        </w:rPr>
        <w:br w:type="page"/>
      </w:r>
    </w:p>
    <w:p w14:paraId="0BAA37FF" w14:textId="77777777" w:rsidR="004D61A0" w:rsidRPr="00B53D06" w:rsidRDefault="004D61A0" w:rsidP="005D1403">
      <w:pPr>
        <w:pStyle w:val="Heading1"/>
      </w:pPr>
      <w:bookmarkStart w:id="332" w:name="_Toc501465292"/>
      <w:r w:rsidRPr="00B53D06">
        <w:lastRenderedPageBreak/>
        <w:t>Alternative</w:t>
      </w:r>
      <w:bookmarkEnd w:id="331"/>
      <w:r w:rsidR="00BF2F96" w:rsidRPr="00B53D06">
        <w:t>s</w:t>
      </w:r>
      <w:bookmarkEnd w:id="332"/>
      <w:r w:rsidR="00023077" w:rsidRPr="00B53D06">
        <w:t xml:space="preserve"> </w:t>
      </w:r>
    </w:p>
    <w:p w14:paraId="0FA90AE3" w14:textId="7B0AAB2E" w:rsidR="008B44A5" w:rsidRPr="00B53D06" w:rsidRDefault="004D61A0" w:rsidP="008B44A5">
      <w:pPr>
        <w:pStyle w:val="Heading2"/>
      </w:pPr>
      <w:bookmarkStart w:id="333" w:name="_Toc55750750"/>
      <w:bookmarkStart w:id="334" w:name="_Toc55748915"/>
      <w:bookmarkStart w:id="335" w:name="_Toc240857193"/>
      <w:bookmarkStart w:id="336" w:name="_Toc501465293"/>
      <w:r w:rsidRPr="00B53D06">
        <w:t xml:space="preserve">Alternate </w:t>
      </w:r>
      <w:r w:rsidR="00447470" w:rsidRPr="00B53D06">
        <w:t>Flow</w:t>
      </w:r>
      <w:r w:rsidRPr="00B53D06">
        <w:t xml:space="preserve"> A1:</w:t>
      </w:r>
      <w:bookmarkEnd w:id="333"/>
      <w:r w:rsidRPr="00B53D06">
        <w:t xml:space="preserve"> </w:t>
      </w:r>
      <w:bookmarkEnd w:id="334"/>
      <w:bookmarkEnd w:id="335"/>
      <w:r w:rsidR="00F00C0F" w:rsidRPr="00B53D06">
        <w:rPr>
          <w:rPrChange w:id="337" w:author="Batra Yogesh (EXT)" w:date="2018-04-13T12:38:00Z">
            <w:rPr>
              <w:rFonts w:asciiTheme="minorHAnsi" w:hAnsiTheme="minorHAnsi"/>
            </w:rPr>
          </w:rPrChange>
        </w:rPr>
        <w:t>None</w:t>
      </w:r>
      <w:bookmarkEnd w:id="336"/>
    </w:p>
    <w:p w14:paraId="0BAA3802" w14:textId="635605C9" w:rsidR="00446086" w:rsidRPr="00B53D06" w:rsidRDefault="00C002FE" w:rsidP="00A749F9">
      <w:pPr>
        <w:rPr>
          <w:rFonts w:cs="Arial"/>
        </w:rPr>
      </w:pPr>
      <w:r w:rsidRPr="00B53D06">
        <w:rPr>
          <w:rFonts w:cs="Arial"/>
          <w:iCs/>
          <w:szCs w:val="28"/>
        </w:rPr>
        <w:t>Details:</w:t>
      </w:r>
      <w:r w:rsidRPr="00B53D06">
        <w:rPr>
          <w:rFonts w:cs="Arial"/>
        </w:rPr>
        <w:t xml:space="preserve"> 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338" w:author="Batra Yogesh (EXT)" w:date="2018-04-13T12:39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040"/>
        <w:gridCol w:w="3845"/>
        <w:gridCol w:w="3117"/>
        <w:gridCol w:w="1348"/>
        <w:tblGridChange w:id="339">
          <w:tblGrid>
            <w:gridCol w:w="900"/>
            <w:gridCol w:w="3330"/>
            <w:gridCol w:w="2700"/>
            <w:gridCol w:w="1170"/>
          </w:tblGrid>
        </w:tblGridChange>
      </w:tblGrid>
      <w:tr w:rsidR="009D7887" w:rsidRPr="00B53D06" w14:paraId="0BAA3807" w14:textId="77777777" w:rsidTr="00B53D06">
        <w:trPr>
          <w:cantSplit/>
          <w:tblHeader/>
          <w:trPrChange w:id="340" w:author="Batra Yogesh (EXT)" w:date="2018-04-13T12:39:00Z">
            <w:trPr>
              <w:cantSplit/>
              <w:tblHeader/>
            </w:trPr>
          </w:trPrChange>
        </w:trPr>
        <w:tc>
          <w:tcPr>
            <w:tcW w:w="556" w:type="pct"/>
            <w:tcBorders>
              <w:bottom w:val="single" w:sz="4" w:space="0" w:color="auto"/>
            </w:tcBorders>
            <w:shd w:val="clear" w:color="auto" w:fill="3399FF"/>
            <w:tcPrChange w:id="341" w:author="Batra Yogesh (EXT)" w:date="2018-04-13T12:39:00Z">
              <w:tcPr>
                <w:tcW w:w="90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03" w14:textId="77777777" w:rsidR="00446086" w:rsidRPr="00B53D06" w:rsidRDefault="00446086" w:rsidP="009D7887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B53D06">
              <w:rPr>
                <w:rFonts w:cs="Arial"/>
                <w:color w:val="FFFFFF" w:themeColor="background1"/>
                <w:sz w:val="20"/>
              </w:rPr>
              <w:t>Step</w:t>
            </w:r>
          </w:p>
        </w:tc>
        <w:tc>
          <w:tcPr>
            <w:tcW w:w="2056" w:type="pct"/>
            <w:shd w:val="clear" w:color="auto" w:fill="3399FF"/>
            <w:tcPrChange w:id="342" w:author="Batra Yogesh (EXT)" w:date="2018-04-13T12:39:00Z">
              <w:tcPr>
                <w:tcW w:w="3330" w:type="dxa"/>
                <w:shd w:val="clear" w:color="auto" w:fill="3399FF"/>
              </w:tcPr>
            </w:tcPrChange>
          </w:tcPr>
          <w:p w14:paraId="0BAA3804" w14:textId="77777777" w:rsidR="00446086" w:rsidRPr="00B53D06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B53D06">
              <w:rPr>
                <w:rFonts w:cs="Arial"/>
                <w:color w:val="FFFFFF" w:themeColor="background1"/>
                <w:sz w:val="20"/>
              </w:rPr>
              <w:t>Actor Action</w:t>
            </w:r>
          </w:p>
        </w:tc>
        <w:tc>
          <w:tcPr>
            <w:tcW w:w="1667" w:type="pct"/>
            <w:shd w:val="clear" w:color="auto" w:fill="3399FF"/>
            <w:tcPrChange w:id="343" w:author="Batra Yogesh (EXT)" w:date="2018-04-13T12:39:00Z">
              <w:tcPr>
                <w:tcW w:w="2700" w:type="dxa"/>
                <w:shd w:val="clear" w:color="auto" w:fill="3399FF"/>
              </w:tcPr>
            </w:tcPrChange>
          </w:tcPr>
          <w:p w14:paraId="0BAA3805" w14:textId="77777777" w:rsidR="00446086" w:rsidRPr="00B53D06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B53D06">
              <w:rPr>
                <w:rFonts w:cs="Arial"/>
                <w:color w:val="FFFFFF" w:themeColor="background1"/>
                <w:sz w:val="20"/>
              </w:rPr>
              <w:t>System Response</w:t>
            </w:r>
          </w:p>
        </w:tc>
        <w:tc>
          <w:tcPr>
            <w:tcW w:w="722" w:type="pct"/>
            <w:shd w:val="clear" w:color="auto" w:fill="3399FF"/>
            <w:tcPrChange w:id="344" w:author="Batra Yogesh (EXT)" w:date="2018-04-13T12:39:00Z">
              <w:tcPr>
                <w:tcW w:w="1170" w:type="dxa"/>
                <w:shd w:val="clear" w:color="auto" w:fill="3399FF"/>
              </w:tcPr>
            </w:tcPrChange>
          </w:tcPr>
          <w:p w14:paraId="0BAA3806" w14:textId="77777777" w:rsidR="00446086" w:rsidRPr="00B53D06" w:rsidRDefault="00446086" w:rsidP="002C5CC8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B53D06">
              <w:rPr>
                <w:rFonts w:cs="Arial"/>
                <w:color w:val="FFFFFF" w:themeColor="background1"/>
                <w:sz w:val="20"/>
              </w:rPr>
              <w:t>Ref</w:t>
            </w:r>
          </w:p>
        </w:tc>
      </w:tr>
      <w:tr w:rsidR="00A749F9" w:rsidRPr="00B53D06" w14:paraId="0BAA380C" w14:textId="77777777" w:rsidTr="00B53D06">
        <w:trPr>
          <w:cantSplit/>
          <w:trPrChange w:id="345" w:author="Batra Yogesh (EXT)" w:date="2018-04-13T12:39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346" w:author="Batra Yogesh (EXT)" w:date="2018-04-13T12:39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08" w14:textId="0F600A9C" w:rsidR="00A749F9" w:rsidRPr="00B53D06" w:rsidRDefault="00A749F9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47" w:author="Batra Yogesh (EXT)" w:date="2018-04-13T12:39:00Z">
              <w:tcPr>
                <w:tcW w:w="3330" w:type="dxa"/>
              </w:tcPr>
            </w:tcPrChange>
          </w:tcPr>
          <w:p w14:paraId="0BAA3809" w14:textId="17B7B8DF" w:rsidR="00A749F9" w:rsidRPr="00B53D06" w:rsidRDefault="00A749F9" w:rsidP="00F200A3">
            <w:pPr>
              <w:pStyle w:val="TableText"/>
              <w:keepNext/>
              <w:keepLines/>
              <w:rPr>
                <w:rFonts w:cs="Arial"/>
                <w:i/>
                <w:sz w:val="20"/>
                <w:szCs w:val="20"/>
              </w:rPr>
            </w:pPr>
          </w:p>
        </w:tc>
        <w:tc>
          <w:tcPr>
            <w:tcW w:w="1667" w:type="pct"/>
            <w:tcPrChange w:id="348" w:author="Batra Yogesh (EXT)" w:date="2018-04-13T12:39:00Z">
              <w:tcPr>
                <w:tcW w:w="2700" w:type="dxa"/>
              </w:tcPr>
            </w:tcPrChange>
          </w:tcPr>
          <w:p w14:paraId="0BAA380A" w14:textId="7628D672" w:rsidR="00A749F9" w:rsidRPr="00B53D06" w:rsidRDefault="00A749F9" w:rsidP="00BF2F96">
            <w:pPr>
              <w:keepNext/>
              <w:keepLines/>
              <w:spacing w:after="120"/>
              <w:rPr>
                <w:rFonts w:cs="Arial"/>
                <w:sz w:val="20"/>
                <w:szCs w:val="20"/>
              </w:rPr>
            </w:pPr>
          </w:p>
        </w:tc>
        <w:tc>
          <w:tcPr>
            <w:tcW w:w="722" w:type="pct"/>
            <w:tcPrChange w:id="349" w:author="Batra Yogesh (EXT)" w:date="2018-04-13T12:39:00Z">
              <w:tcPr>
                <w:tcW w:w="1170" w:type="dxa"/>
              </w:tcPr>
            </w:tcPrChange>
          </w:tcPr>
          <w:p w14:paraId="0BAA380B" w14:textId="77777777" w:rsidR="00A749F9" w:rsidRPr="00B53D06" w:rsidRDefault="00A749F9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A749F9" w:rsidRPr="00B53D06" w14:paraId="0BAA3816" w14:textId="77777777" w:rsidTr="00B53D06">
        <w:trPr>
          <w:cantSplit/>
          <w:trPrChange w:id="350" w:author="Batra Yogesh (EXT)" w:date="2018-04-13T12:39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351" w:author="Batra Yogesh (EXT)" w:date="2018-04-13T12:39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12" w14:textId="431CA73F" w:rsidR="00A749F9" w:rsidRPr="00B53D06" w:rsidRDefault="00A749F9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52" w:author="Batra Yogesh (EXT)" w:date="2018-04-13T12:39:00Z">
              <w:tcPr>
                <w:tcW w:w="3330" w:type="dxa"/>
              </w:tcPr>
            </w:tcPrChange>
          </w:tcPr>
          <w:p w14:paraId="0BAA3813" w14:textId="5D15AEF6" w:rsidR="00A749F9" w:rsidRPr="00B53D06" w:rsidRDefault="00A749F9" w:rsidP="00D17537">
            <w:pPr>
              <w:pStyle w:val="TableText"/>
              <w:keepNext/>
              <w:keepLines/>
              <w:tabs>
                <w:tab w:val="left" w:pos="2490"/>
              </w:tabs>
              <w:spacing w:after="0"/>
              <w:rPr>
                <w:rFonts w:cs="Arial"/>
                <w:sz w:val="20"/>
                <w:szCs w:val="20"/>
              </w:rPr>
            </w:pPr>
          </w:p>
        </w:tc>
        <w:tc>
          <w:tcPr>
            <w:tcW w:w="1667" w:type="pct"/>
            <w:tcPrChange w:id="353" w:author="Batra Yogesh (EXT)" w:date="2018-04-13T12:39:00Z">
              <w:tcPr>
                <w:tcW w:w="2700" w:type="dxa"/>
              </w:tcPr>
            </w:tcPrChange>
          </w:tcPr>
          <w:p w14:paraId="0BAA3814" w14:textId="7E3BF43C" w:rsidR="00A749F9" w:rsidRPr="00B53D06" w:rsidRDefault="00A749F9" w:rsidP="00F200A3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722" w:type="pct"/>
            <w:tcPrChange w:id="354" w:author="Batra Yogesh (EXT)" w:date="2018-04-13T12:39:00Z">
              <w:tcPr>
                <w:tcW w:w="1170" w:type="dxa"/>
              </w:tcPr>
            </w:tcPrChange>
          </w:tcPr>
          <w:p w14:paraId="0BAA3815" w14:textId="0603A197" w:rsidR="00A749F9" w:rsidRPr="00B53D06" w:rsidRDefault="00A749F9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A749F9" w:rsidRPr="00B53D06" w14:paraId="0BAA381B" w14:textId="77777777" w:rsidTr="00B53D06">
        <w:trPr>
          <w:cantSplit/>
          <w:trPrChange w:id="355" w:author="Batra Yogesh (EXT)" w:date="2018-04-13T12:39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356" w:author="Batra Yogesh (EXT)" w:date="2018-04-13T12:39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17" w14:textId="5E26BE51" w:rsidR="00A749F9" w:rsidRPr="00B53D06" w:rsidRDefault="00A749F9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57" w:author="Batra Yogesh (EXT)" w:date="2018-04-13T12:39:00Z">
              <w:tcPr>
                <w:tcW w:w="3330" w:type="dxa"/>
              </w:tcPr>
            </w:tcPrChange>
          </w:tcPr>
          <w:p w14:paraId="0BAA3818" w14:textId="48004DF5" w:rsidR="00A749F9" w:rsidRPr="00B53D06" w:rsidRDefault="00A749F9" w:rsidP="00E33BBB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667" w:type="pct"/>
            <w:tcPrChange w:id="358" w:author="Batra Yogesh (EXT)" w:date="2018-04-13T12:39:00Z">
              <w:tcPr>
                <w:tcW w:w="2700" w:type="dxa"/>
              </w:tcPr>
            </w:tcPrChange>
          </w:tcPr>
          <w:p w14:paraId="0BAA3819" w14:textId="23E5F54D" w:rsidR="00A749F9" w:rsidRPr="00B53D06" w:rsidRDefault="00A749F9" w:rsidP="00293123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722" w:type="pct"/>
            <w:tcPrChange w:id="359" w:author="Batra Yogesh (EXT)" w:date="2018-04-13T12:39:00Z">
              <w:tcPr>
                <w:tcW w:w="1170" w:type="dxa"/>
              </w:tcPr>
            </w:tcPrChange>
          </w:tcPr>
          <w:p w14:paraId="0BAA381A" w14:textId="77777777" w:rsidR="00A749F9" w:rsidRPr="00B53D06" w:rsidRDefault="00A749F9" w:rsidP="008018AC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A749F9" w:rsidRPr="00B53D06" w14:paraId="0BAA3820" w14:textId="77777777" w:rsidTr="00B53D06">
        <w:trPr>
          <w:cantSplit/>
          <w:trPrChange w:id="360" w:author="Batra Yogesh (EXT)" w:date="2018-04-13T12:39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361" w:author="Batra Yogesh (EXT)" w:date="2018-04-13T12:39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1C" w14:textId="311E2328" w:rsidR="00A749F9" w:rsidRPr="00B53D06" w:rsidRDefault="00A749F9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Borders>
              <w:bottom w:val="single" w:sz="4" w:space="0" w:color="auto"/>
            </w:tcBorders>
            <w:tcPrChange w:id="362" w:author="Batra Yogesh (EXT)" w:date="2018-04-13T12:39:00Z">
              <w:tcPr>
                <w:tcW w:w="3330" w:type="dxa"/>
                <w:tcBorders>
                  <w:bottom w:val="single" w:sz="4" w:space="0" w:color="auto"/>
                </w:tcBorders>
              </w:tcPr>
            </w:tcPrChange>
          </w:tcPr>
          <w:p w14:paraId="0BAA381D" w14:textId="0DDD1B8A" w:rsidR="00A749F9" w:rsidRPr="00B53D06" w:rsidRDefault="00A749F9" w:rsidP="00293123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667" w:type="pct"/>
            <w:tcBorders>
              <w:bottom w:val="single" w:sz="4" w:space="0" w:color="auto"/>
            </w:tcBorders>
            <w:tcPrChange w:id="363" w:author="Batra Yogesh (EXT)" w:date="2018-04-13T12:39:00Z">
              <w:tcPr>
                <w:tcW w:w="2700" w:type="dxa"/>
                <w:tcBorders>
                  <w:bottom w:val="single" w:sz="4" w:space="0" w:color="auto"/>
                </w:tcBorders>
              </w:tcPr>
            </w:tcPrChange>
          </w:tcPr>
          <w:p w14:paraId="0BAA381E" w14:textId="4EBB98AE" w:rsidR="00A749F9" w:rsidRPr="00B53D06" w:rsidRDefault="00A749F9" w:rsidP="00293123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722" w:type="pct"/>
            <w:tcBorders>
              <w:bottom w:val="single" w:sz="4" w:space="0" w:color="auto"/>
            </w:tcBorders>
            <w:tcPrChange w:id="364" w:author="Batra Yogesh (EXT)" w:date="2018-04-13T12:39:00Z">
              <w:tcPr>
                <w:tcW w:w="1170" w:type="dxa"/>
                <w:tcBorders>
                  <w:bottom w:val="single" w:sz="4" w:space="0" w:color="auto"/>
                </w:tcBorders>
              </w:tcPr>
            </w:tcPrChange>
          </w:tcPr>
          <w:p w14:paraId="0BAA381F" w14:textId="77777777" w:rsidR="00A749F9" w:rsidRPr="00B53D06" w:rsidRDefault="00A749F9" w:rsidP="00737BBD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A749F9" w:rsidRPr="00B53D06" w14:paraId="016DD3E8" w14:textId="77777777" w:rsidTr="00B53D06">
        <w:trPr>
          <w:cantSplit/>
          <w:trPrChange w:id="365" w:author="Batra Yogesh (EXT)" w:date="2018-04-13T12:39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366" w:author="Batra Yogesh (EXT)" w:date="2018-04-13T12:39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60B8354B" w14:textId="77777777" w:rsidR="00A749F9" w:rsidRPr="00B53D06" w:rsidRDefault="00A749F9" w:rsidP="009D7887">
            <w:pPr>
              <w:pStyle w:val="TableText"/>
              <w:keepNext/>
              <w:keepLines/>
              <w:numPr>
                <w:ilvl w:val="0"/>
                <w:numId w:val="11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Borders>
              <w:bottom w:val="single" w:sz="4" w:space="0" w:color="auto"/>
            </w:tcBorders>
            <w:tcPrChange w:id="367" w:author="Batra Yogesh (EXT)" w:date="2018-04-13T12:39:00Z">
              <w:tcPr>
                <w:tcW w:w="3330" w:type="dxa"/>
                <w:tcBorders>
                  <w:bottom w:val="single" w:sz="4" w:space="0" w:color="auto"/>
                </w:tcBorders>
              </w:tcPr>
            </w:tcPrChange>
          </w:tcPr>
          <w:p w14:paraId="15E16FB1" w14:textId="767625D1" w:rsidR="00A749F9" w:rsidRPr="00B53D06" w:rsidRDefault="00A749F9" w:rsidP="00293123">
            <w:pPr>
              <w:pStyle w:val="TableText"/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1667" w:type="pct"/>
            <w:tcBorders>
              <w:bottom w:val="single" w:sz="4" w:space="0" w:color="auto"/>
            </w:tcBorders>
            <w:tcPrChange w:id="368" w:author="Batra Yogesh (EXT)" w:date="2018-04-13T12:39:00Z">
              <w:tcPr>
                <w:tcW w:w="2700" w:type="dxa"/>
                <w:tcBorders>
                  <w:bottom w:val="single" w:sz="4" w:space="0" w:color="auto"/>
                </w:tcBorders>
              </w:tcPr>
            </w:tcPrChange>
          </w:tcPr>
          <w:p w14:paraId="04868CEE" w14:textId="252991B9" w:rsidR="00A749F9" w:rsidRPr="00B53D06" w:rsidRDefault="00A749F9" w:rsidP="00293123">
            <w:pPr>
              <w:keepNext/>
              <w:keepLines/>
              <w:rPr>
                <w:rFonts w:cs="Arial"/>
                <w:sz w:val="20"/>
                <w:szCs w:val="20"/>
              </w:rPr>
            </w:pPr>
          </w:p>
        </w:tc>
        <w:tc>
          <w:tcPr>
            <w:tcW w:w="722" w:type="pct"/>
            <w:tcBorders>
              <w:bottom w:val="single" w:sz="4" w:space="0" w:color="auto"/>
            </w:tcBorders>
            <w:tcPrChange w:id="369" w:author="Batra Yogesh (EXT)" w:date="2018-04-13T12:39:00Z">
              <w:tcPr>
                <w:tcW w:w="1170" w:type="dxa"/>
                <w:tcBorders>
                  <w:bottom w:val="single" w:sz="4" w:space="0" w:color="auto"/>
                </w:tcBorders>
              </w:tcPr>
            </w:tcPrChange>
          </w:tcPr>
          <w:p w14:paraId="38D93FB5" w14:textId="545AD00E" w:rsidR="00A749F9" w:rsidRPr="00B53D06" w:rsidRDefault="00A749F9" w:rsidP="00737BBD">
            <w:pPr>
              <w:keepNext/>
              <w:keepLines/>
              <w:rPr>
                <w:rFonts w:cs="Arial"/>
                <w:sz w:val="20"/>
              </w:rPr>
            </w:pPr>
          </w:p>
        </w:tc>
      </w:tr>
      <w:tr w:rsidR="00A749F9" w:rsidRPr="00B53D06" w14:paraId="0BAA3825" w14:textId="77777777" w:rsidTr="00B53D06">
        <w:trPr>
          <w:cantSplit/>
          <w:trPrChange w:id="370" w:author="Batra Yogesh (EXT)" w:date="2018-04-13T12:39:00Z">
            <w:trPr>
              <w:cantSplit/>
            </w:trPr>
          </w:trPrChange>
        </w:trPr>
        <w:tc>
          <w:tcPr>
            <w:tcW w:w="556" w:type="pct"/>
            <w:shd w:val="clear" w:color="auto" w:fill="C6D9F1" w:themeFill="text2" w:themeFillTint="33"/>
            <w:tcPrChange w:id="371" w:author="Batra Yogesh (EXT)" w:date="2018-04-13T12:39:00Z">
              <w:tcPr>
                <w:tcW w:w="900" w:type="dxa"/>
                <w:shd w:val="clear" w:color="auto" w:fill="C6D9F1" w:themeFill="text2" w:themeFillTint="33"/>
              </w:tcPr>
            </w:tcPrChange>
          </w:tcPr>
          <w:p w14:paraId="0BAA3821" w14:textId="77777777" w:rsidR="00A749F9" w:rsidRPr="00B53D06" w:rsidRDefault="00A749F9" w:rsidP="009D7887">
            <w:pPr>
              <w:pStyle w:val="TableText"/>
              <w:keepNext/>
              <w:keepLines/>
              <w:jc w:val="center"/>
              <w:rPr>
                <w:rFonts w:cs="Arial"/>
                <w:sz w:val="20"/>
              </w:rPr>
            </w:pPr>
          </w:p>
        </w:tc>
        <w:tc>
          <w:tcPr>
            <w:tcW w:w="2056" w:type="pct"/>
            <w:shd w:val="clear" w:color="auto" w:fill="C6D9F1" w:themeFill="text2" w:themeFillTint="33"/>
            <w:tcPrChange w:id="372" w:author="Batra Yogesh (EXT)" w:date="2018-04-13T12:39:00Z">
              <w:tcPr>
                <w:tcW w:w="3330" w:type="dxa"/>
                <w:shd w:val="clear" w:color="auto" w:fill="C6D9F1" w:themeFill="text2" w:themeFillTint="33"/>
              </w:tcPr>
            </w:tcPrChange>
          </w:tcPr>
          <w:p w14:paraId="35005395" w14:textId="77777777" w:rsidR="00A749F9" w:rsidRPr="00B53D06" w:rsidRDefault="00A749F9" w:rsidP="00705162">
            <w:pPr>
              <w:pStyle w:val="TableText"/>
              <w:rPr>
                <w:rFonts w:cs="Arial"/>
                <w:sz w:val="20"/>
                <w:rPrChange w:id="373" w:author="Batra Yogesh (EXT)" w:date="2018-04-13T12:38:00Z">
                  <w:rPr>
                    <w:rFonts w:asciiTheme="minorHAnsi" w:hAnsiTheme="minorHAnsi"/>
                    <w:sz w:val="20"/>
                  </w:rPr>
                </w:rPrChange>
              </w:rPr>
            </w:pPr>
            <w:r w:rsidRPr="00B53D06">
              <w:rPr>
                <w:rFonts w:cs="Arial"/>
                <w:sz w:val="20"/>
                <w:rPrChange w:id="374" w:author="Batra Yogesh (EXT)" w:date="2018-04-13T12:38:00Z">
                  <w:rPr>
                    <w:rFonts w:asciiTheme="minorHAnsi" w:hAnsiTheme="minorHAnsi"/>
                    <w:sz w:val="20"/>
                  </w:rPr>
                </w:rPrChange>
              </w:rPr>
              <w:t>END OF USE CASE</w:t>
            </w:r>
          </w:p>
          <w:p w14:paraId="0BAA3822" w14:textId="669B6731" w:rsidR="00A749F9" w:rsidRPr="00B53D06" w:rsidRDefault="00A749F9" w:rsidP="00D031E8">
            <w:pPr>
              <w:pStyle w:val="TableText"/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1667" w:type="pct"/>
            <w:shd w:val="clear" w:color="auto" w:fill="C6D9F1" w:themeFill="text2" w:themeFillTint="33"/>
            <w:tcPrChange w:id="375" w:author="Batra Yogesh (EXT)" w:date="2018-04-13T12:39:00Z">
              <w:tcPr>
                <w:tcW w:w="2700" w:type="dxa"/>
                <w:shd w:val="clear" w:color="auto" w:fill="C6D9F1" w:themeFill="text2" w:themeFillTint="33"/>
              </w:tcPr>
            </w:tcPrChange>
          </w:tcPr>
          <w:p w14:paraId="0BAA3823" w14:textId="77777777" w:rsidR="00A749F9" w:rsidRPr="00B53D06" w:rsidRDefault="00A749F9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  <w:tc>
          <w:tcPr>
            <w:tcW w:w="722" w:type="pct"/>
            <w:shd w:val="clear" w:color="auto" w:fill="C6D9F1" w:themeFill="text2" w:themeFillTint="33"/>
            <w:tcPrChange w:id="376" w:author="Batra Yogesh (EXT)" w:date="2018-04-13T12:39:00Z">
              <w:tcPr>
                <w:tcW w:w="1170" w:type="dxa"/>
                <w:shd w:val="clear" w:color="auto" w:fill="C6D9F1" w:themeFill="text2" w:themeFillTint="33"/>
              </w:tcPr>
            </w:tcPrChange>
          </w:tcPr>
          <w:p w14:paraId="0BAA3824" w14:textId="77777777" w:rsidR="00A749F9" w:rsidRPr="00B53D06" w:rsidRDefault="00A749F9" w:rsidP="00D031E8">
            <w:pPr>
              <w:keepNext/>
              <w:keepLines/>
              <w:rPr>
                <w:rFonts w:cs="Arial"/>
                <w:sz w:val="20"/>
              </w:rPr>
            </w:pPr>
          </w:p>
        </w:tc>
      </w:tr>
    </w:tbl>
    <w:p w14:paraId="0BAA3826" w14:textId="77777777" w:rsidR="00C13B91" w:rsidRPr="00B53D06" w:rsidRDefault="00C13B91" w:rsidP="009601B2">
      <w:pPr>
        <w:rPr>
          <w:rFonts w:cs="Arial"/>
          <w:b/>
          <w:iCs/>
          <w:sz w:val="20"/>
          <w:szCs w:val="28"/>
        </w:rPr>
      </w:pPr>
    </w:p>
    <w:p w14:paraId="0BAA3828" w14:textId="77777777" w:rsidR="003D41D8" w:rsidRPr="00B53D06" w:rsidRDefault="001516B9" w:rsidP="003D41D8">
      <w:pPr>
        <w:pStyle w:val="Heading1"/>
      </w:pPr>
      <w:bookmarkStart w:id="377" w:name="_Toc501465294"/>
      <w:r w:rsidRPr="00B53D06">
        <w:t>Exception</w:t>
      </w:r>
      <w:r w:rsidR="00BF2F96" w:rsidRPr="00B53D06">
        <w:t>s</w:t>
      </w:r>
      <w:bookmarkEnd w:id="377"/>
    </w:p>
    <w:p w14:paraId="0BAA3829" w14:textId="2906BD66" w:rsidR="001516B9" w:rsidRPr="00B53D06" w:rsidRDefault="00E71304" w:rsidP="00447470">
      <w:pPr>
        <w:pStyle w:val="Heading2"/>
      </w:pPr>
      <w:bookmarkStart w:id="378" w:name="_Toc501465295"/>
      <w:r w:rsidRPr="00B53D06">
        <w:t>List of Common Issues/Errors</w:t>
      </w:r>
      <w:bookmarkEnd w:id="378"/>
    </w:p>
    <w:p w14:paraId="0BAA382A" w14:textId="6605AC92" w:rsidR="001516B9" w:rsidRPr="00B53D06" w:rsidRDefault="009D157E" w:rsidP="001516B9">
      <w:pPr>
        <w:rPr>
          <w:rFonts w:cs="Arial"/>
        </w:rPr>
      </w:pPr>
      <w:r w:rsidRPr="00B53D06">
        <w:rPr>
          <w:rFonts w:cs="Arial"/>
        </w:rPr>
        <w:t>Not aware of any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  <w:tblPrChange w:id="379" w:author="Batra Yogesh (EXT)" w:date="2018-04-13T12:39:00Z">
          <w:tblPr>
            <w:tblW w:w="810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115" w:type="dxa"/>
              <w:right w:w="115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935"/>
        <w:gridCol w:w="3220"/>
        <w:gridCol w:w="3845"/>
        <w:gridCol w:w="1350"/>
        <w:tblGridChange w:id="380">
          <w:tblGrid>
            <w:gridCol w:w="810"/>
            <w:gridCol w:w="2790"/>
            <w:gridCol w:w="3330"/>
            <w:gridCol w:w="1170"/>
          </w:tblGrid>
        </w:tblGridChange>
      </w:tblGrid>
      <w:tr w:rsidR="001516B9" w:rsidRPr="00B53D06" w14:paraId="0BAA382F" w14:textId="77777777" w:rsidTr="00B53D06">
        <w:trPr>
          <w:cantSplit/>
          <w:tblHeader/>
          <w:trPrChange w:id="381" w:author="Batra Yogesh (EXT)" w:date="2018-04-13T12:39:00Z">
            <w:trPr>
              <w:cantSplit/>
              <w:tblHeader/>
            </w:trPr>
          </w:trPrChange>
        </w:trPr>
        <w:tc>
          <w:tcPr>
            <w:tcW w:w="500" w:type="pct"/>
            <w:tcBorders>
              <w:bottom w:val="single" w:sz="4" w:space="0" w:color="auto"/>
            </w:tcBorders>
            <w:shd w:val="clear" w:color="auto" w:fill="3399FF"/>
            <w:tcPrChange w:id="382" w:author="Batra Yogesh (EXT)" w:date="2018-04-13T12:39:00Z">
              <w:tcPr>
                <w:tcW w:w="810" w:type="dxa"/>
                <w:tcBorders>
                  <w:bottom w:val="single" w:sz="4" w:space="0" w:color="auto"/>
                </w:tcBorders>
                <w:shd w:val="clear" w:color="auto" w:fill="3399FF"/>
              </w:tcPr>
            </w:tcPrChange>
          </w:tcPr>
          <w:p w14:paraId="0BAA382B" w14:textId="029CB4E5" w:rsidR="001516B9" w:rsidRPr="00B53D06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  <w:tc>
          <w:tcPr>
            <w:tcW w:w="1722" w:type="pct"/>
            <w:shd w:val="clear" w:color="auto" w:fill="3399FF"/>
            <w:tcPrChange w:id="383" w:author="Batra Yogesh (EXT)" w:date="2018-04-13T12:39:00Z">
              <w:tcPr>
                <w:tcW w:w="2790" w:type="dxa"/>
                <w:shd w:val="clear" w:color="auto" w:fill="3399FF"/>
              </w:tcPr>
            </w:tcPrChange>
          </w:tcPr>
          <w:p w14:paraId="0BAA382C" w14:textId="5D11B08C" w:rsidR="001516B9" w:rsidRPr="00B53D06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B53D06">
              <w:rPr>
                <w:rFonts w:cs="Arial"/>
                <w:color w:val="FFFFFF" w:themeColor="background1"/>
                <w:sz w:val="20"/>
              </w:rPr>
              <w:t>Error</w:t>
            </w:r>
          </w:p>
        </w:tc>
        <w:tc>
          <w:tcPr>
            <w:tcW w:w="2056" w:type="pct"/>
            <w:shd w:val="clear" w:color="auto" w:fill="3399FF"/>
            <w:tcPrChange w:id="384" w:author="Batra Yogesh (EXT)" w:date="2018-04-13T12:39:00Z">
              <w:tcPr>
                <w:tcW w:w="3330" w:type="dxa"/>
                <w:shd w:val="clear" w:color="auto" w:fill="3399FF"/>
              </w:tcPr>
            </w:tcPrChange>
          </w:tcPr>
          <w:p w14:paraId="0BAA382D" w14:textId="232FB465" w:rsidR="001516B9" w:rsidRPr="00B53D06" w:rsidRDefault="00E71304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  <w:r w:rsidRPr="00B53D06">
              <w:rPr>
                <w:rFonts w:cs="Arial"/>
                <w:color w:val="FFFFFF" w:themeColor="background1"/>
                <w:sz w:val="20"/>
              </w:rPr>
              <w:t>Error Message</w:t>
            </w:r>
          </w:p>
        </w:tc>
        <w:tc>
          <w:tcPr>
            <w:tcW w:w="722" w:type="pct"/>
            <w:shd w:val="clear" w:color="auto" w:fill="3399FF"/>
            <w:tcPrChange w:id="385" w:author="Batra Yogesh (EXT)" w:date="2018-04-13T12:39:00Z">
              <w:tcPr>
                <w:tcW w:w="1170" w:type="dxa"/>
                <w:shd w:val="clear" w:color="auto" w:fill="3399FF"/>
              </w:tcPr>
            </w:tcPrChange>
          </w:tcPr>
          <w:p w14:paraId="0BAA382E" w14:textId="37C307D4" w:rsidR="001516B9" w:rsidRPr="00B53D06" w:rsidRDefault="001516B9" w:rsidP="0083596B">
            <w:pPr>
              <w:pStyle w:val="ColumnHead"/>
              <w:keepNext/>
              <w:keepLines/>
              <w:rPr>
                <w:rFonts w:cs="Arial"/>
                <w:color w:val="FFFFFF" w:themeColor="background1"/>
                <w:sz w:val="20"/>
              </w:rPr>
            </w:pPr>
          </w:p>
        </w:tc>
      </w:tr>
      <w:tr w:rsidR="001516B9" w:rsidRPr="00B53D06" w14:paraId="0BAA3834" w14:textId="77777777" w:rsidTr="00B53D06">
        <w:trPr>
          <w:cantSplit/>
          <w:trPrChange w:id="386" w:author="Batra Yogesh (EXT)" w:date="2018-04-13T12:39:00Z">
            <w:trPr>
              <w:cantSplit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87" w:author="Batra Yogesh (EXT)" w:date="2018-04-13T12:39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0" w14:textId="77777777" w:rsidR="00447470" w:rsidRPr="00B53D06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88" w:author="Batra Yogesh (EXT)" w:date="2018-04-13T12:39:00Z">
              <w:tcPr>
                <w:tcW w:w="2790" w:type="dxa"/>
              </w:tcPr>
            </w:tcPrChange>
          </w:tcPr>
          <w:p w14:paraId="0BAA3831" w14:textId="77777777" w:rsidR="001516B9" w:rsidRPr="00B53D06" w:rsidRDefault="001516B9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89" w:author="Batra Yogesh (EXT)" w:date="2018-04-13T12:39:00Z">
              <w:tcPr>
                <w:tcW w:w="3330" w:type="dxa"/>
              </w:tcPr>
            </w:tcPrChange>
          </w:tcPr>
          <w:p w14:paraId="0BAA3832" w14:textId="77777777" w:rsidR="001516B9" w:rsidRPr="00B53D06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390" w:author="Batra Yogesh (EXT)" w:date="2018-04-13T12:39:00Z">
              <w:tcPr>
                <w:tcW w:w="1170" w:type="dxa"/>
              </w:tcPr>
            </w:tcPrChange>
          </w:tcPr>
          <w:p w14:paraId="0BAA3833" w14:textId="77777777" w:rsidR="001516B9" w:rsidRPr="00B53D06" w:rsidRDefault="001516B9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B53D06" w14:paraId="0BAA3839" w14:textId="77777777" w:rsidTr="00B53D06">
        <w:trPr>
          <w:cantSplit/>
          <w:trHeight w:val="341"/>
          <w:trPrChange w:id="391" w:author="Batra Yogesh (EXT)" w:date="2018-04-13T12:39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92" w:author="Batra Yogesh (EXT)" w:date="2018-04-13T12:39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5" w14:textId="77777777" w:rsidR="00447470" w:rsidRPr="00B53D06" w:rsidRDefault="00447470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93" w:author="Batra Yogesh (EXT)" w:date="2018-04-13T12:39:00Z">
              <w:tcPr>
                <w:tcW w:w="2790" w:type="dxa"/>
              </w:tcPr>
            </w:tcPrChange>
          </w:tcPr>
          <w:p w14:paraId="0BAA3836" w14:textId="77777777" w:rsidR="000A438C" w:rsidRPr="00B53D06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94" w:author="Batra Yogesh (EXT)" w:date="2018-04-13T12:39:00Z">
              <w:tcPr>
                <w:tcW w:w="3330" w:type="dxa"/>
              </w:tcPr>
            </w:tcPrChange>
          </w:tcPr>
          <w:p w14:paraId="0BAA3837" w14:textId="77777777" w:rsidR="000A438C" w:rsidRPr="00B53D06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395" w:author="Batra Yogesh (EXT)" w:date="2018-04-13T12:39:00Z">
              <w:tcPr>
                <w:tcW w:w="1170" w:type="dxa"/>
              </w:tcPr>
            </w:tcPrChange>
          </w:tcPr>
          <w:p w14:paraId="0BAA3838" w14:textId="77777777" w:rsidR="000A438C" w:rsidRPr="00B53D06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  <w:tr w:rsidR="000A438C" w:rsidRPr="00B53D06" w14:paraId="0BAA383E" w14:textId="77777777" w:rsidTr="00B53D06">
        <w:trPr>
          <w:cantSplit/>
          <w:trHeight w:val="341"/>
          <w:trPrChange w:id="396" w:author="Batra Yogesh (EXT)" w:date="2018-04-13T12:39:00Z">
            <w:trPr>
              <w:cantSplit/>
              <w:trHeight w:val="341"/>
            </w:trPr>
          </w:trPrChange>
        </w:trPr>
        <w:tc>
          <w:tcPr>
            <w:tcW w:w="500" w:type="pct"/>
            <w:shd w:val="clear" w:color="auto" w:fill="C6D9F1" w:themeFill="text2" w:themeFillTint="33"/>
            <w:tcPrChange w:id="397" w:author="Batra Yogesh (EXT)" w:date="2018-04-13T12:39:00Z">
              <w:tcPr>
                <w:tcW w:w="810" w:type="dxa"/>
                <w:shd w:val="clear" w:color="auto" w:fill="C6D9F1" w:themeFill="text2" w:themeFillTint="33"/>
              </w:tcPr>
            </w:tcPrChange>
          </w:tcPr>
          <w:p w14:paraId="0BAA383A" w14:textId="77777777" w:rsidR="000A438C" w:rsidRPr="00B53D06" w:rsidRDefault="000A438C" w:rsidP="00726BBA">
            <w:pPr>
              <w:pStyle w:val="TableText"/>
              <w:keepNext/>
              <w:keepLines/>
              <w:numPr>
                <w:ilvl w:val="0"/>
                <w:numId w:val="8"/>
              </w:numPr>
              <w:jc w:val="center"/>
              <w:rPr>
                <w:rFonts w:cs="Arial"/>
                <w:color w:val="000000"/>
                <w:sz w:val="20"/>
              </w:rPr>
            </w:pPr>
          </w:p>
        </w:tc>
        <w:tc>
          <w:tcPr>
            <w:tcW w:w="1722" w:type="pct"/>
            <w:tcPrChange w:id="398" w:author="Batra Yogesh (EXT)" w:date="2018-04-13T12:39:00Z">
              <w:tcPr>
                <w:tcW w:w="2790" w:type="dxa"/>
              </w:tcPr>
            </w:tcPrChange>
          </w:tcPr>
          <w:p w14:paraId="0BAA383B" w14:textId="77777777" w:rsidR="000A438C" w:rsidRPr="00B53D06" w:rsidRDefault="000A438C" w:rsidP="0083596B">
            <w:pPr>
              <w:pStyle w:val="TableText"/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2056" w:type="pct"/>
            <w:tcPrChange w:id="399" w:author="Batra Yogesh (EXT)" w:date="2018-04-13T12:39:00Z">
              <w:tcPr>
                <w:tcW w:w="3330" w:type="dxa"/>
              </w:tcPr>
            </w:tcPrChange>
          </w:tcPr>
          <w:p w14:paraId="0BAA383C" w14:textId="77777777" w:rsidR="000A438C" w:rsidRPr="00B53D06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  <w:tc>
          <w:tcPr>
            <w:tcW w:w="722" w:type="pct"/>
            <w:tcPrChange w:id="400" w:author="Batra Yogesh (EXT)" w:date="2018-04-13T12:39:00Z">
              <w:tcPr>
                <w:tcW w:w="1170" w:type="dxa"/>
              </w:tcPr>
            </w:tcPrChange>
          </w:tcPr>
          <w:p w14:paraId="0BAA383D" w14:textId="77777777" w:rsidR="000A438C" w:rsidRPr="00B53D06" w:rsidRDefault="000A438C" w:rsidP="0083596B">
            <w:pPr>
              <w:keepNext/>
              <w:keepLines/>
              <w:rPr>
                <w:rFonts w:cs="Arial"/>
                <w:color w:val="000000"/>
                <w:sz w:val="20"/>
              </w:rPr>
            </w:pPr>
          </w:p>
        </w:tc>
      </w:tr>
    </w:tbl>
    <w:p w14:paraId="0BAA3844" w14:textId="77777777" w:rsidR="00E77205" w:rsidRPr="00B53D06" w:rsidRDefault="00E77205" w:rsidP="00BF2F96">
      <w:pPr>
        <w:rPr>
          <w:rFonts w:cs="Arial"/>
          <w:i/>
        </w:rPr>
      </w:pPr>
    </w:p>
    <w:sectPr w:rsidR="00E77205" w:rsidRPr="00B53D06" w:rsidSect="004D002A">
      <w:footerReference w:type="even" r:id="rId20"/>
      <w:pgSz w:w="12240" w:h="15840" w:code="1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DCF02C" w14:textId="77777777" w:rsidR="0007113A" w:rsidRDefault="0007113A">
      <w:r>
        <w:separator/>
      </w:r>
    </w:p>
  </w:endnote>
  <w:endnote w:type="continuationSeparator" w:id="0">
    <w:p w14:paraId="013B54E7" w14:textId="77777777" w:rsidR="0007113A" w:rsidRDefault="00071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590269" w14:textId="77777777" w:rsidR="00962EA8" w:rsidRDefault="00962E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7AE41C" w14:textId="13442472" w:rsidR="00D730E7" w:rsidRDefault="00D730E7">
    <w:pPr>
      <w:pStyle w:val="Footer"/>
    </w:pPr>
    <w:r w:rsidRPr="009C79B2">
      <w:rPr>
        <w:rFonts w:cs="Arial"/>
        <w:color w:val="3399FF"/>
      </w:rPr>
      <w:t>© 201</w:t>
    </w:r>
    <w:r>
      <w:rPr>
        <w:rFonts w:cs="Arial"/>
        <w:color w:val="3399FF"/>
      </w:rPr>
      <w:t>7</w:t>
    </w:r>
    <w:r w:rsidRPr="009C79B2">
      <w:rPr>
        <w:rFonts w:cs="Arial"/>
        <w:color w:val="3399FF"/>
      </w:rPr>
      <w:t xml:space="preserve"> Chevron Corporation</w:t>
    </w:r>
    <w:r>
      <w:rPr>
        <w:rFonts w:cs="Arial"/>
        <w:color w:val="3399FF"/>
      </w:rPr>
      <w:t xml:space="preserve">                              </w:t>
    </w:r>
    <w:r w:rsidRPr="009C79B2">
      <w:rPr>
        <w:rFonts w:cs="Arial"/>
        <w:color w:val="3399FF"/>
      </w:rPr>
      <w:t>Company Confidential</w:t>
    </w:r>
    <w:r>
      <w:rPr>
        <w:rFonts w:cs="Arial"/>
        <w:color w:val="3399FF"/>
      </w:rPr>
      <w:tab/>
      <w:t xml:space="preserve">Page </w:t>
    </w:r>
    <w:r>
      <w:rPr>
        <w:rFonts w:cs="Arial"/>
        <w:color w:val="3399FF"/>
      </w:rPr>
      <w:fldChar w:fldCharType="begin"/>
    </w:r>
    <w:r>
      <w:rPr>
        <w:rFonts w:cs="Arial"/>
        <w:color w:val="3399FF"/>
      </w:rPr>
      <w:instrText xml:space="preserve"> PAGE  \* Arabic  \* MERGEFORMAT </w:instrText>
    </w:r>
    <w:r>
      <w:rPr>
        <w:rFonts w:cs="Arial"/>
        <w:color w:val="3399FF"/>
      </w:rPr>
      <w:fldChar w:fldCharType="separate"/>
    </w:r>
    <w:r w:rsidR="00FB7A90">
      <w:rPr>
        <w:rFonts w:cs="Arial"/>
        <w:noProof/>
        <w:color w:val="3399FF"/>
      </w:rPr>
      <w:t>1</w:t>
    </w:r>
    <w:r>
      <w:rPr>
        <w:rFonts w:cs="Arial"/>
        <w:color w:val="3399FF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6C1CDA" w14:textId="77777777" w:rsidR="00962EA8" w:rsidRDefault="00962EA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C" w14:textId="77777777" w:rsidR="00014D25" w:rsidRDefault="00014D2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AA384D" w14:textId="77777777" w:rsidR="00014D25" w:rsidRDefault="00014D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6B66D1" w14:textId="77777777" w:rsidR="0007113A" w:rsidRDefault="0007113A">
      <w:r>
        <w:separator/>
      </w:r>
    </w:p>
  </w:footnote>
  <w:footnote w:type="continuationSeparator" w:id="0">
    <w:p w14:paraId="371D00B8" w14:textId="77777777" w:rsidR="0007113A" w:rsidRDefault="00071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441924" w14:textId="77777777" w:rsidR="00962EA8" w:rsidRDefault="00962E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AA3849" w14:textId="6B8BB949" w:rsidR="00014D25" w:rsidRPr="009A5D5C" w:rsidRDefault="00810984" w:rsidP="00D730E7">
    <w:pPr>
      <w:pStyle w:val="Header"/>
      <w:pBdr>
        <w:bottom w:val="single" w:sz="4" w:space="1" w:color="auto"/>
      </w:pBdr>
      <w:tabs>
        <w:tab w:val="right" w:pos="8460"/>
      </w:tabs>
      <w:jc w:val="center"/>
      <w:rPr>
        <w:b/>
        <w:color w:val="3399FF"/>
      </w:rPr>
    </w:pPr>
    <w:r>
      <w:rPr>
        <w:rFonts w:cs="Arial"/>
        <w:b/>
        <w:color w:val="3399FF"/>
      </w:rPr>
      <w:t>BKK</w:t>
    </w:r>
    <w:r w:rsidR="00CF3957" w:rsidRPr="00CF3957">
      <w:rPr>
        <w:rFonts w:cs="Arial"/>
        <w:b/>
        <w:color w:val="3399FF"/>
      </w:rPr>
      <w:t>_UC1</w:t>
    </w:r>
    <w:r w:rsidR="00F03EA7">
      <w:rPr>
        <w:rFonts w:cs="Arial"/>
        <w:b/>
        <w:color w:val="3399FF"/>
      </w:rPr>
      <w:t>7</w:t>
    </w:r>
    <w:r w:rsidR="00CF3957" w:rsidRPr="00CF3957">
      <w:rPr>
        <w:rFonts w:cs="Arial"/>
        <w:b/>
        <w:color w:val="3399FF"/>
      </w:rPr>
      <w:t xml:space="preserve"> – Run Daily Allocation</w:t>
    </w:r>
    <w:r w:rsidR="008029FF" w:rsidRPr="008029FF">
      <w:rPr>
        <w:rFonts w:cs="Arial"/>
        <w:b/>
        <w:color w:val="3399FF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B3FA66" w14:textId="77777777" w:rsidR="00962EA8" w:rsidRDefault="00962E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E"/>
    <w:multiLevelType w:val="singleLevel"/>
    <w:tmpl w:val="4E661EC8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0655134"/>
    <w:multiLevelType w:val="hybridMultilevel"/>
    <w:tmpl w:val="227C6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71024"/>
    <w:multiLevelType w:val="hybridMultilevel"/>
    <w:tmpl w:val="BEE62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441B8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AC3192C"/>
    <w:multiLevelType w:val="hybridMultilevel"/>
    <w:tmpl w:val="54ACE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A92E9A"/>
    <w:multiLevelType w:val="hybridMultilevel"/>
    <w:tmpl w:val="03CA9B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01118F6"/>
    <w:multiLevelType w:val="hybridMultilevel"/>
    <w:tmpl w:val="B80880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CD12C9B"/>
    <w:multiLevelType w:val="hybridMultilevel"/>
    <w:tmpl w:val="E814CDF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6B401E3"/>
    <w:multiLevelType w:val="hybridMultilevel"/>
    <w:tmpl w:val="FAB45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B096C"/>
    <w:multiLevelType w:val="hybridMultilevel"/>
    <w:tmpl w:val="267A84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FB5E85"/>
    <w:multiLevelType w:val="hybridMultilevel"/>
    <w:tmpl w:val="8034F2A8"/>
    <w:lvl w:ilvl="0" w:tplc="0E80AD64">
      <w:start w:val="1"/>
      <w:numFmt w:val="bullet"/>
      <w:pStyle w:val="BulletBlue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453437C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7892EE7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BE29D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5BC64FE8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5C079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67F0BB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84A8F0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9880E07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A9533D"/>
    <w:multiLevelType w:val="hybridMultilevel"/>
    <w:tmpl w:val="65667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14637"/>
    <w:multiLevelType w:val="hybridMultilevel"/>
    <w:tmpl w:val="06727D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17793"/>
    <w:multiLevelType w:val="hybridMultilevel"/>
    <w:tmpl w:val="0B283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865982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52F83579"/>
    <w:multiLevelType w:val="hybridMultilevel"/>
    <w:tmpl w:val="B5DA1A8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A7A3919"/>
    <w:multiLevelType w:val="hybridMultilevel"/>
    <w:tmpl w:val="65D4DF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1147DE"/>
    <w:multiLevelType w:val="hybridMultilevel"/>
    <w:tmpl w:val="FCDC3F7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1E26EE5"/>
    <w:multiLevelType w:val="hybridMultilevel"/>
    <w:tmpl w:val="1AF0E1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084285"/>
    <w:multiLevelType w:val="hybridMultilevel"/>
    <w:tmpl w:val="439634CE"/>
    <w:lvl w:ilvl="0" w:tplc="C4FEE2A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3F11EE"/>
    <w:multiLevelType w:val="hybridMultilevel"/>
    <w:tmpl w:val="98E411B2"/>
    <w:lvl w:ilvl="0" w:tplc="04090005">
      <w:start w:val="1"/>
      <w:numFmt w:val="bullet"/>
      <w:lvlText w:val=""/>
      <w:lvlJc w:val="left"/>
      <w:pPr>
        <w:tabs>
          <w:tab w:val="num" w:pos="1296"/>
        </w:tabs>
        <w:ind w:left="1296" w:hanging="360"/>
      </w:pPr>
      <w:rPr>
        <w:rFonts w:ascii="Wingdings" w:hAnsi="Wingdings" w:hint="default"/>
      </w:rPr>
    </w:lvl>
    <w:lvl w:ilvl="1" w:tplc="619ADA60">
      <w:start w:val="1"/>
      <w:numFmt w:val="decimal"/>
      <w:lvlText w:val="%2."/>
      <w:lvlJc w:val="left"/>
      <w:pPr>
        <w:tabs>
          <w:tab w:val="num" w:pos="2016"/>
        </w:tabs>
        <w:ind w:left="2016" w:hanging="360"/>
      </w:pPr>
      <w:rPr>
        <w:rFonts w:hint="default"/>
        <w:b w:val="0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21" w15:restartNumberingAfterBreak="0">
    <w:nsid w:val="6F195951"/>
    <w:multiLevelType w:val="hybridMultilevel"/>
    <w:tmpl w:val="58BA3C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515695C"/>
    <w:multiLevelType w:val="hybridMultilevel"/>
    <w:tmpl w:val="B5B46CE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78907287"/>
    <w:multiLevelType w:val="multilevel"/>
    <w:tmpl w:val="73AAD970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cs="Arial" w:hint="default"/>
        <w:b/>
        <w:color w:val="3399FF"/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794D5DC5"/>
    <w:multiLevelType w:val="hybridMultilevel"/>
    <w:tmpl w:val="3C0297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95624AF"/>
    <w:multiLevelType w:val="hybridMultilevel"/>
    <w:tmpl w:val="5B845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D7B2E4E"/>
    <w:multiLevelType w:val="hybridMultilevel"/>
    <w:tmpl w:val="F3D284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0"/>
  </w:num>
  <w:num w:numId="3">
    <w:abstractNumId w:val="12"/>
  </w:num>
  <w:num w:numId="4">
    <w:abstractNumId w:val="14"/>
  </w:num>
  <w:num w:numId="5">
    <w:abstractNumId w:val="19"/>
  </w:num>
  <w:num w:numId="6">
    <w:abstractNumId w:val="0"/>
  </w:num>
  <w:num w:numId="7">
    <w:abstractNumId w:val="21"/>
  </w:num>
  <w:num w:numId="8">
    <w:abstractNumId w:val="22"/>
  </w:num>
  <w:num w:numId="9">
    <w:abstractNumId w:val="11"/>
  </w:num>
  <w:num w:numId="10">
    <w:abstractNumId w:val="2"/>
  </w:num>
  <w:num w:numId="11">
    <w:abstractNumId w:val="15"/>
  </w:num>
  <w:num w:numId="12">
    <w:abstractNumId w:val="8"/>
  </w:num>
  <w:num w:numId="13">
    <w:abstractNumId w:val="1"/>
  </w:num>
  <w:num w:numId="14">
    <w:abstractNumId w:val="20"/>
  </w:num>
  <w:num w:numId="15">
    <w:abstractNumId w:val="9"/>
  </w:num>
  <w:num w:numId="16">
    <w:abstractNumId w:val="5"/>
  </w:num>
  <w:num w:numId="17">
    <w:abstractNumId w:val="17"/>
  </w:num>
  <w:num w:numId="18">
    <w:abstractNumId w:val="7"/>
  </w:num>
  <w:num w:numId="19">
    <w:abstractNumId w:val="4"/>
  </w:num>
  <w:num w:numId="20">
    <w:abstractNumId w:val="24"/>
  </w:num>
  <w:num w:numId="21">
    <w:abstractNumId w:val="6"/>
  </w:num>
  <w:num w:numId="22">
    <w:abstractNumId w:val="16"/>
  </w:num>
  <w:num w:numId="23">
    <w:abstractNumId w:val="18"/>
  </w:num>
  <w:num w:numId="24">
    <w:abstractNumId w:val="25"/>
  </w:num>
  <w:num w:numId="25">
    <w:abstractNumId w:val="26"/>
  </w:num>
  <w:num w:numId="26">
    <w:abstractNumId w:val="3"/>
  </w:num>
  <w:num w:numId="27">
    <w:abstractNumId w:val="13"/>
  </w:num>
  <w:numIdMacAtCleanup w:val="12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Batra Yogesh (EXT)">
    <w15:presenceInfo w15:providerId="AD" w15:userId="S-1-5-21-4162059163-1544859033-1701284029-51988"/>
  </w15:person>
  <w15:person w15:author="Prakash Atul (Ext)">
    <w15:presenceInfo w15:providerId="AD" w15:userId="S-1-5-21-4162059163-1544859033-1701284029-50486"/>
  </w15:person>
  <w15:person w15:author="Wirasak Chomphu">
    <w15:presenceInfo w15:providerId="AD" w15:userId="S::wcld@chevron.com::ff9f8cb3-7801-46c4-8294-8ccee1c17f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7BA"/>
    <w:rsid w:val="00000159"/>
    <w:rsid w:val="00001921"/>
    <w:rsid w:val="00001E8C"/>
    <w:rsid w:val="00005861"/>
    <w:rsid w:val="00005DD6"/>
    <w:rsid w:val="00006EC4"/>
    <w:rsid w:val="00007A2B"/>
    <w:rsid w:val="00007D96"/>
    <w:rsid w:val="00010E2A"/>
    <w:rsid w:val="00010FB4"/>
    <w:rsid w:val="00011284"/>
    <w:rsid w:val="00011EFA"/>
    <w:rsid w:val="0001219D"/>
    <w:rsid w:val="000125C6"/>
    <w:rsid w:val="00014741"/>
    <w:rsid w:val="00014B24"/>
    <w:rsid w:val="00014D25"/>
    <w:rsid w:val="000157B4"/>
    <w:rsid w:val="00015933"/>
    <w:rsid w:val="00015A23"/>
    <w:rsid w:val="0001696B"/>
    <w:rsid w:val="00017834"/>
    <w:rsid w:val="00022BA5"/>
    <w:rsid w:val="00023077"/>
    <w:rsid w:val="000252E7"/>
    <w:rsid w:val="0003143A"/>
    <w:rsid w:val="00032E51"/>
    <w:rsid w:val="00033B40"/>
    <w:rsid w:val="00034B86"/>
    <w:rsid w:val="00034F5B"/>
    <w:rsid w:val="000351F8"/>
    <w:rsid w:val="00042719"/>
    <w:rsid w:val="00044333"/>
    <w:rsid w:val="0004685D"/>
    <w:rsid w:val="00050AB9"/>
    <w:rsid w:val="00050D94"/>
    <w:rsid w:val="00051C5A"/>
    <w:rsid w:val="00052808"/>
    <w:rsid w:val="00052FF4"/>
    <w:rsid w:val="000536BB"/>
    <w:rsid w:val="00053F64"/>
    <w:rsid w:val="00056209"/>
    <w:rsid w:val="000565AA"/>
    <w:rsid w:val="0006165A"/>
    <w:rsid w:val="000617EA"/>
    <w:rsid w:val="00061D30"/>
    <w:rsid w:val="00063CE0"/>
    <w:rsid w:val="00064A60"/>
    <w:rsid w:val="00066625"/>
    <w:rsid w:val="00070371"/>
    <w:rsid w:val="0007113A"/>
    <w:rsid w:val="00071534"/>
    <w:rsid w:val="000721C3"/>
    <w:rsid w:val="00072FA1"/>
    <w:rsid w:val="000732FB"/>
    <w:rsid w:val="000737C5"/>
    <w:rsid w:val="000768AA"/>
    <w:rsid w:val="00080CE7"/>
    <w:rsid w:val="00084717"/>
    <w:rsid w:val="00084875"/>
    <w:rsid w:val="00085785"/>
    <w:rsid w:val="00093772"/>
    <w:rsid w:val="000A00B0"/>
    <w:rsid w:val="000A3BC9"/>
    <w:rsid w:val="000A438C"/>
    <w:rsid w:val="000A4DD3"/>
    <w:rsid w:val="000A54FA"/>
    <w:rsid w:val="000A5C76"/>
    <w:rsid w:val="000A645D"/>
    <w:rsid w:val="000A6E9E"/>
    <w:rsid w:val="000A739A"/>
    <w:rsid w:val="000B2968"/>
    <w:rsid w:val="000B3D95"/>
    <w:rsid w:val="000B4758"/>
    <w:rsid w:val="000B6484"/>
    <w:rsid w:val="000C02EF"/>
    <w:rsid w:val="000C08CA"/>
    <w:rsid w:val="000C707E"/>
    <w:rsid w:val="000C76CA"/>
    <w:rsid w:val="000D0315"/>
    <w:rsid w:val="000D0593"/>
    <w:rsid w:val="000D219F"/>
    <w:rsid w:val="000D33FC"/>
    <w:rsid w:val="000D3574"/>
    <w:rsid w:val="000D73A9"/>
    <w:rsid w:val="000E15CC"/>
    <w:rsid w:val="000E2318"/>
    <w:rsid w:val="000E32A2"/>
    <w:rsid w:val="000E3D8E"/>
    <w:rsid w:val="000E413F"/>
    <w:rsid w:val="000E69E6"/>
    <w:rsid w:val="000F3E52"/>
    <w:rsid w:val="000F6560"/>
    <w:rsid w:val="00100CEB"/>
    <w:rsid w:val="00101DA8"/>
    <w:rsid w:val="001055C7"/>
    <w:rsid w:val="001132C1"/>
    <w:rsid w:val="001138E7"/>
    <w:rsid w:val="00117CB3"/>
    <w:rsid w:val="00120981"/>
    <w:rsid w:val="001216F3"/>
    <w:rsid w:val="00122D71"/>
    <w:rsid w:val="001249B6"/>
    <w:rsid w:val="00124DE3"/>
    <w:rsid w:val="00133721"/>
    <w:rsid w:val="00133BC8"/>
    <w:rsid w:val="00133ECF"/>
    <w:rsid w:val="0013418F"/>
    <w:rsid w:val="00134581"/>
    <w:rsid w:val="00134986"/>
    <w:rsid w:val="00140BC5"/>
    <w:rsid w:val="0014205B"/>
    <w:rsid w:val="00142338"/>
    <w:rsid w:val="001425DD"/>
    <w:rsid w:val="00142864"/>
    <w:rsid w:val="00144F92"/>
    <w:rsid w:val="001461E1"/>
    <w:rsid w:val="001471A0"/>
    <w:rsid w:val="001516B9"/>
    <w:rsid w:val="00151BF5"/>
    <w:rsid w:val="0015342F"/>
    <w:rsid w:val="00154331"/>
    <w:rsid w:val="001557A9"/>
    <w:rsid w:val="00156337"/>
    <w:rsid w:val="00156920"/>
    <w:rsid w:val="00157466"/>
    <w:rsid w:val="00161D8A"/>
    <w:rsid w:val="001626DE"/>
    <w:rsid w:val="00162B5C"/>
    <w:rsid w:val="001655FA"/>
    <w:rsid w:val="00166F21"/>
    <w:rsid w:val="00167857"/>
    <w:rsid w:val="0017076D"/>
    <w:rsid w:val="001750D9"/>
    <w:rsid w:val="00175246"/>
    <w:rsid w:val="00187E72"/>
    <w:rsid w:val="00191390"/>
    <w:rsid w:val="001939E7"/>
    <w:rsid w:val="00194F51"/>
    <w:rsid w:val="0019518A"/>
    <w:rsid w:val="0019633B"/>
    <w:rsid w:val="00196B95"/>
    <w:rsid w:val="00196C1A"/>
    <w:rsid w:val="001971EC"/>
    <w:rsid w:val="001A1177"/>
    <w:rsid w:val="001A325B"/>
    <w:rsid w:val="001A5809"/>
    <w:rsid w:val="001B0878"/>
    <w:rsid w:val="001B1D7C"/>
    <w:rsid w:val="001B3E59"/>
    <w:rsid w:val="001B668C"/>
    <w:rsid w:val="001B717B"/>
    <w:rsid w:val="001C3234"/>
    <w:rsid w:val="001C5CA6"/>
    <w:rsid w:val="001D4407"/>
    <w:rsid w:val="001D705B"/>
    <w:rsid w:val="001E2C66"/>
    <w:rsid w:val="001E3D6C"/>
    <w:rsid w:val="001E52CE"/>
    <w:rsid w:val="001F39DB"/>
    <w:rsid w:val="001F4076"/>
    <w:rsid w:val="0020298E"/>
    <w:rsid w:val="00205F8C"/>
    <w:rsid w:val="00207B56"/>
    <w:rsid w:val="002127A4"/>
    <w:rsid w:val="002153C4"/>
    <w:rsid w:val="00215B02"/>
    <w:rsid w:val="0022028E"/>
    <w:rsid w:val="00226A6D"/>
    <w:rsid w:val="002277E3"/>
    <w:rsid w:val="00232E39"/>
    <w:rsid w:val="002377AB"/>
    <w:rsid w:val="0024192C"/>
    <w:rsid w:val="00243945"/>
    <w:rsid w:val="0025276B"/>
    <w:rsid w:val="00253EC1"/>
    <w:rsid w:val="002541D2"/>
    <w:rsid w:val="00257727"/>
    <w:rsid w:val="00260010"/>
    <w:rsid w:val="00261D47"/>
    <w:rsid w:val="0026388A"/>
    <w:rsid w:val="0026754A"/>
    <w:rsid w:val="00267E2C"/>
    <w:rsid w:val="00270F0B"/>
    <w:rsid w:val="0027180E"/>
    <w:rsid w:val="00271C23"/>
    <w:rsid w:val="0027207C"/>
    <w:rsid w:val="00272623"/>
    <w:rsid w:val="00275482"/>
    <w:rsid w:val="00276FE3"/>
    <w:rsid w:val="002807BC"/>
    <w:rsid w:val="0028402D"/>
    <w:rsid w:val="00285FDE"/>
    <w:rsid w:val="00290302"/>
    <w:rsid w:val="00290A0C"/>
    <w:rsid w:val="0029105A"/>
    <w:rsid w:val="002922E9"/>
    <w:rsid w:val="00293123"/>
    <w:rsid w:val="002941C2"/>
    <w:rsid w:val="00294417"/>
    <w:rsid w:val="00294C4B"/>
    <w:rsid w:val="002951AE"/>
    <w:rsid w:val="00295875"/>
    <w:rsid w:val="002958FD"/>
    <w:rsid w:val="002A0D7E"/>
    <w:rsid w:val="002A3B29"/>
    <w:rsid w:val="002A56C4"/>
    <w:rsid w:val="002A5F0D"/>
    <w:rsid w:val="002A6A74"/>
    <w:rsid w:val="002B11F2"/>
    <w:rsid w:val="002B36DF"/>
    <w:rsid w:val="002B4081"/>
    <w:rsid w:val="002B5473"/>
    <w:rsid w:val="002B7DDC"/>
    <w:rsid w:val="002C366C"/>
    <w:rsid w:val="002C47DE"/>
    <w:rsid w:val="002C5CC8"/>
    <w:rsid w:val="002C5FC7"/>
    <w:rsid w:val="002C6413"/>
    <w:rsid w:val="002C7AA1"/>
    <w:rsid w:val="002D388B"/>
    <w:rsid w:val="002D76F0"/>
    <w:rsid w:val="002D7CD5"/>
    <w:rsid w:val="002E07EC"/>
    <w:rsid w:val="002E1CDB"/>
    <w:rsid w:val="002E32BB"/>
    <w:rsid w:val="002E6B98"/>
    <w:rsid w:val="002F1090"/>
    <w:rsid w:val="002F134F"/>
    <w:rsid w:val="002F5750"/>
    <w:rsid w:val="002F66BB"/>
    <w:rsid w:val="002F7A27"/>
    <w:rsid w:val="003061B4"/>
    <w:rsid w:val="00314CC3"/>
    <w:rsid w:val="00317A80"/>
    <w:rsid w:val="00321B32"/>
    <w:rsid w:val="00321BA0"/>
    <w:rsid w:val="0032219A"/>
    <w:rsid w:val="003226F0"/>
    <w:rsid w:val="00323ADA"/>
    <w:rsid w:val="0032596E"/>
    <w:rsid w:val="0032732F"/>
    <w:rsid w:val="003342A7"/>
    <w:rsid w:val="0033669C"/>
    <w:rsid w:val="003367BD"/>
    <w:rsid w:val="00337919"/>
    <w:rsid w:val="003420C4"/>
    <w:rsid w:val="003427A0"/>
    <w:rsid w:val="00345908"/>
    <w:rsid w:val="00346E29"/>
    <w:rsid w:val="0035641B"/>
    <w:rsid w:val="00357BFB"/>
    <w:rsid w:val="0036072C"/>
    <w:rsid w:val="0036100D"/>
    <w:rsid w:val="00361941"/>
    <w:rsid w:val="00364608"/>
    <w:rsid w:val="003658C7"/>
    <w:rsid w:val="003660AE"/>
    <w:rsid w:val="00370D86"/>
    <w:rsid w:val="00371F21"/>
    <w:rsid w:val="00373B8A"/>
    <w:rsid w:val="00373CC4"/>
    <w:rsid w:val="00375AC3"/>
    <w:rsid w:val="003763EC"/>
    <w:rsid w:val="00376768"/>
    <w:rsid w:val="00380D23"/>
    <w:rsid w:val="00380DA0"/>
    <w:rsid w:val="00381205"/>
    <w:rsid w:val="0038191C"/>
    <w:rsid w:val="0038641F"/>
    <w:rsid w:val="00390637"/>
    <w:rsid w:val="0039280F"/>
    <w:rsid w:val="00393BC9"/>
    <w:rsid w:val="003A51A0"/>
    <w:rsid w:val="003A5410"/>
    <w:rsid w:val="003A67BF"/>
    <w:rsid w:val="003A79F2"/>
    <w:rsid w:val="003B211E"/>
    <w:rsid w:val="003C087F"/>
    <w:rsid w:val="003C2946"/>
    <w:rsid w:val="003C2D16"/>
    <w:rsid w:val="003C4506"/>
    <w:rsid w:val="003D1052"/>
    <w:rsid w:val="003D397C"/>
    <w:rsid w:val="003D41D8"/>
    <w:rsid w:val="003D44B5"/>
    <w:rsid w:val="003D53AB"/>
    <w:rsid w:val="003D67DB"/>
    <w:rsid w:val="003D7BD5"/>
    <w:rsid w:val="003E23CF"/>
    <w:rsid w:val="003E542E"/>
    <w:rsid w:val="003E6AB3"/>
    <w:rsid w:val="003F01E3"/>
    <w:rsid w:val="003F4F7B"/>
    <w:rsid w:val="00403523"/>
    <w:rsid w:val="00405C0C"/>
    <w:rsid w:val="00407A55"/>
    <w:rsid w:val="00412031"/>
    <w:rsid w:val="00412C60"/>
    <w:rsid w:val="004150E1"/>
    <w:rsid w:val="0041547A"/>
    <w:rsid w:val="00415AD7"/>
    <w:rsid w:val="00415F12"/>
    <w:rsid w:val="00420502"/>
    <w:rsid w:val="00424C51"/>
    <w:rsid w:val="00425F0F"/>
    <w:rsid w:val="00426A09"/>
    <w:rsid w:val="00427461"/>
    <w:rsid w:val="00431934"/>
    <w:rsid w:val="00436FDA"/>
    <w:rsid w:val="00437370"/>
    <w:rsid w:val="00440018"/>
    <w:rsid w:val="004405E6"/>
    <w:rsid w:val="00441455"/>
    <w:rsid w:val="004414B3"/>
    <w:rsid w:val="00442E3A"/>
    <w:rsid w:val="0044336F"/>
    <w:rsid w:val="00443DA0"/>
    <w:rsid w:val="00444FDB"/>
    <w:rsid w:val="00445701"/>
    <w:rsid w:val="00446086"/>
    <w:rsid w:val="00447470"/>
    <w:rsid w:val="00453384"/>
    <w:rsid w:val="00456BA8"/>
    <w:rsid w:val="004574E1"/>
    <w:rsid w:val="00457E26"/>
    <w:rsid w:val="00461ABC"/>
    <w:rsid w:val="00464E48"/>
    <w:rsid w:val="00465392"/>
    <w:rsid w:val="00466C92"/>
    <w:rsid w:val="00467D9C"/>
    <w:rsid w:val="004712AA"/>
    <w:rsid w:val="00473EF3"/>
    <w:rsid w:val="00474606"/>
    <w:rsid w:val="00476DA4"/>
    <w:rsid w:val="00477499"/>
    <w:rsid w:val="0048180D"/>
    <w:rsid w:val="004828E2"/>
    <w:rsid w:val="00482A32"/>
    <w:rsid w:val="00483DFC"/>
    <w:rsid w:val="0048437B"/>
    <w:rsid w:val="00484AE9"/>
    <w:rsid w:val="00484D5F"/>
    <w:rsid w:val="00490E48"/>
    <w:rsid w:val="004930B1"/>
    <w:rsid w:val="004963F3"/>
    <w:rsid w:val="0049647C"/>
    <w:rsid w:val="00497EED"/>
    <w:rsid w:val="004A1B2A"/>
    <w:rsid w:val="004A5FBD"/>
    <w:rsid w:val="004A6570"/>
    <w:rsid w:val="004B16C6"/>
    <w:rsid w:val="004B2324"/>
    <w:rsid w:val="004B6593"/>
    <w:rsid w:val="004C0E10"/>
    <w:rsid w:val="004C36C6"/>
    <w:rsid w:val="004C665F"/>
    <w:rsid w:val="004C711C"/>
    <w:rsid w:val="004D002A"/>
    <w:rsid w:val="004D0597"/>
    <w:rsid w:val="004D18DA"/>
    <w:rsid w:val="004D1B65"/>
    <w:rsid w:val="004D2C18"/>
    <w:rsid w:val="004D61A0"/>
    <w:rsid w:val="004D62B8"/>
    <w:rsid w:val="004D66F0"/>
    <w:rsid w:val="004E2210"/>
    <w:rsid w:val="004E303B"/>
    <w:rsid w:val="004E3C5D"/>
    <w:rsid w:val="004E441F"/>
    <w:rsid w:val="004E473B"/>
    <w:rsid w:val="004E7FBC"/>
    <w:rsid w:val="004F2254"/>
    <w:rsid w:val="004F3FEE"/>
    <w:rsid w:val="004F6015"/>
    <w:rsid w:val="00501443"/>
    <w:rsid w:val="00503627"/>
    <w:rsid w:val="0050441E"/>
    <w:rsid w:val="00504637"/>
    <w:rsid w:val="00504B9F"/>
    <w:rsid w:val="0050703C"/>
    <w:rsid w:val="0050764B"/>
    <w:rsid w:val="00513875"/>
    <w:rsid w:val="005172A7"/>
    <w:rsid w:val="00521AC6"/>
    <w:rsid w:val="00522640"/>
    <w:rsid w:val="00522D05"/>
    <w:rsid w:val="00523EC3"/>
    <w:rsid w:val="005273D3"/>
    <w:rsid w:val="00530F64"/>
    <w:rsid w:val="00532370"/>
    <w:rsid w:val="005354E9"/>
    <w:rsid w:val="00535B70"/>
    <w:rsid w:val="005429E9"/>
    <w:rsid w:val="00543D6E"/>
    <w:rsid w:val="00545DA6"/>
    <w:rsid w:val="005460CE"/>
    <w:rsid w:val="00547544"/>
    <w:rsid w:val="00551048"/>
    <w:rsid w:val="005526F6"/>
    <w:rsid w:val="005539EF"/>
    <w:rsid w:val="00553C7A"/>
    <w:rsid w:val="0055734A"/>
    <w:rsid w:val="005602BF"/>
    <w:rsid w:val="00560974"/>
    <w:rsid w:val="00563401"/>
    <w:rsid w:val="00570D43"/>
    <w:rsid w:val="00573E1D"/>
    <w:rsid w:val="00576AE7"/>
    <w:rsid w:val="0057727E"/>
    <w:rsid w:val="0057791E"/>
    <w:rsid w:val="005843DA"/>
    <w:rsid w:val="00584CA8"/>
    <w:rsid w:val="00585F01"/>
    <w:rsid w:val="005867B6"/>
    <w:rsid w:val="00592117"/>
    <w:rsid w:val="00593F96"/>
    <w:rsid w:val="00593FD2"/>
    <w:rsid w:val="00594641"/>
    <w:rsid w:val="00595B5E"/>
    <w:rsid w:val="005A108E"/>
    <w:rsid w:val="005A30BE"/>
    <w:rsid w:val="005A3B3E"/>
    <w:rsid w:val="005A5F1D"/>
    <w:rsid w:val="005A7E32"/>
    <w:rsid w:val="005B04D3"/>
    <w:rsid w:val="005B21E9"/>
    <w:rsid w:val="005B2627"/>
    <w:rsid w:val="005B5A0D"/>
    <w:rsid w:val="005C2746"/>
    <w:rsid w:val="005C3416"/>
    <w:rsid w:val="005C3E20"/>
    <w:rsid w:val="005C4449"/>
    <w:rsid w:val="005C7D08"/>
    <w:rsid w:val="005D1274"/>
    <w:rsid w:val="005D1403"/>
    <w:rsid w:val="005D440F"/>
    <w:rsid w:val="005D6B17"/>
    <w:rsid w:val="005D7FC7"/>
    <w:rsid w:val="005E64D7"/>
    <w:rsid w:val="005E685F"/>
    <w:rsid w:val="005F15A0"/>
    <w:rsid w:val="005F4704"/>
    <w:rsid w:val="005F74A6"/>
    <w:rsid w:val="00600618"/>
    <w:rsid w:val="00600EC8"/>
    <w:rsid w:val="00601C0A"/>
    <w:rsid w:val="006039E2"/>
    <w:rsid w:val="006045A9"/>
    <w:rsid w:val="0060543B"/>
    <w:rsid w:val="006066E6"/>
    <w:rsid w:val="00606E63"/>
    <w:rsid w:val="00607238"/>
    <w:rsid w:val="00614FC6"/>
    <w:rsid w:val="00620B4D"/>
    <w:rsid w:val="006211C4"/>
    <w:rsid w:val="006249BA"/>
    <w:rsid w:val="00631DFD"/>
    <w:rsid w:val="00641D71"/>
    <w:rsid w:val="00641DD6"/>
    <w:rsid w:val="006423F9"/>
    <w:rsid w:val="006427A8"/>
    <w:rsid w:val="0064458C"/>
    <w:rsid w:val="00646698"/>
    <w:rsid w:val="006467F6"/>
    <w:rsid w:val="00646A05"/>
    <w:rsid w:val="006470A5"/>
    <w:rsid w:val="006519D2"/>
    <w:rsid w:val="00653624"/>
    <w:rsid w:val="00654F9D"/>
    <w:rsid w:val="006558D6"/>
    <w:rsid w:val="00655F3C"/>
    <w:rsid w:val="00660428"/>
    <w:rsid w:val="006610A7"/>
    <w:rsid w:val="00662028"/>
    <w:rsid w:val="00662CCE"/>
    <w:rsid w:val="00665974"/>
    <w:rsid w:val="00674C1C"/>
    <w:rsid w:val="0067692D"/>
    <w:rsid w:val="0068089C"/>
    <w:rsid w:val="00681BF7"/>
    <w:rsid w:val="00683E37"/>
    <w:rsid w:val="006843E5"/>
    <w:rsid w:val="00687409"/>
    <w:rsid w:val="00691FF1"/>
    <w:rsid w:val="006A7B3F"/>
    <w:rsid w:val="006B13B4"/>
    <w:rsid w:val="006B18DE"/>
    <w:rsid w:val="006B32F6"/>
    <w:rsid w:val="006B36A8"/>
    <w:rsid w:val="006B3B53"/>
    <w:rsid w:val="006B6837"/>
    <w:rsid w:val="006B7B9D"/>
    <w:rsid w:val="006B7F9A"/>
    <w:rsid w:val="006C0088"/>
    <w:rsid w:val="006C0E25"/>
    <w:rsid w:val="006C143A"/>
    <w:rsid w:val="006C18C0"/>
    <w:rsid w:val="006C1C26"/>
    <w:rsid w:val="006C4791"/>
    <w:rsid w:val="006D0858"/>
    <w:rsid w:val="006D15A5"/>
    <w:rsid w:val="006D3C31"/>
    <w:rsid w:val="006D3F63"/>
    <w:rsid w:val="006D62C5"/>
    <w:rsid w:val="006D6B36"/>
    <w:rsid w:val="006E2D9C"/>
    <w:rsid w:val="006F2C73"/>
    <w:rsid w:val="006F4CFE"/>
    <w:rsid w:val="0070012D"/>
    <w:rsid w:val="00701F91"/>
    <w:rsid w:val="00702974"/>
    <w:rsid w:val="00702A88"/>
    <w:rsid w:val="00702C11"/>
    <w:rsid w:val="0070337A"/>
    <w:rsid w:val="00703AC3"/>
    <w:rsid w:val="00705571"/>
    <w:rsid w:val="00706DDE"/>
    <w:rsid w:val="00710F47"/>
    <w:rsid w:val="00712224"/>
    <w:rsid w:val="00713630"/>
    <w:rsid w:val="007136EB"/>
    <w:rsid w:val="007143AE"/>
    <w:rsid w:val="007170C9"/>
    <w:rsid w:val="00720C28"/>
    <w:rsid w:val="0072699D"/>
    <w:rsid w:val="00726BBA"/>
    <w:rsid w:val="007270F5"/>
    <w:rsid w:val="00730760"/>
    <w:rsid w:val="007319E6"/>
    <w:rsid w:val="00736289"/>
    <w:rsid w:val="00737BBD"/>
    <w:rsid w:val="007405A3"/>
    <w:rsid w:val="0074548D"/>
    <w:rsid w:val="0074647B"/>
    <w:rsid w:val="00747414"/>
    <w:rsid w:val="00752035"/>
    <w:rsid w:val="00752EFA"/>
    <w:rsid w:val="0075507C"/>
    <w:rsid w:val="007613F6"/>
    <w:rsid w:val="0076296A"/>
    <w:rsid w:val="007649BE"/>
    <w:rsid w:val="00767D53"/>
    <w:rsid w:val="007712F2"/>
    <w:rsid w:val="007718A9"/>
    <w:rsid w:val="00771A7F"/>
    <w:rsid w:val="007746B9"/>
    <w:rsid w:val="007768D5"/>
    <w:rsid w:val="00777603"/>
    <w:rsid w:val="00777671"/>
    <w:rsid w:val="00780FEE"/>
    <w:rsid w:val="007813DA"/>
    <w:rsid w:val="00786D91"/>
    <w:rsid w:val="007879E8"/>
    <w:rsid w:val="00787C0D"/>
    <w:rsid w:val="00791CB2"/>
    <w:rsid w:val="00793CC8"/>
    <w:rsid w:val="00797F13"/>
    <w:rsid w:val="007A077C"/>
    <w:rsid w:val="007A0DD9"/>
    <w:rsid w:val="007A292C"/>
    <w:rsid w:val="007A2C6F"/>
    <w:rsid w:val="007A4119"/>
    <w:rsid w:val="007A41C5"/>
    <w:rsid w:val="007B00F9"/>
    <w:rsid w:val="007B33A6"/>
    <w:rsid w:val="007B38EE"/>
    <w:rsid w:val="007C0F5B"/>
    <w:rsid w:val="007C32E2"/>
    <w:rsid w:val="007C43C8"/>
    <w:rsid w:val="007C47EF"/>
    <w:rsid w:val="007C669D"/>
    <w:rsid w:val="007C6AEB"/>
    <w:rsid w:val="007D4CAC"/>
    <w:rsid w:val="007D5BBA"/>
    <w:rsid w:val="007D73C0"/>
    <w:rsid w:val="007D74E4"/>
    <w:rsid w:val="007E036B"/>
    <w:rsid w:val="007E0CF9"/>
    <w:rsid w:val="007F6141"/>
    <w:rsid w:val="007F76A3"/>
    <w:rsid w:val="008015B3"/>
    <w:rsid w:val="008018AC"/>
    <w:rsid w:val="008029FF"/>
    <w:rsid w:val="00802F3B"/>
    <w:rsid w:val="00806B74"/>
    <w:rsid w:val="00810984"/>
    <w:rsid w:val="0081344C"/>
    <w:rsid w:val="0082085E"/>
    <w:rsid w:val="00821C02"/>
    <w:rsid w:val="008220C4"/>
    <w:rsid w:val="00822718"/>
    <w:rsid w:val="00824BD2"/>
    <w:rsid w:val="0083094B"/>
    <w:rsid w:val="00832358"/>
    <w:rsid w:val="00832688"/>
    <w:rsid w:val="0083343F"/>
    <w:rsid w:val="0083596B"/>
    <w:rsid w:val="008410C1"/>
    <w:rsid w:val="0084568B"/>
    <w:rsid w:val="00845B55"/>
    <w:rsid w:val="0084602F"/>
    <w:rsid w:val="00846885"/>
    <w:rsid w:val="00851BA3"/>
    <w:rsid w:val="00852022"/>
    <w:rsid w:val="00852B65"/>
    <w:rsid w:val="00853469"/>
    <w:rsid w:val="00853AA4"/>
    <w:rsid w:val="00856FA6"/>
    <w:rsid w:val="008616DB"/>
    <w:rsid w:val="00862542"/>
    <w:rsid w:val="0086359A"/>
    <w:rsid w:val="0086417A"/>
    <w:rsid w:val="00865845"/>
    <w:rsid w:val="00865FAA"/>
    <w:rsid w:val="00867E0B"/>
    <w:rsid w:val="00871AD3"/>
    <w:rsid w:val="00872A22"/>
    <w:rsid w:val="00874DE0"/>
    <w:rsid w:val="00875666"/>
    <w:rsid w:val="008765F0"/>
    <w:rsid w:val="008771D2"/>
    <w:rsid w:val="00881D32"/>
    <w:rsid w:val="008820B1"/>
    <w:rsid w:val="00883C3D"/>
    <w:rsid w:val="00885A11"/>
    <w:rsid w:val="00885C14"/>
    <w:rsid w:val="00885FB1"/>
    <w:rsid w:val="008871E3"/>
    <w:rsid w:val="00890144"/>
    <w:rsid w:val="00890172"/>
    <w:rsid w:val="00890AA6"/>
    <w:rsid w:val="00896F99"/>
    <w:rsid w:val="00897719"/>
    <w:rsid w:val="008A12BF"/>
    <w:rsid w:val="008A16E1"/>
    <w:rsid w:val="008A1E28"/>
    <w:rsid w:val="008A4C3D"/>
    <w:rsid w:val="008B0312"/>
    <w:rsid w:val="008B2B3F"/>
    <w:rsid w:val="008B4001"/>
    <w:rsid w:val="008B44A5"/>
    <w:rsid w:val="008B6A0C"/>
    <w:rsid w:val="008C0055"/>
    <w:rsid w:val="008C068B"/>
    <w:rsid w:val="008C167B"/>
    <w:rsid w:val="008C2CB3"/>
    <w:rsid w:val="008C3758"/>
    <w:rsid w:val="008C6A52"/>
    <w:rsid w:val="008D0255"/>
    <w:rsid w:val="008D0614"/>
    <w:rsid w:val="008D0ECB"/>
    <w:rsid w:val="008D4462"/>
    <w:rsid w:val="008D4F9B"/>
    <w:rsid w:val="008D6A22"/>
    <w:rsid w:val="008D7D74"/>
    <w:rsid w:val="008E1BBB"/>
    <w:rsid w:val="008E4853"/>
    <w:rsid w:val="008E63C3"/>
    <w:rsid w:val="008F498E"/>
    <w:rsid w:val="0090066B"/>
    <w:rsid w:val="00901F83"/>
    <w:rsid w:val="009030F3"/>
    <w:rsid w:val="00910980"/>
    <w:rsid w:val="009126AF"/>
    <w:rsid w:val="00913C04"/>
    <w:rsid w:val="00922CA6"/>
    <w:rsid w:val="00923D63"/>
    <w:rsid w:val="00924487"/>
    <w:rsid w:val="009268B4"/>
    <w:rsid w:val="009323AD"/>
    <w:rsid w:val="0093258C"/>
    <w:rsid w:val="0093260D"/>
    <w:rsid w:val="00934A42"/>
    <w:rsid w:val="0093731D"/>
    <w:rsid w:val="00937D81"/>
    <w:rsid w:val="009420E0"/>
    <w:rsid w:val="00943AE5"/>
    <w:rsid w:val="00944993"/>
    <w:rsid w:val="00946448"/>
    <w:rsid w:val="0095039A"/>
    <w:rsid w:val="00950923"/>
    <w:rsid w:val="00952CA5"/>
    <w:rsid w:val="00953165"/>
    <w:rsid w:val="009534B0"/>
    <w:rsid w:val="00955216"/>
    <w:rsid w:val="009555EF"/>
    <w:rsid w:val="009601B2"/>
    <w:rsid w:val="00962991"/>
    <w:rsid w:val="00962EA8"/>
    <w:rsid w:val="00963D78"/>
    <w:rsid w:val="00972CC3"/>
    <w:rsid w:val="009746E4"/>
    <w:rsid w:val="00974D4F"/>
    <w:rsid w:val="00975F5A"/>
    <w:rsid w:val="0097797D"/>
    <w:rsid w:val="00982D61"/>
    <w:rsid w:val="00986279"/>
    <w:rsid w:val="00987FBB"/>
    <w:rsid w:val="00990EB0"/>
    <w:rsid w:val="00992AE2"/>
    <w:rsid w:val="0099324B"/>
    <w:rsid w:val="00996334"/>
    <w:rsid w:val="009A4918"/>
    <w:rsid w:val="009A5A0D"/>
    <w:rsid w:val="009A5D5C"/>
    <w:rsid w:val="009A6744"/>
    <w:rsid w:val="009A6F35"/>
    <w:rsid w:val="009A7F0B"/>
    <w:rsid w:val="009B4779"/>
    <w:rsid w:val="009B7627"/>
    <w:rsid w:val="009B7F8F"/>
    <w:rsid w:val="009C07BB"/>
    <w:rsid w:val="009C1E1F"/>
    <w:rsid w:val="009C6037"/>
    <w:rsid w:val="009C6763"/>
    <w:rsid w:val="009C68FF"/>
    <w:rsid w:val="009D0F14"/>
    <w:rsid w:val="009D157E"/>
    <w:rsid w:val="009D2E53"/>
    <w:rsid w:val="009D643A"/>
    <w:rsid w:val="009D657D"/>
    <w:rsid w:val="009D6FDD"/>
    <w:rsid w:val="009D7887"/>
    <w:rsid w:val="009E04D1"/>
    <w:rsid w:val="009E29B7"/>
    <w:rsid w:val="009E5A8E"/>
    <w:rsid w:val="009E7280"/>
    <w:rsid w:val="009F212D"/>
    <w:rsid w:val="009F2DC3"/>
    <w:rsid w:val="009F362E"/>
    <w:rsid w:val="009F778A"/>
    <w:rsid w:val="009F7EC6"/>
    <w:rsid w:val="00A0372C"/>
    <w:rsid w:val="00A05814"/>
    <w:rsid w:val="00A05DA3"/>
    <w:rsid w:val="00A05FCE"/>
    <w:rsid w:val="00A073EA"/>
    <w:rsid w:val="00A15B28"/>
    <w:rsid w:val="00A20750"/>
    <w:rsid w:val="00A24346"/>
    <w:rsid w:val="00A24AD6"/>
    <w:rsid w:val="00A25FB2"/>
    <w:rsid w:val="00A27AC6"/>
    <w:rsid w:val="00A325B5"/>
    <w:rsid w:val="00A3271A"/>
    <w:rsid w:val="00A330E9"/>
    <w:rsid w:val="00A335C2"/>
    <w:rsid w:val="00A343AF"/>
    <w:rsid w:val="00A35FD8"/>
    <w:rsid w:val="00A421D8"/>
    <w:rsid w:val="00A42DD1"/>
    <w:rsid w:val="00A44F3B"/>
    <w:rsid w:val="00A50E4F"/>
    <w:rsid w:val="00A54FB0"/>
    <w:rsid w:val="00A6467A"/>
    <w:rsid w:val="00A646C5"/>
    <w:rsid w:val="00A64F4C"/>
    <w:rsid w:val="00A678F9"/>
    <w:rsid w:val="00A71B7A"/>
    <w:rsid w:val="00A736C7"/>
    <w:rsid w:val="00A73BA4"/>
    <w:rsid w:val="00A74025"/>
    <w:rsid w:val="00A749F9"/>
    <w:rsid w:val="00A76055"/>
    <w:rsid w:val="00A77D6E"/>
    <w:rsid w:val="00A81107"/>
    <w:rsid w:val="00A82979"/>
    <w:rsid w:val="00A8459B"/>
    <w:rsid w:val="00A8498C"/>
    <w:rsid w:val="00A87505"/>
    <w:rsid w:val="00A877EA"/>
    <w:rsid w:val="00A902A5"/>
    <w:rsid w:val="00A91870"/>
    <w:rsid w:val="00A92FF2"/>
    <w:rsid w:val="00A93A96"/>
    <w:rsid w:val="00A956A8"/>
    <w:rsid w:val="00AA0707"/>
    <w:rsid w:val="00AA2283"/>
    <w:rsid w:val="00AA2654"/>
    <w:rsid w:val="00AA2D97"/>
    <w:rsid w:val="00AA5610"/>
    <w:rsid w:val="00AA6340"/>
    <w:rsid w:val="00AA6B33"/>
    <w:rsid w:val="00AB19C4"/>
    <w:rsid w:val="00AB281C"/>
    <w:rsid w:val="00AB2E16"/>
    <w:rsid w:val="00AB4770"/>
    <w:rsid w:val="00AB62EC"/>
    <w:rsid w:val="00AC034C"/>
    <w:rsid w:val="00AC03E8"/>
    <w:rsid w:val="00AC16E0"/>
    <w:rsid w:val="00AC30FD"/>
    <w:rsid w:val="00AC5686"/>
    <w:rsid w:val="00AD190F"/>
    <w:rsid w:val="00AD20E6"/>
    <w:rsid w:val="00AD22E9"/>
    <w:rsid w:val="00AD5566"/>
    <w:rsid w:val="00AD74A5"/>
    <w:rsid w:val="00AD7C99"/>
    <w:rsid w:val="00AE04CC"/>
    <w:rsid w:val="00AF18F6"/>
    <w:rsid w:val="00AF2D5A"/>
    <w:rsid w:val="00AF45BD"/>
    <w:rsid w:val="00B01900"/>
    <w:rsid w:val="00B01D3F"/>
    <w:rsid w:val="00B0474B"/>
    <w:rsid w:val="00B07A31"/>
    <w:rsid w:val="00B107D1"/>
    <w:rsid w:val="00B10D68"/>
    <w:rsid w:val="00B120E0"/>
    <w:rsid w:val="00B125EC"/>
    <w:rsid w:val="00B17CD1"/>
    <w:rsid w:val="00B210A0"/>
    <w:rsid w:val="00B210AD"/>
    <w:rsid w:val="00B217C5"/>
    <w:rsid w:val="00B2237A"/>
    <w:rsid w:val="00B235F4"/>
    <w:rsid w:val="00B312B4"/>
    <w:rsid w:val="00B317C9"/>
    <w:rsid w:val="00B34A65"/>
    <w:rsid w:val="00B364A9"/>
    <w:rsid w:val="00B478D7"/>
    <w:rsid w:val="00B50A98"/>
    <w:rsid w:val="00B5158E"/>
    <w:rsid w:val="00B51A45"/>
    <w:rsid w:val="00B53610"/>
    <w:rsid w:val="00B536A7"/>
    <w:rsid w:val="00B53799"/>
    <w:rsid w:val="00B53D06"/>
    <w:rsid w:val="00B55497"/>
    <w:rsid w:val="00B5712E"/>
    <w:rsid w:val="00B614A9"/>
    <w:rsid w:val="00B64D1D"/>
    <w:rsid w:val="00B65DE0"/>
    <w:rsid w:val="00B70614"/>
    <w:rsid w:val="00B717B3"/>
    <w:rsid w:val="00B7183B"/>
    <w:rsid w:val="00B7214A"/>
    <w:rsid w:val="00B7216B"/>
    <w:rsid w:val="00B72BE0"/>
    <w:rsid w:val="00B745BC"/>
    <w:rsid w:val="00B74D70"/>
    <w:rsid w:val="00B76DB0"/>
    <w:rsid w:val="00B84A5E"/>
    <w:rsid w:val="00B85D06"/>
    <w:rsid w:val="00B9111B"/>
    <w:rsid w:val="00B92436"/>
    <w:rsid w:val="00B92789"/>
    <w:rsid w:val="00B943B2"/>
    <w:rsid w:val="00B94FAF"/>
    <w:rsid w:val="00B95528"/>
    <w:rsid w:val="00B97194"/>
    <w:rsid w:val="00BA00EB"/>
    <w:rsid w:val="00BA0B01"/>
    <w:rsid w:val="00BA106D"/>
    <w:rsid w:val="00BA1D65"/>
    <w:rsid w:val="00BA24F0"/>
    <w:rsid w:val="00BA4C57"/>
    <w:rsid w:val="00BA57F5"/>
    <w:rsid w:val="00BA5801"/>
    <w:rsid w:val="00BA74FF"/>
    <w:rsid w:val="00BB1B57"/>
    <w:rsid w:val="00BB2BC8"/>
    <w:rsid w:val="00BB443F"/>
    <w:rsid w:val="00BB48EF"/>
    <w:rsid w:val="00BB654D"/>
    <w:rsid w:val="00BB6F32"/>
    <w:rsid w:val="00BC09B4"/>
    <w:rsid w:val="00BC1179"/>
    <w:rsid w:val="00BD605A"/>
    <w:rsid w:val="00BD6B3C"/>
    <w:rsid w:val="00BD7987"/>
    <w:rsid w:val="00BE1F1E"/>
    <w:rsid w:val="00BE78DF"/>
    <w:rsid w:val="00BF273B"/>
    <w:rsid w:val="00BF2F96"/>
    <w:rsid w:val="00C002FE"/>
    <w:rsid w:val="00C00446"/>
    <w:rsid w:val="00C0332E"/>
    <w:rsid w:val="00C053FB"/>
    <w:rsid w:val="00C07B9E"/>
    <w:rsid w:val="00C106B0"/>
    <w:rsid w:val="00C1318A"/>
    <w:rsid w:val="00C13B91"/>
    <w:rsid w:val="00C17943"/>
    <w:rsid w:val="00C20B8B"/>
    <w:rsid w:val="00C21389"/>
    <w:rsid w:val="00C219B1"/>
    <w:rsid w:val="00C23626"/>
    <w:rsid w:val="00C26EF7"/>
    <w:rsid w:val="00C30619"/>
    <w:rsid w:val="00C31134"/>
    <w:rsid w:val="00C31456"/>
    <w:rsid w:val="00C3185D"/>
    <w:rsid w:val="00C33012"/>
    <w:rsid w:val="00C357AD"/>
    <w:rsid w:val="00C36EFD"/>
    <w:rsid w:val="00C37617"/>
    <w:rsid w:val="00C40764"/>
    <w:rsid w:val="00C4135F"/>
    <w:rsid w:val="00C41572"/>
    <w:rsid w:val="00C4182E"/>
    <w:rsid w:val="00C428DE"/>
    <w:rsid w:val="00C46342"/>
    <w:rsid w:val="00C5177E"/>
    <w:rsid w:val="00C540E2"/>
    <w:rsid w:val="00C54432"/>
    <w:rsid w:val="00C55FA5"/>
    <w:rsid w:val="00C65A24"/>
    <w:rsid w:val="00C67034"/>
    <w:rsid w:val="00C67D1E"/>
    <w:rsid w:val="00C71E1F"/>
    <w:rsid w:val="00C7221E"/>
    <w:rsid w:val="00C8028D"/>
    <w:rsid w:val="00C8324A"/>
    <w:rsid w:val="00C84A1C"/>
    <w:rsid w:val="00C865FE"/>
    <w:rsid w:val="00C96A28"/>
    <w:rsid w:val="00C976BE"/>
    <w:rsid w:val="00CA2B98"/>
    <w:rsid w:val="00CA3FFB"/>
    <w:rsid w:val="00CB045B"/>
    <w:rsid w:val="00CB1209"/>
    <w:rsid w:val="00CB1BFA"/>
    <w:rsid w:val="00CB40AE"/>
    <w:rsid w:val="00CB4BE8"/>
    <w:rsid w:val="00CB4C9A"/>
    <w:rsid w:val="00CB50F7"/>
    <w:rsid w:val="00CB5914"/>
    <w:rsid w:val="00CB6F9F"/>
    <w:rsid w:val="00CC4087"/>
    <w:rsid w:val="00CC49A2"/>
    <w:rsid w:val="00CC7038"/>
    <w:rsid w:val="00CD25C5"/>
    <w:rsid w:val="00CD6D2D"/>
    <w:rsid w:val="00CE0106"/>
    <w:rsid w:val="00CE07B5"/>
    <w:rsid w:val="00CE2DDA"/>
    <w:rsid w:val="00CE4812"/>
    <w:rsid w:val="00CE5400"/>
    <w:rsid w:val="00CE64C6"/>
    <w:rsid w:val="00CE7074"/>
    <w:rsid w:val="00CF0C84"/>
    <w:rsid w:val="00CF0DF4"/>
    <w:rsid w:val="00CF1324"/>
    <w:rsid w:val="00CF2E21"/>
    <w:rsid w:val="00CF3957"/>
    <w:rsid w:val="00CF3EA5"/>
    <w:rsid w:val="00CF5E42"/>
    <w:rsid w:val="00CF7480"/>
    <w:rsid w:val="00D0296D"/>
    <w:rsid w:val="00D031E8"/>
    <w:rsid w:val="00D10347"/>
    <w:rsid w:val="00D119D8"/>
    <w:rsid w:val="00D12E33"/>
    <w:rsid w:val="00D15662"/>
    <w:rsid w:val="00D17537"/>
    <w:rsid w:val="00D1764C"/>
    <w:rsid w:val="00D203D3"/>
    <w:rsid w:val="00D236B7"/>
    <w:rsid w:val="00D26A8E"/>
    <w:rsid w:val="00D321CA"/>
    <w:rsid w:val="00D32A99"/>
    <w:rsid w:val="00D34D90"/>
    <w:rsid w:val="00D37C94"/>
    <w:rsid w:val="00D41042"/>
    <w:rsid w:val="00D433EB"/>
    <w:rsid w:val="00D45352"/>
    <w:rsid w:val="00D4728F"/>
    <w:rsid w:val="00D53EC4"/>
    <w:rsid w:val="00D62C62"/>
    <w:rsid w:val="00D652B2"/>
    <w:rsid w:val="00D654C8"/>
    <w:rsid w:val="00D65698"/>
    <w:rsid w:val="00D710A5"/>
    <w:rsid w:val="00D730E7"/>
    <w:rsid w:val="00D75384"/>
    <w:rsid w:val="00D75808"/>
    <w:rsid w:val="00D77B88"/>
    <w:rsid w:val="00D84640"/>
    <w:rsid w:val="00D84803"/>
    <w:rsid w:val="00D85330"/>
    <w:rsid w:val="00D8633F"/>
    <w:rsid w:val="00D9214C"/>
    <w:rsid w:val="00D95CF7"/>
    <w:rsid w:val="00D966C1"/>
    <w:rsid w:val="00D966DC"/>
    <w:rsid w:val="00DA287A"/>
    <w:rsid w:val="00DA3673"/>
    <w:rsid w:val="00DB1E48"/>
    <w:rsid w:val="00DB5AD7"/>
    <w:rsid w:val="00DB5CF2"/>
    <w:rsid w:val="00DB62AB"/>
    <w:rsid w:val="00DC01F4"/>
    <w:rsid w:val="00DC48C1"/>
    <w:rsid w:val="00DC545A"/>
    <w:rsid w:val="00DD041B"/>
    <w:rsid w:val="00DD3234"/>
    <w:rsid w:val="00DD35BF"/>
    <w:rsid w:val="00DD4402"/>
    <w:rsid w:val="00DD528C"/>
    <w:rsid w:val="00DF4320"/>
    <w:rsid w:val="00E0262A"/>
    <w:rsid w:val="00E0345F"/>
    <w:rsid w:val="00E03ACE"/>
    <w:rsid w:val="00E041D9"/>
    <w:rsid w:val="00E05298"/>
    <w:rsid w:val="00E05B93"/>
    <w:rsid w:val="00E067BA"/>
    <w:rsid w:val="00E07FC0"/>
    <w:rsid w:val="00E13213"/>
    <w:rsid w:val="00E14F0F"/>
    <w:rsid w:val="00E16003"/>
    <w:rsid w:val="00E21D91"/>
    <w:rsid w:val="00E25E3A"/>
    <w:rsid w:val="00E31F59"/>
    <w:rsid w:val="00E33BBB"/>
    <w:rsid w:val="00E33F40"/>
    <w:rsid w:val="00E359E4"/>
    <w:rsid w:val="00E41DB9"/>
    <w:rsid w:val="00E42F54"/>
    <w:rsid w:val="00E507ED"/>
    <w:rsid w:val="00E57878"/>
    <w:rsid w:val="00E621CB"/>
    <w:rsid w:val="00E62DF2"/>
    <w:rsid w:val="00E647CC"/>
    <w:rsid w:val="00E66188"/>
    <w:rsid w:val="00E71304"/>
    <w:rsid w:val="00E71BA7"/>
    <w:rsid w:val="00E7216A"/>
    <w:rsid w:val="00E76FA3"/>
    <w:rsid w:val="00E77205"/>
    <w:rsid w:val="00E82144"/>
    <w:rsid w:val="00E82B4B"/>
    <w:rsid w:val="00E84673"/>
    <w:rsid w:val="00E87851"/>
    <w:rsid w:val="00E95DEB"/>
    <w:rsid w:val="00E962B2"/>
    <w:rsid w:val="00EA53BB"/>
    <w:rsid w:val="00EB17E2"/>
    <w:rsid w:val="00EB3A11"/>
    <w:rsid w:val="00EB3B0F"/>
    <w:rsid w:val="00EB49E1"/>
    <w:rsid w:val="00EB4F9D"/>
    <w:rsid w:val="00ED22C4"/>
    <w:rsid w:val="00ED2C0A"/>
    <w:rsid w:val="00ED2DE9"/>
    <w:rsid w:val="00ED4E88"/>
    <w:rsid w:val="00ED6CD3"/>
    <w:rsid w:val="00ED6D99"/>
    <w:rsid w:val="00ED7981"/>
    <w:rsid w:val="00EE1F15"/>
    <w:rsid w:val="00EE2A9E"/>
    <w:rsid w:val="00EF2688"/>
    <w:rsid w:val="00EF399F"/>
    <w:rsid w:val="00EF4239"/>
    <w:rsid w:val="00EF5112"/>
    <w:rsid w:val="00EF674F"/>
    <w:rsid w:val="00EF7BB7"/>
    <w:rsid w:val="00F00C0F"/>
    <w:rsid w:val="00F015AF"/>
    <w:rsid w:val="00F03EA7"/>
    <w:rsid w:val="00F05BEF"/>
    <w:rsid w:val="00F07E6B"/>
    <w:rsid w:val="00F1392D"/>
    <w:rsid w:val="00F150B9"/>
    <w:rsid w:val="00F200A3"/>
    <w:rsid w:val="00F2242B"/>
    <w:rsid w:val="00F22E4B"/>
    <w:rsid w:val="00F309B0"/>
    <w:rsid w:val="00F31E60"/>
    <w:rsid w:val="00F34D95"/>
    <w:rsid w:val="00F362F5"/>
    <w:rsid w:val="00F36D02"/>
    <w:rsid w:val="00F37483"/>
    <w:rsid w:val="00F40411"/>
    <w:rsid w:val="00F412A6"/>
    <w:rsid w:val="00F43629"/>
    <w:rsid w:val="00F443D5"/>
    <w:rsid w:val="00F467C1"/>
    <w:rsid w:val="00F51118"/>
    <w:rsid w:val="00F52A4D"/>
    <w:rsid w:val="00F537D9"/>
    <w:rsid w:val="00F53B11"/>
    <w:rsid w:val="00F53B81"/>
    <w:rsid w:val="00F53EF6"/>
    <w:rsid w:val="00F54205"/>
    <w:rsid w:val="00F55B30"/>
    <w:rsid w:val="00F55B7F"/>
    <w:rsid w:val="00F62DE0"/>
    <w:rsid w:val="00F73B62"/>
    <w:rsid w:val="00F7428F"/>
    <w:rsid w:val="00F759E8"/>
    <w:rsid w:val="00F77C31"/>
    <w:rsid w:val="00F823AA"/>
    <w:rsid w:val="00F831D9"/>
    <w:rsid w:val="00F836EE"/>
    <w:rsid w:val="00F8412B"/>
    <w:rsid w:val="00F85CE2"/>
    <w:rsid w:val="00F94927"/>
    <w:rsid w:val="00F9669C"/>
    <w:rsid w:val="00FA068A"/>
    <w:rsid w:val="00FA0EC6"/>
    <w:rsid w:val="00FA29DB"/>
    <w:rsid w:val="00FA3EE2"/>
    <w:rsid w:val="00FA58CA"/>
    <w:rsid w:val="00FA6015"/>
    <w:rsid w:val="00FA7CC1"/>
    <w:rsid w:val="00FB05E3"/>
    <w:rsid w:val="00FB40B7"/>
    <w:rsid w:val="00FB4F17"/>
    <w:rsid w:val="00FB7A90"/>
    <w:rsid w:val="00FB7CFE"/>
    <w:rsid w:val="00FB7EC8"/>
    <w:rsid w:val="00FC19AA"/>
    <w:rsid w:val="00FC2AC2"/>
    <w:rsid w:val="00FC338B"/>
    <w:rsid w:val="00FD094A"/>
    <w:rsid w:val="00FD0CCA"/>
    <w:rsid w:val="00FD1E3E"/>
    <w:rsid w:val="00FD23F0"/>
    <w:rsid w:val="00FD4094"/>
    <w:rsid w:val="00FD5498"/>
    <w:rsid w:val="00FD549D"/>
    <w:rsid w:val="00FD648B"/>
    <w:rsid w:val="00FE0D88"/>
    <w:rsid w:val="00FE331E"/>
    <w:rsid w:val="00FE7503"/>
    <w:rsid w:val="00FE7AF8"/>
    <w:rsid w:val="00FE7F6E"/>
    <w:rsid w:val="00FF0DD6"/>
    <w:rsid w:val="00FF145F"/>
    <w:rsid w:val="00FF1712"/>
    <w:rsid w:val="00FF2832"/>
    <w:rsid w:val="00FF3176"/>
    <w:rsid w:val="00FF3CF4"/>
    <w:rsid w:val="00FF5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BAA372E"/>
  <w15:docId w15:val="{B11A8F3C-6606-4487-AC33-BF1EAC896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4D002A"/>
    <w:rPr>
      <w:rFonts w:ascii="Arial" w:hAnsi="Arial"/>
      <w:sz w:val="22"/>
      <w:szCs w:val="24"/>
    </w:rPr>
  </w:style>
  <w:style w:type="paragraph" w:styleId="Heading1">
    <w:name w:val="heading 1"/>
    <w:basedOn w:val="Normal"/>
    <w:next w:val="Normal"/>
    <w:qFormat/>
    <w:rsid w:val="00A8498C"/>
    <w:pPr>
      <w:keepNext/>
      <w:numPr>
        <w:numId w:val="1"/>
      </w:numPr>
      <w:spacing w:before="120" w:after="60"/>
      <w:outlineLvl w:val="0"/>
    </w:pPr>
    <w:rPr>
      <w:rFonts w:cs="Arial"/>
      <w:b/>
      <w:bCs/>
      <w:color w:val="3399FF"/>
      <w:sz w:val="28"/>
      <w:szCs w:val="32"/>
    </w:rPr>
  </w:style>
  <w:style w:type="paragraph" w:styleId="Heading2">
    <w:name w:val="heading 2"/>
    <w:basedOn w:val="Heading1"/>
    <w:next w:val="Normal"/>
    <w:qFormat/>
    <w:rsid w:val="00A8498C"/>
    <w:pPr>
      <w:numPr>
        <w:ilvl w:val="1"/>
      </w:numPr>
      <w:outlineLvl w:val="1"/>
    </w:pPr>
    <w:rPr>
      <w:bCs w:val="0"/>
      <w:iCs/>
      <w:sz w:val="26"/>
      <w:szCs w:val="28"/>
    </w:rPr>
  </w:style>
  <w:style w:type="paragraph" w:styleId="Heading3">
    <w:name w:val="heading 3"/>
    <w:basedOn w:val="Heading1"/>
    <w:next w:val="Normal"/>
    <w:qFormat/>
    <w:rsid w:val="00EA53BB"/>
    <w:pPr>
      <w:numPr>
        <w:ilvl w:val="2"/>
      </w:numPr>
      <w:ind w:left="2160"/>
      <w:outlineLvl w:val="2"/>
    </w:pPr>
    <w:rPr>
      <w:b w:val="0"/>
      <w:bCs w:val="0"/>
      <w:sz w:val="20"/>
      <w:szCs w:val="26"/>
    </w:rPr>
  </w:style>
  <w:style w:type="paragraph" w:styleId="Heading4">
    <w:name w:val="heading 4"/>
    <w:basedOn w:val="Heading1"/>
    <w:next w:val="Normal"/>
    <w:qFormat/>
    <w:rsid w:val="004D002A"/>
    <w:pPr>
      <w:numPr>
        <w:ilvl w:val="3"/>
      </w:numPr>
      <w:outlineLvl w:val="3"/>
    </w:pPr>
    <w:rPr>
      <w:b w:val="0"/>
      <w:bCs w:val="0"/>
      <w:sz w:val="20"/>
      <w:szCs w:val="28"/>
    </w:rPr>
  </w:style>
  <w:style w:type="paragraph" w:styleId="Heading5">
    <w:name w:val="heading 5"/>
    <w:basedOn w:val="Heading1"/>
    <w:next w:val="Normal"/>
    <w:qFormat/>
    <w:rsid w:val="004D002A"/>
    <w:pPr>
      <w:numPr>
        <w:ilvl w:val="4"/>
      </w:numPr>
      <w:spacing w:before="240"/>
      <w:outlineLvl w:val="4"/>
    </w:pPr>
    <w:rPr>
      <w:b w:val="0"/>
      <w:bCs w:val="0"/>
      <w:i/>
      <w:iCs/>
      <w:sz w:val="20"/>
      <w:szCs w:val="26"/>
    </w:rPr>
  </w:style>
  <w:style w:type="paragraph" w:styleId="Heading6">
    <w:name w:val="heading 6"/>
    <w:basedOn w:val="Normal"/>
    <w:next w:val="Normal"/>
    <w:qFormat/>
    <w:rsid w:val="004D002A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0"/>
      <w:szCs w:val="22"/>
    </w:rPr>
  </w:style>
  <w:style w:type="paragraph" w:styleId="Heading7">
    <w:name w:val="heading 7"/>
    <w:basedOn w:val="Normal"/>
    <w:next w:val="Normal"/>
    <w:qFormat/>
    <w:rsid w:val="004D002A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0"/>
    </w:rPr>
  </w:style>
  <w:style w:type="paragraph" w:styleId="Heading8">
    <w:name w:val="heading 8"/>
    <w:basedOn w:val="Normal"/>
    <w:next w:val="Normal"/>
    <w:link w:val="Heading8Char"/>
    <w:qFormat/>
    <w:rsid w:val="004D002A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0"/>
    </w:rPr>
  </w:style>
  <w:style w:type="paragraph" w:styleId="Heading9">
    <w:name w:val="heading 9"/>
    <w:basedOn w:val="Normal"/>
    <w:next w:val="Normal"/>
    <w:qFormat/>
    <w:rsid w:val="004D002A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D002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D002A"/>
    <w:pPr>
      <w:tabs>
        <w:tab w:val="center" w:pos="4320"/>
        <w:tab w:val="right" w:pos="8640"/>
      </w:tabs>
    </w:pPr>
    <w:rPr>
      <w:sz w:val="18"/>
    </w:rPr>
  </w:style>
  <w:style w:type="character" w:styleId="PageNumber">
    <w:name w:val="page number"/>
    <w:basedOn w:val="DefaultParagraphFont"/>
    <w:rsid w:val="004D002A"/>
    <w:rPr>
      <w:rFonts w:ascii="Arial" w:hAnsi="Arial"/>
      <w:sz w:val="18"/>
    </w:rPr>
  </w:style>
  <w:style w:type="paragraph" w:customStyle="1" w:styleId="InfoBlue">
    <w:name w:val="InfoBlue"/>
    <w:basedOn w:val="Normal"/>
    <w:next w:val="Normal"/>
    <w:rsid w:val="004D002A"/>
    <w:pPr>
      <w:widowControl w:val="0"/>
      <w:spacing w:after="120" w:line="240" w:lineRule="atLeast"/>
      <w:ind w:left="720"/>
    </w:pPr>
    <w:rPr>
      <w:rFonts w:ascii="Times New Roman" w:hAnsi="Times New Roman"/>
      <w:color w:val="0000FF"/>
      <w:sz w:val="20"/>
      <w:szCs w:val="20"/>
    </w:rPr>
  </w:style>
  <w:style w:type="paragraph" w:customStyle="1" w:styleId="ColumnHead">
    <w:name w:val="Column Head"/>
    <w:basedOn w:val="Normal"/>
    <w:rsid w:val="004D002A"/>
    <w:pPr>
      <w:spacing w:before="60" w:after="60"/>
      <w:jc w:val="center"/>
    </w:pPr>
    <w:rPr>
      <w:b/>
    </w:rPr>
  </w:style>
  <w:style w:type="paragraph" w:customStyle="1" w:styleId="TableText">
    <w:name w:val="Table Text"/>
    <w:basedOn w:val="Normal"/>
    <w:rsid w:val="004D002A"/>
    <w:pPr>
      <w:spacing w:after="120"/>
    </w:pPr>
  </w:style>
  <w:style w:type="paragraph" w:customStyle="1" w:styleId="RowHead">
    <w:name w:val="Row Head"/>
    <w:basedOn w:val="Normal"/>
    <w:rsid w:val="004D002A"/>
    <w:pPr>
      <w:jc w:val="right"/>
    </w:pPr>
    <w:rPr>
      <w:b/>
    </w:rPr>
  </w:style>
  <w:style w:type="paragraph" w:customStyle="1" w:styleId="BulletBlue">
    <w:name w:val="BulletBlue"/>
    <w:basedOn w:val="Normal"/>
    <w:next w:val="Normal"/>
    <w:rsid w:val="004D002A"/>
    <w:pPr>
      <w:numPr>
        <w:numId w:val="2"/>
      </w:numPr>
    </w:pPr>
    <w:rPr>
      <w:i/>
      <w:color w:val="0000FF"/>
      <w:sz w:val="20"/>
    </w:rPr>
  </w:style>
  <w:style w:type="paragraph" w:styleId="Title">
    <w:name w:val="Title"/>
    <w:basedOn w:val="Normal"/>
    <w:next w:val="Normal"/>
    <w:qFormat/>
    <w:rsid w:val="004D002A"/>
    <w:pPr>
      <w:widowControl w:val="0"/>
      <w:jc w:val="center"/>
    </w:pPr>
    <w:rPr>
      <w:b/>
      <w:sz w:val="36"/>
      <w:szCs w:val="20"/>
    </w:rPr>
  </w:style>
  <w:style w:type="paragraph" w:styleId="TOC1">
    <w:name w:val="toc 1"/>
    <w:basedOn w:val="Normal"/>
    <w:next w:val="Normal"/>
    <w:autoRedefine/>
    <w:uiPriority w:val="39"/>
    <w:rsid w:val="00D37C94"/>
    <w:pPr>
      <w:tabs>
        <w:tab w:val="left" w:pos="270"/>
        <w:tab w:val="left" w:pos="660"/>
        <w:tab w:val="right" w:leader="dot" w:pos="9350"/>
      </w:tabs>
    </w:pPr>
    <w:rPr>
      <w:rFonts w:asciiTheme="minorHAnsi" w:eastAsiaTheme="minorEastAsia" w:hAnsiTheme="minorHAnsi"/>
      <w:szCs w:val="22"/>
    </w:rPr>
  </w:style>
  <w:style w:type="paragraph" w:styleId="TOC2">
    <w:name w:val="toc 2"/>
    <w:basedOn w:val="Normal"/>
    <w:next w:val="Normal"/>
    <w:autoRedefine/>
    <w:uiPriority w:val="39"/>
    <w:rsid w:val="00166F21"/>
    <w:pPr>
      <w:tabs>
        <w:tab w:val="left" w:pos="720"/>
        <w:tab w:val="right" w:leader="dot" w:pos="9350"/>
      </w:tabs>
      <w:ind w:left="270"/>
      <w:pPrChange w:id="0" w:author="Batra Yogesh (EXT)" w:date="2018-04-06T12:52:00Z">
        <w:pPr>
          <w:tabs>
            <w:tab w:val="left" w:pos="720"/>
            <w:tab w:val="right" w:leader="dot" w:pos="9350"/>
          </w:tabs>
          <w:ind w:left="270"/>
        </w:pPr>
      </w:pPrChange>
    </w:pPr>
    <w:rPr>
      <w:rFonts w:asciiTheme="minorHAnsi" w:hAnsiTheme="minorHAnsi" w:cstheme="minorHAnsi"/>
      <w:noProof/>
      <w:rPrChange w:id="0" w:author="Batra Yogesh (EXT)" w:date="2018-04-06T12:52:00Z">
        <w:rPr>
          <w:rFonts w:ascii="Arial" w:hAnsi="Arial"/>
          <w:sz w:val="22"/>
          <w:szCs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uiPriority w:val="39"/>
    <w:rsid w:val="004D002A"/>
    <w:pPr>
      <w:ind w:left="440"/>
    </w:pPr>
  </w:style>
  <w:style w:type="paragraph" w:styleId="TOC4">
    <w:name w:val="toc 4"/>
    <w:basedOn w:val="Normal"/>
    <w:next w:val="Normal"/>
    <w:autoRedefine/>
    <w:semiHidden/>
    <w:rsid w:val="004D002A"/>
    <w:pPr>
      <w:ind w:left="660"/>
    </w:pPr>
  </w:style>
  <w:style w:type="paragraph" w:styleId="TOC5">
    <w:name w:val="toc 5"/>
    <w:basedOn w:val="Normal"/>
    <w:next w:val="Normal"/>
    <w:autoRedefine/>
    <w:semiHidden/>
    <w:rsid w:val="004D002A"/>
    <w:pPr>
      <w:ind w:left="880"/>
    </w:pPr>
  </w:style>
  <w:style w:type="paragraph" w:styleId="TOC6">
    <w:name w:val="toc 6"/>
    <w:basedOn w:val="Normal"/>
    <w:next w:val="Normal"/>
    <w:autoRedefine/>
    <w:semiHidden/>
    <w:rsid w:val="004D002A"/>
    <w:pPr>
      <w:ind w:left="1100"/>
    </w:pPr>
  </w:style>
  <w:style w:type="paragraph" w:styleId="TOC7">
    <w:name w:val="toc 7"/>
    <w:basedOn w:val="Normal"/>
    <w:next w:val="Normal"/>
    <w:autoRedefine/>
    <w:semiHidden/>
    <w:rsid w:val="004D002A"/>
    <w:pPr>
      <w:ind w:left="1320"/>
    </w:pPr>
  </w:style>
  <w:style w:type="paragraph" w:styleId="TOC8">
    <w:name w:val="toc 8"/>
    <w:basedOn w:val="Normal"/>
    <w:next w:val="Normal"/>
    <w:autoRedefine/>
    <w:semiHidden/>
    <w:rsid w:val="004D002A"/>
    <w:pPr>
      <w:ind w:left="1540"/>
    </w:pPr>
  </w:style>
  <w:style w:type="paragraph" w:styleId="TOC9">
    <w:name w:val="toc 9"/>
    <w:basedOn w:val="Normal"/>
    <w:next w:val="Normal"/>
    <w:autoRedefine/>
    <w:semiHidden/>
    <w:rsid w:val="004D002A"/>
    <w:pPr>
      <w:ind w:left="1760"/>
    </w:pPr>
  </w:style>
  <w:style w:type="character" w:styleId="Hyperlink">
    <w:name w:val="Hyperlink"/>
    <w:basedOn w:val="DefaultParagraphFont"/>
    <w:uiPriority w:val="99"/>
    <w:rsid w:val="004D002A"/>
    <w:rPr>
      <w:color w:val="0000FF"/>
      <w:u w:val="single"/>
    </w:rPr>
  </w:style>
  <w:style w:type="character" w:styleId="CommentReference">
    <w:name w:val="annotation reference"/>
    <w:basedOn w:val="DefaultParagraphFont"/>
    <w:semiHidden/>
    <w:rsid w:val="004D002A"/>
    <w:rPr>
      <w:sz w:val="16"/>
      <w:szCs w:val="16"/>
    </w:rPr>
  </w:style>
  <w:style w:type="paragraph" w:styleId="CommentText">
    <w:name w:val="annotation text"/>
    <w:basedOn w:val="Normal"/>
    <w:semiHidden/>
    <w:rsid w:val="004D002A"/>
    <w:rPr>
      <w:sz w:val="20"/>
      <w:szCs w:val="20"/>
    </w:rPr>
  </w:style>
  <w:style w:type="paragraph" w:customStyle="1" w:styleId="infoblue0">
    <w:name w:val="infoblue"/>
    <w:basedOn w:val="Normal"/>
    <w:rsid w:val="004D002A"/>
    <w:pPr>
      <w:spacing w:after="120" w:line="240" w:lineRule="atLeast"/>
      <w:ind w:left="720"/>
    </w:pPr>
    <w:rPr>
      <w:rFonts w:ascii="Times New Roman" w:eastAsia="Arial Unicode MS" w:hAnsi="Times New Roman"/>
      <w:i/>
      <w:iCs/>
      <w:color w:val="0000FF"/>
      <w:sz w:val="20"/>
      <w:szCs w:val="20"/>
    </w:rPr>
  </w:style>
  <w:style w:type="paragraph" w:styleId="BodyText">
    <w:name w:val="Body Text"/>
    <w:basedOn w:val="Normal"/>
    <w:rsid w:val="004D002A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rsid w:val="004D002A"/>
    <w:rPr>
      <w:rFonts w:ascii="Tahoma" w:hAnsi="Tahoma" w:cs="Tahoma"/>
      <w:sz w:val="16"/>
      <w:szCs w:val="16"/>
    </w:rPr>
  </w:style>
  <w:style w:type="paragraph" w:styleId="NormalIndent">
    <w:name w:val="Normal Indent"/>
    <w:basedOn w:val="Normal"/>
    <w:rsid w:val="004D002A"/>
    <w:pPr>
      <w:ind w:left="360"/>
    </w:pPr>
    <w:rPr>
      <w:sz w:val="20"/>
      <w:szCs w:val="20"/>
    </w:rPr>
  </w:style>
  <w:style w:type="paragraph" w:customStyle="1" w:styleId="TableContents">
    <w:name w:val="Table_Contents"/>
    <w:basedOn w:val="Normal"/>
    <w:rsid w:val="004D002A"/>
    <w:pPr>
      <w:spacing w:before="60" w:after="60"/>
    </w:pPr>
    <w:rPr>
      <w:sz w:val="20"/>
      <w:szCs w:val="20"/>
    </w:rPr>
  </w:style>
  <w:style w:type="character" w:styleId="FollowedHyperlink">
    <w:name w:val="FollowedHyperlink"/>
    <w:basedOn w:val="DefaultParagraphFont"/>
    <w:rsid w:val="004D002A"/>
    <w:rPr>
      <w:color w:val="800080"/>
      <w:u w:val="single"/>
    </w:rPr>
  </w:style>
  <w:style w:type="paragraph" w:styleId="BodyTextIndent">
    <w:name w:val="Body Text Indent"/>
    <w:basedOn w:val="Normal"/>
    <w:rsid w:val="004D002A"/>
    <w:pPr>
      <w:ind w:left="576"/>
    </w:pPr>
    <w:rPr>
      <w:color w:val="FF0000"/>
    </w:rPr>
  </w:style>
  <w:style w:type="table" w:styleId="TableGrid">
    <w:name w:val="Table Grid"/>
    <w:basedOn w:val="TableNormal"/>
    <w:rsid w:val="002B40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271A"/>
    <w:pPr>
      <w:ind w:left="720"/>
      <w:contextualSpacing/>
    </w:pPr>
  </w:style>
  <w:style w:type="paragraph" w:customStyle="1" w:styleId="3decimals">
    <w:name w:val="3 decimals"/>
    <w:basedOn w:val="ListNumber3"/>
    <w:qFormat/>
    <w:rsid w:val="00F831D9"/>
    <w:rPr>
      <w:rFonts w:asciiTheme="minorHAnsi" w:hAnsiTheme="minorHAnsi"/>
      <w:sz w:val="20"/>
    </w:rPr>
  </w:style>
  <w:style w:type="paragraph" w:styleId="ListNumber3">
    <w:name w:val="List Number 3"/>
    <w:basedOn w:val="Normal"/>
    <w:rsid w:val="00F831D9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5F1D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paragraph" w:styleId="Subtitle">
    <w:name w:val="Subtitle"/>
    <w:basedOn w:val="Normal"/>
    <w:next w:val="Normal"/>
    <w:link w:val="SubtitleChar"/>
    <w:qFormat/>
    <w:rsid w:val="004474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</w:rPr>
  </w:style>
  <w:style w:type="character" w:customStyle="1" w:styleId="SubtitleChar">
    <w:name w:val="Subtitle Char"/>
    <w:basedOn w:val="DefaultParagraphFont"/>
    <w:link w:val="Subtitle"/>
    <w:rsid w:val="004474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List4">
    <w:name w:val="Table List 4"/>
    <w:basedOn w:val="TableNormal"/>
    <w:rsid w:val="00447470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58C"/>
    <w:rPr>
      <w:rFonts w:ascii="Tahoma" w:hAnsi="Tahoma" w:cs="Tahoma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64458C"/>
    <w:rPr>
      <w:i/>
      <w:i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7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6405">
              <w:blockQuote w:val="1"/>
              <w:marLeft w:val="72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36166">
                  <w:blockQuote w:val="1"/>
                  <w:marLeft w:val="72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0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7931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69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2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4.xml"/><Relationship Id="rId11" Type="http://schemas.openxmlformats.org/officeDocument/2006/relationships/endnotes" Target="endnotes.xml"/><Relationship Id="rId6" Type="http://schemas.openxmlformats.org/officeDocument/2006/relationships/numbering" Target="numbering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landt\My%20Documents\BlankTemplate_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General Document" ma:contentTypeID="0x010100FBB1BDE89FB27C449A0E29AF421E312401006784BF63535DFF48B636F4889412D494" ma:contentTypeVersion="3" ma:contentTypeDescription="Create a new document." ma:contentTypeScope="" ma:versionID="e67789bee16fb1f18a280b96f75c10c2">
  <xsd:schema xmlns:xsd="http://www.w3.org/2001/XMLSchema" xmlns:xs="http://www.w3.org/2001/XMLSchema" xmlns:p="http://schemas.microsoft.com/office/2006/metadata/properties" xmlns:ns1="http://schemas.microsoft.com/sharepoint/v3" xmlns:ns3="b9f1db13-37d0-4e45-944c-b878e8992007" xmlns:ns4="e6bb6fa4-9c23-4df5-9c72-0315fa8fef6d" xmlns:ns5="fae423db-7aea-40a7-8e81-2a365c617d65" targetNamespace="http://schemas.microsoft.com/office/2006/metadata/properties" ma:root="true" ma:fieldsID="ca20cbcfe32317bec97366608ebbb821" ns1:_="" ns3:_="" ns4:_="" ns5:_="">
    <xsd:import namespace="http://schemas.microsoft.com/sharepoint/v3"/>
    <xsd:import namespace="b9f1db13-37d0-4e45-944c-b878e8992007"/>
    <xsd:import namespace="e6bb6fa4-9c23-4df5-9c72-0315fa8fef6d"/>
    <xsd:import namespace="fae423db-7aea-40a7-8e81-2a365c617d65"/>
    <xsd:element name="properties">
      <xsd:complexType>
        <xsd:sequence>
          <xsd:element name="documentManagement">
            <xsd:complexType>
              <xsd:all>
                <xsd:element ref="ns4:IP_x0020_Classification"/>
                <xsd:element ref="ns4:Preservation_x0020_Order_x0020_Numbers" minOccurs="0"/>
                <xsd:element ref="ns3:Retention_x0020_Start_x0020_Date" minOccurs="0"/>
                <xsd:element ref="ns3:Retain_x0020_Until_x0020_Date" minOccurs="0"/>
                <xsd:element ref="ns3:TaxCatchAllLabel" minOccurs="0"/>
                <xsd:element ref="ns5:p01231d88c934046812dbe39cf15431a" minOccurs="0"/>
                <xsd:element ref="ns5:p01231d88c934046812dbe39cf15430a" minOccurs="0"/>
                <xsd:element ref="ns3:TaxCatchAll" minOccurs="0"/>
                <xsd:element ref="ns1:ExtractedContributor" minOccurs="0"/>
                <xsd:element ref="ns3:Inactive_x0020_Record" minOccurs="0"/>
                <xsd:element ref="ns3:f1f5acf37a9e4df8843432af9802a72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xtractedContributor" ma:index="19" nillable="true" ma:displayName="Extracted Contributor" ma:description="List of names of individuals who participated in creation of the content." ma:internalName="ExtractedContributor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f1db13-37d0-4e45-944c-b878e8992007" elementFormDefault="qualified">
    <xsd:import namespace="http://schemas.microsoft.com/office/2006/documentManagement/types"/>
    <xsd:import namespace="http://schemas.microsoft.com/office/infopath/2007/PartnerControls"/>
    <xsd:element name="Retention_x0020_Start_x0020_Date" ma:index="7" nillable="true" ma:displayName="Retention Start Date" ma:description="The start date for retention period calculation." ma:format="DateOnly" ma:internalName="Retention_x0020_Start_x0020_Date">
      <xsd:simpleType>
        <xsd:restriction base="dms:DateTime"/>
      </xsd:simpleType>
    </xsd:element>
    <xsd:element name="Retain_x0020_Until_x0020_Date" ma:index="8" nillable="true" ma:displayName="Retain Until Date" ma:description="The start date for retention period calculation." ma:format="DateOnly" ma:internalName="Retain_x0020_Until_x0020_Date">
      <xsd:simpleType>
        <xsd:restriction base="dms:DateTime"/>
      </xsd:simpleType>
    </xsd:element>
    <xsd:element name="TaxCatchAllLabel" ma:index="9" nillable="true" ma:displayName="Taxonomy Catch All Column1" ma:hidden="true" ma:list="{c2c43fdb-1e3a-4f17-a99c-276aaa74d6a8}" ma:internalName="TaxCatchAllLabel" ma:readOnly="true" ma:showField="CatchAllDataLabel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" ma:index="17" nillable="true" ma:displayName="Taxonomy Catch All Column" ma:hidden="true" ma:list="{c2c43fdb-1e3a-4f17-a99c-276aaa74d6a8}" ma:internalName="TaxCatchAll" ma:showField="CatchAllData" ma:web="7bf960d3-735f-4d6f-96fa-78143a936f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nactive_x0020_Record" ma:index="20" nillable="true" ma:displayName="Inactive Record" ma:description="Used to designate records as inactive." ma:internalName="Inactive_x0020_Record">
      <xsd:simpleType>
        <xsd:restriction base="dms:Boolean"/>
      </xsd:simpleType>
    </xsd:element>
    <xsd:element name="f1f5acf37a9e4df8843432af9802a72a" ma:index="21" nillable="true" ma:taxonomy="true" ma:internalName="f1f5acf37a9e4df8843432af9802a72a" ma:taxonomyFieldName="Chevron_x0020_Discipline" ma:displayName="Chevron Discipline" ma:fieldId="{f1f5acf3-7a9e-4df8-8434-32af9802a72a}" ma:sspId="03b784c7-ee61-4ee7-89a9-d87ec2bf0954" ma:termSetId="84286160-6c66-4956-a819-71b834cd237e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b6fa4-9c23-4df5-9c72-0315fa8fef6d" elementFormDefault="qualified">
    <xsd:import namespace="http://schemas.microsoft.com/office/2006/documentManagement/types"/>
    <xsd:import namespace="http://schemas.microsoft.com/office/infopath/2007/PartnerControls"/>
    <xsd:element name="IP_x0020_Classification" ma:index="4" ma:displayName="IP Classification" ma:default="Company Confidential" ma:description="Sensitivity of the information" ma:format="Dropdown" ma:internalName="IP_x0020_Classification">
      <xsd:simpleType>
        <xsd:restriction base="dms:Choice">
          <xsd:enumeration value="Public"/>
          <xsd:enumeration value="Company Confidential"/>
          <xsd:enumeration value="Confidential Restricted"/>
          <xsd:enumeration value="Classified"/>
        </xsd:restriction>
      </xsd:simpleType>
    </xsd:element>
    <xsd:element name="Preservation_x0020_Order_x0020_Numbers" ma:index="5" nillable="true" ma:displayName="Preservation Order Numbers" ma:description="Preservation Order Numbers, when issued by Legal, require that this item MUST NOT be deleted. Separate multiple preservation order numbers with commas." ma:internalName="Preservation_x0020_Order_x0020_Number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e423db-7aea-40a7-8e81-2a365c617d65" elementFormDefault="qualified">
    <xsd:import namespace="http://schemas.microsoft.com/office/2006/documentManagement/types"/>
    <xsd:import namespace="http://schemas.microsoft.com/office/infopath/2007/PartnerControls"/>
    <xsd:element name="p01231d88c934046812dbe39cf15431a" ma:index="13" ma:taxonomy="true" ma:internalName="p01231d88c934046812dbe39cf15431a" ma:taxonomyFieldName="Retention_x0020_Category" ma:displayName="Retention Category" ma:readOnly="false" ma:default="1;#Non-Record|1e0fcd32-c316-4759-967f-319c5b88aa7f" ma:fieldId="{fd1ef4d8-3e07-46a2-b2b4-c9e81ccc81f4}" ma:sspId="03b784c7-ee61-4ee7-89a9-d87ec2bf0954" ma:termSetId="fda4940a-b680-4317-929f-5e2e0638e24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01231d88c934046812dbe39cf15430a" ma:index="16" ma:taxonomy="true" ma:internalName="p01231d88c934046812dbe39cf15430a" ma:taxonomyFieldName="Chevron_x0020_Organization" ma:displayName="Owner Organization" ma:default="" ma:fieldId="{901231d8-8c93-4046-812d-be39cf15430a}" ma:sspId="03b784c7-ee61-4ee7-89a9-d87ec2bf0954" ma:termSetId="4bf10e93-cbf8-470b-bd43-152d61f74238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axOccurs="1" ma:index="2" ma:displayName="Author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C5FE2B2CD9A47928840E47D3C188C" ma:contentTypeVersion="20" ma:contentTypeDescription="Create a new document." ma:contentTypeScope="" ma:versionID="3fa729eeba49bbd1f65acd6fdfd49b68">
  <xsd:schema xmlns:xsd="http://www.w3.org/2001/XMLSchema" xmlns:xs="http://www.w3.org/2001/XMLSchema" xmlns:p="http://schemas.microsoft.com/office/2006/metadata/properties" xmlns:ns1="http://schemas.microsoft.com/sharepoint/v3" xmlns:ns2="1aae5ee3-ab82-4627-b6ba-b8cbdf936c36" xmlns:ns3="119fa46d-b746-4690-9d76-c8f83ce3d8c7" targetNamespace="http://schemas.microsoft.com/office/2006/metadata/properties" ma:root="true" ma:fieldsID="df66401d4ca516212d9f28af67b52004" ns1:_="" ns2:_="" ns3:_="">
    <xsd:import namespace="http://schemas.microsoft.com/sharepoint/v3"/>
    <xsd:import namespace="1aae5ee3-ab82-4627-b6ba-b8cbdf936c36"/>
    <xsd:import namespace="119fa46d-b746-4690-9d76-c8f83ce3d8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ServiceBillingMetadata" minOccurs="0"/>
                <xsd:element ref="ns2:FolderPath" minOccurs="0"/>
                <xsd:element ref="ns2:Folderpath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e5ee3-ab82-4627-b6ba-b8cbdf936c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c349d9a-284b-478a-af45-ecae560ee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  <xsd:element name="FolderPath" ma:index="26" nillable="true" ma:displayName="Folder Path" ma:format="Dropdown" ma:internalName="FolderPath">
      <xsd:simpleType>
        <xsd:restriction base="dms:Text">
          <xsd:maxLength value="255"/>
        </xsd:restriction>
      </xsd:simpleType>
    </xsd:element>
    <xsd:element name="Folderpath0" ma:index="27" nillable="true" ma:displayName="Folder path" ma:format="Dropdown" ma:internalName="Folderpath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9fa46d-b746-4690-9d76-c8f83ce3d8c7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6ce9f0e-8e0f-4239-a942-aebc87ba5fcc}" ma:internalName="TaxCatchAll" ma:showField="CatchAllData" ma:web="119fa46d-b746-4690-9d76-c8f83ce3d8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haredWithUsers xmlns="119fa46d-b746-4690-9d76-c8f83ce3d8c7">
      <UserInfo>
        <DisplayName/>
        <AccountId xsi:nil="true"/>
        <AccountType/>
      </UserInfo>
    </SharedWithUsers>
    <lcf76f155ced4ddcb4097134ff3c332f xmlns="1aae5ee3-ab82-4627-b6ba-b8cbdf936c36">
      <Terms xmlns="http://schemas.microsoft.com/office/infopath/2007/PartnerControls"/>
    </lcf76f155ced4ddcb4097134ff3c332f>
    <TaxCatchAll xmlns="119fa46d-b746-4690-9d76-c8f83ce3d8c7" xsi:nil="true"/>
    <FolderPath xmlns="1aae5ee3-ab82-4627-b6ba-b8cbdf936c36" xsi:nil="true"/>
    <Folderpath0 xmlns="1aae5ee3-ab82-4627-b6ba-b8cbdf936c3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27D1CE-01C5-4110-8C8C-B0FC195A1E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f1db13-37d0-4e45-944c-b878e8992007"/>
    <ds:schemaRef ds:uri="e6bb6fa4-9c23-4df5-9c72-0315fa8fef6d"/>
    <ds:schemaRef ds:uri="fae423db-7aea-40a7-8e81-2a365c617d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7649C3-5340-4BC1-95F1-6CF866401DC5}"/>
</file>

<file path=customXml/itemProps3.xml><?xml version="1.0" encoding="utf-8"?>
<ds:datastoreItem xmlns:ds="http://schemas.openxmlformats.org/officeDocument/2006/customXml" ds:itemID="{93E079DF-B1E1-4C37-9C47-D7AB003599E1}">
  <ds:schemaRefs>
    <ds:schemaRef ds:uri="http://schemas.microsoft.com/office/2006/metadata/properties"/>
    <ds:schemaRef ds:uri="http://schemas.microsoft.com/office/infopath/2007/PartnerControls"/>
    <ds:schemaRef ds:uri="b9f1db13-37d0-4e45-944c-b878e8992007"/>
    <ds:schemaRef ds:uri="e6bb6fa4-9c23-4df5-9c72-0315fa8fef6d"/>
    <ds:schemaRef ds:uri="fae423db-7aea-40a7-8e81-2a365c617d65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8F12AE33-2C3C-448D-B4EF-4589CA08F5E1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C3AD4C14-5F15-4421-B0DC-94B4E70CEB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BlankTemplate_t.dot</Template>
  <TotalTime>0</TotalTime>
  <Pages>5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Run Daily Allocation</vt:lpstr>
    </vt:vector>
  </TitlesOfParts>
  <Company>Chevron</Company>
  <LinksUpToDate>false</LinksUpToDate>
  <CharactersWithSpaces>3127</CharactersWithSpaces>
  <SharedDoc>false</SharedDoc>
  <HLinks>
    <vt:vector size="360" baseType="variant">
      <vt:variant>
        <vt:i4>1638457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_Toc98215176</vt:lpwstr>
      </vt:variant>
      <vt:variant>
        <vt:i4>1703993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_Toc98215175</vt:lpwstr>
      </vt:variant>
      <vt:variant>
        <vt:i4>1769529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_Toc98215174</vt:lpwstr>
      </vt:variant>
      <vt:variant>
        <vt:i4>1835065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_Toc98215173</vt:lpwstr>
      </vt:variant>
      <vt:variant>
        <vt:i4>1900601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_Toc98215172</vt:lpwstr>
      </vt:variant>
      <vt:variant>
        <vt:i4>1966137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_Toc98215171</vt:lpwstr>
      </vt:variant>
      <vt:variant>
        <vt:i4>2031673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_Toc98215170</vt:lpwstr>
      </vt:variant>
      <vt:variant>
        <vt:i4>1441848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_Toc98215169</vt:lpwstr>
      </vt:variant>
      <vt:variant>
        <vt:i4>1507384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_Toc98215168</vt:lpwstr>
      </vt:variant>
      <vt:variant>
        <vt:i4>1572920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_Toc98215167</vt:lpwstr>
      </vt:variant>
      <vt:variant>
        <vt:i4>1638456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_Toc98215166</vt:lpwstr>
      </vt:variant>
      <vt:variant>
        <vt:i4>1703992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_Toc98215165</vt:lpwstr>
      </vt:variant>
      <vt:variant>
        <vt:i4>1769528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_Toc98215164</vt:lpwstr>
      </vt:variant>
      <vt:variant>
        <vt:i4>1835064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_Toc98215163</vt:lpwstr>
      </vt:variant>
      <vt:variant>
        <vt:i4>1900600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_Toc98215162</vt:lpwstr>
      </vt:variant>
      <vt:variant>
        <vt:i4>1966136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_Toc98215161</vt:lpwstr>
      </vt:variant>
      <vt:variant>
        <vt:i4>2031672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_Toc98215160</vt:lpwstr>
      </vt:variant>
      <vt:variant>
        <vt:i4>1441851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_Toc98215159</vt:lpwstr>
      </vt:variant>
      <vt:variant>
        <vt:i4>1507387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_Toc98215158</vt:lpwstr>
      </vt:variant>
      <vt:variant>
        <vt:i4>1572923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_Toc98215157</vt:lpwstr>
      </vt:variant>
      <vt:variant>
        <vt:i4>1638459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_Toc98215156</vt:lpwstr>
      </vt:variant>
      <vt:variant>
        <vt:i4>1703995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_Toc98215155</vt:lpwstr>
      </vt:variant>
      <vt:variant>
        <vt:i4>1769531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_Toc98215154</vt:lpwstr>
      </vt:variant>
      <vt:variant>
        <vt:i4>1835067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_Toc98215153</vt:lpwstr>
      </vt:variant>
      <vt:variant>
        <vt:i4>1900603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_Toc98215152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_Toc98215151</vt:lpwstr>
      </vt:variant>
      <vt:variant>
        <vt:i4>2031675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_Toc98215150</vt:lpwstr>
      </vt:variant>
      <vt:variant>
        <vt:i4>1441850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_Toc98215149</vt:lpwstr>
      </vt:variant>
      <vt:variant>
        <vt:i4>1507386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_Toc98215148</vt:lpwstr>
      </vt:variant>
      <vt:variant>
        <vt:i4>1572922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_Toc98215147</vt:lpwstr>
      </vt:variant>
      <vt:variant>
        <vt:i4>1638458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_Toc98215146</vt:lpwstr>
      </vt:variant>
      <vt:variant>
        <vt:i4>1703994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_Toc98215145</vt:lpwstr>
      </vt:variant>
      <vt:variant>
        <vt:i4>1769530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_Toc98215144</vt:lpwstr>
      </vt:variant>
      <vt:variant>
        <vt:i4>1835066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_Toc98215143</vt:lpwstr>
      </vt:variant>
      <vt:variant>
        <vt:i4>1900602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_Toc98215142</vt:lpwstr>
      </vt:variant>
      <vt:variant>
        <vt:i4>1966138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_Toc98215141</vt:lpwstr>
      </vt:variant>
      <vt:variant>
        <vt:i4>2031674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_Toc98215140</vt:lpwstr>
      </vt:variant>
      <vt:variant>
        <vt:i4>1441853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_Toc98215139</vt:lpwstr>
      </vt:variant>
      <vt:variant>
        <vt:i4>1507389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_Toc98215138</vt:lpwstr>
      </vt:variant>
      <vt:variant>
        <vt:i4>1572925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_Toc98215137</vt:lpwstr>
      </vt:variant>
      <vt:variant>
        <vt:i4>1638461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_Toc98215136</vt:lpwstr>
      </vt:variant>
      <vt:variant>
        <vt:i4>1703997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_Toc98215135</vt:lpwstr>
      </vt:variant>
      <vt:variant>
        <vt:i4>1769533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_Toc98215134</vt:lpwstr>
      </vt:variant>
      <vt:variant>
        <vt:i4>1835069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_Toc98215133</vt:lpwstr>
      </vt:variant>
      <vt:variant>
        <vt:i4>1900605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_Toc98215132</vt:lpwstr>
      </vt:variant>
      <vt:variant>
        <vt:i4>1966141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_Toc98215131</vt:lpwstr>
      </vt:variant>
      <vt:variant>
        <vt:i4>2031677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_Toc98215130</vt:lpwstr>
      </vt:variant>
      <vt:variant>
        <vt:i4>1441852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_Toc98215129</vt:lpwstr>
      </vt:variant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_Toc98215128</vt:lpwstr>
      </vt:variant>
      <vt:variant>
        <vt:i4>1572924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_Toc98215127</vt:lpwstr>
      </vt:variant>
      <vt:variant>
        <vt:i4>1638460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_Toc98215126</vt:lpwstr>
      </vt:variant>
      <vt:variant>
        <vt:i4>1703996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_Toc98215125</vt:lpwstr>
      </vt:variant>
      <vt:variant>
        <vt:i4>1769532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_Toc98215124</vt:lpwstr>
      </vt:variant>
      <vt:variant>
        <vt:i4>1835068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_Toc98215123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_Toc98215122</vt:lpwstr>
      </vt:variant>
      <vt:variant>
        <vt:i4>1966140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_Toc98215121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_Toc98215120</vt:lpwstr>
      </vt:variant>
      <vt:variant>
        <vt:i4>1441855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_Toc98215119</vt:lpwstr>
      </vt:variant>
      <vt:variant>
        <vt:i4>1507391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_Toc98215118</vt:lpwstr>
      </vt:variant>
      <vt:variant>
        <vt:i4>1572927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_Toc98215117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 Daily Allocation</dc:title>
  <dc:creator>Wirasak Chomphu</dc:creator>
  <cp:lastModifiedBy>Wirasak Chomphu</cp:lastModifiedBy>
  <cp:revision>10</cp:revision>
  <cp:lastPrinted>2005-03-03T19:34:00Z</cp:lastPrinted>
  <dcterms:created xsi:type="dcterms:W3CDTF">2018-03-27T11:24:00Z</dcterms:created>
  <dcterms:modified xsi:type="dcterms:W3CDTF">2020-07-02T09:08:00Z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 Version">
    <vt:i4>1</vt:i4>
  </property>
  <property fmtid="{D5CDD505-2E9C-101B-9397-08002B2CF9AE}" pid="3" name="_NewReviewCycle">
    <vt:lpwstr/>
  </property>
  <property fmtid="{D5CDD505-2E9C-101B-9397-08002B2CF9AE}" pid="4" name="ContentTypeId">
    <vt:lpwstr>0x010100B34C5FE2B2CD9A47928840E47D3C188C</vt:lpwstr>
  </property>
  <property fmtid="{D5CDD505-2E9C-101B-9397-08002B2CF9AE}" pid="5" name="Product Version0">
    <vt:lpwstr>Not Applicable</vt:lpwstr>
  </property>
  <property fmtid="{D5CDD505-2E9C-101B-9397-08002B2CF9AE}" pid="6" name="Information Owner">
    <vt:lpwstr>Chevron</vt:lpwstr>
  </property>
  <property fmtid="{D5CDD505-2E9C-101B-9397-08002B2CF9AE}" pid="7" name="Product Category">
    <vt:lpwstr>EC Sales &amp; Revenue</vt:lpwstr>
  </property>
  <property fmtid="{D5CDD505-2E9C-101B-9397-08002B2CF9AE}" pid="8" name="Sub-Project">
    <vt:lpwstr/>
  </property>
  <property fmtid="{D5CDD505-2E9C-101B-9397-08002B2CF9AE}" pid="9" name="Document Category">
    <vt:lpwstr>Testing</vt:lpwstr>
  </property>
  <property fmtid="{D5CDD505-2E9C-101B-9397-08002B2CF9AE}" pid="10" name="SBU/Operation">
    <vt:lpwstr>NMA - JV</vt:lpwstr>
  </property>
  <property fmtid="{D5CDD505-2E9C-101B-9397-08002B2CF9AE}" pid="11" name="Document Type">
    <vt:lpwstr>54</vt:lpwstr>
  </property>
  <property fmtid="{D5CDD505-2E9C-101B-9397-08002B2CF9AE}" pid="12" name="Chevron_x0020_Organization">
    <vt:lpwstr>10;#ITC|ecbec78b-50a1-4ef1-8ccc-34a4e3517e4c</vt:lpwstr>
  </property>
  <property fmtid="{D5CDD505-2E9C-101B-9397-08002B2CF9AE}" pid="13" name="Chevron Organization">
    <vt:lpwstr>2;#ITC|ecbec78b-50a1-4ef1-8ccc-34a4e3517e4c</vt:lpwstr>
  </property>
  <property fmtid="{D5CDD505-2E9C-101B-9397-08002B2CF9AE}" pid="14" name="Product  Version">
    <vt:lpwstr>Not Applicable</vt:lpwstr>
  </property>
  <property fmtid="{D5CDD505-2E9C-101B-9397-08002B2CF9AE}" pid="15" name="Order">
    <vt:r8>700</vt:r8>
  </property>
  <property fmtid="{D5CDD505-2E9C-101B-9397-08002B2CF9AE}" pid="16" name="p01231d88c934046812dbe39cf15430a">
    <vt:lpwstr>ITC|ecbec78b-50a1-4ef1-8ccc-34a4e3517e4c</vt:lpwstr>
  </property>
  <property fmtid="{D5CDD505-2E9C-101B-9397-08002B2CF9AE}" pid="17" name="Tester">
    <vt:lpwstr/>
  </property>
  <property fmtid="{D5CDD505-2E9C-101B-9397-08002B2CF9AE}" pid="18" name="EC Module">
    <vt:lpwstr>Production</vt:lpwstr>
  </property>
  <property fmtid="{D5CDD505-2E9C-101B-9397-08002B2CF9AE}" pid="19" name="Instance">
    <vt:lpwstr>CUK</vt:lpwstr>
  </property>
  <property fmtid="{D5CDD505-2E9C-101B-9397-08002B2CF9AE}" pid="20" name="EC Version">
    <vt:lpwstr>9.3</vt:lpwstr>
  </property>
  <property fmtid="{D5CDD505-2E9C-101B-9397-08002B2CF9AE}" pid="21" name="Chevron Discipline">
    <vt:lpwstr/>
  </property>
  <property fmtid="{D5CDD505-2E9C-101B-9397-08002B2CF9AE}" pid="22" name="Retention Category">
    <vt:lpwstr>4;#Reference Document|b32bd135-7ebe-49d0-bfcc-ca766c5e9989</vt:lpwstr>
  </property>
  <property fmtid="{D5CDD505-2E9C-101B-9397-08002B2CF9AE}" pid="23" name="xd_Signature">
    <vt:bool>false</vt:bool>
  </property>
  <property fmtid="{D5CDD505-2E9C-101B-9397-08002B2CF9AE}" pid="24" name="xd_ProgID">
    <vt:lpwstr/>
  </property>
  <property fmtid="{D5CDD505-2E9C-101B-9397-08002B2CF9AE}" pid="25" name="_SourceUrl">
    <vt:lpwstr/>
  </property>
  <property fmtid="{D5CDD505-2E9C-101B-9397-08002B2CF9AE}" pid="26" name="_SharedFileIndex">
    <vt:lpwstr/>
  </property>
  <property fmtid="{D5CDD505-2E9C-101B-9397-08002B2CF9AE}" pid="27" name="ComplianceAssetId">
    <vt:lpwstr/>
  </property>
  <property fmtid="{D5CDD505-2E9C-101B-9397-08002B2CF9AE}" pid="28" name="TemplateUrl">
    <vt:lpwstr/>
  </property>
</Properties>
</file>