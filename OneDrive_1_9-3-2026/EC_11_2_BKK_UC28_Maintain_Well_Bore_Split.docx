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24C32735" w:rsidR="004D61A0" w:rsidRPr="006F6A31" w:rsidRDefault="0007441B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00:00Z">
            <w:rPr>
              <w:rFonts w:asciiTheme="minorHAnsi" w:hAnsiTheme="minorHAnsi"/>
            </w:rPr>
          </w:rPrChange>
        </w:rPr>
      </w:pPr>
      <w:r w:rsidRPr="006F6A31">
        <w:rPr>
          <w:rFonts w:cs="Arial"/>
          <w:rPrChange w:id="2" w:author="Batra Yogesh (EXT)" w:date="2018-04-13T13:00:00Z">
            <w:rPr>
              <w:rFonts w:asciiTheme="minorHAnsi" w:hAnsiTheme="minorHAnsi"/>
            </w:rPr>
          </w:rPrChange>
        </w:rPr>
        <w:t xml:space="preserve"> </w:t>
      </w:r>
      <w:r w:rsidR="00D730E7" w:rsidRPr="00AA6C3D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00:00Z">
            <w:rPr>
              <w:rFonts w:asciiTheme="minorHAnsi" w:hAnsiTheme="minorHAnsi"/>
            </w:rPr>
          </w:rPrChange>
        </w:rPr>
      </w:pPr>
    </w:p>
    <w:p w14:paraId="0BAA3730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00:00Z">
            <w:rPr>
              <w:rFonts w:asciiTheme="minorHAnsi" w:hAnsiTheme="minorHAnsi"/>
            </w:rPr>
          </w:rPrChange>
        </w:rPr>
      </w:pPr>
    </w:p>
    <w:p w14:paraId="0BAA3731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00:00Z">
            <w:rPr>
              <w:rFonts w:asciiTheme="minorHAnsi" w:hAnsiTheme="minorHAnsi"/>
            </w:rPr>
          </w:rPrChange>
        </w:rPr>
      </w:pPr>
    </w:p>
    <w:p w14:paraId="0BAA3732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00:00Z">
            <w:rPr>
              <w:rFonts w:asciiTheme="minorHAnsi" w:hAnsiTheme="minorHAnsi"/>
            </w:rPr>
          </w:rPrChange>
        </w:rPr>
      </w:pPr>
    </w:p>
    <w:p w14:paraId="0BAA3733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00:00Z">
            <w:rPr>
              <w:rFonts w:asciiTheme="minorHAnsi" w:hAnsiTheme="minorHAnsi"/>
            </w:rPr>
          </w:rPrChange>
        </w:rPr>
      </w:pPr>
    </w:p>
    <w:p w14:paraId="0BAA3734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00:00Z">
            <w:rPr>
              <w:rFonts w:asciiTheme="minorHAnsi" w:hAnsiTheme="minorHAnsi"/>
            </w:rPr>
          </w:rPrChange>
        </w:rPr>
      </w:pPr>
    </w:p>
    <w:p w14:paraId="0BAA3735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00:00Z">
            <w:rPr>
              <w:rFonts w:asciiTheme="minorHAnsi" w:hAnsiTheme="minorHAnsi"/>
            </w:rPr>
          </w:rPrChange>
        </w:rPr>
      </w:pPr>
    </w:p>
    <w:p w14:paraId="0BAA3736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00:00Z">
            <w:rPr>
              <w:rFonts w:asciiTheme="minorHAnsi" w:hAnsiTheme="minorHAnsi"/>
            </w:rPr>
          </w:rPrChange>
        </w:rPr>
      </w:pPr>
    </w:p>
    <w:p w14:paraId="0BAA3737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3:00:00Z">
            <w:rPr>
              <w:rFonts w:asciiTheme="minorHAnsi" w:hAnsiTheme="minorHAnsi"/>
            </w:rPr>
          </w:rPrChange>
        </w:rPr>
      </w:pPr>
    </w:p>
    <w:p w14:paraId="0BAA3738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2" w:author="Batra Yogesh (EXT)" w:date="2018-04-13T13:00:00Z">
            <w:rPr>
              <w:rFonts w:asciiTheme="minorHAnsi" w:hAnsiTheme="minorHAnsi"/>
            </w:rPr>
          </w:rPrChange>
        </w:rPr>
      </w:pPr>
    </w:p>
    <w:p w14:paraId="0BAA3739" w14:textId="77777777" w:rsidR="004D61A0" w:rsidRPr="006F6A31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6626B244" w:rsidR="004D61A0" w:rsidRPr="006F6A31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6F6A31">
        <w:rPr>
          <w:rFonts w:cs="Arial"/>
          <w:color w:val="3399FF"/>
          <w:sz w:val="52"/>
          <w:szCs w:val="52"/>
        </w:rPr>
        <w:t xml:space="preserve">EC Upgrade </w:t>
      </w:r>
      <w:r w:rsidR="00053737" w:rsidRPr="006F6A31">
        <w:rPr>
          <w:rFonts w:cs="Arial"/>
          <w:color w:val="3399FF"/>
          <w:sz w:val="52"/>
          <w:szCs w:val="52"/>
        </w:rPr>
        <w:t>BKK</w:t>
      </w:r>
      <w:r w:rsidRPr="006F6A31">
        <w:rPr>
          <w:rFonts w:cs="Arial"/>
          <w:color w:val="3399FF"/>
          <w:sz w:val="52"/>
          <w:szCs w:val="52"/>
        </w:rPr>
        <w:t xml:space="preserve"> </w:t>
      </w:r>
      <w:r w:rsidR="004D61A0" w:rsidRPr="006F6A31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6F6A31" w:rsidRDefault="004D61A0">
      <w:pPr>
        <w:jc w:val="center"/>
        <w:rPr>
          <w:rFonts w:cs="Arial"/>
        </w:rPr>
      </w:pPr>
    </w:p>
    <w:p w14:paraId="0BAA373C" w14:textId="77777777" w:rsidR="007C0F5B" w:rsidRPr="006F6A31" w:rsidRDefault="007C0F5B">
      <w:pPr>
        <w:jc w:val="center"/>
        <w:rPr>
          <w:rFonts w:cs="Arial"/>
        </w:rPr>
      </w:pPr>
    </w:p>
    <w:p w14:paraId="0BAA373D" w14:textId="77777777" w:rsidR="007C0F5B" w:rsidRPr="006F6A31" w:rsidRDefault="007C0F5B">
      <w:pPr>
        <w:jc w:val="center"/>
        <w:rPr>
          <w:rFonts w:cs="Arial"/>
        </w:rPr>
      </w:pPr>
    </w:p>
    <w:p w14:paraId="0BAA373E" w14:textId="77777777" w:rsidR="007C0F5B" w:rsidRPr="006F6A31" w:rsidRDefault="004D61A0">
      <w:pPr>
        <w:pStyle w:val="BodyText"/>
        <w:rPr>
          <w:rFonts w:cs="Arial"/>
          <w:color w:val="3399FF"/>
        </w:rPr>
      </w:pPr>
      <w:r w:rsidRPr="006F6A31">
        <w:rPr>
          <w:rFonts w:cs="Arial"/>
          <w:b/>
          <w:color w:val="3399FF"/>
        </w:rPr>
        <w:t>Project Name</w:t>
      </w:r>
    </w:p>
    <w:p w14:paraId="0BAA373F" w14:textId="64807B3C" w:rsidR="00EF4239" w:rsidRPr="006F6A31" w:rsidRDefault="00053737">
      <w:pPr>
        <w:pStyle w:val="BodyText"/>
        <w:rPr>
          <w:rFonts w:cs="Arial"/>
          <w:color w:val="3399FF"/>
        </w:rPr>
      </w:pPr>
      <w:r w:rsidRPr="006F6A31">
        <w:rPr>
          <w:rFonts w:cs="Arial"/>
          <w:color w:val="3399FF"/>
        </w:rPr>
        <w:t>BKK</w:t>
      </w:r>
      <w:r w:rsidR="00645ABA" w:rsidRPr="006F6A31">
        <w:rPr>
          <w:rFonts w:cs="Arial"/>
          <w:color w:val="3399FF"/>
        </w:rPr>
        <w:t xml:space="preserve"> </w:t>
      </w:r>
      <w:ins w:id="13" w:author="Batra Yogesh (EXT)" w:date="2018-04-13T16:36:00Z">
        <w:r w:rsidR="00AA6C3D">
          <w:rPr>
            <w:rFonts w:cs="Arial"/>
            <w:color w:val="3399FF"/>
          </w:rPr>
          <w:t xml:space="preserve">11.2 </w:t>
        </w:r>
      </w:ins>
      <w:r w:rsidR="00FA58CA" w:rsidRPr="006F6A31">
        <w:rPr>
          <w:rFonts w:cs="Arial"/>
          <w:color w:val="3399FF"/>
        </w:rPr>
        <w:t>Project</w:t>
      </w:r>
      <w:r w:rsidR="000A438C" w:rsidRPr="006F6A31">
        <w:rPr>
          <w:rFonts w:cs="Arial"/>
          <w:color w:val="3399FF"/>
        </w:rPr>
        <w:t xml:space="preserve"> </w:t>
      </w:r>
      <w:r w:rsidR="002A6A74" w:rsidRPr="006F6A31">
        <w:rPr>
          <w:rFonts w:cs="Arial"/>
          <w:color w:val="3399FF"/>
        </w:rPr>
        <w:t>Energy Components</w:t>
      </w:r>
    </w:p>
    <w:p w14:paraId="0BAA3740" w14:textId="77777777" w:rsidR="004D61A0" w:rsidRPr="006F6A31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6F6A31" w:rsidRDefault="004D61A0">
      <w:pPr>
        <w:jc w:val="center"/>
        <w:rPr>
          <w:rFonts w:cs="Arial"/>
          <w:color w:val="3399FF"/>
        </w:rPr>
      </w:pPr>
      <w:r w:rsidRPr="006F6A31">
        <w:rPr>
          <w:rFonts w:cs="Arial"/>
          <w:b/>
          <w:color w:val="3399FF"/>
        </w:rPr>
        <w:t>Use-Case Name</w:t>
      </w:r>
    </w:p>
    <w:p w14:paraId="0BAA3742" w14:textId="23A5250E" w:rsidR="004D61A0" w:rsidRPr="006F6A31" w:rsidRDefault="00053737">
      <w:pPr>
        <w:jc w:val="center"/>
        <w:rPr>
          <w:rFonts w:cs="Arial"/>
          <w:color w:val="3399FF"/>
        </w:rPr>
      </w:pPr>
      <w:r w:rsidRPr="006F6A31">
        <w:rPr>
          <w:rFonts w:cs="Arial"/>
          <w:color w:val="3399FF"/>
        </w:rPr>
        <w:t>BKK_UC40</w:t>
      </w:r>
      <w:r w:rsidR="000D33FC" w:rsidRPr="006F6A31">
        <w:rPr>
          <w:rFonts w:cs="Arial"/>
          <w:color w:val="3399FF"/>
        </w:rPr>
        <w:t xml:space="preserve"> – </w:t>
      </w:r>
      <w:del w:id="14" w:author="Batra Yogesh (EXT)" w:date="2018-04-04T17:33:00Z">
        <w:r w:rsidRPr="006F6A31" w:rsidDel="00341F94">
          <w:rPr>
            <w:rFonts w:cs="Arial"/>
            <w:color w:val="3399FF"/>
          </w:rPr>
          <w:delText xml:space="preserve">Maintain </w:delText>
        </w:r>
        <w:r w:rsidR="00CB76DE" w:rsidRPr="006F6A31" w:rsidDel="00341F94">
          <w:rPr>
            <w:rFonts w:cs="Arial"/>
            <w:color w:val="3399FF"/>
          </w:rPr>
          <w:delText xml:space="preserve"> Well</w:delText>
        </w:r>
      </w:del>
      <w:ins w:id="15" w:author="Batra Yogesh (EXT)" w:date="2018-04-04T17:33:00Z">
        <w:r w:rsidR="00341F94" w:rsidRPr="006F6A31">
          <w:rPr>
            <w:rFonts w:cs="Arial"/>
            <w:color w:val="3399FF"/>
          </w:rPr>
          <w:t>Maintain Well</w:t>
        </w:r>
      </w:ins>
      <w:r w:rsidR="00CB76DE" w:rsidRPr="006F6A31">
        <w:rPr>
          <w:rFonts w:cs="Arial"/>
          <w:color w:val="3399FF"/>
        </w:rPr>
        <w:t xml:space="preserve"> Bore Split</w:t>
      </w:r>
      <w:r w:rsidR="004D61A0" w:rsidRPr="006F6A31">
        <w:rPr>
          <w:rFonts w:cs="Arial"/>
          <w:color w:val="3399FF"/>
        </w:rPr>
        <w:br/>
      </w:r>
    </w:p>
    <w:p w14:paraId="0BAA3743" w14:textId="77777777" w:rsidR="007C0F5B" w:rsidRPr="006F6A31" w:rsidRDefault="004D61A0" w:rsidP="00B107D1">
      <w:pPr>
        <w:jc w:val="center"/>
        <w:rPr>
          <w:rFonts w:cs="Arial"/>
          <w:color w:val="3399FF"/>
        </w:rPr>
      </w:pPr>
      <w:r w:rsidRPr="006F6A31">
        <w:rPr>
          <w:rFonts w:cs="Arial"/>
          <w:b/>
          <w:color w:val="3399FF"/>
        </w:rPr>
        <w:t>Origination Date</w:t>
      </w:r>
    </w:p>
    <w:p w14:paraId="0BAA3744" w14:textId="51CF8E56" w:rsidR="004D61A0" w:rsidRPr="006F6A31" w:rsidRDefault="00053737" w:rsidP="00B107D1">
      <w:pPr>
        <w:jc w:val="center"/>
        <w:rPr>
          <w:rFonts w:cs="Arial"/>
          <w:color w:val="3399FF"/>
        </w:rPr>
      </w:pPr>
      <w:r w:rsidRPr="006F6A31">
        <w:rPr>
          <w:rFonts w:cs="Arial"/>
          <w:color w:val="3399FF"/>
        </w:rPr>
        <w:t>28</w:t>
      </w:r>
      <w:r w:rsidR="0047772D" w:rsidRPr="006F6A31">
        <w:rPr>
          <w:rFonts w:cs="Arial"/>
          <w:color w:val="3399FF"/>
        </w:rPr>
        <w:t>-</w:t>
      </w:r>
      <w:r w:rsidRPr="006F6A31">
        <w:rPr>
          <w:rFonts w:cs="Arial"/>
          <w:color w:val="3399FF"/>
        </w:rPr>
        <w:t>Dec</w:t>
      </w:r>
      <w:r w:rsidR="00A8498C" w:rsidRPr="006F6A31">
        <w:rPr>
          <w:rFonts w:cs="Arial"/>
          <w:color w:val="3399FF"/>
        </w:rPr>
        <w:t>-</w:t>
      </w:r>
      <w:r w:rsidR="0047772D" w:rsidRPr="006F6A31">
        <w:rPr>
          <w:rFonts w:cs="Arial"/>
          <w:color w:val="3399FF"/>
        </w:rPr>
        <w:t>2017</w:t>
      </w:r>
    </w:p>
    <w:p w14:paraId="0BAA3745" w14:textId="77777777" w:rsidR="004D61A0" w:rsidRPr="006F6A31" w:rsidRDefault="004D61A0">
      <w:pPr>
        <w:rPr>
          <w:rFonts w:cs="Arial"/>
        </w:rPr>
      </w:pPr>
    </w:p>
    <w:p w14:paraId="0BAA3746" w14:textId="77777777" w:rsidR="004D61A0" w:rsidRPr="006F6A31" w:rsidRDefault="004D61A0">
      <w:pPr>
        <w:rPr>
          <w:rFonts w:cs="Arial"/>
        </w:rPr>
      </w:pPr>
    </w:p>
    <w:p w14:paraId="0BAA3747" w14:textId="77777777" w:rsidR="004D61A0" w:rsidRPr="006F6A31" w:rsidRDefault="004D61A0">
      <w:pPr>
        <w:rPr>
          <w:rFonts w:cs="Arial"/>
        </w:rPr>
      </w:pPr>
    </w:p>
    <w:p w14:paraId="0BAA3748" w14:textId="77777777" w:rsidR="004D61A0" w:rsidRPr="006F6A31" w:rsidRDefault="004D61A0">
      <w:pPr>
        <w:rPr>
          <w:rFonts w:cs="Arial"/>
        </w:rPr>
      </w:pPr>
    </w:p>
    <w:p w14:paraId="0BAA3749" w14:textId="77777777" w:rsidR="004D61A0" w:rsidRPr="006F6A31" w:rsidRDefault="004D61A0">
      <w:pPr>
        <w:rPr>
          <w:rFonts w:cs="Arial"/>
        </w:rPr>
      </w:pPr>
    </w:p>
    <w:p w14:paraId="0BAA374A" w14:textId="77777777" w:rsidR="004D61A0" w:rsidRPr="006F6A31" w:rsidRDefault="004D61A0">
      <w:pPr>
        <w:rPr>
          <w:rFonts w:cs="Arial"/>
        </w:rPr>
      </w:pPr>
    </w:p>
    <w:p w14:paraId="0BAA374B" w14:textId="77777777" w:rsidR="004D61A0" w:rsidRPr="006F6A31" w:rsidRDefault="004D61A0">
      <w:pPr>
        <w:rPr>
          <w:rFonts w:cs="Arial"/>
        </w:rPr>
      </w:pPr>
    </w:p>
    <w:p w14:paraId="0BAA374C" w14:textId="77777777" w:rsidR="004D61A0" w:rsidRPr="006F6A31" w:rsidRDefault="004D61A0">
      <w:pPr>
        <w:rPr>
          <w:rFonts w:cs="Arial"/>
        </w:rPr>
      </w:pPr>
    </w:p>
    <w:p w14:paraId="0BAA374D" w14:textId="77777777" w:rsidR="004D61A0" w:rsidRPr="006F6A31" w:rsidRDefault="004D61A0">
      <w:pPr>
        <w:rPr>
          <w:rFonts w:cs="Arial"/>
        </w:rPr>
      </w:pPr>
    </w:p>
    <w:p w14:paraId="0BAA374E" w14:textId="77777777" w:rsidR="004D61A0" w:rsidRPr="006F6A31" w:rsidRDefault="004D61A0">
      <w:pPr>
        <w:rPr>
          <w:rFonts w:cs="Arial"/>
        </w:rPr>
      </w:pPr>
    </w:p>
    <w:p w14:paraId="0BAA374F" w14:textId="6CFFAA3C" w:rsidR="007C0F5B" w:rsidRPr="006F6A31" w:rsidRDefault="007C0F5B">
      <w:pPr>
        <w:rPr>
          <w:rFonts w:cs="Arial"/>
        </w:rPr>
      </w:pPr>
    </w:p>
    <w:p w14:paraId="2732B955" w14:textId="66A6EA67" w:rsidR="004842BE" w:rsidRPr="006F6A31" w:rsidRDefault="004842BE">
      <w:pPr>
        <w:rPr>
          <w:rFonts w:cs="Arial"/>
        </w:rPr>
      </w:pPr>
    </w:p>
    <w:p w14:paraId="2C7B6E53" w14:textId="55393660" w:rsidR="004842BE" w:rsidRPr="006F6A31" w:rsidRDefault="004842BE">
      <w:pPr>
        <w:rPr>
          <w:rFonts w:cs="Arial"/>
        </w:rPr>
      </w:pPr>
    </w:p>
    <w:p w14:paraId="0EE7EE46" w14:textId="40C93B12" w:rsidR="004842BE" w:rsidRPr="006F6A31" w:rsidRDefault="004842BE">
      <w:pPr>
        <w:rPr>
          <w:rFonts w:cs="Arial"/>
        </w:rPr>
      </w:pPr>
    </w:p>
    <w:p w14:paraId="02EBE86D" w14:textId="64E3ACC9" w:rsidR="004842BE" w:rsidRPr="006F6A31" w:rsidRDefault="004842BE">
      <w:pPr>
        <w:rPr>
          <w:rFonts w:cs="Arial"/>
        </w:rPr>
      </w:pPr>
    </w:p>
    <w:p w14:paraId="0D687F34" w14:textId="758FE069" w:rsidR="004842BE" w:rsidRPr="006F6A31" w:rsidRDefault="004842BE">
      <w:pPr>
        <w:rPr>
          <w:rFonts w:cs="Arial"/>
        </w:rPr>
      </w:pPr>
    </w:p>
    <w:p w14:paraId="2BA113BB" w14:textId="18611C93" w:rsidR="004842BE" w:rsidRPr="006F6A31" w:rsidRDefault="004842BE">
      <w:pPr>
        <w:rPr>
          <w:rFonts w:cs="Arial"/>
        </w:rPr>
      </w:pPr>
    </w:p>
    <w:p w14:paraId="6091F7BC" w14:textId="72ACAE4F" w:rsidR="004842BE" w:rsidRPr="006F6A31" w:rsidRDefault="004842BE">
      <w:pPr>
        <w:rPr>
          <w:rFonts w:cs="Arial"/>
        </w:rPr>
      </w:pPr>
    </w:p>
    <w:p w14:paraId="65A7F094" w14:textId="4CCD3BDB" w:rsidR="004842BE" w:rsidRPr="006F6A31" w:rsidRDefault="004842BE">
      <w:pPr>
        <w:rPr>
          <w:rFonts w:cs="Arial"/>
        </w:rPr>
      </w:pPr>
    </w:p>
    <w:p w14:paraId="787E0E68" w14:textId="1B24DE55" w:rsidR="004842BE" w:rsidRPr="006F6A31" w:rsidRDefault="004842BE">
      <w:pPr>
        <w:rPr>
          <w:rFonts w:cs="Arial"/>
        </w:rPr>
      </w:pPr>
    </w:p>
    <w:p w14:paraId="70722A6F" w14:textId="38EB9068" w:rsidR="004842BE" w:rsidRPr="006F6A31" w:rsidRDefault="004842BE">
      <w:pPr>
        <w:rPr>
          <w:rFonts w:cs="Arial"/>
        </w:rPr>
      </w:pPr>
    </w:p>
    <w:p w14:paraId="400FC35E" w14:textId="25C90E82" w:rsidR="004842BE" w:rsidRPr="006F6A31" w:rsidRDefault="004842BE">
      <w:pPr>
        <w:rPr>
          <w:rFonts w:cs="Arial"/>
        </w:rPr>
      </w:pPr>
    </w:p>
    <w:p w14:paraId="2D3E5E7B" w14:textId="77777777" w:rsidR="004842BE" w:rsidRPr="006F6A31" w:rsidRDefault="004842BE">
      <w:pPr>
        <w:rPr>
          <w:rFonts w:cs="Arial"/>
        </w:rPr>
      </w:pPr>
    </w:p>
    <w:p w14:paraId="0BAA3750" w14:textId="77777777" w:rsidR="004D61A0" w:rsidRPr="006F6A31" w:rsidRDefault="004D61A0" w:rsidP="00447470">
      <w:pPr>
        <w:rPr>
          <w:rFonts w:cs="Arial"/>
        </w:rPr>
      </w:pPr>
      <w:r w:rsidRPr="006F6A31">
        <w:rPr>
          <w:rFonts w:cs="Arial"/>
        </w:rPr>
        <w:lastRenderedPageBreak/>
        <w:t>Revision History</w:t>
      </w:r>
    </w:p>
    <w:p w14:paraId="0BAA3751" w14:textId="77777777" w:rsidR="004D61A0" w:rsidRPr="006F6A31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6" w:author="Shah Ashay" w:date="2018-04-16T17:06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7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6F6A31" w14:paraId="0BAA3756" w14:textId="5ED8BD66" w:rsidTr="00292E37">
        <w:trPr>
          <w:cantSplit/>
          <w:tblHeader/>
          <w:trPrChange w:id="18" w:author="Shah Ashay" w:date="2018-04-16T17:06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19" w:author="Shah Ashay" w:date="2018-04-16T17:06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0" w:author="Shah Ashay" w:date="2018-04-16T17:06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1" w:author="Shah Ashay" w:date="2018-04-16T17:06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2" w:author="Shah Ashay" w:date="2018-04-16T17:06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3" w:author="Shah Ashay" w:date="2018-04-16T17:06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4" w:author="Shah Ashay" w:date="2018-04-16T17:06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6F6A31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6F6A31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6F6A31" w14:paraId="0BAA375B" w14:textId="2375FBD8" w:rsidTr="00292E37">
        <w:trPr>
          <w:cantSplit/>
          <w:trPrChange w:id="25" w:author="Shah Ashay" w:date="2018-04-16T17:06:00Z">
            <w:trPr>
              <w:cantSplit/>
            </w:trPr>
          </w:trPrChange>
        </w:trPr>
        <w:tc>
          <w:tcPr>
            <w:tcW w:w="611" w:type="pct"/>
            <w:tcPrChange w:id="26" w:author="Shah Ashay" w:date="2018-04-16T17:06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6F6A31" w:rsidRDefault="005F74A6" w:rsidP="005F74A6">
            <w:pPr>
              <w:jc w:val="center"/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>1</w:t>
            </w:r>
            <w:r w:rsidR="004842BE" w:rsidRPr="006F6A31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27" w:author="Shah Ashay" w:date="2018-04-16T17:06:00Z">
              <w:tcPr>
                <w:tcW w:w="1710" w:type="dxa"/>
                <w:gridSpan w:val="2"/>
              </w:tcPr>
            </w:tcPrChange>
          </w:tcPr>
          <w:p w14:paraId="0BAA3758" w14:textId="7A7F4F0A" w:rsidR="005F74A6" w:rsidRPr="006F6A31" w:rsidRDefault="00053737">
            <w:pPr>
              <w:jc w:val="center"/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>28</w:t>
            </w:r>
            <w:r w:rsidR="004842BE" w:rsidRPr="006F6A31">
              <w:rPr>
                <w:rFonts w:cs="Arial"/>
                <w:sz w:val="20"/>
              </w:rPr>
              <w:t>-</w:t>
            </w:r>
            <w:r w:rsidRPr="006F6A31">
              <w:rPr>
                <w:rFonts w:cs="Arial"/>
                <w:sz w:val="20"/>
              </w:rPr>
              <w:t>Dec</w:t>
            </w:r>
            <w:r w:rsidR="005F74A6" w:rsidRPr="006F6A31">
              <w:rPr>
                <w:rFonts w:cs="Arial"/>
                <w:sz w:val="20"/>
              </w:rPr>
              <w:t>-</w:t>
            </w:r>
            <w:r w:rsidR="004842BE" w:rsidRPr="006F6A31">
              <w:rPr>
                <w:rFonts w:cs="Arial"/>
                <w:sz w:val="20"/>
              </w:rPr>
              <w:t>2017</w:t>
            </w:r>
          </w:p>
        </w:tc>
        <w:tc>
          <w:tcPr>
            <w:tcW w:w="1557" w:type="pct"/>
            <w:tcPrChange w:id="28" w:author="Shah Ashay" w:date="2018-04-16T17:06:00Z">
              <w:tcPr>
                <w:tcW w:w="2970" w:type="dxa"/>
                <w:gridSpan w:val="2"/>
              </w:tcPr>
            </w:tcPrChange>
          </w:tcPr>
          <w:p w14:paraId="0BAA3759" w14:textId="18E6E71E" w:rsidR="005F74A6" w:rsidRPr="006F6A31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>Draft of Use Case “</w:t>
            </w:r>
            <w:r w:rsidR="00053737" w:rsidRPr="006F6A31">
              <w:rPr>
                <w:rFonts w:cs="Arial"/>
                <w:sz w:val="20"/>
              </w:rPr>
              <w:t>Maintain</w:t>
            </w:r>
            <w:r w:rsidR="00CB76DE" w:rsidRPr="006F6A31">
              <w:rPr>
                <w:rFonts w:cs="Arial"/>
                <w:sz w:val="20"/>
              </w:rPr>
              <w:t xml:space="preserve"> Well Bore Split</w:t>
            </w:r>
            <w:r w:rsidR="00734522" w:rsidRPr="006F6A31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29" w:author="Shah Ashay" w:date="2018-04-16T17:06:00Z">
              <w:tcPr>
                <w:tcW w:w="1170" w:type="dxa"/>
                <w:gridSpan w:val="2"/>
              </w:tcPr>
            </w:tcPrChange>
          </w:tcPr>
          <w:p w14:paraId="0BAA375A" w14:textId="103D492B" w:rsidR="005F74A6" w:rsidRPr="006F6A31" w:rsidRDefault="00053737">
            <w:pPr>
              <w:jc w:val="center"/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0" w:author="Shah Ashay" w:date="2018-04-16T17:06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6F6A31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1" w:author="Shah Ashay" w:date="2018-04-16T17:06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6F6A31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6F6A31" w14:paraId="0BAA3760" w14:textId="645D3AAF" w:rsidTr="00292E37">
        <w:trPr>
          <w:cantSplit/>
          <w:trPrChange w:id="32" w:author="Shah Ashay" w:date="2018-04-16T17:06:00Z">
            <w:trPr>
              <w:cantSplit/>
            </w:trPr>
          </w:trPrChange>
        </w:trPr>
        <w:tc>
          <w:tcPr>
            <w:tcW w:w="611" w:type="pct"/>
            <w:tcPrChange w:id="33" w:author="Shah Ashay" w:date="2018-04-16T17:06:00Z">
              <w:tcPr>
                <w:tcW w:w="1165" w:type="dxa"/>
                <w:gridSpan w:val="2"/>
              </w:tcPr>
            </w:tcPrChange>
          </w:tcPr>
          <w:p w14:paraId="0BAA375C" w14:textId="13E9FF37" w:rsidR="005F74A6" w:rsidRPr="006F6A31" w:rsidRDefault="0007441B">
            <w:pPr>
              <w:jc w:val="center"/>
              <w:rPr>
                <w:rFonts w:cs="Arial"/>
                <w:sz w:val="20"/>
              </w:rPr>
            </w:pPr>
            <w:del w:id="34" w:author="Batra Yogesh (EXT)" w:date="2018-03-27T15:56:00Z">
              <w:r w:rsidRPr="006F6A31" w:rsidDel="00D90A47">
                <w:rPr>
                  <w:rFonts w:cs="Arial"/>
                  <w:sz w:val="20"/>
                </w:rPr>
                <w:delText>2.0</w:delText>
              </w:r>
            </w:del>
            <w:ins w:id="35" w:author="Batra Yogesh (EXT)" w:date="2018-03-27T15:56:00Z">
              <w:r w:rsidR="00D90A47" w:rsidRPr="006F6A31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36" w:author="Shah Ashay" w:date="2018-04-16T17:06:00Z">
              <w:tcPr>
                <w:tcW w:w="1710" w:type="dxa"/>
                <w:gridSpan w:val="2"/>
              </w:tcPr>
            </w:tcPrChange>
          </w:tcPr>
          <w:p w14:paraId="0BAA375D" w14:textId="05142D8F" w:rsidR="005F74A6" w:rsidRPr="006F6A31" w:rsidRDefault="0007441B" w:rsidP="00E80275">
            <w:pPr>
              <w:jc w:val="center"/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>2</w:t>
            </w:r>
            <w:ins w:id="37" w:author="Batra Yogesh (EXT)" w:date="2018-03-27T14:48:00Z">
              <w:r w:rsidR="00E80275" w:rsidRPr="006F6A31">
                <w:rPr>
                  <w:rFonts w:cs="Arial"/>
                  <w:sz w:val="20"/>
                </w:rPr>
                <w:t>7</w:t>
              </w:r>
            </w:ins>
            <w:del w:id="38" w:author="Batra Yogesh (EXT)" w:date="2018-03-27T14:48:00Z">
              <w:r w:rsidRPr="006F6A31" w:rsidDel="00E80275">
                <w:rPr>
                  <w:rFonts w:cs="Arial"/>
                  <w:sz w:val="20"/>
                </w:rPr>
                <w:delText>3</w:delText>
              </w:r>
            </w:del>
            <w:r w:rsidRPr="006F6A31">
              <w:rPr>
                <w:rFonts w:cs="Arial"/>
                <w:sz w:val="20"/>
              </w:rPr>
              <w:t>-</w:t>
            </w:r>
            <w:ins w:id="39" w:author="Batra Yogesh (EXT)" w:date="2018-03-27T14:48:00Z">
              <w:r w:rsidR="00E80275" w:rsidRPr="006F6A31">
                <w:rPr>
                  <w:rFonts w:cs="Arial"/>
                  <w:sz w:val="20"/>
                </w:rPr>
                <w:t>Mar</w:t>
              </w:r>
            </w:ins>
            <w:del w:id="40" w:author="Batra Yogesh (EXT)" w:date="2018-03-27T14:48:00Z">
              <w:r w:rsidRPr="006F6A31" w:rsidDel="00E80275">
                <w:rPr>
                  <w:rFonts w:cs="Arial"/>
                  <w:sz w:val="20"/>
                </w:rPr>
                <w:delText>Jan</w:delText>
              </w:r>
            </w:del>
            <w:r w:rsidRPr="006F6A31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1" w:author="Shah Ashay" w:date="2018-04-16T17:06:00Z">
              <w:tcPr>
                <w:tcW w:w="2970" w:type="dxa"/>
                <w:gridSpan w:val="2"/>
              </w:tcPr>
            </w:tcPrChange>
          </w:tcPr>
          <w:p w14:paraId="497D4305" w14:textId="12F0A578" w:rsidR="0007441B" w:rsidRPr="006F6A31" w:rsidRDefault="0007441B" w:rsidP="0007441B">
            <w:pPr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 xml:space="preserve">Updated as per </w:t>
            </w:r>
            <w:ins w:id="42" w:author="Batra Yogesh (EXT)" w:date="2018-03-27T14:48:00Z">
              <w:r w:rsidR="00E80275" w:rsidRPr="006F6A31">
                <w:rPr>
                  <w:rFonts w:cs="Arial"/>
                  <w:sz w:val="20"/>
                </w:rPr>
                <w:t>EC</w:t>
              </w:r>
            </w:ins>
            <w:ins w:id="43" w:author="Batra Yogesh (EXT)" w:date="2018-03-27T15:56:00Z">
              <w:r w:rsidR="00D90A47" w:rsidRPr="006F6A31">
                <w:rPr>
                  <w:rFonts w:cs="Arial"/>
                  <w:sz w:val="20"/>
                </w:rPr>
                <w:t xml:space="preserve"> </w:t>
              </w:r>
            </w:ins>
            <w:r w:rsidRPr="006F6A31">
              <w:rPr>
                <w:rFonts w:cs="Arial"/>
                <w:sz w:val="20"/>
              </w:rPr>
              <w:t>11.2</w:t>
            </w:r>
            <w:r w:rsidRPr="006F6A31">
              <w:rPr>
                <w:rFonts w:cs="Arial"/>
                <w:sz w:val="20"/>
              </w:rPr>
              <w:tab/>
            </w:r>
          </w:p>
          <w:p w14:paraId="0BAA375E" w14:textId="77777777" w:rsidR="005F74A6" w:rsidRPr="006F6A31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</w:p>
        </w:tc>
        <w:tc>
          <w:tcPr>
            <w:tcW w:w="614" w:type="pct"/>
            <w:tcPrChange w:id="44" w:author="Shah Ashay" w:date="2018-04-16T17:06:00Z">
              <w:tcPr>
                <w:tcW w:w="1170" w:type="dxa"/>
                <w:gridSpan w:val="2"/>
              </w:tcPr>
            </w:tcPrChange>
          </w:tcPr>
          <w:p w14:paraId="0BAA375F" w14:textId="20B001C9" w:rsidR="005F74A6" w:rsidRPr="006F6A31" w:rsidRDefault="0007441B">
            <w:pPr>
              <w:jc w:val="center"/>
              <w:rPr>
                <w:rFonts w:cs="Arial"/>
                <w:sz w:val="20"/>
              </w:rPr>
            </w:pPr>
            <w:r w:rsidRPr="006F6A31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5" w:author="Shah Ashay" w:date="2018-04-16T17:06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6F6A31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6" w:author="Shah Ashay" w:date="2018-04-16T17:06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6F6A31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AB33CF" w:rsidRPr="006F6A31" w14:paraId="0866AC3A" w14:textId="77777777" w:rsidTr="00292E37">
        <w:trPr>
          <w:cantSplit/>
          <w:ins w:id="47" w:author="Wirasak Chomphu" w:date="2020-07-02T16:19:00Z"/>
        </w:trPr>
        <w:tc>
          <w:tcPr>
            <w:tcW w:w="611" w:type="pct"/>
          </w:tcPr>
          <w:p w14:paraId="6250419C" w14:textId="15717C22" w:rsidR="00AB33CF" w:rsidRPr="006F6A31" w:rsidDel="00D90A47" w:rsidRDefault="00AB33CF" w:rsidP="00AB33CF">
            <w:pPr>
              <w:jc w:val="center"/>
              <w:rPr>
                <w:ins w:id="48" w:author="Wirasak Chomphu" w:date="2020-07-02T16:19:00Z"/>
                <w:rFonts w:cs="Arial"/>
                <w:sz w:val="20"/>
              </w:rPr>
            </w:pPr>
            <w:ins w:id="49" w:author="Wirasak Chomphu" w:date="2020-07-02T16:19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3BF1F03D" w14:textId="3DB3F041" w:rsidR="00AB33CF" w:rsidRPr="006F6A31" w:rsidRDefault="00AB33CF" w:rsidP="00AB33CF">
            <w:pPr>
              <w:jc w:val="center"/>
              <w:rPr>
                <w:ins w:id="50" w:author="Wirasak Chomphu" w:date="2020-07-02T16:19:00Z"/>
                <w:rFonts w:cs="Arial"/>
                <w:sz w:val="20"/>
              </w:rPr>
            </w:pPr>
            <w:ins w:id="51" w:author="Wirasak Chomphu" w:date="2020-07-02T16:19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4B9A2395" w14:textId="3B14C787" w:rsidR="00AB33CF" w:rsidRPr="006F6A31" w:rsidRDefault="00AB33CF" w:rsidP="00AB33CF">
            <w:pPr>
              <w:rPr>
                <w:ins w:id="52" w:author="Wirasak Chomphu" w:date="2020-07-02T16:19:00Z"/>
                <w:rFonts w:cs="Arial"/>
                <w:sz w:val="20"/>
              </w:rPr>
            </w:pPr>
            <w:ins w:id="53" w:author="Wirasak Chomphu" w:date="2020-07-02T16:19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7353F9A5" w14:textId="27375EAF" w:rsidR="00AB33CF" w:rsidRPr="006F6A31" w:rsidRDefault="00AB33CF" w:rsidP="00AB33CF">
            <w:pPr>
              <w:jc w:val="center"/>
              <w:rPr>
                <w:ins w:id="54" w:author="Wirasak Chomphu" w:date="2020-07-02T16:19:00Z"/>
                <w:rFonts w:cs="Arial"/>
                <w:sz w:val="20"/>
              </w:rPr>
            </w:pPr>
            <w:ins w:id="55" w:author="Wirasak Chomphu" w:date="2020-07-02T16:19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779D2C12" w14:textId="77777777" w:rsidR="00AB33CF" w:rsidRPr="006F6A31" w:rsidRDefault="00AB33CF" w:rsidP="00AB33CF">
            <w:pPr>
              <w:jc w:val="center"/>
              <w:rPr>
                <w:ins w:id="56" w:author="Wirasak Chomphu" w:date="2020-07-02T16:19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63B09590" w14:textId="77777777" w:rsidR="00AB33CF" w:rsidRPr="006F6A31" w:rsidRDefault="00AB33CF" w:rsidP="00AB33CF">
            <w:pPr>
              <w:jc w:val="center"/>
              <w:rPr>
                <w:ins w:id="57" w:author="Wirasak Chomphu" w:date="2020-07-02T16:19:00Z"/>
                <w:rFonts w:cs="Arial"/>
                <w:sz w:val="20"/>
              </w:rPr>
            </w:pPr>
            <w:bookmarkStart w:id="58" w:name="_GoBack"/>
            <w:bookmarkEnd w:id="58"/>
          </w:p>
        </w:tc>
      </w:tr>
      <w:tr w:rsidR="005F74A6" w:rsidRPr="006F6A31" w:rsidDel="00292E37" w14:paraId="0BAA3765" w14:textId="4AE34E4B" w:rsidTr="00292E37">
        <w:trPr>
          <w:cantSplit/>
          <w:del w:id="59" w:author="Shah Ashay" w:date="2018-04-16T17:06:00Z"/>
          <w:trPrChange w:id="60" w:author="Shah Ashay" w:date="2018-04-16T17:06:00Z">
            <w:trPr>
              <w:cantSplit/>
            </w:trPr>
          </w:trPrChange>
        </w:trPr>
        <w:tc>
          <w:tcPr>
            <w:tcW w:w="611" w:type="pct"/>
            <w:tcPrChange w:id="61" w:author="Shah Ashay" w:date="2018-04-16T17:06:00Z">
              <w:tcPr>
                <w:tcW w:w="1165" w:type="dxa"/>
                <w:gridSpan w:val="2"/>
              </w:tcPr>
            </w:tcPrChange>
          </w:tcPr>
          <w:p w14:paraId="0BAA3761" w14:textId="61854888" w:rsidR="005F74A6" w:rsidRPr="006F6A31" w:rsidDel="00292E37" w:rsidRDefault="005F74A6">
            <w:pPr>
              <w:jc w:val="center"/>
              <w:rPr>
                <w:del w:id="62" w:author="Shah Ashay" w:date="2018-04-16T17:06:00Z"/>
                <w:rFonts w:cs="Arial"/>
                <w:sz w:val="20"/>
              </w:rPr>
            </w:pPr>
          </w:p>
        </w:tc>
        <w:tc>
          <w:tcPr>
            <w:tcW w:w="897" w:type="pct"/>
            <w:tcPrChange w:id="63" w:author="Shah Ashay" w:date="2018-04-16T17:06:00Z">
              <w:tcPr>
                <w:tcW w:w="1710" w:type="dxa"/>
                <w:gridSpan w:val="2"/>
              </w:tcPr>
            </w:tcPrChange>
          </w:tcPr>
          <w:p w14:paraId="0BAA3762" w14:textId="513C6E7C" w:rsidR="005F74A6" w:rsidRPr="006F6A31" w:rsidDel="00292E37" w:rsidRDefault="005F74A6">
            <w:pPr>
              <w:jc w:val="center"/>
              <w:rPr>
                <w:del w:id="64" w:author="Shah Ashay" w:date="2018-04-16T17:06:00Z"/>
                <w:rFonts w:cs="Arial"/>
                <w:sz w:val="20"/>
              </w:rPr>
            </w:pPr>
          </w:p>
        </w:tc>
        <w:tc>
          <w:tcPr>
            <w:tcW w:w="1557" w:type="pct"/>
            <w:tcPrChange w:id="65" w:author="Shah Ashay" w:date="2018-04-16T17:06:00Z">
              <w:tcPr>
                <w:tcW w:w="2970" w:type="dxa"/>
                <w:gridSpan w:val="2"/>
              </w:tcPr>
            </w:tcPrChange>
          </w:tcPr>
          <w:p w14:paraId="0BAA3763" w14:textId="1667662A" w:rsidR="005F74A6" w:rsidRPr="006F6A31" w:rsidDel="00292E37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6" w:author="Shah Ashay" w:date="2018-04-16T17:06:00Z"/>
                <w:rFonts w:cs="Arial"/>
                <w:sz w:val="20"/>
              </w:rPr>
            </w:pPr>
          </w:p>
        </w:tc>
        <w:tc>
          <w:tcPr>
            <w:tcW w:w="614" w:type="pct"/>
            <w:tcPrChange w:id="67" w:author="Shah Ashay" w:date="2018-04-16T17:06:00Z">
              <w:tcPr>
                <w:tcW w:w="1170" w:type="dxa"/>
                <w:gridSpan w:val="2"/>
              </w:tcPr>
            </w:tcPrChange>
          </w:tcPr>
          <w:p w14:paraId="0BAA3764" w14:textId="17C707F1" w:rsidR="005F74A6" w:rsidRPr="006F6A31" w:rsidDel="00292E37" w:rsidRDefault="005F74A6">
            <w:pPr>
              <w:jc w:val="center"/>
              <w:rPr>
                <w:del w:id="68" w:author="Shah Ashay" w:date="2018-04-16T17:06:00Z"/>
                <w:rFonts w:cs="Arial"/>
                <w:sz w:val="20"/>
              </w:rPr>
            </w:pPr>
          </w:p>
        </w:tc>
        <w:tc>
          <w:tcPr>
            <w:tcW w:w="614" w:type="pct"/>
            <w:tcPrChange w:id="69" w:author="Shah Ashay" w:date="2018-04-16T17:06:00Z">
              <w:tcPr>
                <w:tcW w:w="1170" w:type="dxa"/>
                <w:gridSpan w:val="2"/>
              </w:tcPr>
            </w:tcPrChange>
          </w:tcPr>
          <w:p w14:paraId="7F4C939B" w14:textId="4988623F" w:rsidR="005F74A6" w:rsidRPr="006F6A31" w:rsidDel="00292E37" w:rsidRDefault="005F74A6">
            <w:pPr>
              <w:jc w:val="center"/>
              <w:rPr>
                <w:del w:id="70" w:author="Shah Ashay" w:date="2018-04-16T17:06:00Z"/>
                <w:rFonts w:cs="Arial"/>
                <w:sz w:val="20"/>
              </w:rPr>
            </w:pPr>
          </w:p>
        </w:tc>
        <w:tc>
          <w:tcPr>
            <w:tcW w:w="707" w:type="pct"/>
            <w:tcPrChange w:id="71" w:author="Shah Ashay" w:date="2018-04-16T17:06:00Z">
              <w:tcPr>
                <w:tcW w:w="1350" w:type="dxa"/>
                <w:gridSpan w:val="2"/>
              </w:tcPr>
            </w:tcPrChange>
          </w:tcPr>
          <w:p w14:paraId="2220525C" w14:textId="102DDF7C" w:rsidR="005F74A6" w:rsidRPr="006F6A31" w:rsidDel="00292E37" w:rsidRDefault="005F74A6">
            <w:pPr>
              <w:jc w:val="center"/>
              <w:rPr>
                <w:del w:id="72" w:author="Shah Ashay" w:date="2018-04-16T17:06:00Z"/>
                <w:rFonts w:cs="Arial"/>
                <w:sz w:val="20"/>
              </w:rPr>
            </w:pPr>
          </w:p>
        </w:tc>
      </w:tr>
      <w:tr w:rsidR="005F74A6" w:rsidRPr="006F6A31" w:rsidDel="00292E37" w14:paraId="0BAA376A" w14:textId="352A9780" w:rsidTr="00292E37">
        <w:trPr>
          <w:cantSplit/>
          <w:del w:id="73" w:author="Shah Ashay" w:date="2018-04-16T17:06:00Z"/>
          <w:trPrChange w:id="74" w:author="Shah Ashay" w:date="2018-04-16T17:06:00Z">
            <w:trPr>
              <w:cantSplit/>
            </w:trPr>
          </w:trPrChange>
        </w:trPr>
        <w:tc>
          <w:tcPr>
            <w:tcW w:w="611" w:type="pct"/>
            <w:tcPrChange w:id="75" w:author="Shah Ashay" w:date="2018-04-16T17:06:00Z">
              <w:tcPr>
                <w:tcW w:w="1165" w:type="dxa"/>
                <w:gridSpan w:val="2"/>
              </w:tcPr>
            </w:tcPrChange>
          </w:tcPr>
          <w:p w14:paraId="0BAA3766" w14:textId="0D3F8092" w:rsidR="005F74A6" w:rsidRPr="006F6A31" w:rsidDel="00292E37" w:rsidRDefault="005F74A6">
            <w:pPr>
              <w:jc w:val="center"/>
              <w:rPr>
                <w:del w:id="76" w:author="Shah Ashay" w:date="2018-04-16T17:06:00Z"/>
                <w:rFonts w:cs="Arial"/>
                <w:sz w:val="20"/>
              </w:rPr>
            </w:pPr>
          </w:p>
        </w:tc>
        <w:tc>
          <w:tcPr>
            <w:tcW w:w="897" w:type="pct"/>
            <w:tcPrChange w:id="77" w:author="Shah Ashay" w:date="2018-04-16T17:06:00Z">
              <w:tcPr>
                <w:tcW w:w="1710" w:type="dxa"/>
                <w:gridSpan w:val="2"/>
              </w:tcPr>
            </w:tcPrChange>
          </w:tcPr>
          <w:p w14:paraId="0BAA3767" w14:textId="5834150A" w:rsidR="005F74A6" w:rsidRPr="006F6A31" w:rsidDel="00292E37" w:rsidRDefault="005F74A6">
            <w:pPr>
              <w:jc w:val="center"/>
              <w:rPr>
                <w:del w:id="78" w:author="Shah Ashay" w:date="2018-04-16T17:06:00Z"/>
                <w:rFonts w:cs="Arial"/>
                <w:sz w:val="20"/>
              </w:rPr>
            </w:pPr>
          </w:p>
        </w:tc>
        <w:tc>
          <w:tcPr>
            <w:tcW w:w="1557" w:type="pct"/>
            <w:tcPrChange w:id="79" w:author="Shah Ashay" w:date="2018-04-16T17:06:00Z">
              <w:tcPr>
                <w:tcW w:w="2970" w:type="dxa"/>
                <w:gridSpan w:val="2"/>
              </w:tcPr>
            </w:tcPrChange>
          </w:tcPr>
          <w:p w14:paraId="0BAA3768" w14:textId="6117FCB8" w:rsidR="005F74A6" w:rsidRPr="006F6A31" w:rsidDel="00292E37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0" w:author="Shah Ashay" w:date="2018-04-16T17:06:00Z"/>
                <w:rFonts w:cs="Arial"/>
                <w:sz w:val="20"/>
              </w:rPr>
            </w:pPr>
          </w:p>
        </w:tc>
        <w:tc>
          <w:tcPr>
            <w:tcW w:w="614" w:type="pct"/>
            <w:tcPrChange w:id="81" w:author="Shah Ashay" w:date="2018-04-16T17:06:00Z">
              <w:tcPr>
                <w:tcW w:w="1170" w:type="dxa"/>
                <w:gridSpan w:val="2"/>
              </w:tcPr>
            </w:tcPrChange>
          </w:tcPr>
          <w:p w14:paraId="0BAA3769" w14:textId="704701BF" w:rsidR="005F74A6" w:rsidRPr="006F6A31" w:rsidDel="00292E37" w:rsidRDefault="005F74A6">
            <w:pPr>
              <w:jc w:val="center"/>
              <w:rPr>
                <w:del w:id="82" w:author="Shah Ashay" w:date="2018-04-16T17:06:00Z"/>
                <w:rFonts w:cs="Arial"/>
                <w:sz w:val="20"/>
              </w:rPr>
            </w:pPr>
          </w:p>
        </w:tc>
        <w:tc>
          <w:tcPr>
            <w:tcW w:w="614" w:type="pct"/>
            <w:tcPrChange w:id="83" w:author="Shah Ashay" w:date="2018-04-16T17:06:00Z">
              <w:tcPr>
                <w:tcW w:w="1170" w:type="dxa"/>
                <w:gridSpan w:val="2"/>
              </w:tcPr>
            </w:tcPrChange>
          </w:tcPr>
          <w:p w14:paraId="027A5A19" w14:textId="6F1AF398" w:rsidR="005F74A6" w:rsidRPr="006F6A31" w:rsidDel="00292E37" w:rsidRDefault="005F74A6">
            <w:pPr>
              <w:jc w:val="center"/>
              <w:rPr>
                <w:del w:id="84" w:author="Shah Ashay" w:date="2018-04-16T17:06:00Z"/>
                <w:rFonts w:cs="Arial"/>
                <w:sz w:val="20"/>
              </w:rPr>
            </w:pPr>
          </w:p>
        </w:tc>
        <w:tc>
          <w:tcPr>
            <w:tcW w:w="707" w:type="pct"/>
            <w:tcPrChange w:id="85" w:author="Shah Ashay" w:date="2018-04-16T17:06:00Z">
              <w:tcPr>
                <w:tcW w:w="1350" w:type="dxa"/>
                <w:gridSpan w:val="2"/>
              </w:tcPr>
            </w:tcPrChange>
          </w:tcPr>
          <w:p w14:paraId="38883292" w14:textId="78000E1E" w:rsidR="005F74A6" w:rsidRPr="006F6A31" w:rsidDel="00292E37" w:rsidRDefault="005F74A6">
            <w:pPr>
              <w:jc w:val="center"/>
              <w:rPr>
                <w:del w:id="86" w:author="Shah Ashay" w:date="2018-04-16T17:06:00Z"/>
                <w:rFonts w:cs="Arial"/>
                <w:sz w:val="20"/>
              </w:rPr>
            </w:pPr>
          </w:p>
        </w:tc>
      </w:tr>
      <w:tr w:rsidR="005F74A6" w:rsidRPr="006F6A31" w:rsidDel="00292E37" w14:paraId="0BAA376F" w14:textId="6E7BCC3B" w:rsidTr="00292E37">
        <w:trPr>
          <w:cantSplit/>
          <w:del w:id="87" w:author="Shah Ashay" w:date="2018-04-16T17:06:00Z"/>
          <w:trPrChange w:id="88" w:author="Shah Ashay" w:date="2018-04-16T17:06:00Z">
            <w:trPr>
              <w:cantSplit/>
            </w:trPr>
          </w:trPrChange>
        </w:trPr>
        <w:tc>
          <w:tcPr>
            <w:tcW w:w="611" w:type="pct"/>
            <w:tcPrChange w:id="89" w:author="Shah Ashay" w:date="2018-04-16T17:06:00Z">
              <w:tcPr>
                <w:tcW w:w="1165" w:type="dxa"/>
                <w:gridSpan w:val="2"/>
              </w:tcPr>
            </w:tcPrChange>
          </w:tcPr>
          <w:p w14:paraId="0BAA376B" w14:textId="3E02D40E" w:rsidR="005F74A6" w:rsidRPr="006F6A31" w:rsidDel="00292E37" w:rsidRDefault="005F74A6">
            <w:pPr>
              <w:jc w:val="center"/>
              <w:rPr>
                <w:del w:id="90" w:author="Shah Ashay" w:date="2018-04-16T17:06:00Z"/>
                <w:rFonts w:cs="Arial"/>
                <w:sz w:val="20"/>
              </w:rPr>
            </w:pPr>
          </w:p>
        </w:tc>
        <w:tc>
          <w:tcPr>
            <w:tcW w:w="897" w:type="pct"/>
            <w:tcPrChange w:id="91" w:author="Shah Ashay" w:date="2018-04-16T17:06:00Z">
              <w:tcPr>
                <w:tcW w:w="1710" w:type="dxa"/>
                <w:gridSpan w:val="2"/>
              </w:tcPr>
            </w:tcPrChange>
          </w:tcPr>
          <w:p w14:paraId="0BAA376C" w14:textId="0D8DECAA" w:rsidR="005F74A6" w:rsidRPr="006F6A31" w:rsidDel="00292E37" w:rsidRDefault="005F74A6">
            <w:pPr>
              <w:jc w:val="center"/>
              <w:rPr>
                <w:del w:id="92" w:author="Shah Ashay" w:date="2018-04-16T17:06:00Z"/>
                <w:rFonts w:cs="Arial"/>
                <w:sz w:val="20"/>
              </w:rPr>
            </w:pPr>
          </w:p>
        </w:tc>
        <w:tc>
          <w:tcPr>
            <w:tcW w:w="1557" w:type="pct"/>
            <w:tcPrChange w:id="93" w:author="Shah Ashay" w:date="2018-04-16T17:06:00Z">
              <w:tcPr>
                <w:tcW w:w="2970" w:type="dxa"/>
                <w:gridSpan w:val="2"/>
              </w:tcPr>
            </w:tcPrChange>
          </w:tcPr>
          <w:p w14:paraId="0BAA376D" w14:textId="18BCE57D" w:rsidR="005F74A6" w:rsidRPr="006F6A31" w:rsidDel="00292E37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4" w:author="Shah Ashay" w:date="2018-04-16T17:06:00Z"/>
                <w:rFonts w:cs="Arial"/>
                <w:sz w:val="20"/>
              </w:rPr>
            </w:pPr>
          </w:p>
        </w:tc>
        <w:tc>
          <w:tcPr>
            <w:tcW w:w="614" w:type="pct"/>
            <w:tcPrChange w:id="95" w:author="Shah Ashay" w:date="2018-04-16T17:06:00Z">
              <w:tcPr>
                <w:tcW w:w="1170" w:type="dxa"/>
                <w:gridSpan w:val="2"/>
              </w:tcPr>
            </w:tcPrChange>
          </w:tcPr>
          <w:p w14:paraId="0BAA376E" w14:textId="21BCBAF0" w:rsidR="005F74A6" w:rsidRPr="006F6A31" w:rsidDel="00292E37" w:rsidRDefault="005F74A6">
            <w:pPr>
              <w:jc w:val="center"/>
              <w:rPr>
                <w:del w:id="96" w:author="Shah Ashay" w:date="2018-04-16T17:06:00Z"/>
                <w:rFonts w:cs="Arial"/>
                <w:sz w:val="20"/>
              </w:rPr>
            </w:pPr>
          </w:p>
        </w:tc>
        <w:tc>
          <w:tcPr>
            <w:tcW w:w="614" w:type="pct"/>
            <w:tcPrChange w:id="97" w:author="Shah Ashay" w:date="2018-04-16T17:06:00Z">
              <w:tcPr>
                <w:tcW w:w="1170" w:type="dxa"/>
                <w:gridSpan w:val="2"/>
              </w:tcPr>
            </w:tcPrChange>
          </w:tcPr>
          <w:p w14:paraId="4BC707ED" w14:textId="605C4A73" w:rsidR="005F74A6" w:rsidRPr="006F6A31" w:rsidDel="00292E37" w:rsidRDefault="005F74A6">
            <w:pPr>
              <w:jc w:val="center"/>
              <w:rPr>
                <w:del w:id="98" w:author="Shah Ashay" w:date="2018-04-16T17:06:00Z"/>
                <w:rFonts w:cs="Arial"/>
                <w:sz w:val="20"/>
              </w:rPr>
            </w:pPr>
          </w:p>
        </w:tc>
        <w:tc>
          <w:tcPr>
            <w:tcW w:w="707" w:type="pct"/>
            <w:tcPrChange w:id="99" w:author="Shah Ashay" w:date="2018-04-16T17:06:00Z">
              <w:tcPr>
                <w:tcW w:w="1350" w:type="dxa"/>
                <w:gridSpan w:val="2"/>
              </w:tcPr>
            </w:tcPrChange>
          </w:tcPr>
          <w:p w14:paraId="5CF39564" w14:textId="4FA0FFA2" w:rsidR="005F74A6" w:rsidRPr="006F6A31" w:rsidDel="00292E37" w:rsidRDefault="005F74A6">
            <w:pPr>
              <w:jc w:val="center"/>
              <w:rPr>
                <w:del w:id="100" w:author="Shah Ashay" w:date="2018-04-16T17:06:00Z"/>
                <w:rFonts w:cs="Arial"/>
                <w:sz w:val="20"/>
              </w:rPr>
            </w:pPr>
          </w:p>
        </w:tc>
      </w:tr>
    </w:tbl>
    <w:p w14:paraId="0BAA3770" w14:textId="77777777" w:rsidR="00AD190F" w:rsidRPr="006F6A31" w:rsidRDefault="00AD190F">
      <w:pPr>
        <w:rPr>
          <w:rFonts w:cs="Arial"/>
        </w:rPr>
        <w:sectPr w:rsidR="00AD190F" w:rsidRPr="006F6A3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6F6A31" w:rsidRDefault="004D61A0">
      <w:pPr>
        <w:jc w:val="center"/>
        <w:rPr>
          <w:rFonts w:cs="Arial"/>
          <w:b/>
          <w:color w:val="3399FF"/>
          <w:sz w:val="28"/>
        </w:rPr>
      </w:pPr>
      <w:r w:rsidRPr="006F6A31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6F6A31" w:rsidRDefault="004D61A0">
      <w:pPr>
        <w:rPr>
          <w:rFonts w:cs="Arial"/>
        </w:rPr>
      </w:pPr>
    </w:p>
    <w:p w14:paraId="2433E649" w14:textId="7DB0E2BF" w:rsidR="00053737" w:rsidRPr="00292E37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292E37">
        <w:rPr>
          <w:rFonts w:ascii="Arial" w:hAnsi="Arial" w:cs="Arial"/>
        </w:rPr>
        <w:fldChar w:fldCharType="begin"/>
      </w:r>
      <w:r w:rsidR="004D61A0" w:rsidRPr="006F6A31">
        <w:rPr>
          <w:rFonts w:ascii="Arial" w:hAnsi="Arial" w:cs="Arial"/>
        </w:rPr>
        <w:instrText xml:space="preserve"> TOC \o "1-2" \h \z </w:instrText>
      </w:r>
      <w:r w:rsidRPr="00292E37">
        <w:rPr>
          <w:rFonts w:ascii="Arial" w:hAnsi="Arial" w:cs="Arial"/>
          <w:rPrChange w:id="101" w:author="Batra Yogesh (EXT)" w:date="2018-04-13T13:00:00Z">
            <w:rPr>
              <w:rFonts w:ascii="Arial" w:hAnsi="Arial" w:cs="Arial"/>
            </w:rPr>
          </w:rPrChange>
        </w:rPr>
        <w:fldChar w:fldCharType="separate"/>
      </w:r>
      <w:r w:rsidR="0057442C" w:rsidRPr="00292E37">
        <w:fldChar w:fldCharType="begin"/>
      </w:r>
      <w:r w:rsidR="0057442C" w:rsidRPr="006F6A31">
        <w:rPr>
          <w:rFonts w:ascii="Arial" w:hAnsi="Arial" w:cs="Arial"/>
          <w:rPrChange w:id="102" w:author="Batra Yogesh (EXT)" w:date="2018-04-13T13:00:00Z">
            <w:rPr/>
          </w:rPrChange>
        </w:rPr>
        <w:instrText xml:space="preserve"> HYPERLINK \l "_Toc502244407" </w:instrText>
      </w:r>
      <w:r w:rsidR="0057442C" w:rsidRPr="00292E37">
        <w:rPr>
          <w:noProof/>
        </w:rPr>
        <w:fldChar w:fldCharType="separate"/>
      </w:r>
      <w:r w:rsidR="00053737" w:rsidRPr="006F6A31">
        <w:rPr>
          <w:rStyle w:val="Hyperlink"/>
          <w:rFonts w:ascii="Arial" w:hAnsi="Arial" w:cs="Arial"/>
          <w:noProof/>
          <w:rPrChange w:id="103" w:author="Batra Yogesh (EXT)" w:date="2018-04-13T13:00:00Z">
            <w:rPr>
              <w:rStyle w:val="Hyperlink"/>
              <w:noProof/>
            </w:rPr>
          </w:rPrChange>
        </w:rPr>
        <w:t>1.</w:t>
      </w:r>
      <w:r w:rsidR="00053737" w:rsidRPr="006F6A31">
        <w:rPr>
          <w:rFonts w:ascii="Arial" w:hAnsi="Arial" w:cs="Arial"/>
          <w:noProof/>
          <w:szCs w:val="28"/>
          <w:lang w:bidi="th-TH"/>
          <w:rPrChange w:id="104" w:author="Batra Yogesh (EXT)" w:date="2018-04-13T13:00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53737" w:rsidRPr="006F6A31">
        <w:rPr>
          <w:rStyle w:val="Hyperlink"/>
          <w:rFonts w:ascii="Arial" w:hAnsi="Arial" w:cs="Arial"/>
          <w:noProof/>
          <w:rPrChange w:id="105" w:author="Batra Yogesh (EXT)" w:date="2018-04-13T13:00:00Z">
            <w:rPr>
              <w:rStyle w:val="Hyperlink"/>
              <w:noProof/>
            </w:rPr>
          </w:rPrChange>
        </w:rPr>
        <w:t>Use Case Information</w:t>
      </w:r>
      <w:r w:rsidR="00053737" w:rsidRPr="006F6A31">
        <w:rPr>
          <w:rFonts w:ascii="Arial" w:hAnsi="Arial" w:cs="Arial"/>
          <w:noProof/>
          <w:webHidden/>
          <w:rPrChange w:id="106" w:author="Batra Yogesh (EXT)" w:date="2018-04-13T13:00:00Z">
            <w:rPr>
              <w:noProof/>
              <w:webHidden/>
            </w:rPr>
          </w:rPrChange>
        </w:rPr>
        <w:tab/>
      </w:r>
      <w:r w:rsidR="00053737" w:rsidRPr="00292E37">
        <w:rPr>
          <w:noProof/>
          <w:webHidden/>
        </w:rPr>
        <w:fldChar w:fldCharType="begin"/>
      </w:r>
      <w:r w:rsidR="00053737" w:rsidRPr="00292E37">
        <w:rPr>
          <w:noProof/>
          <w:webHidden/>
        </w:rPr>
        <w:instrText xml:space="preserve"> PAGEREF _Toc502244407 \h </w:instrText>
      </w:r>
      <w:r w:rsidR="00053737" w:rsidRPr="00292E37">
        <w:rPr>
          <w:noProof/>
          <w:webHidden/>
        </w:rPr>
      </w:r>
      <w:r w:rsidR="00053737" w:rsidRPr="00292E37">
        <w:rPr>
          <w:noProof/>
          <w:webHidden/>
        </w:rPr>
        <w:fldChar w:fldCharType="separate"/>
      </w:r>
      <w:r w:rsidR="00053737" w:rsidRPr="00292E37">
        <w:rPr>
          <w:noProof/>
          <w:webHidden/>
        </w:rPr>
        <w:t>4</w:t>
      </w:r>
      <w:r w:rsidR="00053737" w:rsidRPr="00292E37">
        <w:rPr>
          <w:noProof/>
          <w:webHidden/>
        </w:rPr>
        <w:fldChar w:fldCharType="end"/>
      </w:r>
      <w:r w:rsidR="0057442C" w:rsidRPr="00292E37">
        <w:rPr>
          <w:noProof/>
        </w:rPr>
        <w:fldChar w:fldCharType="end"/>
      </w:r>
    </w:p>
    <w:p w14:paraId="76163297" w14:textId="6A4C9AA0" w:rsidR="00053737" w:rsidRPr="00292E37" w:rsidRDefault="0057442C">
      <w:pPr>
        <w:pStyle w:val="TOC1"/>
        <w:rPr>
          <w:rFonts w:cstheme="minorBidi"/>
          <w:noProof/>
          <w:szCs w:val="28"/>
          <w:lang w:bidi="th-TH"/>
        </w:rPr>
      </w:pPr>
      <w:r w:rsidRPr="00292E37">
        <w:fldChar w:fldCharType="begin"/>
      </w:r>
      <w:r w:rsidRPr="00292E37">
        <w:instrText xml:space="preserve"> HYPERLINK \l "_Toc502244408" </w:instrText>
      </w:r>
      <w:r w:rsidRPr="00292E37">
        <w:rPr>
          <w:noProof/>
        </w:rPr>
        <w:fldChar w:fldCharType="separate"/>
      </w:r>
      <w:r w:rsidR="00053737" w:rsidRPr="00292E37">
        <w:rPr>
          <w:rStyle w:val="Hyperlink"/>
          <w:rFonts w:ascii="Arial" w:hAnsi="Arial" w:cs="Arial"/>
          <w:noProof/>
          <w:rPrChange w:id="107" w:author="Shah Ashay" w:date="2018-04-16T17:07:00Z">
            <w:rPr>
              <w:rStyle w:val="Hyperlink"/>
              <w:noProof/>
            </w:rPr>
          </w:rPrChange>
        </w:rPr>
        <w:t>2.</w:t>
      </w:r>
      <w:r w:rsidR="00053737" w:rsidRPr="00292E37">
        <w:rPr>
          <w:rFonts w:ascii="Arial" w:hAnsi="Arial" w:cs="Arial"/>
          <w:noProof/>
          <w:szCs w:val="28"/>
          <w:lang w:bidi="th-TH"/>
          <w:rPrChange w:id="108" w:author="Shah Ashay" w:date="2018-04-16T17:07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53737" w:rsidRPr="00292E37">
        <w:rPr>
          <w:rStyle w:val="Hyperlink"/>
          <w:rFonts w:ascii="Arial" w:hAnsi="Arial" w:cs="Arial"/>
          <w:noProof/>
          <w:rPrChange w:id="109" w:author="Shah Ashay" w:date="2018-04-16T17:07:00Z">
            <w:rPr>
              <w:rStyle w:val="Hyperlink"/>
              <w:noProof/>
            </w:rPr>
          </w:rPrChange>
        </w:rPr>
        <w:t>Primary Flow: BKK_UC40 Maintain  Well Bore Split</w:t>
      </w:r>
      <w:r w:rsidR="00053737" w:rsidRPr="00292E37">
        <w:rPr>
          <w:noProof/>
          <w:webHidden/>
        </w:rPr>
        <w:tab/>
      </w:r>
      <w:r w:rsidR="00053737" w:rsidRPr="00292E37">
        <w:rPr>
          <w:noProof/>
          <w:webHidden/>
        </w:rPr>
        <w:fldChar w:fldCharType="begin"/>
      </w:r>
      <w:r w:rsidR="00053737" w:rsidRPr="00292E37">
        <w:rPr>
          <w:noProof/>
          <w:webHidden/>
        </w:rPr>
        <w:instrText xml:space="preserve"> PAGEREF _Toc502244408 \h </w:instrText>
      </w:r>
      <w:r w:rsidR="00053737" w:rsidRPr="00292E37">
        <w:rPr>
          <w:noProof/>
          <w:webHidden/>
        </w:rPr>
      </w:r>
      <w:r w:rsidR="00053737" w:rsidRPr="00292E37">
        <w:rPr>
          <w:noProof/>
          <w:webHidden/>
        </w:rPr>
        <w:fldChar w:fldCharType="separate"/>
      </w:r>
      <w:r w:rsidR="00053737" w:rsidRPr="00292E37">
        <w:rPr>
          <w:noProof/>
          <w:webHidden/>
        </w:rPr>
        <w:t>4</w:t>
      </w:r>
      <w:r w:rsidR="00053737" w:rsidRPr="00292E37">
        <w:rPr>
          <w:noProof/>
          <w:webHidden/>
        </w:rPr>
        <w:fldChar w:fldCharType="end"/>
      </w:r>
      <w:r w:rsidRPr="00292E37">
        <w:rPr>
          <w:noProof/>
        </w:rPr>
        <w:fldChar w:fldCharType="end"/>
      </w:r>
    </w:p>
    <w:p w14:paraId="4C9FD446" w14:textId="70418A01" w:rsidR="00053737" w:rsidRPr="00292E37" w:rsidRDefault="0057442C">
      <w:pPr>
        <w:pStyle w:val="TOC1"/>
        <w:rPr>
          <w:rFonts w:cstheme="minorBidi"/>
          <w:noProof/>
          <w:szCs w:val="28"/>
          <w:lang w:bidi="th-TH"/>
        </w:rPr>
      </w:pPr>
      <w:r w:rsidRPr="00292E37">
        <w:fldChar w:fldCharType="begin"/>
      </w:r>
      <w:r w:rsidRPr="00292E37">
        <w:instrText xml:space="preserve"> HYPERLINK \l "_Toc502244409" </w:instrText>
      </w:r>
      <w:r w:rsidRPr="00292E37">
        <w:rPr>
          <w:noProof/>
        </w:rPr>
        <w:fldChar w:fldCharType="separate"/>
      </w:r>
      <w:r w:rsidR="00053737" w:rsidRPr="00292E37">
        <w:rPr>
          <w:rStyle w:val="Hyperlink"/>
          <w:rFonts w:ascii="Arial" w:hAnsi="Arial" w:cs="Arial"/>
          <w:noProof/>
          <w:rPrChange w:id="110" w:author="Shah Ashay" w:date="2018-04-16T17:07:00Z">
            <w:rPr>
              <w:rStyle w:val="Hyperlink"/>
              <w:noProof/>
            </w:rPr>
          </w:rPrChange>
        </w:rPr>
        <w:t>3.</w:t>
      </w:r>
      <w:r w:rsidR="00053737" w:rsidRPr="00292E37">
        <w:rPr>
          <w:rFonts w:ascii="Arial" w:hAnsi="Arial" w:cs="Arial"/>
          <w:noProof/>
          <w:szCs w:val="28"/>
          <w:lang w:bidi="th-TH"/>
          <w:rPrChange w:id="111" w:author="Shah Ashay" w:date="2018-04-16T17:07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53737" w:rsidRPr="00292E37">
        <w:rPr>
          <w:rStyle w:val="Hyperlink"/>
          <w:rFonts w:ascii="Arial" w:hAnsi="Arial" w:cs="Arial"/>
          <w:noProof/>
          <w:rPrChange w:id="112" w:author="Shah Ashay" w:date="2018-04-16T17:07:00Z">
            <w:rPr>
              <w:rStyle w:val="Hyperlink"/>
              <w:noProof/>
            </w:rPr>
          </w:rPrChange>
        </w:rPr>
        <w:t>Alternatives</w:t>
      </w:r>
      <w:r w:rsidR="00053737" w:rsidRPr="00292E37">
        <w:rPr>
          <w:noProof/>
          <w:webHidden/>
        </w:rPr>
        <w:tab/>
      </w:r>
      <w:r w:rsidR="00053737" w:rsidRPr="00292E37">
        <w:rPr>
          <w:noProof/>
          <w:webHidden/>
        </w:rPr>
        <w:fldChar w:fldCharType="begin"/>
      </w:r>
      <w:r w:rsidR="00053737" w:rsidRPr="00292E37">
        <w:rPr>
          <w:noProof/>
          <w:webHidden/>
        </w:rPr>
        <w:instrText xml:space="preserve"> PAGEREF _Toc502244409 \h </w:instrText>
      </w:r>
      <w:r w:rsidR="00053737" w:rsidRPr="00292E37">
        <w:rPr>
          <w:noProof/>
          <w:webHidden/>
        </w:rPr>
      </w:r>
      <w:r w:rsidR="00053737" w:rsidRPr="00292E37">
        <w:rPr>
          <w:noProof/>
          <w:webHidden/>
        </w:rPr>
        <w:fldChar w:fldCharType="separate"/>
      </w:r>
      <w:r w:rsidR="00053737" w:rsidRPr="00292E37">
        <w:rPr>
          <w:noProof/>
          <w:webHidden/>
        </w:rPr>
        <w:t>5</w:t>
      </w:r>
      <w:r w:rsidR="00053737" w:rsidRPr="00292E37">
        <w:rPr>
          <w:noProof/>
          <w:webHidden/>
        </w:rPr>
        <w:fldChar w:fldCharType="end"/>
      </w:r>
      <w:r w:rsidRPr="00292E37">
        <w:rPr>
          <w:noProof/>
        </w:rPr>
        <w:fldChar w:fldCharType="end"/>
      </w:r>
    </w:p>
    <w:p w14:paraId="2A9F605E" w14:textId="2678BE61" w:rsidR="00053737" w:rsidRPr="00292E37" w:rsidRDefault="008319E4" w:rsidP="008762A2">
      <w:pPr>
        <w:pStyle w:val="TOC2"/>
        <w:rPr>
          <w:rFonts w:eastAsiaTheme="minorEastAsia" w:cstheme="minorBidi"/>
          <w:szCs w:val="28"/>
          <w:lang w:bidi="th-TH"/>
        </w:rPr>
      </w:pPr>
      <w:r w:rsidRPr="00292E37">
        <w:fldChar w:fldCharType="begin"/>
      </w:r>
      <w:r w:rsidRPr="00292E37">
        <w:instrText xml:space="preserve"> HYPERLINK \l "_Toc502244410" </w:instrText>
      </w:r>
      <w:r w:rsidRPr="00292E37">
        <w:fldChar w:fldCharType="separate"/>
      </w:r>
      <w:r w:rsidR="00053737" w:rsidRPr="00292E37">
        <w:rPr>
          <w:rStyle w:val="Hyperlink"/>
          <w:rFonts w:ascii="Arial" w:hAnsi="Arial" w:cs="Arial"/>
          <w:rPrChange w:id="113" w:author="Shah Ashay" w:date="2018-04-16T17:07:00Z">
            <w:rPr>
              <w:rStyle w:val="Hyperlink"/>
            </w:rPr>
          </w:rPrChange>
        </w:rPr>
        <w:t>3.1</w:t>
      </w:r>
      <w:r w:rsidR="00053737" w:rsidRPr="00292E37">
        <w:rPr>
          <w:rFonts w:ascii="Arial" w:eastAsiaTheme="minorEastAsia" w:hAnsi="Arial" w:cs="Arial"/>
          <w:szCs w:val="28"/>
          <w:lang w:bidi="th-TH"/>
          <w:rPrChange w:id="114" w:author="Shah Ashay" w:date="2018-04-16T17:07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053737" w:rsidRPr="00292E37">
        <w:rPr>
          <w:rStyle w:val="Hyperlink"/>
          <w:rFonts w:ascii="Arial" w:hAnsi="Arial" w:cs="Arial"/>
          <w:rPrChange w:id="115" w:author="Shah Ashay" w:date="2018-04-16T17:07:00Z">
            <w:rPr>
              <w:rStyle w:val="Hyperlink"/>
            </w:rPr>
          </w:rPrChange>
        </w:rPr>
        <w:t>Alternate Flow A1: N/A</w:t>
      </w:r>
      <w:r w:rsidR="00053737" w:rsidRPr="00292E37">
        <w:rPr>
          <w:webHidden/>
        </w:rPr>
        <w:tab/>
      </w:r>
      <w:r w:rsidR="00053737" w:rsidRPr="00292E37">
        <w:rPr>
          <w:webHidden/>
        </w:rPr>
        <w:fldChar w:fldCharType="begin"/>
      </w:r>
      <w:r w:rsidR="00053737" w:rsidRPr="00292E37">
        <w:rPr>
          <w:webHidden/>
        </w:rPr>
        <w:instrText xml:space="preserve"> PAGEREF _Toc502244410 \h </w:instrText>
      </w:r>
      <w:r w:rsidR="00053737" w:rsidRPr="00292E37">
        <w:rPr>
          <w:webHidden/>
        </w:rPr>
      </w:r>
      <w:r w:rsidR="00053737" w:rsidRPr="00292E37">
        <w:rPr>
          <w:webHidden/>
        </w:rPr>
        <w:fldChar w:fldCharType="separate"/>
      </w:r>
      <w:r w:rsidR="00053737" w:rsidRPr="00292E37">
        <w:rPr>
          <w:webHidden/>
        </w:rPr>
        <w:t>5</w:t>
      </w:r>
      <w:r w:rsidR="00053737" w:rsidRPr="00292E37">
        <w:rPr>
          <w:webHidden/>
        </w:rPr>
        <w:fldChar w:fldCharType="end"/>
      </w:r>
      <w:r w:rsidRPr="00292E37">
        <w:fldChar w:fldCharType="end"/>
      </w:r>
    </w:p>
    <w:p w14:paraId="3F40AEF2" w14:textId="1DA435C8" w:rsidR="00053737" w:rsidRPr="00292E37" w:rsidRDefault="0057442C">
      <w:pPr>
        <w:pStyle w:val="TOC1"/>
        <w:rPr>
          <w:rFonts w:cstheme="minorBidi"/>
          <w:noProof/>
          <w:szCs w:val="28"/>
          <w:lang w:bidi="th-TH"/>
        </w:rPr>
      </w:pPr>
      <w:r w:rsidRPr="00292E37">
        <w:fldChar w:fldCharType="begin"/>
      </w:r>
      <w:r w:rsidRPr="00292E37">
        <w:instrText xml:space="preserve"> HYPERLINK \l "_Toc502244411" </w:instrText>
      </w:r>
      <w:r w:rsidRPr="00292E37">
        <w:rPr>
          <w:noProof/>
        </w:rPr>
        <w:fldChar w:fldCharType="separate"/>
      </w:r>
      <w:r w:rsidR="00053737" w:rsidRPr="00292E37">
        <w:rPr>
          <w:rStyle w:val="Hyperlink"/>
          <w:rFonts w:ascii="Arial" w:hAnsi="Arial" w:cs="Arial"/>
          <w:noProof/>
          <w:rPrChange w:id="116" w:author="Shah Ashay" w:date="2018-04-16T17:07:00Z">
            <w:rPr>
              <w:rStyle w:val="Hyperlink"/>
              <w:noProof/>
            </w:rPr>
          </w:rPrChange>
        </w:rPr>
        <w:t>4.</w:t>
      </w:r>
      <w:r w:rsidR="00053737" w:rsidRPr="00292E37">
        <w:rPr>
          <w:rFonts w:ascii="Arial" w:hAnsi="Arial" w:cs="Arial"/>
          <w:noProof/>
          <w:szCs w:val="28"/>
          <w:lang w:bidi="th-TH"/>
          <w:rPrChange w:id="117" w:author="Shah Ashay" w:date="2018-04-16T17:07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53737" w:rsidRPr="00292E37">
        <w:rPr>
          <w:rStyle w:val="Hyperlink"/>
          <w:rFonts w:ascii="Arial" w:hAnsi="Arial" w:cs="Arial"/>
          <w:noProof/>
          <w:rPrChange w:id="118" w:author="Shah Ashay" w:date="2018-04-16T17:07:00Z">
            <w:rPr>
              <w:rStyle w:val="Hyperlink"/>
              <w:noProof/>
            </w:rPr>
          </w:rPrChange>
        </w:rPr>
        <w:t>Exceptions</w:t>
      </w:r>
      <w:r w:rsidR="00053737" w:rsidRPr="00292E37">
        <w:rPr>
          <w:noProof/>
          <w:webHidden/>
        </w:rPr>
        <w:tab/>
      </w:r>
      <w:r w:rsidR="00053737" w:rsidRPr="00292E37">
        <w:rPr>
          <w:noProof/>
          <w:webHidden/>
        </w:rPr>
        <w:fldChar w:fldCharType="begin"/>
      </w:r>
      <w:r w:rsidR="00053737" w:rsidRPr="00292E37">
        <w:rPr>
          <w:noProof/>
          <w:webHidden/>
        </w:rPr>
        <w:instrText xml:space="preserve"> PAGEREF _Toc502244411 \h </w:instrText>
      </w:r>
      <w:r w:rsidR="00053737" w:rsidRPr="00292E37">
        <w:rPr>
          <w:noProof/>
          <w:webHidden/>
        </w:rPr>
      </w:r>
      <w:r w:rsidR="00053737" w:rsidRPr="00292E37">
        <w:rPr>
          <w:noProof/>
          <w:webHidden/>
        </w:rPr>
        <w:fldChar w:fldCharType="separate"/>
      </w:r>
      <w:r w:rsidR="00053737" w:rsidRPr="00292E37">
        <w:rPr>
          <w:noProof/>
          <w:webHidden/>
        </w:rPr>
        <w:t>5</w:t>
      </w:r>
      <w:r w:rsidR="00053737" w:rsidRPr="00292E37">
        <w:rPr>
          <w:noProof/>
          <w:webHidden/>
        </w:rPr>
        <w:fldChar w:fldCharType="end"/>
      </w:r>
      <w:r w:rsidRPr="00292E37">
        <w:rPr>
          <w:noProof/>
        </w:rPr>
        <w:fldChar w:fldCharType="end"/>
      </w:r>
    </w:p>
    <w:p w14:paraId="2F84479E" w14:textId="7A45D740" w:rsidR="00053737" w:rsidRPr="00292E37" w:rsidRDefault="0057442C" w:rsidP="008762A2">
      <w:pPr>
        <w:pStyle w:val="TOC2"/>
        <w:rPr>
          <w:rFonts w:eastAsiaTheme="minorEastAsia" w:cstheme="minorBidi"/>
          <w:szCs w:val="28"/>
          <w:lang w:bidi="th-TH"/>
        </w:rPr>
      </w:pPr>
      <w:r w:rsidRPr="00292E37">
        <w:fldChar w:fldCharType="begin"/>
      </w:r>
      <w:r w:rsidRPr="00292E37">
        <w:instrText xml:space="preserve"> HYPERLINK \l "_Toc502244412" </w:instrText>
      </w:r>
      <w:r w:rsidRPr="00292E37">
        <w:fldChar w:fldCharType="separate"/>
      </w:r>
      <w:r w:rsidR="00053737" w:rsidRPr="00292E37">
        <w:rPr>
          <w:rStyle w:val="Hyperlink"/>
          <w:rFonts w:ascii="Arial" w:hAnsi="Arial" w:cs="Arial"/>
          <w:rPrChange w:id="119" w:author="Shah Ashay" w:date="2018-04-16T17:07:00Z">
            <w:rPr>
              <w:rStyle w:val="Hyperlink"/>
            </w:rPr>
          </w:rPrChange>
        </w:rPr>
        <w:t>4.1</w:t>
      </w:r>
      <w:r w:rsidR="00053737" w:rsidRPr="00292E37">
        <w:rPr>
          <w:rFonts w:ascii="Arial" w:eastAsiaTheme="minorEastAsia" w:hAnsi="Arial" w:cs="Arial"/>
          <w:szCs w:val="28"/>
          <w:lang w:bidi="th-TH"/>
          <w:rPrChange w:id="120" w:author="Shah Ashay" w:date="2018-04-16T17:07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053737" w:rsidRPr="00292E37">
        <w:rPr>
          <w:rStyle w:val="Hyperlink"/>
          <w:rFonts w:ascii="Arial" w:hAnsi="Arial" w:cs="Arial"/>
          <w:rPrChange w:id="121" w:author="Shah Ashay" w:date="2018-04-16T17:07:00Z">
            <w:rPr>
              <w:rStyle w:val="Hyperlink"/>
            </w:rPr>
          </w:rPrChange>
        </w:rPr>
        <w:t>List of Common Issues/Errors</w:t>
      </w:r>
      <w:r w:rsidR="00053737" w:rsidRPr="00292E37">
        <w:rPr>
          <w:webHidden/>
        </w:rPr>
        <w:tab/>
      </w:r>
      <w:r w:rsidR="00053737" w:rsidRPr="00292E37">
        <w:rPr>
          <w:webHidden/>
        </w:rPr>
        <w:fldChar w:fldCharType="begin"/>
      </w:r>
      <w:r w:rsidR="00053737" w:rsidRPr="00292E37">
        <w:rPr>
          <w:webHidden/>
        </w:rPr>
        <w:instrText xml:space="preserve"> PAGEREF _Toc502244412 \h </w:instrText>
      </w:r>
      <w:r w:rsidR="00053737" w:rsidRPr="00292E37">
        <w:rPr>
          <w:webHidden/>
        </w:rPr>
      </w:r>
      <w:r w:rsidR="00053737" w:rsidRPr="00292E37">
        <w:rPr>
          <w:webHidden/>
        </w:rPr>
        <w:fldChar w:fldCharType="separate"/>
      </w:r>
      <w:r w:rsidR="00053737" w:rsidRPr="00292E37">
        <w:rPr>
          <w:webHidden/>
        </w:rPr>
        <w:t>5</w:t>
      </w:r>
      <w:r w:rsidR="00053737" w:rsidRPr="00292E37">
        <w:rPr>
          <w:webHidden/>
        </w:rPr>
        <w:fldChar w:fldCharType="end"/>
      </w:r>
      <w:r w:rsidRPr="00292E37">
        <w:fldChar w:fldCharType="end"/>
      </w:r>
    </w:p>
    <w:p w14:paraId="0BAA3779" w14:textId="1C98925E" w:rsidR="004D61A0" w:rsidRPr="006F6A31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6F6A31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292E37">
        <w:rPr>
          <w:rFonts w:ascii="Arial" w:hAnsi="Arial" w:cs="Arial"/>
        </w:rPr>
        <w:fldChar w:fldCharType="end"/>
      </w:r>
    </w:p>
    <w:p w14:paraId="0BAA377A" w14:textId="77777777" w:rsidR="00447470" w:rsidRPr="006F6A31" w:rsidRDefault="00447470" w:rsidP="00447470">
      <w:pPr>
        <w:pStyle w:val="Heading1"/>
      </w:pPr>
      <w:bookmarkStart w:id="122" w:name="_Toc502244407"/>
      <w:r w:rsidRPr="006F6A31">
        <w:lastRenderedPageBreak/>
        <w:t>Use Case Information</w:t>
      </w:r>
      <w:bookmarkEnd w:id="122"/>
    </w:p>
    <w:p w14:paraId="0BAA377B" w14:textId="77777777" w:rsidR="00447470" w:rsidRPr="006F6A31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23" w:author="Batra Yogesh (EXT)" w:date="2018-04-13T13:00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24">
          <w:tblGrid>
            <w:gridCol w:w="2880"/>
            <w:gridCol w:w="6480"/>
          </w:tblGrid>
        </w:tblGridChange>
      </w:tblGrid>
      <w:tr w:rsidR="00447470" w:rsidRPr="00292E37" w14:paraId="0BAA377E" w14:textId="77777777" w:rsidTr="006F6A31">
        <w:trPr>
          <w:cantSplit/>
          <w:trPrChange w:id="125" w:author="Batra Yogesh (EXT)" w:date="2018-04-13T13:00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6" w:author="Batra Yogesh (EXT)" w:date="2018-04-13T13:00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292E37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tcPrChange w:id="127" w:author="Batra Yogesh (EXT)" w:date="2018-04-13T13:00:00Z">
              <w:tcPr>
                <w:tcW w:w="6480" w:type="dxa"/>
              </w:tcPr>
            </w:tcPrChange>
          </w:tcPr>
          <w:p w14:paraId="0BAA377D" w14:textId="3A401CF9" w:rsidR="00447470" w:rsidRPr="00292E37" w:rsidRDefault="00053737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BKK_UC40</w:t>
            </w:r>
            <w:r w:rsidR="00447470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r w:rsidR="00CB76DE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Well Bore Split</w:t>
            </w:r>
          </w:p>
        </w:tc>
      </w:tr>
      <w:tr w:rsidR="00447470" w:rsidRPr="00292E37" w14:paraId="0BAA3781" w14:textId="77777777" w:rsidTr="006F6A31">
        <w:trPr>
          <w:cantSplit/>
          <w:trPrChange w:id="128" w:author="Batra Yogesh (EXT)" w:date="2018-04-13T13:00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9" w:author="Batra Yogesh (EXT)" w:date="2018-04-13T13:00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292E37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tcPrChange w:id="130" w:author="Batra Yogesh (EXT)" w:date="2018-04-13T13:00:00Z">
              <w:tcPr>
                <w:tcW w:w="6480" w:type="dxa"/>
              </w:tcPr>
            </w:tcPrChange>
          </w:tcPr>
          <w:p w14:paraId="0BAA3780" w14:textId="5B872633" w:rsidR="00447470" w:rsidRPr="00292E37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  <w:rPrChange w:id="131" w:author="Shah Ashay" w:date="2018-04-16T17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r w:rsidR="00053737" w:rsidRPr="00292E37">
              <w:rPr>
                <w:rFonts w:cs="Arial"/>
                <w:sz w:val="20"/>
                <w:szCs w:val="20"/>
                <w:rPrChange w:id="132" w:author="Shah Ashay" w:date="2018-04-16T17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Maintain </w:t>
            </w:r>
            <w:r w:rsidR="00CB76DE" w:rsidRPr="00292E37">
              <w:rPr>
                <w:rFonts w:cs="Arial"/>
                <w:sz w:val="20"/>
                <w:szCs w:val="20"/>
                <w:rPrChange w:id="133" w:author="Shah Ashay" w:date="2018-04-16T17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a well bore split</w:t>
            </w:r>
            <w:r w:rsidRPr="00292E37">
              <w:rPr>
                <w:rFonts w:cs="Arial"/>
                <w:sz w:val="20"/>
                <w:szCs w:val="20"/>
                <w:rPrChange w:id="134" w:author="Shah Ashay" w:date="2018-04-16T17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</w:p>
        </w:tc>
      </w:tr>
      <w:tr w:rsidR="00447470" w:rsidRPr="00292E37" w14:paraId="0BAA3785" w14:textId="77777777" w:rsidTr="00292E37">
        <w:trPr>
          <w:cantSplit/>
          <w:trHeight w:val="629"/>
          <w:trPrChange w:id="135" w:author="Shah Ashay" w:date="2018-04-16T17:07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6" w:author="Shah Ashay" w:date="2018-04-16T17:0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292E37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tcPrChange w:id="137" w:author="Shah Ashay" w:date="2018-04-16T17:07:00Z">
              <w:tcPr>
                <w:tcW w:w="6480" w:type="dxa"/>
              </w:tcPr>
            </w:tcPrChange>
          </w:tcPr>
          <w:p w14:paraId="21B9C060" w14:textId="15141AD6" w:rsidR="00EF12D2" w:rsidRPr="00292E37" w:rsidRDefault="00053737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r w:rsidR="00EF12D2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B76DE" w:rsidRPr="00292E37">
              <w:rPr>
                <w:rFonts w:cs="Arial"/>
                <w:color w:val="000000" w:themeColor="text1"/>
                <w:sz w:val="20"/>
                <w:szCs w:val="20"/>
              </w:rPr>
              <w:t>Well</w:t>
            </w:r>
          </w:p>
          <w:p w14:paraId="0BAA3784" w14:textId="767D894D" w:rsidR="00447470" w:rsidRPr="00292E37" w:rsidRDefault="00053737" w:rsidP="00CB76DE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r w:rsidR="00CB76DE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Well Bore</w:t>
            </w:r>
          </w:p>
        </w:tc>
      </w:tr>
      <w:tr w:rsidR="00726BBA" w:rsidRPr="00292E37" w14:paraId="786CE4E0" w14:textId="77777777" w:rsidTr="00292E37">
        <w:trPr>
          <w:cantSplit/>
          <w:trHeight w:val="368"/>
          <w:trPrChange w:id="138" w:author="Shah Ashay" w:date="2018-04-16T17:07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9" w:author="Shah Ashay" w:date="2018-04-16T17:0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292E37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tcPrChange w:id="140" w:author="Shah Ashay" w:date="2018-04-16T17:07:00Z">
              <w:tcPr>
                <w:tcW w:w="6480" w:type="dxa"/>
              </w:tcPr>
            </w:tcPrChange>
          </w:tcPr>
          <w:p w14:paraId="315DD97A" w14:textId="20D62023" w:rsidR="00474389" w:rsidRPr="00292E37" w:rsidRDefault="00CB76DE" w:rsidP="00CB76DE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MAINTAIN WELL BORE (CO.0054)</w:t>
            </w:r>
          </w:p>
        </w:tc>
      </w:tr>
      <w:tr w:rsidR="00B04A16" w:rsidRPr="00292E37" w14:paraId="0E4D94DA" w14:textId="77777777" w:rsidTr="006F6A31">
        <w:trPr>
          <w:cantSplit/>
          <w:trHeight w:val="881"/>
          <w:trPrChange w:id="141" w:author="Batra Yogesh (EXT)" w:date="2018-04-13T13:00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2" w:author="Batra Yogesh (EXT)" w:date="2018-04-13T13:00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376ED6FE" w14:textId="262A2A76" w:rsidR="00B04A16" w:rsidRPr="00292E37" w:rsidRDefault="00B04A16" w:rsidP="00B04A16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 xml:space="preserve">EC </w:t>
            </w:r>
            <w:del w:id="143" w:author="Batra Yogesh (EXT)" w:date="2018-04-04T17:33:00Z">
              <w:r w:rsidRPr="00292E37" w:rsidDel="00341F94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44" w:author="Batra Yogesh (EXT)" w:date="2018-04-04T17:33:00Z">
              <w:r w:rsidR="00341F94" w:rsidRPr="00292E37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3462" w:type="pct"/>
            <w:tcPrChange w:id="145" w:author="Batra Yogesh (EXT)" w:date="2018-04-13T13:00:00Z">
              <w:tcPr>
                <w:tcW w:w="6480" w:type="dxa"/>
              </w:tcPr>
            </w:tcPrChange>
          </w:tcPr>
          <w:p w14:paraId="0EE76166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5D904E6F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041DEF80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0B79C457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596DF1FB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69E902BF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2B1B4E0D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518E1B71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53BFAC45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7B40B452" w14:textId="77777777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323AA15F" w14:textId="7C52A525" w:rsidR="00B04A16" w:rsidRPr="00292E37" w:rsidRDefault="00B04A16" w:rsidP="00B04A1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292E37" w14:paraId="0BAA378E" w14:textId="77777777" w:rsidTr="006F6A31">
        <w:trPr>
          <w:cantSplit/>
          <w:trPrChange w:id="146" w:author="Batra Yogesh (EXT)" w:date="2018-04-13T13:00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7" w:author="Batra Yogesh (EXT)" w:date="2018-04-13T13:00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292E37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tcPrChange w:id="148" w:author="Batra Yogesh (EXT)" w:date="2018-04-13T13:00:00Z">
              <w:tcPr>
                <w:tcW w:w="6480" w:type="dxa"/>
              </w:tcPr>
            </w:tcPrChange>
          </w:tcPr>
          <w:p w14:paraId="22EF00BD" w14:textId="4F69CC87" w:rsidR="00D97983" w:rsidRPr="00292E37" w:rsidRDefault="00CB76DE" w:rsidP="0047438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  <w:rPrChange w:id="149" w:author="Shah Ashay" w:date="2018-04-16T17:07:00Z">
                  <w:rPr>
                    <w:rFonts w:cs="Arial"/>
                    <w:sz w:val="19"/>
                    <w:szCs w:val="19"/>
                  </w:rPr>
                </w:rPrChange>
              </w:rPr>
              <w:t>Well Bore</w:t>
            </w:r>
            <w:r w:rsidR="00D97983" w:rsidRPr="00292E37">
              <w:rPr>
                <w:rFonts w:cs="Arial"/>
                <w:sz w:val="20"/>
                <w:szCs w:val="20"/>
                <w:rPrChange w:id="150" w:author="Shah Ashay" w:date="2018-04-16T17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configured</w:t>
            </w:r>
          </w:p>
          <w:p w14:paraId="0BAA378D" w14:textId="321D23B1" w:rsidR="00474389" w:rsidRPr="00292E37" w:rsidRDefault="00474389" w:rsidP="00474389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292E37" w14:paraId="0BAA3791" w14:textId="77777777" w:rsidTr="00292E37">
        <w:trPr>
          <w:cantSplit/>
          <w:trHeight w:val="314"/>
          <w:trPrChange w:id="151" w:author="Shah Ashay" w:date="2018-04-16T17:0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52" w:author="Shah Ashay" w:date="2018-04-16T17:0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292E37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tcPrChange w:id="153" w:author="Shah Ashay" w:date="2018-04-16T17:07:00Z">
              <w:tcPr>
                <w:tcW w:w="6480" w:type="dxa"/>
              </w:tcPr>
            </w:tcPrChange>
          </w:tcPr>
          <w:p w14:paraId="0BAA3790" w14:textId="77777777" w:rsidR="00447470" w:rsidRPr="00292E37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6F6A31" w:rsidRDefault="00447470" w:rsidP="00447470">
      <w:pPr>
        <w:rPr>
          <w:ins w:id="154" w:author="Batra Yogesh (EXT)" w:date="2018-03-27T14:49:00Z"/>
          <w:rFonts w:cs="Arial"/>
        </w:rPr>
      </w:pPr>
    </w:p>
    <w:p w14:paraId="104366F9" w14:textId="6C1857C8" w:rsidR="00E80275" w:rsidRPr="006F6A31" w:rsidRDefault="00E80275" w:rsidP="00E80275">
      <w:pPr>
        <w:rPr>
          <w:moveTo w:id="155" w:author="Batra Yogesh (EXT)" w:date="2018-03-27T14:49:00Z"/>
          <w:rFonts w:cs="Arial"/>
          <w:rPrChange w:id="156" w:author="Batra Yogesh (EXT)" w:date="2018-04-13T13:01:00Z">
            <w:rPr>
              <w:moveTo w:id="157" w:author="Batra Yogesh (EXT)" w:date="2018-03-27T14:49:00Z"/>
              <w:b/>
            </w:rPr>
          </w:rPrChange>
        </w:rPr>
      </w:pPr>
      <w:moveToRangeStart w:id="158" w:author="Batra Yogesh (EXT)" w:date="2018-03-27T14:49:00Z" w:name="move509925482"/>
      <w:moveTo w:id="159" w:author="Batra Yogesh (EXT)" w:date="2018-03-27T14:49:00Z">
        <w:r w:rsidRPr="006F6A31">
          <w:rPr>
            <w:rFonts w:cs="Arial"/>
            <w:rPrChange w:id="160" w:author="Batra Yogesh (EXT)" w:date="2018-04-13T13:01:00Z">
              <w:rPr>
                <w:b/>
              </w:rPr>
            </w:rPrChange>
          </w:rPr>
          <w:t>Note: the toolbar on EC11</w:t>
        </w:r>
      </w:moveTo>
      <w:ins w:id="161" w:author="Batra Yogesh (EXT)" w:date="2018-04-13T13:01:00Z">
        <w:r w:rsidR="006F6A31">
          <w:rPr>
            <w:rFonts w:cs="Arial"/>
          </w:rPr>
          <w:t>.2</w:t>
        </w:r>
      </w:ins>
      <w:moveTo w:id="162" w:author="Batra Yogesh (EXT)" w:date="2018-03-27T14:49:00Z">
        <w:r w:rsidRPr="006F6A31">
          <w:rPr>
            <w:rFonts w:cs="Arial"/>
            <w:rPrChange w:id="163" w:author="Batra Yogesh (EXT)" w:date="2018-04-13T13:01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04D20A72" w14:textId="77777777" w:rsidR="00E80275" w:rsidRPr="00AA6C3D" w:rsidRDefault="00E80275" w:rsidP="00E80275">
      <w:pPr>
        <w:rPr>
          <w:moveTo w:id="164" w:author="Batra Yogesh (EXT)" w:date="2018-03-27T14:49:00Z"/>
          <w:rFonts w:cs="Arial"/>
          <w:b/>
        </w:rPr>
      </w:pPr>
    </w:p>
    <w:p w14:paraId="08E75C6F" w14:textId="77777777" w:rsidR="00E80275" w:rsidRPr="00AA6C3D" w:rsidRDefault="00E80275" w:rsidP="00E80275">
      <w:pPr>
        <w:jc w:val="center"/>
        <w:rPr>
          <w:moveTo w:id="165" w:author="Batra Yogesh (EXT)" w:date="2018-03-27T14:49:00Z"/>
          <w:rFonts w:cs="Arial"/>
          <w:b/>
        </w:rPr>
      </w:pPr>
      <w:moveTo w:id="166" w:author="Batra Yogesh (EXT)" w:date="2018-03-27T14:49:00Z">
        <w:r w:rsidRPr="006F6A31">
          <w:rPr>
            <w:rFonts w:cs="Arial"/>
            <w:noProof/>
            <w:color w:val="000000"/>
            <w:szCs w:val="22"/>
            <w:rPrChange w:id="167" w:author="Batra Yogesh (EXT)" w:date="2018-04-13T13:00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2ED1B776" wp14:editId="2DC8AF60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58"/>
    <w:p w14:paraId="7831241D" w14:textId="77777777" w:rsidR="00E80275" w:rsidRPr="006F6A31" w:rsidRDefault="00E80275" w:rsidP="00447470">
      <w:pPr>
        <w:rPr>
          <w:rFonts w:cs="Arial"/>
        </w:rPr>
      </w:pPr>
    </w:p>
    <w:p w14:paraId="0BAA3794" w14:textId="2A54D90B" w:rsidR="004D61A0" w:rsidRPr="006F6A31" w:rsidRDefault="004D61A0" w:rsidP="005D1403">
      <w:pPr>
        <w:pStyle w:val="Heading1"/>
      </w:pPr>
      <w:bookmarkStart w:id="168" w:name="_Toc536253722"/>
      <w:bookmarkStart w:id="169" w:name="_Toc536258288"/>
      <w:bookmarkStart w:id="170" w:name="_Toc502244408"/>
      <w:r w:rsidRPr="006F6A31">
        <w:t xml:space="preserve">Primary </w:t>
      </w:r>
      <w:bookmarkEnd w:id="168"/>
      <w:bookmarkEnd w:id="169"/>
      <w:r w:rsidR="00BF2F96" w:rsidRPr="006F6A31">
        <w:t>Flow</w:t>
      </w:r>
      <w:r w:rsidR="0033669C" w:rsidRPr="006F6A31">
        <w:t xml:space="preserve">: </w:t>
      </w:r>
      <w:r w:rsidR="00053737" w:rsidRPr="006F6A31">
        <w:t>BKK_UC40</w:t>
      </w:r>
      <w:r w:rsidR="00CB76DE" w:rsidRPr="006F6A31">
        <w:t xml:space="preserve"> </w:t>
      </w:r>
      <w:del w:id="171" w:author="Batra Yogesh (EXT)" w:date="2018-04-04T17:34:00Z">
        <w:r w:rsidR="00053737" w:rsidRPr="006F6A31" w:rsidDel="00341F94">
          <w:delText xml:space="preserve">Maintain </w:delText>
        </w:r>
        <w:r w:rsidR="00CB76DE" w:rsidRPr="006F6A31" w:rsidDel="00341F94">
          <w:delText xml:space="preserve"> Well</w:delText>
        </w:r>
      </w:del>
      <w:ins w:id="172" w:author="Batra Yogesh (EXT)" w:date="2018-04-04T17:34:00Z">
        <w:r w:rsidR="00341F94" w:rsidRPr="006F6A31">
          <w:t>Maintain Well</w:t>
        </w:r>
      </w:ins>
      <w:r w:rsidR="00CB76DE" w:rsidRPr="006F6A31">
        <w:t xml:space="preserve"> Bore Split</w:t>
      </w:r>
      <w:bookmarkEnd w:id="170"/>
    </w:p>
    <w:p w14:paraId="1790C064" w14:textId="77777777" w:rsidR="0007441B" w:rsidRPr="00AA6C3D" w:rsidRDefault="0007441B" w:rsidP="0007441B">
      <w:pPr>
        <w:rPr>
          <w:rFonts w:cs="Arial"/>
        </w:rPr>
      </w:pPr>
    </w:p>
    <w:p w14:paraId="27317CC5" w14:textId="69F14042" w:rsidR="0007441B" w:rsidRPr="00292E37" w:rsidDel="00E80275" w:rsidRDefault="0007441B" w:rsidP="0007441B">
      <w:pPr>
        <w:rPr>
          <w:moveFrom w:id="173" w:author="Batra Yogesh (EXT)" w:date="2018-03-27T14:49:00Z"/>
          <w:rFonts w:cs="Arial"/>
          <w:b/>
        </w:rPr>
      </w:pPr>
      <w:moveFromRangeStart w:id="174" w:author="Batra Yogesh (EXT)" w:date="2018-03-27T14:49:00Z" w:name="move509925482"/>
      <w:moveFrom w:id="175" w:author="Batra Yogesh (EXT)" w:date="2018-03-27T14:49:00Z">
        <w:r w:rsidRPr="00AA6C3D" w:rsidDel="00E80275">
          <w:rPr>
            <w:rFonts w:cs="Arial"/>
            <w:b/>
          </w:rPr>
          <w:t>Note: the toolbar on EC11 has changed. Refer to the image below for different buttons</w:t>
        </w:r>
      </w:moveFrom>
    </w:p>
    <w:p w14:paraId="6D876A81" w14:textId="673B169D" w:rsidR="0007441B" w:rsidRPr="006F6A31" w:rsidDel="00E80275" w:rsidRDefault="0007441B" w:rsidP="0007441B">
      <w:pPr>
        <w:rPr>
          <w:moveFrom w:id="176" w:author="Batra Yogesh (EXT)" w:date="2018-03-27T14:49:00Z"/>
          <w:rFonts w:cs="Arial"/>
          <w:b/>
          <w:rPrChange w:id="177" w:author="Batra Yogesh (EXT)" w:date="2018-04-13T13:00:00Z">
            <w:rPr>
              <w:moveFrom w:id="178" w:author="Batra Yogesh (EXT)" w:date="2018-03-27T14:49:00Z"/>
              <w:b/>
            </w:rPr>
          </w:rPrChange>
        </w:rPr>
      </w:pPr>
    </w:p>
    <w:p w14:paraId="7F0DD663" w14:textId="03D315E3" w:rsidR="0007441B" w:rsidRPr="00AA6C3D" w:rsidDel="00E80275" w:rsidRDefault="0007441B" w:rsidP="0007441B">
      <w:pPr>
        <w:jc w:val="center"/>
        <w:rPr>
          <w:moveFrom w:id="179" w:author="Batra Yogesh (EXT)" w:date="2018-03-27T14:49:00Z"/>
          <w:rFonts w:cs="Arial"/>
          <w:b/>
        </w:rPr>
      </w:pPr>
      <w:moveFrom w:id="180" w:author="Batra Yogesh (EXT)" w:date="2018-03-27T14:49:00Z">
        <w:del w:id="181" w:author="Shah Ashay" w:date="2018-04-16T17:07:00Z">
          <w:r w:rsidRPr="006F6A31" w:rsidDel="00292E37">
            <w:rPr>
              <w:rFonts w:cs="Arial"/>
              <w:noProof/>
              <w:color w:val="000000"/>
              <w:szCs w:val="22"/>
              <w:rPrChange w:id="182" w:author="Batra Yogesh (EXT)" w:date="2018-04-13T13:00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105AB424" wp14:editId="53FB51E5">
                <wp:extent cx="5105048" cy="1144752"/>
                <wp:effectExtent l="0" t="0" r="635" b="0"/>
                <wp:docPr id="2" name="Picture 2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moveFrom>
    </w:p>
    <w:moveFromRangeEnd w:id="174"/>
    <w:p w14:paraId="03F144E2" w14:textId="77777777" w:rsidR="0007441B" w:rsidRPr="006F6A31" w:rsidRDefault="0007441B" w:rsidP="00D17537">
      <w:pPr>
        <w:rPr>
          <w:rFonts w:cs="Arial"/>
        </w:rPr>
      </w:pPr>
    </w:p>
    <w:p w14:paraId="0BAA3795" w14:textId="0ABE4745" w:rsidR="00EF4239" w:rsidRPr="006F6A31" w:rsidRDefault="004D61A0" w:rsidP="00D17537">
      <w:pPr>
        <w:rPr>
          <w:rFonts w:cs="Arial"/>
          <w:i/>
          <w:color w:val="000000" w:themeColor="text1"/>
          <w:sz w:val="20"/>
        </w:rPr>
      </w:pPr>
      <w:r w:rsidRPr="006F6A31">
        <w:rPr>
          <w:rFonts w:cs="Arial"/>
        </w:rPr>
        <w:t xml:space="preserve">Trigger: </w:t>
      </w:r>
      <w:r w:rsidR="00570D43" w:rsidRPr="006F6A31">
        <w:rPr>
          <w:rFonts w:cs="Arial"/>
        </w:rPr>
        <w:t xml:space="preserve"> </w:t>
      </w:r>
      <w:r w:rsidR="00033B40" w:rsidRPr="006F6A31">
        <w:rPr>
          <w:rFonts w:cs="Arial"/>
        </w:rPr>
        <w:t xml:space="preserve">User </w:t>
      </w:r>
      <w:r w:rsidR="00D97983" w:rsidRPr="006F6A31">
        <w:rPr>
          <w:rFonts w:cs="Arial"/>
        </w:rPr>
        <w:t xml:space="preserve">needs to </w:t>
      </w:r>
      <w:del w:id="183" w:author="Batra Yogesh (EXT)" w:date="2018-04-04T17:34:00Z">
        <w:r w:rsidR="00053737" w:rsidRPr="006F6A31" w:rsidDel="00341F94">
          <w:rPr>
            <w:rFonts w:cs="Arial"/>
          </w:rPr>
          <w:delText xml:space="preserve">Maintain </w:delText>
        </w:r>
        <w:r w:rsidR="00CB76DE" w:rsidRPr="006F6A31" w:rsidDel="00341F94">
          <w:rPr>
            <w:rFonts w:cs="Arial"/>
          </w:rPr>
          <w:delText xml:space="preserve"> a</w:delText>
        </w:r>
      </w:del>
      <w:ins w:id="184" w:author="Batra Yogesh (EXT)" w:date="2018-04-04T17:34:00Z">
        <w:r w:rsidR="00341F94" w:rsidRPr="006F6A31">
          <w:rPr>
            <w:rFonts w:cs="Arial"/>
          </w:rPr>
          <w:t>maintain a</w:t>
        </w:r>
      </w:ins>
      <w:r w:rsidR="00CB76DE" w:rsidRPr="006F6A31">
        <w:rPr>
          <w:rFonts w:cs="Arial"/>
        </w:rPr>
        <w:t xml:space="preserve"> well bore split</w:t>
      </w:r>
    </w:p>
    <w:p w14:paraId="1B8E6067" w14:textId="3A27E6C1" w:rsidR="00C6253C" w:rsidRPr="006F6A31" w:rsidRDefault="00C6253C">
      <w:pPr>
        <w:rPr>
          <w:rFonts w:cs="Arial"/>
          <w:b/>
          <w:bCs/>
          <w:sz w:val="24"/>
          <w:szCs w:val="32"/>
        </w:rPr>
      </w:pPr>
      <w:bookmarkStart w:id="185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86" w:author="Batra Yogesh (EXT)" w:date="2018-04-13T13:01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87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292E37" w14:paraId="4045A374" w14:textId="77777777" w:rsidTr="006F6A31">
        <w:trPr>
          <w:tblHeader/>
          <w:trPrChange w:id="188" w:author="Batra Yogesh (EXT)" w:date="2018-04-13T13:01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89" w:author="Batra Yogesh (EXT)" w:date="2018-04-13T13:01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292E37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92E37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90" w:author="Batra Yogesh (EXT)" w:date="2018-04-13T13:01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292E37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92E37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91" w:author="Batra Yogesh (EXT)" w:date="2018-04-13T13:01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292E37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92E37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92" w:author="Batra Yogesh (EXT)" w:date="2018-04-13T13:01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292E37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92E37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292E37" w14:paraId="2556EE83" w14:textId="77777777" w:rsidTr="006F6A31">
        <w:tc>
          <w:tcPr>
            <w:tcW w:w="369" w:type="pct"/>
            <w:shd w:val="clear" w:color="auto" w:fill="C6D9F1" w:themeFill="text2" w:themeFillTint="33"/>
            <w:tcPrChange w:id="193" w:author="Batra Yogesh (EXT)" w:date="2018-04-13T13:0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292E37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94" w:author="Batra Yogesh (EXT)" w:date="2018-04-13T13:01:00Z">
              <w:tcPr>
                <w:tcW w:w="3630" w:type="dxa"/>
              </w:tcPr>
            </w:tcPrChange>
          </w:tcPr>
          <w:p w14:paraId="6C02BABD" w14:textId="60BF2305" w:rsidR="00C6253C" w:rsidRPr="00292E37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E87C84" w:rsidRPr="00292E37">
              <w:rPr>
                <w:rFonts w:cs="Arial"/>
                <w:b/>
                <w:color w:val="000000" w:themeColor="text1"/>
                <w:sz w:val="20"/>
                <w:szCs w:val="20"/>
              </w:rPr>
              <w:t>Well Bore Split</w:t>
            </w:r>
            <w:r w:rsidR="00A16508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292E37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2015D297" w:rsidR="00C6253C" w:rsidRPr="00292E37" w:rsidRDefault="006E7313" w:rsidP="007519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292E37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292E37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292E37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del w:id="195" w:author="Batra Yogesh (EXT)" w:date="2018-04-04T17:36:00Z">
              <w:r w:rsidRPr="00292E37" w:rsidDel="007519CB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</w:delText>
              </w:r>
              <w:r w:rsidR="00002C2D" w:rsidRPr="00292E37" w:rsidDel="007519CB">
                <w:rPr>
                  <w:rFonts w:cs="Arial"/>
                  <w:color w:val="000000" w:themeColor="text1"/>
                  <w:sz w:val="20"/>
                  <w:szCs w:val="20"/>
                </w:rPr>
                <w:delText>Maintain</w:delText>
              </w:r>
            </w:del>
            <w:r w:rsidR="00002C2D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Well </w:t>
            </w:r>
            <w:r w:rsidR="00E87C84" w:rsidRPr="00292E37">
              <w:rPr>
                <w:rFonts w:cs="Arial"/>
                <w:color w:val="000000" w:themeColor="text1"/>
                <w:sz w:val="20"/>
                <w:szCs w:val="20"/>
              </w:rPr>
              <w:t>Bore Split</w:t>
            </w:r>
          </w:p>
        </w:tc>
        <w:tc>
          <w:tcPr>
            <w:tcW w:w="1154" w:type="pct"/>
            <w:tcPrChange w:id="196" w:author="Batra Yogesh (EXT)" w:date="2018-04-13T13:01:00Z">
              <w:tcPr>
                <w:tcW w:w="2160" w:type="dxa"/>
              </w:tcPr>
            </w:tcPrChange>
          </w:tcPr>
          <w:p w14:paraId="2DD67D74" w14:textId="77777777" w:rsidR="00C6253C" w:rsidRPr="00292E37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292E37" w:rsidRDefault="00C6253C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Date</w:t>
            </w:r>
            <w:r w:rsidRPr="00292E37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77777777" w:rsidR="006A4B98" w:rsidRPr="00292E37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7" w:author="Shah Ashay" w:date="2018-04-16T17:07:00Z">
                  <w:rPr>
                    <w:sz w:val="20"/>
                    <w:szCs w:val="20"/>
                  </w:rPr>
                </w:rPrChange>
              </w:rPr>
            </w:pPr>
            <w:r w:rsidRPr="00292E37">
              <w:rPr>
                <w:rFonts w:cs="Arial"/>
                <w:b/>
                <w:sz w:val="20"/>
                <w:szCs w:val="20"/>
                <w:rPrChange w:id="198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139B905F" w14:textId="77777777" w:rsidR="006A4B98" w:rsidRPr="00292E37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9" w:author="Shah Ashay" w:date="2018-04-16T17:07:00Z">
                  <w:rPr>
                    <w:sz w:val="20"/>
                    <w:szCs w:val="20"/>
                  </w:rPr>
                </w:rPrChange>
              </w:rPr>
            </w:pPr>
            <w:r w:rsidRPr="00292E37">
              <w:rPr>
                <w:rFonts w:cs="Arial"/>
                <w:b/>
                <w:sz w:val="20"/>
                <w:szCs w:val="20"/>
                <w:rPrChange w:id="200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51FE4827" w14:textId="77777777" w:rsidR="006A4B98" w:rsidRPr="00292E37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01" w:author="Shah Ashay" w:date="2018-04-16T17:07:00Z">
                  <w:rPr>
                    <w:sz w:val="20"/>
                    <w:szCs w:val="20"/>
                  </w:rPr>
                </w:rPrChange>
              </w:rPr>
            </w:pPr>
            <w:r w:rsidRPr="00292E37">
              <w:rPr>
                <w:rFonts w:cs="Arial"/>
                <w:b/>
                <w:sz w:val="20"/>
                <w:szCs w:val="20"/>
                <w:rPrChange w:id="202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A277C34" w14:textId="2A5583FF" w:rsidR="00EF12D2" w:rsidRPr="00292E37" w:rsidDel="007D06C0" w:rsidRDefault="006A4B98" w:rsidP="00EF12D2">
            <w:pPr>
              <w:pStyle w:val="NoSpacing"/>
              <w:numPr>
                <w:ilvl w:val="0"/>
                <w:numId w:val="18"/>
              </w:numPr>
              <w:rPr>
                <w:del w:id="203" w:author="Batra Yogesh (EXT)" w:date="2018-04-06T12:38:00Z"/>
                <w:rFonts w:cs="Arial"/>
                <w:sz w:val="20"/>
                <w:szCs w:val="20"/>
                <w:rPrChange w:id="204" w:author="Shah Ashay" w:date="2018-04-16T17:07:00Z">
                  <w:rPr>
                    <w:del w:id="205" w:author="Batra Yogesh (EXT)" w:date="2018-04-06T12:38:00Z"/>
                    <w:sz w:val="20"/>
                    <w:szCs w:val="20"/>
                  </w:rPr>
                </w:rPrChange>
              </w:rPr>
            </w:pPr>
            <w:del w:id="206" w:author="Batra Yogesh (EXT)" w:date="2018-04-06T12:38:00Z">
              <w:r w:rsidRPr="00292E37" w:rsidDel="007D06C0">
                <w:rPr>
                  <w:rFonts w:cs="Arial"/>
                  <w:b/>
                  <w:sz w:val="20"/>
                  <w:szCs w:val="20"/>
                  <w:rPrChange w:id="207" w:author="Shah Ashay" w:date="2018-04-16T17:07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2AECDBC1" w:rsidR="006E7313" w:rsidRPr="00292E37" w:rsidDel="007D06C0" w:rsidRDefault="006E7313" w:rsidP="00EF12D2">
            <w:pPr>
              <w:pStyle w:val="NoSpacing"/>
              <w:numPr>
                <w:ilvl w:val="0"/>
                <w:numId w:val="18"/>
              </w:numPr>
              <w:rPr>
                <w:del w:id="208" w:author="Batra Yogesh (EXT)" w:date="2018-04-06T12:38:00Z"/>
                <w:rFonts w:cs="Arial"/>
                <w:sz w:val="20"/>
                <w:szCs w:val="20"/>
                <w:rPrChange w:id="209" w:author="Shah Ashay" w:date="2018-04-16T17:07:00Z">
                  <w:rPr>
                    <w:del w:id="210" w:author="Batra Yogesh (EXT)" w:date="2018-04-06T12:38:00Z"/>
                    <w:sz w:val="20"/>
                    <w:szCs w:val="20"/>
                  </w:rPr>
                </w:rPrChange>
              </w:rPr>
            </w:pPr>
            <w:del w:id="211" w:author="Batra Yogesh (EXT)" w:date="2018-04-06T12:38:00Z">
              <w:r w:rsidRPr="00292E37" w:rsidDel="007D06C0">
                <w:rPr>
                  <w:rFonts w:cs="Arial"/>
                  <w:b/>
                  <w:sz w:val="20"/>
                  <w:szCs w:val="20"/>
                  <w:rPrChange w:id="212" w:author="Shah Ashay" w:date="2018-04-16T17:07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5678245D" w14:textId="15B00E5C" w:rsidR="00053737" w:rsidRPr="00292E37" w:rsidDel="007D06C0" w:rsidRDefault="00053737" w:rsidP="00053737">
            <w:pPr>
              <w:pStyle w:val="NoSpacing"/>
              <w:numPr>
                <w:ilvl w:val="0"/>
                <w:numId w:val="18"/>
              </w:numPr>
              <w:rPr>
                <w:del w:id="213" w:author="Batra Yogesh (EXT)" w:date="2018-04-06T12:38:00Z"/>
                <w:rFonts w:cs="Arial"/>
                <w:sz w:val="20"/>
                <w:szCs w:val="20"/>
                <w:rPrChange w:id="214" w:author="Shah Ashay" w:date="2018-04-16T17:07:00Z">
                  <w:rPr>
                    <w:del w:id="215" w:author="Batra Yogesh (EXT)" w:date="2018-04-06T12:38:00Z"/>
                    <w:sz w:val="20"/>
                    <w:szCs w:val="20"/>
                  </w:rPr>
                </w:rPrChange>
              </w:rPr>
            </w:pPr>
            <w:del w:id="216" w:author="Batra Yogesh (EXT)" w:date="2018-04-06T12:38:00Z">
              <w:r w:rsidRPr="00292E37" w:rsidDel="007D06C0">
                <w:rPr>
                  <w:rFonts w:cs="Arial"/>
                  <w:b/>
                  <w:sz w:val="20"/>
                  <w:szCs w:val="20"/>
                  <w:rPrChange w:id="217" w:author="Shah Ashay" w:date="2018-04-16T17:07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Facility Class </w:delText>
              </w:r>
              <w:r w:rsidRPr="00292E37" w:rsidDel="007D06C0">
                <w:rPr>
                  <w:rFonts w:cs="Arial"/>
                  <w:b/>
                  <w:sz w:val="20"/>
                  <w:szCs w:val="20"/>
                  <w:lang w:bidi="th-TH"/>
                  <w:rPrChange w:id="218" w:author="Shah Ashay" w:date="2018-04-16T17:07:00Z">
                    <w:rPr>
                      <w:rFonts w:cstheme="minorBidi"/>
                      <w:b/>
                      <w:sz w:val="20"/>
                      <w:szCs w:val="25"/>
                      <w:lang w:bidi="th-TH"/>
                    </w:rPr>
                  </w:rPrChange>
                </w:rPr>
                <w:delText>1</w:delText>
              </w:r>
            </w:del>
          </w:p>
          <w:p w14:paraId="0BDAABC8" w14:textId="0EB5465B" w:rsidR="00EF12D2" w:rsidRPr="00292E37" w:rsidRDefault="00EF12D2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19" w:author="Shah Ashay" w:date="2018-04-16T17:07:00Z">
                  <w:rPr/>
                </w:rPrChange>
              </w:rPr>
              <w:pPrChange w:id="220" w:author="Batra Yogesh (EXT)" w:date="2018-04-06T12:38:00Z">
                <w:pPr>
                  <w:pStyle w:val="NoSpacing"/>
                </w:pPr>
              </w:pPrChange>
            </w:pPr>
          </w:p>
        </w:tc>
        <w:tc>
          <w:tcPr>
            <w:tcW w:w="1538" w:type="pct"/>
            <w:tcPrChange w:id="221" w:author="Batra Yogesh (EXT)" w:date="2018-04-13T13:01:00Z">
              <w:tcPr>
                <w:tcW w:w="2880" w:type="dxa"/>
              </w:tcPr>
            </w:tcPrChange>
          </w:tcPr>
          <w:p w14:paraId="5EFCDA7E" w14:textId="37E281D3" w:rsidR="003977AD" w:rsidRPr="00292E37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292E37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292E37" w14:paraId="07D65E3C" w14:textId="77777777" w:rsidTr="006F6A31">
        <w:trPr>
          <w:trHeight w:val="881"/>
          <w:trPrChange w:id="222" w:author="Batra Yogesh (EXT)" w:date="2018-04-13T13:01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23" w:author="Batra Yogesh (EXT)" w:date="2018-04-13T13:0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292E37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24" w:author="Batra Yogesh (EXT)" w:date="2018-04-13T13:01:00Z">
              <w:tcPr>
                <w:tcW w:w="3630" w:type="dxa"/>
              </w:tcPr>
            </w:tcPrChange>
          </w:tcPr>
          <w:p w14:paraId="58F1FCD5" w14:textId="72A906D1" w:rsidR="00E46F9D" w:rsidRPr="00292E37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292E37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25" w:author="Batra Yogesh (EXT)" w:date="2018-04-13T13:01:00Z">
              <w:tcPr>
                <w:tcW w:w="2160" w:type="dxa"/>
              </w:tcPr>
            </w:tcPrChange>
          </w:tcPr>
          <w:p w14:paraId="567D4A19" w14:textId="77777777" w:rsidR="00C6253C" w:rsidRPr="00292E37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26" w:author="Batra Yogesh (EXT)" w:date="2018-04-13T13:01:00Z">
              <w:tcPr>
                <w:tcW w:w="2880" w:type="dxa"/>
              </w:tcPr>
            </w:tcPrChange>
          </w:tcPr>
          <w:p w14:paraId="1F908F4E" w14:textId="77777777" w:rsidR="00C6253C" w:rsidRPr="00292E37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292E37" w14:paraId="71C79D9B" w14:textId="77777777" w:rsidTr="006F6A31">
        <w:tc>
          <w:tcPr>
            <w:tcW w:w="369" w:type="pct"/>
            <w:shd w:val="clear" w:color="auto" w:fill="C6D9F1" w:themeFill="text2" w:themeFillTint="33"/>
            <w:tcPrChange w:id="227" w:author="Batra Yogesh (EXT)" w:date="2018-04-13T13:0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292E37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28" w:author="Batra Yogesh (EXT)" w:date="2018-04-13T13:01:00Z">
              <w:tcPr>
                <w:tcW w:w="3630" w:type="dxa"/>
              </w:tcPr>
            </w:tcPrChange>
          </w:tcPr>
          <w:p w14:paraId="35A1395D" w14:textId="38647C93" w:rsidR="00C6253C" w:rsidRPr="00292E37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</w:t>
            </w:r>
            <w:r w:rsidR="000C0D20" w:rsidRPr="00292E37">
              <w:rPr>
                <w:rFonts w:cs="Arial"/>
                <w:color w:val="000000" w:themeColor="text1"/>
                <w:sz w:val="20"/>
                <w:szCs w:val="20"/>
              </w:rPr>
              <w:t>facility class 1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 that you need to enter data on using the drop down menus and click </w:t>
            </w:r>
            <w:r w:rsidRPr="00292E37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292E37" w:rsidRDefault="00385ECB" w:rsidP="00053737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292E37" w:rsidRDefault="00385ECB" w:rsidP="00053737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29" w:author="Shah Ashay" w:date="2018-04-16T17:07:00Z">
                  <w:rPr>
                    <w:sz w:val="20"/>
                    <w:szCs w:val="20"/>
                  </w:rPr>
                </w:rPrChange>
              </w:rPr>
            </w:pPr>
            <w:r w:rsidRPr="00292E37">
              <w:rPr>
                <w:rFonts w:cs="Arial"/>
                <w:b/>
                <w:sz w:val="20"/>
                <w:szCs w:val="20"/>
                <w:rPrChange w:id="230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665BA31" w14:textId="77777777" w:rsidR="00385ECB" w:rsidRPr="00292E37" w:rsidRDefault="00385ECB" w:rsidP="00053737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31" w:author="Shah Ashay" w:date="2018-04-16T17:07:00Z">
                  <w:rPr>
                    <w:sz w:val="20"/>
                    <w:szCs w:val="20"/>
                  </w:rPr>
                </w:rPrChange>
              </w:rPr>
            </w:pPr>
            <w:r w:rsidRPr="00292E37">
              <w:rPr>
                <w:rFonts w:cs="Arial"/>
                <w:b/>
                <w:sz w:val="20"/>
                <w:szCs w:val="20"/>
                <w:rPrChange w:id="232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292E37" w:rsidRDefault="00385ECB" w:rsidP="00053737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  <w:rPrChange w:id="233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77777777" w:rsidR="006E7313" w:rsidRPr="00292E37" w:rsidRDefault="006E7313" w:rsidP="00053737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4E10DFB0" w14:textId="77777777" w:rsidR="00E87C84" w:rsidRPr="00292E37" w:rsidRDefault="00053737" w:rsidP="00053737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b/>
                <w:sz w:val="20"/>
                <w:szCs w:val="20"/>
              </w:rPr>
              <w:t xml:space="preserve">Facility Class </w:t>
            </w:r>
            <w:r w:rsidRPr="00292E37">
              <w:rPr>
                <w:rFonts w:cs="Arial"/>
                <w:b/>
                <w:sz w:val="20"/>
                <w:szCs w:val="20"/>
                <w:lang w:bidi="th-TH"/>
                <w:rPrChange w:id="234" w:author="Shah Ashay" w:date="2018-04-16T17:07:00Z">
                  <w:rPr>
                    <w:rFonts w:cs="Arial"/>
                    <w:b/>
                    <w:sz w:val="20"/>
                    <w:szCs w:val="25"/>
                    <w:lang w:bidi="th-TH"/>
                  </w:rPr>
                </w:rPrChange>
              </w:rPr>
              <w:t>1</w:t>
            </w:r>
          </w:p>
          <w:p w14:paraId="7F53BB38" w14:textId="3FA31A52" w:rsidR="008C4F91" w:rsidRPr="00292E37" w:rsidRDefault="008C4F91" w:rsidP="00053737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35" w:author="Shah Ashay" w:date="2018-04-16T17:07:00Z">
                  <w:rPr>
                    <w:sz w:val="20"/>
                    <w:szCs w:val="20"/>
                  </w:rPr>
                </w:rPrChange>
              </w:rPr>
            </w:pPr>
            <w:r w:rsidRPr="00292E37">
              <w:rPr>
                <w:rFonts w:cs="Arial"/>
                <w:b/>
                <w:sz w:val="20"/>
                <w:szCs w:val="20"/>
                <w:rPrChange w:id="236" w:author="Shah Ashay" w:date="2018-04-16T17:07:00Z">
                  <w:rPr>
                    <w:b/>
                    <w:sz w:val="20"/>
                    <w:szCs w:val="20"/>
                  </w:rPr>
                </w:rPrChange>
              </w:rPr>
              <w:t>Well (Mandatory)</w:t>
            </w:r>
          </w:p>
        </w:tc>
        <w:tc>
          <w:tcPr>
            <w:tcW w:w="1154" w:type="pct"/>
            <w:tcPrChange w:id="237" w:author="Batra Yogesh (EXT)" w:date="2018-04-13T13:01:00Z">
              <w:tcPr>
                <w:tcW w:w="2160" w:type="dxa"/>
              </w:tcPr>
            </w:tcPrChange>
          </w:tcPr>
          <w:p w14:paraId="757B7376" w14:textId="0CF9396A" w:rsidR="00E92708" w:rsidRPr="00292E37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292E37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292E37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292E37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38" w:author="Batra Yogesh (EXT)" w:date="2018-04-13T13:01:00Z">
              <w:tcPr>
                <w:tcW w:w="2880" w:type="dxa"/>
              </w:tcPr>
            </w:tcPrChange>
          </w:tcPr>
          <w:p w14:paraId="2C4905E6" w14:textId="77777777" w:rsidR="00C6253C" w:rsidRPr="00292E37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292E37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292E37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292E37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EF12D2" w:rsidRPr="00292E37" w14:paraId="53FBD0F4" w14:textId="77777777" w:rsidTr="006F6A31">
        <w:tc>
          <w:tcPr>
            <w:tcW w:w="369" w:type="pct"/>
            <w:shd w:val="clear" w:color="auto" w:fill="C6D9F1" w:themeFill="text2" w:themeFillTint="33"/>
            <w:tcPrChange w:id="239" w:author="Batra Yogesh (EXT)" w:date="2018-04-13T13:0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3657395" w14:textId="77777777" w:rsidR="00EF12D2" w:rsidRPr="00292E37" w:rsidRDefault="00EF12D2" w:rsidP="00B24074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1939" w:type="pct"/>
            <w:tcPrChange w:id="240" w:author="Batra Yogesh (EXT)" w:date="2018-04-13T13:01:00Z">
              <w:tcPr>
                <w:tcW w:w="3630" w:type="dxa"/>
              </w:tcPr>
            </w:tcPrChange>
          </w:tcPr>
          <w:p w14:paraId="16309838" w14:textId="0EC53225" w:rsidR="0007441B" w:rsidRPr="00292E37" w:rsidRDefault="0007441B" w:rsidP="0007441B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  <w:ins w:id="241" w:author="Batra Yogesh (EXT)" w:date="2018-03-27T15:00:00Z">
              <w:r w:rsidR="00D44173" w:rsidRPr="00292E37">
                <w:rPr>
                  <w:rFonts w:cs="Arial"/>
                  <w:color w:val="000000" w:themeColor="text1"/>
                  <w:sz w:val="20"/>
                  <w:szCs w:val="20"/>
                </w:rPr>
                <w:t xml:space="preserve"> and click on New Version/New Object</w:t>
              </w:r>
            </w:ins>
          </w:p>
          <w:p w14:paraId="0B6E1968" w14:textId="334FC475" w:rsidR="00EF12D2" w:rsidRPr="00292E37" w:rsidRDefault="00EF12D2" w:rsidP="00EF12D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42" w:author="Batra Yogesh (EXT)" w:date="2018-04-13T13:01:00Z">
              <w:tcPr>
                <w:tcW w:w="2160" w:type="dxa"/>
              </w:tcPr>
            </w:tcPrChange>
          </w:tcPr>
          <w:p w14:paraId="709E982C" w14:textId="77777777" w:rsidR="00E87C84" w:rsidRPr="00292E37" w:rsidRDefault="00E87C84" w:rsidP="00E87C8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</w:p>
          <w:p w14:paraId="12AEE08A" w14:textId="77777777" w:rsidR="00EF12D2" w:rsidRPr="00292E37" w:rsidRDefault="00EF12D2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43" w:author="Batra Yogesh (EXT)" w:date="2018-04-13T13:01:00Z">
              <w:tcPr>
                <w:tcW w:w="2880" w:type="dxa"/>
              </w:tcPr>
            </w:tcPrChange>
          </w:tcPr>
          <w:p w14:paraId="59E8D337" w14:textId="64131FD5" w:rsidR="00EF12D2" w:rsidRPr="00292E37" w:rsidRDefault="00E87C84" w:rsidP="00B24074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Mandatory fields is Well Bore</w:t>
            </w:r>
          </w:p>
        </w:tc>
      </w:tr>
      <w:tr w:rsidR="00831EBD" w:rsidRPr="00292E37" w14:paraId="1A039314" w14:textId="77777777" w:rsidTr="006F6A31">
        <w:tc>
          <w:tcPr>
            <w:tcW w:w="369" w:type="pct"/>
            <w:shd w:val="clear" w:color="auto" w:fill="C6D9F1" w:themeFill="text2" w:themeFillTint="33"/>
            <w:tcPrChange w:id="244" w:author="Batra Yogesh (EXT)" w:date="2018-04-13T13:01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7CA4D437" w:rsidR="00831EBD" w:rsidRPr="00292E37" w:rsidRDefault="00E87C84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</w:rPr>
              <w:t>5</w:t>
            </w:r>
            <w:r w:rsidR="00831EBD" w:rsidRPr="00292E37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45" w:author="Batra Yogesh (EXT)" w:date="2018-04-13T13:01:00Z">
              <w:tcPr>
                <w:tcW w:w="3630" w:type="dxa"/>
              </w:tcPr>
            </w:tcPrChange>
          </w:tcPr>
          <w:p w14:paraId="37A7AF3A" w14:textId="77777777" w:rsidR="00831EBD" w:rsidRPr="00292E37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292E37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292E37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46" w:author="Batra Yogesh (EXT)" w:date="2018-04-13T13:01:00Z">
              <w:tcPr>
                <w:tcW w:w="2160" w:type="dxa"/>
              </w:tcPr>
            </w:tcPrChange>
          </w:tcPr>
          <w:p w14:paraId="1956FC33" w14:textId="4E0560B0" w:rsidR="00831EBD" w:rsidRPr="00292E37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The well </w:t>
            </w:r>
            <w:r w:rsidR="00E87C84"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bore split </w:t>
            </w:r>
            <w:r w:rsidRPr="00292E37">
              <w:rPr>
                <w:rFonts w:cs="Arial"/>
                <w:color w:val="000000" w:themeColor="text1"/>
                <w:sz w:val="20"/>
                <w:szCs w:val="20"/>
              </w:rPr>
              <w:t xml:space="preserve">is saved and available for data entry. </w:t>
            </w:r>
          </w:p>
        </w:tc>
        <w:tc>
          <w:tcPr>
            <w:tcW w:w="1538" w:type="pct"/>
            <w:tcPrChange w:id="247" w:author="Batra Yogesh (EXT)" w:date="2018-04-13T13:01:00Z">
              <w:tcPr>
                <w:tcW w:w="2880" w:type="dxa"/>
              </w:tcPr>
            </w:tcPrChange>
          </w:tcPr>
          <w:p w14:paraId="3915F277" w14:textId="6ABFF060" w:rsidR="00831EBD" w:rsidRPr="00292E37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292E37" w14:paraId="30ECEF77" w14:textId="77777777" w:rsidTr="006F6A31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48" w:author="Batra Yogesh (EXT)" w:date="2018-04-13T13:01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292E37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49" w:author="Batra Yogesh (EXT)" w:date="2018-04-13T13:01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292E37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292E37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50" w:author="Batra Yogesh (EXT)" w:date="2018-04-13T13:01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292E37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51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292E37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6F6A31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6F6A31" w:rsidRDefault="004D61A0" w:rsidP="005D1403">
      <w:pPr>
        <w:pStyle w:val="Heading1"/>
      </w:pPr>
      <w:bookmarkStart w:id="252" w:name="_Toc502244409"/>
      <w:r w:rsidRPr="006F6A31">
        <w:t>Alternative</w:t>
      </w:r>
      <w:bookmarkEnd w:id="185"/>
      <w:r w:rsidR="00BF2F96" w:rsidRPr="006F6A31">
        <w:t>s</w:t>
      </w:r>
      <w:bookmarkEnd w:id="252"/>
      <w:r w:rsidR="00023077" w:rsidRPr="006F6A31">
        <w:t xml:space="preserve"> </w:t>
      </w:r>
    </w:p>
    <w:p w14:paraId="0BAA3800" w14:textId="2F2D3FD0" w:rsidR="0006165A" w:rsidRPr="006F6A31" w:rsidRDefault="004D61A0" w:rsidP="00447470">
      <w:pPr>
        <w:pStyle w:val="Heading2"/>
      </w:pPr>
      <w:bookmarkStart w:id="253" w:name="_Toc55750750"/>
      <w:bookmarkStart w:id="254" w:name="_Toc55748915"/>
      <w:bookmarkStart w:id="255" w:name="_Toc240857193"/>
      <w:bookmarkStart w:id="256" w:name="_Toc502244410"/>
      <w:r w:rsidRPr="006F6A31">
        <w:t xml:space="preserve">Alternate </w:t>
      </w:r>
      <w:r w:rsidR="00447470" w:rsidRPr="006F6A31">
        <w:t>Flow</w:t>
      </w:r>
      <w:r w:rsidRPr="006F6A31">
        <w:t xml:space="preserve"> A1:</w:t>
      </w:r>
      <w:bookmarkEnd w:id="253"/>
      <w:r w:rsidRPr="006F6A31">
        <w:t xml:space="preserve"> </w:t>
      </w:r>
      <w:bookmarkEnd w:id="254"/>
      <w:bookmarkEnd w:id="255"/>
      <w:r w:rsidR="00013C65" w:rsidRPr="006F6A31">
        <w:t>N/A</w:t>
      </w:r>
      <w:bookmarkEnd w:id="256"/>
    </w:p>
    <w:p w14:paraId="0BAA3827" w14:textId="77777777" w:rsidR="00543D6E" w:rsidRPr="006F6A31" w:rsidRDefault="00543D6E" w:rsidP="00A902A5">
      <w:pPr>
        <w:rPr>
          <w:rFonts w:cs="Arial"/>
        </w:rPr>
      </w:pPr>
    </w:p>
    <w:p w14:paraId="0BAA3828" w14:textId="77777777" w:rsidR="003D41D8" w:rsidRPr="006F6A31" w:rsidRDefault="001516B9" w:rsidP="003D41D8">
      <w:pPr>
        <w:pStyle w:val="Heading1"/>
      </w:pPr>
      <w:bookmarkStart w:id="257" w:name="_Toc502244411"/>
      <w:r w:rsidRPr="006F6A31">
        <w:t>Exception</w:t>
      </w:r>
      <w:r w:rsidR="00BF2F96" w:rsidRPr="006F6A31">
        <w:t>s</w:t>
      </w:r>
      <w:bookmarkEnd w:id="257"/>
    </w:p>
    <w:p w14:paraId="0BAA3829" w14:textId="2906BD66" w:rsidR="001516B9" w:rsidRPr="006F6A31" w:rsidRDefault="00E71304" w:rsidP="00447470">
      <w:pPr>
        <w:pStyle w:val="Heading2"/>
      </w:pPr>
      <w:bookmarkStart w:id="258" w:name="_Toc502244412"/>
      <w:r w:rsidRPr="006F6A31">
        <w:t>List of Common Issues/Errors</w:t>
      </w:r>
      <w:bookmarkEnd w:id="258"/>
    </w:p>
    <w:p w14:paraId="0BAA382A" w14:textId="77777777" w:rsidR="001516B9" w:rsidRPr="006F6A31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59" w:author="Batra Yogesh (EXT)" w:date="2018-04-13T13:01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260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6F6A31" w14:paraId="0BAA382F" w14:textId="77777777" w:rsidTr="006F6A31">
        <w:trPr>
          <w:cantSplit/>
          <w:tblHeader/>
          <w:trPrChange w:id="261" w:author="Batra Yogesh (EXT)" w:date="2018-04-13T13:01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262" w:author="Batra Yogesh (EXT)" w:date="2018-04-13T13:01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6F6A31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263" w:author="Batra Yogesh (EXT)" w:date="2018-04-13T13:01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6F6A31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6A31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264" w:author="Batra Yogesh (EXT)" w:date="2018-04-13T13:01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6F6A31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6F6A31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265" w:author="Batra Yogesh (EXT)" w:date="2018-04-13T13:01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6F6A31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6F6A31" w14:paraId="0BAA3834" w14:textId="77777777" w:rsidTr="006F6A31">
        <w:trPr>
          <w:cantSplit/>
          <w:trPrChange w:id="266" w:author="Batra Yogesh (EXT)" w:date="2018-04-13T13:01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67" w:author="Batra Yogesh (EXT)" w:date="2018-04-13T13:01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6F6A31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68" w:author="Batra Yogesh (EXT)" w:date="2018-04-13T13:01:00Z">
              <w:tcPr>
                <w:tcW w:w="2790" w:type="dxa"/>
              </w:tcPr>
            </w:tcPrChange>
          </w:tcPr>
          <w:p w14:paraId="0BAA3831" w14:textId="77777777" w:rsidR="001516B9" w:rsidRPr="006F6A31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69" w:author="Batra Yogesh (EXT)" w:date="2018-04-13T13:01:00Z">
              <w:tcPr>
                <w:tcW w:w="3330" w:type="dxa"/>
              </w:tcPr>
            </w:tcPrChange>
          </w:tcPr>
          <w:p w14:paraId="0BAA3832" w14:textId="77777777" w:rsidR="001516B9" w:rsidRPr="006F6A31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0" w:author="Batra Yogesh (EXT)" w:date="2018-04-13T13:01:00Z">
              <w:tcPr>
                <w:tcW w:w="1170" w:type="dxa"/>
              </w:tcPr>
            </w:tcPrChange>
          </w:tcPr>
          <w:p w14:paraId="0BAA3833" w14:textId="77777777" w:rsidR="001516B9" w:rsidRPr="006F6A31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6F6A31" w14:paraId="0BAA3839" w14:textId="77777777" w:rsidTr="006F6A31">
        <w:trPr>
          <w:cantSplit/>
          <w:trHeight w:val="341"/>
          <w:trPrChange w:id="271" w:author="Batra Yogesh (EXT)" w:date="2018-04-13T13:01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2" w:author="Batra Yogesh (EXT)" w:date="2018-04-13T13:01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6F6A31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3" w:author="Batra Yogesh (EXT)" w:date="2018-04-13T13:01:00Z">
              <w:tcPr>
                <w:tcW w:w="2790" w:type="dxa"/>
              </w:tcPr>
            </w:tcPrChange>
          </w:tcPr>
          <w:p w14:paraId="0BAA3836" w14:textId="77777777" w:rsidR="000A438C" w:rsidRPr="006F6A31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4" w:author="Batra Yogesh (EXT)" w:date="2018-04-13T13:01:00Z">
              <w:tcPr>
                <w:tcW w:w="3330" w:type="dxa"/>
              </w:tcPr>
            </w:tcPrChange>
          </w:tcPr>
          <w:p w14:paraId="0BAA3837" w14:textId="77777777" w:rsidR="000A438C" w:rsidRPr="006F6A3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5" w:author="Batra Yogesh (EXT)" w:date="2018-04-13T13:01:00Z">
              <w:tcPr>
                <w:tcW w:w="1170" w:type="dxa"/>
              </w:tcPr>
            </w:tcPrChange>
          </w:tcPr>
          <w:p w14:paraId="0BAA3838" w14:textId="77777777" w:rsidR="000A438C" w:rsidRPr="006F6A3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6F6A31" w14:paraId="0BAA383E" w14:textId="77777777" w:rsidTr="006F6A31">
        <w:trPr>
          <w:cantSplit/>
          <w:trHeight w:val="341"/>
          <w:trPrChange w:id="276" w:author="Batra Yogesh (EXT)" w:date="2018-04-13T13:01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7" w:author="Batra Yogesh (EXT)" w:date="2018-04-13T13:01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6F6A31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8" w:author="Batra Yogesh (EXT)" w:date="2018-04-13T13:01:00Z">
              <w:tcPr>
                <w:tcW w:w="2790" w:type="dxa"/>
              </w:tcPr>
            </w:tcPrChange>
          </w:tcPr>
          <w:p w14:paraId="0BAA383B" w14:textId="77777777" w:rsidR="000A438C" w:rsidRPr="006F6A31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9" w:author="Batra Yogesh (EXT)" w:date="2018-04-13T13:01:00Z">
              <w:tcPr>
                <w:tcW w:w="3330" w:type="dxa"/>
              </w:tcPr>
            </w:tcPrChange>
          </w:tcPr>
          <w:p w14:paraId="0BAA383C" w14:textId="77777777" w:rsidR="000A438C" w:rsidRPr="006F6A3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80" w:author="Batra Yogesh (EXT)" w:date="2018-04-13T13:01:00Z">
              <w:tcPr>
                <w:tcW w:w="1170" w:type="dxa"/>
              </w:tcPr>
            </w:tcPrChange>
          </w:tcPr>
          <w:p w14:paraId="0BAA383D" w14:textId="77777777" w:rsidR="000A438C" w:rsidRPr="006F6A31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6F6A31" w:rsidRDefault="00E77205" w:rsidP="00BF2F96">
      <w:pPr>
        <w:rPr>
          <w:rFonts w:cs="Arial"/>
          <w:i/>
        </w:rPr>
      </w:pPr>
    </w:p>
    <w:sectPr w:rsidR="00E77205" w:rsidRPr="006F6A31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77666" w14:textId="77777777" w:rsidR="001637C7" w:rsidRDefault="001637C7">
      <w:r>
        <w:separator/>
      </w:r>
    </w:p>
  </w:endnote>
  <w:endnote w:type="continuationSeparator" w:id="0">
    <w:p w14:paraId="0E0C91AF" w14:textId="77777777" w:rsidR="001637C7" w:rsidRDefault="0016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00E4E" w14:textId="77777777" w:rsidR="00AB33CF" w:rsidRDefault="00AB33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3CC130E9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063A24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864CA" w14:textId="77777777" w:rsidR="00AB33CF" w:rsidRDefault="00AB33C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996B2" w14:textId="77777777" w:rsidR="001637C7" w:rsidRDefault="001637C7">
      <w:r>
        <w:separator/>
      </w:r>
    </w:p>
  </w:footnote>
  <w:footnote w:type="continuationSeparator" w:id="0">
    <w:p w14:paraId="5A2485BB" w14:textId="77777777" w:rsidR="001637C7" w:rsidRDefault="0016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01112" w14:textId="77777777" w:rsidR="00AB33CF" w:rsidRDefault="00AB33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42B05" w14:textId="4EAA25CE" w:rsidR="00CB76DE" w:rsidRPr="00D730E7" w:rsidRDefault="00053737" w:rsidP="00CB76DE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D730E7">
      <w:rPr>
        <w:b/>
        <w:color w:val="3399FF"/>
      </w:rPr>
      <w:t>U</w:t>
    </w:r>
    <w:r>
      <w:rPr>
        <w:b/>
        <w:color w:val="3399FF"/>
      </w:rPr>
      <w:t>C40</w:t>
    </w:r>
    <w:r w:rsidR="00014D25" w:rsidRPr="00D730E7">
      <w:rPr>
        <w:b/>
        <w:color w:val="3399FF"/>
      </w:rPr>
      <w:t xml:space="preserve"> </w:t>
    </w:r>
    <w:r>
      <w:rPr>
        <w:b/>
        <w:color w:val="3399FF"/>
      </w:rPr>
      <w:t>Maintain</w:t>
    </w:r>
    <w:r w:rsidR="00CB76DE">
      <w:rPr>
        <w:b/>
        <w:color w:val="3399FF"/>
      </w:rPr>
      <w:t xml:space="preserve"> Well Bore Split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02D8" w14:textId="77777777" w:rsidR="00AB33CF" w:rsidRDefault="00AB33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3C65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929"/>
    <w:rsid w:val="00052FF4"/>
    <w:rsid w:val="000536BB"/>
    <w:rsid w:val="00053737"/>
    <w:rsid w:val="00053F64"/>
    <w:rsid w:val="00056209"/>
    <w:rsid w:val="000565AA"/>
    <w:rsid w:val="0006165A"/>
    <w:rsid w:val="000617EA"/>
    <w:rsid w:val="00061D30"/>
    <w:rsid w:val="00063A24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441B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0D20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3F0"/>
    <w:rsid w:val="00161D8A"/>
    <w:rsid w:val="001626DE"/>
    <w:rsid w:val="00162B5C"/>
    <w:rsid w:val="001637C7"/>
    <w:rsid w:val="001655FA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A5F8F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2E37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1F94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6B7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D7E24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2D3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442C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C48BF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6F6A31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19CB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06C0"/>
    <w:rsid w:val="007D4CAC"/>
    <w:rsid w:val="007D5BBA"/>
    <w:rsid w:val="007D73C0"/>
    <w:rsid w:val="007D74E4"/>
    <w:rsid w:val="007E036B"/>
    <w:rsid w:val="007E0CF9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19E4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2A2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4F91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A6C3D"/>
    <w:rsid w:val="00AB19C4"/>
    <w:rsid w:val="00AB281C"/>
    <w:rsid w:val="00AB2E16"/>
    <w:rsid w:val="00AB33CF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3696"/>
    <w:rsid w:val="00B0474B"/>
    <w:rsid w:val="00B04A16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A7B20"/>
    <w:rsid w:val="00BB1506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37A0C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B76DE"/>
    <w:rsid w:val="00CC4087"/>
    <w:rsid w:val="00CC49A2"/>
    <w:rsid w:val="00CC7038"/>
    <w:rsid w:val="00CD0156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44173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0A47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0275"/>
    <w:rsid w:val="00E82144"/>
    <w:rsid w:val="00E82B4B"/>
    <w:rsid w:val="00E84673"/>
    <w:rsid w:val="00E87851"/>
    <w:rsid w:val="00E87C84"/>
    <w:rsid w:val="00E92708"/>
    <w:rsid w:val="00E95DEB"/>
    <w:rsid w:val="00E962B2"/>
    <w:rsid w:val="00EA53BB"/>
    <w:rsid w:val="00EB17E2"/>
    <w:rsid w:val="00EB3A11"/>
    <w:rsid w:val="00EB49E1"/>
    <w:rsid w:val="00EB4F9D"/>
    <w:rsid w:val="00ED22C4"/>
    <w:rsid w:val="00ED2482"/>
    <w:rsid w:val="00ED2C0A"/>
    <w:rsid w:val="00ED2DE9"/>
    <w:rsid w:val="00ED4E88"/>
    <w:rsid w:val="00ED6CD3"/>
    <w:rsid w:val="00ED6D99"/>
    <w:rsid w:val="00ED7981"/>
    <w:rsid w:val="00EE1F15"/>
    <w:rsid w:val="00EE2A9E"/>
    <w:rsid w:val="00EF12D2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8762A2"/>
    <w:pPr>
      <w:tabs>
        <w:tab w:val="left" w:pos="720"/>
        <w:tab w:val="right" w:leader="dot" w:pos="9350"/>
      </w:tabs>
      <w:ind w:left="270"/>
      <w:pPrChange w:id="0" w:author="Batra Yogesh (EXT)" w:date="2018-04-06T12:38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38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0" Type="http://schemas.openxmlformats.org/officeDocument/2006/relationships/footer" Target="footer4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03b784c7-ee61-4ee7-89a9-d87ec2bf0954" ContentTypeId="0x010100FBB1BDE89FB27C449A0E29AF421E3124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FB3DD0-8AA3-4B31-9819-E6CE687DDFB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692C975-FA71-4EB6-BEA4-D753D88D52C2}"/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CD9269EE-5245-410F-A50E-F875094DF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Well Bore Split</vt:lpstr>
    </vt:vector>
  </TitlesOfParts>
  <Company>Chevron</Company>
  <LinksUpToDate>false</LinksUpToDate>
  <CharactersWithSpaces>3308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Well Bore Split</dc:title>
  <dc:creator>Wirasak Chomphu</dc:creator>
  <cp:lastModifiedBy>Wirasak Chomphu</cp:lastModifiedBy>
  <cp:revision>12</cp:revision>
  <cp:lastPrinted>2005-03-03T19:34:00Z</cp:lastPrinted>
  <dcterms:created xsi:type="dcterms:W3CDTF">2018-03-27T10:26:00Z</dcterms:created>
  <dcterms:modified xsi:type="dcterms:W3CDTF">2020-07-02T09:19:00Z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