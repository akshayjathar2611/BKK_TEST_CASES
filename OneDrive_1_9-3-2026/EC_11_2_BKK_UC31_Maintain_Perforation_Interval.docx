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A913DB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3:03:00Z">
            <w:rPr>
              <w:rFonts w:asciiTheme="minorHAnsi" w:hAnsiTheme="minorHAnsi"/>
            </w:rPr>
          </w:rPrChange>
        </w:rPr>
      </w:pPr>
      <w:r w:rsidRPr="00A913DB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3:03:00Z">
            <w:rPr>
              <w:rFonts w:asciiTheme="minorHAnsi" w:hAnsiTheme="minorHAnsi"/>
            </w:rPr>
          </w:rPrChange>
        </w:rPr>
      </w:pPr>
    </w:p>
    <w:p w14:paraId="0BAA3730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3:03:00Z">
            <w:rPr>
              <w:rFonts w:asciiTheme="minorHAnsi" w:hAnsiTheme="minorHAnsi"/>
            </w:rPr>
          </w:rPrChange>
        </w:rPr>
      </w:pPr>
    </w:p>
    <w:p w14:paraId="0BAA3731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3:03:00Z">
            <w:rPr>
              <w:rFonts w:asciiTheme="minorHAnsi" w:hAnsiTheme="minorHAnsi"/>
            </w:rPr>
          </w:rPrChange>
        </w:rPr>
      </w:pPr>
    </w:p>
    <w:p w14:paraId="0BAA3732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3:03:00Z">
            <w:rPr>
              <w:rFonts w:asciiTheme="minorHAnsi" w:hAnsiTheme="minorHAnsi"/>
            </w:rPr>
          </w:rPrChange>
        </w:rPr>
      </w:pPr>
    </w:p>
    <w:p w14:paraId="0BAA3733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3:03:00Z">
            <w:rPr>
              <w:rFonts w:asciiTheme="minorHAnsi" w:hAnsiTheme="minorHAnsi"/>
            </w:rPr>
          </w:rPrChange>
        </w:rPr>
      </w:pPr>
    </w:p>
    <w:p w14:paraId="0BAA3734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3:03:00Z">
            <w:rPr>
              <w:rFonts w:asciiTheme="minorHAnsi" w:hAnsiTheme="minorHAnsi"/>
            </w:rPr>
          </w:rPrChange>
        </w:rPr>
      </w:pPr>
    </w:p>
    <w:p w14:paraId="0BAA3735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3:03:00Z">
            <w:rPr>
              <w:rFonts w:asciiTheme="minorHAnsi" w:hAnsiTheme="minorHAnsi"/>
            </w:rPr>
          </w:rPrChange>
        </w:rPr>
      </w:pPr>
    </w:p>
    <w:p w14:paraId="0BAA3736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3:03:00Z">
            <w:rPr>
              <w:rFonts w:asciiTheme="minorHAnsi" w:hAnsiTheme="minorHAnsi"/>
            </w:rPr>
          </w:rPrChange>
        </w:rPr>
      </w:pPr>
    </w:p>
    <w:p w14:paraId="0BAA3737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3:03:00Z">
            <w:rPr>
              <w:rFonts w:asciiTheme="minorHAnsi" w:hAnsiTheme="minorHAnsi"/>
            </w:rPr>
          </w:rPrChange>
        </w:rPr>
      </w:pPr>
    </w:p>
    <w:p w14:paraId="0BAA3738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3:03:00Z">
            <w:rPr>
              <w:rFonts w:asciiTheme="minorHAnsi" w:hAnsiTheme="minorHAnsi"/>
            </w:rPr>
          </w:rPrChange>
        </w:rPr>
      </w:pPr>
    </w:p>
    <w:p w14:paraId="0BAA3739" w14:textId="77777777" w:rsidR="004D61A0" w:rsidRPr="00A913DB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2A2D2940" w:rsidR="004D61A0" w:rsidRPr="00A913DB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A913DB">
        <w:rPr>
          <w:rFonts w:cs="Arial"/>
          <w:color w:val="3399FF"/>
          <w:sz w:val="52"/>
          <w:szCs w:val="52"/>
        </w:rPr>
        <w:t xml:space="preserve">EC Upgrade </w:t>
      </w:r>
      <w:r w:rsidR="004366E7" w:rsidRPr="00A913DB">
        <w:rPr>
          <w:rFonts w:cs="Arial"/>
          <w:color w:val="3399FF"/>
          <w:sz w:val="52"/>
          <w:szCs w:val="52"/>
        </w:rPr>
        <w:t>BKK</w:t>
      </w:r>
      <w:r w:rsidRPr="00A913DB">
        <w:rPr>
          <w:rFonts w:cs="Arial"/>
          <w:color w:val="3399FF"/>
          <w:sz w:val="52"/>
          <w:szCs w:val="52"/>
        </w:rPr>
        <w:t xml:space="preserve"> </w:t>
      </w:r>
      <w:r w:rsidR="004D61A0" w:rsidRPr="00A913DB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A913DB" w:rsidRDefault="004D61A0">
      <w:pPr>
        <w:jc w:val="center"/>
        <w:rPr>
          <w:rFonts w:cs="Arial"/>
        </w:rPr>
      </w:pPr>
    </w:p>
    <w:p w14:paraId="0BAA373C" w14:textId="77777777" w:rsidR="007C0F5B" w:rsidRPr="00A913DB" w:rsidRDefault="007C0F5B">
      <w:pPr>
        <w:jc w:val="center"/>
        <w:rPr>
          <w:rFonts w:cs="Arial"/>
        </w:rPr>
      </w:pPr>
    </w:p>
    <w:p w14:paraId="0BAA373D" w14:textId="77777777" w:rsidR="007C0F5B" w:rsidRPr="00A913DB" w:rsidRDefault="007C0F5B">
      <w:pPr>
        <w:jc w:val="center"/>
        <w:rPr>
          <w:rFonts w:cs="Arial"/>
        </w:rPr>
      </w:pPr>
    </w:p>
    <w:p w14:paraId="0BAA373E" w14:textId="77777777" w:rsidR="007C0F5B" w:rsidRPr="00A913DB" w:rsidRDefault="004D61A0">
      <w:pPr>
        <w:pStyle w:val="BodyText"/>
        <w:rPr>
          <w:rFonts w:cs="Arial"/>
          <w:color w:val="3399FF"/>
        </w:rPr>
      </w:pPr>
      <w:r w:rsidRPr="00A913DB">
        <w:rPr>
          <w:rFonts w:cs="Arial"/>
          <w:b/>
          <w:color w:val="3399FF"/>
        </w:rPr>
        <w:t>Project Name</w:t>
      </w:r>
    </w:p>
    <w:p w14:paraId="0BAA373F" w14:textId="7CBDFBCD" w:rsidR="00EF4239" w:rsidRPr="00A913DB" w:rsidRDefault="004366E7">
      <w:pPr>
        <w:pStyle w:val="BodyText"/>
        <w:rPr>
          <w:rFonts w:cs="Arial"/>
          <w:color w:val="3399FF"/>
        </w:rPr>
      </w:pPr>
      <w:r w:rsidRPr="00A913DB">
        <w:rPr>
          <w:rFonts w:cs="Arial"/>
          <w:color w:val="3399FF"/>
        </w:rPr>
        <w:t>BKK</w:t>
      </w:r>
      <w:r w:rsidR="00645ABA" w:rsidRPr="00A913DB">
        <w:rPr>
          <w:rFonts w:cs="Arial"/>
          <w:color w:val="3399FF"/>
        </w:rPr>
        <w:t xml:space="preserve"> </w:t>
      </w:r>
      <w:ins w:id="12" w:author="Batra Yogesh (EXT)" w:date="2018-04-13T16:38:00Z">
        <w:r w:rsidR="00053087">
          <w:rPr>
            <w:rFonts w:cs="Arial"/>
            <w:color w:val="3399FF"/>
          </w:rPr>
          <w:t xml:space="preserve">11.2 </w:t>
        </w:r>
      </w:ins>
      <w:r w:rsidR="00FA58CA" w:rsidRPr="00A913DB">
        <w:rPr>
          <w:rFonts w:cs="Arial"/>
          <w:color w:val="3399FF"/>
        </w:rPr>
        <w:t>Project</w:t>
      </w:r>
      <w:r w:rsidR="000A438C" w:rsidRPr="00A913DB">
        <w:rPr>
          <w:rFonts w:cs="Arial"/>
          <w:color w:val="3399FF"/>
        </w:rPr>
        <w:t xml:space="preserve"> </w:t>
      </w:r>
      <w:r w:rsidR="002A6A74" w:rsidRPr="00A913DB">
        <w:rPr>
          <w:rFonts w:cs="Arial"/>
          <w:color w:val="3399FF"/>
        </w:rPr>
        <w:t>Energy Components</w:t>
      </w:r>
    </w:p>
    <w:p w14:paraId="0BAA3740" w14:textId="77777777" w:rsidR="004D61A0" w:rsidRPr="00A913DB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A913DB" w:rsidRDefault="004D61A0">
      <w:pPr>
        <w:jc w:val="center"/>
        <w:rPr>
          <w:rFonts w:cs="Arial"/>
          <w:color w:val="3399FF"/>
        </w:rPr>
      </w:pPr>
      <w:r w:rsidRPr="00A913DB">
        <w:rPr>
          <w:rFonts w:cs="Arial"/>
          <w:b/>
          <w:color w:val="3399FF"/>
        </w:rPr>
        <w:t>Use-Case Name</w:t>
      </w:r>
    </w:p>
    <w:p w14:paraId="0BAA3742" w14:textId="4CEA1736" w:rsidR="004D61A0" w:rsidRPr="00A913DB" w:rsidRDefault="004366E7">
      <w:pPr>
        <w:jc w:val="center"/>
        <w:rPr>
          <w:rFonts w:cs="Arial"/>
          <w:color w:val="3399FF"/>
        </w:rPr>
      </w:pPr>
      <w:r w:rsidRPr="00A913DB">
        <w:rPr>
          <w:rFonts w:cs="Arial"/>
          <w:color w:val="3399FF"/>
        </w:rPr>
        <w:t>BKK_UC</w:t>
      </w:r>
      <w:del w:id="13" w:author="Shah Ashay" w:date="2018-04-16T17:10:00Z">
        <w:r w:rsidRPr="00A913DB" w:rsidDel="007870B7">
          <w:rPr>
            <w:rFonts w:cs="Arial"/>
            <w:color w:val="3399FF"/>
          </w:rPr>
          <w:delText xml:space="preserve">26 </w:delText>
        </w:r>
      </w:del>
      <w:r w:rsidRPr="00A913DB">
        <w:rPr>
          <w:rFonts w:cs="Arial"/>
          <w:color w:val="3399FF"/>
        </w:rPr>
        <w:t xml:space="preserve">43 </w:t>
      </w:r>
      <w:r w:rsidR="000D33FC" w:rsidRPr="00A913DB">
        <w:rPr>
          <w:rFonts w:cs="Arial"/>
          <w:color w:val="3399FF"/>
        </w:rPr>
        <w:t xml:space="preserve">– </w:t>
      </w:r>
      <w:r w:rsidRPr="00A913DB">
        <w:rPr>
          <w:rFonts w:cs="Arial"/>
          <w:color w:val="3399FF"/>
        </w:rPr>
        <w:t xml:space="preserve">Maintain </w:t>
      </w:r>
      <w:r w:rsidR="00547F3D" w:rsidRPr="00A913DB">
        <w:rPr>
          <w:rFonts w:cs="Arial"/>
          <w:color w:val="3399FF"/>
        </w:rPr>
        <w:t>Perforation Interval</w:t>
      </w:r>
      <w:r w:rsidR="004D61A0" w:rsidRPr="00A913DB">
        <w:rPr>
          <w:rFonts w:cs="Arial"/>
          <w:color w:val="3399FF"/>
        </w:rPr>
        <w:br/>
      </w:r>
    </w:p>
    <w:p w14:paraId="0BAA3743" w14:textId="77777777" w:rsidR="007C0F5B" w:rsidRPr="00A913DB" w:rsidRDefault="004D61A0" w:rsidP="00B107D1">
      <w:pPr>
        <w:jc w:val="center"/>
        <w:rPr>
          <w:rFonts w:cs="Arial"/>
          <w:color w:val="3399FF"/>
        </w:rPr>
      </w:pPr>
      <w:r w:rsidRPr="00A913DB">
        <w:rPr>
          <w:rFonts w:cs="Arial"/>
          <w:b/>
          <w:color w:val="3399FF"/>
        </w:rPr>
        <w:t>Origination Date</w:t>
      </w:r>
    </w:p>
    <w:p w14:paraId="0BAA3744" w14:textId="23526F29" w:rsidR="004D61A0" w:rsidRPr="00A913DB" w:rsidRDefault="0018739D" w:rsidP="00B107D1">
      <w:pPr>
        <w:jc w:val="center"/>
        <w:rPr>
          <w:rFonts w:cs="Arial"/>
          <w:color w:val="3399FF"/>
        </w:rPr>
      </w:pPr>
      <w:r w:rsidRPr="00A913DB">
        <w:rPr>
          <w:rFonts w:cs="Arial"/>
          <w:color w:val="3399FF"/>
        </w:rPr>
        <w:t>28</w:t>
      </w:r>
      <w:r w:rsidR="0047772D" w:rsidRPr="00A913DB">
        <w:rPr>
          <w:rFonts w:cs="Arial"/>
          <w:color w:val="3399FF"/>
        </w:rPr>
        <w:t>-</w:t>
      </w:r>
      <w:r w:rsidR="004366E7" w:rsidRPr="00A913DB">
        <w:rPr>
          <w:rFonts w:cs="Arial"/>
          <w:color w:val="3399FF"/>
        </w:rPr>
        <w:t>Dec</w:t>
      </w:r>
      <w:r w:rsidR="00A8498C" w:rsidRPr="00A913DB">
        <w:rPr>
          <w:rFonts w:cs="Arial"/>
          <w:color w:val="3399FF"/>
        </w:rPr>
        <w:t>-</w:t>
      </w:r>
      <w:r w:rsidR="0047772D" w:rsidRPr="00A913DB">
        <w:rPr>
          <w:rFonts w:cs="Arial"/>
          <w:color w:val="3399FF"/>
        </w:rPr>
        <w:t>2017</w:t>
      </w:r>
    </w:p>
    <w:p w14:paraId="0BAA3745" w14:textId="77777777" w:rsidR="004D61A0" w:rsidRPr="00A913DB" w:rsidRDefault="004D61A0">
      <w:pPr>
        <w:rPr>
          <w:rFonts w:cs="Arial"/>
        </w:rPr>
      </w:pPr>
    </w:p>
    <w:p w14:paraId="0BAA3746" w14:textId="77777777" w:rsidR="004D61A0" w:rsidRPr="00A913DB" w:rsidRDefault="004D61A0">
      <w:pPr>
        <w:rPr>
          <w:rFonts w:cs="Arial"/>
        </w:rPr>
      </w:pPr>
    </w:p>
    <w:p w14:paraId="0BAA3747" w14:textId="77777777" w:rsidR="004D61A0" w:rsidRPr="00A913DB" w:rsidRDefault="004D61A0">
      <w:pPr>
        <w:rPr>
          <w:rFonts w:cs="Arial"/>
        </w:rPr>
      </w:pPr>
    </w:p>
    <w:p w14:paraId="0BAA3748" w14:textId="77777777" w:rsidR="004D61A0" w:rsidRPr="00A913DB" w:rsidRDefault="004D61A0">
      <w:pPr>
        <w:rPr>
          <w:rFonts w:cs="Arial"/>
        </w:rPr>
      </w:pPr>
    </w:p>
    <w:p w14:paraId="0BAA3749" w14:textId="77777777" w:rsidR="004D61A0" w:rsidRPr="00A913DB" w:rsidRDefault="004D61A0">
      <w:pPr>
        <w:rPr>
          <w:rFonts w:cs="Arial"/>
        </w:rPr>
      </w:pPr>
    </w:p>
    <w:p w14:paraId="0BAA374A" w14:textId="77777777" w:rsidR="004D61A0" w:rsidRPr="00A913DB" w:rsidRDefault="004D61A0">
      <w:pPr>
        <w:rPr>
          <w:rFonts w:cs="Arial"/>
        </w:rPr>
      </w:pPr>
    </w:p>
    <w:p w14:paraId="0BAA374B" w14:textId="77777777" w:rsidR="004D61A0" w:rsidRPr="00A913DB" w:rsidRDefault="004D61A0">
      <w:pPr>
        <w:rPr>
          <w:rFonts w:cs="Arial"/>
        </w:rPr>
      </w:pPr>
    </w:p>
    <w:p w14:paraId="0BAA374C" w14:textId="77777777" w:rsidR="004D61A0" w:rsidRPr="00A913DB" w:rsidRDefault="004D61A0">
      <w:pPr>
        <w:rPr>
          <w:rFonts w:cs="Arial"/>
        </w:rPr>
      </w:pPr>
    </w:p>
    <w:p w14:paraId="0BAA374D" w14:textId="77777777" w:rsidR="004D61A0" w:rsidRPr="00A913DB" w:rsidRDefault="004D61A0">
      <w:pPr>
        <w:rPr>
          <w:rFonts w:cs="Arial"/>
        </w:rPr>
      </w:pPr>
    </w:p>
    <w:p w14:paraId="0BAA374E" w14:textId="77777777" w:rsidR="004D61A0" w:rsidRPr="00A913DB" w:rsidRDefault="004D61A0">
      <w:pPr>
        <w:rPr>
          <w:rFonts w:cs="Arial"/>
        </w:rPr>
      </w:pPr>
    </w:p>
    <w:p w14:paraId="0BAA374F" w14:textId="6CFFAA3C" w:rsidR="007C0F5B" w:rsidRPr="00A913DB" w:rsidRDefault="007C0F5B">
      <w:pPr>
        <w:rPr>
          <w:rFonts w:cs="Arial"/>
        </w:rPr>
      </w:pPr>
    </w:p>
    <w:p w14:paraId="2732B955" w14:textId="66A6EA67" w:rsidR="004842BE" w:rsidRPr="00A913DB" w:rsidRDefault="004842BE">
      <w:pPr>
        <w:rPr>
          <w:rFonts w:cs="Arial"/>
        </w:rPr>
      </w:pPr>
    </w:p>
    <w:p w14:paraId="2C7B6E53" w14:textId="55393660" w:rsidR="004842BE" w:rsidRPr="00A913DB" w:rsidRDefault="004842BE">
      <w:pPr>
        <w:rPr>
          <w:rFonts w:cs="Arial"/>
        </w:rPr>
      </w:pPr>
    </w:p>
    <w:p w14:paraId="0EE7EE46" w14:textId="40C93B12" w:rsidR="004842BE" w:rsidRPr="00A913DB" w:rsidRDefault="004842BE">
      <w:pPr>
        <w:rPr>
          <w:rFonts w:cs="Arial"/>
        </w:rPr>
      </w:pPr>
    </w:p>
    <w:p w14:paraId="02EBE86D" w14:textId="64E3ACC9" w:rsidR="004842BE" w:rsidRPr="00A913DB" w:rsidRDefault="004842BE">
      <w:pPr>
        <w:rPr>
          <w:rFonts w:cs="Arial"/>
        </w:rPr>
      </w:pPr>
    </w:p>
    <w:p w14:paraId="0D687F34" w14:textId="758FE069" w:rsidR="004842BE" w:rsidRPr="00A913DB" w:rsidRDefault="004842BE">
      <w:pPr>
        <w:rPr>
          <w:rFonts w:cs="Arial"/>
        </w:rPr>
      </w:pPr>
    </w:p>
    <w:p w14:paraId="2BA113BB" w14:textId="18611C93" w:rsidR="004842BE" w:rsidRPr="00A913DB" w:rsidRDefault="004842BE">
      <w:pPr>
        <w:rPr>
          <w:rFonts w:cs="Arial"/>
        </w:rPr>
      </w:pPr>
    </w:p>
    <w:p w14:paraId="6091F7BC" w14:textId="72ACAE4F" w:rsidR="004842BE" w:rsidRPr="00A913DB" w:rsidRDefault="004842BE">
      <w:pPr>
        <w:rPr>
          <w:rFonts w:cs="Arial"/>
        </w:rPr>
      </w:pPr>
    </w:p>
    <w:p w14:paraId="65A7F094" w14:textId="4CCD3BDB" w:rsidR="004842BE" w:rsidRPr="00A913DB" w:rsidRDefault="004842BE">
      <w:pPr>
        <w:rPr>
          <w:rFonts w:cs="Arial"/>
        </w:rPr>
      </w:pPr>
    </w:p>
    <w:p w14:paraId="787E0E68" w14:textId="1B24DE55" w:rsidR="004842BE" w:rsidRPr="00A913DB" w:rsidRDefault="004842BE">
      <w:pPr>
        <w:rPr>
          <w:rFonts w:cs="Arial"/>
        </w:rPr>
      </w:pPr>
    </w:p>
    <w:p w14:paraId="70722A6F" w14:textId="38EB9068" w:rsidR="004842BE" w:rsidRPr="00A913DB" w:rsidRDefault="004842BE">
      <w:pPr>
        <w:rPr>
          <w:rFonts w:cs="Arial"/>
        </w:rPr>
      </w:pPr>
    </w:p>
    <w:p w14:paraId="400FC35E" w14:textId="25C90E82" w:rsidR="004842BE" w:rsidRPr="00A913DB" w:rsidRDefault="004842BE">
      <w:pPr>
        <w:rPr>
          <w:rFonts w:cs="Arial"/>
        </w:rPr>
      </w:pPr>
    </w:p>
    <w:p w14:paraId="2D3E5E7B" w14:textId="77777777" w:rsidR="004842BE" w:rsidRPr="00A913DB" w:rsidRDefault="004842BE">
      <w:pPr>
        <w:rPr>
          <w:rFonts w:cs="Arial"/>
        </w:rPr>
      </w:pPr>
    </w:p>
    <w:p w14:paraId="0BAA3750" w14:textId="0CB056BC" w:rsidR="004D61A0" w:rsidRPr="00A913DB" w:rsidDel="007870B7" w:rsidRDefault="004D61A0" w:rsidP="00447470">
      <w:pPr>
        <w:rPr>
          <w:moveFrom w:id="14" w:author="Shah Ashay" w:date="2018-04-16T17:10:00Z"/>
          <w:rFonts w:cs="Arial"/>
        </w:rPr>
      </w:pPr>
      <w:moveFromRangeStart w:id="15" w:author="Shah Ashay" w:date="2018-04-16T17:10:00Z" w:name="move511661970"/>
      <w:moveFrom w:id="16" w:author="Shah Ashay" w:date="2018-04-16T17:10:00Z">
        <w:r w:rsidRPr="00A913DB" w:rsidDel="007870B7">
          <w:rPr>
            <w:rFonts w:cs="Arial"/>
          </w:rPr>
          <w:t>Revision History</w:t>
        </w:r>
      </w:moveFrom>
    </w:p>
    <w:moveFromRangeEnd w:id="15"/>
    <w:p w14:paraId="521D88F0" w14:textId="77777777" w:rsidR="007870B7" w:rsidRPr="00A913DB" w:rsidRDefault="007870B7" w:rsidP="007870B7">
      <w:pPr>
        <w:rPr>
          <w:moveTo w:id="17" w:author="Shah Ashay" w:date="2018-04-16T17:10:00Z"/>
          <w:rFonts w:cs="Arial"/>
        </w:rPr>
      </w:pPr>
      <w:moveToRangeStart w:id="18" w:author="Shah Ashay" w:date="2018-04-16T17:10:00Z" w:name="move511661970"/>
      <w:moveTo w:id="19" w:author="Shah Ashay" w:date="2018-04-16T17:10:00Z">
        <w:r w:rsidRPr="00A913DB">
          <w:rPr>
            <w:rFonts w:cs="Arial"/>
          </w:rPr>
          <w:t>Revision History</w:t>
        </w:r>
      </w:moveTo>
    </w:p>
    <w:moveToRangeEnd w:id="18"/>
    <w:p w14:paraId="0BAA3751" w14:textId="77777777" w:rsidR="004D61A0" w:rsidRPr="00A913DB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20" w:author="Shah Ashay" w:date="2018-04-16T17:10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21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A913DB" w14:paraId="0BAA3756" w14:textId="5ED8BD66" w:rsidTr="007870B7">
        <w:trPr>
          <w:cantSplit/>
          <w:tblHeader/>
          <w:trPrChange w:id="22" w:author="Shah Ashay" w:date="2018-04-16T17:10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23" w:author="Shah Ashay" w:date="2018-04-16T17:10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A913D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913DB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4" w:author="Shah Ashay" w:date="2018-04-16T17:10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A913D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913DB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5" w:author="Shah Ashay" w:date="2018-04-16T17:10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A913D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913DB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6" w:author="Shah Ashay" w:date="2018-04-16T17:10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A913D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913DB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A913D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913DB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7" w:author="Shah Ashay" w:date="2018-04-16T17:10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A913D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913DB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A913D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913DB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8" w:author="Shah Ashay" w:date="2018-04-16T17:10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A913DB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913DB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A913DB" w14:paraId="0BAA375B" w14:textId="2375FBD8" w:rsidTr="007870B7">
        <w:trPr>
          <w:cantSplit/>
          <w:trPrChange w:id="29" w:author="Shah Ashay" w:date="2018-04-16T17:10:00Z">
            <w:trPr>
              <w:cantSplit/>
            </w:trPr>
          </w:trPrChange>
        </w:trPr>
        <w:tc>
          <w:tcPr>
            <w:tcW w:w="611" w:type="pct"/>
            <w:tcPrChange w:id="30" w:author="Shah Ashay" w:date="2018-04-16T17:10:00Z">
              <w:tcPr>
                <w:tcW w:w="1165" w:type="dxa"/>
                <w:gridSpan w:val="2"/>
              </w:tcPr>
            </w:tcPrChange>
          </w:tcPr>
          <w:p w14:paraId="0BAA3757" w14:textId="2FF9D20C" w:rsidR="005F74A6" w:rsidRPr="00A913DB" w:rsidRDefault="005F74A6" w:rsidP="005F74A6">
            <w:pPr>
              <w:jc w:val="center"/>
              <w:rPr>
                <w:rFonts w:cs="Arial"/>
                <w:sz w:val="20"/>
              </w:rPr>
            </w:pPr>
            <w:r w:rsidRPr="00A913DB">
              <w:rPr>
                <w:rFonts w:cs="Arial"/>
                <w:sz w:val="20"/>
              </w:rPr>
              <w:t>1</w:t>
            </w:r>
            <w:r w:rsidR="004842BE" w:rsidRPr="00A913DB">
              <w:rPr>
                <w:rFonts w:cs="Arial"/>
                <w:sz w:val="20"/>
              </w:rPr>
              <w:t>.0</w:t>
            </w:r>
          </w:p>
        </w:tc>
        <w:tc>
          <w:tcPr>
            <w:tcW w:w="897" w:type="pct"/>
            <w:tcPrChange w:id="31" w:author="Shah Ashay" w:date="2018-04-16T17:10:00Z">
              <w:tcPr>
                <w:tcW w:w="1710" w:type="dxa"/>
                <w:gridSpan w:val="2"/>
              </w:tcPr>
            </w:tcPrChange>
          </w:tcPr>
          <w:p w14:paraId="0BAA3758" w14:textId="197433BF" w:rsidR="005F74A6" w:rsidRPr="00A913DB" w:rsidRDefault="004366E7">
            <w:pPr>
              <w:jc w:val="center"/>
              <w:rPr>
                <w:rFonts w:cs="Arial"/>
                <w:sz w:val="20"/>
              </w:rPr>
            </w:pPr>
            <w:r w:rsidRPr="00A913DB">
              <w:rPr>
                <w:rFonts w:cs="Arial"/>
                <w:sz w:val="20"/>
              </w:rPr>
              <w:t>28</w:t>
            </w:r>
            <w:r w:rsidR="004842BE" w:rsidRPr="00A913DB">
              <w:rPr>
                <w:rFonts w:cs="Arial"/>
                <w:sz w:val="20"/>
              </w:rPr>
              <w:t>-</w:t>
            </w:r>
            <w:r w:rsidRPr="00A913DB">
              <w:rPr>
                <w:rFonts w:cs="Arial"/>
                <w:sz w:val="20"/>
              </w:rPr>
              <w:t>Dec</w:t>
            </w:r>
            <w:r w:rsidR="005F74A6" w:rsidRPr="00A913DB">
              <w:rPr>
                <w:rFonts w:cs="Arial"/>
                <w:sz w:val="20"/>
              </w:rPr>
              <w:t>-</w:t>
            </w:r>
            <w:r w:rsidR="004842BE" w:rsidRPr="00A913DB">
              <w:rPr>
                <w:rFonts w:cs="Arial"/>
                <w:sz w:val="20"/>
              </w:rPr>
              <w:t>2017</w:t>
            </w:r>
          </w:p>
        </w:tc>
        <w:tc>
          <w:tcPr>
            <w:tcW w:w="1557" w:type="pct"/>
            <w:tcPrChange w:id="32" w:author="Shah Ashay" w:date="2018-04-16T17:10:00Z">
              <w:tcPr>
                <w:tcW w:w="2970" w:type="dxa"/>
                <w:gridSpan w:val="2"/>
              </w:tcPr>
            </w:tcPrChange>
          </w:tcPr>
          <w:p w14:paraId="0BAA3759" w14:textId="46B56CEA" w:rsidR="005F74A6" w:rsidRPr="00A913DB" w:rsidRDefault="004842BE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A913DB">
              <w:rPr>
                <w:rFonts w:cs="Arial"/>
                <w:sz w:val="20"/>
              </w:rPr>
              <w:t>Draft of Use Case “</w:t>
            </w:r>
            <w:r w:rsidR="004366E7" w:rsidRPr="00A913DB">
              <w:rPr>
                <w:rFonts w:cs="Arial"/>
                <w:sz w:val="20"/>
              </w:rPr>
              <w:t xml:space="preserve">Maintain </w:t>
            </w:r>
            <w:r w:rsidR="00547F3D" w:rsidRPr="00A913DB">
              <w:rPr>
                <w:rFonts w:cs="Arial"/>
                <w:sz w:val="20"/>
              </w:rPr>
              <w:t>Perforation Interval</w:t>
            </w:r>
            <w:r w:rsidR="00734522" w:rsidRPr="00A913DB">
              <w:rPr>
                <w:rFonts w:cs="Arial"/>
                <w:sz w:val="20"/>
              </w:rPr>
              <w:t>”</w:t>
            </w:r>
          </w:p>
        </w:tc>
        <w:tc>
          <w:tcPr>
            <w:tcW w:w="614" w:type="pct"/>
            <w:tcPrChange w:id="33" w:author="Shah Ashay" w:date="2018-04-16T17:10:00Z">
              <w:tcPr>
                <w:tcW w:w="1170" w:type="dxa"/>
                <w:gridSpan w:val="2"/>
              </w:tcPr>
            </w:tcPrChange>
          </w:tcPr>
          <w:p w14:paraId="0BAA375A" w14:textId="4C1EB7A9" w:rsidR="005F74A6" w:rsidRPr="00A913DB" w:rsidRDefault="004366E7">
            <w:pPr>
              <w:jc w:val="center"/>
              <w:rPr>
                <w:rFonts w:cs="Arial"/>
                <w:sz w:val="20"/>
              </w:rPr>
            </w:pPr>
            <w:r w:rsidRPr="00A913DB">
              <w:rPr>
                <w:rFonts w:cs="Arial"/>
                <w:sz w:val="20"/>
              </w:rPr>
              <w:t>Wirasak C.</w:t>
            </w:r>
          </w:p>
        </w:tc>
        <w:tc>
          <w:tcPr>
            <w:tcW w:w="614" w:type="pct"/>
            <w:tcPrChange w:id="34" w:author="Shah Ashay" w:date="2018-04-16T17:10:00Z">
              <w:tcPr>
                <w:tcW w:w="1170" w:type="dxa"/>
                <w:gridSpan w:val="2"/>
              </w:tcPr>
            </w:tcPrChange>
          </w:tcPr>
          <w:p w14:paraId="29DF2C40" w14:textId="77777777" w:rsidR="005F74A6" w:rsidRPr="00A913DB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5" w:author="Shah Ashay" w:date="2018-04-16T17:10:00Z">
              <w:tcPr>
                <w:tcW w:w="1350" w:type="dxa"/>
                <w:gridSpan w:val="2"/>
              </w:tcPr>
            </w:tcPrChange>
          </w:tcPr>
          <w:p w14:paraId="6A1BC662" w14:textId="1DDFB2E8" w:rsidR="005F74A6" w:rsidRPr="00A913DB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A913DB" w14:paraId="0BAA3760" w14:textId="645D3AAF" w:rsidTr="007870B7">
        <w:trPr>
          <w:cantSplit/>
          <w:trPrChange w:id="36" w:author="Shah Ashay" w:date="2018-04-16T17:10:00Z">
            <w:trPr>
              <w:cantSplit/>
            </w:trPr>
          </w:trPrChange>
        </w:trPr>
        <w:tc>
          <w:tcPr>
            <w:tcW w:w="611" w:type="pct"/>
            <w:tcPrChange w:id="37" w:author="Shah Ashay" w:date="2018-04-16T17:10:00Z">
              <w:tcPr>
                <w:tcW w:w="1165" w:type="dxa"/>
                <w:gridSpan w:val="2"/>
              </w:tcPr>
            </w:tcPrChange>
          </w:tcPr>
          <w:p w14:paraId="0BAA375C" w14:textId="19C3A08B" w:rsidR="005F74A6" w:rsidRPr="00A913DB" w:rsidRDefault="00D65230">
            <w:pPr>
              <w:jc w:val="center"/>
              <w:rPr>
                <w:rFonts w:cs="Arial"/>
                <w:sz w:val="20"/>
              </w:rPr>
            </w:pPr>
            <w:del w:id="38" w:author="Batra Yogesh (EXT)" w:date="2018-03-27T15:58:00Z">
              <w:r w:rsidRPr="00A913DB" w:rsidDel="00475F18">
                <w:rPr>
                  <w:rFonts w:cs="Arial"/>
                  <w:sz w:val="20"/>
                </w:rPr>
                <w:delText>2.0</w:delText>
              </w:r>
            </w:del>
            <w:ins w:id="39" w:author="Batra Yogesh (EXT)" w:date="2018-03-27T15:58:00Z">
              <w:r w:rsidR="00475F18" w:rsidRPr="00A913DB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  <w:tcPrChange w:id="40" w:author="Shah Ashay" w:date="2018-04-16T17:10:00Z">
              <w:tcPr>
                <w:tcW w:w="1710" w:type="dxa"/>
                <w:gridSpan w:val="2"/>
              </w:tcPr>
            </w:tcPrChange>
          </w:tcPr>
          <w:p w14:paraId="0BAA375D" w14:textId="795C1F07" w:rsidR="005F74A6" w:rsidRPr="00A913DB" w:rsidRDefault="00D65230" w:rsidP="00475F18">
            <w:pPr>
              <w:jc w:val="center"/>
              <w:rPr>
                <w:rFonts w:cs="Arial"/>
                <w:sz w:val="20"/>
              </w:rPr>
            </w:pPr>
            <w:r w:rsidRPr="00A913DB">
              <w:rPr>
                <w:rFonts w:cs="Arial"/>
                <w:sz w:val="20"/>
              </w:rPr>
              <w:t>2</w:t>
            </w:r>
            <w:ins w:id="41" w:author="Batra Yogesh (EXT)" w:date="2018-03-27T15:58:00Z">
              <w:r w:rsidR="00475F18" w:rsidRPr="00A913DB">
                <w:rPr>
                  <w:rFonts w:cs="Arial"/>
                  <w:sz w:val="20"/>
                </w:rPr>
                <w:t>7</w:t>
              </w:r>
            </w:ins>
            <w:del w:id="42" w:author="Batra Yogesh (EXT)" w:date="2018-03-27T15:01:00Z">
              <w:r w:rsidRPr="00A913DB" w:rsidDel="0018739D">
                <w:rPr>
                  <w:rFonts w:cs="Arial"/>
                  <w:sz w:val="20"/>
                </w:rPr>
                <w:delText>3</w:delText>
              </w:r>
            </w:del>
            <w:r w:rsidRPr="00A913DB">
              <w:rPr>
                <w:rFonts w:cs="Arial"/>
                <w:sz w:val="20"/>
              </w:rPr>
              <w:t>-</w:t>
            </w:r>
            <w:ins w:id="43" w:author="Batra Yogesh (EXT)" w:date="2018-03-27T15:01:00Z">
              <w:r w:rsidR="0018739D" w:rsidRPr="00A913DB">
                <w:rPr>
                  <w:rFonts w:cs="Arial"/>
                  <w:sz w:val="20"/>
                </w:rPr>
                <w:t>Mar</w:t>
              </w:r>
            </w:ins>
            <w:del w:id="44" w:author="Batra Yogesh (EXT)" w:date="2018-03-27T15:01:00Z">
              <w:r w:rsidRPr="00A913DB" w:rsidDel="0018739D">
                <w:rPr>
                  <w:rFonts w:cs="Arial"/>
                  <w:sz w:val="20"/>
                </w:rPr>
                <w:delText>Jan</w:delText>
              </w:r>
            </w:del>
            <w:r w:rsidRPr="00A913DB">
              <w:rPr>
                <w:rFonts w:cs="Arial"/>
                <w:sz w:val="20"/>
              </w:rPr>
              <w:t>-2018</w:t>
            </w:r>
          </w:p>
        </w:tc>
        <w:tc>
          <w:tcPr>
            <w:tcW w:w="1557" w:type="pct"/>
            <w:tcPrChange w:id="45" w:author="Shah Ashay" w:date="2018-04-16T17:10:00Z">
              <w:tcPr>
                <w:tcW w:w="2970" w:type="dxa"/>
                <w:gridSpan w:val="2"/>
              </w:tcPr>
            </w:tcPrChange>
          </w:tcPr>
          <w:p w14:paraId="0BAA375E" w14:textId="246C9C4E" w:rsidR="005F74A6" w:rsidRPr="00A913DB" w:rsidRDefault="00D65230" w:rsidP="00D65230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A913DB">
              <w:rPr>
                <w:rFonts w:cs="Arial"/>
                <w:sz w:val="20"/>
              </w:rPr>
              <w:t xml:space="preserve">Updated as per </w:t>
            </w:r>
            <w:ins w:id="46" w:author="Batra Yogesh (EXT)" w:date="2018-03-27T15:01:00Z">
              <w:r w:rsidR="0018739D" w:rsidRPr="00A913DB">
                <w:rPr>
                  <w:rFonts w:cs="Arial"/>
                  <w:sz w:val="20"/>
                </w:rPr>
                <w:t xml:space="preserve">EC </w:t>
              </w:r>
            </w:ins>
            <w:r w:rsidRPr="00A913DB">
              <w:rPr>
                <w:rFonts w:cs="Arial"/>
                <w:sz w:val="20"/>
              </w:rPr>
              <w:t>11.2</w:t>
            </w:r>
            <w:r w:rsidRPr="00A913DB">
              <w:rPr>
                <w:rFonts w:cs="Arial"/>
                <w:sz w:val="20"/>
              </w:rPr>
              <w:tab/>
            </w:r>
          </w:p>
        </w:tc>
        <w:tc>
          <w:tcPr>
            <w:tcW w:w="614" w:type="pct"/>
            <w:tcPrChange w:id="47" w:author="Shah Ashay" w:date="2018-04-16T17:10:00Z">
              <w:tcPr>
                <w:tcW w:w="1170" w:type="dxa"/>
                <w:gridSpan w:val="2"/>
              </w:tcPr>
            </w:tcPrChange>
          </w:tcPr>
          <w:p w14:paraId="0BAA375F" w14:textId="0002D4E5" w:rsidR="005F74A6" w:rsidRPr="00A913DB" w:rsidRDefault="00D65230">
            <w:pPr>
              <w:jc w:val="center"/>
              <w:rPr>
                <w:rFonts w:cs="Arial"/>
                <w:sz w:val="20"/>
              </w:rPr>
            </w:pPr>
            <w:r w:rsidRPr="00A913DB">
              <w:rPr>
                <w:rFonts w:cs="Arial"/>
                <w:sz w:val="20"/>
              </w:rPr>
              <w:t>Tieto</w:t>
            </w:r>
          </w:p>
        </w:tc>
        <w:tc>
          <w:tcPr>
            <w:tcW w:w="614" w:type="pct"/>
            <w:tcPrChange w:id="48" w:author="Shah Ashay" w:date="2018-04-16T17:10:00Z">
              <w:tcPr>
                <w:tcW w:w="1170" w:type="dxa"/>
                <w:gridSpan w:val="2"/>
              </w:tcPr>
            </w:tcPrChange>
          </w:tcPr>
          <w:p w14:paraId="3A3230E3" w14:textId="77777777" w:rsidR="005F74A6" w:rsidRPr="00A913DB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49" w:author="Shah Ashay" w:date="2018-04-16T17:10:00Z">
              <w:tcPr>
                <w:tcW w:w="1350" w:type="dxa"/>
                <w:gridSpan w:val="2"/>
              </w:tcPr>
            </w:tcPrChange>
          </w:tcPr>
          <w:p w14:paraId="16DB2B6E" w14:textId="71B14F0A" w:rsidR="005F74A6" w:rsidRPr="00A913DB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014BC4" w:rsidRPr="00A913DB" w14:paraId="4C634E51" w14:textId="77777777" w:rsidTr="007870B7">
        <w:trPr>
          <w:cantSplit/>
          <w:ins w:id="50" w:author="Wirasak Chomphu" w:date="2020-07-02T16:26:00Z"/>
        </w:trPr>
        <w:tc>
          <w:tcPr>
            <w:tcW w:w="611" w:type="pct"/>
          </w:tcPr>
          <w:p w14:paraId="1C393615" w14:textId="6B94487A" w:rsidR="00014BC4" w:rsidRPr="00A913DB" w:rsidDel="00475F18" w:rsidRDefault="00014BC4" w:rsidP="00014BC4">
            <w:pPr>
              <w:jc w:val="center"/>
              <w:rPr>
                <w:ins w:id="51" w:author="Wirasak Chomphu" w:date="2020-07-02T16:26:00Z"/>
                <w:rFonts w:cs="Arial"/>
                <w:sz w:val="20"/>
              </w:rPr>
            </w:pPr>
            <w:bookmarkStart w:id="52" w:name="_GoBack" w:colFirst="0" w:colLast="5"/>
            <w:ins w:id="53" w:author="Wirasak Chomphu" w:date="2020-07-02T16:26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59DC72C2" w14:textId="32AD54A7" w:rsidR="00014BC4" w:rsidRPr="00A913DB" w:rsidRDefault="00014BC4" w:rsidP="00014BC4">
            <w:pPr>
              <w:jc w:val="center"/>
              <w:rPr>
                <w:ins w:id="54" w:author="Wirasak Chomphu" w:date="2020-07-02T16:26:00Z"/>
                <w:rFonts w:cs="Arial"/>
                <w:sz w:val="20"/>
              </w:rPr>
            </w:pPr>
            <w:ins w:id="55" w:author="Wirasak Chomphu" w:date="2020-07-02T16:26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792B5FFA" w14:textId="3E954689" w:rsidR="00014BC4" w:rsidRPr="00A913DB" w:rsidRDefault="00014BC4" w:rsidP="00014BC4">
            <w:pPr>
              <w:pStyle w:val="Header"/>
              <w:tabs>
                <w:tab w:val="clear" w:pos="4320"/>
                <w:tab w:val="clear" w:pos="8640"/>
              </w:tabs>
              <w:rPr>
                <w:ins w:id="56" w:author="Wirasak Chomphu" w:date="2020-07-02T16:26:00Z"/>
                <w:rFonts w:cs="Arial"/>
                <w:sz w:val="20"/>
              </w:rPr>
            </w:pPr>
            <w:ins w:id="57" w:author="Wirasak Chomphu" w:date="2020-07-02T16:26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100E026B" w14:textId="7FBFD4A0" w:rsidR="00014BC4" w:rsidRPr="00A913DB" w:rsidRDefault="00014BC4" w:rsidP="00014BC4">
            <w:pPr>
              <w:jc w:val="center"/>
              <w:rPr>
                <w:ins w:id="58" w:author="Wirasak Chomphu" w:date="2020-07-02T16:26:00Z"/>
                <w:rFonts w:cs="Arial"/>
                <w:sz w:val="20"/>
              </w:rPr>
            </w:pPr>
            <w:ins w:id="59" w:author="Wirasak Chomphu" w:date="2020-07-02T16:26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047F7B72" w14:textId="77777777" w:rsidR="00014BC4" w:rsidRPr="00A913DB" w:rsidRDefault="00014BC4" w:rsidP="00014BC4">
            <w:pPr>
              <w:jc w:val="center"/>
              <w:rPr>
                <w:ins w:id="60" w:author="Wirasak Chomphu" w:date="2020-07-02T16:26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29AF7D36" w14:textId="77777777" w:rsidR="00014BC4" w:rsidRPr="00A913DB" w:rsidRDefault="00014BC4" w:rsidP="00014BC4">
            <w:pPr>
              <w:jc w:val="center"/>
              <w:rPr>
                <w:ins w:id="61" w:author="Wirasak Chomphu" w:date="2020-07-02T16:26:00Z"/>
                <w:rFonts w:cs="Arial"/>
                <w:sz w:val="20"/>
              </w:rPr>
            </w:pPr>
          </w:p>
        </w:tc>
      </w:tr>
      <w:bookmarkEnd w:id="52"/>
      <w:tr w:rsidR="005F74A6" w:rsidRPr="00A913DB" w:rsidDel="007870B7" w14:paraId="0BAA3765" w14:textId="62DA1FC4" w:rsidTr="007870B7">
        <w:trPr>
          <w:cantSplit/>
          <w:del w:id="62" w:author="Shah Ashay" w:date="2018-04-16T17:10:00Z"/>
          <w:trPrChange w:id="63" w:author="Shah Ashay" w:date="2018-04-16T17:10:00Z">
            <w:trPr>
              <w:cantSplit/>
            </w:trPr>
          </w:trPrChange>
        </w:trPr>
        <w:tc>
          <w:tcPr>
            <w:tcW w:w="611" w:type="pct"/>
            <w:tcPrChange w:id="64" w:author="Shah Ashay" w:date="2018-04-16T17:10:00Z">
              <w:tcPr>
                <w:tcW w:w="1165" w:type="dxa"/>
                <w:gridSpan w:val="2"/>
              </w:tcPr>
            </w:tcPrChange>
          </w:tcPr>
          <w:p w14:paraId="0BAA3761" w14:textId="118EE22C" w:rsidR="005F74A6" w:rsidRPr="00A913DB" w:rsidDel="007870B7" w:rsidRDefault="005F74A6">
            <w:pPr>
              <w:jc w:val="center"/>
              <w:rPr>
                <w:del w:id="65" w:author="Shah Ashay" w:date="2018-04-16T17:10:00Z"/>
                <w:rFonts w:cs="Arial"/>
                <w:sz w:val="20"/>
              </w:rPr>
            </w:pPr>
          </w:p>
        </w:tc>
        <w:tc>
          <w:tcPr>
            <w:tcW w:w="897" w:type="pct"/>
            <w:tcPrChange w:id="66" w:author="Shah Ashay" w:date="2018-04-16T17:10:00Z">
              <w:tcPr>
                <w:tcW w:w="1710" w:type="dxa"/>
                <w:gridSpan w:val="2"/>
              </w:tcPr>
            </w:tcPrChange>
          </w:tcPr>
          <w:p w14:paraId="0BAA3762" w14:textId="3187610A" w:rsidR="005F74A6" w:rsidRPr="00A913DB" w:rsidDel="007870B7" w:rsidRDefault="005F74A6">
            <w:pPr>
              <w:jc w:val="center"/>
              <w:rPr>
                <w:del w:id="67" w:author="Shah Ashay" w:date="2018-04-16T17:10:00Z"/>
                <w:rFonts w:cs="Arial"/>
                <w:sz w:val="20"/>
              </w:rPr>
            </w:pPr>
          </w:p>
        </w:tc>
        <w:tc>
          <w:tcPr>
            <w:tcW w:w="1557" w:type="pct"/>
            <w:tcPrChange w:id="68" w:author="Shah Ashay" w:date="2018-04-16T17:10:00Z">
              <w:tcPr>
                <w:tcW w:w="2970" w:type="dxa"/>
                <w:gridSpan w:val="2"/>
              </w:tcPr>
            </w:tcPrChange>
          </w:tcPr>
          <w:p w14:paraId="0BAA3763" w14:textId="31A2992C" w:rsidR="005F74A6" w:rsidRPr="00A913DB" w:rsidDel="007870B7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69" w:author="Shah Ashay" w:date="2018-04-16T17:10:00Z"/>
                <w:rFonts w:cs="Arial"/>
                <w:sz w:val="20"/>
              </w:rPr>
            </w:pPr>
          </w:p>
        </w:tc>
        <w:tc>
          <w:tcPr>
            <w:tcW w:w="614" w:type="pct"/>
            <w:tcPrChange w:id="70" w:author="Shah Ashay" w:date="2018-04-16T17:10:00Z">
              <w:tcPr>
                <w:tcW w:w="1170" w:type="dxa"/>
                <w:gridSpan w:val="2"/>
              </w:tcPr>
            </w:tcPrChange>
          </w:tcPr>
          <w:p w14:paraId="0BAA3764" w14:textId="45DAECF9" w:rsidR="005F74A6" w:rsidRPr="00A913DB" w:rsidDel="007870B7" w:rsidRDefault="005F74A6">
            <w:pPr>
              <w:jc w:val="center"/>
              <w:rPr>
                <w:del w:id="71" w:author="Shah Ashay" w:date="2018-04-16T17:10:00Z"/>
                <w:rFonts w:cs="Arial"/>
                <w:sz w:val="20"/>
              </w:rPr>
            </w:pPr>
          </w:p>
        </w:tc>
        <w:tc>
          <w:tcPr>
            <w:tcW w:w="614" w:type="pct"/>
            <w:tcPrChange w:id="72" w:author="Shah Ashay" w:date="2018-04-16T17:10:00Z">
              <w:tcPr>
                <w:tcW w:w="1170" w:type="dxa"/>
                <w:gridSpan w:val="2"/>
              </w:tcPr>
            </w:tcPrChange>
          </w:tcPr>
          <w:p w14:paraId="7F4C939B" w14:textId="7AC1EAF0" w:rsidR="005F74A6" w:rsidRPr="00A913DB" w:rsidDel="007870B7" w:rsidRDefault="005F74A6">
            <w:pPr>
              <w:jc w:val="center"/>
              <w:rPr>
                <w:del w:id="73" w:author="Shah Ashay" w:date="2018-04-16T17:10:00Z"/>
                <w:rFonts w:cs="Arial"/>
                <w:sz w:val="20"/>
              </w:rPr>
            </w:pPr>
          </w:p>
        </w:tc>
        <w:tc>
          <w:tcPr>
            <w:tcW w:w="707" w:type="pct"/>
            <w:tcPrChange w:id="74" w:author="Shah Ashay" w:date="2018-04-16T17:10:00Z">
              <w:tcPr>
                <w:tcW w:w="1350" w:type="dxa"/>
                <w:gridSpan w:val="2"/>
              </w:tcPr>
            </w:tcPrChange>
          </w:tcPr>
          <w:p w14:paraId="2220525C" w14:textId="7C5EFB42" w:rsidR="005F74A6" w:rsidRPr="00A913DB" w:rsidDel="007870B7" w:rsidRDefault="005F74A6">
            <w:pPr>
              <w:jc w:val="center"/>
              <w:rPr>
                <w:del w:id="75" w:author="Shah Ashay" w:date="2018-04-16T17:10:00Z"/>
                <w:rFonts w:cs="Arial"/>
                <w:sz w:val="20"/>
              </w:rPr>
            </w:pPr>
          </w:p>
        </w:tc>
      </w:tr>
      <w:tr w:rsidR="005F74A6" w:rsidRPr="00A913DB" w:rsidDel="007870B7" w14:paraId="0BAA376A" w14:textId="741D2D6A" w:rsidTr="007870B7">
        <w:trPr>
          <w:cantSplit/>
          <w:del w:id="76" w:author="Shah Ashay" w:date="2018-04-16T17:10:00Z"/>
          <w:trPrChange w:id="77" w:author="Shah Ashay" w:date="2018-04-16T17:10:00Z">
            <w:trPr>
              <w:cantSplit/>
            </w:trPr>
          </w:trPrChange>
        </w:trPr>
        <w:tc>
          <w:tcPr>
            <w:tcW w:w="611" w:type="pct"/>
            <w:tcPrChange w:id="78" w:author="Shah Ashay" w:date="2018-04-16T17:10:00Z">
              <w:tcPr>
                <w:tcW w:w="1165" w:type="dxa"/>
                <w:gridSpan w:val="2"/>
              </w:tcPr>
            </w:tcPrChange>
          </w:tcPr>
          <w:p w14:paraId="0BAA3766" w14:textId="650187BB" w:rsidR="005F74A6" w:rsidRPr="00A913DB" w:rsidDel="007870B7" w:rsidRDefault="005F74A6">
            <w:pPr>
              <w:jc w:val="center"/>
              <w:rPr>
                <w:del w:id="79" w:author="Shah Ashay" w:date="2018-04-16T17:10:00Z"/>
                <w:rFonts w:cs="Arial"/>
                <w:sz w:val="20"/>
              </w:rPr>
            </w:pPr>
          </w:p>
        </w:tc>
        <w:tc>
          <w:tcPr>
            <w:tcW w:w="897" w:type="pct"/>
            <w:tcPrChange w:id="80" w:author="Shah Ashay" w:date="2018-04-16T17:10:00Z">
              <w:tcPr>
                <w:tcW w:w="1710" w:type="dxa"/>
                <w:gridSpan w:val="2"/>
              </w:tcPr>
            </w:tcPrChange>
          </w:tcPr>
          <w:p w14:paraId="0BAA3767" w14:textId="06C0EF7F" w:rsidR="005F74A6" w:rsidRPr="00A913DB" w:rsidDel="007870B7" w:rsidRDefault="005F74A6">
            <w:pPr>
              <w:jc w:val="center"/>
              <w:rPr>
                <w:del w:id="81" w:author="Shah Ashay" w:date="2018-04-16T17:10:00Z"/>
                <w:rFonts w:cs="Arial"/>
                <w:sz w:val="20"/>
              </w:rPr>
            </w:pPr>
          </w:p>
        </w:tc>
        <w:tc>
          <w:tcPr>
            <w:tcW w:w="1557" w:type="pct"/>
            <w:tcPrChange w:id="82" w:author="Shah Ashay" w:date="2018-04-16T17:10:00Z">
              <w:tcPr>
                <w:tcW w:w="2970" w:type="dxa"/>
                <w:gridSpan w:val="2"/>
              </w:tcPr>
            </w:tcPrChange>
          </w:tcPr>
          <w:p w14:paraId="0BAA3768" w14:textId="32B09775" w:rsidR="005F74A6" w:rsidRPr="00A913DB" w:rsidDel="007870B7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3" w:author="Shah Ashay" w:date="2018-04-16T17:10:00Z"/>
                <w:rFonts w:cs="Arial"/>
                <w:sz w:val="20"/>
              </w:rPr>
            </w:pPr>
          </w:p>
        </w:tc>
        <w:tc>
          <w:tcPr>
            <w:tcW w:w="614" w:type="pct"/>
            <w:tcPrChange w:id="84" w:author="Shah Ashay" w:date="2018-04-16T17:10:00Z">
              <w:tcPr>
                <w:tcW w:w="1170" w:type="dxa"/>
                <w:gridSpan w:val="2"/>
              </w:tcPr>
            </w:tcPrChange>
          </w:tcPr>
          <w:p w14:paraId="0BAA3769" w14:textId="3BAF1F72" w:rsidR="005F74A6" w:rsidRPr="00A913DB" w:rsidDel="007870B7" w:rsidRDefault="005F74A6">
            <w:pPr>
              <w:jc w:val="center"/>
              <w:rPr>
                <w:del w:id="85" w:author="Shah Ashay" w:date="2018-04-16T17:10:00Z"/>
                <w:rFonts w:cs="Arial"/>
                <w:sz w:val="20"/>
              </w:rPr>
            </w:pPr>
          </w:p>
        </w:tc>
        <w:tc>
          <w:tcPr>
            <w:tcW w:w="614" w:type="pct"/>
            <w:tcPrChange w:id="86" w:author="Shah Ashay" w:date="2018-04-16T17:10:00Z">
              <w:tcPr>
                <w:tcW w:w="1170" w:type="dxa"/>
                <w:gridSpan w:val="2"/>
              </w:tcPr>
            </w:tcPrChange>
          </w:tcPr>
          <w:p w14:paraId="027A5A19" w14:textId="48563E3E" w:rsidR="005F74A6" w:rsidRPr="00A913DB" w:rsidDel="007870B7" w:rsidRDefault="005F74A6">
            <w:pPr>
              <w:jc w:val="center"/>
              <w:rPr>
                <w:del w:id="87" w:author="Shah Ashay" w:date="2018-04-16T17:10:00Z"/>
                <w:rFonts w:cs="Arial"/>
                <w:sz w:val="20"/>
              </w:rPr>
            </w:pPr>
          </w:p>
        </w:tc>
        <w:tc>
          <w:tcPr>
            <w:tcW w:w="707" w:type="pct"/>
            <w:tcPrChange w:id="88" w:author="Shah Ashay" w:date="2018-04-16T17:10:00Z">
              <w:tcPr>
                <w:tcW w:w="1350" w:type="dxa"/>
                <w:gridSpan w:val="2"/>
              </w:tcPr>
            </w:tcPrChange>
          </w:tcPr>
          <w:p w14:paraId="38883292" w14:textId="2F9EA498" w:rsidR="005F74A6" w:rsidRPr="00A913DB" w:rsidDel="007870B7" w:rsidRDefault="005F74A6">
            <w:pPr>
              <w:jc w:val="center"/>
              <w:rPr>
                <w:del w:id="89" w:author="Shah Ashay" w:date="2018-04-16T17:10:00Z"/>
                <w:rFonts w:cs="Arial"/>
                <w:sz w:val="20"/>
              </w:rPr>
            </w:pPr>
          </w:p>
        </w:tc>
      </w:tr>
      <w:tr w:rsidR="005F74A6" w:rsidRPr="00A913DB" w:rsidDel="007870B7" w14:paraId="0BAA376F" w14:textId="1A9ECDB3" w:rsidTr="007870B7">
        <w:trPr>
          <w:cantSplit/>
          <w:del w:id="90" w:author="Shah Ashay" w:date="2018-04-16T17:10:00Z"/>
          <w:trPrChange w:id="91" w:author="Shah Ashay" w:date="2018-04-16T17:10:00Z">
            <w:trPr>
              <w:cantSplit/>
            </w:trPr>
          </w:trPrChange>
        </w:trPr>
        <w:tc>
          <w:tcPr>
            <w:tcW w:w="611" w:type="pct"/>
            <w:tcPrChange w:id="92" w:author="Shah Ashay" w:date="2018-04-16T17:10:00Z">
              <w:tcPr>
                <w:tcW w:w="1165" w:type="dxa"/>
                <w:gridSpan w:val="2"/>
              </w:tcPr>
            </w:tcPrChange>
          </w:tcPr>
          <w:p w14:paraId="0BAA376B" w14:textId="1E641F51" w:rsidR="005F74A6" w:rsidRPr="00A913DB" w:rsidDel="007870B7" w:rsidRDefault="005F74A6">
            <w:pPr>
              <w:jc w:val="center"/>
              <w:rPr>
                <w:del w:id="93" w:author="Shah Ashay" w:date="2018-04-16T17:10:00Z"/>
                <w:rFonts w:cs="Arial"/>
                <w:sz w:val="20"/>
              </w:rPr>
            </w:pPr>
          </w:p>
        </w:tc>
        <w:tc>
          <w:tcPr>
            <w:tcW w:w="897" w:type="pct"/>
            <w:tcPrChange w:id="94" w:author="Shah Ashay" w:date="2018-04-16T17:10:00Z">
              <w:tcPr>
                <w:tcW w:w="1710" w:type="dxa"/>
                <w:gridSpan w:val="2"/>
              </w:tcPr>
            </w:tcPrChange>
          </w:tcPr>
          <w:p w14:paraId="0BAA376C" w14:textId="021217CF" w:rsidR="005F74A6" w:rsidRPr="00A913DB" w:rsidDel="007870B7" w:rsidRDefault="005F74A6">
            <w:pPr>
              <w:jc w:val="center"/>
              <w:rPr>
                <w:del w:id="95" w:author="Shah Ashay" w:date="2018-04-16T17:10:00Z"/>
                <w:rFonts w:cs="Arial"/>
                <w:sz w:val="20"/>
              </w:rPr>
            </w:pPr>
          </w:p>
        </w:tc>
        <w:tc>
          <w:tcPr>
            <w:tcW w:w="1557" w:type="pct"/>
            <w:tcPrChange w:id="96" w:author="Shah Ashay" w:date="2018-04-16T17:10:00Z">
              <w:tcPr>
                <w:tcW w:w="2970" w:type="dxa"/>
                <w:gridSpan w:val="2"/>
              </w:tcPr>
            </w:tcPrChange>
          </w:tcPr>
          <w:p w14:paraId="0BAA376D" w14:textId="0B280837" w:rsidR="005F74A6" w:rsidRPr="00A913DB" w:rsidDel="007870B7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97" w:author="Shah Ashay" w:date="2018-04-16T17:10:00Z"/>
                <w:rFonts w:cs="Arial"/>
                <w:sz w:val="20"/>
              </w:rPr>
            </w:pPr>
          </w:p>
        </w:tc>
        <w:tc>
          <w:tcPr>
            <w:tcW w:w="614" w:type="pct"/>
            <w:tcPrChange w:id="98" w:author="Shah Ashay" w:date="2018-04-16T17:10:00Z">
              <w:tcPr>
                <w:tcW w:w="1170" w:type="dxa"/>
                <w:gridSpan w:val="2"/>
              </w:tcPr>
            </w:tcPrChange>
          </w:tcPr>
          <w:p w14:paraId="0BAA376E" w14:textId="19CFD950" w:rsidR="005F74A6" w:rsidRPr="00A913DB" w:rsidDel="007870B7" w:rsidRDefault="005F74A6">
            <w:pPr>
              <w:jc w:val="center"/>
              <w:rPr>
                <w:del w:id="99" w:author="Shah Ashay" w:date="2018-04-16T17:10:00Z"/>
                <w:rFonts w:cs="Arial"/>
                <w:sz w:val="20"/>
              </w:rPr>
            </w:pPr>
          </w:p>
        </w:tc>
        <w:tc>
          <w:tcPr>
            <w:tcW w:w="614" w:type="pct"/>
            <w:tcPrChange w:id="100" w:author="Shah Ashay" w:date="2018-04-16T17:10:00Z">
              <w:tcPr>
                <w:tcW w:w="1170" w:type="dxa"/>
                <w:gridSpan w:val="2"/>
              </w:tcPr>
            </w:tcPrChange>
          </w:tcPr>
          <w:p w14:paraId="4BC707ED" w14:textId="55D0866D" w:rsidR="005F74A6" w:rsidRPr="00A913DB" w:rsidDel="007870B7" w:rsidRDefault="005F74A6">
            <w:pPr>
              <w:jc w:val="center"/>
              <w:rPr>
                <w:del w:id="101" w:author="Shah Ashay" w:date="2018-04-16T17:10:00Z"/>
                <w:rFonts w:cs="Arial"/>
                <w:sz w:val="20"/>
              </w:rPr>
            </w:pPr>
          </w:p>
        </w:tc>
        <w:tc>
          <w:tcPr>
            <w:tcW w:w="707" w:type="pct"/>
            <w:tcPrChange w:id="102" w:author="Shah Ashay" w:date="2018-04-16T17:10:00Z">
              <w:tcPr>
                <w:tcW w:w="1350" w:type="dxa"/>
                <w:gridSpan w:val="2"/>
              </w:tcPr>
            </w:tcPrChange>
          </w:tcPr>
          <w:p w14:paraId="5CF39564" w14:textId="3BC1F347" w:rsidR="005F74A6" w:rsidRPr="00A913DB" w:rsidDel="007870B7" w:rsidRDefault="005F74A6">
            <w:pPr>
              <w:jc w:val="center"/>
              <w:rPr>
                <w:del w:id="103" w:author="Shah Ashay" w:date="2018-04-16T17:10:00Z"/>
                <w:rFonts w:cs="Arial"/>
                <w:sz w:val="20"/>
              </w:rPr>
            </w:pPr>
          </w:p>
        </w:tc>
      </w:tr>
    </w:tbl>
    <w:p w14:paraId="0BAA3770" w14:textId="77777777" w:rsidR="00AD190F" w:rsidRPr="00A913DB" w:rsidRDefault="00AD190F">
      <w:pPr>
        <w:rPr>
          <w:rFonts w:cs="Arial"/>
        </w:rPr>
        <w:sectPr w:rsidR="00AD190F" w:rsidRPr="00A913DB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A913DB" w:rsidRDefault="004D61A0">
      <w:pPr>
        <w:jc w:val="center"/>
        <w:rPr>
          <w:rFonts w:cs="Arial"/>
          <w:b/>
          <w:color w:val="3399FF"/>
          <w:sz w:val="28"/>
        </w:rPr>
      </w:pPr>
      <w:r w:rsidRPr="00A913DB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A913DB" w:rsidRDefault="004D61A0">
      <w:pPr>
        <w:rPr>
          <w:rFonts w:cs="Arial"/>
        </w:rPr>
      </w:pPr>
    </w:p>
    <w:p w14:paraId="065D20E3" w14:textId="4ADFAE8B" w:rsidR="004366E7" w:rsidRPr="007870B7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7870B7">
        <w:rPr>
          <w:rFonts w:ascii="Arial" w:hAnsi="Arial" w:cs="Arial"/>
        </w:rPr>
        <w:fldChar w:fldCharType="begin"/>
      </w:r>
      <w:r w:rsidR="004D61A0" w:rsidRPr="00A913DB">
        <w:rPr>
          <w:rFonts w:ascii="Arial" w:hAnsi="Arial" w:cs="Arial"/>
        </w:rPr>
        <w:instrText xml:space="preserve"> TOC \o "1-2" \h \z </w:instrText>
      </w:r>
      <w:r w:rsidRPr="007870B7">
        <w:rPr>
          <w:rFonts w:ascii="Arial" w:hAnsi="Arial" w:cs="Arial"/>
          <w:rPrChange w:id="104" w:author="Batra Yogesh (EXT)" w:date="2018-04-13T13:03:00Z">
            <w:rPr>
              <w:rFonts w:ascii="Arial" w:hAnsi="Arial" w:cs="Arial"/>
            </w:rPr>
          </w:rPrChange>
        </w:rPr>
        <w:fldChar w:fldCharType="separate"/>
      </w:r>
      <w:r w:rsidR="00C45B20" w:rsidRPr="00A913DB">
        <w:rPr>
          <w:rFonts w:ascii="Arial" w:hAnsi="Arial" w:cs="Arial"/>
          <w:rPrChange w:id="105" w:author="Batra Yogesh (EXT)" w:date="2018-04-13T13:03:00Z">
            <w:rPr/>
          </w:rPrChange>
        </w:rPr>
        <w:fldChar w:fldCharType="begin"/>
      </w:r>
      <w:r w:rsidR="00C45B20" w:rsidRPr="007870B7">
        <w:instrText xml:space="preserve"> HYPERLINK \l "_Toc502245004" </w:instrText>
      </w:r>
      <w:r w:rsidR="00C45B20" w:rsidRPr="00A913DB">
        <w:rPr>
          <w:rFonts w:ascii="Arial" w:hAnsi="Arial" w:cs="Arial"/>
          <w:rPrChange w:id="106" w:author="Batra Yogesh (EXT)" w:date="2018-04-13T13:03:00Z">
            <w:rPr>
              <w:noProof/>
            </w:rPr>
          </w:rPrChange>
        </w:rPr>
        <w:fldChar w:fldCharType="separate"/>
      </w:r>
      <w:r w:rsidR="004366E7" w:rsidRPr="007870B7">
        <w:rPr>
          <w:rStyle w:val="Hyperlink"/>
          <w:rFonts w:ascii="Arial" w:hAnsi="Arial" w:cs="Arial"/>
          <w:noProof/>
          <w:rPrChange w:id="107" w:author="Shah Ashay" w:date="2018-04-16T17:10:00Z">
            <w:rPr>
              <w:rStyle w:val="Hyperlink"/>
              <w:noProof/>
            </w:rPr>
          </w:rPrChange>
        </w:rPr>
        <w:t>1.</w:t>
      </w:r>
      <w:r w:rsidR="004366E7" w:rsidRPr="007870B7">
        <w:rPr>
          <w:rFonts w:ascii="Arial" w:hAnsi="Arial" w:cs="Arial"/>
          <w:noProof/>
          <w:szCs w:val="28"/>
          <w:lang w:bidi="th-TH"/>
          <w:rPrChange w:id="108" w:author="Shah Ashay" w:date="2018-04-16T17:10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4366E7" w:rsidRPr="007870B7">
        <w:rPr>
          <w:rStyle w:val="Hyperlink"/>
          <w:rFonts w:ascii="Arial" w:hAnsi="Arial" w:cs="Arial"/>
          <w:noProof/>
          <w:rPrChange w:id="109" w:author="Shah Ashay" w:date="2018-04-16T17:10:00Z">
            <w:rPr>
              <w:rStyle w:val="Hyperlink"/>
              <w:noProof/>
            </w:rPr>
          </w:rPrChange>
        </w:rPr>
        <w:t>Use Case Information</w:t>
      </w:r>
      <w:r w:rsidR="004366E7" w:rsidRPr="007870B7">
        <w:rPr>
          <w:noProof/>
          <w:webHidden/>
        </w:rPr>
        <w:tab/>
      </w:r>
      <w:r w:rsidR="004366E7" w:rsidRPr="00A913DB">
        <w:rPr>
          <w:rFonts w:ascii="Arial" w:hAnsi="Arial" w:cs="Arial"/>
          <w:noProof/>
          <w:webHidden/>
          <w:rPrChange w:id="110" w:author="Batra Yogesh (EXT)" w:date="2018-04-13T13:03:00Z">
            <w:rPr>
              <w:noProof/>
              <w:webHidden/>
            </w:rPr>
          </w:rPrChange>
        </w:rPr>
        <w:fldChar w:fldCharType="begin"/>
      </w:r>
      <w:r w:rsidR="004366E7" w:rsidRPr="007870B7">
        <w:rPr>
          <w:noProof/>
          <w:webHidden/>
        </w:rPr>
        <w:instrText xml:space="preserve"> PAGEREF _Toc502245004 \h </w:instrText>
      </w:r>
      <w:r w:rsidR="004366E7" w:rsidRPr="00A913DB">
        <w:rPr>
          <w:rFonts w:ascii="Arial" w:hAnsi="Arial" w:cs="Arial"/>
          <w:noProof/>
          <w:webHidden/>
          <w:rPrChange w:id="111" w:author="Batra Yogesh (EXT)" w:date="2018-04-13T13:03:00Z">
            <w:rPr>
              <w:rFonts w:ascii="Arial" w:hAnsi="Arial" w:cs="Arial"/>
              <w:noProof/>
              <w:webHidden/>
            </w:rPr>
          </w:rPrChange>
        </w:rPr>
      </w:r>
      <w:r w:rsidR="004366E7" w:rsidRPr="00A913DB">
        <w:rPr>
          <w:rFonts w:ascii="Arial" w:hAnsi="Arial" w:cs="Arial"/>
          <w:noProof/>
          <w:webHidden/>
          <w:rPrChange w:id="112" w:author="Batra Yogesh (EXT)" w:date="2018-04-13T13:03:00Z">
            <w:rPr>
              <w:noProof/>
              <w:webHidden/>
            </w:rPr>
          </w:rPrChange>
        </w:rPr>
        <w:fldChar w:fldCharType="separate"/>
      </w:r>
      <w:r w:rsidR="004366E7" w:rsidRPr="007870B7">
        <w:rPr>
          <w:noProof/>
          <w:webHidden/>
        </w:rPr>
        <w:t>4</w:t>
      </w:r>
      <w:r w:rsidR="004366E7" w:rsidRPr="00A913DB">
        <w:rPr>
          <w:rFonts w:ascii="Arial" w:hAnsi="Arial" w:cs="Arial"/>
          <w:noProof/>
          <w:webHidden/>
          <w:rPrChange w:id="113" w:author="Batra Yogesh (EXT)" w:date="2018-04-13T13:03:00Z">
            <w:rPr>
              <w:noProof/>
              <w:webHidden/>
            </w:rPr>
          </w:rPrChange>
        </w:rPr>
        <w:fldChar w:fldCharType="end"/>
      </w:r>
      <w:r w:rsidR="00C45B20" w:rsidRPr="00A913DB">
        <w:rPr>
          <w:rFonts w:ascii="Arial" w:hAnsi="Arial" w:cs="Arial"/>
          <w:noProof/>
          <w:rPrChange w:id="114" w:author="Batra Yogesh (EXT)" w:date="2018-04-13T13:03:00Z">
            <w:rPr>
              <w:noProof/>
            </w:rPr>
          </w:rPrChange>
        </w:rPr>
        <w:fldChar w:fldCharType="end"/>
      </w:r>
    </w:p>
    <w:p w14:paraId="3DC35099" w14:textId="6DCE1018" w:rsidR="004366E7" w:rsidRPr="007870B7" w:rsidRDefault="00C45B20">
      <w:pPr>
        <w:pStyle w:val="TOC1"/>
        <w:rPr>
          <w:rFonts w:cstheme="minorBidi"/>
          <w:noProof/>
          <w:szCs w:val="28"/>
          <w:lang w:bidi="th-TH"/>
        </w:rPr>
      </w:pPr>
      <w:r w:rsidRPr="007870B7">
        <w:fldChar w:fldCharType="begin"/>
      </w:r>
      <w:r w:rsidRPr="007870B7">
        <w:instrText xml:space="preserve"> HYPERLINK \l "_Toc502245005" </w:instrText>
      </w:r>
      <w:r w:rsidRPr="007870B7">
        <w:rPr>
          <w:noProof/>
        </w:rPr>
        <w:fldChar w:fldCharType="separate"/>
      </w:r>
      <w:r w:rsidR="004366E7" w:rsidRPr="007870B7">
        <w:rPr>
          <w:rStyle w:val="Hyperlink"/>
          <w:rFonts w:ascii="Arial" w:hAnsi="Arial" w:cs="Arial"/>
          <w:noProof/>
          <w:rPrChange w:id="115" w:author="Shah Ashay" w:date="2018-04-16T17:11:00Z">
            <w:rPr>
              <w:rStyle w:val="Hyperlink"/>
              <w:noProof/>
            </w:rPr>
          </w:rPrChange>
        </w:rPr>
        <w:t>2.</w:t>
      </w:r>
      <w:r w:rsidR="004366E7" w:rsidRPr="007870B7">
        <w:rPr>
          <w:rFonts w:ascii="Arial" w:hAnsi="Arial" w:cs="Arial"/>
          <w:noProof/>
          <w:szCs w:val="28"/>
          <w:lang w:bidi="th-TH"/>
          <w:rPrChange w:id="116" w:author="Shah Ashay" w:date="2018-04-16T17:11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4366E7" w:rsidRPr="007870B7">
        <w:rPr>
          <w:rStyle w:val="Hyperlink"/>
          <w:rFonts w:ascii="Arial" w:hAnsi="Arial" w:cs="Arial"/>
          <w:noProof/>
          <w:rPrChange w:id="117" w:author="Shah Ashay" w:date="2018-04-16T17:11:00Z">
            <w:rPr>
              <w:rStyle w:val="Hyperlink"/>
              <w:noProof/>
            </w:rPr>
          </w:rPrChange>
        </w:rPr>
        <w:t>Primary Flow: BKK_UC</w:t>
      </w:r>
      <w:del w:id="118" w:author="Shah Ashay" w:date="2018-04-16T17:11:00Z">
        <w:r w:rsidR="004366E7" w:rsidRPr="007870B7" w:rsidDel="007870B7">
          <w:rPr>
            <w:rStyle w:val="Hyperlink"/>
            <w:rFonts w:ascii="Arial" w:hAnsi="Arial" w:cs="Arial"/>
            <w:noProof/>
            <w:rPrChange w:id="119" w:author="Shah Ashay" w:date="2018-04-16T17:11:00Z">
              <w:rPr>
                <w:rStyle w:val="Hyperlink"/>
                <w:noProof/>
              </w:rPr>
            </w:rPrChange>
          </w:rPr>
          <w:delText xml:space="preserve">26 </w:delText>
        </w:r>
      </w:del>
      <w:r w:rsidR="004366E7" w:rsidRPr="007870B7">
        <w:rPr>
          <w:rStyle w:val="Hyperlink"/>
          <w:rFonts w:ascii="Arial" w:hAnsi="Arial" w:cs="Arial"/>
          <w:noProof/>
          <w:rPrChange w:id="120" w:author="Shah Ashay" w:date="2018-04-16T17:11:00Z">
            <w:rPr>
              <w:rStyle w:val="Hyperlink"/>
              <w:noProof/>
            </w:rPr>
          </w:rPrChange>
        </w:rPr>
        <w:t>43 Maintain Well Perforation Interval</w:t>
      </w:r>
      <w:r w:rsidR="004366E7" w:rsidRPr="007870B7">
        <w:rPr>
          <w:noProof/>
          <w:webHidden/>
        </w:rPr>
        <w:tab/>
      </w:r>
      <w:r w:rsidR="004366E7" w:rsidRPr="007870B7">
        <w:rPr>
          <w:noProof/>
          <w:webHidden/>
        </w:rPr>
        <w:fldChar w:fldCharType="begin"/>
      </w:r>
      <w:r w:rsidR="004366E7" w:rsidRPr="007870B7">
        <w:rPr>
          <w:noProof/>
          <w:webHidden/>
        </w:rPr>
        <w:instrText xml:space="preserve"> PAGEREF _Toc502245005 \h </w:instrText>
      </w:r>
      <w:r w:rsidR="004366E7" w:rsidRPr="007870B7">
        <w:rPr>
          <w:noProof/>
          <w:webHidden/>
        </w:rPr>
      </w:r>
      <w:r w:rsidR="004366E7" w:rsidRPr="007870B7">
        <w:rPr>
          <w:noProof/>
          <w:webHidden/>
        </w:rPr>
        <w:fldChar w:fldCharType="separate"/>
      </w:r>
      <w:r w:rsidR="004366E7" w:rsidRPr="007870B7">
        <w:rPr>
          <w:noProof/>
          <w:webHidden/>
        </w:rPr>
        <w:t>4</w:t>
      </w:r>
      <w:r w:rsidR="004366E7" w:rsidRPr="007870B7">
        <w:rPr>
          <w:noProof/>
          <w:webHidden/>
        </w:rPr>
        <w:fldChar w:fldCharType="end"/>
      </w:r>
      <w:r w:rsidRPr="007870B7">
        <w:rPr>
          <w:noProof/>
        </w:rPr>
        <w:fldChar w:fldCharType="end"/>
      </w:r>
    </w:p>
    <w:p w14:paraId="08F7D6E6" w14:textId="480DBAC2" w:rsidR="004366E7" w:rsidRPr="007870B7" w:rsidRDefault="00C45B20">
      <w:pPr>
        <w:pStyle w:val="TOC1"/>
        <w:rPr>
          <w:rFonts w:cstheme="minorBidi"/>
          <w:noProof/>
          <w:szCs w:val="28"/>
          <w:lang w:bidi="th-TH"/>
        </w:rPr>
      </w:pPr>
      <w:r w:rsidRPr="007870B7">
        <w:fldChar w:fldCharType="begin"/>
      </w:r>
      <w:r w:rsidRPr="007870B7">
        <w:instrText xml:space="preserve"> HYPERLINK \l "_Toc502245006" </w:instrText>
      </w:r>
      <w:r w:rsidRPr="007870B7">
        <w:rPr>
          <w:noProof/>
        </w:rPr>
        <w:fldChar w:fldCharType="separate"/>
      </w:r>
      <w:r w:rsidR="004366E7" w:rsidRPr="007870B7">
        <w:rPr>
          <w:rStyle w:val="Hyperlink"/>
          <w:rFonts w:ascii="Arial" w:hAnsi="Arial" w:cs="Arial"/>
          <w:noProof/>
          <w:rPrChange w:id="121" w:author="Shah Ashay" w:date="2018-04-16T17:11:00Z">
            <w:rPr>
              <w:rStyle w:val="Hyperlink"/>
              <w:noProof/>
            </w:rPr>
          </w:rPrChange>
        </w:rPr>
        <w:t>3.</w:t>
      </w:r>
      <w:r w:rsidR="004366E7" w:rsidRPr="007870B7">
        <w:rPr>
          <w:rFonts w:ascii="Arial" w:hAnsi="Arial" w:cs="Arial"/>
          <w:noProof/>
          <w:szCs w:val="28"/>
          <w:lang w:bidi="th-TH"/>
          <w:rPrChange w:id="122" w:author="Shah Ashay" w:date="2018-04-16T17:11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4366E7" w:rsidRPr="007870B7">
        <w:rPr>
          <w:rStyle w:val="Hyperlink"/>
          <w:rFonts w:ascii="Arial" w:hAnsi="Arial" w:cs="Arial"/>
          <w:noProof/>
          <w:rPrChange w:id="123" w:author="Shah Ashay" w:date="2018-04-16T17:11:00Z">
            <w:rPr>
              <w:rStyle w:val="Hyperlink"/>
              <w:noProof/>
            </w:rPr>
          </w:rPrChange>
        </w:rPr>
        <w:t>Alternatives</w:t>
      </w:r>
      <w:r w:rsidR="004366E7" w:rsidRPr="007870B7">
        <w:rPr>
          <w:noProof/>
          <w:webHidden/>
        </w:rPr>
        <w:tab/>
      </w:r>
      <w:r w:rsidR="004366E7" w:rsidRPr="007870B7">
        <w:rPr>
          <w:noProof/>
          <w:webHidden/>
        </w:rPr>
        <w:fldChar w:fldCharType="begin"/>
      </w:r>
      <w:r w:rsidR="004366E7" w:rsidRPr="007870B7">
        <w:rPr>
          <w:noProof/>
          <w:webHidden/>
        </w:rPr>
        <w:instrText xml:space="preserve"> PAGEREF _Toc502245006 \h </w:instrText>
      </w:r>
      <w:r w:rsidR="004366E7" w:rsidRPr="007870B7">
        <w:rPr>
          <w:noProof/>
          <w:webHidden/>
        </w:rPr>
      </w:r>
      <w:r w:rsidR="004366E7" w:rsidRPr="007870B7">
        <w:rPr>
          <w:noProof/>
          <w:webHidden/>
        </w:rPr>
        <w:fldChar w:fldCharType="separate"/>
      </w:r>
      <w:r w:rsidR="004366E7" w:rsidRPr="007870B7">
        <w:rPr>
          <w:noProof/>
          <w:webHidden/>
        </w:rPr>
        <w:t>5</w:t>
      </w:r>
      <w:r w:rsidR="004366E7" w:rsidRPr="007870B7">
        <w:rPr>
          <w:noProof/>
          <w:webHidden/>
        </w:rPr>
        <w:fldChar w:fldCharType="end"/>
      </w:r>
      <w:r w:rsidRPr="007870B7">
        <w:rPr>
          <w:noProof/>
        </w:rPr>
        <w:fldChar w:fldCharType="end"/>
      </w:r>
    </w:p>
    <w:p w14:paraId="26FBFCD0" w14:textId="5856B0D2" w:rsidR="004366E7" w:rsidRPr="007870B7" w:rsidRDefault="00722FD5" w:rsidP="00587540">
      <w:pPr>
        <w:pStyle w:val="TOC2"/>
        <w:rPr>
          <w:rFonts w:eastAsiaTheme="minorEastAsia" w:cstheme="minorBidi"/>
          <w:szCs w:val="28"/>
          <w:lang w:bidi="th-TH"/>
        </w:rPr>
      </w:pPr>
      <w:r w:rsidRPr="007870B7">
        <w:fldChar w:fldCharType="begin"/>
      </w:r>
      <w:r w:rsidRPr="007870B7">
        <w:instrText xml:space="preserve"> HYPERLINK \l "_Toc502245007" </w:instrText>
      </w:r>
      <w:r w:rsidRPr="007870B7">
        <w:fldChar w:fldCharType="separate"/>
      </w:r>
      <w:r w:rsidR="004366E7" w:rsidRPr="007870B7">
        <w:rPr>
          <w:rStyle w:val="Hyperlink"/>
          <w:rFonts w:ascii="Arial" w:hAnsi="Arial" w:cs="Arial"/>
          <w:rPrChange w:id="124" w:author="Shah Ashay" w:date="2018-04-16T17:11:00Z">
            <w:rPr>
              <w:rStyle w:val="Hyperlink"/>
            </w:rPr>
          </w:rPrChange>
        </w:rPr>
        <w:t>3.1</w:t>
      </w:r>
      <w:r w:rsidR="004366E7" w:rsidRPr="007870B7">
        <w:rPr>
          <w:rFonts w:ascii="Arial" w:eastAsiaTheme="minorEastAsia" w:hAnsi="Arial" w:cs="Arial"/>
          <w:szCs w:val="28"/>
          <w:lang w:bidi="th-TH"/>
          <w:rPrChange w:id="125" w:author="Shah Ashay" w:date="2018-04-16T17:11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4366E7" w:rsidRPr="007870B7">
        <w:rPr>
          <w:rStyle w:val="Hyperlink"/>
          <w:rFonts w:ascii="Arial" w:hAnsi="Arial" w:cs="Arial"/>
          <w:rPrChange w:id="126" w:author="Shah Ashay" w:date="2018-04-16T17:11:00Z">
            <w:rPr>
              <w:rStyle w:val="Hyperlink"/>
            </w:rPr>
          </w:rPrChange>
        </w:rPr>
        <w:t>Alternate Flow A1: N/A</w:t>
      </w:r>
      <w:r w:rsidR="004366E7" w:rsidRPr="007870B7">
        <w:rPr>
          <w:webHidden/>
        </w:rPr>
        <w:tab/>
      </w:r>
      <w:r w:rsidR="004366E7" w:rsidRPr="007870B7">
        <w:rPr>
          <w:webHidden/>
        </w:rPr>
        <w:fldChar w:fldCharType="begin"/>
      </w:r>
      <w:r w:rsidR="004366E7" w:rsidRPr="007870B7">
        <w:rPr>
          <w:webHidden/>
        </w:rPr>
        <w:instrText xml:space="preserve"> PAGEREF _Toc502245007 \h </w:instrText>
      </w:r>
      <w:r w:rsidR="004366E7" w:rsidRPr="007870B7">
        <w:rPr>
          <w:webHidden/>
        </w:rPr>
      </w:r>
      <w:r w:rsidR="004366E7" w:rsidRPr="007870B7">
        <w:rPr>
          <w:webHidden/>
        </w:rPr>
        <w:fldChar w:fldCharType="separate"/>
      </w:r>
      <w:r w:rsidR="004366E7" w:rsidRPr="007870B7">
        <w:rPr>
          <w:webHidden/>
        </w:rPr>
        <w:t>5</w:t>
      </w:r>
      <w:r w:rsidR="004366E7" w:rsidRPr="007870B7">
        <w:rPr>
          <w:webHidden/>
        </w:rPr>
        <w:fldChar w:fldCharType="end"/>
      </w:r>
      <w:r w:rsidRPr="007870B7">
        <w:fldChar w:fldCharType="end"/>
      </w:r>
    </w:p>
    <w:p w14:paraId="2C1E8770" w14:textId="0C70322A" w:rsidR="004366E7" w:rsidRPr="007870B7" w:rsidRDefault="00C45B20">
      <w:pPr>
        <w:pStyle w:val="TOC1"/>
        <w:rPr>
          <w:rFonts w:cstheme="minorBidi"/>
          <w:noProof/>
          <w:szCs w:val="28"/>
          <w:lang w:bidi="th-TH"/>
        </w:rPr>
      </w:pPr>
      <w:r w:rsidRPr="007870B7">
        <w:fldChar w:fldCharType="begin"/>
      </w:r>
      <w:r w:rsidRPr="007870B7">
        <w:instrText xml:space="preserve"> HYPERLINK \l "_Toc502245008" </w:instrText>
      </w:r>
      <w:r w:rsidRPr="007870B7">
        <w:rPr>
          <w:noProof/>
        </w:rPr>
        <w:fldChar w:fldCharType="separate"/>
      </w:r>
      <w:r w:rsidR="004366E7" w:rsidRPr="007870B7">
        <w:rPr>
          <w:rStyle w:val="Hyperlink"/>
          <w:rFonts w:ascii="Arial" w:hAnsi="Arial" w:cs="Arial"/>
          <w:noProof/>
          <w:rPrChange w:id="127" w:author="Shah Ashay" w:date="2018-04-16T17:11:00Z">
            <w:rPr>
              <w:rStyle w:val="Hyperlink"/>
              <w:noProof/>
            </w:rPr>
          </w:rPrChange>
        </w:rPr>
        <w:t>4.</w:t>
      </w:r>
      <w:r w:rsidR="004366E7" w:rsidRPr="007870B7">
        <w:rPr>
          <w:rFonts w:ascii="Arial" w:hAnsi="Arial" w:cs="Arial"/>
          <w:noProof/>
          <w:szCs w:val="28"/>
          <w:lang w:bidi="th-TH"/>
          <w:rPrChange w:id="128" w:author="Shah Ashay" w:date="2018-04-16T17:11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4366E7" w:rsidRPr="007870B7">
        <w:rPr>
          <w:rStyle w:val="Hyperlink"/>
          <w:rFonts w:ascii="Arial" w:hAnsi="Arial" w:cs="Arial"/>
          <w:noProof/>
          <w:rPrChange w:id="129" w:author="Shah Ashay" w:date="2018-04-16T17:11:00Z">
            <w:rPr>
              <w:rStyle w:val="Hyperlink"/>
              <w:noProof/>
            </w:rPr>
          </w:rPrChange>
        </w:rPr>
        <w:t>Exceptions</w:t>
      </w:r>
      <w:r w:rsidR="004366E7" w:rsidRPr="007870B7">
        <w:rPr>
          <w:noProof/>
          <w:webHidden/>
        </w:rPr>
        <w:tab/>
      </w:r>
      <w:r w:rsidR="004366E7" w:rsidRPr="007870B7">
        <w:rPr>
          <w:noProof/>
          <w:webHidden/>
        </w:rPr>
        <w:fldChar w:fldCharType="begin"/>
      </w:r>
      <w:r w:rsidR="004366E7" w:rsidRPr="007870B7">
        <w:rPr>
          <w:noProof/>
          <w:webHidden/>
        </w:rPr>
        <w:instrText xml:space="preserve"> PAGEREF _Toc502245008 \h </w:instrText>
      </w:r>
      <w:r w:rsidR="004366E7" w:rsidRPr="007870B7">
        <w:rPr>
          <w:noProof/>
          <w:webHidden/>
        </w:rPr>
      </w:r>
      <w:r w:rsidR="004366E7" w:rsidRPr="007870B7">
        <w:rPr>
          <w:noProof/>
          <w:webHidden/>
        </w:rPr>
        <w:fldChar w:fldCharType="separate"/>
      </w:r>
      <w:r w:rsidR="004366E7" w:rsidRPr="007870B7">
        <w:rPr>
          <w:noProof/>
          <w:webHidden/>
        </w:rPr>
        <w:t>5</w:t>
      </w:r>
      <w:r w:rsidR="004366E7" w:rsidRPr="007870B7">
        <w:rPr>
          <w:noProof/>
          <w:webHidden/>
        </w:rPr>
        <w:fldChar w:fldCharType="end"/>
      </w:r>
      <w:r w:rsidRPr="007870B7">
        <w:rPr>
          <w:noProof/>
        </w:rPr>
        <w:fldChar w:fldCharType="end"/>
      </w:r>
    </w:p>
    <w:p w14:paraId="2A3E9F4B" w14:textId="278D79BA" w:rsidR="004366E7" w:rsidRPr="007870B7" w:rsidRDefault="00C45B20" w:rsidP="00587540">
      <w:pPr>
        <w:pStyle w:val="TOC2"/>
        <w:rPr>
          <w:rFonts w:eastAsiaTheme="minorEastAsia" w:cstheme="minorBidi"/>
          <w:szCs w:val="28"/>
          <w:lang w:bidi="th-TH"/>
        </w:rPr>
      </w:pPr>
      <w:r w:rsidRPr="007870B7">
        <w:fldChar w:fldCharType="begin"/>
      </w:r>
      <w:r w:rsidRPr="007870B7">
        <w:instrText xml:space="preserve"> HYPERLINK \l "_Toc502245009" </w:instrText>
      </w:r>
      <w:r w:rsidRPr="007870B7">
        <w:fldChar w:fldCharType="separate"/>
      </w:r>
      <w:r w:rsidR="004366E7" w:rsidRPr="007870B7">
        <w:rPr>
          <w:rStyle w:val="Hyperlink"/>
          <w:rFonts w:ascii="Arial" w:hAnsi="Arial" w:cs="Arial"/>
          <w:rPrChange w:id="130" w:author="Shah Ashay" w:date="2018-04-16T17:11:00Z">
            <w:rPr>
              <w:rStyle w:val="Hyperlink"/>
            </w:rPr>
          </w:rPrChange>
        </w:rPr>
        <w:t>4.1</w:t>
      </w:r>
      <w:r w:rsidR="004366E7" w:rsidRPr="007870B7">
        <w:rPr>
          <w:rFonts w:ascii="Arial" w:eastAsiaTheme="minorEastAsia" w:hAnsi="Arial" w:cs="Arial"/>
          <w:szCs w:val="28"/>
          <w:lang w:bidi="th-TH"/>
          <w:rPrChange w:id="131" w:author="Shah Ashay" w:date="2018-04-16T17:11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4366E7" w:rsidRPr="007870B7">
        <w:rPr>
          <w:rStyle w:val="Hyperlink"/>
          <w:rFonts w:ascii="Arial" w:hAnsi="Arial" w:cs="Arial"/>
          <w:rPrChange w:id="132" w:author="Shah Ashay" w:date="2018-04-16T17:11:00Z">
            <w:rPr>
              <w:rStyle w:val="Hyperlink"/>
            </w:rPr>
          </w:rPrChange>
        </w:rPr>
        <w:t>List of Common Issues/Errors</w:t>
      </w:r>
      <w:r w:rsidR="004366E7" w:rsidRPr="007870B7">
        <w:rPr>
          <w:webHidden/>
        </w:rPr>
        <w:tab/>
      </w:r>
      <w:r w:rsidR="004366E7" w:rsidRPr="007870B7">
        <w:rPr>
          <w:webHidden/>
        </w:rPr>
        <w:fldChar w:fldCharType="begin"/>
      </w:r>
      <w:r w:rsidR="004366E7" w:rsidRPr="007870B7">
        <w:rPr>
          <w:webHidden/>
        </w:rPr>
        <w:instrText xml:space="preserve"> PAGEREF _Toc502245009 \h </w:instrText>
      </w:r>
      <w:r w:rsidR="004366E7" w:rsidRPr="007870B7">
        <w:rPr>
          <w:webHidden/>
        </w:rPr>
      </w:r>
      <w:r w:rsidR="004366E7" w:rsidRPr="007870B7">
        <w:rPr>
          <w:webHidden/>
        </w:rPr>
        <w:fldChar w:fldCharType="separate"/>
      </w:r>
      <w:r w:rsidR="004366E7" w:rsidRPr="007870B7">
        <w:rPr>
          <w:webHidden/>
        </w:rPr>
        <w:t>5</w:t>
      </w:r>
      <w:r w:rsidR="004366E7" w:rsidRPr="007870B7">
        <w:rPr>
          <w:webHidden/>
        </w:rPr>
        <w:fldChar w:fldCharType="end"/>
      </w:r>
      <w:r w:rsidRPr="007870B7">
        <w:fldChar w:fldCharType="end"/>
      </w:r>
    </w:p>
    <w:p w14:paraId="0BAA3779" w14:textId="740BDE54" w:rsidR="004D61A0" w:rsidRPr="00A913DB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A913DB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7870B7">
        <w:rPr>
          <w:rFonts w:ascii="Arial" w:hAnsi="Arial" w:cs="Arial"/>
        </w:rPr>
        <w:fldChar w:fldCharType="end"/>
      </w:r>
    </w:p>
    <w:p w14:paraId="0BAA377A" w14:textId="77777777" w:rsidR="00447470" w:rsidRPr="00A913DB" w:rsidRDefault="00447470" w:rsidP="00447470">
      <w:pPr>
        <w:pStyle w:val="Heading1"/>
      </w:pPr>
      <w:bookmarkStart w:id="133" w:name="_Toc502245004"/>
      <w:r w:rsidRPr="00A913DB">
        <w:lastRenderedPageBreak/>
        <w:t>Use Case Information</w:t>
      </w:r>
      <w:bookmarkEnd w:id="133"/>
    </w:p>
    <w:p w14:paraId="0BAA377B" w14:textId="77777777" w:rsidR="00447470" w:rsidRPr="00A913DB" w:rsidRDefault="00447470" w:rsidP="00447470">
      <w:pPr>
        <w:rPr>
          <w:rFonts w:cs="Arial"/>
        </w:rPr>
      </w:pP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80"/>
        <w:gridCol w:w="6480"/>
        <w:tblGridChange w:id="134">
          <w:tblGrid>
            <w:gridCol w:w="2880"/>
            <w:gridCol w:w="6480"/>
          </w:tblGrid>
        </w:tblGridChange>
      </w:tblGrid>
      <w:tr w:rsidR="00447470" w:rsidRPr="007870B7" w14:paraId="0BAA377E" w14:textId="77777777" w:rsidTr="007870B7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7C" w14:textId="77777777" w:rsidR="00447470" w:rsidRPr="007870B7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870B7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480" w:type="dxa"/>
          </w:tcPr>
          <w:p w14:paraId="0BAA377D" w14:textId="08B85673" w:rsidR="00447470" w:rsidRPr="007870B7" w:rsidRDefault="004366E7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BKK</w:t>
            </w:r>
            <w:r w:rsidR="00645ABA" w:rsidRPr="007870B7">
              <w:rPr>
                <w:rFonts w:cs="Arial"/>
                <w:color w:val="000000" w:themeColor="text1"/>
                <w:sz w:val="20"/>
                <w:szCs w:val="20"/>
              </w:rPr>
              <w:t>_</w:t>
            </w:r>
            <w:r w:rsidR="004842BE" w:rsidRPr="007870B7">
              <w:rPr>
                <w:rFonts w:cs="Arial"/>
                <w:color w:val="000000" w:themeColor="text1"/>
                <w:sz w:val="20"/>
                <w:szCs w:val="20"/>
              </w:rPr>
              <w:t>UC</w:t>
            </w: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43</w:t>
            </w:r>
            <w:r w:rsidR="00547F3D" w:rsidRPr="007870B7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547F3D" w:rsidRPr="007870B7">
              <w:rPr>
                <w:rFonts w:cs="Arial"/>
                <w:color w:val="000000" w:themeColor="text1"/>
                <w:sz w:val="20"/>
                <w:szCs w:val="20"/>
              </w:rPr>
              <w:t>Perforation Interval</w:t>
            </w:r>
          </w:p>
        </w:tc>
      </w:tr>
      <w:tr w:rsidR="00447470" w:rsidRPr="007870B7" w14:paraId="0BAA3781" w14:textId="77777777" w:rsidTr="007870B7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7F" w14:textId="77777777" w:rsidR="00447470" w:rsidRPr="007870B7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870B7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480" w:type="dxa"/>
          </w:tcPr>
          <w:p w14:paraId="0BAA3780" w14:textId="61E5535D" w:rsidR="00447470" w:rsidRPr="007870B7" w:rsidRDefault="00A16508" w:rsidP="00734522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sz w:val="20"/>
                <w:szCs w:val="20"/>
                <w:rPrChange w:id="135" w:author="Shah Ashay" w:date="2018-04-16T17:11:00Z">
                  <w:rPr>
                    <w:rFonts w:cs="Arial"/>
                    <w:sz w:val="19"/>
                    <w:szCs w:val="19"/>
                  </w:rPr>
                </w:rPrChange>
              </w:rPr>
              <w:t xml:space="preserve">This BF is used to </w:t>
            </w:r>
            <w:r w:rsidR="004366E7" w:rsidRPr="007870B7">
              <w:rPr>
                <w:rFonts w:cs="Arial"/>
                <w:sz w:val="20"/>
                <w:szCs w:val="20"/>
                <w:rPrChange w:id="136" w:author="Shah Ashay" w:date="2018-04-16T17:11:00Z">
                  <w:rPr>
                    <w:rFonts w:cs="Arial"/>
                    <w:sz w:val="19"/>
                    <w:szCs w:val="19"/>
                  </w:rPr>
                </w:rPrChange>
              </w:rPr>
              <w:t xml:space="preserve">Maintain </w:t>
            </w:r>
            <w:r w:rsidR="00547F3D" w:rsidRPr="007870B7">
              <w:rPr>
                <w:rFonts w:cs="Arial"/>
                <w:sz w:val="20"/>
                <w:szCs w:val="20"/>
                <w:rPrChange w:id="137" w:author="Shah Ashay" w:date="2018-04-16T17:11:00Z">
                  <w:rPr>
                    <w:rFonts w:cs="Arial"/>
                    <w:sz w:val="19"/>
                    <w:szCs w:val="19"/>
                  </w:rPr>
                </w:rPrChange>
              </w:rPr>
              <w:t>a perforation interval</w:t>
            </w:r>
            <w:r w:rsidRPr="007870B7">
              <w:rPr>
                <w:rFonts w:cs="Arial"/>
                <w:sz w:val="20"/>
                <w:szCs w:val="20"/>
                <w:rPrChange w:id="138" w:author="Shah Ashay" w:date="2018-04-16T17:11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</w:t>
            </w:r>
          </w:p>
        </w:tc>
      </w:tr>
      <w:tr w:rsidR="00447470" w:rsidRPr="007870B7" w14:paraId="0BAA3785" w14:textId="77777777" w:rsidTr="007870B7">
        <w:trPr>
          <w:cantSplit/>
          <w:trHeight w:val="881"/>
        </w:trPr>
        <w:tc>
          <w:tcPr>
            <w:tcW w:w="2880" w:type="dxa"/>
            <w:shd w:val="clear" w:color="auto" w:fill="C6D9F1" w:themeFill="text2" w:themeFillTint="33"/>
          </w:tcPr>
          <w:p w14:paraId="0BAA3782" w14:textId="77777777" w:rsidR="00447470" w:rsidRPr="007870B7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870B7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480" w:type="dxa"/>
          </w:tcPr>
          <w:p w14:paraId="21B9C060" w14:textId="0AF8E307" w:rsidR="00EF12D2" w:rsidRPr="007870B7" w:rsidRDefault="004366E7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547F3D" w:rsidRPr="007870B7">
              <w:rPr>
                <w:rFonts w:cs="Arial"/>
                <w:color w:val="000000" w:themeColor="text1"/>
                <w:sz w:val="20"/>
                <w:szCs w:val="20"/>
              </w:rPr>
              <w:t>Well</w:t>
            </w:r>
          </w:p>
          <w:p w14:paraId="6E15E6FB" w14:textId="329377BE" w:rsidR="00EF12D2" w:rsidRPr="007870B7" w:rsidRDefault="004366E7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547F3D" w:rsidRPr="007870B7">
              <w:rPr>
                <w:rFonts w:cs="Arial"/>
                <w:color w:val="000000" w:themeColor="text1"/>
                <w:sz w:val="20"/>
                <w:szCs w:val="20"/>
              </w:rPr>
              <w:t>Well Bore</w:t>
            </w:r>
          </w:p>
          <w:p w14:paraId="594B2FA8" w14:textId="752BF50E" w:rsidR="00EF12D2" w:rsidRPr="007870B7" w:rsidRDefault="004366E7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547F3D" w:rsidRPr="007870B7">
              <w:rPr>
                <w:rFonts w:cs="Arial"/>
                <w:color w:val="000000" w:themeColor="text1"/>
                <w:sz w:val="20"/>
                <w:szCs w:val="20"/>
              </w:rPr>
              <w:t>Well Bore Interval</w:t>
            </w:r>
          </w:p>
          <w:p w14:paraId="0BAA3784" w14:textId="533E8D26" w:rsidR="00447470" w:rsidRPr="007870B7" w:rsidRDefault="00447470" w:rsidP="00547F3D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726BBA" w:rsidRPr="007870B7" w14:paraId="786CE4E0" w14:textId="77777777" w:rsidTr="007870B7">
        <w:tblPrEx>
          <w:tblW w:w="9360" w:type="dxa"/>
          <w:tblInd w:w="1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  <w:tblPrExChange w:id="139" w:author="Shah Ashay" w:date="2018-04-16T17:11:00Z">
            <w:tblPrEx>
              <w:tblW w:w="9360" w:type="dxa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296"/>
          <w:trPrChange w:id="140" w:author="Shah Ashay" w:date="2018-04-16T17:11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tcPrChange w:id="141" w:author="Shah Ashay" w:date="2018-04-16T17:11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7870B7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870B7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6480" w:type="dxa"/>
            <w:tcPrChange w:id="142" w:author="Shah Ashay" w:date="2018-04-16T17:11:00Z">
              <w:tcPr>
                <w:tcW w:w="6480" w:type="dxa"/>
              </w:tcPr>
            </w:tcPrChange>
          </w:tcPr>
          <w:p w14:paraId="315DD97A" w14:textId="3948A396" w:rsidR="00474389" w:rsidRPr="007870B7" w:rsidRDefault="00474389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  <w:pPrChange w:id="143" w:author="Shah Ashay" w:date="2018-04-16T17:11:00Z">
                <w:pPr>
                  <w:pStyle w:val="ListParagraph"/>
                  <w:keepNext/>
                  <w:keepLines/>
                  <w:numPr>
                    <w:numId w:val="10"/>
                  </w:numPr>
                  <w:ind w:hanging="360"/>
                </w:pPr>
              </w:pPrChange>
            </w:pPr>
          </w:p>
        </w:tc>
      </w:tr>
      <w:tr w:rsidR="00A02ED7" w:rsidRPr="007870B7" w14:paraId="4FD17253" w14:textId="77777777" w:rsidTr="007870B7">
        <w:trPr>
          <w:cantSplit/>
          <w:trHeight w:val="881"/>
        </w:trPr>
        <w:tc>
          <w:tcPr>
            <w:tcW w:w="2880" w:type="dxa"/>
            <w:shd w:val="clear" w:color="auto" w:fill="C6D9F1" w:themeFill="text2" w:themeFillTint="33"/>
          </w:tcPr>
          <w:p w14:paraId="519EA7CF" w14:textId="01647F5C" w:rsidR="00A02ED7" w:rsidRPr="007870B7" w:rsidRDefault="00A02ED7" w:rsidP="00A02ED7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7870B7">
              <w:rPr>
                <w:rFonts w:cs="Arial"/>
                <w:b/>
                <w:sz w:val="20"/>
                <w:szCs w:val="20"/>
              </w:rPr>
              <w:t xml:space="preserve">EC </w:t>
            </w:r>
            <w:del w:id="144" w:author="Batra Yogesh (EXT)" w:date="2018-04-04T17:37:00Z">
              <w:r w:rsidRPr="007870B7" w:rsidDel="00D87C4C">
                <w:rPr>
                  <w:rFonts w:cs="Arial"/>
                  <w:b/>
                  <w:sz w:val="20"/>
                  <w:szCs w:val="20"/>
                </w:rPr>
                <w:delText>Roels</w:delText>
              </w:r>
            </w:del>
            <w:ins w:id="145" w:author="Batra Yogesh (EXT)" w:date="2018-04-04T17:37:00Z">
              <w:r w:rsidR="00D87C4C" w:rsidRPr="007870B7">
                <w:rPr>
                  <w:rFonts w:cs="Arial"/>
                  <w:b/>
                  <w:sz w:val="20"/>
                  <w:szCs w:val="20"/>
                </w:rPr>
                <w:t>Roles</w:t>
              </w:r>
            </w:ins>
          </w:p>
        </w:tc>
        <w:tc>
          <w:tcPr>
            <w:tcW w:w="6480" w:type="dxa"/>
          </w:tcPr>
          <w:p w14:paraId="071CF079" w14:textId="77777777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B8/32 Administrator</w:t>
            </w:r>
          </w:p>
          <w:p w14:paraId="7C42007C" w14:textId="77777777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Baanpot Administrator</w:t>
            </w:r>
          </w:p>
          <w:p w14:paraId="0B198D89" w14:textId="77777777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Thailand ECIS Admin</w:t>
            </w:r>
          </w:p>
          <w:p w14:paraId="6E57773D" w14:textId="77777777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Erawan Administrator</w:t>
            </w:r>
          </w:p>
          <w:p w14:paraId="2C866163" w14:textId="77777777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Funan Administrator</w:t>
            </w:r>
          </w:p>
          <w:p w14:paraId="3A52E11E" w14:textId="77777777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M and M Admin COTL</w:t>
            </w:r>
          </w:p>
          <w:p w14:paraId="189300AF" w14:textId="77777777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M and M Admin CTEP</w:t>
            </w:r>
          </w:p>
          <w:p w14:paraId="5A8E09AC" w14:textId="77777777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Pailin Administrator</w:t>
            </w:r>
          </w:p>
          <w:p w14:paraId="1615EBFF" w14:textId="77777777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Platong Administrator</w:t>
            </w:r>
          </w:p>
          <w:p w14:paraId="620B4750" w14:textId="77777777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Satun Administrator</w:t>
            </w:r>
          </w:p>
          <w:p w14:paraId="4E989D25" w14:textId="65BBB24F" w:rsidR="00A02ED7" w:rsidRPr="007870B7" w:rsidRDefault="00A02ED7" w:rsidP="00A02ED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color w:val="000000" w:themeColor="text1"/>
                <w:sz w:val="20"/>
                <w:szCs w:val="20"/>
              </w:rPr>
              <w:t>Satun Funan Administrator</w:t>
            </w:r>
          </w:p>
        </w:tc>
      </w:tr>
      <w:tr w:rsidR="00D17537" w:rsidRPr="007870B7" w14:paraId="0BAA378E" w14:textId="77777777" w:rsidTr="007870B7">
        <w:tblPrEx>
          <w:tblW w:w="9360" w:type="dxa"/>
          <w:tblInd w:w="11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15" w:type="dxa"/>
            <w:right w:w="115" w:type="dxa"/>
          </w:tblCellMar>
          <w:tblLook w:val="0000" w:firstRow="0" w:lastRow="0" w:firstColumn="0" w:lastColumn="0" w:noHBand="0" w:noVBand="0"/>
          <w:tblPrExChange w:id="146" w:author="Shah Ashay" w:date="2018-04-16T17:11:00Z">
            <w:tblPrEx>
              <w:tblW w:w="9360" w:type="dxa"/>
              <w:tblInd w:w="1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15" w:type="dxa"/>
                <w:right w:w="115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cantSplit/>
          <w:trHeight w:val="746"/>
          <w:trPrChange w:id="147" w:author="Shah Ashay" w:date="2018-04-16T17:11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tcPrChange w:id="148" w:author="Shah Ashay" w:date="2018-04-16T17:11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7870B7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7870B7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480" w:type="dxa"/>
            <w:tcPrChange w:id="149" w:author="Shah Ashay" w:date="2018-04-16T17:11:00Z">
              <w:tcPr>
                <w:tcW w:w="6480" w:type="dxa"/>
              </w:tcPr>
            </w:tcPrChange>
          </w:tcPr>
          <w:p w14:paraId="00DBAE72" w14:textId="066931FC" w:rsidR="00D97983" w:rsidRPr="007870B7" w:rsidRDefault="00547F3D" w:rsidP="00726BBA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sz w:val="20"/>
                <w:szCs w:val="20"/>
                <w:rPrChange w:id="150" w:author="Shah Ashay" w:date="2018-04-16T17:11:00Z">
                  <w:rPr>
                    <w:rFonts w:cs="Arial"/>
                    <w:sz w:val="19"/>
                    <w:szCs w:val="19"/>
                  </w:rPr>
                </w:rPrChange>
              </w:rPr>
              <w:t>Well configured</w:t>
            </w:r>
          </w:p>
          <w:p w14:paraId="22EF00BD" w14:textId="1FE69D8F" w:rsidR="00D97983" w:rsidRPr="007870B7" w:rsidRDefault="00547F3D" w:rsidP="00474389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sz w:val="20"/>
                <w:szCs w:val="20"/>
                <w:rPrChange w:id="151" w:author="Shah Ashay" w:date="2018-04-16T17:11:00Z">
                  <w:rPr>
                    <w:rFonts w:cs="Arial"/>
                    <w:sz w:val="19"/>
                    <w:szCs w:val="19"/>
                  </w:rPr>
                </w:rPrChange>
              </w:rPr>
              <w:t>Well Bore configured</w:t>
            </w:r>
          </w:p>
          <w:p w14:paraId="6D372DDF" w14:textId="2AEC2C9C" w:rsidR="00547F3D" w:rsidRPr="007870B7" w:rsidRDefault="00547F3D" w:rsidP="00474389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7870B7">
              <w:rPr>
                <w:rFonts w:cs="Arial"/>
                <w:sz w:val="20"/>
                <w:szCs w:val="20"/>
                <w:rPrChange w:id="152" w:author="Shah Ashay" w:date="2018-04-16T17:11:00Z">
                  <w:rPr>
                    <w:rFonts w:cs="Arial"/>
                    <w:sz w:val="19"/>
                    <w:szCs w:val="19"/>
                  </w:rPr>
                </w:rPrChange>
              </w:rPr>
              <w:t>Well Bore Interval configured</w:t>
            </w:r>
          </w:p>
          <w:p w14:paraId="0BAA378D" w14:textId="321D23B1" w:rsidR="00474389" w:rsidRPr="007870B7" w:rsidRDefault="00474389" w:rsidP="00474389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47470" w:rsidRPr="007870B7" w14:paraId="0BAA3791" w14:textId="77777777" w:rsidTr="007870B7">
        <w:trPr>
          <w:cantSplit/>
        </w:trPr>
        <w:tc>
          <w:tcPr>
            <w:tcW w:w="2880" w:type="dxa"/>
            <w:shd w:val="clear" w:color="auto" w:fill="C6D9F1" w:themeFill="text2" w:themeFillTint="33"/>
          </w:tcPr>
          <w:p w14:paraId="0BAA378F" w14:textId="77777777" w:rsidR="00447470" w:rsidRPr="007870B7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7870B7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480" w:type="dxa"/>
          </w:tcPr>
          <w:p w14:paraId="0BAA3790" w14:textId="77777777" w:rsidR="00447470" w:rsidRPr="007870B7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A913DB" w:rsidRDefault="00447470" w:rsidP="00447470">
      <w:pPr>
        <w:rPr>
          <w:ins w:id="153" w:author="Batra Yogesh (EXT)" w:date="2018-03-27T15:01:00Z"/>
          <w:rFonts w:cs="Arial"/>
        </w:rPr>
      </w:pPr>
    </w:p>
    <w:p w14:paraId="5D6E1EC0" w14:textId="3733F5A8" w:rsidR="0018739D" w:rsidRPr="00A913DB" w:rsidRDefault="0018739D" w:rsidP="0018739D">
      <w:pPr>
        <w:rPr>
          <w:moveTo w:id="154" w:author="Batra Yogesh (EXT)" w:date="2018-03-27T15:01:00Z"/>
          <w:rFonts w:cs="Arial"/>
          <w:rPrChange w:id="155" w:author="Batra Yogesh (EXT)" w:date="2018-04-13T13:03:00Z">
            <w:rPr>
              <w:moveTo w:id="156" w:author="Batra Yogesh (EXT)" w:date="2018-03-27T15:01:00Z"/>
              <w:b/>
            </w:rPr>
          </w:rPrChange>
        </w:rPr>
      </w:pPr>
      <w:moveToRangeStart w:id="157" w:author="Batra Yogesh (EXT)" w:date="2018-03-27T15:01:00Z" w:name="move509926241"/>
      <w:moveTo w:id="158" w:author="Batra Yogesh (EXT)" w:date="2018-03-27T15:01:00Z">
        <w:r w:rsidRPr="00A913DB">
          <w:rPr>
            <w:rFonts w:cs="Arial"/>
            <w:rPrChange w:id="159" w:author="Batra Yogesh (EXT)" w:date="2018-04-13T13:03:00Z">
              <w:rPr>
                <w:b/>
              </w:rPr>
            </w:rPrChange>
          </w:rPr>
          <w:t>Note: the toolbar on EC11</w:t>
        </w:r>
      </w:moveTo>
      <w:ins w:id="160" w:author="Batra Yogesh (EXT)" w:date="2018-04-13T13:03:00Z">
        <w:r w:rsidR="00A913DB" w:rsidRPr="00A913DB">
          <w:rPr>
            <w:rFonts w:cs="Arial"/>
            <w:rPrChange w:id="161" w:author="Batra Yogesh (EXT)" w:date="2018-04-13T13:03:00Z">
              <w:rPr>
                <w:rFonts w:cs="Arial"/>
                <w:b/>
              </w:rPr>
            </w:rPrChange>
          </w:rPr>
          <w:t>.2</w:t>
        </w:r>
      </w:ins>
      <w:moveTo w:id="162" w:author="Batra Yogesh (EXT)" w:date="2018-03-27T15:01:00Z">
        <w:r w:rsidRPr="00A913DB">
          <w:rPr>
            <w:rFonts w:cs="Arial"/>
            <w:rPrChange w:id="163" w:author="Batra Yogesh (EXT)" w:date="2018-04-13T13:03:00Z">
              <w:rPr>
                <w:b/>
              </w:rPr>
            </w:rPrChange>
          </w:rPr>
          <w:t xml:space="preserve"> has changed. Refer to the image below for different buttons</w:t>
        </w:r>
      </w:moveTo>
    </w:p>
    <w:p w14:paraId="649E8AE8" w14:textId="77777777" w:rsidR="0018739D" w:rsidRPr="00053087" w:rsidRDefault="0018739D" w:rsidP="0018739D">
      <w:pPr>
        <w:rPr>
          <w:moveTo w:id="164" w:author="Batra Yogesh (EXT)" w:date="2018-03-27T15:01:00Z"/>
          <w:rFonts w:cs="Arial"/>
          <w:b/>
        </w:rPr>
      </w:pPr>
    </w:p>
    <w:p w14:paraId="3143DA59" w14:textId="77777777" w:rsidR="0018739D" w:rsidRPr="00053087" w:rsidRDefault="0018739D" w:rsidP="0018739D">
      <w:pPr>
        <w:jc w:val="center"/>
        <w:rPr>
          <w:moveTo w:id="165" w:author="Batra Yogesh (EXT)" w:date="2018-03-27T15:01:00Z"/>
          <w:rFonts w:cs="Arial"/>
          <w:b/>
        </w:rPr>
      </w:pPr>
      <w:moveTo w:id="166" w:author="Batra Yogesh (EXT)" w:date="2018-03-27T15:01:00Z">
        <w:r w:rsidRPr="00A913DB">
          <w:rPr>
            <w:rFonts w:cs="Arial"/>
            <w:noProof/>
            <w:color w:val="000000"/>
            <w:szCs w:val="22"/>
            <w:rPrChange w:id="167" w:author="Batra Yogesh (EXT)" w:date="2018-04-13T13:03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131C49AC" wp14:editId="27563A2D">
              <wp:extent cx="5105048" cy="1144752"/>
              <wp:effectExtent l="19050" t="19050" r="19685" b="17780"/>
              <wp:docPr id="3" name="Picture 3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moveTo>
    </w:p>
    <w:moveToRangeEnd w:id="157"/>
    <w:p w14:paraId="54DA8005" w14:textId="77777777" w:rsidR="0018739D" w:rsidRPr="00A913DB" w:rsidRDefault="0018739D" w:rsidP="00447470">
      <w:pPr>
        <w:rPr>
          <w:rFonts w:cs="Arial"/>
        </w:rPr>
      </w:pPr>
    </w:p>
    <w:p w14:paraId="0BAA3794" w14:textId="21AAC436" w:rsidR="004D61A0" w:rsidRPr="00A913DB" w:rsidRDefault="004D61A0" w:rsidP="005D1403">
      <w:pPr>
        <w:pStyle w:val="Heading1"/>
      </w:pPr>
      <w:bookmarkStart w:id="168" w:name="_Toc536253722"/>
      <w:bookmarkStart w:id="169" w:name="_Toc536258288"/>
      <w:bookmarkStart w:id="170" w:name="_Toc502245005"/>
      <w:r w:rsidRPr="00A913DB">
        <w:t xml:space="preserve">Primary </w:t>
      </w:r>
      <w:bookmarkEnd w:id="168"/>
      <w:bookmarkEnd w:id="169"/>
      <w:r w:rsidR="00BF2F96" w:rsidRPr="00A913DB">
        <w:t>Flow</w:t>
      </w:r>
      <w:r w:rsidR="0033669C" w:rsidRPr="00A913DB">
        <w:t xml:space="preserve">: </w:t>
      </w:r>
      <w:r w:rsidR="004366E7" w:rsidRPr="00A913DB">
        <w:t xml:space="preserve">BKK_UC26 43 Maintain </w:t>
      </w:r>
      <w:r w:rsidR="00547F3D" w:rsidRPr="00A913DB">
        <w:t>Well Perforation Interval</w:t>
      </w:r>
      <w:bookmarkEnd w:id="170"/>
    </w:p>
    <w:p w14:paraId="07ADFDBB" w14:textId="77777777" w:rsidR="00D65230" w:rsidRPr="00053087" w:rsidRDefault="00D65230" w:rsidP="00D65230">
      <w:pPr>
        <w:rPr>
          <w:rFonts w:cs="Arial"/>
          <w:b/>
        </w:rPr>
      </w:pPr>
    </w:p>
    <w:p w14:paraId="38EBACAD" w14:textId="12A22006" w:rsidR="00D65230" w:rsidRPr="007870B7" w:rsidDel="0018739D" w:rsidRDefault="00D65230" w:rsidP="00D65230">
      <w:pPr>
        <w:rPr>
          <w:moveFrom w:id="171" w:author="Batra Yogesh (EXT)" w:date="2018-03-27T15:01:00Z"/>
          <w:rFonts w:cs="Arial"/>
          <w:b/>
        </w:rPr>
      </w:pPr>
      <w:moveFromRangeStart w:id="172" w:author="Batra Yogesh (EXT)" w:date="2018-03-27T15:01:00Z" w:name="move509926241"/>
      <w:moveFrom w:id="173" w:author="Batra Yogesh (EXT)" w:date="2018-03-27T15:01:00Z">
        <w:r w:rsidRPr="00053087" w:rsidDel="0018739D">
          <w:rPr>
            <w:rFonts w:cs="Arial"/>
            <w:b/>
          </w:rPr>
          <w:t>Note: the toolbar on EC11 has changed. Refer to the image below for different buttons</w:t>
        </w:r>
      </w:moveFrom>
    </w:p>
    <w:p w14:paraId="2FDFF12C" w14:textId="70B34378" w:rsidR="00D65230" w:rsidRPr="00A913DB" w:rsidDel="0018739D" w:rsidRDefault="00D65230" w:rsidP="00D65230">
      <w:pPr>
        <w:rPr>
          <w:moveFrom w:id="174" w:author="Batra Yogesh (EXT)" w:date="2018-03-27T15:01:00Z"/>
          <w:rFonts w:cs="Arial"/>
          <w:b/>
          <w:rPrChange w:id="175" w:author="Batra Yogesh (EXT)" w:date="2018-04-13T13:03:00Z">
            <w:rPr>
              <w:moveFrom w:id="176" w:author="Batra Yogesh (EXT)" w:date="2018-03-27T15:01:00Z"/>
              <w:b/>
            </w:rPr>
          </w:rPrChange>
        </w:rPr>
      </w:pPr>
    </w:p>
    <w:p w14:paraId="3D3402DF" w14:textId="575B3F6A" w:rsidR="00D65230" w:rsidRPr="00053087" w:rsidDel="0018739D" w:rsidRDefault="00D65230" w:rsidP="00D65230">
      <w:pPr>
        <w:jc w:val="center"/>
        <w:rPr>
          <w:moveFrom w:id="177" w:author="Batra Yogesh (EXT)" w:date="2018-03-27T15:01:00Z"/>
          <w:rFonts w:cs="Arial"/>
          <w:b/>
        </w:rPr>
      </w:pPr>
      <w:moveFrom w:id="178" w:author="Batra Yogesh (EXT)" w:date="2018-03-27T15:01:00Z">
        <w:del w:id="179" w:author="Shah Ashay" w:date="2018-04-16T17:11:00Z">
          <w:r w:rsidRPr="00A913DB" w:rsidDel="007870B7">
            <w:rPr>
              <w:rFonts w:cs="Arial"/>
              <w:noProof/>
              <w:color w:val="000000"/>
              <w:szCs w:val="22"/>
              <w:rPrChange w:id="180" w:author="Batra Yogesh (EXT)" w:date="2018-04-13T13:03:00Z">
                <w:rPr>
                  <w:rFonts w:ascii="Calibri" w:hAnsi="Calibri" w:cs="Calibri"/>
                  <w:noProof/>
                  <w:color w:val="000000"/>
                  <w:szCs w:val="22"/>
                </w:rPr>
              </w:rPrChange>
            </w:rPr>
            <w:drawing>
              <wp:inline distT="0" distB="0" distL="0" distR="0" wp14:anchorId="62F1E331" wp14:editId="629C9947">
                <wp:extent cx="5105048" cy="1144752"/>
                <wp:effectExtent l="0" t="0" r="635" b="0"/>
                <wp:docPr id="2" name="Picture 2" descr="https://lh6.googleusercontent.com/WUdP0PFWezKFy2Ynx-I6avqXmLbFPFOLIYlo40eBVOTZ-vJOdZnOV0ODUljUAsdXAocQF1qJlQhDZBlJkGa1jHBfmEYwONfYQJ3I8xsTx6uQmEAeBYLtyGw9svpNaG1_w2p1RQu34tA_2epWh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WUdP0PFWezKFy2Ynx-I6avqXmLbFPFOLIYlo40eBVOTZ-vJOdZnOV0ODUljUAsdXAocQF1qJlQhDZBlJkGa1jHBfmEYwONfYQJ3I8xsTx6uQmEAeBYLtyGw9svpNaG1_w2p1RQu34tA_2epWhQ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30089" cy="1150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moveFrom>
    </w:p>
    <w:moveFromRangeEnd w:id="172"/>
    <w:p w14:paraId="0BAA3795" w14:textId="78C5B262" w:rsidR="00EF4239" w:rsidRPr="00A913DB" w:rsidRDefault="004D61A0" w:rsidP="00D17537">
      <w:pPr>
        <w:rPr>
          <w:rFonts w:cs="Arial"/>
          <w:i/>
          <w:color w:val="000000" w:themeColor="text1"/>
          <w:sz w:val="20"/>
        </w:rPr>
      </w:pPr>
      <w:r w:rsidRPr="00A913DB">
        <w:rPr>
          <w:rFonts w:cs="Arial"/>
        </w:rPr>
        <w:t xml:space="preserve">Trigger: </w:t>
      </w:r>
      <w:r w:rsidR="00570D43" w:rsidRPr="00A913DB">
        <w:rPr>
          <w:rFonts w:cs="Arial"/>
        </w:rPr>
        <w:t xml:space="preserve"> </w:t>
      </w:r>
      <w:r w:rsidR="00033B40" w:rsidRPr="00A913DB">
        <w:rPr>
          <w:rFonts w:cs="Arial"/>
        </w:rPr>
        <w:t xml:space="preserve">User </w:t>
      </w:r>
      <w:r w:rsidR="00D97983" w:rsidRPr="00A913DB">
        <w:rPr>
          <w:rFonts w:cs="Arial"/>
        </w:rPr>
        <w:t xml:space="preserve">needs to </w:t>
      </w:r>
      <w:r w:rsidR="004366E7" w:rsidRPr="00A913DB">
        <w:rPr>
          <w:rFonts w:cs="Arial"/>
        </w:rPr>
        <w:t xml:space="preserve">Maintain </w:t>
      </w:r>
      <w:r w:rsidR="00547F3D" w:rsidRPr="00A913DB">
        <w:rPr>
          <w:rFonts w:cs="Arial"/>
        </w:rPr>
        <w:t>a well perforation interval</w:t>
      </w:r>
    </w:p>
    <w:p w14:paraId="1B8E6067" w14:textId="3A27E6C1" w:rsidR="00C6253C" w:rsidRPr="00A913DB" w:rsidRDefault="00C6253C">
      <w:pPr>
        <w:rPr>
          <w:rFonts w:cs="Arial"/>
          <w:b/>
          <w:bCs/>
          <w:sz w:val="24"/>
          <w:szCs w:val="32"/>
        </w:rPr>
      </w:pPr>
      <w:bookmarkStart w:id="181" w:name="_Toc2408571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82" w:author="Batra Yogesh (EXT)" w:date="2018-04-13T13:03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183">
          <w:tblGrid>
            <w:gridCol w:w="690"/>
            <w:gridCol w:w="3630"/>
            <w:gridCol w:w="2160"/>
            <w:gridCol w:w="2880"/>
          </w:tblGrid>
        </w:tblGridChange>
      </w:tblGrid>
      <w:tr w:rsidR="00C6253C" w:rsidRPr="00A913DB" w14:paraId="4045A374" w14:textId="77777777" w:rsidTr="00A913DB">
        <w:trPr>
          <w:tblHeader/>
          <w:trPrChange w:id="184" w:author="Batra Yogesh (EXT)" w:date="2018-04-13T13:03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85" w:author="Batra Yogesh (EXT)" w:date="2018-04-13T13:03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59E4A3C" w14:textId="77777777" w:rsidR="00C6253C" w:rsidRPr="00A913DB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913DB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86" w:author="Batra Yogesh (EXT)" w:date="2018-04-13T13:03:00Z">
              <w:tcPr>
                <w:tcW w:w="3630" w:type="dxa"/>
                <w:shd w:val="clear" w:color="auto" w:fill="3399FF"/>
              </w:tcPr>
            </w:tcPrChange>
          </w:tcPr>
          <w:p w14:paraId="7492901F" w14:textId="77777777" w:rsidR="00C6253C" w:rsidRPr="00A913DB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913DB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187" w:author="Batra Yogesh (EXT)" w:date="2018-04-13T13:03:00Z">
              <w:tcPr>
                <w:tcW w:w="2160" w:type="dxa"/>
                <w:shd w:val="clear" w:color="auto" w:fill="3399FF"/>
              </w:tcPr>
            </w:tcPrChange>
          </w:tcPr>
          <w:p w14:paraId="35AFFB89" w14:textId="77777777" w:rsidR="00C6253C" w:rsidRPr="00A913DB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913DB">
              <w:rPr>
                <w:rFonts w:cs="Arial"/>
                <w:color w:val="FFFFFF" w:themeColor="background1"/>
                <w:sz w:val="20"/>
                <w:szCs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188" w:author="Batra Yogesh (EXT)" w:date="2018-04-13T13:03:00Z">
              <w:tcPr>
                <w:tcW w:w="2880" w:type="dxa"/>
                <w:shd w:val="clear" w:color="auto" w:fill="3399FF"/>
              </w:tcPr>
            </w:tcPrChange>
          </w:tcPr>
          <w:p w14:paraId="3B517D6D" w14:textId="77777777" w:rsidR="00C6253C" w:rsidRPr="00A913DB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913DB">
              <w:rPr>
                <w:rFonts w:cs="Arial"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C6253C" w:rsidRPr="00A913DB" w14:paraId="2556EE83" w14:textId="77777777" w:rsidTr="00A913DB">
        <w:tc>
          <w:tcPr>
            <w:tcW w:w="369" w:type="pct"/>
            <w:shd w:val="clear" w:color="auto" w:fill="C6D9F1" w:themeFill="text2" w:themeFillTint="33"/>
            <w:tcPrChange w:id="189" w:author="Batra Yogesh (EXT)" w:date="2018-04-13T13:0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A9C5F59" w14:textId="22622A4D" w:rsidR="00C6253C" w:rsidRPr="00A913DB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913DB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39" w:type="pct"/>
            <w:tcPrChange w:id="190" w:author="Batra Yogesh (EXT)" w:date="2018-04-13T13:03:00Z">
              <w:tcPr>
                <w:tcW w:w="3630" w:type="dxa"/>
              </w:tcPr>
            </w:tcPrChange>
          </w:tcPr>
          <w:p w14:paraId="6C02BABD" w14:textId="72B6EC08" w:rsidR="00C6253C" w:rsidRPr="00A913DB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del w:id="191" w:author="Batra Yogesh (EXT)" w:date="2018-03-27T15:03:00Z">
              <w:r w:rsidR="00547F3D" w:rsidRPr="00A913DB" w:rsidDel="0018739D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 xml:space="preserve">Well </w:delText>
              </w:r>
            </w:del>
            <w:r w:rsidR="00547F3D" w:rsidRPr="00A913DB">
              <w:rPr>
                <w:rFonts w:cs="Arial"/>
                <w:b/>
                <w:color w:val="000000" w:themeColor="text1"/>
                <w:sz w:val="20"/>
                <w:szCs w:val="20"/>
              </w:rPr>
              <w:t>Perforation Interval</w:t>
            </w:r>
            <w:r w:rsidR="00A16508"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74154" w:rsidRPr="00A913DB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3FC2C398" w14:textId="5203B155" w:rsidR="00C6253C" w:rsidRPr="00A913DB" w:rsidRDefault="006E7313" w:rsidP="0018739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>Administration</w:t>
            </w:r>
            <w:r w:rsidR="00C6253C"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A913DB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>Assets</w:t>
            </w:r>
            <w:r w:rsidR="00C6253C"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A913DB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02C2D" w:rsidRPr="00A913DB">
              <w:rPr>
                <w:rFonts w:cs="Arial"/>
                <w:color w:val="000000" w:themeColor="text1"/>
                <w:sz w:val="20"/>
                <w:szCs w:val="20"/>
              </w:rPr>
              <w:t>Well and Reservoir Objects</w:t>
            </w:r>
            <w:r w:rsidR="006E74EE"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del w:id="192" w:author="Batra Yogesh (EXT)" w:date="2018-03-27T15:02:00Z">
              <w:r w:rsidR="00002C2D" w:rsidRPr="00A913DB" w:rsidDel="0018739D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Maintain </w:delText>
              </w:r>
            </w:del>
            <w:r w:rsidR="00547F3D" w:rsidRPr="00A913DB">
              <w:rPr>
                <w:rFonts w:cs="Arial"/>
                <w:color w:val="000000" w:themeColor="text1"/>
                <w:sz w:val="20"/>
                <w:szCs w:val="20"/>
              </w:rPr>
              <w:t>Perforation Interval</w:t>
            </w:r>
          </w:p>
        </w:tc>
        <w:tc>
          <w:tcPr>
            <w:tcW w:w="1154" w:type="pct"/>
            <w:tcPrChange w:id="193" w:author="Batra Yogesh (EXT)" w:date="2018-04-13T13:03:00Z">
              <w:tcPr>
                <w:tcW w:w="2160" w:type="dxa"/>
              </w:tcPr>
            </w:tcPrChange>
          </w:tcPr>
          <w:p w14:paraId="2DD67D74" w14:textId="77777777" w:rsidR="00C6253C" w:rsidRPr="00A913DB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18979FD0" w14:textId="0EB79163" w:rsidR="00C6253C" w:rsidRPr="007870B7" w:rsidRDefault="00C6253C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053087">
              <w:rPr>
                <w:rFonts w:cs="Arial"/>
                <w:b/>
                <w:sz w:val="20"/>
                <w:szCs w:val="20"/>
              </w:rPr>
              <w:t>Date</w:t>
            </w:r>
            <w:r w:rsidRPr="00053087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378565B5" w14:textId="77777777" w:rsidR="006A4B98" w:rsidRPr="00A913DB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94" w:author="Batra Yogesh (EXT)" w:date="2018-04-13T13:03:00Z">
                  <w:rPr>
                    <w:sz w:val="20"/>
                    <w:szCs w:val="20"/>
                  </w:rPr>
                </w:rPrChange>
              </w:rPr>
            </w:pPr>
            <w:r w:rsidRPr="00A913DB">
              <w:rPr>
                <w:rFonts w:cs="Arial"/>
                <w:b/>
                <w:sz w:val="20"/>
                <w:szCs w:val="20"/>
                <w:rPrChange w:id="195" w:author="Batra Yogesh (EXT)" w:date="2018-04-13T13:03:00Z">
                  <w:rPr>
                    <w:b/>
                    <w:sz w:val="20"/>
                    <w:szCs w:val="20"/>
                  </w:rPr>
                </w:rPrChange>
              </w:rPr>
              <w:t>Production Unit</w:t>
            </w:r>
          </w:p>
          <w:p w14:paraId="139B905F" w14:textId="77777777" w:rsidR="006A4B98" w:rsidRPr="00A913DB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96" w:author="Batra Yogesh (EXT)" w:date="2018-04-13T13:03:00Z">
                  <w:rPr>
                    <w:sz w:val="20"/>
                    <w:szCs w:val="20"/>
                  </w:rPr>
                </w:rPrChange>
              </w:rPr>
            </w:pPr>
            <w:r w:rsidRPr="00A913DB">
              <w:rPr>
                <w:rFonts w:cs="Arial"/>
                <w:b/>
                <w:sz w:val="20"/>
                <w:szCs w:val="20"/>
                <w:rPrChange w:id="197" w:author="Batra Yogesh (EXT)" w:date="2018-04-13T13:03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51FE4827" w14:textId="77777777" w:rsidR="006A4B98" w:rsidRPr="00A913DB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98" w:author="Batra Yogesh (EXT)" w:date="2018-04-13T13:03:00Z">
                  <w:rPr>
                    <w:sz w:val="20"/>
                    <w:szCs w:val="20"/>
                  </w:rPr>
                </w:rPrChange>
              </w:rPr>
            </w:pPr>
            <w:r w:rsidRPr="00A913DB">
              <w:rPr>
                <w:rFonts w:cs="Arial"/>
                <w:b/>
                <w:sz w:val="20"/>
                <w:szCs w:val="20"/>
                <w:rPrChange w:id="199" w:author="Batra Yogesh (EXT)" w:date="2018-04-13T13:03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0A277C34" w14:textId="011D36C1" w:rsidR="00EF12D2" w:rsidRPr="00A913DB" w:rsidDel="00B35DBF" w:rsidRDefault="006A4B98" w:rsidP="00EF12D2">
            <w:pPr>
              <w:pStyle w:val="NoSpacing"/>
              <w:numPr>
                <w:ilvl w:val="0"/>
                <w:numId w:val="18"/>
              </w:numPr>
              <w:rPr>
                <w:del w:id="200" w:author="Batra Yogesh (EXT)" w:date="2018-04-06T12:36:00Z"/>
                <w:rFonts w:cs="Arial"/>
                <w:sz w:val="20"/>
                <w:szCs w:val="20"/>
                <w:rPrChange w:id="201" w:author="Batra Yogesh (EXT)" w:date="2018-04-13T13:03:00Z">
                  <w:rPr>
                    <w:del w:id="202" w:author="Batra Yogesh (EXT)" w:date="2018-04-06T12:36:00Z"/>
                    <w:sz w:val="20"/>
                    <w:szCs w:val="20"/>
                  </w:rPr>
                </w:rPrChange>
              </w:rPr>
            </w:pPr>
            <w:del w:id="203" w:author="Batra Yogesh (EXT)" w:date="2018-04-06T12:36:00Z">
              <w:r w:rsidRPr="00A913DB" w:rsidDel="00B35DBF">
                <w:rPr>
                  <w:rFonts w:cs="Arial"/>
                  <w:b/>
                  <w:sz w:val="20"/>
                  <w:szCs w:val="20"/>
                  <w:rPrChange w:id="204" w:author="Batra Yogesh (EXT)" w:date="2018-04-13T13:03:00Z">
                    <w:rPr>
                      <w:b/>
                      <w:sz w:val="20"/>
                      <w:szCs w:val="20"/>
                    </w:rPr>
                  </w:rPrChange>
                </w:rPr>
                <w:delText>Sub Area</w:delText>
              </w:r>
            </w:del>
          </w:p>
          <w:p w14:paraId="1A5882D5" w14:textId="607EA8FA" w:rsidR="006E7313" w:rsidRPr="00A913DB" w:rsidDel="00B35DBF" w:rsidRDefault="006E7313" w:rsidP="00EF12D2">
            <w:pPr>
              <w:pStyle w:val="NoSpacing"/>
              <w:numPr>
                <w:ilvl w:val="0"/>
                <w:numId w:val="18"/>
              </w:numPr>
              <w:rPr>
                <w:del w:id="205" w:author="Batra Yogesh (EXT)" w:date="2018-04-06T12:36:00Z"/>
                <w:rFonts w:cs="Arial"/>
                <w:sz w:val="20"/>
                <w:szCs w:val="20"/>
                <w:rPrChange w:id="206" w:author="Batra Yogesh (EXT)" w:date="2018-04-13T13:03:00Z">
                  <w:rPr>
                    <w:del w:id="207" w:author="Batra Yogesh (EXT)" w:date="2018-04-06T12:36:00Z"/>
                    <w:sz w:val="20"/>
                    <w:szCs w:val="20"/>
                  </w:rPr>
                </w:rPrChange>
              </w:rPr>
            </w:pPr>
            <w:del w:id="208" w:author="Batra Yogesh (EXT)" w:date="2018-04-06T12:36:00Z">
              <w:r w:rsidRPr="00A913DB" w:rsidDel="00B35DBF">
                <w:rPr>
                  <w:rFonts w:cs="Arial"/>
                  <w:b/>
                  <w:sz w:val="20"/>
                  <w:szCs w:val="20"/>
                  <w:rPrChange w:id="209" w:author="Batra Yogesh (EXT)" w:date="2018-04-13T13:03:00Z">
                    <w:rPr>
                      <w:b/>
                      <w:sz w:val="20"/>
                      <w:szCs w:val="20"/>
                    </w:rPr>
                  </w:rPrChange>
                </w:rPr>
                <w:delText>Facility Class 2</w:delText>
              </w:r>
            </w:del>
          </w:p>
          <w:p w14:paraId="226876CA" w14:textId="146A9EAE" w:rsidR="004366E7" w:rsidRPr="00A913DB" w:rsidDel="00B35DBF" w:rsidRDefault="004366E7" w:rsidP="004366E7">
            <w:pPr>
              <w:pStyle w:val="NoSpacing"/>
              <w:numPr>
                <w:ilvl w:val="0"/>
                <w:numId w:val="18"/>
              </w:numPr>
              <w:rPr>
                <w:del w:id="210" w:author="Batra Yogesh (EXT)" w:date="2018-04-06T12:36:00Z"/>
                <w:rFonts w:cs="Arial"/>
                <w:sz w:val="20"/>
                <w:szCs w:val="20"/>
                <w:rPrChange w:id="211" w:author="Batra Yogesh (EXT)" w:date="2018-04-13T13:03:00Z">
                  <w:rPr>
                    <w:del w:id="212" w:author="Batra Yogesh (EXT)" w:date="2018-04-06T12:36:00Z"/>
                    <w:sz w:val="20"/>
                    <w:szCs w:val="20"/>
                  </w:rPr>
                </w:rPrChange>
              </w:rPr>
            </w:pPr>
            <w:del w:id="213" w:author="Batra Yogesh (EXT)" w:date="2018-04-06T12:36:00Z">
              <w:r w:rsidRPr="00A913DB" w:rsidDel="00B35DBF">
                <w:rPr>
                  <w:rFonts w:cs="Arial"/>
                  <w:b/>
                  <w:sz w:val="20"/>
                  <w:szCs w:val="20"/>
                  <w:rPrChange w:id="214" w:author="Batra Yogesh (EXT)" w:date="2018-04-13T13:03:00Z">
                    <w:rPr>
                      <w:b/>
                      <w:sz w:val="20"/>
                      <w:szCs w:val="20"/>
                    </w:rPr>
                  </w:rPrChange>
                </w:rPr>
                <w:delText>Facility Class 1</w:delText>
              </w:r>
            </w:del>
          </w:p>
          <w:p w14:paraId="191321E4" w14:textId="58877E6C" w:rsidR="004366E7" w:rsidRPr="00A913DB" w:rsidDel="00B35DBF" w:rsidRDefault="004366E7" w:rsidP="004366E7">
            <w:pPr>
              <w:pStyle w:val="NoSpacing"/>
              <w:numPr>
                <w:ilvl w:val="0"/>
                <w:numId w:val="18"/>
              </w:numPr>
              <w:rPr>
                <w:del w:id="215" w:author="Batra Yogesh (EXT)" w:date="2018-04-06T12:36:00Z"/>
                <w:rFonts w:cs="Arial"/>
                <w:sz w:val="20"/>
                <w:szCs w:val="20"/>
                <w:rPrChange w:id="216" w:author="Batra Yogesh (EXT)" w:date="2018-04-13T13:03:00Z">
                  <w:rPr>
                    <w:del w:id="217" w:author="Batra Yogesh (EXT)" w:date="2018-04-06T12:36:00Z"/>
                    <w:sz w:val="20"/>
                    <w:szCs w:val="20"/>
                  </w:rPr>
                </w:rPrChange>
              </w:rPr>
            </w:pPr>
            <w:del w:id="218" w:author="Batra Yogesh (EXT)" w:date="2018-04-06T12:36:00Z">
              <w:r w:rsidRPr="00A913DB" w:rsidDel="00B35DBF">
                <w:rPr>
                  <w:rFonts w:cs="Arial"/>
                  <w:b/>
                  <w:sz w:val="20"/>
                  <w:szCs w:val="20"/>
                  <w:rPrChange w:id="219" w:author="Batra Yogesh (EXT)" w:date="2018-04-13T13:03:00Z">
                    <w:rPr>
                      <w:b/>
                      <w:sz w:val="20"/>
                      <w:szCs w:val="20"/>
                    </w:rPr>
                  </w:rPrChange>
                </w:rPr>
                <w:delText>Well</w:delText>
              </w:r>
            </w:del>
          </w:p>
          <w:p w14:paraId="4F3207B3" w14:textId="3C5C1A48" w:rsidR="004366E7" w:rsidRPr="00A913DB" w:rsidDel="0018739D" w:rsidRDefault="004366E7" w:rsidP="004366E7">
            <w:pPr>
              <w:pStyle w:val="NoSpacing"/>
              <w:numPr>
                <w:ilvl w:val="0"/>
                <w:numId w:val="18"/>
              </w:numPr>
              <w:rPr>
                <w:del w:id="220" w:author="Batra Yogesh (EXT)" w:date="2018-03-27T15:03:00Z"/>
                <w:rFonts w:cs="Arial"/>
                <w:sz w:val="20"/>
                <w:szCs w:val="20"/>
                <w:rPrChange w:id="221" w:author="Batra Yogesh (EXT)" w:date="2018-04-13T13:03:00Z">
                  <w:rPr>
                    <w:del w:id="222" w:author="Batra Yogesh (EXT)" w:date="2018-03-27T15:03:00Z"/>
                    <w:sz w:val="20"/>
                    <w:szCs w:val="20"/>
                  </w:rPr>
                </w:rPrChange>
              </w:rPr>
            </w:pPr>
            <w:del w:id="223" w:author="Batra Yogesh (EXT)" w:date="2018-03-27T15:03:00Z">
              <w:r w:rsidRPr="00A913DB" w:rsidDel="0018739D">
                <w:rPr>
                  <w:rFonts w:cs="Arial"/>
                  <w:b/>
                  <w:sz w:val="20"/>
                  <w:szCs w:val="20"/>
                  <w:rPrChange w:id="224" w:author="Batra Yogesh (EXT)" w:date="2018-04-13T13:03:00Z">
                    <w:rPr>
                      <w:b/>
                      <w:sz w:val="20"/>
                      <w:szCs w:val="20"/>
                    </w:rPr>
                  </w:rPrChange>
                </w:rPr>
                <w:delText>Well Bore</w:delText>
              </w:r>
            </w:del>
          </w:p>
          <w:p w14:paraId="0BDAABC8" w14:textId="0EB5465B" w:rsidR="00EF12D2" w:rsidRPr="00A913DB" w:rsidRDefault="00EF12D2">
            <w:pPr>
              <w:pStyle w:val="NoSpacing"/>
              <w:numPr>
                <w:ilvl w:val="0"/>
                <w:numId w:val="18"/>
              </w:numPr>
              <w:rPr>
                <w:rFonts w:cs="Arial"/>
                <w:rPrChange w:id="225" w:author="Batra Yogesh (EXT)" w:date="2018-04-13T13:03:00Z">
                  <w:rPr/>
                </w:rPrChange>
              </w:rPr>
              <w:pPrChange w:id="226" w:author="Batra Yogesh (EXT)" w:date="2018-03-27T15:03:00Z">
                <w:pPr>
                  <w:pStyle w:val="NoSpacing"/>
                </w:pPr>
              </w:pPrChange>
            </w:pPr>
          </w:p>
        </w:tc>
        <w:tc>
          <w:tcPr>
            <w:tcW w:w="1538" w:type="pct"/>
            <w:tcPrChange w:id="227" w:author="Batra Yogesh (EXT)" w:date="2018-04-13T13:03:00Z">
              <w:tcPr>
                <w:tcW w:w="2880" w:type="dxa"/>
              </w:tcPr>
            </w:tcPrChange>
          </w:tcPr>
          <w:p w14:paraId="5EFCDA7E" w14:textId="37E281D3" w:rsidR="003977AD" w:rsidRPr="00A913DB" w:rsidRDefault="006A4B98" w:rsidP="00EF12D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F12D2" w:rsidRPr="00A913DB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C6253C" w:rsidRPr="00A913DB" w14:paraId="07D65E3C" w14:textId="77777777" w:rsidTr="00A913DB">
        <w:trPr>
          <w:trHeight w:val="881"/>
          <w:trPrChange w:id="228" w:author="Batra Yogesh (EXT)" w:date="2018-04-13T13:03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29" w:author="Batra Yogesh (EXT)" w:date="2018-04-13T13:0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308F028" w14:textId="2E9AD199" w:rsidR="00C6253C" w:rsidRPr="00A913DB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913DB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39" w:type="pct"/>
            <w:tcPrChange w:id="230" w:author="Batra Yogesh (EXT)" w:date="2018-04-13T13:03:00Z">
              <w:tcPr>
                <w:tcW w:w="3630" w:type="dxa"/>
              </w:tcPr>
            </w:tcPrChange>
          </w:tcPr>
          <w:p w14:paraId="58F1FCD5" w14:textId="72A906D1" w:rsidR="00E46F9D" w:rsidRPr="00A913DB" w:rsidRDefault="00E46F9D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Change the </w:t>
            </w:r>
            <w:r w:rsidRPr="00A913DB">
              <w:rPr>
                <w:rFonts w:cs="Arial"/>
                <w:b/>
                <w:color w:val="000000" w:themeColor="text1"/>
                <w:sz w:val="20"/>
                <w:szCs w:val="20"/>
              </w:rPr>
              <w:t>Date</w:t>
            </w: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 to include the date of data being entered</w:t>
            </w:r>
          </w:p>
        </w:tc>
        <w:tc>
          <w:tcPr>
            <w:tcW w:w="1154" w:type="pct"/>
            <w:tcPrChange w:id="231" w:author="Batra Yogesh (EXT)" w:date="2018-04-13T13:03:00Z">
              <w:tcPr>
                <w:tcW w:w="2160" w:type="dxa"/>
              </w:tcPr>
            </w:tcPrChange>
          </w:tcPr>
          <w:p w14:paraId="567D4A19" w14:textId="77777777" w:rsidR="00C6253C" w:rsidRPr="00A913DB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>Dates are displayed</w:t>
            </w:r>
          </w:p>
        </w:tc>
        <w:tc>
          <w:tcPr>
            <w:tcW w:w="1538" w:type="pct"/>
            <w:tcPrChange w:id="232" w:author="Batra Yogesh (EXT)" w:date="2018-04-13T13:03:00Z">
              <w:tcPr>
                <w:tcW w:w="2880" w:type="dxa"/>
              </w:tcPr>
            </w:tcPrChange>
          </w:tcPr>
          <w:p w14:paraId="1F908F4E" w14:textId="77777777" w:rsidR="00C6253C" w:rsidRPr="00A913DB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6253C" w:rsidRPr="00A913DB" w14:paraId="71C79D9B" w14:textId="77777777" w:rsidTr="00A913DB">
        <w:tc>
          <w:tcPr>
            <w:tcW w:w="369" w:type="pct"/>
            <w:shd w:val="clear" w:color="auto" w:fill="C6D9F1" w:themeFill="text2" w:themeFillTint="33"/>
            <w:tcPrChange w:id="233" w:author="Batra Yogesh (EXT)" w:date="2018-04-13T13:0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5E9CE6E" w14:textId="6C5792C2" w:rsidR="00C6253C" w:rsidRPr="00A913DB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913DB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939" w:type="pct"/>
            <w:tcPrChange w:id="234" w:author="Batra Yogesh (EXT)" w:date="2018-04-13T13:03:00Z">
              <w:tcPr>
                <w:tcW w:w="3630" w:type="dxa"/>
              </w:tcPr>
            </w:tcPrChange>
          </w:tcPr>
          <w:p w14:paraId="35A1395D" w14:textId="77777777" w:rsidR="00C6253C" w:rsidRPr="00A913DB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tank stream that you need to enter data on using the drop down menus and click </w:t>
            </w:r>
            <w:r w:rsidRPr="00A913DB">
              <w:rPr>
                <w:rFonts w:cs="Arial"/>
                <w:b/>
                <w:color w:val="000000" w:themeColor="text1"/>
                <w:sz w:val="20"/>
                <w:szCs w:val="20"/>
              </w:rPr>
              <w:t>Go…</w:t>
            </w:r>
          </w:p>
          <w:p w14:paraId="6820669A" w14:textId="77777777" w:rsidR="00385ECB" w:rsidRPr="007870B7" w:rsidRDefault="00385ECB" w:rsidP="00385EC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7870B7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3E0D1184" w14:textId="77777777" w:rsidR="00385ECB" w:rsidRPr="00A913DB" w:rsidRDefault="00385ECB" w:rsidP="00385EC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35" w:author="Batra Yogesh (EXT)" w:date="2018-04-13T13:03:00Z">
                  <w:rPr>
                    <w:sz w:val="20"/>
                    <w:szCs w:val="20"/>
                  </w:rPr>
                </w:rPrChange>
              </w:rPr>
            </w:pPr>
            <w:r w:rsidRPr="00A913DB">
              <w:rPr>
                <w:rFonts w:cs="Arial"/>
                <w:b/>
                <w:sz w:val="20"/>
                <w:szCs w:val="20"/>
                <w:rPrChange w:id="236" w:author="Batra Yogesh (EXT)" w:date="2018-04-13T13:03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1665BA31" w14:textId="77777777" w:rsidR="00385ECB" w:rsidRPr="00A913DB" w:rsidRDefault="00385ECB" w:rsidP="00385EC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37" w:author="Batra Yogesh (EXT)" w:date="2018-04-13T13:03:00Z">
                  <w:rPr>
                    <w:sz w:val="20"/>
                    <w:szCs w:val="20"/>
                  </w:rPr>
                </w:rPrChange>
              </w:rPr>
            </w:pPr>
            <w:r w:rsidRPr="00A913DB">
              <w:rPr>
                <w:rFonts w:cs="Arial"/>
                <w:b/>
                <w:sz w:val="20"/>
                <w:szCs w:val="20"/>
                <w:rPrChange w:id="238" w:author="Batra Yogesh (EXT)" w:date="2018-04-13T13:03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37F83DC6" w14:textId="77777777" w:rsidR="00C6253C" w:rsidRPr="00A913DB" w:rsidRDefault="00385ECB" w:rsidP="0036271F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b/>
                <w:sz w:val="20"/>
                <w:szCs w:val="20"/>
                <w:rPrChange w:id="239" w:author="Batra Yogesh (EXT)" w:date="2018-04-13T13:03:00Z">
                  <w:rPr>
                    <w:b/>
                    <w:sz w:val="20"/>
                    <w:szCs w:val="20"/>
                  </w:rPr>
                </w:rPrChange>
              </w:rPr>
              <w:t>Sub Area</w:t>
            </w:r>
          </w:p>
          <w:p w14:paraId="5950AA41" w14:textId="51A461BF" w:rsidR="006E7313" w:rsidRPr="00A913DB" w:rsidRDefault="006E7313" w:rsidP="0036271F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053087">
              <w:rPr>
                <w:rFonts w:cs="Arial"/>
                <w:b/>
                <w:sz w:val="20"/>
                <w:szCs w:val="20"/>
              </w:rPr>
              <w:t>Facility Class 2</w:t>
            </w:r>
          </w:p>
          <w:p w14:paraId="2A46BADD" w14:textId="22AE568E" w:rsidR="004366E7" w:rsidRPr="00A913DB" w:rsidRDefault="004366E7" w:rsidP="004366E7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053087">
              <w:rPr>
                <w:rFonts w:cs="Arial"/>
                <w:b/>
                <w:sz w:val="20"/>
                <w:szCs w:val="20"/>
              </w:rPr>
              <w:t>Facility Class 1</w:t>
            </w:r>
          </w:p>
          <w:p w14:paraId="2C8EA556" w14:textId="77777777" w:rsidR="00547F3D" w:rsidRPr="00A913DB" w:rsidRDefault="00547F3D" w:rsidP="0036271F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053087">
              <w:rPr>
                <w:rFonts w:cs="Arial"/>
                <w:b/>
                <w:sz w:val="20"/>
                <w:szCs w:val="20"/>
              </w:rPr>
              <w:t>Well Bore</w:t>
            </w:r>
          </w:p>
          <w:p w14:paraId="1688971F" w14:textId="77777777" w:rsidR="00547F3D" w:rsidRPr="00A913DB" w:rsidRDefault="00547F3D" w:rsidP="0036271F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053087">
              <w:rPr>
                <w:rFonts w:cs="Arial"/>
                <w:b/>
                <w:sz w:val="20"/>
                <w:szCs w:val="20"/>
              </w:rPr>
              <w:t>Well Bore Interval</w:t>
            </w:r>
          </w:p>
          <w:p w14:paraId="7F53BB38" w14:textId="00389A6A" w:rsidR="00547F3D" w:rsidRPr="00A913DB" w:rsidRDefault="00547F3D" w:rsidP="00547F3D">
            <w:pPr>
              <w:pStyle w:val="TableText"/>
              <w:keepNext/>
              <w:keepLines/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40" w:author="Batra Yogesh (EXT)" w:date="2018-04-13T13:03:00Z">
              <w:tcPr>
                <w:tcW w:w="2160" w:type="dxa"/>
              </w:tcPr>
            </w:tcPrChange>
          </w:tcPr>
          <w:p w14:paraId="757B7376" w14:textId="0CF9396A" w:rsidR="00E92708" w:rsidRPr="00A913DB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>If there are any records, they will be listed in the Data Window.</w:t>
            </w:r>
          </w:p>
          <w:p w14:paraId="1C097C24" w14:textId="77777777" w:rsidR="00E92708" w:rsidRPr="00A913DB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00F83" w14:textId="77777777" w:rsidR="00C6253C" w:rsidRPr="00A913DB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4ACBE1B1" w14:textId="1767FAE0" w:rsidR="0036271F" w:rsidRPr="00A913DB" w:rsidRDefault="0036271F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41" w:author="Batra Yogesh (EXT)" w:date="2018-04-13T13:03:00Z">
              <w:tcPr>
                <w:tcW w:w="2880" w:type="dxa"/>
              </w:tcPr>
            </w:tcPrChange>
          </w:tcPr>
          <w:p w14:paraId="2C4905E6" w14:textId="77777777" w:rsidR="00C6253C" w:rsidRPr="00A913DB" w:rsidRDefault="00C6253C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A913DB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A118857" w14:textId="044B398C" w:rsidR="00657279" w:rsidRPr="00A913DB" w:rsidRDefault="00657279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0A9E30ED" w14:textId="6232DF91" w:rsidR="00657279" w:rsidRPr="00A913DB" w:rsidRDefault="00657279" w:rsidP="006E7313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A913DB" w14:paraId="09B20488" w14:textId="77777777" w:rsidTr="00A913DB">
        <w:tc>
          <w:tcPr>
            <w:tcW w:w="369" w:type="pct"/>
            <w:shd w:val="clear" w:color="auto" w:fill="C6D9F1" w:themeFill="text2" w:themeFillTint="33"/>
            <w:tcPrChange w:id="242" w:author="Batra Yogesh (EXT)" w:date="2018-04-13T13:0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23B25134" w14:textId="4BE510F1" w:rsidR="00831EBD" w:rsidRPr="00A913DB" w:rsidRDefault="00547F3D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913DB">
              <w:rPr>
                <w:rFonts w:cs="Arial"/>
                <w:sz w:val="20"/>
                <w:szCs w:val="20"/>
              </w:rPr>
              <w:t>4</w:t>
            </w:r>
            <w:r w:rsidR="00831EBD" w:rsidRPr="00A913D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939" w:type="pct"/>
            <w:tcPrChange w:id="243" w:author="Batra Yogesh (EXT)" w:date="2018-04-13T13:03:00Z">
              <w:tcPr>
                <w:tcW w:w="3630" w:type="dxa"/>
              </w:tcPr>
            </w:tcPrChange>
          </w:tcPr>
          <w:p w14:paraId="0AE208F7" w14:textId="2A0D0EF6" w:rsidR="00831EBD" w:rsidRPr="00A913DB" w:rsidRDefault="00D65230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>Mouse over to the Insert icon on the toolbar</w:t>
            </w:r>
            <w:ins w:id="244" w:author="Batra Yogesh (EXT)" w:date="2018-03-27T15:02:00Z">
              <w:r w:rsidR="0018739D" w:rsidRPr="00A913DB">
                <w:rPr>
                  <w:rFonts w:cs="Arial"/>
                  <w:color w:val="000000" w:themeColor="text1"/>
                  <w:sz w:val="20"/>
                  <w:szCs w:val="20"/>
                </w:rPr>
                <w:t xml:space="preserve"> and click on New Version/New Object</w:t>
              </w:r>
            </w:ins>
          </w:p>
        </w:tc>
        <w:tc>
          <w:tcPr>
            <w:tcW w:w="1154" w:type="pct"/>
            <w:tcPrChange w:id="245" w:author="Batra Yogesh (EXT)" w:date="2018-04-13T13:03:00Z">
              <w:tcPr>
                <w:tcW w:w="2160" w:type="dxa"/>
              </w:tcPr>
            </w:tcPrChange>
          </w:tcPr>
          <w:p w14:paraId="3446DA15" w14:textId="77777777" w:rsidR="00831EBD" w:rsidRPr="00A913DB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>A data entry screen is displayed in the Data Window</w:t>
            </w:r>
          </w:p>
          <w:p w14:paraId="1C7EB3BD" w14:textId="6155D12F" w:rsidR="00831EBD" w:rsidRPr="00A913DB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46" w:author="Batra Yogesh (EXT)" w:date="2018-04-13T13:03:00Z">
              <w:tcPr>
                <w:tcW w:w="2880" w:type="dxa"/>
              </w:tcPr>
            </w:tcPrChange>
          </w:tcPr>
          <w:p w14:paraId="43C2227E" w14:textId="159B8A52" w:rsidR="00831EBD" w:rsidRPr="00A913DB" w:rsidRDefault="00831EBD" w:rsidP="00322927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A913DB" w14:paraId="1A039314" w14:textId="77777777" w:rsidTr="00A913DB">
        <w:tc>
          <w:tcPr>
            <w:tcW w:w="369" w:type="pct"/>
            <w:shd w:val="clear" w:color="auto" w:fill="C6D9F1" w:themeFill="text2" w:themeFillTint="33"/>
            <w:tcPrChange w:id="247" w:author="Batra Yogesh (EXT)" w:date="2018-04-13T13:03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CD04B09" w14:textId="1690DA1D" w:rsidR="00831EBD" w:rsidRPr="00A913DB" w:rsidRDefault="00547F3D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A913DB">
              <w:rPr>
                <w:rFonts w:cs="Arial"/>
                <w:sz w:val="20"/>
                <w:szCs w:val="20"/>
              </w:rPr>
              <w:t>5</w:t>
            </w:r>
            <w:r w:rsidR="00831EBD" w:rsidRPr="00A913DB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939" w:type="pct"/>
            <w:tcPrChange w:id="248" w:author="Batra Yogesh (EXT)" w:date="2018-04-13T13:03:00Z">
              <w:tcPr>
                <w:tcW w:w="3630" w:type="dxa"/>
              </w:tcPr>
            </w:tcPrChange>
          </w:tcPr>
          <w:p w14:paraId="37A7AF3A" w14:textId="77777777" w:rsidR="00831EBD" w:rsidRPr="00A913DB" w:rsidRDefault="00831EBD" w:rsidP="00831EB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7FBBEF36" w14:textId="77777777" w:rsidR="00831EBD" w:rsidRPr="00A913DB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5C40DE81" w14:textId="0D5E8FB6" w:rsidR="00831EBD" w:rsidRPr="00A913DB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49" w:author="Batra Yogesh (EXT)" w:date="2018-04-13T13:03:00Z">
              <w:tcPr>
                <w:tcW w:w="2160" w:type="dxa"/>
              </w:tcPr>
            </w:tcPrChange>
          </w:tcPr>
          <w:p w14:paraId="1956FC33" w14:textId="789C9999" w:rsidR="00831EBD" w:rsidRPr="00A913DB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The </w:t>
            </w:r>
            <w:r w:rsidR="00E434BD" w:rsidRPr="00A913DB">
              <w:rPr>
                <w:rFonts w:cs="Arial"/>
                <w:color w:val="000000" w:themeColor="text1"/>
                <w:sz w:val="20"/>
                <w:szCs w:val="20"/>
              </w:rPr>
              <w:t>record</w:t>
            </w:r>
            <w:r w:rsidRPr="00A913DB">
              <w:rPr>
                <w:rFonts w:cs="Arial"/>
                <w:color w:val="000000" w:themeColor="text1"/>
                <w:sz w:val="20"/>
                <w:szCs w:val="20"/>
              </w:rPr>
              <w:t xml:space="preserve"> is saved and available for data entry. </w:t>
            </w:r>
          </w:p>
        </w:tc>
        <w:tc>
          <w:tcPr>
            <w:tcW w:w="1538" w:type="pct"/>
            <w:tcPrChange w:id="250" w:author="Batra Yogesh (EXT)" w:date="2018-04-13T13:03:00Z">
              <w:tcPr>
                <w:tcW w:w="2880" w:type="dxa"/>
              </w:tcPr>
            </w:tcPrChange>
          </w:tcPr>
          <w:p w14:paraId="3915F277" w14:textId="6ABFF060" w:rsidR="00831EBD" w:rsidRPr="00A913DB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A913DB" w14:paraId="30ECEF77" w14:textId="77777777" w:rsidTr="00A913DB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51" w:author="Batra Yogesh (EXT)" w:date="2018-04-13T13:03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5F48A34" w14:textId="77777777" w:rsidR="00831EBD" w:rsidRPr="00A913DB" w:rsidRDefault="00831EBD" w:rsidP="00831EBD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52" w:author="Batra Yogesh (EXT)" w:date="2018-04-13T13:03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3166A11E" w14:textId="77777777" w:rsidR="00831EBD" w:rsidRPr="00A913DB" w:rsidRDefault="00831EBD" w:rsidP="00831EB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A913DB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253" w:author="Batra Yogesh (EXT)" w:date="2018-04-13T13:03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493FC687" w14:textId="77777777" w:rsidR="00831EBD" w:rsidRPr="00A913DB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254" w:author="Batra Yogesh (EXT)" w:date="2018-04-13T13:03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EAFFF96" w14:textId="77777777" w:rsidR="00831EBD" w:rsidRPr="00A913DB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27CC4C89" w14:textId="77777777" w:rsidR="00C6253C" w:rsidRPr="00A913DB" w:rsidRDefault="00C6253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A913DB" w:rsidRDefault="004D61A0" w:rsidP="005D1403">
      <w:pPr>
        <w:pStyle w:val="Heading1"/>
      </w:pPr>
      <w:bookmarkStart w:id="255" w:name="_Toc502245006"/>
      <w:r w:rsidRPr="00A913DB">
        <w:t>Alternative</w:t>
      </w:r>
      <w:bookmarkEnd w:id="181"/>
      <w:r w:rsidR="00BF2F96" w:rsidRPr="00A913DB">
        <w:t>s</w:t>
      </w:r>
      <w:bookmarkEnd w:id="255"/>
      <w:r w:rsidR="00023077" w:rsidRPr="00A913DB">
        <w:t xml:space="preserve"> </w:t>
      </w:r>
    </w:p>
    <w:p w14:paraId="0BAA3800" w14:textId="541E7A14" w:rsidR="0006165A" w:rsidRPr="00A913DB" w:rsidRDefault="004D61A0" w:rsidP="00447470">
      <w:pPr>
        <w:pStyle w:val="Heading2"/>
      </w:pPr>
      <w:bookmarkStart w:id="256" w:name="_Toc55750750"/>
      <w:bookmarkStart w:id="257" w:name="_Toc55748915"/>
      <w:bookmarkStart w:id="258" w:name="_Toc240857193"/>
      <w:bookmarkStart w:id="259" w:name="_Toc502245007"/>
      <w:r w:rsidRPr="00A913DB">
        <w:t xml:space="preserve">Alternate </w:t>
      </w:r>
      <w:r w:rsidR="00447470" w:rsidRPr="00A913DB">
        <w:t>Flow</w:t>
      </w:r>
      <w:r w:rsidRPr="00A913DB">
        <w:t xml:space="preserve"> A1:</w:t>
      </w:r>
      <w:bookmarkEnd w:id="256"/>
      <w:r w:rsidRPr="00A913DB">
        <w:t xml:space="preserve"> </w:t>
      </w:r>
      <w:bookmarkEnd w:id="257"/>
      <w:bookmarkEnd w:id="258"/>
      <w:r w:rsidR="00322927" w:rsidRPr="00A913DB">
        <w:t>N/A</w:t>
      </w:r>
      <w:bookmarkEnd w:id="259"/>
    </w:p>
    <w:p w14:paraId="0BAA3826" w14:textId="77777777" w:rsidR="00C13B91" w:rsidRPr="00A913DB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77777777" w:rsidR="00543D6E" w:rsidRPr="00A913DB" w:rsidRDefault="00543D6E" w:rsidP="00A902A5">
      <w:pPr>
        <w:rPr>
          <w:rFonts w:cs="Arial"/>
        </w:rPr>
      </w:pPr>
    </w:p>
    <w:p w14:paraId="0BAA3828" w14:textId="77777777" w:rsidR="003D41D8" w:rsidRPr="00A913DB" w:rsidRDefault="001516B9" w:rsidP="003D41D8">
      <w:pPr>
        <w:pStyle w:val="Heading1"/>
      </w:pPr>
      <w:bookmarkStart w:id="260" w:name="_Toc502245008"/>
      <w:r w:rsidRPr="00A913DB">
        <w:t>Exception</w:t>
      </w:r>
      <w:r w:rsidR="00BF2F96" w:rsidRPr="00A913DB">
        <w:t>s</w:t>
      </w:r>
      <w:bookmarkEnd w:id="260"/>
    </w:p>
    <w:p w14:paraId="0BAA3829" w14:textId="2906BD66" w:rsidR="001516B9" w:rsidRPr="00A913DB" w:rsidRDefault="00E71304" w:rsidP="00447470">
      <w:pPr>
        <w:pStyle w:val="Heading2"/>
      </w:pPr>
      <w:bookmarkStart w:id="261" w:name="_Toc502245009"/>
      <w:r w:rsidRPr="00A913DB">
        <w:t>List of Common Issues/Errors</w:t>
      </w:r>
      <w:bookmarkEnd w:id="261"/>
    </w:p>
    <w:p w14:paraId="0BAA382A" w14:textId="77777777" w:rsidR="001516B9" w:rsidRPr="00A913DB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62" w:author="Batra Yogesh (EXT)" w:date="2018-04-13T13:04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263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A913DB" w14:paraId="0BAA382F" w14:textId="77777777" w:rsidTr="00A913DB">
        <w:trPr>
          <w:cantSplit/>
          <w:tblHeader/>
          <w:trPrChange w:id="264" w:author="Batra Yogesh (EXT)" w:date="2018-04-13T13:04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265" w:author="Batra Yogesh (EXT)" w:date="2018-04-13T13:04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A913DB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266" w:author="Batra Yogesh (EXT)" w:date="2018-04-13T13:04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A913DB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913DB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267" w:author="Batra Yogesh (EXT)" w:date="2018-04-13T13:04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A913DB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913DB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268" w:author="Batra Yogesh (EXT)" w:date="2018-04-13T13:04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A913DB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A913DB" w14:paraId="0BAA3834" w14:textId="77777777" w:rsidTr="00A913DB">
        <w:trPr>
          <w:cantSplit/>
          <w:trPrChange w:id="269" w:author="Batra Yogesh (EXT)" w:date="2018-04-13T13:04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70" w:author="Batra Yogesh (EXT)" w:date="2018-04-13T13:04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A913DB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71" w:author="Batra Yogesh (EXT)" w:date="2018-04-13T13:04:00Z">
              <w:tcPr>
                <w:tcW w:w="2790" w:type="dxa"/>
              </w:tcPr>
            </w:tcPrChange>
          </w:tcPr>
          <w:p w14:paraId="0BAA3831" w14:textId="77777777" w:rsidR="001516B9" w:rsidRPr="00A913DB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72" w:author="Batra Yogesh (EXT)" w:date="2018-04-13T13:04:00Z">
              <w:tcPr>
                <w:tcW w:w="3330" w:type="dxa"/>
              </w:tcPr>
            </w:tcPrChange>
          </w:tcPr>
          <w:p w14:paraId="0BAA3832" w14:textId="77777777" w:rsidR="001516B9" w:rsidRPr="00A913DB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73" w:author="Batra Yogesh (EXT)" w:date="2018-04-13T13:04:00Z">
              <w:tcPr>
                <w:tcW w:w="1170" w:type="dxa"/>
              </w:tcPr>
            </w:tcPrChange>
          </w:tcPr>
          <w:p w14:paraId="0BAA3833" w14:textId="77777777" w:rsidR="001516B9" w:rsidRPr="00A913DB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A913DB" w14:paraId="0BAA3839" w14:textId="77777777" w:rsidTr="00A913DB">
        <w:trPr>
          <w:cantSplit/>
          <w:trHeight w:val="341"/>
          <w:trPrChange w:id="274" w:author="Batra Yogesh (EXT)" w:date="2018-04-13T13:04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75" w:author="Batra Yogesh (EXT)" w:date="2018-04-13T13:04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A913DB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76" w:author="Batra Yogesh (EXT)" w:date="2018-04-13T13:04:00Z">
              <w:tcPr>
                <w:tcW w:w="2790" w:type="dxa"/>
              </w:tcPr>
            </w:tcPrChange>
          </w:tcPr>
          <w:p w14:paraId="0BAA3836" w14:textId="77777777" w:rsidR="000A438C" w:rsidRPr="00A913DB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77" w:author="Batra Yogesh (EXT)" w:date="2018-04-13T13:04:00Z">
              <w:tcPr>
                <w:tcW w:w="3330" w:type="dxa"/>
              </w:tcPr>
            </w:tcPrChange>
          </w:tcPr>
          <w:p w14:paraId="0BAA3837" w14:textId="77777777" w:rsidR="000A438C" w:rsidRPr="00A913DB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78" w:author="Batra Yogesh (EXT)" w:date="2018-04-13T13:04:00Z">
              <w:tcPr>
                <w:tcW w:w="1170" w:type="dxa"/>
              </w:tcPr>
            </w:tcPrChange>
          </w:tcPr>
          <w:p w14:paraId="0BAA3838" w14:textId="77777777" w:rsidR="000A438C" w:rsidRPr="00A913DB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A913DB" w14:paraId="0BAA383E" w14:textId="77777777" w:rsidTr="00A913DB">
        <w:trPr>
          <w:cantSplit/>
          <w:trHeight w:val="341"/>
          <w:trPrChange w:id="279" w:author="Batra Yogesh (EXT)" w:date="2018-04-13T13:04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80" w:author="Batra Yogesh (EXT)" w:date="2018-04-13T13:04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A913DB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81" w:author="Batra Yogesh (EXT)" w:date="2018-04-13T13:04:00Z">
              <w:tcPr>
                <w:tcW w:w="2790" w:type="dxa"/>
              </w:tcPr>
            </w:tcPrChange>
          </w:tcPr>
          <w:p w14:paraId="0BAA383B" w14:textId="77777777" w:rsidR="000A438C" w:rsidRPr="00A913DB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82" w:author="Batra Yogesh (EXT)" w:date="2018-04-13T13:04:00Z">
              <w:tcPr>
                <w:tcW w:w="3330" w:type="dxa"/>
              </w:tcPr>
            </w:tcPrChange>
          </w:tcPr>
          <w:p w14:paraId="0BAA383C" w14:textId="77777777" w:rsidR="000A438C" w:rsidRPr="00A913DB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83" w:author="Batra Yogesh (EXT)" w:date="2018-04-13T13:04:00Z">
              <w:tcPr>
                <w:tcW w:w="1170" w:type="dxa"/>
              </w:tcPr>
            </w:tcPrChange>
          </w:tcPr>
          <w:p w14:paraId="0BAA383D" w14:textId="77777777" w:rsidR="000A438C" w:rsidRPr="00A913DB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A913DB" w:rsidRDefault="00E77205" w:rsidP="00BF2F96">
      <w:pPr>
        <w:rPr>
          <w:rFonts w:cs="Arial"/>
          <w:i/>
        </w:rPr>
      </w:pPr>
    </w:p>
    <w:sectPr w:rsidR="00E77205" w:rsidRPr="00A913DB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BE90BC" w14:textId="77777777" w:rsidR="00E76AB0" w:rsidRDefault="00E76AB0">
      <w:r>
        <w:separator/>
      </w:r>
    </w:p>
  </w:endnote>
  <w:endnote w:type="continuationSeparator" w:id="0">
    <w:p w14:paraId="4E8D6840" w14:textId="77777777" w:rsidR="00E76AB0" w:rsidRDefault="00E7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97A295" w14:textId="77777777" w:rsidR="00014BC4" w:rsidRDefault="00014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08D831D0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943A8D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3C10D" w14:textId="77777777" w:rsidR="00014BC4" w:rsidRDefault="00014BC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6B5662" w14:textId="77777777" w:rsidR="00E76AB0" w:rsidRDefault="00E76AB0">
      <w:r>
        <w:separator/>
      </w:r>
    </w:p>
  </w:footnote>
  <w:footnote w:type="continuationSeparator" w:id="0">
    <w:p w14:paraId="3E02C533" w14:textId="77777777" w:rsidR="00E76AB0" w:rsidRDefault="00E76A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C9FCE" w14:textId="77777777" w:rsidR="00014BC4" w:rsidRDefault="00014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3FB2CF72" w:rsidR="00014D25" w:rsidRPr="00D730E7" w:rsidRDefault="004366E7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</w:t>
    </w:r>
    <w:r w:rsidR="00645ABA">
      <w:rPr>
        <w:b/>
        <w:color w:val="3399FF"/>
      </w:rPr>
      <w:t>_</w:t>
    </w:r>
    <w:r w:rsidR="00FA58CA" w:rsidRPr="00D730E7">
      <w:rPr>
        <w:b/>
        <w:color w:val="3399FF"/>
      </w:rPr>
      <w:t>U</w:t>
    </w:r>
    <w:r w:rsidR="00C74154">
      <w:rPr>
        <w:b/>
        <w:color w:val="3399FF"/>
      </w:rPr>
      <w:t>C</w:t>
    </w:r>
    <w:r>
      <w:rPr>
        <w:b/>
        <w:color w:val="3399FF"/>
      </w:rPr>
      <w:t>43</w:t>
    </w:r>
    <w:r w:rsidR="00014D25" w:rsidRPr="00D730E7">
      <w:rPr>
        <w:b/>
        <w:color w:val="3399FF"/>
      </w:rPr>
      <w:t xml:space="preserve"> </w:t>
    </w:r>
    <w:r>
      <w:rPr>
        <w:b/>
        <w:color w:val="3399FF"/>
      </w:rPr>
      <w:t>Maintain</w:t>
    </w:r>
    <w:r w:rsidR="00547F3D">
      <w:rPr>
        <w:b/>
        <w:color w:val="3399FF"/>
      </w:rPr>
      <w:t xml:space="preserve"> Perforation Interval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8EDA0" w14:textId="77777777" w:rsidR="00014BC4" w:rsidRDefault="00014B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951D5"/>
    <w:multiLevelType w:val="hybridMultilevel"/>
    <w:tmpl w:val="45240792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C863FC"/>
    <w:multiLevelType w:val="hybridMultilevel"/>
    <w:tmpl w:val="F3B60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65982"/>
    <w:multiLevelType w:val="hybridMultilevel"/>
    <w:tmpl w:val="DE840D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7CC1772"/>
    <w:multiLevelType w:val="hybridMultilevel"/>
    <w:tmpl w:val="97C4E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8"/>
  </w:num>
  <w:num w:numId="2">
    <w:abstractNumId w:val="8"/>
  </w:num>
  <w:num w:numId="3">
    <w:abstractNumId w:val="10"/>
  </w:num>
  <w:num w:numId="4">
    <w:abstractNumId w:val="11"/>
  </w:num>
  <w:num w:numId="5">
    <w:abstractNumId w:val="14"/>
  </w:num>
  <w:num w:numId="6">
    <w:abstractNumId w:val="0"/>
  </w:num>
  <w:num w:numId="7">
    <w:abstractNumId w:val="15"/>
  </w:num>
  <w:num w:numId="8">
    <w:abstractNumId w:val="16"/>
  </w:num>
  <w:num w:numId="9">
    <w:abstractNumId w:val="9"/>
  </w:num>
  <w:num w:numId="10">
    <w:abstractNumId w:val="3"/>
  </w:num>
  <w:num w:numId="11">
    <w:abstractNumId w:val="13"/>
  </w:num>
  <w:num w:numId="12">
    <w:abstractNumId w:val="5"/>
  </w:num>
  <w:num w:numId="13">
    <w:abstractNumId w:val="1"/>
  </w:num>
  <w:num w:numId="14">
    <w:abstractNumId w:val="12"/>
  </w:num>
  <w:num w:numId="15">
    <w:abstractNumId w:val="17"/>
  </w:num>
  <w:num w:numId="16">
    <w:abstractNumId w:val="2"/>
  </w:num>
  <w:num w:numId="17">
    <w:abstractNumId w:val="4"/>
  </w:num>
  <w:num w:numId="18">
    <w:abstractNumId w:val="6"/>
  </w:num>
  <w:num w:numId="19">
    <w:abstractNumId w:val="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Shah Ashay">
    <w15:presenceInfo w15:providerId="None" w15:userId="Shah Ashay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2C2D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BC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087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426C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5E6A"/>
    <w:rsid w:val="0018739D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07C27"/>
    <w:rsid w:val="002127A4"/>
    <w:rsid w:val="002153C4"/>
    <w:rsid w:val="00215B02"/>
    <w:rsid w:val="0021753E"/>
    <w:rsid w:val="0022028E"/>
    <w:rsid w:val="00226A6D"/>
    <w:rsid w:val="002277E3"/>
    <w:rsid w:val="00232E39"/>
    <w:rsid w:val="002377AB"/>
    <w:rsid w:val="0024192C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855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2927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271F"/>
    <w:rsid w:val="003658C7"/>
    <w:rsid w:val="003660AE"/>
    <w:rsid w:val="00370BD0"/>
    <w:rsid w:val="00370D86"/>
    <w:rsid w:val="00371F21"/>
    <w:rsid w:val="0037300A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5ECB"/>
    <w:rsid w:val="0038641F"/>
    <w:rsid w:val="00390637"/>
    <w:rsid w:val="0039280F"/>
    <w:rsid w:val="00393BC9"/>
    <w:rsid w:val="003977AD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542E"/>
    <w:rsid w:val="003E6AB3"/>
    <w:rsid w:val="003F01E3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6E7"/>
    <w:rsid w:val="00436CF2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389"/>
    <w:rsid w:val="00474606"/>
    <w:rsid w:val="00475F18"/>
    <w:rsid w:val="00476DA4"/>
    <w:rsid w:val="00477499"/>
    <w:rsid w:val="0047772D"/>
    <w:rsid w:val="004828E2"/>
    <w:rsid w:val="00482A32"/>
    <w:rsid w:val="00483DFC"/>
    <w:rsid w:val="004842BE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57C4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47F3D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87540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4C0"/>
    <w:rsid w:val="005B5A0D"/>
    <w:rsid w:val="005C0FCB"/>
    <w:rsid w:val="005C2746"/>
    <w:rsid w:val="005C3416"/>
    <w:rsid w:val="005C3E20"/>
    <w:rsid w:val="005C4449"/>
    <w:rsid w:val="005C7D08"/>
    <w:rsid w:val="005D1274"/>
    <w:rsid w:val="005D1403"/>
    <w:rsid w:val="005D6B1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5ABA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57279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E7313"/>
    <w:rsid w:val="006E74EE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2FD5"/>
    <w:rsid w:val="0072699D"/>
    <w:rsid w:val="00726BBA"/>
    <w:rsid w:val="007270F5"/>
    <w:rsid w:val="00730760"/>
    <w:rsid w:val="007319E6"/>
    <w:rsid w:val="00734522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338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0B7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B4508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565A"/>
    <w:rsid w:val="007E6830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1EBD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46DFC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8D"/>
    <w:rsid w:val="00943AE5"/>
    <w:rsid w:val="00944993"/>
    <w:rsid w:val="00945D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104D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2E53"/>
    <w:rsid w:val="009D643A"/>
    <w:rsid w:val="009D657D"/>
    <w:rsid w:val="009D6FDD"/>
    <w:rsid w:val="009D7887"/>
    <w:rsid w:val="009E04D1"/>
    <w:rsid w:val="009E29B7"/>
    <w:rsid w:val="009E5A8E"/>
    <w:rsid w:val="009E6E5C"/>
    <w:rsid w:val="009E7280"/>
    <w:rsid w:val="009F212D"/>
    <w:rsid w:val="009F2DC3"/>
    <w:rsid w:val="009F362E"/>
    <w:rsid w:val="009F778A"/>
    <w:rsid w:val="009F7EC6"/>
    <w:rsid w:val="00A02ED7"/>
    <w:rsid w:val="00A0372C"/>
    <w:rsid w:val="00A05814"/>
    <w:rsid w:val="00A05DA3"/>
    <w:rsid w:val="00A073EA"/>
    <w:rsid w:val="00A15B28"/>
    <w:rsid w:val="00A1650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1169"/>
    <w:rsid w:val="00A82979"/>
    <w:rsid w:val="00A8459B"/>
    <w:rsid w:val="00A8498C"/>
    <w:rsid w:val="00A87505"/>
    <w:rsid w:val="00A877EA"/>
    <w:rsid w:val="00A902A5"/>
    <w:rsid w:val="00A913DB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B6889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E145C"/>
    <w:rsid w:val="00AF18F6"/>
    <w:rsid w:val="00AF45BD"/>
    <w:rsid w:val="00B01900"/>
    <w:rsid w:val="00B03696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5DBF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39B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F273B"/>
    <w:rsid w:val="00BF2F96"/>
    <w:rsid w:val="00C002FE"/>
    <w:rsid w:val="00C00446"/>
    <w:rsid w:val="00C0332E"/>
    <w:rsid w:val="00C03F43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5B20"/>
    <w:rsid w:val="00C46342"/>
    <w:rsid w:val="00C5177E"/>
    <w:rsid w:val="00C540E2"/>
    <w:rsid w:val="00C54432"/>
    <w:rsid w:val="00C55FA5"/>
    <w:rsid w:val="00C6253C"/>
    <w:rsid w:val="00C65A24"/>
    <w:rsid w:val="00C67034"/>
    <w:rsid w:val="00C67D1E"/>
    <w:rsid w:val="00C71E1F"/>
    <w:rsid w:val="00C74154"/>
    <w:rsid w:val="00C8028D"/>
    <w:rsid w:val="00C8324A"/>
    <w:rsid w:val="00C84A1C"/>
    <w:rsid w:val="00C865FE"/>
    <w:rsid w:val="00C96A28"/>
    <w:rsid w:val="00CA2B98"/>
    <w:rsid w:val="00CA3BD4"/>
    <w:rsid w:val="00CA4DE0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33F6"/>
    <w:rsid w:val="00D15662"/>
    <w:rsid w:val="00D17537"/>
    <w:rsid w:val="00D1764C"/>
    <w:rsid w:val="00D203D3"/>
    <w:rsid w:val="00D21184"/>
    <w:rsid w:val="00D236B7"/>
    <w:rsid w:val="00D26A8E"/>
    <w:rsid w:val="00D321CA"/>
    <w:rsid w:val="00D32A99"/>
    <w:rsid w:val="00D34D90"/>
    <w:rsid w:val="00D37C94"/>
    <w:rsid w:val="00D41042"/>
    <w:rsid w:val="00D433EB"/>
    <w:rsid w:val="00D502DF"/>
    <w:rsid w:val="00D53EC4"/>
    <w:rsid w:val="00D62C62"/>
    <w:rsid w:val="00D65230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87C4C"/>
    <w:rsid w:val="00D9214C"/>
    <w:rsid w:val="00D95CF7"/>
    <w:rsid w:val="00D966C1"/>
    <w:rsid w:val="00D966DC"/>
    <w:rsid w:val="00D97983"/>
    <w:rsid w:val="00DA1A75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2B72"/>
    <w:rsid w:val="00DF4320"/>
    <w:rsid w:val="00E001BE"/>
    <w:rsid w:val="00E0262A"/>
    <w:rsid w:val="00E0345F"/>
    <w:rsid w:val="00E03ACE"/>
    <w:rsid w:val="00E041D9"/>
    <w:rsid w:val="00E05298"/>
    <w:rsid w:val="00E05B93"/>
    <w:rsid w:val="00E05ED8"/>
    <w:rsid w:val="00E067BA"/>
    <w:rsid w:val="00E06875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41DB9"/>
    <w:rsid w:val="00E42880"/>
    <w:rsid w:val="00E42F54"/>
    <w:rsid w:val="00E434BD"/>
    <w:rsid w:val="00E46F9D"/>
    <w:rsid w:val="00E507ED"/>
    <w:rsid w:val="00E5429B"/>
    <w:rsid w:val="00E57878"/>
    <w:rsid w:val="00E57BC7"/>
    <w:rsid w:val="00E621CB"/>
    <w:rsid w:val="00E62DF2"/>
    <w:rsid w:val="00E647CC"/>
    <w:rsid w:val="00E64945"/>
    <w:rsid w:val="00E66188"/>
    <w:rsid w:val="00E71172"/>
    <w:rsid w:val="00E71304"/>
    <w:rsid w:val="00E71BA7"/>
    <w:rsid w:val="00E76AB0"/>
    <w:rsid w:val="00E77205"/>
    <w:rsid w:val="00E82144"/>
    <w:rsid w:val="00E82B4B"/>
    <w:rsid w:val="00E84673"/>
    <w:rsid w:val="00E87851"/>
    <w:rsid w:val="00E92708"/>
    <w:rsid w:val="00E95DEB"/>
    <w:rsid w:val="00E962B2"/>
    <w:rsid w:val="00EA53BB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12D2"/>
    <w:rsid w:val="00EF2688"/>
    <w:rsid w:val="00EF399F"/>
    <w:rsid w:val="00EF4239"/>
    <w:rsid w:val="00EF5112"/>
    <w:rsid w:val="00EF674F"/>
    <w:rsid w:val="00EF7BB7"/>
    <w:rsid w:val="00F015AF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587540"/>
    <w:pPr>
      <w:tabs>
        <w:tab w:val="left" w:pos="720"/>
        <w:tab w:val="right" w:leader="dot" w:pos="9350"/>
      </w:tabs>
      <w:ind w:left="270"/>
      <w:pPrChange w:id="0" w:author="Batra Yogesh (EXT)" w:date="2018-04-06T12:34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34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385ECB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BF33D6-C393-40E8-9AA9-509552EF9F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0FDE6-9132-4316-BB9C-0D8E362ED207}"/>
</file>

<file path=customXml/itemProps3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8408CCB-08F9-4B4D-8891-A0A6B4354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1</TotalTime>
  <Pages>6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Maintain Perforation Interval</vt:lpstr>
    </vt:vector>
  </TitlesOfParts>
  <Company>Chevron</Company>
  <LinksUpToDate>false</LinksUpToDate>
  <CharactersWithSpaces>3387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Maintain Perforation Interval</dc:title>
  <dc:creator>Wirasak Chomphu</dc:creator>
  <cp:lastModifiedBy>Wirasak Chomphu</cp:lastModifiedBy>
  <cp:revision>11</cp:revision>
  <cp:lastPrinted>2005-03-03T19:34:00Z</cp:lastPrinted>
  <dcterms:created xsi:type="dcterms:W3CDTF">2018-03-27T10:28:00Z</dcterms:created>
  <dcterms:modified xsi:type="dcterms:W3CDTF">2020-07-02T09:27:00Z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