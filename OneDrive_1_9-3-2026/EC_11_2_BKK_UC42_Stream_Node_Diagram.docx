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people.xml" ContentType="application/vnd.openxmlformats-officedocument.wordprocessingml.people+xml"/>
  <Override PartName="/customXml/itemProps6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A372E" w14:textId="797E6720" w:rsidR="004D61A0" w:rsidRPr="00563DA4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3:16:00Z">
            <w:rPr>
              <w:rFonts w:asciiTheme="minorHAnsi" w:hAnsiTheme="minorHAnsi"/>
            </w:rPr>
          </w:rPrChange>
        </w:rPr>
      </w:pPr>
      <w:r w:rsidRPr="00563DA4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3:16:00Z">
            <w:rPr>
              <w:rFonts w:asciiTheme="minorHAnsi" w:hAnsiTheme="minorHAnsi"/>
            </w:rPr>
          </w:rPrChange>
        </w:rPr>
      </w:pPr>
    </w:p>
    <w:p w14:paraId="0BAA3730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3:16:00Z">
            <w:rPr>
              <w:rFonts w:asciiTheme="minorHAnsi" w:hAnsiTheme="minorHAnsi"/>
            </w:rPr>
          </w:rPrChange>
        </w:rPr>
      </w:pPr>
    </w:p>
    <w:p w14:paraId="0BAA3731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3:16:00Z">
            <w:rPr>
              <w:rFonts w:asciiTheme="minorHAnsi" w:hAnsiTheme="minorHAnsi"/>
            </w:rPr>
          </w:rPrChange>
        </w:rPr>
      </w:pPr>
    </w:p>
    <w:p w14:paraId="0BAA3732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3:16:00Z">
            <w:rPr>
              <w:rFonts w:asciiTheme="minorHAnsi" w:hAnsiTheme="minorHAnsi"/>
            </w:rPr>
          </w:rPrChange>
        </w:rPr>
      </w:pPr>
    </w:p>
    <w:p w14:paraId="0BAA3733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3:16:00Z">
            <w:rPr>
              <w:rFonts w:asciiTheme="minorHAnsi" w:hAnsiTheme="minorHAnsi"/>
            </w:rPr>
          </w:rPrChange>
        </w:rPr>
      </w:pPr>
    </w:p>
    <w:p w14:paraId="0BAA3734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3:16:00Z">
            <w:rPr>
              <w:rFonts w:asciiTheme="minorHAnsi" w:hAnsiTheme="minorHAnsi"/>
            </w:rPr>
          </w:rPrChange>
        </w:rPr>
      </w:pPr>
    </w:p>
    <w:p w14:paraId="0BAA3735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3:16:00Z">
            <w:rPr>
              <w:rFonts w:asciiTheme="minorHAnsi" w:hAnsiTheme="minorHAnsi"/>
            </w:rPr>
          </w:rPrChange>
        </w:rPr>
      </w:pPr>
    </w:p>
    <w:p w14:paraId="0BAA3736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3:16:00Z">
            <w:rPr>
              <w:rFonts w:asciiTheme="minorHAnsi" w:hAnsiTheme="minorHAnsi"/>
            </w:rPr>
          </w:rPrChange>
        </w:rPr>
      </w:pPr>
    </w:p>
    <w:p w14:paraId="0BAA3737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3:16:00Z">
            <w:rPr>
              <w:rFonts w:asciiTheme="minorHAnsi" w:hAnsiTheme="minorHAnsi"/>
            </w:rPr>
          </w:rPrChange>
        </w:rPr>
      </w:pPr>
    </w:p>
    <w:p w14:paraId="0BAA3738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3:16:00Z">
            <w:rPr>
              <w:rFonts w:asciiTheme="minorHAnsi" w:hAnsiTheme="minorHAnsi"/>
            </w:rPr>
          </w:rPrChange>
        </w:rPr>
      </w:pPr>
    </w:p>
    <w:p w14:paraId="0BAA3739" w14:textId="77777777" w:rsidR="004D61A0" w:rsidRPr="00563DA4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13512C5C" w:rsidR="004D61A0" w:rsidRPr="00563DA4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563DA4">
        <w:rPr>
          <w:rFonts w:cs="Arial"/>
          <w:color w:val="3399FF"/>
          <w:sz w:val="52"/>
          <w:szCs w:val="52"/>
        </w:rPr>
        <w:t xml:space="preserve">EC Upgrade </w:t>
      </w:r>
      <w:r w:rsidR="00C05FBB" w:rsidRPr="00563DA4">
        <w:rPr>
          <w:rFonts w:cs="Arial"/>
          <w:color w:val="3399FF"/>
          <w:sz w:val="52"/>
          <w:szCs w:val="52"/>
        </w:rPr>
        <w:t>BKK</w:t>
      </w:r>
      <w:r w:rsidRPr="00563DA4">
        <w:rPr>
          <w:rFonts w:cs="Arial"/>
          <w:color w:val="3399FF"/>
          <w:sz w:val="52"/>
          <w:szCs w:val="52"/>
        </w:rPr>
        <w:t xml:space="preserve"> </w:t>
      </w:r>
      <w:r w:rsidR="004D61A0" w:rsidRPr="00563DA4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563DA4" w:rsidRDefault="004D61A0">
      <w:pPr>
        <w:jc w:val="center"/>
        <w:rPr>
          <w:rFonts w:cs="Arial"/>
        </w:rPr>
      </w:pPr>
    </w:p>
    <w:p w14:paraId="0BAA373C" w14:textId="77777777" w:rsidR="007C0F5B" w:rsidRPr="00563DA4" w:rsidRDefault="007C0F5B">
      <w:pPr>
        <w:jc w:val="center"/>
        <w:rPr>
          <w:rFonts w:cs="Arial"/>
        </w:rPr>
      </w:pPr>
    </w:p>
    <w:p w14:paraId="0BAA373D" w14:textId="77777777" w:rsidR="007C0F5B" w:rsidRPr="00563DA4" w:rsidRDefault="007C0F5B">
      <w:pPr>
        <w:jc w:val="center"/>
        <w:rPr>
          <w:rFonts w:cs="Arial"/>
        </w:rPr>
      </w:pPr>
    </w:p>
    <w:p w14:paraId="0BAA373E" w14:textId="77777777" w:rsidR="007C0F5B" w:rsidRPr="00563DA4" w:rsidRDefault="004D61A0">
      <w:pPr>
        <w:pStyle w:val="BodyText"/>
        <w:rPr>
          <w:rFonts w:cs="Arial"/>
          <w:color w:val="3399FF"/>
        </w:rPr>
      </w:pPr>
      <w:r w:rsidRPr="00563DA4">
        <w:rPr>
          <w:rFonts w:cs="Arial"/>
          <w:b/>
          <w:color w:val="3399FF"/>
        </w:rPr>
        <w:t>Project Name</w:t>
      </w:r>
    </w:p>
    <w:p w14:paraId="0BAA373F" w14:textId="5ACE976C" w:rsidR="00EF4239" w:rsidRPr="00563DA4" w:rsidRDefault="00C05FBB">
      <w:pPr>
        <w:pStyle w:val="BodyText"/>
        <w:rPr>
          <w:rFonts w:cs="Arial"/>
          <w:color w:val="3399FF"/>
        </w:rPr>
      </w:pPr>
      <w:r w:rsidRPr="00563DA4">
        <w:rPr>
          <w:rFonts w:cs="Arial"/>
          <w:color w:val="3399FF"/>
        </w:rPr>
        <w:t>BKK</w:t>
      </w:r>
      <w:r w:rsidR="00645ABA" w:rsidRPr="00563DA4">
        <w:rPr>
          <w:rFonts w:cs="Arial"/>
          <w:color w:val="3399FF"/>
        </w:rPr>
        <w:t xml:space="preserve"> </w:t>
      </w:r>
      <w:ins w:id="12" w:author="Batra Yogesh (EXT)" w:date="2018-04-13T16:40:00Z">
        <w:r w:rsidR="00252A22">
          <w:rPr>
            <w:rFonts w:cs="Arial"/>
            <w:color w:val="3399FF"/>
          </w:rPr>
          <w:t xml:space="preserve">11.2 </w:t>
        </w:r>
      </w:ins>
      <w:r w:rsidR="00FA58CA" w:rsidRPr="00563DA4">
        <w:rPr>
          <w:rFonts w:cs="Arial"/>
          <w:color w:val="3399FF"/>
        </w:rPr>
        <w:t>Project</w:t>
      </w:r>
      <w:r w:rsidR="000A438C" w:rsidRPr="00563DA4">
        <w:rPr>
          <w:rFonts w:cs="Arial"/>
          <w:color w:val="3399FF"/>
        </w:rPr>
        <w:t xml:space="preserve"> </w:t>
      </w:r>
      <w:r w:rsidR="002A6A74" w:rsidRPr="00563DA4">
        <w:rPr>
          <w:rFonts w:cs="Arial"/>
          <w:color w:val="3399FF"/>
        </w:rPr>
        <w:t>Energy Components</w:t>
      </w:r>
    </w:p>
    <w:p w14:paraId="0BAA3740" w14:textId="77777777" w:rsidR="004D61A0" w:rsidRPr="00563DA4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563DA4" w:rsidRDefault="004D61A0">
      <w:pPr>
        <w:jc w:val="center"/>
        <w:rPr>
          <w:rFonts w:cs="Arial"/>
          <w:color w:val="3399FF"/>
        </w:rPr>
      </w:pPr>
      <w:r w:rsidRPr="00563DA4">
        <w:rPr>
          <w:rFonts w:cs="Arial"/>
          <w:b/>
          <w:color w:val="3399FF"/>
        </w:rPr>
        <w:t>Use-Case Name</w:t>
      </w:r>
    </w:p>
    <w:p w14:paraId="0BAA3742" w14:textId="1E375C41" w:rsidR="004D61A0" w:rsidRPr="00563DA4" w:rsidRDefault="007C1E1D">
      <w:pPr>
        <w:jc w:val="center"/>
        <w:rPr>
          <w:rFonts w:cs="Arial"/>
          <w:color w:val="3399FF"/>
        </w:rPr>
      </w:pPr>
      <w:r w:rsidRPr="00563DA4">
        <w:rPr>
          <w:rFonts w:cs="Arial"/>
          <w:color w:val="3399FF"/>
        </w:rPr>
        <w:t>BKK_UC54-Stream Node Diagram</w:t>
      </w:r>
      <w:r w:rsidR="004D61A0" w:rsidRPr="00563DA4">
        <w:rPr>
          <w:rFonts w:cs="Arial"/>
          <w:color w:val="3399FF"/>
        </w:rPr>
        <w:br/>
      </w:r>
    </w:p>
    <w:p w14:paraId="0BAA3743" w14:textId="77777777" w:rsidR="007C0F5B" w:rsidRPr="00563DA4" w:rsidRDefault="004D61A0" w:rsidP="00B107D1">
      <w:pPr>
        <w:jc w:val="center"/>
        <w:rPr>
          <w:rFonts w:cs="Arial"/>
          <w:color w:val="3399FF"/>
        </w:rPr>
      </w:pPr>
      <w:r w:rsidRPr="00563DA4">
        <w:rPr>
          <w:rFonts w:cs="Arial"/>
          <w:b/>
          <w:color w:val="3399FF"/>
        </w:rPr>
        <w:t>Origination Date</w:t>
      </w:r>
    </w:p>
    <w:p w14:paraId="0BAA3744" w14:textId="2D64FEE6" w:rsidR="004D61A0" w:rsidRPr="00563DA4" w:rsidRDefault="00C05FBB" w:rsidP="00B107D1">
      <w:pPr>
        <w:jc w:val="center"/>
        <w:rPr>
          <w:rFonts w:cs="Arial"/>
          <w:color w:val="3399FF"/>
        </w:rPr>
      </w:pPr>
      <w:r w:rsidRPr="00563DA4">
        <w:rPr>
          <w:rFonts w:cs="Arial"/>
          <w:color w:val="3399FF"/>
        </w:rPr>
        <w:t>29-Dec-2017</w:t>
      </w:r>
    </w:p>
    <w:p w14:paraId="0BAA3745" w14:textId="77777777" w:rsidR="004D61A0" w:rsidRPr="00563DA4" w:rsidRDefault="004D61A0">
      <w:pPr>
        <w:rPr>
          <w:rFonts w:cs="Arial"/>
        </w:rPr>
      </w:pPr>
    </w:p>
    <w:p w14:paraId="0BAA3746" w14:textId="77777777" w:rsidR="004D61A0" w:rsidRPr="00563DA4" w:rsidRDefault="004D61A0">
      <w:pPr>
        <w:rPr>
          <w:rFonts w:cs="Arial"/>
        </w:rPr>
      </w:pPr>
    </w:p>
    <w:p w14:paraId="0BAA3747" w14:textId="77777777" w:rsidR="004D61A0" w:rsidRPr="00563DA4" w:rsidRDefault="004D61A0">
      <w:pPr>
        <w:rPr>
          <w:rFonts w:cs="Arial"/>
        </w:rPr>
      </w:pPr>
    </w:p>
    <w:p w14:paraId="0BAA3748" w14:textId="77777777" w:rsidR="004D61A0" w:rsidRPr="00563DA4" w:rsidRDefault="004D61A0">
      <w:pPr>
        <w:rPr>
          <w:rFonts w:cs="Arial"/>
        </w:rPr>
      </w:pPr>
    </w:p>
    <w:p w14:paraId="0BAA3749" w14:textId="77777777" w:rsidR="004D61A0" w:rsidRPr="00563DA4" w:rsidRDefault="004D61A0">
      <w:pPr>
        <w:rPr>
          <w:rFonts w:cs="Arial"/>
        </w:rPr>
      </w:pPr>
    </w:p>
    <w:p w14:paraId="0BAA374A" w14:textId="77777777" w:rsidR="004D61A0" w:rsidRPr="00563DA4" w:rsidRDefault="004D61A0">
      <w:pPr>
        <w:rPr>
          <w:rFonts w:cs="Arial"/>
        </w:rPr>
      </w:pPr>
    </w:p>
    <w:p w14:paraId="0BAA374B" w14:textId="77777777" w:rsidR="004D61A0" w:rsidRPr="00563DA4" w:rsidRDefault="004D61A0">
      <w:pPr>
        <w:rPr>
          <w:rFonts w:cs="Arial"/>
        </w:rPr>
      </w:pPr>
    </w:p>
    <w:p w14:paraId="0BAA374C" w14:textId="77777777" w:rsidR="004D61A0" w:rsidRPr="00563DA4" w:rsidRDefault="004D61A0">
      <w:pPr>
        <w:rPr>
          <w:rFonts w:cs="Arial"/>
        </w:rPr>
      </w:pPr>
    </w:p>
    <w:p w14:paraId="0BAA374D" w14:textId="77777777" w:rsidR="004D61A0" w:rsidRPr="00563DA4" w:rsidRDefault="004D61A0">
      <w:pPr>
        <w:rPr>
          <w:rFonts w:cs="Arial"/>
        </w:rPr>
      </w:pPr>
    </w:p>
    <w:p w14:paraId="0BAA374E" w14:textId="77777777" w:rsidR="004D61A0" w:rsidRPr="00563DA4" w:rsidRDefault="004D61A0">
      <w:pPr>
        <w:rPr>
          <w:rFonts w:cs="Arial"/>
        </w:rPr>
      </w:pPr>
    </w:p>
    <w:p w14:paraId="0BAA374F" w14:textId="6CFFAA3C" w:rsidR="007C0F5B" w:rsidRPr="00563DA4" w:rsidRDefault="007C0F5B">
      <w:pPr>
        <w:rPr>
          <w:rFonts w:cs="Arial"/>
        </w:rPr>
      </w:pPr>
    </w:p>
    <w:p w14:paraId="2732B955" w14:textId="66A6EA67" w:rsidR="004842BE" w:rsidRPr="00563DA4" w:rsidRDefault="004842BE">
      <w:pPr>
        <w:rPr>
          <w:rFonts w:cs="Arial"/>
        </w:rPr>
      </w:pPr>
    </w:p>
    <w:p w14:paraId="2C7B6E53" w14:textId="55393660" w:rsidR="004842BE" w:rsidRPr="00563DA4" w:rsidRDefault="004842BE">
      <w:pPr>
        <w:rPr>
          <w:rFonts w:cs="Arial"/>
        </w:rPr>
      </w:pPr>
    </w:p>
    <w:p w14:paraId="0EE7EE46" w14:textId="40C93B12" w:rsidR="004842BE" w:rsidRPr="00563DA4" w:rsidRDefault="004842BE">
      <w:pPr>
        <w:rPr>
          <w:rFonts w:cs="Arial"/>
        </w:rPr>
      </w:pPr>
    </w:p>
    <w:p w14:paraId="02EBE86D" w14:textId="64E3ACC9" w:rsidR="004842BE" w:rsidRPr="00563DA4" w:rsidRDefault="004842BE">
      <w:pPr>
        <w:rPr>
          <w:rFonts w:cs="Arial"/>
        </w:rPr>
      </w:pPr>
    </w:p>
    <w:p w14:paraId="0D687F34" w14:textId="758FE069" w:rsidR="004842BE" w:rsidRPr="00563DA4" w:rsidRDefault="004842BE">
      <w:pPr>
        <w:rPr>
          <w:rFonts w:cs="Arial"/>
        </w:rPr>
      </w:pPr>
    </w:p>
    <w:p w14:paraId="2BA113BB" w14:textId="18611C93" w:rsidR="004842BE" w:rsidRPr="00563DA4" w:rsidRDefault="004842BE">
      <w:pPr>
        <w:rPr>
          <w:rFonts w:cs="Arial"/>
        </w:rPr>
      </w:pPr>
    </w:p>
    <w:p w14:paraId="6091F7BC" w14:textId="72ACAE4F" w:rsidR="004842BE" w:rsidRPr="00563DA4" w:rsidRDefault="004842BE">
      <w:pPr>
        <w:rPr>
          <w:rFonts w:cs="Arial"/>
        </w:rPr>
      </w:pPr>
    </w:p>
    <w:p w14:paraId="65A7F094" w14:textId="4CCD3BDB" w:rsidR="004842BE" w:rsidRPr="00563DA4" w:rsidRDefault="004842BE">
      <w:pPr>
        <w:rPr>
          <w:rFonts w:cs="Arial"/>
        </w:rPr>
      </w:pPr>
    </w:p>
    <w:p w14:paraId="787E0E68" w14:textId="1B24DE55" w:rsidR="004842BE" w:rsidRPr="00563DA4" w:rsidRDefault="004842BE">
      <w:pPr>
        <w:rPr>
          <w:rFonts w:cs="Arial"/>
        </w:rPr>
      </w:pPr>
    </w:p>
    <w:p w14:paraId="70722A6F" w14:textId="38EB9068" w:rsidR="004842BE" w:rsidRPr="00563DA4" w:rsidRDefault="004842BE">
      <w:pPr>
        <w:rPr>
          <w:rFonts w:cs="Arial"/>
        </w:rPr>
      </w:pPr>
    </w:p>
    <w:p w14:paraId="400FC35E" w14:textId="25C90E82" w:rsidR="004842BE" w:rsidRPr="00563DA4" w:rsidRDefault="004842BE">
      <w:pPr>
        <w:rPr>
          <w:rFonts w:cs="Arial"/>
        </w:rPr>
      </w:pPr>
    </w:p>
    <w:p w14:paraId="2D3E5E7B" w14:textId="77777777" w:rsidR="004842BE" w:rsidRPr="00563DA4" w:rsidRDefault="004842BE">
      <w:pPr>
        <w:rPr>
          <w:rFonts w:cs="Arial"/>
        </w:rPr>
      </w:pPr>
    </w:p>
    <w:p w14:paraId="0BAA3750" w14:textId="7B80F78D" w:rsidR="004D61A0" w:rsidRPr="00563DA4" w:rsidDel="00473516" w:rsidRDefault="004D61A0" w:rsidP="00447470">
      <w:pPr>
        <w:rPr>
          <w:moveFrom w:id="13" w:author="Shah Ashay" w:date="2018-04-16T17:34:00Z"/>
          <w:rFonts w:cs="Arial"/>
        </w:rPr>
      </w:pPr>
      <w:moveFromRangeStart w:id="14" w:author="Shah Ashay" w:date="2018-04-16T17:34:00Z" w:name="move511663390"/>
      <w:moveFrom w:id="15" w:author="Shah Ashay" w:date="2018-04-16T17:34:00Z">
        <w:r w:rsidRPr="00563DA4" w:rsidDel="00473516">
          <w:rPr>
            <w:rFonts w:cs="Arial"/>
          </w:rPr>
          <w:t>Revision History</w:t>
        </w:r>
      </w:moveFrom>
    </w:p>
    <w:moveFromRangeEnd w:id="14"/>
    <w:p w14:paraId="70B960B5" w14:textId="77777777" w:rsidR="00473516" w:rsidRPr="00563DA4" w:rsidRDefault="00473516" w:rsidP="00473516">
      <w:pPr>
        <w:rPr>
          <w:moveTo w:id="16" w:author="Shah Ashay" w:date="2018-04-16T17:34:00Z"/>
          <w:rFonts w:cs="Arial"/>
        </w:rPr>
      </w:pPr>
      <w:moveToRangeStart w:id="17" w:author="Shah Ashay" w:date="2018-04-16T17:34:00Z" w:name="move511663390"/>
      <w:moveTo w:id="18" w:author="Shah Ashay" w:date="2018-04-16T17:34:00Z">
        <w:r w:rsidRPr="00563DA4">
          <w:rPr>
            <w:rFonts w:cs="Arial"/>
          </w:rPr>
          <w:t>Revision History</w:t>
        </w:r>
      </w:moveTo>
    </w:p>
    <w:moveToRangeEnd w:id="17"/>
    <w:p w14:paraId="0BAA3751" w14:textId="77777777" w:rsidR="004D61A0" w:rsidRPr="00563DA4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9" w:author="Shah Ashay" w:date="2018-04-16T17:34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0">
          <w:tblGrid>
            <w:gridCol w:w="1165"/>
            <w:gridCol w:w="1710"/>
            <w:gridCol w:w="2970"/>
            <w:gridCol w:w="1170"/>
            <w:gridCol w:w="1170"/>
            <w:gridCol w:w="1350"/>
          </w:tblGrid>
        </w:tblGridChange>
      </w:tblGrid>
      <w:tr w:rsidR="005F74A6" w:rsidRPr="00563DA4" w14:paraId="0BAA3756" w14:textId="5ED8BD66" w:rsidTr="00473516">
        <w:trPr>
          <w:cantSplit/>
          <w:tblHeader/>
          <w:trPrChange w:id="21" w:author="Shah Ashay" w:date="2018-04-16T17:34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2" w:author="Shah Ashay" w:date="2018-04-16T17:34:00Z">
              <w:tcPr>
                <w:tcW w:w="1165" w:type="dxa"/>
                <w:shd w:val="clear" w:color="auto" w:fill="3399FF"/>
              </w:tcPr>
            </w:tcPrChange>
          </w:tcPr>
          <w:p w14:paraId="0BAA3752" w14:textId="7C5064CA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3" w:author="Shah Ashay" w:date="2018-04-16T17:34:00Z">
              <w:tcPr>
                <w:tcW w:w="1710" w:type="dxa"/>
                <w:shd w:val="clear" w:color="auto" w:fill="3399FF"/>
              </w:tcPr>
            </w:tcPrChange>
          </w:tcPr>
          <w:p w14:paraId="0BAA3753" w14:textId="706486C2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4" w:author="Shah Ashay" w:date="2018-04-16T17:34:00Z">
              <w:tcPr>
                <w:tcW w:w="2970" w:type="dxa"/>
                <w:shd w:val="clear" w:color="auto" w:fill="3399FF"/>
              </w:tcPr>
            </w:tcPrChange>
          </w:tcPr>
          <w:p w14:paraId="0BAA3754" w14:textId="77777777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5" w:author="Shah Ashay" w:date="2018-04-16T17:34:00Z">
              <w:tcPr>
                <w:tcW w:w="1170" w:type="dxa"/>
                <w:shd w:val="clear" w:color="auto" w:fill="3399FF"/>
              </w:tcPr>
            </w:tcPrChange>
          </w:tcPr>
          <w:p w14:paraId="3FA9A84F" w14:textId="77777777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6" w:author="Shah Ashay" w:date="2018-04-16T17:34:00Z">
              <w:tcPr>
                <w:tcW w:w="1170" w:type="dxa"/>
                <w:shd w:val="clear" w:color="auto" w:fill="3399FF"/>
              </w:tcPr>
            </w:tcPrChange>
          </w:tcPr>
          <w:p w14:paraId="2279381B" w14:textId="77777777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7" w:author="Shah Ashay" w:date="2018-04-16T17:34:00Z">
              <w:tcPr>
                <w:tcW w:w="1350" w:type="dxa"/>
                <w:shd w:val="clear" w:color="auto" w:fill="3399FF"/>
              </w:tcPr>
            </w:tcPrChange>
          </w:tcPr>
          <w:p w14:paraId="69284D3A" w14:textId="3EEBDEA0" w:rsidR="005F74A6" w:rsidRPr="00563DA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563DA4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563DA4" w14:paraId="0BAA375B" w14:textId="2375FBD8" w:rsidTr="00473516">
        <w:trPr>
          <w:cantSplit/>
          <w:trPrChange w:id="28" w:author="Shah Ashay" w:date="2018-04-16T17:34:00Z">
            <w:trPr>
              <w:cantSplit/>
            </w:trPr>
          </w:trPrChange>
        </w:trPr>
        <w:tc>
          <w:tcPr>
            <w:tcW w:w="611" w:type="pct"/>
            <w:tcPrChange w:id="29" w:author="Shah Ashay" w:date="2018-04-16T17:34:00Z">
              <w:tcPr>
                <w:tcW w:w="1165" w:type="dxa"/>
              </w:tcPr>
            </w:tcPrChange>
          </w:tcPr>
          <w:p w14:paraId="0BAA3757" w14:textId="2FF9D20C" w:rsidR="005F74A6" w:rsidRPr="00563DA4" w:rsidRDefault="005F74A6" w:rsidP="005F74A6">
            <w:pPr>
              <w:jc w:val="center"/>
              <w:rPr>
                <w:rFonts w:cs="Arial"/>
                <w:sz w:val="20"/>
              </w:rPr>
            </w:pPr>
            <w:r w:rsidRPr="00563DA4">
              <w:rPr>
                <w:rFonts w:cs="Arial"/>
                <w:sz w:val="20"/>
              </w:rPr>
              <w:t>1</w:t>
            </w:r>
            <w:r w:rsidR="004842BE" w:rsidRPr="00563DA4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0" w:author="Shah Ashay" w:date="2018-04-16T17:34:00Z">
              <w:tcPr>
                <w:tcW w:w="1710" w:type="dxa"/>
              </w:tcPr>
            </w:tcPrChange>
          </w:tcPr>
          <w:p w14:paraId="0BAA3758" w14:textId="1DFD58C1" w:rsidR="005F74A6" w:rsidRPr="00563DA4" w:rsidRDefault="00C05FBB">
            <w:pPr>
              <w:jc w:val="center"/>
              <w:rPr>
                <w:rFonts w:cs="Arial"/>
                <w:sz w:val="20"/>
              </w:rPr>
            </w:pPr>
            <w:r w:rsidRPr="00563DA4">
              <w:rPr>
                <w:rFonts w:cs="Arial"/>
                <w:sz w:val="20"/>
              </w:rPr>
              <w:t>29-Dec-2017</w:t>
            </w:r>
          </w:p>
        </w:tc>
        <w:tc>
          <w:tcPr>
            <w:tcW w:w="1557" w:type="pct"/>
            <w:tcPrChange w:id="31" w:author="Shah Ashay" w:date="2018-04-16T17:34:00Z">
              <w:tcPr>
                <w:tcW w:w="2970" w:type="dxa"/>
              </w:tcPr>
            </w:tcPrChange>
          </w:tcPr>
          <w:p w14:paraId="0BAA3759" w14:textId="2B8211B3" w:rsidR="005F74A6" w:rsidRPr="00563DA4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563DA4">
              <w:rPr>
                <w:rFonts w:cs="Arial"/>
                <w:sz w:val="20"/>
              </w:rPr>
              <w:t>Draft of Use Case “</w:t>
            </w:r>
            <w:r w:rsidR="007C1E1D" w:rsidRPr="00563DA4">
              <w:rPr>
                <w:rFonts w:cs="Arial"/>
                <w:sz w:val="20"/>
              </w:rPr>
              <w:t>Stream Node Diagram</w:t>
            </w:r>
            <w:r w:rsidR="00734522" w:rsidRPr="00563DA4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2" w:author="Shah Ashay" w:date="2018-04-16T17:34:00Z">
              <w:tcPr>
                <w:tcW w:w="1170" w:type="dxa"/>
              </w:tcPr>
            </w:tcPrChange>
          </w:tcPr>
          <w:p w14:paraId="0BAA375A" w14:textId="08264101" w:rsidR="005F74A6" w:rsidRPr="00563DA4" w:rsidRDefault="00C05FBB">
            <w:pPr>
              <w:jc w:val="center"/>
              <w:rPr>
                <w:rFonts w:cs="Arial"/>
                <w:sz w:val="20"/>
              </w:rPr>
            </w:pPr>
            <w:r w:rsidRPr="00563DA4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3" w:author="Shah Ashay" w:date="2018-04-16T17:34:00Z">
              <w:tcPr>
                <w:tcW w:w="1170" w:type="dxa"/>
              </w:tcPr>
            </w:tcPrChange>
          </w:tcPr>
          <w:p w14:paraId="29DF2C40" w14:textId="77777777" w:rsidR="005F74A6" w:rsidRPr="00563DA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4" w:author="Shah Ashay" w:date="2018-04-16T17:34:00Z">
              <w:tcPr>
                <w:tcW w:w="1350" w:type="dxa"/>
              </w:tcPr>
            </w:tcPrChange>
          </w:tcPr>
          <w:p w14:paraId="6A1BC662" w14:textId="1DDFB2E8" w:rsidR="005F74A6" w:rsidRPr="00563DA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563DA4" w14:paraId="0BAA3760" w14:textId="645D3AAF" w:rsidTr="00473516">
        <w:trPr>
          <w:cantSplit/>
          <w:trPrChange w:id="35" w:author="Shah Ashay" w:date="2018-04-16T17:34:00Z">
            <w:trPr>
              <w:cantSplit/>
            </w:trPr>
          </w:trPrChange>
        </w:trPr>
        <w:tc>
          <w:tcPr>
            <w:tcW w:w="611" w:type="pct"/>
            <w:tcPrChange w:id="36" w:author="Shah Ashay" w:date="2018-04-16T17:34:00Z">
              <w:tcPr>
                <w:tcW w:w="1165" w:type="dxa"/>
              </w:tcPr>
            </w:tcPrChange>
          </w:tcPr>
          <w:p w14:paraId="0BAA375C" w14:textId="0F16291F" w:rsidR="005F74A6" w:rsidRPr="00563DA4" w:rsidRDefault="00DA3579">
            <w:pPr>
              <w:jc w:val="center"/>
              <w:rPr>
                <w:rFonts w:cs="Arial"/>
                <w:sz w:val="20"/>
              </w:rPr>
            </w:pPr>
            <w:ins w:id="37" w:author="Batra Yogesh (EXT)" w:date="2018-03-27T16:28:00Z">
              <w:r w:rsidRPr="00563DA4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38" w:author="Shah Ashay" w:date="2018-04-16T17:34:00Z">
              <w:tcPr>
                <w:tcW w:w="1710" w:type="dxa"/>
              </w:tcPr>
            </w:tcPrChange>
          </w:tcPr>
          <w:p w14:paraId="0BAA375D" w14:textId="6034418F" w:rsidR="005F74A6" w:rsidRPr="00563DA4" w:rsidRDefault="00DA3579">
            <w:pPr>
              <w:jc w:val="center"/>
              <w:rPr>
                <w:rFonts w:cs="Arial"/>
                <w:sz w:val="20"/>
              </w:rPr>
            </w:pPr>
            <w:ins w:id="39" w:author="Batra Yogesh (EXT)" w:date="2018-03-27T16:28:00Z">
              <w:r w:rsidRPr="00563DA4">
                <w:rPr>
                  <w:rFonts w:cs="Arial"/>
                  <w:sz w:val="20"/>
                </w:rPr>
                <w:t>27-Mar-2018</w:t>
              </w:r>
            </w:ins>
          </w:p>
        </w:tc>
        <w:tc>
          <w:tcPr>
            <w:tcW w:w="1557" w:type="pct"/>
            <w:tcPrChange w:id="40" w:author="Shah Ashay" w:date="2018-04-16T17:34:00Z">
              <w:tcPr>
                <w:tcW w:w="2970" w:type="dxa"/>
              </w:tcPr>
            </w:tcPrChange>
          </w:tcPr>
          <w:p w14:paraId="0BAA375E" w14:textId="6E6912A1" w:rsidR="005F74A6" w:rsidRPr="00563DA4" w:rsidRDefault="00DA3579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41" w:author="Batra Yogesh (EXT)" w:date="2018-03-27T16:28:00Z">
              <w:r w:rsidRPr="00563DA4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614" w:type="pct"/>
            <w:tcPrChange w:id="42" w:author="Shah Ashay" w:date="2018-04-16T17:34:00Z">
              <w:tcPr>
                <w:tcW w:w="1170" w:type="dxa"/>
              </w:tcPr>
            </w:tcPrChange>
          </w:tcPr>
          <w:p w14:paraId="0BAA375F" w14:textId="4FFCA8D1" w:rsidR="005F74A6" w:rsidRPr="00563DA4" w:rsidRDefault="00DA3579">
            <w:pPr>
              <w:jc w:val="center"/>
              <w:rPr>
                <w:rFonts w:cs="Arial"/>
                <w:sz w:val="20"/>
              </w:rPr>
            </w:pPr>
            <w:ins w:id="43" w:author="Batra Yogesh (EXT)" w:date="2018-03-27T16:28:00Z">
              <w:r w:rsidRPr="00563DA4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614" w:type="pct"/>
            <w:tcPrChange w:id="44" w:author="Shah Ashay" w:date="2018-04-16T17:34:00Z">
              <w:tcPr>
                <w:tcW w:w="1170" w:type="dxa"/>
              </w:tcPr>
            </w:tcPrChange>
          </w:tcPr>
          <w:p w14:paraId="3A3230E3" w14:textId="77777777" w:rsidR="005F74A6" w:rsidRPr="00563DA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5" w:author="Shah Ashay" w:date="2018-04-16T17:34:00Z">
              <w:tcPr>
                <w:tcW w:w="1350" w:type="dxa"/>
              </w:tcPr>
            </w:tcPrChange>
          </w:tcPr>
          <w:p w14:paraId="16DB2B6E" w14:textId="71B14F0A" w:rsidR="005F74A6" w:rsidRPr="00563DA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563DA4" w:rsidDel="00473516" w14:paraId="0BAA3765" w14:textId="6EA07F27" w:rsidTr="00473516">
        <w:trPr>
          <w:cantSplit/>
          <w:del w:id="46" w:author="Shah Ashay" w:date="2018-04-16T17:34:00Z"/>
          <w:trPrChange w:id="47" w:author="Shah Ashay" w:date="2018-04-16T17:34:00Z">
            <w:trPr>
              <w:cantSplit/>
            </w:trPr>
          </w:trPrChange>
        </w:trPr>
        <w:tc>
          <w:tcPr>
            <w:tcW w:w="611" w:type="pct"/>
            <w:tcPrChange w:id="48" w:author="Shah Ashay" w:date="2018-04-16T17:34:00Z">
              <w:tcPr>
                <w:tcW w:w="1165" w:type="dxa"/>
              </w:tcPr>
            </w:tcPrChange>
          </w:tcPr>
          <w:p w14:paraId="0BAA3761" w14:textId="4DECE0D4" w:rsidR="005F74A6" w:rsidRPr="00563DA4" w:rsidDel="00473516" w:rsidRDefault="005F74A6">
            <w:pPr>
              <w:jc w:val="center"/>
              <w:rPr>
                <w:del w:id="49" w:author="Shah Ashay" w:date="2018-04-16T17:34:00Z"/>
                <w:rFonts w:cs="Arial"/>
                <w:sz w:val="20"/>
              </w:rPr>
            </w:pPr>
          </w:p>
        </w:tc>
        <w:tc>
          <w:tcPr>
            <w:tcW w:w="897" w:type="pct"/>
            <w:tcPrChange w:id="50" w:author="Shah Ashay" w:date="2018-04-16T17:34:00Z">
              <w:tcPr>
                <w:tcW w:w="1710" w:type="dxa"/>
              </w:tcPr>
            </w:tcPrChange>
          </w:tcPr>
          <w:p w14:paraId="0BAA3762" w14:textId="137A0A8C" w:rsidR="005F74A6" w:rsidRPr="00563DA4" w:rsidDel="00473516" w:rsidRDefault="005F74A6">
            <w:pPr>
              <w:jc w:val="center"/>
              <w:rPr>
                <w:del w:id="51" w:author="Shah Ashay" w:date="2018-04-16T17:34:00Z"/>
                <w:rFonts w:cs="Arial"/>
                <w:sz w:val="20"/>
              </w:rPr>
            </w:pPr>
          </w:p>
        </w:tc>
        <w:tc>
          <w:tcPr>
            <w:tcW w:w="1557" w:type="pct"/>
            <w:tcPrChange w:id="52" w:author="Shah Ashay" w:date="2018-04-16T17:34:00Z">
              <w:tcPr>
                <w:tcW w:w="2970" w:type="dxa"/>
              </w:tcPr>
            </w:tcPrChange>
          </w:tcPr>
          <w:p w14:paraId="0BAA3763" w14:textId="4BF3550E" w:rsidR="005F74A6" w:rsidRPr="00563DA4" w:rsidDel="00473516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53" w:author="Shah Ashay" w:date="2018-04-16T17:34:00Z"/>
                <w:rFonts w:cs="Arial"/>
                <w:sz w:val="20"/>
              </w:rPr>
            </w:pPr>
          </w:p>
        </w:tc>
        <w:tc>
          <w:tcPr>
            <w:tcW w:w="614" w:type="pct"/>
            <w:tcPrChange w:id="54" w:author="Shah Ashay" w:date="2018-04-16T17:34:00Z">
              <w:tcPr>
                <w:tcW w:w="1170" w:type="dxa"/>
              </w:tcPr>
            </w:tcPrChange>
          </w:tcPr>
          <w:p w14:paraId="0BAA3764" w14:textId="5112DCC4" w:rsidR="005F74A6" w:rsidRPr="00563DA4" w:rsidDel="00473516" w:rsidRDefault="005F74A6">
            <w:pPr>
              <w:jc w:val="center"/>
              <w:rPr>
                <w:del w:id="55" w:author="Shah Ashay" w:date="2018-04-16T17:34:00Z"/>
                <w:rFonts w:cs="Arial"/>
                <w:sz w:val="20"/>
              </w:rPr>
            </w:pPr>
          </w:p>
        </w:tc>
        <w:tc>
          <w:tcPr>
            <w:tcW w:w="614" w:type="pct"/>
            <w:tcPrChange w:id="56" w:author="Shah Ashay" w:date="2018-04-16T17:34:00Z">
              <w:tcPr>
                <w:tcW w:w="1170" w:type="dxa"/>
              </w:tcPr>
            </w:tcPrChange>
          </w:tcPr>
          <w:p w14:paraId="7F4C939B" w14:textId="5BAC2D82" w:rsidR="005F74A6" w:rsidRPr="00563DA4" w:rsidDel="00473516" w:rsidRDefault="005F74A6">
            <w:pPr>
              <w:jc w:val="center"/>
              <w:rPr>
                <w:del w:id="57" w:author="Shah Ashay" w:date="2018-04-16T17:34:00Z"/>
                <w:rFonts w:cs="Arial"/>
                <w:sz w:val="20"/>
              </w:rPr>
            </w:pPr>
          </w:p>
        </w:tc>
        <w:tc>
          <w:tcPr>
            <w:tcW w:w="707" w:type="pct"/>
            <w:tcPrChange w:id="58" w:author="Shah Ashay" w:date="2018-04-16T17:34:00Z">
              <w:tcPr>
                <w:tcW w:w="1350" w:type="dxa"/>
              </w:tcPr>
            </w:tcPrChange>
          </w:tcPr>
          <w:p w14:paraId="2220525C" w14:textId="775ABA0D" w:rsidR="005F74A6" w:rsidRPr="00563DA4" w:rsidDel="00473516" w:rsidRDefault="005F74A6">
            <w:pPr>
              <w:jc w:val="center"/>
              <w:rPr>
                <w:del w:id="59" w:author="Shah Ashay" w:date="2018-04-16T17:34:00Z"/>
                <w:rFonts w:cs="Arial"/>
                <w:sz w:val="20"/>
              </w:rPr>
            </w:pPr>
          </w:p>
        </w:tc>
      </w:tr>
      <w:tr w:rsidR="005F74A6" w:rsidRPr="00563DA4" w:rsidDel="00473516" w14:paraId="0BAA376A" w14:textId="7ABF61DF" w:rsidTr="00473516">
        <w:trPr>
          <w:cantSplit/>
          <w:del w:id="60" w:author="Shah Ashay" w:date="2018-04-16T17:34:00Z"/>
          <w:trPrChange w:id="61" w:author="Shah Ashay" w:date="2018-04-16T17:34:00Z">
            <w:trPr>
              <w:cantSplit/>
            </w:trPr>
          </w:trPrChange>
        </w:trPr>
        <w:tc>
          <w:tcPr>
            <w:tcW w:w="611" w:type="pct"/>
            <w:tcPrChange w:id="62" w:author="Shah Ashay" w:date="2018-04-16T17:34:00Z">
              <w:tcPr>
                <w:tcW w:w="1165" w:type="dxa"/>
              </w:tcPr>
            </w:tcPrChange>
          </w:tcPr>
          <w:p w14:paraId="0BAA3766" w14:textId="1E3AF3E1" w:rsidR="005F74A6" w:rsidRPr="00563DA4" w:rsidDel="00473516" w:rsidRDefault="005F74A6">
            <w:pPr>
              <w:jc w:val="center"/>
              <w:rPr>
                <w:del w:id="63" w:author="Shah Ashay" w:date="2018-04-16T17:34:00Z"/>
                <w:rFonts w:cs="Arial"/>
                <w:sz w:val="20"/>
              </w:rPr>
            </w:pPr>
          </w:p>
        </w:tc>
        <w:tc>
          <w:tcPr>
            <w:tcW w:w="897" w:type="pct"/>
            <w:tcPrChange w:id="64" w:author="Shah Ashay" w:date="2018-04-16T17:34:00Z">
              <w:tcPr>
                <w:tcW w:w="1710" w:type="dxa"/>
              </w:tcPr>
            </w:tcPrChange>
          </w:tcPr>
          <w:p w14:paraId="0BAA3767" w14:textId="56AACA31" w:rsidR="005F74A6" w:rsidRPr="00563DA4" w:rsidDel="00473516" w:rsidRDefault="005F74A6">
            <w:pPr>
              <w:jc w:val="center"/>
              <w:rPr>
                <w:del w:id="65" w:author="Shah Ashay" w:date="2018-04-16T17:34:00Z"/>
                <w:rFonts w:cs="Arial"/>
                <w:sz w:val="20"/>
              </w:rPr>
            </w:pPr>
          </w:p>
        </w:tc>
        <w:tc>
          <w:tcPr>
            <w:tcW w:w="1557" w:type="pct"/>
            <w:tcPrChange w:id="66" w:author="Shah Ashay" w:date="2018-04-16T17:34:00Z">
              <w:tcPr>
                <w:tcW w:w="2970" w:type="dxa"/>
              </w:tcPr>
            </w:tcPrChange>
          </w:tcPr>
          <w:p w14:paraId="0BAA3768" w14:textId="711B9044" w:rsidR="005F74A6" w:rsidRPr="00563DA4" w:rsidDel="00473516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7" w:author="Shah Ashay" w:date="2018-04-16T17:34:00Z"/>
                <w:rFonts w:cs="Arial"/>
                <w:sz w:val="20"/>
              </w:rPr>
            </w:pPr>
          </w:p>
        </w:tc>
        <w:tc>
          <w:tcPr>
            <w:tcW w:w="614" w:type="pct"/>
            <w:tcPrChange w:id="68" w:author="Shah Ashay" w:date="2018-04-16T17:34:00Z">
              <w:tcPr>
                <w:tcW w:w="1170" w:type="dxa"/>
              </w:tcPr>
            </w:tcPrChange>
          </w:tcPr>
          <w:p w14:paraId="0BAA3769" w14:textId="497A7212" w:rsidR="005F74A6" w:rsidRPr="00563DA4" w:rsidDel="00473516" w:rsidRDefault="005F74A6">
            <w:pPr>
              <w:jc w:val="center"/>
              <w:rPr>
                <w:del w:id="69" w:author="Shah Ashay" w:date="2018-04-16T17:34:00Z"/>
                <w:rFonts w:cs="Arial"/>
                <w:sz w:val="20"/>
              </w:rPr>
            </w:pPr>
          </w:p>
        </w:tc>
        <w:tc>
          <w:tcPr>
            <w:tcW w:w="614" w:type="pct"/>
            <w:tcPrChange w:id="70" w:author="Shah Ashay" w:date="2018-04-16T17:34:00Z">
              <w:tcPr>
                <w:tcW w:w="1170" w:type="dxa"/>
              </w:tcPr>
            </w:tcPrChange>
          </w:tcPr>
          <w:p w14:paraId="027A5A19" w14:textId="7976EFA2" w:rsidR="005F74A6" w:rsidRPr="00563DA4" w:rsidDel="00473516" w:rsidRDefault="005F74A6">
            <w:pPr>
              <w:jc w:val="center"/>
              <w:rPr>
                <w:del w:id="71" w:author="Shah Ashay" w:date="2018-04-16T17:34:00Z"/>
                <w:rFonts w:cs="Arial"/>
                <w:sz w:val="20"/>
              </w:rPr>
            </w:pPr>
          </w:p>
        </w:tc>
        <w:tc>
          <w:tcPr>
            <w:tcW w:w="707" w:type="pct"/>
            <w:tcPrChange w:id="72" w:author="Shah Ashay" w:date="2018-04-16T17:34:00Z">
              <w:tcPr>
                <w:tcW w:w="1350" w:type="dxa"/>
              </w:tcPr>
            </w:tcPrChange>
          </w:tcPr>
          <w:p w14:paraId="38883292" w14:textId="62D4048C" w:rsidR="005F74A6" w:rsidRPr="00563DA4" w:rsidDel="00473516" w:rsidRDefault="005F74A6">
            <w:pPr>
              <w:jc w:val="center"/>
              <w:rPr>
                <w:del w:id="73" w:author="Shah Ashay" w:date="2018-04-16T17:34:00Z"/>
                <w:rFonts w:cs="Arial"/>
                <w:sz w:val="20"/>
              </w:rPr>
            </w:pPr>
          </w:p>
        </w:tc>
      </w:tr>
      <w:tr w:rsidR="005F74A6" w:rsidRPr="00563DA4" w:rsidDel="00473516" w14:paraId="0BAA376F" w14:textId="0CEFDD12" w:rsidTr="00473516">
        <w:trPr>
          <w:cantSplit/>
          <w:del w:id="74" w:author="Shah Ashay" w:date="2018-04-16T17:34:00Z"/>
          <w:trPrChange w:id="75" w:author="Shah Ashay" w:date="2018-04-16T17:34:00Z">
            <w:trPr>
              <w:cantSplit/>
            </w:trPr>
          </w:trPrChange>
        </w:trPr>
        <w:tc>
          <w:tcPr>
            <w:tcW w:w="611" w:type="pct"/>
            <w:tcPrChange w:id="76" w:author="Shah Ashay" w:date="2018-04-16T17:34:00Z">
              <w:tcPr>
                <w:tcW w:w="1165" w:type="dxa"/>
              </w:tcPr>
            </w:tcPrChange>
          </w:tcPr>
          <w:p w14:paraId="0BAA376B" w14:textId="1B1AA140" w:rsidR="005F74A6" w:rsidRPr="00563DA4" w:rsidDel="00473516" w:rsidRDefault="005F74A6">
            <w:pPr>
              <w:jc w:val="center"/>
              <w:rPr>
                <w:del w:id="77" w:author="Shah Ashay" w:date="2018-04-16T17:34:00Z"/>
                <w:rFonts w:cs="Arial"/>
                <w:sz w:val="20"/>
              </w:rPr>
            </w:pPr>
          </w:p>
        </w:tc>
        <w:tc>
          <w:tcPr>
            <w:tcW w:w="897" w:type="pct"/>
            <w:tcPrChange w:id="78" w:author="Shah Ashay" w:date="2018-04-16T17:34:00Z">
              <w:tcPr>
                <w:tcW w:w="1710" w:type="dxa"/>
              </w:tcPr>
            </w:tcPrChange>
          </w:tcPr>
          <w:p w14:paraId="0BAA376C" w14:textId="67A8C3D4" w:rsidR="005F74A6" w:rsidRPr="00563DA4" w:rsidDel="00473516" w:rsidRDefault="005F74A6">
            <w:pPr>
              <w:jc w:val="center"/>
              <w:rPr>
                <w:del w:id="79" w:author="Shah Ashay" w:date="2018-04-16T17:34:00Z"/>
                <w:rFonts w:cs="Arial"/>
                <w:sz w:val="20"/>
              </w:rPr>
            </w:pPr>
          </w:p>
        </w:tc>
        <w:tc>
          <w:tcPr>
            <w:tcW w:w="1557" w:type="pct"/>
            <w:tcPrChange w:id="80" w:author="Shah Ashay" w:date="2018-04-16T17:34:00Z">
              <w:tcPr>
                <w:tcW w:w="2970" w:type="dxa"/>
              </w:tcPr>
            </w:tcPrChange>
          </w:tcPr>
          <w:p w14:paraId="0BAA376D" w14:textId="506D82F7" w:rsidR="005F74A6" w:rsidRPr="00563DA4" w:rsidDel="00473516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1" w:author="Shah Ashay" w:date="2018-04-16T17:34:00Z"/>
                <w:rFonts w:cs="Arial"/>
                <w:sz w:val="20"/>
              </w:rPr>
            </w:pPr>
          </w:p>
        </w:tc>
        <w:tc>
          <w:tcPr>
            <w:tcW w:w="614" w:type="pct"/>
            <w:tcPrChange w:id="82" w:author="Shah Ashay" w:date="2018-04-16T17:34:00Z">
              <w:tcPr>
                <w:tcW w:w="1170" w:type="dxa"/>
              </w:tcPr>
            </w:tcPrChange>
          </w:tcPr>
          <w:p w14:paraId="0BAA376E" w14:textId="14462D9A" w:rsidR="005F74A6" w:rsidRPr="00563DA4" w:rsidDel="00473516" w:rsidRDefault="005F74A6">
            <w:pPr>
              <w:jc w:val="center"/>
              <w:rPr>
                <w:del w:id="83" w:author="Shah Ashay" w:date="2018-04-16T17:34:00Z"/>
                <w:rFonts w:cs="Arial"/>
                <w:sz w:val="20"/>
              </w:rPr>
            </w:pPr>
          </w:p>
        </w:tc>
        <w:tc>
          <w:tcPr>
            <w:tcW w:w="614" w:type="pct"/>
            <w:tcPrChange w:id="84" w:author="Shah Ashay" w:date="2018-04-16T17:34:00Z">
              <w:tcPr>
                <w:tcW w:w="1170" w:type="dxa"/>
              </w:tcPr>
            </w:tcPrChange>
          </w:tcPr>
          <w:p w14:paraId="4BC707ED" w14:textId="635027B0" w:rsidR="005F74A6" w:rsidRPr="00563DA4" w:rsidDel="00473516" w:rsidRDefault="005F74A6">
            <w:pPr>
              <w:jc w:val="center"/>
              <w:rPr>
                <w:del w:id="85" w:author="Shah Ashay" w:date="2018-04-16T17:34:00Z"/>
                <w:rFonts w:cs="Arial"/>
                <w:sz w:val="20"/>
              </w:rPr>
            </w:pPr>
          </w:p>
        </w:tc>
        <w:tc>
          <w:tcPr>
            <w:tcW w:w="707" w:type="pct"/>
            <w:tcPrChange w:id="86" w:author="Shah Ashay" w:date="2018-04-16T17:34:00Z">
              <w:tcPr>
                <w:tcW w:w="1350" w:type="dxa"/>
              </w:tcPr>
            </w:tcPrChange>
          </w:tcPr>
          <w:p w14:paraId="5CF39564" w14:textId="150F745D" w:rsidR="005F74A6" w:rsidRPr="00563DA4" w:rsidDel="00473516" w:rsidRDefault="005F74A6">
            <w:pPr>
              <w:jc w:val="center"/>
              <w:rPr>
                <w:del w:id="87" w:author="Shah Ashay" w:date="2018-04-16T17:34:00Z"/>
                <w:rFonts w:cs="Arial"/>
                <w:sz w:val="20"/>
              </w:rPr>
            </w:pPr>
          </w:p>
        </w:tc>
      </w:tr>
    </w:tbl>
    <w:p w14:paraId="0BAA3770" w14:textId="77777777" w:rsidR="00AD190F" w:rsidRPr="00563DA4" w:rsidRDefault="00AD190F">
      <w:pPr>
        <w:rPr>
          <w:rFonts w:cs="Arial"/>
        </w:rPr>
        <w:sectPr w:rsidR="00AD190F" w:rsidRPr="00563DA4">
          <w:headerReference w:type="default" r:id="rId13"/>
          <w:footerReference w:type="default" r:id="rId14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563DA4" w:rsidRDefault="004D61A0">
      <w:pPr>
        <w:jc w:val="center"/>
        <w:rPr>
          <w:rFonts w:cs="Arial"/>
          <w:b/>
          <w:color w:val="3399FF"/>
          <w:sz w:val="28"/>
        </w:rPr>
      </w:pPr>
      <w:r w:rsidRPr="00563DA4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563DA4" w:rsidRDefault="004D61A0">
      <w:pPr>
        <w:rPr>
          <w:rFonts w:cs="Arial"/>
        </w:rPr>
      </w:pPr>
    </w:p>
    <w:p w14:paraId="58B1742F" w14:textId="36B274F1" w:rsidR="00622D2A" w:rsidRPr="00473516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473516">
        <w:rPr>
          <w:rFonts w:ascii="Arial" w:hAnsi="Arial" w:cs="Arial"/>
        </w:rPr>
        <w:fldChar w:fldCharType="begin"/>
      </w:r>
      <w:r w:rsidR="004D61A0" w:rsidRPr="00563DA4">
        <w:rPr>
          <w:rFonts w:ascii="Arial" w:hAnsi="Arial" w:cs="Arial"/>
        </w:rPr>
        <w:instrText xml:space="preserve"> TOC \o "1-2" \h \z </w:instrText>
      </w:r>
      <w:r w:rsidRPr="00473516">
        <w:rPr>
          <w:rFonts w:ascii="Arial" w:hAnsi="Arial" w:cs="Arial"/>
          <w:rPrChange w:id="88" w:author="Batra Yogesh (EXT)" w:date="2018-04-13T13:16:00Z">
            <w:rPr>
              <w:rFonts w:ascii="Arial" w:hAnsi="Arial" w:cs="Arial"/>
            </w:rPr>
          </w:rPrChange>
        </w:rPr>
        <w:fldChar w:fldCharType="separate"/>
      </w:r>
      <w:r w:rsidR="00C43B5F" w:rsidRPr="00473516">
        <w:fldChar w:fldCharType="begin"/>
      </w:r>
      <w:r w:rsidR="00C43B5F" w:rsidRPr="00563DA4">
        <w:rPr>
          <w:rFonts w:ascii="Arial" w:hAnsi="Arial" w:cs="Arial"/>
          <w:rPrChange w:id="89" w:author="Batra Yogesh (EXT)" w:date="2018-04-13T13:16:00Z">
            <w:rPr/>
          </w:rPrChange>
        </w:rPr>
        <w:instrText xml:space="preserve"> HYPERLINK \l "_Toc502313224" </w:instrText>
      </w:r>
      <w:r w:rsidR="00C43B5F" w:rsidRPr="00473516">
        <w:rPr>
          <w:noProof/>
        </w:rPr>
        <w:fldChar w:fldCharType="separate"/>
      </w:r>
      <w:r w:rsidR="00622D2A" w:rsidRPr="00563DA4">
        <w:rPr>
          <w:rStyle w:val="Hyperlink"/>
          <w:rFonts w:ascii="Arial" w:hAnsi="Arial" w:cs="Arial"/>
          <w:noProof/>
          <w:rPrChange w:id="90" w:author="Batra Yogesh (EXT)" w:date="2018-04-13T13:16:00Z">
            <w:rPr>
              <w:rStyle w:val="Hyperlink"/>
              <w:noProof/>
            </w:rPr>
          </w:rPrChange>
        </w:rPr>
        <w:t>1.</w:t>
      </w:r>
      <w:r w:rsidR="00622D2A" w:rsidRPr="00563DA4">
        <w:rPr>
          <w:rFonts w:ascii="Arial" w:hAnsi="Arial" w:cs="Arial"/>
          <w:noProof/>
          <w:szCs w:val="28"/>
          <w:lang w:bidi="th-TH"/>
          <w:rPrChange w:id="91" w:author="Batra Yogesh (EXT)" w:date="2018-04-13T13:16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622D2A" w:rsidRPr="00563DA4">
        <w:rPr>
          <w:rStyle w:val="Hyperlink"/>
          <w:rFonts w:ascii="Arial" w:hAnsi="Arial" w:cs="Arial"/>
          <w:noProof/>
          <w:rPrChange w:id="92" w:author="Batra Yogesh (EXT)" w:date="2018-04-13T13:16:00Z">
            <w:rPr>
              <w:rStyle w:val="Hyperlink"/>
              <w:noProof/>
            </w:rPr>
          </w:rPrChange>
        </w:rPr>
        <w:t>Use Case Information</w:t>
      </w:r>
      <w:r w:rsidR="00622D2A" w:rsidRPr="00563DA4">
        <w:rPr>
          <w:rFonts w:ascii="Arial" w:hAnsi="Arial" w:cs="Arial"/>
          <w:noProof/>
          <w:webHidden/>
          <w:rPrChange w:id="93" w:author="Batra Yogesh (EXT)" w:date="2018-04-13T13:16:00Z">
            <w:rPr>
              <w:noProof/>
              <w:webHidden/>
            </w:rPr>
          </w:rPrChange>
        </w:rPr>
        <w:tab/>
      </w:r>
      <w:r w:rsidR="00622D2A" w:rsidRPr="00473516">
        <w:rPr>
          <w:noProof/>
          <w:webHidden/>
        </w:rPr>
        <w:fldChar w:fldCharType="begin"/>
      </w:r>
      <w:r w:rsidR="00622D2A" w:rsidRPr="00473516">
        <w:rPr>
          <w:noProof/>
          <w:webHidden/>
        </w:rPr>
        <w:instrText xml:space="preserve"> PAGEREF _Toc502313224 \h </w:instrText>
      </w:r>
      <w:r w:rsidR="00622D2A" w:rsidRPr="00473516">
        <w:rPr>
          <w:noProof/>
          <w:webHidden/>
        </w:rPr>
      </w:r>
      <w:r w:rsidR="00622D2A" w:rsidRPr="00473516">
        <w:rPr>
          <w:noProof/>
          <w:webHidden/>
        </w:rPr>
        <w:fldChar w:fldCharType="separate"/>
      </w:r>
      <w:r w:rsidR="00622D2A" w:rsidRPr="00473516">
        <w:rPr>
          <w:noProof/>
          <w:webHidden/>
        </w:rPr>
        <w:t>4</w:t>
      </w:r>
      <w:r w:rsidR="00622D2A" w:rsidRPr="00473516">
        <w:rPr>
          <w:noProof/>
          <w:webHidden/>
        </w:rPr>
        <w:fldChar w:fldCharType="end"/>
      </w:r>
      <w:r w:rsidR="00C43B5F" w:rsidRPr="00473516">
        <w:rPr>
          <w:noProof/>
        </w:rPr>
        <w:fldChar w:fldCharType="end"/>
      </w:r>
    </w:p>
    <w:p w14:paraId="2AC31919" w14:textId="67E6C9F6" w:rsidR="00622D2A" w:rsidRPr="00473516" w:rsidRDefault="00C43B5F">
      <w:pPr>
        <w:pStyle w:val="TOC1"/>
        <w:rPr>
          <w:rFonts w:cstheme="minorBidi"/>
          <w:noProof/>
          <w:szCs w:val="28"/>
          <w:lang w:bidi="th-TH"/>
        </w:rPr>
      </w:pPr>
      <w:r w:rsidRPr="00473516">
        <w:fldChar w:fldCharType="begin"/>
      </w:r>
      <w:r w:rsidRPr="00473516">
        <w:instrText xml:space="preserve"> HYPERLINK \l "_Toc502313225" </w:instrText>
      </w:r>
      <w:r w:rsidRPr="00473516">
        <w:rPr>
          <w:noProof/>
        </w:rPr>
        <w:fldChar w:fldCharType="separate"/>
      </w:r>
      <w:r w:rsidR="00622D2A" w:rsidRPr="00473516">
        <w:rPr>
          <w:rStyle w:val="Hyperlink"/>
          <w:rFonts w:ascii="Arial" w:hAnsi="Arial" w:cs="Arial"/>
          <w:noProof/>
          <w:rPrChange w:id="94" w:author="Shah Ashay" w:date="2018-04-16T17:34:00Z">
            <w:rPr>
              <w:rStyle w:val="Hyperlink"/>
              <w:noProof/>
            </w:rPr>
          </w:rPrChange>
        </w:rPr>
        <w:t>2.</w:t>
      </w:r>
      <w:r w:rsidR="00622D2A" w:rsidRPr="00473516">
        <w:rPr>
          <w:rFonts w:ascii="Arial" w:hAnsi="Arial" w:cs="Arial"/>
          <w:noProof/>
          <w:szCs w:val="28"/>
          <w:lang w:bidi="th-TH"/>
          <w:rPrChange w:id="95" w:author="Shah Ashay" w:date="2018-04-16T17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622D2A" w:rsidRPr="00473516">
        <w:rPr>
          <w:rStyle w:val="Hyperlink"/>
          <w:rFonts w:ascii="Arial" w:hAnsi="Arial" w:cs="Arial"/>
          <w:noProof/>
          <w:rPrChange w:id="96" w:author="Shah Ashay" w:date="2018-04-16T17:34:00Z">
            <w:rPr>
              <w:rStyle w:val="Hyperlink"/>
              <w:noProof/>
            </w:rPr>
          </w:rPrChange>
        </w:rPr>
        <w:t>Primary Flow: BKK_UC54 Receive notification for a new allocation network design</w:t>
      </w:r>
      <w:r w:rsidR="00622D2A" w:rsidRPr="00473516">
        <w:rPr>
          <w:noProof/>
          <w:webHidden/>
        </w:rPr>
        <w:tab/>
      </w:r>
      <w:r w:rsidR="00622D2A" w:rsidRPr="00473516">
        <w:rPr>
          <w:noProof/>
          <w:webHidden/>
        </w:rPr>
        <w:fldChar w:fldCharType="begin"/>
      </w:r>
      <w:r w:rsidR="00622D2A" w:rsidRPr="00473516">
        <w:rPr>
          <w:noProof/>
          <w:webHidden/>
        </w:rPr>
        <w:instrText xml:space="preserve"> PAGEREF _Toc502313225 \h </w:instrText>
      </w:r>
      <w:r w:rsidR="00622D2A" w:rsidRPr="00473516">
        <w:rPr>
          <w:noProof/>
          <w:webHidden/>
        </w:rPr>
      </w:r>
      <w:r w:rsidR="00622D2A" w:rsidRPr="00473516">
        <w:rPr>
          <w:noProof/>
          <w:webHidden/>
        </w:rPr>
        <w:fldChar w:fldCharType="separate"/>
      </w:r>
      <w:r w:rsidR="00622D2A" w:rsidRPr="00473516">
        <w:rPr>
          <w:noProof/>
          <w:webHidden/>
        </w:rPr>
        <w:t>4</w:t>
      </w:r>
      <w:r w:rsidR="00622D2A" w:rsidRPr="00473516">
        <w:rPr>
          <w:noProof/>
          <w:webHidden/>
        </w:rPr>
        <w:fldChar w:fldCharType="end"/>
      </w:r>
      <w:r w:rsidRPr="00473516">
        <w:rPr>
          <w:noProof/>
        </w:rPr>
        <w:fldChar w:fldCharType="end"/>
      </w:r>
    </w:p>
    <w:p w14:paraId="19A6AEBF" w14:textId="5DD40DDF" w:rsidR="00622D2A" w:rsidRPr="00473516" w:rsidRDefault="00C43B5F">
      <w:pPr>
        <w:pStyle w:val="TOC1"/>
        <w:rPr>
          <w:rFonts w:cstheme="minorBidi"/>
          <w:noProof/>
          <w:szCs w:val="28"/>
          <w:lang w:bidi="th-TH"/>
        </w:rPr>
      </w:pPr>
      <w:r w:rsidRPr="00473516">
        <w:fldChar w:fldCharType="begin"/>
      </w:r>
      <w:r w:rsidRPr="00473516">
        <w:instrText xml:space="preserve"> HYPERLINK \l "_Toc502313226" </w:instrText>
      </w:r>
      <w:r w:rsidRPr="00473516">
        <w:rPr>
          <w:noProof/>
        </w:rPr>
        <w:fldChar w:fldCharType="separate"/>
      </w:r>
      <w:r w:rsidR="00622D2A" w:rsidRPr="00473516">
        <w:rPr>
          <w:rStyle w:val="Hyperlink"/>
          <w:rFonts w:ascii="Arial" w:hAnsi="Arial" w:cs="Arial"/>
          <w:noProof/>
          <w:rPrChange w:id="97" w:author="Shah Ashay" w:date="2018-04-16T17:34:00Z">
            <w:rPr>
              <w:rStyle w:val="Hyperlink"/>
              <w:noProof/>
            </w:rPr>
          </w:rPrChange>
        </w:rPr>
        <w:t>3.</w:t>
      </w:r>
      <w:r w:rsidR="00622D2A" w:rsidRPr="00473516">
        <w:rPr>
          <w:rFonts w:ascii="Arial" w:hAnsi="Arial" w:cs="Arial"/>
          <w:noProof/>
          <w:szCs w:val="28"/>
          <w:lang w:bidi="th-TH"/>
          <w:rPrChange w:id="98" w:author="Shah Ashay" w:date="2018-04-16T17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622D2A" w:rsidRPr="00473516">
        <w:rPr>
          <w:rStyle w:val="Hyperlink"/>
          <w:rFonts w:ascii="Arial" w:hAnsi="Arial" w:cs="Arial"/>
          <w:noProof/>
          <w:rPrChange w:id="99" w:author="Shah Ashay" w:date="2018-04-16T17:34:00Z">
            <w:rPr>
              <w:rStyle w:val="Hyperlink"/>
              <w:noProof/>
            </w:rPr>
          </w:rPrChange>
        </w:rPr>
        <w:t>Alternatives</w:t>
      </w:r>
      <w:r w:rsidR="00622D2A" w:rsidRPr="00473516">
        <w:rPr>
          <w:noProof/>
          <w:webHidden/>
        </w:rPr>
        <w:tab/>
      </w:r>
      <w:r w:rsidR="00622D2A" w:rsidRPr="00473516">
        <w:rPr>
          <w:noProof/>
          <w:webHidden/>
        </w:rPr>
        <w:fldChar w:fldCharType="begin"/>
      </w:r>
      <w:r w:rsidR="00622D2A" w:rsidRPr="00473516">
        <w:rPr>
          <w:noProof/>
          <w:webHidden/>
        </w:rPr>
        <w:instrText xml:space="preserve"> PAGEREF _Toc502313226 \h </w:instrText>
      </w:r>
      <w:r w:rsidR="00622D2A" w:rsidRPr="00473516">
        <w:rPr>
          <w:noProof/>
          <w:webHidden/>
        </w:rPr>
      </w:r>
      <w:r w:rsidR="00622D2A" w:rsidRPr="00473516">
        <w:rPr>
          <w:noProof/>
          <w:webHidden/>
        </w:rPr>
        <w:fldChar w:fldCharType="separate"/>
      </w:r>
      <w:r w:rsidR="00622D2A" w:rsidRPr="00473516">
        <w:rPr>
          <w:noProof/>
          <w:webHidden/>
        </w:rPr>
        <w:t>4</w:t>
      </w:r>
      <w:r w:rsidR="00622D2A" w:rsidRPr="00473516">
        <w:rPr>
          <w:noProof/>
          <w:webHidden/>
        </w:rPr>
        <w:fldChar w:fldCharType="end"/>
      </w:r>
      <w:r w:rsidRPr="00473516">
        <w:rPr>
          <w:noProof/>
        </w:rPr>
        <w:fldChar w:fldCharType="end"/>
      </w:r>
    </w:p>
    <w:p w14:paraId="2A8AA6FC" w14:textId="799F4BF9" w:rsidR="00622D2A" w:rsidRPr="00473516" w:rsidRDefault="00C43B5F">
      <w:pPr>
        <w:pStyle w:val="TOC1"/>
        <w:rPr>
          <w:rFonts w:cstheme="minorBidi"/>
          <w:noProof/>
          <w:szCs w:val="28"/>
          <w:lang w:bidi="th-TH"/>
        </w:rPr>
      </w:pPr>
      <w:r w:rsidRPr="00473516">
        <w:fldChar w:fldCharType="begin"/>
      </w:r>
      <w:r w:rsidRPr="00473516">
        <w:instrText xml:space="preserve"> HYPERLINK \l "_Toc502313227" </w:instrText>
      </w:r>
      <w:r w:rsidRPr="00473516">
        <w:rPr>
          <w:noProof/>
        </w:rPr>
        <w:fldChar w:fldCharType="separate"/>
      </w:r>
      <w:r w:rsidR="00622D2A" w:rsidRPr="00473516">
        <w:rPr>
          <w:rStyle w:val="Hyperlink"/>
          <w:rFonts w:ascii="Arial" w:hAnsi="Arial" w:cs="Arial"/>
          <w:noProof/>
          <w:rPrChange w:id="100" w:author="Shah Ashay" w:date="2018-04-16T17:34:00Z">
            <w:rPr>
              <w:rStyle w:val="Hyperlink"/>
              <w:noProof/>
            </w:rPr>
          </w:rPrChange>
        </w:rPr>
        <w:t>4.</w:t>
      </w:r>
      <w:r w:rsidR="00622D2A" w:rsidRPr="00473516">
        <w:rPr>
          <w:rFonts w:ascii="Arial" w:hAnsi="Arial" w:cs="Arial"/>
          <w:noProof/>
          <w:szCs w:val="28"/>
          <w:lang w:bidi="th-TH"/>
          <w:rPrChange w:id="101" w:author="Shah Ashay" w:date="2018-04-16T17:3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622D2A" w:rsidRPr="00473516">
        <w:rPr>
          <w:rStyle w:val="Hyperlink"/>
          <w:rFonts w:ascii="Arial" w:hAnsi="Arial" w:cs="Arial"/>
          <w:noProof/>
          <w:rPrChange w:id="102" w:author="Shah Ashay" w:date="2018-04-16T17:34:00Z">
            <w:rPr>
              <w:rStyle w:val="Hyperlink"/>
              <w:noProof/>
            </w:rPr>
          </w:rPrChange>
        </w:rPr>
        <w:t>Exceptions</w:t>
      </w:r>
      <w:r w:rsidR="00622D2A" w:rsidRPr="00473516">
        <w:rPr>
          <w:noProof/>
          <w:webHidden/>
        </w:rPr>
        <w:tab/>
      </w:r>
      <w:r w:rsidR="00622D2A" w:rsidRPr="00473516">
        <w:rPr>
          <w:noProof/>
          <w:webHidden/>
        </w:rPr>
        <w:fldChar w:fldCharType="begin"/>
      </w:r>
      <w:r w:rsidR="00622D2A" w:rsidRPr="00473516">
        <w:rPr>
          <w:noProof/>
          <w:webHidden/>
        </w:rPr>
        <w:instrText xml:space="preserve"> PAGEREF _Toc502313227 \h </w:instrText>
      </w:r>
      <w:r w:rsidR="00622D2A" w:rsidRPr="00473516">
        <w:rPr>
          <w:noProof/>
          <w:webHidden/>
        </w:rPr>
      </w:r>
      <w:r w:rsidR="00622D2A" w:rsidRPr="00473516">
        <w:rPr>
          <w:noProof/>
          <w:webHidden/>
        </w:rPr>
        <w:fldChar w:fldCharType="separate"/>
      </w:r>
      <w:r w:rsidR="00622D2A" w:rsidRPr="00473516">
        <w:rPr>
          <w:noProof/>
          <w:webHidden/>
        </w:rPr>
        <w:t>4</w:t>
      </w:r>
      <w:r w:rsidR="00622D2A" w:rsidRPr="00473516">
        <w:rPr>
          <w:noProof/>
          <w:webHidden/>
        </w:rPr>
        <w:fldChar w:fldCharType="end"/>
      </w:r>
      <w:r w:rsidRPr="00473516">
        <w:rPr>
          <w:noProof/>
        </w:rPr>
        <w:fldChar w:fldCharType="end"/>
      </w:r>
    </w:p>
    <w:p w14:paraId="2434E3F8" w14:textId="42EC3CC0" w:rsidR="00622D2A" w:rsidRPr="00473516" w:rsidRDefault="00AF510F" w:rsidP="00BA0497">
      <w:pPr>
        <w:pStyle w:val="TOC2"/>
        <w:rPr>
          <w:rFonts w:eastAsiaTheme="minorEastAsia" w:cstheme="minorBidi"/>
          <w:szCs w:val="28"/>
          <w:lang w:bidi="th-TH"/>
        </w:rPr>
      </w:pPr>
      <w:r w:rsidRPr="00473516">
        <w:fldChar w:fldCharType="begin"/>
      </w:r>
      <w:r w:rsidRPr="00473516">
        <w:instrText xml:space="preserve"> HYPERLINK \l "_Toc502313228" </w:instrText>
      </w:r>
      <w:r w:rsidRPr="00473516">
        <w:fldChar w:fldCharType="separate"/>
      </w:r>
      <w:r w:rsidR="00622D2A" w:rsidRPr="00473516">
        <w:rPr>
          <w:rStyle w:val="Hyperlink"/>
          <w:rFonts w:ascii="Arial" w:hAnsi="Arial" w:cs="Arial"/>
          <w:rPrChange w:id="103" w:author="Shah Ashay" w:date="2018-04-16T17:34:00Z">
            <w:rPr>
              <w:rStyle w:val="Hyperlink"/>
            </w:rPr>
          </w:rPrChange>
        </w:rPr>
        <w:t>4.1</w:t>
      </w:r>
      <w:r w:rsidR="00622D2A" w:rsidRPr="00473516">
        <w:rPr>
          <w:rFonts w:ascii="Arial" w:eastAsiaTheme="minorEastAsia" w:hAnsi="Arial" w:cs="Arial"/>
          <w:szCs w:val="28"/>
          <w:lang w:bidi="th-TH"/>
          <w:rPrChange w:id="104" w:author="Shah Ashay" w:date="2018-04-16T17:34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622D2A" w:rsidRPr="00473516">
        <w:rPr>
          <w:rStyle w:val="Hyperlink"/>
          <w:rFonts w:ascii="Arial" w:hAnsi="Arial" w:cs="Arial"/>
          <w:rPrChange w:id="105" w:author="Shah Ashay" w:date="2018-04-16T17:34:00Z">
            <w:rPr>
              <w:rStyle w:val="Hyperlink"/>
            </w:rPr>
          </w:rPrChange>
        </w:rPr>
        <w:t>List of Common Issues/Errors</w:t>
      </w:r>
      <w:r w:rsidR="00622D2A" w:rsidRPr="00473516">
        <w:rPr>
          <w:webHidden/>
        </w:rPr>
        <w:tab/>
      </w:r>
      <w:r w:rsidR="00622D2A" w:rsidRPr="00473516">
        <w:rPr>
          <w:webHidden/>
        </w:rPr>
        <w:fldChar w:fldCharType="begin"/>
      </w:r>
      <w:r w:rsidR="00622D2A" w:rsidRPr="00473516">
        <w:rPr>
          <w:webHidden/>
        </w:rPr>
        <w:instrText xml:space="preserve"> PAGEREF _Toc502313228 \h </w:instrText>
      </w:r>
      <w:r w:rsidR="00622D2A" w:rsidRPr="00473516">
        <w:rPr>
          <w:webHidden/>
        </w:rPr>
      </w:r>
      <w:r w:rsidR="00622D2A" w:rsidRPr="00473516">
        <w:rPr>
          <w:webHidden/>
        </w:rPr>
        <w:fldChar w:fldCharType="separate"/>
      </w:r>
      <w:r w:rsidR="00622D2A" w:rsidRPr="00473516">
        <w:rPr>
          <w:webHidden/>
        </w:rPr>
        <w:t>4</w:t>
      </w:r>
      <w:r w:rsidR="00622D2A" w:rsidRPr="00473516">
        <w:rPr>
          <w:webHidden/>
        </w:rPr>
        <w:fldChar w:fldCharType="end"/>
      </w:r>
      <w:r w:rsidRPr="00473516">
        <w:fldChar w:fldCharType="end"/>
      </w:r>
    </w:p>
    <w:p w14:paraId="0BAA3779" w14:textId="6B5C8D9B" w:rsidR="004D61A0" w:rsidRPr="00563DA4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563DA4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473516">
        <w:rPr>
          <w:rFonts w:ascii="Arial" w:hAnsi="Arial" w:cs="Arial"/>
        </w:rPr>
        <w:fldChar w:fldCharType="end"/>
      </w:r>
    </w:p>
    <w:p w14:paraId="0BAA377A" w14:textId="77777777" w:rsidR="00447470" w:rsidRPr="00563DA4" w:rsidRDefault="00447470" w:rsidP="00447470">
      <w:pPr>
        <w:pStyle w:val="Heading1"/>
      </w:pPr>
      <w:bookmarkStart w:id="106" w:name="_Toc502313224"/>
      <w:r w:rsidRPr="00563DA4">
        <w:lastRenderedPageBreak/>
        <w:t>Use Case Information</w:t>
      </w:r>
      <w:bookmarkEnd w:id="106"/>
    </w:p>
    <w:p w14:paraId="0BAA377B" w14:textId="77777777" w:rsidR="00447470" w:rsidRPr="00563DA4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07" w:author="Batra Yogesh (EXT)" w:date="2018-04-13T13:17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08">
          <w:tblGrid>
            <w:gridCol w:w="2880"/>
            <w:gridCol w:w="6480"/>
          </w:tblGrid>
        </w:tblGridChange>
      </w:tblGrid>
      <w:tr w:rsidR="00447470" w:rsidRPr="00563DA4" w14:paraId="0BAA377E" w14:textId="77777777" w:rsidTr="00563DA4">
        <w:trPr>
          <w:cantSplit/>
          <w:trPrChange w:id="109" w:author="Batra Yogesh (EXT)" w:date="2018-04-13T13:1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10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563DA4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563DA4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tcPrChange w:id="111" w:author="Batra Yogesh (EXT)" w:date="2018-04-13T13:17:00Z">
              <w:tcPr>
                <w:tcW w:w="6480" w:type="dxa"/>
              </w:tcPr>
            </w:tcPrChange>
          </w:tcPr>
          <w:p w14:paraId="0BAA377D" w14:textId="324D15AA" w:rsidR="00447470" w:rsidRPr="00563DA4" w:rsidRDefault="007C1E1D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color w:val="000000" w:themeColor="text1"/>
                <w:sz w:val="20"/>
                <w:szCs w:val="20"/>
              </w:rPr>
              <w:t>BKK_UC54-Stream Node Diagram</w:t>
            </w:r>
          </w:p>
        </w:tc>
      </w:tr>
      <w:tr w:rsidR="00447470" w:rsidRPr="00563DA4" w14:paraId="0BAA3781" w14:textId="77777777" w:rsidTr="00563DA4">
        <w:trPr>
          <w:cantSplit/>
          <w:trPrChange w:id="112" w:author="Batra Yogesh (EXT)" w:date="2018-04-13T13:1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13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563DA4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563DA4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tcPrChange w:id="114" w:author="Batra Yogesh (EXT)" w:date="2018-04-13T13:17:00Z">
              <w:tcPr>
                <w:tcW w:w="6480" w:type="dxa"/>
              </w:tcPr>
            </w:tcPrChange>
          </w:tcPr>
          <w:p w14:paraId="1A1921CF" w14:textId="77777777" w:rsidR="00B834D6" w:rsidRPr="00563DA4" w:rsidRDefault="00B834D6" w:rsidP="00B834D6">
            <w:pPr>
              <w:keepNext/>
              <w:keepLines/>
              <w:spacing w:after="120"/>
              <w:rPr>
                <w:rFonts w:cs="Arial"/>
                <w:sz w:val="20"/>
                <w:szCs w:val="20"/>
                <w:rPrChange w:id="115" w:author="Batra Yogesh (EXT)" w:date="2018-04-13T13:16:00Z">
                  <w:rPr>
                    <w:rFonts w:cs="Arial"/>
                    <w:sz w:val="19"/>
                    <w:szCs w:val="19"/>
                  </w:rPr>
                </w:rPrChange>
              </w:rPr>
            </w:pPr>
            <w:r w:rsidRPr="00563DA4">
              <w:rPr>
                <w:rFonts w:cs="Arial"/>
                <w:sz w:val="20"/>
                <w:szCs w:val="20"/>
                <w:rPrChange w:id="116" w:author="Batra Yogesh (EXT)" w:date="2018-04-13T13:16:00Z">
                  <w:rPr>
                    <w:rFonts w:cs="Arial"/>
                    <w:sz w:val="19"/>
                    <w:szCs w:val="19"/>
                  </w:rPr>
                </w:rPrChange>
              </w:rPr>
              <w:t>After all of the screens and links are complete for a delivery network, the completed flow diagram can be displayed and reviewed through the stream node diagram screen. This allows review for structure errors.</w:t>
            </w:r>
          </w:p>
          <w:p w14:paraId="0BAA3780" w14:textId="239EBE0F" w:rsidR="00447470" w:rsidRPr="00563DA4" w:rsidRDefault="00B834D6" w:rsidP="00B834D6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sz w:val="20"/>
                <w:szCs w:val="20"/>
                <w:rPrChange w:id="117" w:author="Batra Yogesh (EXT)" w:date="2018-04-13T13:16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This use case includes detailed information to execute the stream node diagram screen.</w:t>
            </w:r>
            <w:r w:rsidRPr="00563DA4">
              <w:rPr>
                <w:rFonts w:cs="Arial"/>
                <w:sz w:val="19"/>
                <w:szCs w:val="19"/>
              </w:rPr>
              <w:t xml:space="preserve">  </w:t>
            </w:r>
          </w:p>
        </w:tc>
      </w:tr>
      <w:tr w:rsidR="00447470" w:rsidRPr="00563DA4" w14:paraId="0BAA3785" w14:textId="77777777" w:rsidTr="00563DA4">
        <w:trPr>
          <w:cantSplit/>
          <w:trHeight w:val="323"/>
          <w:trPrChange w:id="118" w:author="Batra Yogesh (EXT)" w:date="2018-04-13T13:17:00Z">
            <w:trPr>
              <w:cantSplit/>
              <w:trHeight w:val="323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19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563DA4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563DA4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tcPrChange w:id="120" w:author="Batra Yogesh (EXT)" w:date="2018-04-13T13:17:00Z">
              <w:tcPr>
                <w:tcW w:w="6480" w:type="dxa"/>
              </w:tcPr>
            </w:tcPrChange>
          </w:tcPr>
          <w:p w14:paraId="0BAA3784" w14:textId="41EAF880" w:rsidR="00447470" w:rsidRPr="00563DA4" w:rsidRDefault="00447470" w:rsidP="00182C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726BBA" w:rsidRPr="00563DA4" w14:paraId="786CE4E0" w14:textId="77777777" w:rsidTr="00563DA4">
        <w:trPr>
          <w:cantSplit/>
          <w:trHeight w:val="242"/>
          <w:trPrChange w:id="121" w:author="Batra Yogesh (EXT)" w:date="2018-04-13T13:17:00Z">
            <w:trPr>
              <w:cantSplit/>
              <w:trHeight w:val="242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2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563DA4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563DA4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tcPrChange w:id="123" w:author="Batra Yogesh (EXT)" w:date="2018-04-13T13:17:00Z">
              <w:tcPr>
                <w:tcW w:w="6480" w:type="dxa"/>
              </w:tcPr>
            </w:tcPrChange>
          </w:tcPr>
          <w:p w14:paraId="315DD97A" w14:textId="2713B9C2" w:rsidR="00474389" w:rsidRPr="00563DA4" w:rsidRDefault="00937AE3" w:rsidP="007C1E1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color w:val="000000" w:themeColor="text1"/>
                <w:sz w:val="20"/>
                <w:szCs w:val="20"/>
              </w:rPr>
              <w:t xml:space="preserve">BF – </w:t>
            </w:r>
            <w:r w:rsidR="007C1E1D" w:rsidRPr="00563DA4">
              <w:rPr>
                <w:rFonts w:cs="Arial"/>
                <w:color w:val="000000" w:themeColor="text1"/>
                <w:sz w:val="20"/>
                <w:szCs w:val="20"/>
              </w:rPr>
              <w:t>Stream Node Diagram (CO.0094</w:t>
            </w:r>
            <w:r w:rsidRPr="00563DA4">
              <w:rPr>
                <w:rFonts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7C1E1D" w:rsidRPr="00563DA4" w14:paraId="1EC37918" w14:textId="77777777" w:rsidTr="00563DA4">
        <w:trPr>
          <w:cantSplit/>
          <w:trHeight w:val="242"/>
          <w:trPrChange w:id="124" w:author="Batra Yogesh (EXT)" w:date="2018-04-13T13:17:00Z">
            <w:trPr>
              <w:cantSplit/>
              <w:trHeight w:val="242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5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1BE13FA1" w14:textId="356608A3" w:rsidR="007C1E1D" w:rsidRPr="00563DA4" w:rsidRDefault="007C1E1D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563DA4">
              <w:rPr>
                <w:rFonts w:cs="Arial"/>
                <w:b/>
                <w:sz w:val="20"/>
                <w:szCs w:val="20"/>
              </w:rPr>
              <w:t xml:space="preserve">EC Roles </w:t>
            </w:r>
          </w:p>
        </w:tc>
        <w:tc>
          <w:tcPr>
            <w:tcW w:w="3462" w:type="pct"/>
            <w:tcPrChange w:id="126" w:author="Batra Yogesh (EXT)" w:date="2018-04-13T13:17:00Z">
              <w:tcPr>
                <w:tcW w:w="6480" w:type="dxa"/>
              </w:tcPr>
            </w:tcPrChange>
          </w:tcPr>
          <w:p w14:paraId="2B52B3AB" w14:textId="381AAF45" w:rsidR="007C1E1D" w:rsidRPr="00563DA4" w:rsidRDefault="007C1E1D" w:rsidP="003B4C1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color w:val="000000" w:themeColor="text1"/>
                <w:sz w:val="20"/>
                <w:szCs w:val="20"/>
              </w:rPr>
              <w:t>EC Thailand Admin</w:t>
            </w:r>
          </w:p>
        </w:tc>
      </w:tr>
      <w:tr w:rsidR="00D17537" w:rsidRPr="00563DA4" w14:paraId="0BAA378E" w14:textId="77777777" w:rsidTr="00563DA4">
        <w:trPr>
          <w:cantSplit/>
          <w:trPrChange w:id="127" w:author="Batra Yogesh (EXT)" w:date="2018-04-13T13:1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8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563DA4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563DA4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tcPrChange w:id="129" w:author="Batra Yogesh (EXT)" w:date="2018-04-13T13:17:00Z">
              <w:tcPr>
                <w:tcW w:w="6480" w:type="dxa"/>
              </w:tcPr>
            </w:tcPrChange>
          </w:tcPr>
          <w:p w14:paraId="05937489" w14:textId="77777777" w:rsidR="00B834D6" w:rsidRPr="00563DA4" w:rsidRDefault="00B834D6" w:rsidP="00B834D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color w:val="000000" w:themeColor="text1"/>
                <w:sz w:val="20"/>
                <w:szCs w:val="20"/>
              </w:rPr>
              <w:t>User is logged In</w:t>
            </w:r>
          </w:p>
          <w:p w14:paraId="0BAA378D" w14:textId="0774425A" w:rsidR="00474389" w:rsidRPr="00563DA4" w:rsidRDefault="00B834D6" w:rsidP="00B834D6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color w:val="000000" w:themeColor="text1"/>
                <w:sz w:val="20"/>
                <w:szCs w:val="20"/>
              </w:rPr>
              <w:t>User has permission to add/modify Stream Node Diagram.</w:t>
            </w:r>
          </w:p>
        </w:tc>
      </w:tr>
      <w:tr w:rsidR="00447470" w:rsidRPr="00563DA4" w14:paraId="0BAA3791" w14:textId="77777777" w:rsidTr="00563DA4">
        <w:trPr>
          <w:cantSplit/>
          <w:trPrChange w:id="130" w:author="Batra Yogesh (EXT)" w:date="2018-04-13T13:17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31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563DA4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563DA4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tcPrChange w:id="132" w:author="Batra Yogesh (EXT)" w:date="2018-04-13T13:17:00Z">
              <w:tcPr>
                <w:tcW w:w="6480" w:type="dxa"/>
              </w:tcPr>
            </w:tcPrChange>
          </w:tcPr>
          <w:p w14:paraId="0BAA3790" w14:textId="77777777" w:rsidR="00447470" w:rsidRPr="00563DA4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563DA4" w:rsidRDefault="00447470" w:rsidP="00447470">
      <w:pPr>
        <w:rPr>
          <w:ins w:id="133" w:author="Batra Yogesh (EXT)" w:date="2018-03-27T16:33:00Z"/>
          <w:rFonts w:cs="Arial"/>
        </w:rPr>
      </w:pPr>
    </w:p>
    <w:p w14:paraId="6D6D7910" w14:textId="66CD7935" w:rsidR="00BD4BB6" w:rsidRPr="00563DA4" w:rsidRDefault="00BD4BB6" w:rsidP="00BD4BB6">
      <w:pPr>
        <w:pStyle w:val="NormalWeb"/>
        <w:spacing w:before="0" w:beforeAutospacing="0" w:after="0" w:afterAutospacing="0"/>
        <w:rPr>
          <w:ins w:id="134" w:author="Batra Yogesh (EXT)" w:date="2018-03-27T16:33:00Z"/>
          <w:rFonts w:ascii="Arial" w:hAnsi="Arial" w:cs="Arial"/>
          <w:bCs/>
          <w:color w:val="000000"/>
          <w:sz w:val="22"/>
          <w:szCs w:val="22"/>
          <w:rPrChange w:id="135" w:author="Batra Yogesh (EXT)" w:date="2018-04-13T13:17:00Z">
            <w:rPr>
              <w:ins w:id="136" w:author="Batra Yogesh (EXT)" w:date="2018-03-27T16:33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  <w:ins w:id="137" w:author="Batra Yogesh (EXT)" w:date="2018-03-27T16:33:00Z">
        <w:r w:rsidRPr="00563DA4">
          <w:rPr>
            <w:rFonts w:ascii="Arial" w:hAnsi="Arial" w:cs="Arial"/>
            <w:bCs/>
            <w:color w:val="000000"/>
            <w:sz w:val="22"/>
            <w:szCs w:val="22"/>
            <w:rPrChange w:id="138" w:author="Batra Yogesh (EXT)" w:date="2018-04-13T13:17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 xml:space="preserve">Note: </w:t>
        </w:r>
      </w:ins>
      <w:ins w:id="139" w:author="Shah Ashay" w:date="2018-04-16T17:35:00Z">
        <w:r w:rsidR="00473516">
          <w:rPr>
            <w:rFonts w:ascii="Arial" w:hAnsi="Arial" w:cs="Arial"/>
            <w:bCs/>
            <w:color w:val="000000"/>
            <w:sz w:val="22"/>
            <w:szCs w:val="22"/>
          </w:rPr>
          <w:t>T</w:t>
        </w:r>
      </w:ins>
      <w:ins w:id="140" w:author="Batra Yogesh (EXT)" w:date="2018-03-27T16:33:00Z">
        <w:del w:id="141" w:author="Shah Ashay" w:date="2018-04-16T17:35:00Z">
          <w:r w:rsidRPr="00563DA4" w:rsidDel="00473516">
            <w:rPr>
              <w:rFonts w:ascii="Arial" w:hAnsi="Arial" w:cs="Arial"/>
              <w:bCs/>
              <w:color w:val="000000"/>
              <w:sz w:val="22"/>
              <w:szCs w:val="22"/>
              <w:rPrChange w:id="142" w:author="Batra Yogesh (EXT)" w:date="2018-04-13T13:17:00Z">
                <w:rPr>
                  <w:rFonts w:ascii="Calibri Light" w:hAnsi="Calibri Light" w:cs="Calibri Light"/>
                  <w:b/>
                  <w:bCs/>
                  <w:color w:val="000000"/>
                  <w:sz w:val="22"/>
                  <w:szCs w:val="22"/>
                </w:rPr>
              </w:rPrChange>
            </w:rPr>
            <w:delText>t</w:delText>
          </w:r>
        </w:del>
        <w:r w:rsidRPr="00563DA4">
          <w:rPr>
            <w:rFonts w:ascii="Arial" w:hAnsi="Arial" w:cs="Arial"/>
            <w:bCs/>
            <w:color w:val="000000"/>
            <w:sz w:val="22"/>
            <w:szCs w:val="22"/>
            <w:rPrChange w:id="143" w:author="Batra Yogesh (EXT)" w:date="2018-04-13T13:17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>he toolbar on EC11</w:t>
        </w:r>
      </w:ins>
      <w:ins w:id="144" w:author="Batra Yogesh (EXT)" w:date="2018-04-13T13:17:00Z">
        <w:r w:rsidR="00563DA4" w:rsidRPr="00563DA4">
          <w:rPr>
            <w:rFonts w:ascii="Arial" w:hAnsi="Arial" w:cs="Arial"/>
            <w:bCs/>
            <w:color w:val="000000"/>
            <w:sz w:val="22"/>
            <w:szCs w:val="22"/>
            <w:rPrChange w:id="145" w:author="Batra Yogesh (EXT)" w:date="2018-04-13T13:17:00Z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rPrChange>
          </w:rPr>
          <w:t>.2</w:t>
        </w:r>
      </w:ins>
      <w:ins w:id="146" w:author="Batra Yogesh (EXT)" w:date="2018-03-27T16:33:00Z">
        <w:r w:rsidRPr="00563DA4">
          <w:rPr>
            <w:rFonts w:ascii="Arial" w:hAnsi="Arial" w:cs="Arial"/>
            <w:bCs/>
            <w:color w:val="000000"/>
            <w:sz w:val="22"/>
            <w:szCs w:val="22"/>
            <w:rPrChange w:id="147" w:author="Batra Yogesh (EXT)" w:date="2018-04-13T13:17:00Z">
              <w:rPr>
                <w:rFonts w:ascii="Calibri Light" w:hAnsi="Calibri Light" w:cs="Calibri Light"/>
                <w:b/>
                <w:bCs/>
                <w:color w:val="000000"/>
                <w:sz w:val="22"/>
                <w:szCs w:val="22"/>
              </w:rPr>
            </w:rPrChange>
          </w:rPr>
          <w:t xml:space="preserve"> has changed. Refer to the image below for different buttons</w:t>
        </w:r>
      </w:ins>
    </w:p>
    <w:p w14:paraId="1BCA4031" w14:textId="77777777" w:rsidR="00BD4BB6" w:rsidRPr="00563DA4" w:rsidRDefault="00BD4BB6" w:rsidP="00BD4BB6">
      <w:pPr>
        <w:pStyle w:val="NormalWeb"/>
        <w:spacing w:before="0" w:beforeAutospacing="0" w:after="0" w:afterAutospacing="0"/>
        <w:rPr>
          <w:ins w:id="148" w:author="Batra Yogesh (EXT)" w:date="2018-03-27T16:33:00Z"/>
          <w:rFonts w:ascii="Arial" w:hAnsi="Arial" w:cs="Arial"/>
          <w:b/>
          <w:bCs/>
          <w:color w:val="000000"/>
          <w:sz w:val="22"/>
          <w:szCs w:val="22"/>
          <w:rPrChange w:id="149" w:author="Batra Yogesh (EXT)" w:date="2018-04-13T13:16:00Z">
            <w:rPr>
              <w:ins w:id="150" w:author="Batra Yogesh (EXT)" w:date="2018-03-27T16:33:00Z"/>
              <w:rFonts w:ascii="Calibri Light" w:hAnsi="Calibri Light" w:cs="Calibri Light"/>
              <w:b/>
              <w:bCs/>
              <w:color w:val="000000"/>
              <w:sz w:val="22"/>
              <w:szCs w:val="22"/>
            </w:rPr>
          </w:rPrChange>
        </w:rPr>
      </w:pPr>
    </w:p>
    <w:p w14:paraId="390D6880" w14:textId="77777777" w:rsidR="00BD4BB6" w:rsidRPr="00563DA4" w:rsidRDefault="00BD4BB6" w:rsidP="00BD4BB6">
      <w:pPr>
        <w:pStyle w:val="NormalWeb"/>
        <w:spacing w:before="0" w:beforeAutospacing="0" w:after="0" w:afterAutospacing="0"/>
        <w:jc w:val="center"/>
        <w:rPr>
          <w:ins w:id="151" w:author="Batra Yogesh (EXT)" w:date="2018-03-27T16:33:00Z"/>
          <w:rFonts w:ascii="Arial" w:hAnsi="Arial" w:cs="Arial"/>
          <w:b/>
          <w:rPrChange w:id="152" w:author="Batra Yogesh (EXT)" w:date="2018-04-13T13:16:00Z">
            <w:rPr>
              <w:ins w:id="153" w:author="Batra Yogesh (EXT)" w:date="2018-03-27T16:33:00Z"/>
              <w:rFonts w:ascii="Calibri Light" w:hAnsi="Calibri Light" w:cs="Calibri Light"/>
              <w:b/>
            </w:rPr>
          </w:rPrChange>
        </w:rPr>
      </w:pPr>
      <w:ins w:id="154" w:author="Batra Yogesh (EXT)" w:date="2018-03-27T16:33:00Z">
        <w:r w:rsidRPr="00563DA4">
          <w:rPr>
            <w:rFonts w:ascii="Arial" w:hAnsi="Arial" w:cs="Arial"/>
            <w:noProof/>
            <w:color w:val="000000"/>
            <w:sz w:val="22"/>
            <w:szCs w:val="22"/>
            <w:rPrChange w:id="155" w:author="Batra Yogesh (EXT)" w:date="2018-04-13T13:16:00Z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</w:rPrChange>
          </w:rPr>
          <w:drawing>
            <wp:inline distT="0" distB="0" distL="0" distR="0" wp14:anchorId="526EC207" wp14:editId="331BDDCB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4C1C1C10" w14:textId="77777777" w:rsidR="00BD4BB6" w:rsidRPr="00563DA4" w:rsidRDefault="00BD4BB6" w:rsidP="00447470">
      <w:pPr>
        <w:rPr>
          <w:rFonts w:cs="Arial"/>
        </w:rPr>
      </w:pPr>
    </w:p>
    <w:p w14:paraId="0BAA3794" w14:textId="4B0F255A" w:rsidR="004D61A0" w:rsidRPr="00563DA4" w:rsidRDefault="004D61A0" w:rsidP="00B834D6">
      <w:pPr>
        <w:pStyle w:val="Heading1"/>
      </w:pPr>
      <w:bookmarkStart w:id="156" w:name="_Toc536253722"/>
      <w:bookmarkStart w:id="157" w:name="_Toc536258288"/>
      <w:bookmarkStart w:id="158" w:name="_Toc502313225"/>
      <w:r w:rsidRPr="00563DA4">
        <w:t xml:space="preserve">Primary </w:t>
      </w:r>
      <w:bookmarkEnd w:id="156"/>
      <w:bookmarkEnd w:id="157"/>
      <w:r w:rsidR="00BF2F96" w:rsidRPr="00563DA4">
        <w:t>Flow</w:t>
      </w:r>
      <w:r w:rsidR="0033669C" w:rsidRPr="00563DA4">
        <w:t xml:space="preserve">: </w:t>
      </w:r>
      <w:r w:rsidR="007C1E1D" w:rsidRPr="00563DA4">
        <w:t>BKK_UC54</w:t>
      </w:r>
      <w:r w:rsidR="0033669C" w:rsidRPr="00563DA4">
        <w:t xml:space="preserve"> </w:t>
      </w:r>
      <w:r w:rsidR="00B834D6" w:rsidRPr="00563DA4">
        <w:t>Receive notification for a new allocation network design</w:t>
      </w:r>
      <w:bookmarkEnd w:id="158"/>
    </w:p>
    <w:p w14:paraId="1B8E6067" w14:textId="596D9D33" w:rsidR="00C6253C" w:rsidRPr="00563DA4" w:rsidRDefault="00B834D6">
      <w:pPr>
        <w:rPr>
          <w:rFonts w:cs="Arial"/>
        </w:rPr>
      </w:pPr>
      <w:bookmarkStart w:id="159" w:name="_Toc240857192"/>
      <w:r w:rsidRPr="00563DA4">
        <w:rPr>
          <w:rFonts w:cs="Arial"/>
        </w:rPr>
        <w:t>4.1</w:t>
      </w:r>
      <w:r w:rsidRPr="00563DA4">
        <w:rPr>
          <w:rFonts w:cs="Arial"/>
        </w:rPr>
        <w:tab/>
        <w:t>Trigger:  Receive notification for a new allocation network design.</w:t>
      </w:r>
    </w:p>
    <w:p w14:paraId="5D348CE9" w14:textId="77777777" w:rsidR="00B834D6" w:rsidRPr="00563DA4" w:rsidRDefault="00B834D6">
      <w:pPr>
        <w:rPr>
          <w:rFonts w:cs="Arial"/>
          <w:b/>
          <w:bCs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60" w:author="Batra Yogesh (EXT)" w:date="2018-04-13T13:17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61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563DA4" w14:paraId="4045A374" w14:textId="77777777" w:rsidTr="00563DA4">
        <w:trPr>
          <w:tblHeader/>
          <w:trPrChange w:id="162" w:author="Batra Yogesh (EXT)" w:date="2018-04-13T13:17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63" w:author="Batra Yogesh (EXT)" w:date="2018-04-13T13:17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563DA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563DA4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64" w:author="Batra Yogesh (EXT)" w:date="2018-04-13T13:17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563DA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563DA4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65" w:author="Batra Yogesh (EXT)" w:date="2018-04-13T13:17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563DA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563DA4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66" w:author="Batra Yogesh (EXT)" w:date="2018-04-13T13:17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563DA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563DA4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B834D6" w:rsidRPr="00563DA4" w14:paraId="2556EE83" w14:textId="77777777" w:rsidTr="00563DA4">
        <w:tc>
          <w:tcPr>
            <w:tcW w:w="369" w:type="pct"/>
            <w:shd w:val="clear" w:color="auto" w:fill="C6D9F1" w:themeFill="text2" w:themeFillTint="33"/>
            <w:tcPrChange w:id="167" w:author="Batra Yogesh (EXT)" w:date="2018-04-13T13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B834D6" w:rsidRPr="00563DA4" w:rsidRDefault="00B834D6" w:rsidP="00B834D6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563DA4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68" w:author="Batra Yogesh (EXT)" w:date="2018-04-13T13:17:00Z">
              <w:tcPr>
                <w:tcW w:w="3630" w:type="dxa"/>
              </w:tcPr>
            </w:tcPrChange>
          </w:tcPr>
          <w:p w14:paraId="4E7C0CC6" w14:textId="77777777" w:rsidR="00B834D6" w:rsidRPr="00563DA4" w:rsidRDefault="00B834D6" w:rsidP="00B834D6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169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63DA4">
              <w:rPr>
                <w:rFonts w:cs="Arial"/>
                <w:sz w:val="20"/>
                <w:szCs w:val="20"/>
                <w:rPrChange w:id="170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EC Support opens up the </w:t>
            </w:r>
            <w:r w:rsidRPr="00563DA4">
              <w:rPr>
                <w:rFonts w:cs="Arial"/>
                <w:b/>
                <w:i/>
                <w:sz w:val="20"/>
                <w:szCs w:val="20"/>
                <w:rPrChange w:id="171" w:author="Batra Yogesh (EXT)" w:date="2018-04-13T13:16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Stream Node Diagram </w:t>
            </w:r>
            <w:r w:rsidRPr="00563DA4">
              <w:rPr>
                <w:rFonts w:cs="Arial"/>
                <w:sz w:val="20"/>
                <w:szCs w:val="20"/>
                <w:rPrChange w:id="172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screen.</w:t>
            </w:r>
          </w:p>
          <w:p w14:paraId="3FC2C398" w14:textId="357498D0" w:rsidR="00B834D6" w:rsidRPr="00563DA4" w:rsidRDefault="00DA3579" w:rsidP="00B834D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ins w:id="173" w:author="Batra Yogesh (EXT)" w:date="2018-03-27T16:28:00Z">
              <w:r w:rsidRPr="00563DA4">
                <w:rPr>
                  <w:rFonts w:cs="Arial"/>
                  <w:i/>
                  <w:sz w:val="20"/>
                  <w:szCs w:val="20"/>
                  <w:rPrChange w:id="174" w:author="Batra Yogesh (EXT)" w:date="2018-04-13T13:16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 xml:space="preserve">Administration </w:t>
              </w:r>
              <w:r w:rsidRPr="00563DA4">
                <w:rPr>
                  <w:rFonts w:cs="Arial"/>
                  <w:i/>
                  <w:sz w:val="20"/>
                  <w:szCs w:val="20"/>
                  <w:rPrChange w:id="175" w:author="Batra Yogesh (EXT)" w:date="2018-04-13T13:16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sym w:font="Wingdings" w:char="F0E0"/>
              </w:r>
              <w:r w:rsidRPr="00563DA4">
                <w:rPr>
                  <w:rFonts w:cs="Arial"/>
                  <w:i/>
                  <w:sz w:val="20"/>
                  <w:szCs w:val="20"/>
                  <w:rPrChange w:id="176" w:author="Batra Yogesh (EXT)" w:date="2018-04-13T13:16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 xml:space="preserve"> </w:t>
              </w:r>
            </w:ins>
            <w:r w:rsidR="00B834D6" w:rsidRPr="00563DA4">
              <w:rPr>
                <w:rFonts w:cs="Arial"/>
                <w:i/>
                <w:sz w:val="20"/>
                <w:szCs w:val="20"/>
                <w:rPrChange w:id="177" w:author="Batra Yogesh (EXT)" w:date="2018-04-13T13:16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Assets </w:t>
            </w:r>
            <w:r w:rsidR="00B834D6" w:rsidRPr="00563DA4">
              <w:rPr>
                <w:rFonts w:cs="Arial"/>
                <w:i/>
                <w:sz w:val="20"/>
                <w:szCs w:val="20"/>
                <w:rPrChange w:id="178" w:author="Batra Yogesh (EXT)" w:date="2018-04-13T13:16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="00B834D6" w:rsidRPr="00563DA4">
              <w:rPr>
                <w:rFonts w:cs="Arial"/>
                <w:i/>
                <w:sz w:val="20"/>
                <w:szCs w:val="20"/>
                <w:rPrChange w:id="179" w:author="Batra Yogesh (EXT)" w:date="2018-04-13T13:16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Calculation Objects </w:t>
            </w:r>
            <w:r w:rsidR="00B834D6" w:rsidRPr="00563DA4">
              <w:rPr>
                <w:rFonts w:cs="Arial"/>
                <w:i/>
                <w:sz w:val="20"/>
                <w:szCs w:val="20"/>
                <w:rPrChange w:id="180" w:author="Batra Yogesh (EXT)" w:date="2018-04-13T13:16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="00B834D6" w:rsidRPr="00563DA4">
              <w:rPr>
                <w:rFonts w:cs="Arial"/>
                <w:i/>
                <w:sz w:val="20"/>
                <w:szCs w:val="20"/>
                <w:rPrChange w:id="181" w:author="Batra Yogesh (EXT)" w:date="2018-04-13T13:16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Stream Node Diagram</w:t>
            </w:r>
          </w:p>
        </w:tc>
        <w:tc>
          <w:tcPr>
            <w:tcW w:w="1154" w:type="pct"/>
            <w:tcPrChange w:id="182" w:author="Batra Yogesh (EXT)" w:date="2018-04-13T13:17:00Z">
              <w:tcPr>
                <w:tcW w:w="2160" w:type="dxa"/>
              </w:tcPr>
            </w:tcPrChange>
          </w:tcPr>
          <w:p w14:paraId="0D2E939C" w14:textId="77777777" w:rsidR="00B834D6" w:rsidRDefault="00DA3579" w:rsidP="00B834D6">
            <w:pPr>
              <w:pStyle w:val="NoSpacing"/>
              <w:rPr>
                <w:ins w:id="183" w:author="Prakash Atul (Ext)" w:date="2018-04-18T12:04:00Z"/>
                <w:rFonts w:cs="Arial"/>
                <w:sz w:val="20"/>
                <w:szCs w:val="20"/>
              </w:rPr>
            </w:pPr>
            <w:ins w:id="184" w:author="Batra Yogesh (EXT)" w:date="2018-03-27T16:29:00Z">
              <w:r w:rsidRPr="00563DA4">
                <w:rPr>
                  <w:rFonts w:cs="Arial"/>
                  <w:sz w:val="20"/>
                  <w:szCs w:val="20"/>
                  <w:rPrChange w:id="185" w:author="Batra Yogesh (EXT)" w:date="2018-04-13T13:16:00Z">
                    <w:rPr/>
                  </w:rPrChange>
                </w:rPr>
                <w:t>Stream Node Diagram screens should open with option to select Allocation network from dropdown</w:t>
              </w:r>
            </w:ins>
          </w:p>
          <w:p w14:paraId="0BDAABC8" w14:textId="6DA25F09" w:rsidR="000B7F67" w:rsidRPr="00252A22" w:rsidRDefault="000B7F67" w:rsidP="00B834D6">
            <w:pPr>
              <w:pStyle w:val="NoSpacing"/>
              <w:rPr>
                <w:rFonts w:cs="Arial"/>
              </w:rPr>
            </w:pPr>
            <w:ins w:id="186" w:author="Prakash Atul (Ext)" w:date="2018-04-18T12:04:00Z">
              <w:r>
                <w:rPr>
                  <w:rFonts w:cs="Arial"/>
                  <w:sz w:val="20"/>
                  <w:szCs w:val="20"/>
                </w:rPr>
                <w:t>Date displayed is yesterday’s date.</w:t>
              </w:r>
            </w:ins>
          </w:p>
        </w:tc>
        <w:tc>
          <w:tcPr>
            <w:tcW w:w="1538" w:type="pct"/>
            <w:tcPrChange w:id="187" w:author="Batra Yogesh (EXT)" w:date="2018-04-13T13:17:00Z">
              <w:tcPr>
                <w:tcW w:w="2880" w:type="dxa"/>
              </w:tcPr>
            </w:tcPrChange>
          </w:tcPr>
          <w:p w14:paraId="5EFCDA7E" w14:textId="6465D4E8" w:rsidR="00B834D6" w:rsidRPr="00563DA4" w:rsidRDefault="00B834D6" w:rsidP="00B834D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834D6" w:rsidRPr="00563DA4" w14:paraId="07D65E3C" w14:textId="77777777" w:rsidTr="00563DA4">
        <w:trPr>
          <w:trHeight w:val="881"/>
          <w:trPrChange w:id="188" w:author="Batra Yogesh (EXT)" w:date="2018-04-13T13:17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189" w:author="Batra Yogesh (EXT)" w:date="2018-04-13T13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B834D6" w:rsidRPr="00563DA4" w:rsidRDefault="00B834D6" w:rsidP="00B834D6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563DA4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190" w:author="Batra Yogesh (EXT)" w:date="2018-04-13T13:17:00Z">
              <w:tcPr>
                <w:tcW w:w="3630" w:type="dxa"/>
              </w:tcPr>
            </w:tcPrChange>
          </w:tcPr>
          <w:p w14:paraId="58F1FCD5" w14:textId="6BBE8623" w:rsidR="00B834D6" w:rsidRPr="00563DA4" w:rsidRDefault="00B834D6" w:rsidP="00B834D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sz w:val="20"/>
                <w:szCs w:val="20"/>
                <w:rPrChange w:id="191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Change </w:t>
            </w:r>
            <w:r w:rsidRPr="00563DA4">
              <w:rPr>
                <w:rFonts w:cs="Arial"/>
                <w:b/>
                <w:i/>
                <w:sz w:val="20"/>
                <w:szCs w:val="20"/>
                <w:rPrChange w:id="192" w:author="Batra Yogesh (EXT)" w:date="2018-04-13T13:16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Date </w:t>
            </w:r>
            <w:r w:rsidRPr="00563DA4">
              <w:rPr>
                <w:rFonts w:cs="Arial"/>
                <w:sz w:val="20"/>
                <w:szCs w:val="20"/>
                <w:rPrChange w:id="193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to the date that the diagram should be in effect, the “Effective Date” </w:t>
            </w:r>
          </w:p>
        </w:tc>
        <w:tc>
          <w:tcPr>
            <w:tcW w:w="1154" w:type="pct"/>
            <w:tcPrChange w:id="194" w:author="Batra Yogesh (EXT)" w:date="2018-04-13T13:17:00Z">
              <w:tcPr>
                <w:tcW w:w="2160" w:type="dxa"/>
              </w:tcPr>
            </w:tcPrChange>
          </w:tcPr>
          <w:p w14:paraId="567D4A19" w14:textId="072CD325" w:rsidR="00B834D6" w:rsidRPr="00563DA4" w:rsidRDefault="00B834D6" w:rsidP="00B834D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b/>
                <w:i/>
                <w:sz w:val="20"/>
                <w:szCs w:val="20"/>
                <w:rPrChange w:id="195" w:author="Batra Yogesh (EXT)" w:date="2018-04-13T13:16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Date </w:t>
            </w:r>
            <w:r w:rsidRPr="00563DA4">
              <w:rPr>
                <w:rFonts w:cs="Arial"/>
                <w:sz w:val="20"/>
                <w:szCs w:val="20"/>
                <w:rPrChange w:id="196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is updated</w:t>
            </w:r>
          </w:p>
        </w:tc>
        <w:tc>
          <w:tcPr>
            <w:tcW w:w="1538" w:type="pct"/>
            <w:tcPrChange w:id="197" w:author="Batra Yogesh (EXT)" w:date="2018-04-13T13:17:00Z">
              <w:tcPr>
                <w:tcW w:w="2880" w:type="dxa"/>
              </w:tcPr>
            </w:tcPrChange>
          </w:tcPr>
          <w:p w14:paraId="1F908F4E" w14:textId="186ACE21" w:rsidR="00B834D6" w:rsidRPr="00563DA4" w:rsidRDefault="00B834D6" w:rsidP="00B834D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834D6" w:rsidRPr="00563DA4" w14:paraId="71C79D9B" w14:textId="77777777" w:rsidTr="00563DA4">
        <w:tc>
          <w:tcPr>
            <w:tcW w:w="369" w:type="pct"/>
            <w:shd w:val="clear" w:color="auto" w:fill="C6D9F1" w:themeFill="text2" w:themeFillTint="33"/>
            <w:tcPrChange w:id="198" w:author="Batra Yogesh (EXT)" w:date="2018-04-13T13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B834D6" w:rsidRPr="00563DA4" w:rsidRDefault="00B834D6" w:rsidP="00B834D6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563DA4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199" w:author="Batra Yogesh (EXT)" w:date="2018-04-13T13:17:00Z">
              <w:tcPr>
                <w:tcW w:w="3630" w:type="dxa"/>
              </w:tcPr>
            </w:tcPrChange>
          </w:tcPr>
          <w:p w14:paraId="7F53BB38" w14:textId="3587B38A" w:rsidR="00B834D6" w:rsidRPr="00563DA4" w:rsidRDefault="00B834D6">
            <w:pPr>
              <w:pStyle w:val="TableText"/>
              <w:keepNext/>
              <w:keepLines/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  <w:pPrChange w:id="200" w:author="Shah Ashay" w:date="2018-04-16T17:35:00Z">
                <w:pPr>
                  <w:pStyle w:val="TableText"/>
                  <w:keepNext/>
                  <w:keepLines/>
                  <w:spacing w:after="0"/>
                  <w:ind w:left="720"/>
                </w:pPr>
              </w:pPrChange>
            </w:pPr>
            <w:r w:rsidRPr="00563DA4">
              <w:rPr>
                <w:rFonts w:cs="Arial"/>
                <w:sz w:val="20"/>
                <w:szCs w:val="20"/>
                <w:rPrChange w:id="201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563DA4">
              <w:rPr>
                <w:rFonts w:cs="Arial"/>
                <w:b/>
                <w:i/>
                <w:sz w:val="20"/>
                <w:szCs w:val="20"/>
                <w:rPrChange w:id="202" w:author="Batra Yogesh (EXT)" w:date="2018-04-13T13:16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Network </w:t>
            </w:r>
            <w:r w:rsidRPr="00563DA4">
              <w:rPr>
                <w:rFonts w:cs="Arial"/>
                <w:sz w:val="20"/>
                <w:szCs w:val="20"/>
                <w:rPrChange w:id="203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drop down and select Allocation Network Name </w:t>
            </w:r>
            <w:ins w:id="204" w:author="Prakash Atul (Ext)" w:date="2018-04-18T12:13:00Z">
              <w:r w:rsidR="000B7F67">
                <w:rPr>
                  <w:rFonts w:cs="Arial"/>
                  <w:sz w:val="20"/>
                  <w:szCs w:val="20"/>
                </w:rPr>
                <w:t xml:space="preserve">and click </w:t>
              </w:r>
              <w:r w:rsidR="000B7F67" w:rsidRPr="005240D1">
                <w:rPr>
                  <w:rFonts w:cs="Arial"/>
                  <w:b/>
                  <w:sz w:val="20"/>
                  <w:szCs w:val="20"/>
                  <w:rPrChange w:id="205" w:author="Prakash Atul (Ext)" w:date="2018-04-18T12:13:00Z">
                    <w:rPr>
                      <w:rFonts w:cs="Arial"/>
                      <w:sz w:val="20"/>
                      <w:szCs w:val="20"/>
                    </w:rPr>
                  </w:rPrChange>
                </w:rPr>
                <w:t>Go</w:t>
              </w:r>
              <w:r w:rsidR="005240D1">
                <w:rPr>
                  <w:rFonts w:cs="Arial"/>
                  <w:b/>
                  <w:sz w:val="20"/>
                  <w:szCs w:val="20"/>
                </w:rPr>
                <w:t>…</w:t>
              </w:r>
            </w:ins>
          </w:p>
        </w:tc>
        <w:tc>
          <w:tcPr>
            <w:tcW w:w="1154" w:type="pct"/>
            <w:tcPrChange w:id="206" w:author="Batra Yogesh (EXT)" w:date="2018-04-13T13:17:00Z">
              <w:tcPr>
                <w:tcW w:w="2160" w:type="dxa"/>
              </w:tcPr>
            </w:tcPrChange>
          </w:tcPr>
          <w:p w14:paraId="4ACBE1B1" w14:textId="5A626C62" w:rsidR="00B834D6" w:rsidRPr="00563DA4" w:rsidRDefault="00B834D6" w:rsidP="00B834D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del w:id="207" w:author="Prakash Atul (Ext)" w:date="2018-04-18T12:13:00Z">
              <w:r w:rsidRPr="00563DA4" w:rsidDel="005240D1">
                <w:rPr>
                  <w:rFonts w:cs="Arial"/>
                  <w:sz w:val="20"/>
                  <w:szCs w:val="20"/>
                  <w:rPrChange w:id="208" w:author="Batra Yogesh (EXT)" w:date="2018-04-13T13:16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Entry is displayed</w:delText>
              </w:r>
            </w:del>
            <w:ins w:id="209" w:author="Prakash Atul (Ext)" w:date="2018-04-18T12:13:00Z">
              <w:r w:rsidR="005240D1">
                <w:rPr>
                  <w:rFonts w:cs="Arial"/>
                  <w:sz w:val="20"/>
                  <w:szCs w:val="20"/>
                </w:rPr>
                <w:t xml:space="preserve">Stream Node Diagram </w:t>
              </w:r>
            </w:ins>
            <w:ins w:id="210" w:author="Prakash Atul (Ext)" w:date="2018-04-18T12:14:00Z">
              <w:r w:rsidR="005240D1">
                <w:rPr>
                  <w:rFonts w:cs="Arial"/>
                  <w:sz w:val="20"/>
                  <w:szCs w:val="20"/>
                </w:rPr>
                <w:t>for the particular network is populated</w:t>
              </w:r>
            </w:ins>
          </w:p>
        </w:tc>
        <w:tc>
          <w:tcPr>
            <w:tcW w:w="1538" w:type="pct"/>
            <w:tcPrChange w:id="211" w:author="Batra Yogesh (EXT)" w:date="2018-04-13T13:17:00Z">
              <w:tcPr>
                <w:tcW w:w="2880" w:type="dxa"/>
              </w:tcPr>
            </w:tcPrChange>
          </w:tcPr>
          <w:p w14:paraId="0A9E30ED" w14:textId="455F30D2" w:rsidR="00B834D6" w:rsidRPr="00563DA4" w:rsidRDefault="00B834D6" w:rsidP="00B834D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563DA4">
              <w:rPr>
                <w:rFonts w:cs="Arial"/>
                <w:sz w:val="20"/>
                <w:rPrChange w:id="212" w:author="Batra Yogesh (EXT)" w:date="2018-04-13T13:16:00Z">
                  <w:rPr>
                    <w:rFonts w:asciiTheme="minorHAnsi" w:hAnsiTheme="minorHAnsi"/>
                    <w:sz w:val="20"/>
                  </w:rPr>
                </w:rPrChange>
              </w:rPr>
              <w:t>The list is all available delivery networks</w:t>
            </w:r>
          </w:p>
        </w:tc>
      </w:tr>
      <w:tr w:rsidR="00B834D6" w:rsidRPr="00563DA4" w14:paraId="53FBD0F4" w14:textId="77777777" w:rsidTr="00563DA4">
        <w:tc>
          <w:tcPr>
            <w:tcW w:w="369" w:type="pct"/>
            <w:shd w:val="clear" w:color="auto" w:fill="C6D9F1" w:themeFill="text2" w:themeFillTint="33"/>
            <w:tcPrChange w:id="213" w:author="Batra Yogesh (EXT)" w:date="2018-04-13T13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3657395" w14:textId="77777777" w:rsidR="00B834D6" w:rsidRPr="00563DA4" w:rsidRDefault="00B834D6" w:rsidP="00B834D6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563DA4">
              <w:rPr>
                <w:rFonts w:cs="Arial"/>
                <w:sz w:val="20"/>
                <w:szCs w:val="20"/>
              </w:rPr>
              <w:t>4.</w:t>
            </w:r>
          </w:p>
        </w:tc>
        <w:tc>
          <w:tcPr>
            <w:tcW w:w="1939" w:type="pct"/>
            <w:tcPrChange w:id="214" w:author="Batra Yogesh (EXT)" w:date="2018-04-13T13:17:00Z">
              <w:tcPr>
                <w:tcW w:w="3630" w:type="dxa"/>
              </w:tcPr>
            </w:tcPrChange>
          </w:tcPr>
          <w:p w14:paraId="0B6E1968" w14:textId="21188E27" w:rsidR="00B834D6" w:rsidRPr="005240D1" w:rsidRDefault="00B834D6" w:rsidP="00B834D6">
            <w:pPr>
              <w:rPr>
                <w:rFonts w:cs="Arial"/>
                <w:b/>
                <w:color w:val="000000" w:themeColor="text1"/>
                <w:sz w:val="20"/>
                <w:szCs w:val="20"/>
                <w:rPrChange w:id="215" w:author="Prakash Atul (Ext)" w:date="2018-04-18T12:15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del w:id="216" w:author="Prakash Atul (Ext)" w:date="2018-04-18T12:14:00Z">
              <w:r w:rsidRPr="00563DA4" w:rsidDel="005240D1">
                <w:rPr>
                  <w:rFonts w:cs="Arial"/>
                  <w:sz w:val="20"/>
                  <w:szCs w:val="20"/>
                  <w:rPrChange w:id="217" w:author="Batra Yogesh (EXT)" w:date="2018-04-13T13:16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Click in the </w:delText>
              </w:r>
              <w:r w:rsidRPr="00563DA4" w:rsidDel="005240D1">
                <w:rPr>
                  <w:rFonts w:cs="Arial"/>
                  <w:b/>
                  <w:i/>
                  <w:sz w:val="20"/>
                  <w:szCs w:val="20"/>
                  <w:rPrChange w:id="218" w:author="Batra Yogesh (EXT)" w:date="2018-04-13T13:16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delText>Editable</w:delText>
              </w:r>
              <w:r w:rsidRPr="00563DA4" w:rsidDel="005240D1">
                <w:rPr>
                  <w:rFonts w:cs="Arial"/>
                  <w:sz w:val="20"/>
                  <w:szCs w:val="20"/>
                  <w:rPrChange w:id="219" w:author="Batra Yogesh (EXT)" w:date="2018-04-13T13:16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 check box and click </w:delText>
              </w:r>
              <w:r w:rsidRPr="00563DA4" w:rsidDel="005240D1">
                <w:rPr>
                  <w:rFonts w:cs="Arial"/>
                  <w:b/>
                  <w:i/>
                  <w:sz w:val="20"/>
                  <w:szCs w:val="20"/>
                  <w:rPrChange w:id="220" w:author="Batra Yogesh (EXT)" w:date="2018-04-13T13:16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delText>Go…</w:delText>
              </w:r>
            </w:del>
            <w:ins w:id="221" w:author="Prakash Atul (Ext)" w:date="2018-04-18T12:14:00Z">
              <w:r w:rsidR="005240D1">
                <w:rPr>
                  <w:rFonts w:cs="Arial"/>
                  <w:b/>
                  <w:i/>
                  <w:sz w:val="20"/>
                  <w:szCs w:val="20"/>
                </w:rPr>
                <w:t>Right Click</w:t>
              </w:r>
              <w:r w:rsidR="005240D1">
                <w:rPr>
                  <w:rFonts w:cs="Arial"/>
                  <w:i/>
                  <w:sz w:val="20"/>
                  <w:szCs w:val="20"/>
                </w:rPr>
                <w:t xml:space="preserve"> </w:t>
              </w:r>
              <w:r w:rsidR="005240D1" w:rsidRPr="005240D1">
                <w:rPr>
                  <w:rFonts w:cs="Arial"/>
                  <w:sz w:val="20"/>
                  <w:szCs w:val="20"/>
                  <w:rPrChange w:id="222" w:author="Prakash Atul (Ext)" w:date="2018-04-18T12:16:00Z">
                    <w:rPr>
                      <w:rFonts w:cs="Arial"/>
                      <w:i/>
                      <w:sz w:val="20"/>
                      <w:szCs w:val="20"/>
                    </w:rPr>
                  </w:rPrChange>
                </w:rPr>
                <w:t>the diagram</w:t>
              </w:r>
            </w:ins>
            <w:ins w:id="223" w:author="Prakash Atul (Ext)" w:date="2018-04-18T12:15:00Z">
              <w:r w:rsidR="005240D1" w:rsidRPr="005240D1">
                <w:rPr>
                  <w:rFonts w:cs="Arial"/>
                  <w:sz w:val="20"/>
                  <w:szCs w:val="20"/>
                  <w:rPrChange w:id="224" w:author="Prakash Atul (Ext)" w:date="2018-04-18T12:16:00Z">
                    <w:rPr>
                      <w:rFonts w:cs="Arial"/>
                      <w:i/>
                      <w:sz w:val="20"/>
                      <w:szCs w:val="20"/>
                    </w:rPr>
                  </w:rPrChange>
                </w:rPr>
                <w:t xml:space="preserve">, Mouse over to Network and </w:t>
              </w:r>
            </w:ins>
            <w:ins w:id="225" w:author="Prakash Atul (Ext)" w:date="2018-04-18T12:14:00Z">
              <w:r w:rsidR="005240D1" w:rsidRPr="005240D1">
                <w:rPr>
                  <w:rFonts w:cs="Arial"/>
                  <w:sz w:val="20"/>
                  <w:szCs w:val="20"/>
                  <w:rPrChange w:id="226" w:author="Prakash Atul (Ext)" w:date="2018-04-18T12:16:00Z">
                    <w:rPr>
                      <w:rFonts w:cs="Arial"/>
                      <w:i/>
                      <w:sz w:val="20"/>
                      <w:szCs w:val="20"/>
                    </w:rPr>
                  </w:rPrChange>
                </w:rPr>
                <w:t>click on</w:t>
              </w:r>
              <w:r w:rsidR="005240D1">
                <w:rPr>
                  <w:rFonts w:cs="Arial"/>
                  <w:i/>
                  <w:sz w:val="20"/>
                  <w:szCs w:val="20"/>
                </w:rPr>
                <w:t xml:space="preserve"> </w:t>
              </w:r>
            </w:ins>
            <w:ins w:id="227" w:author="Prakash Atul (Ext)" w:date="2018-04-18T12:15:00Z">
              <w:r w:rsidR="005240D1">
                <w:rPr>
                  <w:rFonts w:cs="Arial"/>
                  <w:b/>
                  <w:i/>
                  <w:sz w:val="20"/>
                  <w:szCs w:val="20"/>
                </w:rPr>
                <w:t>Auto layout</w:t>
              </w:r>
            </w:ins>
          </w:p>
        </w:tc>
        <w:tc>
          <w:tcPr>
            <w:tcW w:w="1154" w:type="pct"/>
            <w:tcPrChange w:id="228" w:author="Batra Yogesh (EXT)" w:date="2018-04-13T13:17:00Z">
              <w:tcPr>
                <w:tcW w:w="2160" w:type="dxa"/>
              </w:tcPr>
            </w:tcPrChange>
          </w:tcPr>
          <w:p w14:paraId="12AEE08A" w14:textId="7E3C7923" w:rsidR="00B834D6" w:rsidRPr="00563DA4" w:rsidRDefault="00B834D6" w:rsidP="00B834D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del w:id="229" w:author="Prakash Atul (Ext)" w:date="2018-04-18T12:16:00Z">
              <w:r w:rsidRPr="00563DA4" w:rsidDel="005240D1">
                <w:rPr>
                  <w:rFonts w:cs="Arial"/>
                  <w:sz w:val="20"/>
                  <w:szCs w:val="20"/>
                  <w:rPrChange w:id="230" w:author="Batra Yogesh (EXT)" w:date="2018-04-13T13:16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Check mark is displayed</w:delText>
              </w:r>
            </w:del>
            <w:ins w:id="231" w:author="Prakash Atul (Ext)" w:date="2018-04-18T12:16:00Z">
              <w:r w:rsidR="005240D1">
                <w:rPr>
                  <w:rFonts w:cs="Arial"/>
                  <w:sz w:val="20"/>
                  <w:szCs w:val="20"/>
                </w:rPr>
                <w:t>Stream Node Diagram is displayed.</w:t>
              </w:r>
            </w:ins>
            <w:bookmarkStart w:id="232" w:name="_GoBack"/>
            <w:bookmarkEnd w:id="232"/>
          </w:p>
        </w:tc>
        <w:tc>
          <w:tcPr>
            <w:tcW w:w="1538" w:type="pct"/>
            <w:tcPrChange w:id="233" w:author="Batra Yogesh (EXT)" w:date="2018-04-13T13:17:00Z">
              <w:tcPr>
                <w:tcW w:w="2880" w:type="dxa"/>
              </w:tcPr>
            </w:tcPrChange>
          </w:tcPr>
          <w:p w14:paraId="59E8D337" w14:textId="52A18176" w:rsidR="00B834D6" w:rsidRPr="00563DA4" w:rsidRDefault="00B834D6" w:rsidP="00B834D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834D6" w:rsidRPr="00563DA4" w14:paraId="08FFA0DB" w14:textId="77777777" w:rsidTr="00563DA4">
        <w:tc>
          <w:tcPr>
            <w:tcW w:w="369" w:type="pct"/>
            <w:shd w:val="clear" w:color="auto" w:fill="C6D9F1" w:themeFill="text2" w:themeFillTint="33"/>
            <w:tcPrChange w:id="234" w:author="Batra Yogesh (EXT)" w:date="2018-04-13T13:1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9F137FB" w14:textId="77777777" w:rsidR="00B834D6" w:rsidRPr="00563DA4" w:rsidRDefault="00B834D6" w:rsidP="00B834D6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35" w:author="Batra Yogesh (EXT)" w:date="2018-04-13T13:17:00Z">
              <w:tcPr>
                <w:tcW w:w="3630" w:type="dxa"/>
              </w:tcPr>
            </w:tcPrChange>
          </w:tcPr>
          <w:p w14:paraId="25FD703A" w14:textId="18F05AFF" w:rsidR="00B834D6" w:rsidRPr="00563DA4" w:rsidRDefault="00B834D6" w:rsidP="00B834D6">
            <w:pPr>
              <w:rPr>
                <w:rFonts w:cs="Arial"/>
                <w:sz w:val="20"/>
                <w:szCs w:val="20"/>
                <w:rPrChange w:id="236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563DA4">
              <w:rPr>
                <w:rFonts w:cs="Arial"/>
                <w:sz w:val="20"/>
                <w:szCs w:val="20"/>
                <w:rPrChange w:id="237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Network diagram is displayed and can be reviewed for accuracy.</w:t>
            </w:r>
          </w:p>
        </w:tc>
        <w:tc>
          <w:tcPr>
            <w:tcW w:w="1154" w:type="pct"/>
            <w:tcPrChange w:id="238" w:author="Batra Yogesh (EXT)" w:date="2018-04-13T13:17:00Z">
              <w:tcPr>
                <w:tcW w:w="2160" w:type="dxa"/>
              </w:tcPr>
            </w:tcPrChange>
          </w:tcPr>
          <w:p w14:paraId="06C724F6" w14:textId="77777777" w:rsidR="00B834D6" w:rsidRPr="00563DA4" w:rsidRDefault="00B834D6" w:rsidP="00B834D6">
            <w:pPr>
              <w:keepNext/>
              <w:keepLines/>
              <w:rPr>
                <w:rFonts w:cs="Arial"/>
                <w:sz w:val="20"/>
                <w:szCs w:val="20"/>
                <w:rPrChange w:id="239" w:author="Batra Yogesh (EXT)" w:date="2018-04-13T13:16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240" w:author="Batra Yogesh (EXT)" w:date="2018-04-13T13:17:00Z">
              <w:tcPr>
                <w:tcW w:w="2880" w:type="dxa"/>
              </w:tcPr>
            </w:tcPrChange>
          </w:tcPr>
          <w:p w14:paraId="20E19436" w14:textId="77777777" w:rsidR="00B834D6" w:rsidRPr="00563DA4" w:rsidRDefault="00B834D6" w:rsidP="00B834D6">
            <w:pPr>
              <w:textAlignment w:val="center"/>
              <w:rPr>
                <w:rFonts w:cs="Arial"/>
                <w:sz w:val="20"/>
                <w:rPrChange w:id="241" w:author="Batra Yogesh (EXT)" w:date="2018-04-13T13:16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  <w:tr w:rsidR="00831EBD" w:rsidRPr="00563DA4" w14:paraId="30ECEF77" w14:textId="77777777" w:rsidTr="00563DA4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42" w:author="Batra Yogesh (EXT)" w:date="2018-04-13T13:17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563DA4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43" w:author="Batra Yogesh (EXT)" w:date="2018-04-13T13:17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563DA4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563DA4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44" w:author="Batra Yogesh (EXT)" w:date="2018-04-13T13:17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563DA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45" w:author="Batra Yogesh (EXT)" w:date="2018-04-13T13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563DA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563DA4" w:rsidRDefault="00C6253C">
      <w:pPr>
        <w:rPr>
          <w:rFonts w:cs="Arial"/>
          <w:b/>
          <w:bCs/>
          <w:sz w:val="24"/>
          <w:szCs w:val="32"/>
        </w:rPr>
      </w:pPr>
    </w:p>
    <w:p w14:paraId="0BAA37FF" w14:textId="73D7F0C1" w:rsidR="004D61A0" w:rsidRPr="00563DA4" w:rsidRDefault="004D61A0" w:rsidP="005D1403">
      <w:pPr>
        <w:pStyle w:val="Heading1"/>
      </w:pPr>
      <w:bookmarkStart w:id="246" w:name="_Toc502313226"/>
      <w:r w:rsidRPr="00563DA4">
        <w:t>Alternative</w:t>
      </w:r>
      <w:bookmarkEnd w:id="159"/>
      <w:r w:rsidR="00BF2F96" w:rsidRPr="00563DA4">
        <w:t>s</w:t>
      </w:r>
      <w:bookmarkEnd w:id="246"/>
      <w:r w:rsidR="00023077" w:rsidRPr="00563DA4">
        <w:t xml:space="preserve"> </w:t>
      </w:r>
    </w:p>
    <w:p w14:paraId="3E3C0038" w14:textId="0E2D49E8" w:rsidR="00033646" w:rsidRPr="00252A22" w:rsidRDefault="00033646" w:rsidP="00033646">
      <w:pPr>
        <w:rPr>
          <w:rFonts w:cs="Arial"/>
        </w:rPr>
      </w:pPr>
      <w:r w:rsidRPr="00252A22">
        <w:rPr>
          <w:rFonts w:cs="Arial"/>
        </w:rPr>
        <w:t>none</w:t>
      </w:r>
    </w:p>
    <w:p w14:paraId="0BAA3828" w14:textId="77777777" w:rsidR="003D41D8" w:rsidRPr="00563DA4" w:rsidRDefault="001516B9" w:rsidP="003D41D8">
      <w:pPr>
        <w:pStyle w:val="Heading1"/>
      </w:pPr>
      <w:bookmarkStart w:id="247" w:name="_Toc502313227"/>
      <w:r w:rsidRPr="00563DA4">
        <w:t>Exception</w:t>
      </w:r>
      <w:r w:rsidR="00BF2F96" w:rsidRPr="00563DA4">
        <w:t>s</w:t>
      </w:r>
      <w:bookmarkEnd w:id="247"/>
    </w:p>
    <w:p w14:paraId="0BAA3829" w14:textId="2906BD66" w:rsidR="001516B9" w:rsidRPr="00563DA4" w:rsidRDefault="00E71304" w:rsidP="00447470">
      <w:pPr>
        <w:pStyle w:val="Heading2"/>
      </w:pPr>
      <w:bookmarkStart w:id="248" w:name="_Toc502313228"/>
      <w:r w:rsidRPr="00563DA4">
        <w:t>List of Common Issues/Errors</w:t>
      </w:r>
      <w:bookmarkEnd w:id="248"/>
    </w:p>
    <w:p w14:paraId="0BAA382A" w14:textId="77777777" w:rsidR="001516B9" w:rsidRPr="00563DA4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49" w:author="Batra Yogesh (EXT)" w:date="2018-04-13T13:17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250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563DA4" w14:paraId="0BAA382F" w14:textId="77777777" w:rsidTr="00563DA4">
        <w:trPr>
          <w:cantSplit/>
          <w:tblHeader/>
          <w:trPrChange w:id="251" w:author="Batra Yogesh (EXT)" w:date="2018-04-13T13:17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252" w:author="Batra Yogesh (EXT)" w:date="2018-04-13T13:17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563DA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253" w:author="Batra Yogesh (EXT)" w:date="2018-04-13T13:17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563DA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563DA4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254" w:author="Batra Yogesh (EXT)" w:date="2018-04-13T13:17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563DA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563DA4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255" w:author="Batra Yogesh (EXT)" w:date="2018-04-13T13:17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563DA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C24D1B" w:rsidRPr="00563DA4" w14:paraId="0BAA3834" w14:textId="77777777" w:rsidTr="00563DA4">
        <w:trPr>
          <w:cantSplit/>
          <w:trPrChange w:id="256" w:author="Batra Yogesh (EXT)" w:date="2018-04-13T13:17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57" w:author="Batra Yogesh (EXT)" w:date="2018-04-13T13:17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C24D1B" w:rsidRPr="00563DA4" w:rsidRDefault="00C24D1B" w:rsidP="00C24D1B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58" w:author="Batra Yogesh (EXT)" w:date="2018-04-13T13:17:00Z">
              <w:tcPr>
                <w:tcW w:w="2790" w:type="dxa"/>
              </w:tcPr>
            </w:tcPrChange>
          </w:tcPr>
          <w:p w14:paraId="0BAA3831" w14:textId="63705538" w:rsidR="00C24D1B" w:rsidRPr="00563DA4" w:rsidRDefault="00C24D1B" w:rsidP="00C24D1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  <w:r w:rsidRPr="00563DA4">
              <w:rPr>
                <w:rFonts w:cs="Arial"/>
                <w:color w:val="000000"/>
                <w:sz w:val="20"/>
                <w:rPrChange w:id="259" w:author="Batra Yogesh (EXT)" w:date="2018-04-13T13:16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>User does not enter an EC required field</w:t>
            </w:r>
          </w:p>
        </w:tc>
        <w:tc>
          <w:tcPr>
            <w:tcW w:w="2056" w:type="pct"/>
            <w:tcPrChange w:id="260" w:author="Batra Yogesh (EXT)" w:date="2018-04-13T13:17:00Z">
              <w:tcPr>
                <w:tcW w:w="3330" w:type="dxa"/>
              </w:tcPr>
            </w:tcPrChange>
          </w:tcPr>
          <w:p w14:paraId="0BAA3832" w14:textId="67822327" w:rsidR="00C24D1B" w:rsidRPr="00563DA4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  <w:r w:rsidRPr="00563DA4">
              <w:rPr>
                <w:rFonts w:cs="Arial"/>
                <w:color w:val="000000"/>
                <w:sz w:val="20"/>
                <w:rPrChange w:id="261" w:author="Batra Yogesh (EXT)" w:date="2018-04-13T13:16:00Z">
                  <w:rPr>
                    <w:rFonts w:asciiTheme="minorHAnsi" w:hAnsiTheme="minorHAnsi"/>
                    <w:color w:val="000000"/>
                    <w:sz w:val="20"/>
                  </w:rPr>
                </w:rPrChange>
              </w:rPr>
              <w:t xml:space="preserve">Error: “Please enter” + required field not entered. </w:t>
            </w:r>
          </w:p>
        </w:tc>
        <w:tc>
          <w:tcPr>
            <w:tcW w:w="722" w:type="pct"/>
            <w:tcPrChange w:id="262" w:author="Batra Yogesh (EXT)" w:date="2018-04-13T13:17:00Z">
              <w:tcPr>
                <w:tcW w:w="1170" w:type="dxa"/>
              </w:tcPr>
            </w:tcPrChange>
          </w:tcPr>
          <w:p w14:paraId="0BAA3833" w14:textId="77777777" w:rsidR="00C24D1B" w:rsidRPr="00563DA4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C24D1B" w:rsidRPr="00563DA4" w14:paraId="0BAA3839" w14:textId="77777777" w:rsidTr="00563DA4">
        <w:trPr>
          <w:cantSplit/>
          <w:trHeight w:val="341"/>
          <w:trPrChange w:id="263" w:author="Batra Yogesh (EXT)" w:date="2018-04-13T13:17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64" w:author="Batra Yogesh (EXT)" w:date="2018-04-13T13:17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C24D1B" w:rsidRPr="00563DA4" w:rsidRDefault="00C24D1B" w:rsidP="00C24D1B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65" w:author="Batra Yogesh (EXT)" w:date="2018-04-13T13:17:00Z">
              <w:tcPr>
                <w:tcW w:w="2790" w:type="dxa"/>
              </w:tcPr>
            </w:tcPrChange>
          </w:tcPr>
          <w:p w14:paraId="0BAA3836" w14:textId="14B8F0AF" w:rsidR="00C24D1B" w:rsidRPr="00563DA4" w:rsidRDefault="00C24D1B" w:rsidP="00C24D1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66" w:author="Batra Yogesh (EXT)" w:date="2018-04-13T13:17:00Z">
              <w:tcPr>
                <w:tcW w:w="3330" w:type="dxa"/>
              </w:tcPr>
            </w:tcPrChange>
          </w:tcPr>
          <w:p w14:paraId="0BAA3837" w14:textId="263685D5" w:rsidR="00C24D1B" w:rsidRPr="00563DA4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67" w:author="Batra Yogesh (EXT)" w:date="2018-04-13T13:17:00Z">
              <w:tcPr>
                <w:tcW w:w="1170" w:type="dxa"/>
              </w:tcPr>
            </w:tcPrChange>
          </w:tcPr>
          <w:p w14:paraId="0BAA3838" w14:textId="77777777" w:rsidR="00C24D1B" w:rsidRPr="00563DA4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C24D1B" w:rsidRPr="00563DA4" w14:paraId="0BAA383E" w14:textId="77777777" w:rsidTr="00563DA4">
        <w:trPr>
          <w:cantSplit/>
          <w:trHeight w:val="341"/>
          <w:trPrChange w:id="268" w:author="Batra Yogesh (EXT)" w:date="2018-04-13T13:17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69" w:author="Batra Yogesh (EXT)" w:date="2018-04-13T13:17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C24D1B" w:rsidRPr="00563DA4" w:rsidRDefault="00C24D1B" w:rsidP="00C24D1B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0" w:author="Batra Yogesh (EXT)" w:date="2018-04-13T13:17:00Z">
              <w:tcPr>
                <w:tcW w:w="2790" w:type="dxa"/>
              </w:tcPr>
            </w:tcPrChange>
          </w:tcPr>
          <w:p w14:paraId="0BAA383B" w14:textId="77777777" w:rsidR="00C24D1B" w:rsidRPr="00563DA4" w:rsidRDefault="00C24D1B" w:rsidP="00C24D1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1" w:author="Batra Yogesh (EXT)" w:date="2018-04-13T13:17:00Z">
              <w:tcPr>
                <w:tcW w:w="3330" w:type="dxa"/>
              </w:tcPr>
            </w:tcPrChange>
          </w:tcPr>
          <w:p w14:paraId="0BAA383C" w14:textId="77777777" w:rsidR="00C24D1B" w:rsidRPr="00563DA4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2" w:author="Batra Yogesh (EXT)" w:date="2018-04-13T13:17:00Z">
              <w:tcPr>
                <w:tcW w:w="1170" w:type="dxa"/>
              </w:tcPr>
            </w:tcPrChange>
          </w:tcPr>
          <w:p w14:paraId="0BAA383D" w14:textId="77777777" w:rsidR="00C24D1B" w:rsidRPr="00563DA4" w:rsidRDefault="00C24D1B" w:rsidP="00C24D1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563DA4" w:rsidRDefault="00E77205" w:rsidP="00BF2F96">
      <w:pPr>
        <w:rPr>
          <w:rFonts w:cs="Arial"/>
          <w:i/>
        </w:rPr>
      </w:pPr>
    </w:p>
    <w:sectPr w:rsidR="00E77205" w:rsidRPr="00563DA4" w:rsidSect="004D002A">
      <w:footerReference w:type="even" r:id="rId16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3D7005" w14:textId="77777777" w:rsidR="00DF78B1" w:rsidRDefault="00DF78B1">
      <w:r>
        <w:separator/>
      </w:r>
    </w:p>
  </w:endnote>
  <w:endnote w:type="continuationSeparator" w:id="0">
    <w:p w14:paraId="525D87D7" w14:textId="77777777" w:rsidR="00DF78B1" w:rsidRDefault="00DF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E41C" w14:textId="3127F801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5240D1">
      <w:rPr>
        <w:rFonts w:cs="Arial"/>
        <w:noProof/>
        <w:color w:val="3399FF"/>
      </w:rPr>
      <w:t>5</w:t>
    </w:r>
    <w:r>
      <w:rPr>
        <w:rFonts w:cs="Arial"/>
        <w:color w:val="3399F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EDD074" w14:textId="77777777" w:rsidR="00DF78B1" w:rsidRDefault="00DF78B1">
      <w:r>
        <w:separator/>
      </w:r>
    </w:p>
  </w:footnote>
  <w:footnote w:type="continuationSeparator" w:id="0">
    <w:p w14:paraId="1C90704C" w14:textId="77777777" w:rsidR="00DF78B1" w:rsidRDefault="00DF7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AA3849" w14:textId="3F2D1893" w:rsidR="00014D25" w:rsidRPr="007E3FFF" w:rsidRDefault="00C05FBB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Cs/>
        <w:color w:val="3399FF"/>
      </w:rPr>
    </w:pPr>
    <w:r w:rsidRPr="007E3FFF">
      <w:rPr>
        <w:bCs/>
        <w:color w:val="3399FF"/>
      </w:rPr>
      <w:t>BKK</w:t>
    </w:r>
    <w:r w:rsidR="00645ABA" w:rsidRPr="007E3FFF">
      <w:rPr>
        <w:bCs/>
        <w:color w:val="3399FF"/>
      </w:rPr>
      <w:t>_</w:t>
    </w:r>
    <w:r w:rsidR="00FA58CA" w:rsidRPr="007E3FFF">
      <w:rPr>
        <w:bCs/>
        <w:color w:val="3399FF"/>
      </w:rPr>
      <w:t>U</w:t>
    </w:r>
    <w:r w:rsidR="00572C56" w:rsidRPr="007E3FFF">
      <w:rPr>
        <w:bCs/>
        <w:color w:val="3399FF"/>
      </w:rPr>
      <w:t>C</w:t>
    </w:r>
    <w:r w:rsidR="007C1E1D">
      <w:rPr>
        <w:bCs/>
        <w:color w:val="3399FF"/>
      </w:rPr>
      <w:t>54</w:t>
    </w:r>
    <w:r w:rsidR="00C84971">
      <w:rPr>
        <w:bCs/>
        <w:color w:val="3399FF"/>
      </w:rPr>
      <w:t>-</w:t>
    </w:r>
    <w:r w:rsidR="007C1E1D" w:rsidRPr="007C1E1D">
      <w:rPr>
        <w:bCs/>
        <w:color w:val="3399FF"/>
      </w:rPr>
      <w:t>Stream Node Diagram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237594"/>
    <w:multiLevelType w:val="hybridMultilevel"/>
    <w:tmpl w:val="18A6D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40529"/>
    <w:multiLevelType w:val="hybridMultilevel"/>
    <w:tmpl w:val="41F4B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C450B6"/>
    <w:multiLevelType w:val="hybridMultilevel"/>
    <w:tmpl w:val="5098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1"/>
  </w:num>
  <w:num w:numId="2">
    <w:abstractNumId w:val="11"/>
  </w:num>
  <w:num w:numId="3">
    <w:abstractNumId w:val="13"/>
  </w:num>
  <w:num w:numId="4">
    <w:abstractNumId w:val="14"/>
  </w:num>
  <w:num w:numId="5">
    <w:abstractNumId w:val="17"/>
  </w:num>
  <w:num w:numId="6">
    <w:abstractNumId w:val="0"/>
  </w:num>
  <w:num w:numId="7">
    <w:abstractNumId w:val="18"/>
  </w:num>
  <w:num w:numId="8">
    <w:abstractNumId w:val="19"/>
  </w:num>
  <w:num w:numId="9">
    <w:abstractNumId w:val="12"/>
  </w:num>
  <w:num w:numId="10">
    <w:abstractNumId w:val="5"/>
  </w:num>
  <w:num w:numId="11">
    <w:abstractNumId w:val="16"/>
  </w:num>
  <w:num w:numId="12">
    <w:abstractNumId w:val="8"/>
  </w:num>
  <w:num w:numId="13">
    <w:abstractNumId w:val="2"/>
  </w:num>
  <w:num w:numId="14">
    <w:abstractNumId w:val="15"/>
  </w:num>
  <w:num w:numId="15">
    <w:abstractNumId w:val="20"/>
  </w:num>
  <w:num w:numId="16">
    <w:abstractNumId w:val="4"/>
  </w:num>
  <w:num w:numId="17">
    <w:abstractNumId w:val="6"/>
  </w:num>
  <w:num w:numId="18">
    <w:abstractNumId w:val="9"/>
  </w:num>
  <w:num w:numId="19">
    <w:abstractNumId w:val="10"/>
  </w:num>
  <w:num w:numId="20">
    <w:abstractNumId w:val="1"/>
  </w:num>
  <w:num w:numId="21">
    <w:abstractNumId w:val="7"/>
  </w:num>
  <w:num w:numId="22">
    <w:abstractNumId w:val="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atra Yogesh (EXT)">
    <w15:presenceInfo w15:providerId="AD" w15:userId="S-1-5-21-4162059163-1544859033-1701284029-51988"/>
  </w15:person>
  <w15:person w15:author="Shah Ashay">
    <w15:presenceInfo w15:providerId="None" w15:userId="Shah Ashay"/>
  </w15:person>
  <w15:person w15:author="Prakash Atul (Ext)">
    <w15:presenceInfo w15:providerId="AD" w15:userId="S-1-5-21-4162059163-1544859033-1701284029-50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646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B7F67"/>
    <w:rsid w:val="000C02EF"/>
    <w:rsid w:val="000C1482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2C55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53E"/>
    <w:rsid w:val="0022028E"/>
    <w:rsid w:val="00223333"/>
    <w:rsid w:val="00226A6D"/>
    <w:rsid w:val="002277E3"/>
    <w:rsid w:val="00232E39"/>
    <w:rsid w:val="002377AB"/>
    <w:rsid w:val="0024192C"/>
    <w:rsid w:val="00243945"/>
    <w:rsid w:val="0025276B"/>
    <w:rsid w:val="00252A22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51A0"/>
    <w:rsid w:val="003A5410"/>
    <w:rsid w:val="003A79F2"/>
    <w:rsid w:val="003B211E"/>
    <w:rsid w:val="003B4C19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516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40D1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63DA4"/>
    <w:rsid w:val="00570D43"/>
    <w:rsid w:val="00572C56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503D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2D2A"/>
    <w:rsid w:val="006249BA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1E1D"/>
    <w:rsid w:val="007C32E2"/>
    <w:rsid w:val="007C43C8"/>
    <w:rsid w:val="007C47EF"/>
    <w:rsid w:val="007C4A32"/>
    <w:rsid w:val="007C669D"/>
    <w:rsid w:val="007C6AEB"/>
    <w:rsid w:val="007D4CAC"/>
    <w:rsid w:val="007D5BBA"/>
    <w:rsid w:val="007D73C0"/>
    <w:rsid w:val="007D74E4"/>
    <w:rsid w:val="007E036B"/>
    <w:rsid w:val="007E0CF9"/>
    <w:rsid w:val="007E3FFF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AE3"/>
    <w:rsid w:val="00937D81"/>
    <w:rsid w:val="009420E0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240F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5C47"/>
    <w:rsid w:val="009D643A"/>
    <w:rsid w:val="009D657D"/>
    <w:rsid w:val="009D6FDD"/>
    <w:rsid w:val="009D73F5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329D"/>
    <w:rsid w:val="00A8459B"/>
    <w:rsid w:val="00A8498C"/>
    <w:rsid w:val="00A87505"/>
    <w:rsid w:val="00A877EA"/>
    <w:rsid w:val="00A902A5"/>
    <w:rsid w:val="00A91870"/>
    <w:rsid w:val="00A92FF2"/>
    <w:rsid w:val="00A93A96"/>
    <w:rsid w:val="00A94435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0E17"/>
    <w:rsid w:val="00AE145C"/>
    <w:rsid w:val="00AF18F6"/>
    <w:rsid w:val="00AF45BD"/>
    <w:rsid w:val="00AF510F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34D6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497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2B4"/>
    <w:rsid w:val="00BB443F"/>
    <w:rsid w:val="00BB48EF"/>
    <w:rsid w:val="00BB654D"/>
    <w:rsid w:val="00BB6F32"/>
    <w:rsid w:val="00BC09B4"/>
    <w:rsid w:val="00BC1179"/>
    <w:rsid w:val="00BD4BB6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05FB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4D1B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3B5F"/>
    <w:rsid w:val="00C46342"/>
    <w:rsid w:val="00C5177E"/>
    <w:rsid w:val="00C52A7A"/>
    <w:rsid w:val="00C540E2"/>
    <w:rsid w:val="00C54432"/>
    <w:rsid w:val="00C55FA5"/>
    <w:rsid w:val="00C6253C"/>
    <w:rsid w:val="00C6441D"/>
    <w:rsid w:val="00C65A24"/>
    <w:rsid w:val="00C67034"/>
    <w:rsid w:val="00C67D1E"/>
    <w:rsid w:val="00C71E1F"/>
    <w:rsid w:val="00C74154"/>
    <w:rsid w:val="00C76B8D"/>
    <w:rsid w:val="00C8028D"/>
    <w:rsid w:val="00C8324A"/>
    <w:rsid w:val="00C84971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2264"/>
    <w:rsid w:val="00CC4087"/>
    <w:rsid w:val="00CC49A2"/>
    <w:rsid w:val="00CC7038"/>
    <w:rsid w:val="00CC7385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462F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658A0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983"/>
    <w:rsid w:val="00DA1A75"/>
    <w:rsid w:val="00DA287A"/>
    <w:rsid w:val="00DA3579"/>
    <w:rsid w:val="00DA3673"/>
    <w:rsid w:val="00DB1E48"/>
    <w:rsid w:val="00DB5AD7"/>
    <w:rsid w:val="00DB5CF2"/>
    <w:rsid w:val="00DB62AB"/>
    <w:rsid w:val="00DC004A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DF78B1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0FF5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46F9D"/>
    <w:rsid w:val="00E507ED"/>
    <w:rsid w:val="00E5429B"/>
    <w:rsid w:val="00E56D67"/>
    <w:rsid w:val="00E57878"/>
    <w:rsid w:val="00E57BC7"/>
    <w:rsid w:val="00E621CB"/>
    <w:rsid w:val="00E62DF2"/>
    <w:rsid w:val="00E647CC"/>
    <w:rsid w:val="00E64945"/>
    <w:rsid w:val="00E66188"/>
    <w:rsid w:val="00E71172"/>
    <w:rsid w:val="00E71304"/>
    <w:rsid w:val="00E71BA7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9E1"/>
    <w:rsid w:val="00EB4F9D"/>
    <w:rsid w:val="00EB6997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E72D5"/>
    <w:rsid w:val="00EF12D2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6303B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link w:val="Heading6Char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BA0497"/>
    <w:pPr>
      <w:tabs>
        <w:tab w:val="left" w:pos="720"/>
        <w:tab w:val="right" w:leader="dot" w:pos="9350"/>
      </w:tabs>
      <w:ind w:left="270"/>
      <w:pPrChange w:id="0" w:author="Batra Yogesh (EXT)" w:date="2018-04-06T12:23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23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  <w:style w:type="character" w:customStyle="1" w:styleId="Heading6Char">
    <w:name w:val="Heading 6 Char"/>
    <w:basedOn w:val="DefaultParagraphFont"/>
    <w:link w:val="Heading6"/>
    <w:rsid w:val="00F6303B"/>
    <w:rPr>
      <w:b/>
      <w:bCs/>
      <w:szCs w:val="22"/>
    </w:rPr>
  </w:style>
  <w:style w:type="paragraph" w:styleId="NormalWeb">
    <w:name w:val="Normal (Web)"/>
    <w:basedOn w:val="Normal"/>
    <w:uiPriority w:val="99"/>
    <w:semiHidden/>
    <w:unhideWhenUsed/>
    <w:rsid w:val="00BD4BB6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32DD84CB7784ED4CB82E6C3B3F786DC3" ma:contentTypeVersion="48" ma:contentTypeDescription="Create a new document." ma:contentTypeScope="" ma:versionID="06a44db59b576fc963baba7a31f252c6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xmlns:ns6="34f27d19-6e49-4bd2-8814-b69628ee737c" xmlns:ns7="f859c475-30f4-43a2-88d9-a9c78c15eb6e" targetNamespace="http://schemas.microsoft.com/office/2006/metadata/properties" ma:root="true" ma:fieldsID="2d528b1a3f8b4a47a62b639850e9ce9f" ns1:_="" ns3:_="" ns4:_="" ns5:_="" ns6:_="" ns7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import namespace="34f27d19-6e49-4bd2-8814-b69628ee737c"/>
    <xsd:import namespace="f859c475-30f4-43a2-88d9-a9c78c15eb6e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  <xsd:element ref="ns6:EC_x0020_Version" minOccurs="0"/>
                <xsd:element ref="ns6:EC_x0020_Module" minOccurs="0"/>
                <xsd:element ref="ns6:Instance" minOccurs="0"/>
                <xsd:element ref="ns6:Test_x0020_Type" minOccurs="0"/>
                <xsd:element ref="ns7:MediaServiceMetadata" minOccurs="0"/>
                <xsd:element ref="ns7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description="" ma:hidden="true" ma:list="{9a7f3dbb-1390-42c7-ab1b-496d57f725ce}" ma:internalName="TaxCatchAllLabel" ma:readOnly="true" ma:showField="CatchAllDataLabel" ma:web="e12b17b5-c4e2-4288-9ab6-0db96d312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description="" ma:hidden="true" ma:list="{9a7f3dbb-1390-42c7-ab1b-496d57f725ce}" ma:internalName="TaxCatchAll" ma:showField="CatchAllData" ma:web="e12b17b5-c4e2-4288-9ab6-0db96d312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2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 ma:readOnly="false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readOnly="false" ma:default="25;#Upstream IT|80c762de-2caa-402a-af34-c8655b678446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27d19-6e49-4bd2-8814-b69628ee737c" elementFormDefault="qualified">
    <xsd:import namespace="http://schemas.microsoft.com/office/2006/documentManagement/types"/>
    <xsd:import namespace="http://schemas.microsoft.com/office/infopath/2007/PartnerControls"/>
    <xsd:element name="EC_x0020_Version" ma:index="23" nillable="true" ma:displayName="EC Version" ma:format="Dropdown" ma:internalName="EC_x0020_Version">
      <xsd:simpleType>
        <xsd:restriction base="dms:Choice">
          <xsd:enumeration value="9.3"/>
          <xsd:enumeration value="9.4"/>
          <xsd:enumeration value="10.3"/>
          <xsd:enumeration value="10.4"/>
          <xsd:enumeration value="11.1"/>
        </xsd:restriction>
      </xsd:simpleType>
    </xsd:element>
    <xsd:element name="EC_x0020_Module" ma:index="24" nillable="true" ma:displayName="EC Module" ma:format="Dropdown" ma:internalName="EC_x0020_Module">
      <xsd:simpleType>
        <xsd:restriction base="dms:Choice">
          <xsd:enumeration value="Production"/>
          <xsd:enumeration value="Revenue"/>
          <xsd:enumeration value="Sales"/>
          <xsd:enumeration value="Transport"/>
        </xsd:restriction>
      </xsd:simpleType>
    </xsd:element>
    <xsd:element name="Instance" ma:index="25" nillable="true" ma:displayName="Instance" ma:format="Dropdown" ma:internalName="Instance">
      <xsd:simpleType>
        <xsd:restriction base="dms:Choice">
          <xsd:enumeration value="ADP"/>
          <xsd:enumeration value="AGB"/>
          <xsd:enumeration value="BKK"/>
          <xsd:enumeration value="BRZ"/>
          <xsd:enumeration value="CDB"/>
          <xsd:enumeration value="CLB"/>
          <xsd:enumeration value="CLBSR"/>
          <xsd:enumeration value="CPI"/>
          <xsd:enumeration value="CPI_TRANS"/>
          <xsd:enumeration value="CSJ"/>
          <xsd:enumeration value="CUK"/>
          <xsd:enumeration value="DHA"/>
          <xsd:enumeration value="EGTL"/>
          <xsd:enumeration value="GOM"/>
          <xsd:enumeration value="GORGON"/>
          <xsd:enumeration value="KLO"/>
          <xsd:enumeration value="MCA"/>
          <xsd:enumeration value="NAGCOMP"/>
          <xsd:enumeration value="NMAJV"/>
          <xsd:enumeration value="SASBU"/>
          <xsd:enumeration value="SJV"/>
          <xsd:enumeration value="TCO"/>
          <xsd:enumeration value="WAOIL"/>
          <xsd:enumeration value="WHT"/>
        </xsd:restriction>
      </xsd:simpleType>
    </xsd:element>
    <xsd:element name="Test_x0020_Type" ma:index="26" nillable="true" ma:displayName="Test Type" ma:default="EC Use Case" ma:format="Dropdown" ma:internalName="Test_x0020_Type">
      <xsd:simpleType>
        <xsd:restriction base="dms:Choice">
          <xsd:enumeration value="EC Use Case"/>
          <xsd:enumeration value="Report"/>
          <xsd:enumeration value="Interfac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9c475-30f4-43a2-88d9-a9c78c15eb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7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SharedContentType xmlns="Microsoft.SharePoint.Taxonomy.ContentTypeSync" SourceId="03b784c7-ee61-4ee7-89a9-d87ec2bf0954" ContentTypeId="0x010100FBB1BDE89FB27C449A0E29AF421E312401" PreviousValue="false"/>
</file>

<file path=customXml/itemProps1.xml><?xml version="1.0" encoding="utf-8"?>
<ds:datastoreItem xmlns:ds="http://schemas.openxmlformats.org/officeDocument/2006/customXml" ds:itemID="{B4411573-985C-4315-B051-98B05B4CA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34f27d19-6e49-4bd2-8814-b69628ee737c"/>
    <ds:schemaRef ds:uri="f859c475-30f4-43a2-88d9-a9c78c15eb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AE5A8B-83B1-41B3-83E6-FE415987A327}"/>
</file>

<file path=customXml/itemProps3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  <ds:schemaRef ds:uri="34f27d19-6e49-4bd2-8814-b69628ee737c"/>
  </ds:schemaRefs>
</ds:datastoreItem>
</file>

<file path=customXml/itemProps5.xml><?xml version="1.0" encoding="utf-8"?>
<ds:datastoreItem xmlns:ds="http://schemas.openxmlformats.org/officeDocument/2006/customXml" ds:itemID="{A6658880-45F5-496B-8A8C-1727F5424852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2603082-97AA-4CD9-8D17-E7E0C1D9E169}"/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</Template>
  <TotalTime>0</TotalTime>
  <Pages>5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Stream Node Diagram</vt:lpstr>
    </vt:vector>
  </TitlesOfParts>
  <Company>Chevron</Company>
  <LinksUpToDate>false</LinksUpToDate>
  <CharactersWithSpaces>2866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 Node Diagram</dc:title>
  <dc:creator>Wirasak Chomphu</dc:creator>
  <cp:lastModifiedBy>Prakash Atul (Ext)</cp:lastModifiedBy>
  <cp:revision>2</cp:revision>
  <cp:lastPrinted>2005-03-03T19:34:00Z</cp:lastPrinted>
  <dcterms:created xsi:type="dcterms:W3CDTF">2018-04-18T06:46:00Z</dcterms:created>
  <dcterms:modified xsi:type="dcterms:W3CDTF">2018-04-18T06:46:00Z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