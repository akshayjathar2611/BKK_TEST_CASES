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AA372E" w14:textId="797E6720" w:rsidR="004D61A0" w:rsidRPr="00673D13" w:rsidRDefault="00D730E7">
      <w:pPr>
        <w:pStyle w:val="Header"/>
        <w:tabs>
          <w:tab w:val="clear" w:pos="4320"/>
          <w:tab w:val="clear" w:pos="8640"/>
        </w:tabs>
        <w:rPr>
          <w:rFonts w:cs="Arial"/>
          <w:rPrChange w:id="1" w:author="Batra Yogesh (EXT)" w:date="2018-04-13T12:43:00Z">
            <w:rPr>
              <w:rFonts w:asciiTheme="minorHAnsi" w:hAnsiTheme="minorHAnsi"/>
            </w:rPr>
          </w:rPrChange>
        </w:rPr>
      </w:pPr>
      <w:r w:rsidRPr="00673D13">
        <w:rPr>
          <w:rFonts w:cs="Arial"/>
          <w:noProof/>
        </w:rPr>
        <w:drawing>
          <wp:inline distT="0" distB="0" distL="0" distR="0" wp14:anchorId="01471F27" wp14:editId="4D831190">
            <wp:extent cx="5943600" cy="78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rgy_Component_One_EC_Program_Brand_Banner.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781050"/>
                    </a:xfrm>
                    <a:prstGeom prst="rect">
                      <a:avLst/>
                    </a:prstGeom>
                  </pic:spPr>
                </pic:pic>
              </a:graphicData>
            </a:graphic>
          </wp:inline>
        </w:drawing>
      </w:r>
    </w:p>
    <w:p w14:paraId="0BAA372F" w14:textId="77777777" w:rsidR="004D61A0" w:rsidRPr="00673D13" w:rsidRDefault="004D61A0">
      <w:pPr>
        <w:pStyle w:val="Header"/>
        <w:tabs>
          <w:tab w:val="clear" w:pos="4320"/>
          <w:tab w:val="clear" w:pos="8640"/>
        </w:tabs>
        <w:rPr>
          <w:rFonts w:cs="Arial"/>
          <w:rPrChange w:id="2" w:author="Batra Yogesh (EXT)" w:date="2018-04-13T12:43:00Z">
            <w:rPr>
              <w:rFonts w:asciiTheme="minorHAnsi" w:hAnsiTheme="minorHAnsi"/>
            </w:rPr>
          </w:rPrChange>
        </w:rPr>
      </w:pPr>
    </w:p>
    <w:p w14:paraId="0BAA3730" w14:textId="77777777" w:rsidR="004D61A0" w:rsidRPr="00673D13" w:rsidRDefault="004D61A0">
      <w:pPr>
        <w:pStyle w:val="Header"/>
        <w:tabs>
          <w:tab w:val="clear" w:pos="4320"/>
          <w:tab w:val="clear" w:pos="8640"/>
        </w:tabs>
        <w:rPr>
          <w:rFonts w:cs="Arial"/>
          <w:rPrChange w:id="3" w:author="Batra Yogesh (EXT)" w:date="2018-04-13T12:43:00Z">
            <w:rPr>
              <w:rFonts w:asciiTheme="minorHAnsi" w:hAnsiTheme="minorHAnsi"/>
            </w:rPr>
          </w:rPrChange>
        </w:rPr>
      </w:pPr>
    </w:p>
    <w:p w14:paraId="0BAA3731" w14:textId="77777777" w:rsidR="004D61A0" w:rsidRPr="00673D13" w:rsidRDefault="004D61A0">
      <w:pPr>
        <w:pStyle w:val="Header"/>
        <w:tabs>
          <w:tab w:val="clear" w:pos="4320"/>
          <w:tab w:val="clear" w:pos="8640"/>
        </w:tabs>
        <w:rPr>
          <w:rFonts w:cs="Arial"/>
          <w:rPrChange w:id="4" w:author="Batra Yogesh (EXT)" w:date="2018-04-13T12:43:00Z">
            <w:rPr>
              <w:rFonts w:asciiTheme="minorHAnsi" w:hAnsiTheme="minorHAnsi"/>
            </w:rPr>
          </w:rPrChange>
        </w:rPr>
      </w:pPr>
    </w:p>
    <w:p w14:paraId="0BAA3732" w14:textId="77777777" w:rsidR="004D61A0" w:rsidRPr="00673D13" w:rsidRDefault="004D61A0">
      <w:pPr>
        <w:pStyle w:val="Header"/>
        <w:tabs>
          <w:tab w:val="clear" w:pos="4320"/>
          <w:tab w:val="clear" w:pos="8640"/>
        </w:tabs>
        <w:rPr>
          <w:rFonts w:cs="Arial"/>
          <w:rPrChange w:id="5" w:author="Batra Yogesh (EXT)" w:date="2018-04-13T12:43:00Z">
            <w:rPr>
              <w:rFonts w:asciiTheme="minorHAnsi" w:hAnsiTheme="minorHAnsi"/>
            </w:rPr>
          </w:rPrChange>
        </w:rPr>
      </w:pPr>
    </w:p>
    <w:p w14:paraId="0BAA3733" w14:textId="77777777" w:rsidR="004D61A0" w:rsidRPr="00673D13" w:rsidRDefault="004D61A0">
      <w:pPr>
        <w:pStyle w:val="Header"/>
        <w:tabs>
          <w:tab w:val="clear" w:pos="4320"/>
          <w:tab w:val="clear" w:pos="8640"/>
        </w:tabs>
        <w:rPr>
          <w:rFonts w:cs="Arial"/>
          <w:rPrChange w:id="6" w:author="Batra Yogesh (EXT)" w:date="2018-04-13T12:43:00Z">
            <w:rPr>
              <w:rFonts w:asciiTheme="minorHAnsi" w:hAnsiTheme="minorHAnsi"/>
            </w:rPr>
          </w:rPrChange>
        </w:rPr>
      </w:pPr>
    </w:p>
    <w:p w14:paraId="0BAA3734" w14:textId="77777777" w:rsidR="004D61A0" w:rsidRPr="00673D13" w:rsidRDefault="004D61A0">
      <w:pPr>
        <w:pStyle w:val="Header"/>
        <w:tabs>
          <w:tab w:val="clear" w:pos="4320"/>
          <w:tab w:val="clear" w:pos="8640"/>
        </w:tabs>
        <w:rPr>
          <w:rFonts w:cs="Arial"/>
          <w:rPrChange w:id="7" w:author="Batra Yogesh (EXT)" w:date="2018-04-13T12:43:00Z">
            <w:rPr>
              <w:rFonts w:asciiTheme="minorHAnsi" w:hAnsiTheme="minorHAnsi"/>
            </w:rPr>
          </w:rPrChange>
        </w:rPr>
      </w:pPr>
    </w:p>
    <w:p w14:paraId="0BAA3735" w14:textId="77777777" w:rsidR="004D61A0" w:rsidRPr="00673D13" w:rsidRDefault="004D61A0">
      <w:pPr>
        <w:pStyle w:val="Header"/>
        <w:tabs>
          <w:tab w:val="clear" w:pos="4320"/>
          <w:tab w:val="clear" w:pos="8640"/>
        </w:tabs>
        <w:rPr>
          <w:rFonts w:cs="Arial"/>
          <w:rPrChange w:id="8" w:author="Batra Yogesh (EXT)" w:date="2018-04-13T12:43:00Z">
            <w:rPr>
              <w:rFonts w:asciiTheme="minorHAnsi" w:hAnsiTheme="minorHAnsi"/>
            </w:rPr>
          </w:rPrChange>
        </w:rPr>
      </w:pPr>
    </w:p>
    <w:p w14:paraId="0BAA3736" w14:textId="77777777" w:rsidR="004D61A0" w:rsidRPr="00673D13" w:rsidRDefault="004D61A0">
      <w:pPr>
        <w:pStyle w:val="Header"/>
        <w:tabs>
          <w:tab w:val="clear" w:pos="4320"/>
          <w:tab w:val="clear" w:pos="8640"/>
        </w:tabs>
        <w:rPr>
          <w:rFonts w:cs="Arial"/>
          <w:rPrChange w:id="9" w:author="Batra Yogesh (EXT)" w:date="2018-04-13T12:43:00Z">
            <w:rPr>
              <w:rFonts w:asciiTheme="minorHAnsi" w:hAnsiTheme="minorHAnsi"/>
            </w:rPr>
          </w:rPrChange>
        </w:rPr>
      </w:pPr>
    </w:p>
    <w:p w14:paraId="0BAA3737" w14:textId="77777777" w:rsidR="004D61A0" w:rsidRPr="00673D13" w:rsidRDefault="004D61A0">
      <w:pPr>
        <w:pStyle w:val="Header"/>
        <w:tabs>
          <w:tab w:val="clear" w:pos="4320"/>
          <w:tab w:val="clear" w:pos="8640"/>
        </w:tabs>
        <w:rPr>
          <w:rFonts w:cs="Arial"/>
          <w:rPrChange w:id="10" w:author="Batra Yogesh (EXT)" w:date="2018-04-13T12:43:00Z">
            <w:rPr>
              <w:rFonts w:asciiTheme="minorHAnsi" w:hAnsiTheme="minorHAnsi"/>
            </w:rPr>
          </w:rPrChange>
        </w:rPr>
      </w:pPr>
    </w:p>
    <w:p w14:paraId="0BAA3738" w14:textId="77777777" w:rsidR="004D61A0" w:rsidRPr="00673D13" w:rsidRDefault="004D61A0">
      <w:pPr>
        <w:pStyle w:val="Header"/>
        <w:tabs>
          <w:tab w:val="clear" w:pos="4320"/>
          <w:tab w:val="clear" w:pos="8640"/>
        </w:tabs>
        <w:rPr>
          <w:rFonts w:cs="Arial"/>
          <w:rPrChange w:id="11" w:author="Batra Yogesh (EXT)" w:date="2018-04-13T12:43:00Z">
            <w:rPr>
              <w:rFonts w:asciiTheme="minorHAnsi" w:hAnsiTheme="minorHAnsi"/>
            </w:rPr>
          </w:rPrChange>
        </w:rPr>
      </w:pPr>
    </w:p>
    <w:p w14:paraId="0BAA3739" w14:textId="77777777" w:rsidR="004D61A0" w:rsidRPr="00673D13" w:rsidRDefault="004D61A0">
      <w:pPr>
        <w:pStyle w:val="Header"/>
        <w:tabs>
          <w:tab w:val="clear" w:pos="4320"/>
          <w:tab w:val="clear" w:pos="8640"/>
        </w:tabs>
        <w:rPr>
          <w:rFonts w:cs="Arial"/>
        </w:rPr>
      </w:pPr>
    </w:p>
    <w:p w14:paraId="0BAA373A" w14:textId="61211EEB" w:rsidR="004D61A0" w:rsidRPr="00673D13" w:rsidRDefault="00D730E7">
      <w:pPr>
        <w:pStyle w:val="Title"/>
        <w:rPr>
          <w:rFonts w:cs="Arial"/>
          <w:color w:val="3399FF"/>
          <w:sz w:val="52"/>
          <w:szCs w:val="52"/>
        </w:rPr>
      </w:pPr>
      <w:r w:rsidRPr="00673D13">
        <w:rPr>
          <w:rFonts w:cs="Arial"/>
          <w:color w:val="3399FF"/>
          <w:sz w:val="52"/>
          <w:szCs w:val="52"/>
        </w:rPr>
        <w:t xml:space="preserve">EC Upgrade </w:t>
      </w:r>
      <w:r w:rsidR="00FA7D08" w:rsidRPr="00673D13">
        <w:rPr>
          <w:rFonts w:cs="Arial"/>
          <w:color w:val="3399FF"/>
          <w:sz w:val="52"/>
          <w:szCs w:val="52"/>
        </w:rPr>
        <w:t>BKK</w:t>
      </w:r>
      <w:r w:rsidRPr="00673D13">
        <w:rPr>
          <w:rFonts w:cs="Arial"/>
          <w:color w:val="3399FF"/>
          <w:sz w:val="52"/>
          <w:szCs w:val="52"/>
        </w:rPr>
        <w:t xml:space="preserve"> </w:t>
      </w:r>
      <w:r w:rsidR="004D61A0" w:rsidRPr="00673D13">
        <w:rPr>
          <w:rFonts w:cs="Arial"/>
          <w:color w:val="3399FF"/>
          <w:sz w:val="52"/>
          <w:szCs w:val="52"/>
        </w:rPr>
        <w:t>Use Case</w:t>
      </w:r>
    </w:p>
    <w:p w14:paraId="0BAA373B" w14:textId="77777777" w:rsidR="004D61A0" w:rsidRPr="00673D13" w:rsidRDefault="004D61A0">
      <w:pPr>
        <w:jc w:val="center"/>
        <w:rPr>
          <w:rFonts w:cs="Arial"/>
        </w:rPr>
      </w:pPr>
    </w:p>
    <w:p w14:paraId="0BAA373C" w14:textId="77777777" w:rsidR="007C0F5B" w:rsidRPr="00673D13" w:rsidRDefault="007C0F5B">
      <w:pPr>
        <w:jc w:val="center"/>
        <w:rPr>
          <w:rFonts w:cs="Arial"/>
        </w:rPr>
      </w:pPr>
    </w:p>
    <w:p w14:paraId="0BAA373D" w14:textId="77777777" w:rsidR="007C0F5B" w:rsidRPr="00673D13" w:rsidRDefault="007C0F5B">
      <w:pPr>
        <w:jc w:val="center"/>
        <w:rPr>
          <w:rFonts w:cs="Arial"/>
        </w:rPr>
      </w:pPr>
    </w:p>
    <w:p w14:paraId="0BAA373E" w14:textId="77777777" w:rsidR="007C0F5B" w:rsidRPr="00673D13" w:rsidRDefault="004D61A0">
      <w:pPr>
        <w:pStyle w:val="BodyText"/>
        <w:rPr>
          <w:rFonts w:cs="Arial"/>
          <w:color w:val="3399FF"/>
        </w:rPr>
      </w:pPr>
      <w:r w:rsidRPr="00673D13">
        <w:rPr>
          <w:rFonts w:cs="Arial"/>
          <w:b/>
          <w:color w:val="3399FF"/>
        </w:rPr>
        <w:t>Project Name</w:t>
      </w:r>
    </w:p>
    <w:p w14:paraId="0BAA373F" w14:textId="4BCB5CDB" w:rsidR="00EF4239" w:rsidRPr="00673D13" w:rsidRDefault="006F7DB3">
      <w:pPr>
        <w:pStyle w:val="BodyText"/>
        <w:rPr>
          <w:rFonts w:cs="Arial"/>
          <w:color w:val="3399FF"/>
        </w:rPr>
      </w:pPr>
      <w:r w:rsidRPr="00673D13">
        <w:rPr>
          <w:rFonts w:cs="Arial"/>
          <w:color w:val="3399FF"/>
        </w:rPr>
        <w:t>BKK 11</w:t>
      </w:r>
      <w:r w:rsidR="00FA7D08" w:rsidRPr="00673D13">
        <w:rPr>
          <w:rFonts w:cs="Arial"/>
          <w:color w:val="3399FF"/>
        </w:rPr>
        <w:t>.2</w:t>
      </w:r>
      <w:r w:rsidR="00FA58CA" w:rsidRPr="00673D13">
        <w:rPr>
          <w:rFonts w:cs="Arial"/>
          <w:color w:val="3399FF"/>
        </w:rPr>
        <w:t xml:space="preserve"> Project</w:t>
      </w:r>
      <w:r w:rsidR="000A438C" w:rsidRPr="00673D13">
        <w:rPr>
          <w:rFonts w:cs="Arial"/>
          <w:color w:val="3399FF"/>
        </w:rPr>
        <w:t xml:space="preserve"> </w:t>
      </w:r>
      <w:r w:rsidR="002A6A74" w:rsidRPr="00673D13">
        <w:rPr>
          <w:rFonts w:cs="Arial"/>
          <w:color w:val="3399FF"/>
        </w:rPr>
        <w:t>Energy Components</w:t>
      </w:r>
    </w:p>
    <w:p w14:paraId="0BAA3740" w14:textId="77777777" w:rsidR="004D61A0" w:rsidRPr="00673D13" w:rsidRDefault="004D61A0">
      <w:pPr>
        <w:pStyle w:val="BodyText"/>
        <w:rPr>
          <w:rFonts w:cs="Arial"/>
          <w:color w:val="3399FF"/>
        </w:rPr>
      </w:pPr>
    </w:p>
    <w:p w14:paraId="0BAA3741" w14:textId="77777777" w:rsidR="007C0F5B" w:rsidRPr="00673D13" w:rsidRDefault="004D61A0">
      <w:pPr>
        <w:jc w:val="center"/>
        <w:rPr>
          <w:rFonts w:cs="Arial"/>
          <w:color w:val="3399FF"/>
        </w:rPr>
      </w:pPr>
      <w:r w:rsidRPr="00673D13">
        <w:rPr>
          <w:rFonts w:cs="Arial"/>
          <w:b/>
          <w:color w:val="3399FF"/>
        </w:rPr>
        <w:t>Use-Case Name</w:t>
      </w:r>
    </w:p>
    <w:p w14:paraId="0BAA3742" w14:textId="280960AA" w:rsidR="004D61A0" w:rsidRPr="00673D13" w:rsidRDefault="006F7DB3">
      <w:pPr>
        <w:jc w:val="center"/>
        <w:rPr>
          <w:rFonts w:cs="Arial"/>
          <w:color w:val="3399FF"/>
        </w:rPr>
      </w:pPr>
      <w:r w:rsidRPr="00673D13">
        <w:rPr>
          <w:rFonts w:cs="Arial"/>
          <w:color w:val="3399FF"/>
        </w:rPr>
        <w:t>BKK</w:t>
      </w:r>
      <w:r w:rsidR="000A438C" w:rsidRPr="00673D13">
        <w:rPr>
          <w:rFonts w:cs="Arial"/>
          <w:color w:val="3399FF"/>
        </w:rPr>
        <w:t>_UC</w:t>
      </w:r>
      <w:r w:rsidR="00D77B88" w:rsidRPr="00673D13">
        <w:rPr>
          <w:rFonts w:cs="Arial"/>
          <w:color w:val="3399FF"/>
        </w:rPr>
        <w:t>1</w:t>
      </w:r>
      <w:r w:rsidR="008029FF" w:rsidRPr="00673D13">
        <w:rPr>
          <w:rFonts w:cs="Arial"/>
          <w:color w:val="3399FF"/>
        </w:rPr>
        <w:t>7</w:t>
      </w:r>
      <w:r w:rsidR="000D33FC" w:rsidRPr="00673D13">
        <w:rPr>
          <w:rFonts w:cs="Arial"/>
          <w:color w:val="3399FF"/>
        </w:rPr>
        <w:t xml:space="preserve"> – </w:t>
      </w:r>
      <w:r w:rsidR="0048180D" w:rsidRPr="00673D13">
        <w:rPr>
          <w:rFonts w:cs="Arial"/>
          <w:color w:val="3399FF"/>
        </w:rPr>
        <w:t xml:space="preserve">Run </w:t>
      </w:r>
      <w:r w:rsidR="008029FF" w:rsidRPr="00673D13">
        <w:rPr>
          <w:rFonts w:cs="Arial"/>
          <w:color w:val="3399FF"/>
        </w:rPr>
        <w:t>Verify Data</w:t>
      </w:r>
      <w:r w:rsidR="004D61A0" w:rsidRPr="00673D13">
        <w:rPr>
          <w:rFonts w:cs="Arial"/>
          <w:color w:val="3399FF"/>
        </w:rPr>
        <w:br/>
      </w:r>
    </w:p>
    <w:p w14:paraId="0BAA3743" w14:textId="77777777" w:rsidR="007C0F5B" w:rsidRPr="00673D13" w:rsidRDefault="004D61A0" w:rsidP="00B107D1">
      <w:pPr>
        <w:jc w:val="center"/>
        <w:rPr>
          <w:rFonts w:cs="Arial"/>
          <w:color w:val="3399FF"/>
        </w:rPr>
      </w:pPr>
      <w:r w:rsidRPr="00673D13">
        <w:rPr>
          <w:rFonts w:cs="Arial"/>
          <w:b/>
          <w:color w:val="3399FF"/>
        </w:rPr>
        <w:t>Origination Date</w:t>
      </w:r>
    </w:p>
    <w:p w14:paraId="5945CE6B" w14:textId="5225804F" w:rsidR="006F7DB3" w:rsidRPr="00673D13" w:rsidRDefault="006F7DB3" w:rsidP="006F7DB3">
      <w:pPr>
        <w:jc w:val="center"/>
        <w:rPr>
          <w:rFonts w:cs="Arial"/>
          <w:color w:val="3399FF"/>
        </w:rPr>
      </w:pPr>
      <w:r w:rsidRPr="00673D13">
        <w:rPr>
          <w:rFonts w:cs="Arial"/>
          <w:color w:val="3399FF"/>
        </w:rPr>
        <w:t>28-Nov-2017</w:t>
      </w:r>
    </w:p>
    <w:p w14:paraId="0BAA3745" w14:textId="77777777" w:rsidR="004D61A0" w:rsidRPr="00673D13" w:rsidRDefault="004D61A0">
      <w:pPr>
        <w:rPr>
          <w:rFonts w:cs="Arial"/>
        </w:rPr>
      </w:pPr>
    </w:p>
    <w:p w14:paraId="0BAA3746" w14:textId="77777777" w:rsidR="004D61A0" w:rsidRPr="00673D13" w:rsidRDefault="004D61A0">
      <w:pPr>
        <w:rPr>
          <w:rFonts w:cs="Arial"/>
        </w:rPr>
      </w:pPr>
    </w:p>
    <w:p w14:paraId="0BAA3747" w14:textId="77777777" w:rsidR="004D61A0" w:rsidRPr="00673D13" w:rsidRDefault="004D61A0">
      <w:pPr>
        <w:rPr>
          <w:rFonts w:cs="Arial"/>
        </w:rPr>
      </w:pPr>
    </w:p>
    <w:p w14:paraId="0BAA3748" w14:textId="77777777" w:rsidR="004D61A0" w:rsidRPr="00673D13" w:rsidRDefault="004D61A0">
      <w:pPr>
        <w:rPr>
          <w:rFonts w:cs="Arial"/>
        </w:rPr>
      </w:pPr>
    </w:p>
    <w:p w14:paraId="0BAA3749" w14:textId="77777777" w:rsidR="004D61A0" w:rsidRPr="00673D13" w:rsidRDefault="004D61A0">
      <w:pPr>
        <w:rPr>
          <w:rFonts w:cs="Arial"/>
        </w:rPr>
      </w:pPr>
    </w:p>
    <w:p w14:paraId="0BAA374A" w14:textId="77777777" w:rsidR="004D61A0" w:rsidRPr="00673D13" w:rsidRDefault="004D61A0">
      <w:pPr>
        <w:rPr>
          <w:rFonts w:cs="Arial"/>
        </w:rPr>
      </w:pPr>
    </w:p>
    <w:p w14:paraId="0BAA374B" w14:textId="77777777" w:rsidR="004D61A0" w:rsidRPr="00673D13" w:rsidRDefault="004D61A0">
      <w:pPr>
        <w:rPr>
          <w:rFonts w:cs="Arial"/>
        </w:rPr>
      </w:pPr>
    </w:p>
    <w:p w14:paraId="0BAA374C" w14:textId="77777777" w:rsidR="004D61A0" w:rsidRPr="00673D13" w:rsidRDefault="004D61A0">
      <w:pPr>
        <w:rPr>
          <w:rFonts w:cs="Arial"/>
        </w:rPr>
      </w:pPr>
    </w:p>
    <w:p w14:paraId="0BAA374D" w14:textId="196C3F8C" w:rsidR="004D61A0" w:rsidRPr="00673D13" w:rsidDel="009B4FBA" w:rsidRDefault="004D61A0">
      <w:pPr>
        <w:rPr>
          <w:del w:id="12" w:author="Wirasak Chomphu" w:date="2020-07-02T16:09:00Z"/>
          <w:rFonts w:cs="Arial"/>
        </w:rPr>
      </w:pPr>
    </w:p>
    <w:p w14:paraId="0BAA374E" w14:textId="68CE9ED2" w:rsidR="004D61A0" w:rsidRPr="00673D13" w:rsidDel="009B4FBA" w:rsidRDefault="004D61A0">
      <w:pPr>
        <w:rPr>
          <w:del w:id="13" w:author="Wirasak Chomphu" w:date="2020-07-02T16:09:00Z"/>
          <w:rFonts w:cs="Arial"/>
        </w:rPr>
      </w:pPr>
    </w:p>
    <w:p w14:paraId="0BAA374F" w14:textId="59AFCAA2" w:rsidR="007C0F5B" w:rsidRPr="00673D13" w:rsidDel="009B4FBA" w:rsidRDefault="007C0F5B">
      <w:pPr>
        <w:rPr>
          <w:del w:id="14" w:author="Wirasak Chomphu" w:date="2020-07-02T16:09:00Z"/>
          <w:rFonts w:cs="Arial"/>
        </w:rPr>
      </w:pPr>
    </w:p>
    <w:p w14:paraId="0BAA3750" w14:textId="77777777" w:rsidR="004D61A0" w:rsidRPr="00673D13" w:rsidRDefault="004D61A0" w:rsidP="00447470">
      <w:pPr>
        <w:rPr>
          <w:rFonts w:cs="Arial"/>
        </w:rPr>
      </w:pPr>
      <w:r w:rsidRPr="00673D13">
        <w:rPr>
          <w:rFonts w:cs="Arial"/>
        </w:rPr>
        <w:t>Revision History</w:t>
      </w:r>
    </w:p>
    <w:p w14:paraId="0BAA3751" w14:textId="77777777" w:rsidR="004D61A0" w:rsidRPr="00673D13" w:rsidRDefault="004D61A0">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15" w:author="Shah Ashay" w:date="2018-04-16T16:30:00Z">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1143"/>
        <w:gridCol w:w="1677"/>
        <w:gridCol w:w="2912"/>
        <w:gridCol w:w="1148"/>
        <w:gridCol w:w="1148"/>
        <w:gridCol w:w="1322"/>
        <w:tblGridChange w:id="16">
          <w:tblGrid>
            <w:gridCol w:w="1143"/>
            <w:gridCol w:w="22"/>
            <w:gridCol w:w="1655"/>
            <w:gridCol w:w="55"/>
            <w:gridCol w:w="2857"/>
            <w:gridCol w:w="113"/>
            <w:gridCol w:w="1035"/>
            <w:gridCol w:w="135"/>
            <w:gridCol w:w="1013"/>
            <w:gridCol w:w="157"/>
            <w:gridCol w:w="1165"/>
            <w:gridCol w:w="185"/>
          </w:tblGrid>
        </w:tblGridChange>
      </w:tblGrid>
      <w:tr w:rsidR="005F74A6" w:rsidRPr="00673D13" w14:paraId="0BAA3756" w14:textId="5ED8BD66" w:rsidTr="00703A49">
        <w:trPr>
          <w:cantSplit/>
          <w:tblHeader/>
          <w:trPrChange w:id="17" w:author="Shah Ashay" w:date="2018-04-16T16:30:00Z">
            <w:trPr>
              <w:cantSplit/>
              <w:tblHeader/>
            </w:trPr>
          </w:trPrChange>
        </w:trPr>
        <w:tc>
          <w:tcPr>
            <w:tcW w:w="611" w:type="pct"/>
            <w:shd w:val="clear" w:color="auto" w:fill="3399FF"/>
            <w:tcPrChange w:id="18" w:author="Shah Ashay" w:date="2018-04-16T16:30:00Z">
              <w:tcPr>
                <w:tcW w:w="1165" w:type="dxa"/>
                <w:gridSpan w:val="2"/>
                <w:shd w:val="clear" w:color="auto" w:fill="3399FF"/>
              </w:tcPr>
            </w:tcPrChange>
          </w:tcPr>
          <w:p w14:paraId="0BAA3752" w14:textId="7C5064CA" w:rsidR="005F74A6" w:rsidRPr="00673D13" w:rsidRDefault="005F74A6" w:rsidP="005F74A6">
            <w:pPr>
              <w:pStyle w:val="ColumnHead"/>
              <w:rPr>
                <w:rFonts w:cs="Arial"/>
                <w:color w:val="FFFFFF" w:themeColor="background1"/>
              </w:rPr>
            </w:pPr>
            <w:r w:rsidRPr="00673D13">
              <w:rPr>
                <w:rFonts w:cs="Arial"/>
                <w:color w:val="FFFFFF" w:themeColor="background1"/>
              </w:rPr>
              <w:t>Revision</w:t>
            </w:r>
          </w:p>
        </w:tc>
        <w:tc>
          <w:tcPr>
            <w:tcW w:w="897" w:type="pct"/>
            <w:shd w:val="clear" w:color="auto" w:fill="3399FF"/>
            <w:tcPrChange w:id="19" w:author="Shah Ashay" w:date="2018-04-16T16:30:00Z">
              <w:tcPr>
                <w:tcW w:w="1710" w:type="dxa"/>
                <w:gridSpan w:val="2"/>
                <w:shd w:val="clear" w:color="auto" w:fill="3399FF"/>
              </w:tcPr>
            </w:tcPrChange>
          </w:tcPr>
          <w:p w14:paraId="0BAA3753" w14:textId="706486C2" w:rsidR="005F74A6" w:rsidRPr="00673D13" w:rsidRDefault="005F74A6" w:rsidP="005F74A6">
            <w:pPr>
              <w:pStyle w:val="ColumnHead"/>
              <w:rPr>
                <w:rFonts w:cs="Arial"/>
                <w:color w:val="FFFFFF" w:themeColor="background1"/>
              </w:rPr>
            </w:pPr>
            <w:r w:rsidRPr="00673D13">
              <w:rPr>
                <w:rFonts w:cs="Arial"/>
                <w:color w:val="FFFFFF" w:themeColor="background1"/>
              </w:rPr>
              <w:t>Date</w:t>
            </w:r>
          </w:p>
        </w:tc>
        <w:tc>
          <w:tcPr>
            <w:tcW w:w="1557" w:type="pct"/>
            <w:shd w:val="clear" w:color="auto" w:fill="3399FF"/>
            <w:tcPrChange w:id="20" w:author="Shah Ashay" w:date="2018-04-16T16:30:00Z">
              <w:tcPr>
                <w:tcW w:w="2970" w:type="dxa"/>
                <w:gridSpan w:val="2"/>
                <w:shd w:val="clear" w:color="auto" w:fill="3399FF"/>
              </w:tcPr>
            </w:tcPrChange>
          </w:tcPr>
          <w:p w14:paraId="0BAA3754" w14:textId="77777777" w:rsidR="005F74A6" w:rsidRPr="00673D13" w:rsidRDefault="005F74A6" w:rsidP="005F74A6">
            <w:pPr>
              <w:pStyle w:val="ColumnHead"/>
              <w:rPr>
                <w:rFonts w:cs="Arial"/>
                <w:color w:val="FFFFFF" w:themeColor="background1"/>
              </w:rPr>
            </w:pPr>
            <w:r w:rsidRPr="00673D13">
              <w:rPr>
                <w:rFonts w:cs="Arial"/>
                <w:color w:val="FFFFFF" w:themeColor="background1"/>
              </w:rPr>
              <w:t>Description</w:t>
            </w:r>
          </w:p>
        </w:tc>
        <w:tc>
          <w:tcPr>
            <w:tcW w:w="614" w:type="pct"/>
            <w:shd w:val="clear" w:color="auto" w:fill="3399FF"/>
            <w:tcPrChange w:id="21" w:author="Shah Ashay" w:date="2018-04-16T16:30:00Z">
              <w:tcPr>
                <w:tcW w:w="1170" w:type="dxa"/>
                <w:gridSpan w:val="2"/>
                <w:shd w:val="clear" w:color="auto" w:fill="3399FF"/>
              </w:tcPr>
            </w:tcPrChange>
          </w:tcPr>
          <w:p w14:paraId="3FA9A84F" w14:textId="77777777" w:rsidR="005F74A6" w:rsidRPr="00673D13" w:rsidRDefault="005F74A6" w:rsidP="005F74A6">
            <w:pPr>
              <w:pStyle w:val="ColumnHead"/>
              <w:rPr>
                <w:rFonts w:cs="Arial"/>
                <w:color w:val="FFFFFF" w:themeColor="background1"/>
              </w:rPr>
            </w:pPr>
            <w:r w:rsidRPr="00673D13">
              <w:rPr>
                <w:rFonts w:cs="Arial"/>
                <w:color w:val="FFFFFF" w:themeColor="background1"/>
              </w:rPr>
              <w:t>Prepared</w:t>
            </w:r>
          </w:p>
          <w:p w14:paraId="0BAA3755" w14:textId="24CB89A3" w:rsidR="005F74A6" w:rsidRPr="00673D13" w:rsidRDefault="005F74A6" w:rsidP="005F74A6">
            <w:pPr>
              <w:pStyle w:val="ColumnHead"/>
              <w:rPr>
                <w:rFonts w:cs="Arial"/>
                <w:color w:val="FFFFFF" w:themeColor="background1"/>
              </w:rPr>
            </w:pPr>
            <w:r w:rsidRPr="00673D13">
              <w:rPr>
                <w:rFonts w:cs="Arial"/>
                <w:color w:val="FFFFFF" w:themeColor="background1"/>
              </w:rPr>
              <w:t>by</w:t>
            </w:r>
          </w:p>
        </w:tc>
        <w:tc>
          <w:tcPr>
            <w:tcW w:w="614" w:type="pct"/>
            <w:shd w:val="clear" w:color="auto" w:fill="3399FF"/>
            <w:tcPrChange w:id="22" w:author="Shah Ashay" w:date="2018-04-16T16:30:00Z">
              <w:tcPr>
                <w:tcW w:w="1170" w:type="dxa"/>
                <w:gridSpan w:val="2"/>
                <w:shd w:val="clear" w:color="auto" w:fill="3399FF"/>
              </w:tcPr>
            </w:tcPrChange>
          </w:tcPr>
          <w:p w14:paraId="2279381B" w14:textId="77777777" w:rsidR="005F74A6" w:rsidRPr="00673D13" w:rsidRDefault="005F74A6" w:rsidP="005F74A6">
            <w:pPr>
              <w:pStyle w:val="ColumnHead"/>
              <w:rPr>
                <w:rFonts w:cs="Arial"/>
                <w:color w:val="FFFFFF" w:themeColor="background1"/>
              </w:rPr>
            </w:pPr>
            <w:r w:rsidRPr="00673D13">
              <w:rPr>
                <w:rFonts w:cs="Arial"/>
                <w:color w:val="FFFFFF" w:themeColor="background1"/>
              </w:rPr>
              <w:t>Checked</w:t>
            </w:r>
          </w:p>
          <w:p w14:paraId="6407E4C1" w14:textId="0BC8493E" w:rsidR="005F74A6" w:rsidRPr="00673D13" w:rsidRDefault="005F74A6" w:rsidP="005F74A6">
            <w:pPr>
              <w:pStyle w:val="ColumnHead"/>
              <w:rPr>
                <w:rFonts w:cs="Arial"/>
                <w:color w:val="FFFFFF" w:themeColor="background1"/>
              </w:rPr>
            </w:pPr>
            <w:r w:rsidRPr="00673D13">
              <w:rPr>
                <w:rFonts w:cs="Arial"/>
                <w:color w:val="FFFFFF" w:themeColor="background1"/>
              </w:rPr>
              <w:t>by</w:t>
            </w:r>
          </w:p>
        </w:tc>
        <w:tc>
          <w:tcPr>
            <w:tcW w:w="707" w:type="pct"/>
            <w:shd w:val="clear" w:color="auto" w:fill="3399FF"/>
            <w:tcPrChange w:id="23" w:author="Shah Ashay" w:date="2018-04-16T16:30:00Z">
              <w:tcPr>
                <w:tcW w:w="1350" w:type="dxa"/>
                <w:gridSpan w:val="2"/>
                <w:shd w:val="clear" w:color="auto" w:fill="3399FF"/>
              </w:tcPr>
            </w:tcPrChange>
          </w:tcPr>
          <w:p w14:paraId="69284D3A" w14:textId="3EEBDEA0" w:rsidR="005F74A6" w:rsidRPr="00673D13" w:rsidRDefault="005F74A6" w:rsidP="005F74A6">
            <w:pPr>
              <w:pStyle w:val="ColumnHead"/>
              <w:rPr>
                <w:rFonts w:cs="Arial"/>
                <w:color w:val="FFFFFF" w:themeColor="background1"/>
              </w:rPr>
            </w:pPr>
            <w:r w:rsidRPr="00673D13">
              <w:rPr>
                <w:rFonts w:cs="Arial"/>
                <w:color w:val="FFFFFF" w:themeColor="background1"/>
              </w:rPr>
              <w:t>Approved by</w:t>
            </w:r>
          </w:p>
        </w:tc>
      </w:tr>
      <w:tr w:rsidR="006F7DB3" w:rsidRPr="00673D13" w14:paraId="0BAA375B" w14:textId="2375FBD8" w:rsidTr="00703A49">
        <w:trPr>
          <w:cantSplit/>
          <w:trPrChange w:id="24" w:author="Shah Ashay" w:date="2018-04-16T16:30:00Z">
            <w:trPr>
              <w:cantSplit/>
            </w:trPr>
          </w:trPrChange>
        </w:trPr>
        <w:tc>
          <w:tcPr>
            <w:tcW w:w="611" w:type="pct"/>
            <w:tcPrChange w:id="25" w:author="Shah Ashay" w:date="2018-04-16T16:30:00Z">
              <w:tcPr>
                <w:tcW w:w="1165" w:type="dxa"/>
                <w:gridSpan w:val="2"/>
              </w:tcPr>
            </w:tcPrChange>
          </w:tcPr>
          <w:p w14:paraId="0BAA3757" w14:textId="4E514EA8" w:rsidR="006F7DB3" w:rsidRPr="00673D13" w:rsidRDefault="006F7DB3" w:rsidP="006F7DB3">
            <w:pPr>
              <w:jc w:val="center"/>
              <w:rPr>
                <w:rFonts w:cs="Arial"/>
                <w:sz w:val="20"/>
              </w:rPr>
            </w:pPr>
            <w:r w:rsidRPr="00673D13">
              <w:rPr>
                <w:rFonts w:cs="Arial"/>
                <w:sz w:val="20"/>
              </w:rPr>
              <w:t>0.1</w:t>
            </w:r>
          </w:p>
        </w:tc>
        <w:tc>
          <w:tcPr>
            <w:tcW w:w="897" w:type="pct"/>
            <w:tcPrChange w:id="26" w:author="Shah Ashay" w:date="2018-04-16T16:30:00Z">
              <w:tcPr>
                <w:tcW w:w="1710" w:type="dxa"/>
                <w:gridSpan w:val="2"/>
              </w:tcPr>
            </w:tcPrChange>
          </w:tcPr>
          <w:p w14:paraId="2043565B" w14:textId="77777777" w:rsidR="006F7DB3" w:rsidRPr="00673D13" w:rsidRDefault="006F7DB3" w:rsidP="006F7DB3">
            <w:pPr>
              <w:jc w:val="center"/>
              <w:rPr>
                <w:rFonts w:cs="Arial"/>
                <w:sz w:val="20"/>
              </w:rPr>
            </w:pPr>
            <w:r w:rsidRPr="00673D13">
              <w:rPr>
                <w:rFonts w:cs="Arial"/>
                <w:sz w:val="20"/>
              </w:rPr>
              <w:t>28-Nov-2017</w:t>
            </w:r>
          </w:p>
          <w:p w14:paraId="0BAA3758" w14:textId="29DF5BD9" w:rsidR="006F7DB3" w:rsidRPr="00673D13" w:rsidRDefault="006F7DB3" w:rsidP="006F7DB3">
            <w:pPr>
              <w:jc w:val="center"/>
              <w:rPr>
                <w:rFonts w:cs="Arial"/>
                <w:sz w:val="20"/>
              </w:rPr>
            </w:pPr>
          </w:p>
        </w:tc>
        <w:tc>
          <w:tcPr>
            <w:tcW w:w="1557" w:type="pct"/>
            <w:tcPrChange w:id="27" w:author="Shah Ashay" w:date="2018-04-16T16:30:00Z">
              <w:tcPr>
                <w:tcW w:w="2970" w:type="dxa"/>
                <w:gridSpan w:val="2"/>
              </w:tcPr>
            </w:tcPrChange>
          </w:tcPr>
          <w:p w14:paraId="0BAA3759" w14:textId="11BC1E7B" w:rsidR="006F7DB3" w:rsidRPr="00673D13" w:rsidRDefault="006F7DB3" w:rsidP="006F7DB3">
            <w:pPr>
              <w:pStyle w:val="Header"/>
              <w:tabs>
                <w:tab w:val="clear" w:pos="4320"/>
                <w:tab w:val="clear" w:pos="8640"/>
              </w:tabs>
              <w:rPr>
                <w:rFonts w:cs="Arial"/>
                <w:sz w:val="20"/>
              </w:rPr>
            </w:pPr>
            <w:r w:rsidRPr="00673D13">
              <w:rPr>
                <w:rFonts w:cs="Arial"/>
                <w:sz w:val="20"/>
              </w:rPr>
              <w:t xml:space="preserve">Draft </w:t>
            </w:r>
          </w:p>
        </w:tc>
        <w:tc>
          <w:tcPr>
            <w:tcW w:w="614" w:type="pct"/>
            <w:tcPrChange w:id="28" w:author="Shah Ashay" w:date="2018-04-16T16:30:00Z">
              <w:tcPr>
                <w:tcW w:w="1170" w:type="dxa"/>
                <w:gridSpan w:val="2"/>
              </w:tcPr>
            </w:tcPrChange>
          </w:tcPr>
          <w:p w14:paraId="0BAA375A" w14:textId="4467A8A7" w:rsidR="006F7DB3" w:rsidRPr="00673D13" w:rsidRDefault="006F7DB3" w:rsidP="006F7DB3">
            <w:pPr>
              <w:jc w:val="center"/>
              <w:rPr>
                <w:rFonts w:cs="Arial"/>
                <w:sz w:val="18"/>
                <w:szCs w:val="18"/>
              </w:rPr>
            </w:pPr>
            <w:r w:rsidRPr="00673D13">
              <w:rPr>
                <w:rFonts w:cs="Arial"/>
                <w:sz w:val="18"/>
                <w:szCs w:val="18"/>
              </w:rPr>
              <w:t>Wirasak C.</w:t>
            </w:r>
          </w:p>
        </w:tc>
        <w:tc>
          <w:tcPr>
            <w:tcW w:w="614" w:type="pct"/>
            <w:tcPrChange w:id="29" w:author="Shah Ashay" w:date="2018-04-16T16:30:00Z">
              <w:tcPr>
                <w:tcW w:w="1170" w:type="dxa"/>
                <w:gridSpan w:val="2"/>
              </w:tcPr>
            </w:tcPrChange>
          </w:tcPr>
          <w:p w14:paraId="29DF2C40" w14:textId="77777777" w:rsidR="006F7DB3" w:rsidRPr="00673D13" w:rsidRDefault="006F7DB3" w:rsidP="006F7DB3">
            <w:pPr>
              <w:jc w:val="center"/>
              <w:rPr>
                <w:rFonts w:cs="Arial"/>
                <w:sz w:val="20"/>
              </w:rPr>
            </w:pPr>
          </w:p>
        </w:tc>
        <w:tc>
          <w:tcPr>
            <w:tcW w:w="707" w:type="pct"/>
            <w:tcPrChange w:id="30" w:author="Shah Ashay" w:date="2018-04-16T16:30:00Z">
              <w:tcPr>
                <w:tcW w:w="1350" w:type="dxa"/>
                <w:gridSpan w:val="2"/>
              </w:tcPr>
            </w:tcPrChange>
          </w:tcPr>
          <w:p w14:paraId="6A1BC662" w14:textId="1DDFB2E8" w:rsidR="006F7DB3" w:rsidRPr="00673D13" w:rsidRDefault="006F7DB3" w:rsidP="006F7DB3">
            <w:pPr>
              <w:jc w:val="center"/>
              <w:rPr>
                <w:rFonts w:cs="Arial"/>
                <w:sz w:val="20"/>
              </w:rPr>
            </w:pPr>
          </w:p>
        </w:tc>
      </w:tr>
      <w:tr w:rsidR="00E4581D" w:rsidRPr="00673D13" w14:paraId="0BAA3760" w14:textId="645D3AAF" w:rsidTr="00703A49">
        <w:trPr>
          <w:cantSplit/>
          <w:trPrChange w:id="31" w:author="Shah Ashay" w:date="2018-04-16T16:30:00Z">
            <w:trPr>
              <w:cantSplit/>
            </w:trPr>
          </w:trPrChange>
        </w:trPr>
        <w:tc>
          <w:tcPr>
            <w:tcW w:w="611" w:type="pct"/>
            <w:tcPrChange w:id="32" w:author="Shah Ashay" w:date="2018-04-16T16:30:00Z">
              <w:tcPr>
                <w:tcW w:w="1165" w:type="dxa"/>
                <w:gridSpan w:val="2"/>
              </w:tcPr>
            </w:tcPrChange>
          </w:tcPr>
          <w:p w14:paraId="0BAA375C" w14:textId="3D507B27" w:rsidR="00E4581D" w:rsidRPr="00673D13" w:rsidRDefault="009732BD">
            <w:pPr>
              <w:jc w:val="center"/>
              <w:rPr>
                <w:rFonts w:cs="Arial"/>
                <w:sz w:val="20"/>
              </w:rPr>
            </w:pPr>
            <w:ins w:id="33" w:author="Prakash Atul (Ext)" w:date="2018-03-27T16:42:00Z">
              <w:r w:rsidRPr="00673D13">
                <w:rPr>
                  <w:rFonts w:cs="Arial"/>
                  <w:sz w:val="20"/>
                </w:rPr>
                <w:t>1.0</w:t>
              </w:r>
            </w:ins>
          </w:p>
        </w:tc>
        <w:tc>
          <w:tcPr>
            <w:tcW w:w="897" w:type="pct"/>
            <w:tcPrChange w:id="34" w:author="Shah Ashay" w:date="2018-04-16T16:30:00Z">
              <w:tcPr>
                <w:tcW w:w="1710" w:type="dxa"/>
                <w:gridSpan w:val="2"/>
              </w:tcPr>
            </w:tcPrChange>
          </w:tcPr>
          <w:p w14:paraId="0BAA375D" w14:textId="617EC237" w:rsidR="00E4581D" w:rsidRPr="00673D13" w:rsidRDefault="009732BD">
            <w:pPr>
              <w:jc w:val="center"/>
              <w:rPr>
                <w:rFonts w:cs="Arial"/>
                <w:sz w:val="20"/>
              </w:rPr>
            </w:pPr>
            <w:ins w:id="35" w:author="Prakash Atul (Ext)" w:date="2018-03-27T16:42:00Z">
              <w:r w:rsidRPr="00673D13">
                <w:rPr>
                  <w:rFonts w:cs="Arial"/>
                  <w:sz w:val="20"/>
                </w:rPr>
                <w:t>27-Mar-2018</w:t>
              </w:r>
            </w:ins>
          </w:p>
        </w:tc>
        <w:tc>
          <w:tcPr>
            <w:tcW w:w="1557" w:type="pct"/>
            <w:tcPrChange w:id="36" w:author="Shah Ashay" w:date="2018-04-16T16:30:00Z">
              <w:tcPr>
                <w:tcW w:w="2970" w:type="dxa"/>
                <w:gridSpan w:val="2"/>
              </w:tcPr>
            </w:tcPrChange>
          </w:tcPr>
          <w:p w14:paraId="0BAA375E" w14:textId="6990F08F" w:rsidR="00E4581D" w:rsidRPr="00673D13" w:rsidRDefault="009732BD" w:rsidP="00B107D1">
            <w:pPr>
              <w:pStyle w:val="Header"/>
              <w:tabs>
                <w:tab w:val="clear" w:pos="4320"/>
                <w:tab w:val="clear" w:pos="8640"/>
              </w:tabs>
              <w:rPr>
                <w:rFonts w:cs="Arial"/>
                <w:sz w:val="20"/>
              </w:rPr>
            </w:pPr>
            <w:ins w:id="37" w:author="Prakash Atul (Ext)" w:date="2018-03-27T16:42:00Z">
              <w:r w:rsidRPr="00673D13">
                <w:rPr>
                  <w:rFonts w:cs="Arial"/>
                  <w:sz w:val="20"/>
                </w:rPr>
                <w:t>Updated as per EC 11.2</w:t>
              </w:r>
            </w:ins>
          </w:p>
        </w:tc>
        <w:tc>
          <w:tcPr>
            <w:tcW w:w="614" w:type="pct"/>
            <w:tcPrChange w:id="38" w:author="Shah Ashay" w:date="2018-04-16T16:30:00Z">
              <w:tcPr>
                <w:tcW w:w="1170" w:type="dxa"/>
                <w:gridSpan w:val="2"/>
              </w:tcPr>
            </w:tcPrChange>
          </w:tcPr>
          <w:p w14:paraId="0BAA375F" w14:textId="78A6A1F7" w:rsidR="00E4581D" w:rsidRPr="00673D13" w:rsidRDefault="009732BD">
            <w:pPr>
              <w:jc w:val="center"/>
              <w:rPr>
                <w:rFonts w:cs="Arial"/>
                <w:sz w:val="20"/>
              </w:rPr>
            </w:pPr>
            <w:ins w:id="39" w:author="Prakash Atul (Ext)" w:date="2018-03-27T16:42:00Z">
              <w:r w:rsidRPr="00673D13">
                <w:rPr>
                  <w:rFonts w:cs="Arial"/>
                  <w:sz w:val="20"/>
                </w:rPr>
                <w:t>Tieto</w:t>
              </w:r>
            </w:ins>
          </w:p>
        </w:tc>
        <w:tc>
          <w:tcPr>
            <w:tcW w:w="614" w:type="pct"/>
            <w:tcPrChange w:id="40" w:author="Shah Ashay" w:date="2018-04-16T16:30:00Z">
              <w:tcPr>
                <w:tcW w:w="1170" w:type="dxa"/>
                <w:gridSpan w:val="2"/>
              </w:tcPr>
            </w:tcPrChange>
          </w:tcPr>
          <w:p w14:paraId="3A3230E3" w14:textId="1C191862" w:rsidR="00E4581D" w:rsidRPr="00673D13" w:rsidRDefault="00E4581D">
            <w:pPr>
              <w:jc w:val="center"/>
              <w:rPr>
                <w:rFonts w:cs="Arial"/>
                <w:sz w:val="20"/>
              </w:rPr>
            </w:pPr>
          </w:p>
        </w:tc>
        <w:tc>
          <w:tcPr>
            <w:tcW w:w="707" w:type="pct"/>
            <w:tcPrChange w:id="41" w:author="Shah Ashay" w:date="2018-04-16T16:30:00Z">
              <w:tcPr>
                <w:tcW w:w="1350" w:type="dxa"/>
                <w:gridSpan w:val="2"/>
              </w:tcPr>
            </w:tcPrChange>
          </w:tcPr>
          <w:p w14:paraId="16DB2B6E" w14:textId="17E73641" w:rsidR="00E4581D" w:rsidRPr="00673D13" w:rsidRDefault="00E4581D">
            <w:pPr>
              <w:jc w:val="center"/>
              <w:rPr>
                <w:rFonts w:cs="Arial"/>
                <w:sz w:val="20"/>
              </w:rPr>
            </w:pPr>
          </w:p>
        </w:tc>
      </w:tr>
      <w:tr w:rsidR="009B4FBA" w:rsidRPr="00673D13" w14:paraId="54D4A120" w14:textId="77777777" w:rsidTr="00703A49">
        <w:trPr>
          <w:cantSplit/>
          <w:ins w:id="42" w:author="Wirasak Chomphu" w:date="2020-07-02T16:09:00Z"/>
        </w:trPr>
        <w:tc>
          <w:tcPr>
            <w:tcW w:w="611" w:type="pct"/>
          </w:tcPr>
          <w:p w14:paraId="34CC4F1F" w14:textId="574F6861" w:rsidR="009B4FBA" w:rsidRPr="00673D13" w:rsidRDefault="009B4FBA" w:rsidP="009B4FBA">
            <w:pPr>
              <w:jc w:val="center"/>
              <w:rPr>
                <w:ins w:id="43" w:author="Wirasak Chomphu" w:date="2020-07-02T16:09:00Z"/>
                <w:rFonts w:cs="Arial"/>
                <w:sz w:val="20"/>
              </w:rPr>
            </w:pPr>
            <w:ins w:id="44" w:author="Wirasak Chomphu" w:date="2020-07-02T16:09:00Z">
              <w:r>
                <w:rPr>
                  <w:rFonts w:cs="Arial"/>
                  <w:sz w:val="20"/>
                </w:rPr>
                <w:t>2</w:t>
              </w:r>
            </w:ins>
          </w:p>
        </w:tc>
        <w:tc>
          <w:tcPr>
            <w:tcW w:w="897" w:type="pct"/>
          </w:tcPr>
          <w:p w14:paraId="1D04213F" w14:textId="1C64405C" w:rsidR="009B4FBA" w:rsidRPr="00673D13" w:rsidRDefault="009B4FBA" w:rsidP="009B4FBA">
            <w:pPr>
              <w:jc w:val="center"/>
              <w:rPr>
                <w:ins w:id="45" w:author="Wirasak Chomphu" w:date="2020-07-02T16:09:00Z"/>
                <w:rFonts w:cs="Arial"/>
                <w:sz w:val="20"/>
              </w:rPr>
            </w:pPr>
            <w:ins w:id="46" w:author="Wirasak Chomphu" w:date="2020-07-02T16:09:00Z">
              <w:r>
                <w:rPr>
                  <w:rFonts w:cs="Arial"/>
                  <w:sz w:val="20"/>
                </w:rPr>
                <w:t>2-July-2020</w:t>
              </w:r>
            </w:ins>
          </w:p>
        </w:tc>
        <w:tc>
          <w:tcPr>
            <w:tcW w:w="1557" w:type="pct"/>
          </w:tcPr>
          <w:p w14:paraId="427C1E37" w14:textId="4D05CB35" w:rsidR="009B4FBA" w:rsidRPr="00673D13" w:rsidRDefault="009B4FBA" w:rsidP="009B4FBA">
            <w:pPr>
              <w:pStyle w:val="Header"/>
              <w:tabs>
                <w:tab w:val="clear" w:pos="4320"/>
                <w:tab w:val="clear" w:pos="8640"/>
              </w:tabs>
              <w:rPr>
                <w:ins w:id="47" w:author="Wirasak Chomphu" w:date="2020-07-02T16:09:00Z"/>
                <w:rFonts w:cs="Arial"/>
                <w:sz w:val="20"/>
              </w:rPr>
            </w:pPr>
            <w:ins w:id="48" w:author="Wirasak Chomphu" w:date="2020-07-02T16:09:00Z">
              <w:r>
                <w:rPr>
                  <w:rFonts w:cs="Arial"/>
                  <w:sz w:val="20"/>
                </w:rPr>
                <w:t>Thailand ECsasS</w:t>
              </w:r>
            </w:ins>
          </w:p>
        </w:tc>
        <w:tc>
          <w:tcPr>
            <w:tcW w:w="614" w:type="pct"/>
          </w:tcPr>
          <w:p w14:paraId="2EA003E4" w14:textId="72519C86" w:rsidR="009B4FBA" w:rsidRPr="00673D13" w:rsidRDefault="009B4FBA" w:rsidP="009B4FBA">
            <w:pPr>
              <w:jc w:val="center"/>
              <w:rPr>
                <w:ins w:id="49" w:author="Wirasak Chomphu" w:date="2020-07-02T16:09:00Z"/>
                <w:rFonts w:cs="Arial"/>
                <w:sz w:val="20"/>
              </w:rPr>
            </w:pPr>
            <w:ins w:id="50" w:author="Wirasak Chomphu" w:date="2020-07-02T16:09:00Z">
              <w:r>
                <w:rPr>
                  <w:rFonts w:cs="Arial"/>
                  <w:sz w:val="20"/>
                </w:rPr>
                <w:t>Wirasak C.</w:t>
              </w:r>
            </w:ins>
          </w:p>
        </w:tc>
        <w:tc>
          <w:tcPr>
            <w:tcW w:w="614" w:type="pct"/>
          </w:tcPr>
          <w:p w14:paraId="4BC2087C" w14:textId="77777777" w:rsidR="009B4FBA" w:rsidRPr="00673D13" w:rsidRDefault="009B4FBA" w:rsidP="009B4FBA">
            <w:pPr>
              <w:jc w:val="center"/>
              <w:rPr>
                <w:ins w:id="51" w:author="Wirasak Chomphu" w:date="2020-07-02T16:09:00Z"/>
                <w:rFonts w:cs="Arial"/>
                <w:sz w:val="20"/>
              </w:rPr>
            </w:pPr>
          </w:p>
        </w:tc>
        <w:tc>
          <w:tcPr>
            <w:tcW w:w="707" w:type="pct"/>
          </w:tcPr>
          <w:p w14:paraId="6DCC61E6" w14:textId="77777777" w:rsidR="009B4FBA" w:rsidRPr="00673D13" w:rsidRDefault="009B4FBA" w:rsidP="009B4FBA">
            <w:pPr>
              <w:jc w:val="center"/>
              <w:rPr>
                <w:ins w:id="52" w:author="Wirasak Chomphu" w:date="2020-07-02T16:09:00Z"/>
                <w:rFonts w:cs="Arial"/>
                <w:sz w:val="20"/>
              </w:rPr>
            </w:pPr>
            <w:bookmarkStart w:id="53" w:name="_GoBack"/>
            <w:bookmarkEnd w:id="53"/>
          </w:p>
        </w:tc>
      </w:tr>
      <w:tr w:rsidR="00E4581D" w:rsidRPr="00673D13" w:rsidDel="00703A49" w14:paraId="0BAA3765" w14:textId="5EA1A3EC" w:rsidTr="00703A49">
        <w:trPr>
          <w:cantSplit/>
          <w:del w:id="54" w:author="Shah Ashay" w:date="2018-04-16T16:30:00Z"/>
          <w:trPrChange w:id="55" w:author="Shah Ashay" w:date="2018-04-16T16:30:00Z">
            <w:trPr>
              <w:cantSplit/>
            </w:trPr>
          </w:trPrChange>
        </w:trPr>
        <w:tc>
          <w:tcPr>
            <w:tcW w:w="611" w:type="pct"/>
            <w:tcPrChange w:id="56" w:author="Shah Ashay" w:date="2018-04-16T16:30:00Z">
              <w:tcPr>
                <w:tcW w:w="1165" w:type="dxa"/>
                <w:gridSpan w:val="2"/>
              </w:tcPr>
            </w:tcPrChange>
          </w:tcPr>
          <w:p w14:paraId="0BAA3761" w14:textId="239EB160" w:rsidR="00E4581D" w:rsidRPr="00673D13" w:rsidDel="00703A49" w:rsidRDefault="00E4581D">
            <w:pPr>
              <w:jc w:val="center"/>
              <w:rPr>
                <w:del w:id="57" w:author="Shah Ashay" w:date="2018-04-16T16:30:00Z"/>
                <w:rFonts w:cs="Arial"/>
                <w:sz w:val="20"/>
              </w:rPr>
            </w:pPr>
          </w:p>
        </w:tc>
        <w:tc>
          <w:tcPr>
            <w:tcW w:w="897" w:type="pct"/>
            <w:tcPrChange w:id="58" w:author="Shah Ashay" w:date="2018-04-16T16:30:00Z">
              <w:tcPr>
                <w:tcW w:w="1710" w:type="dxa"/>
                <w:gridSpan w:val="2"/>
              </w:tcPr>
            </w:tcPrChange>
          </w:tcPr>
          <w:p w14:paraId="0BAA3762" w14:textId="1A07714A" w:rsidR="00E4581D" w:rsidRPr="00673D13" w:rsidDel="00703A49" w:rsidRDefault="00E4581D">
            <w:pPr>
              <w:jc w:val="center"/>
              <w:rPr>
                <w:del w:id="59" w:author="Shah Ashay" w:date="2018-04-16T16:30:00Z"/>
                <w:rFonts w:cs="Arial"/>
                <w:sz w:val="20"/>
              </w:rPr>
            </w:pPr>
          </w:p>
        </w:tc>
        <w:tc>
          <w:tcPr>
            <w:tcW w:w="1557" w:type="pct"/>
            <w:tcPrChange w:id="60" w:author="Shah Ashay" w:date="2018-04-16T16:30:00Z">
              <w:tcPr>
                <w:tcW w:w="2970" w:type="dxa"/>
                <w:gridSpan w:val="2"/>
              </w:tcPr>
            </w:tcPrChange>
          </w:tcPr>
          <w:p w14:paraId="0BAA3763" w14:textId="2A91ED50" w:rsidR="00E4581D" w:rsidRPr="00673D13" w:rsidDel="00703A49" w:rsidRDefault="00E4581D" w:rsidP="00B107D1">
            <w:pPr>
              <w:pStyle w:val="Header"/>
              <w:tabs>
                <w:tab w:val="clear" w:pos="4320"/>
                <w:tab w:val="clear" w:pos="8640"/>
              </w:tabs>
              <w:rPr>
                <w:del w:id="61" w:author="Shah Ashay" w:date="2018-04-16T16:30:00Z"/>
                <w:rFonts w:cs="Arial"/>
                <w:sz w:val="20"/>
              </w:rPr>
            </w:pPr>
          </w:p>
        </w:tc>
        <w:tc>
          <w:tcPr>
            <w:tcW w:w="614" w:type="pct"/>
            <w:tcPrChange w:id="62" w:author="Shah Ashay" w:date="2018-04-16T16:30:00Z">
              <w:tcPr>
                <w:tcW w:w="1170" w:type="dxa"/>
                <w:gridSpan w:val="2"/>
              </w:tcPr>
            </w:tcPrChange>
          </w:tcPr>
          <w:p w14:paraId="0BAA3764" w14:textId="3B49F034" w:rsidR="00E4581D" w:rsidRPr="00673D13" w:rsidDel="00703A49" w:rsidRDefault="00E4581D">
            <w:pPr>
              <w:jc w:val="center"/>
              <w:rPr>
                <w:del w:id="63" w:author="Shah Ashay" w:date="2018-04-16T16:30:00Z"/>
                <w:rFonts w:cs="Arial"/>
                <w:sz w:val="20"/>
              </w:rPr>
            </w:pPr>
          </w:p>
        </w:tc>
        <w:tc>
          <w:tcPr>
            <w:tcW w:w="614" w:type="pct"/>
            <w:tcPrChange w:id="64" w:author="Shah Ashay" w:date="2018-04-16T16:30:00Z">
              <w:tcPr>
                <w:tcW w:w="1170" w:type="dxa"/>
                <w:gridSpan w:val="2"/>
              </w:tcPr>
            </w:tcPrChange>
          </w:tcPr>
          <w:p w14:paraId="7F4C939B" w14:textId="1E90C213" w:rsidR="00E4581D" w:rsidRPr="00673D13" w:rsidDel="00703A49" w:rsidRDefault="00E4581D">
            <w:pPr>
              <w:jc w:val="center"/>
              <w:rPr>
                <w:del w:id="65" w:author="Shah Ashay" w:date="2018-04-16T16:30:00Z"/>
                <w:rFonts w:cs="Arial"/>
                <w:sz w:val="20"/>
              </w:rPr>
            </w:pPr>
          </w:p>
        </w:tc>
        <w:tc>
          <w:tcPr>
            <w:tcW w:w="707" w:type="pct"/>
            <w:tcPrChange w:id="66" w:author="Shah Ashay" w:date="2018-04-16T16:30:00Z">
              <w:tcPr>
                <w:tcW w:w="1350" w:type="dxa"/>
                <w:gridSpan w:val="2"/>
              </w:tcPr>
            </w:tcPrChange>
          </w:tcPr>
          <w:p w14:paraId="2220525C" w14:textId="32721BCF" w:rsidR="00E4581D" w:rsidRPr="00673D13" w:rsidDel="00703A49" w:rsidRDefault="00E4581D">
            <w:pPr>
              <w:jc w:val="center"/>
              <w:rPr>
                <w:del w:id="67" w:author="Shah Ashay" w:date="2018-04-16T16:30:00Z"/>
                <w:rFonts w:cs="Arial"/>
                <w:sz w:val="20"/>
              </w:rPr>
            </w:pPr>
          </w:p>
        </w:tc>
      </w:tr>
      <w:tr w:rsidR="00E4581D" w:rsidRPr="00673D13" w:rsidDel="00703A49" w14:paraId="0BAA376A" w14:textId="18E60859" w:rsidTr="00703A49">
        <w:trPr>
          <w:cantSplit/>
          <w:del w:id="68" w:author="Shah Ashay" w:date="2018-04-16T16:30:00Z"/>
          <w:trPrChange w:id="69" w:author="Shah Ashay" w:date="2018-04-16T16:30:00Z">
            <w:trPr>
              <w:cantSplit/>
            </w:trPr>
          </w:trPrChange>
        </w:trPr>
        <w:tc>
          <w:tcPr>
            <w:tcW w:w="611" w:type="pct"/>
            <w:tcPrChange w:id="70" w:author="Shah Ashay" w:date="2018-04-16T16:30:00Z">
              <w:tcPr>
                <w:tcW w:w="1165" w:type="dxa"/>
                <w:gridSpan w:val="2"/>
              </w:tcPr>
            </w:tcPrChange>
          </w:tcPr>
          <w:p w14:paraId="0BAA3766" w14:textId="7A1A78C3" w:rsidR="00E4581D" w:rsidRPr="00673D13" w:rsidDel="00703A49" w:rsidRDefault="00E4581D">
            <w:pPr>
              <w:jc w:val="center"/>
              <w:rPr>
                <w:del w:id="71" w:author="Shah Ashay" w:date="2018-04-16T16:30:00Z"/>
                <w:rFonts w:cs="Arial"/>
                <w:sz w:val="20"/>
              </w:rPr>
            </w:pPr>
          </w:p>
        </w:tc>
        <w:tc>
          <w:tcPr>
            <w:tcW w:w="897" w:type="pct"/>
            <w:tcPrChange w:id="72" w:author="Shah Ashay" w:date="2018-04-16T16:30:00Z">
              <w:tcPr>
                <w:tcW w:w="1710" w:type="dxa"/>
                <w:gridSpan w:val="2"/>
              </w:tcPr>
            </w:tcPrChange>
          </w:tcPr>
          <w:p w14:paraId="0BAA3767" w14:textId="6497BD7C" w:rsidR="00E4581D" w:rsidRPr="00673D13" w:rsidDel="00703A49" w:rsidRDefault="00E4581D">
            <w:pPr>
              <w:jc w:val="center"/>
              <w:rPr>
                <w:del w:id="73" w:author="Shah Ashay" w:date="2018-04-16T16:30:00Z"/>
                <w:rFonts w:cs="Arial"/>
                <w:sz w:val="20"/>
              </w:rPr>
            </w:pPr>
          </w:p>
        </w:tc>
        <w:tc>
          <w:tcPr>
            <w:tcW w:w="1557" w:type="pct"/>
            <w:tcPrChange w:id="74" w:author="Shah Ashay" w:date="2018-04-16T16:30:00Z">
              <w:tcPr>
                <w:tcW w:w="2970" w:type="dxa"/>
                <w:gridSpan w:val="2"/>
              </w:tcPr>
            </w:tcPrChange>
          </w:tcPr>
          <w:p w14:paraId="0BAA3768" w14:textId="2C4D2693" w:rsidR="00E4581D" w:rsidRPr="00673D13" w:rsidDel="00703A49" w:rsidRDefault="00E4581D" w:rsidP="00B107D1">
            <w:pPr>
              <w:pStyle w:val="Header"/>
              <w:tabs>
                <w:tab w:val="clear" w:pos="4320"/>
                <w:tab w:val="clear" w:pos="8640"/>
              </w:tabs>
              <w:rPr>
                <w:del w:id="75" w:author="Shah Ashay" w:date="2018-04-16T16:30:00Z"/>
                <w:rFonts w:cs="Arial"/>
                <w:sz w:val="20"/>
              </w:rPr>
            </w:pPr>
          </w:p>
        </w:tc>
        <w:tc>
          <w:tcPr>
            <w:tcW w:w="614" w:type="pct"/>
            <w:tcPrChange w:id="76" w:author="Shah Ashay" w:date="2018-04-16T16:30:00Z">
              <w:tcPr>
                <w:tcW w:w="1170" w:type="dxa"/>
                <w:gridSpan w:val="2"/>
              </w:tcPr>
            </w:tcPrChange>
          </w:tcPr>
          <w:p w14:paraId="0BAA3769" w14:textId="26CD97CA" w:rsidR="00E4581D" w:rsidRPr="00673D13" w:rsidDel="00703A49" w:rsidRDefault="00E4581D">
            <w:pPr>
              <w:jc w:val="center"/>
              <w:rPr>
                <w:del w:id="77" w:author="Shah Ashay" w:date="2018-04-16T16:30:00Z"/>
                <w:rFonts w:cs="Arial"/>
                <w:sz w:val="20"/>
              </w:rPr>
            </w:pPr>
          </w:p>
        </w:tc>
        <w:tc>
          <w:tcPr>
            <w:tcW w:w="614" w:type="pct"/>
            <w:tcPrChange w:id="78" w:author="Shah Ashay" w:date="2018-04-16T16:30:00Z">
              <w:tcPr>
                <w:tcW w:w="1170" w:type="dxa"/>
                <w:gridSpan w:val="2"/>
              </w:tcPr>
            </w:tcPrChange>
          </w:tcPr>
          <w:p w14:paraId="027A5A19" w14:textId="3844F7AD" w:rsidR="00E4581D" w:rsidRPr="00673D13" w:rsidDel="00703A49" w:rsidRDefault="00E4581D">
            <w:pPr>
              <w:jc w:val="center"/>
              <w:rPr>
                <w:del w:id="79" w:author="Shah Ashay" w:date="2018-04-16T16:30:00Z"/>
                <w:rFonts w:cs="Arial"/>
                <w:sz w:val="20"/>
              </w:rPr>
            </w:pPr>
          </w:p>
        </w:tc>
        <w:tc>
          <w:tcPr>
            <w:tcW w:w="707" w:type="pct"/>
            <w:tcPrChange w:id="80" w:author="Shah Ashay" w:date="2018-04-16T16:30:00Z">
              <w:tcPr>
                <w:tcW w:w="1350" w:type="dxa"/>
                <w:gridSpan w:val="2"/>
              </w:tcPr>
            </w:tcPrChange>
          </w:tcPr>
          <w:p w14:paraId="38883292" w14:textId="48DE72C7" w:rsidR="00E4581D" w:rsidRPr="00673D13" w:rsidDel="00703A49" w:rsidRDefault="00E4581D">
            <w:pPr>
              <w:jc w:val="center"/>
              <w:rPr>
                <w:del w:id="81" w:author="Shah Ashay" w:date="2018-04-16T16:30:00Z"/>
                <w:rFonts w:cs="Arial"/>
                <w:sz w:val="20"/>
              </w:rPr>
            </w:pPr>
          </w:p>
        </w:tc>
      </w:tr>
      <w:tr w:rsidR="00E4581D" w:rsidRPr="00673D13" w:rsidDel="00703A49" w14:paraId="0BAA376F" w14:textId="75603257" w:rsidTr="00703A49">
        <w:trPr>
          <w:cantSplit/>
          <w:del w:id="82" w:author="Shah Ashay" w:date="2018-04-16T16:30:00Z"/>
          <w:trPrChange w:id="83" w:author="Shah Ashay" w:date="2018-04-16T16:30:00Z">
            <w:trPr>
              <w:cantSplit/>
            </w:trPr>
          </w:trPrChange>
        </w:trPr>
        <w:tc>
          <w:tcPr>
            <w:tcW w:w="611" w:type="pct"/>
            <w:tcPrChange w:id="84" w:author="Shah Ashay" w:date="2018-04-16T16:30:00Z">
              <w:tcPr>
                <w:tcW w:w="1165" w:type="dxa"/>
                <w:gridSpan w:val="2"/>
              </w:tcPr>
            </w:tcPrChange>
          </w:tcPr>
          <w:p w14:paraId="0BAA376B" w14:textId="4BDAFFD2" w:rsidR="00E4581D" w:rsidRPr="00673D13" w:rsidDel="00703A49" w:rsidRDefault="00E4581D">
            <w:pPr>
              <w:jc w:val="center"/>
              <w:rPr>
                <w:del w:id="85" w:author="Shah Ashay" w:date="2018-04-16T16:30:00Z"/>
                <w:rFonts w:cs="Arial"/>
                <w:sz w:val="20"/>
              </w:rPr>
            </w:pPr>
          </w:p>
        </w:tc>
        <w:tc>
          <w:tcPr>
            <w:tcW w:w="897" w:type="pct"/>
            <w:tcPrChange w:id="86" w:author="Shah Ashay" w:date="2018-04-16T16:30:00Z">
              <w:tcPr>
                <w:tcW w:w="1710" w:type="dxa"/>
                <w:gridSpan w:val="2"/>
              </w:tcPr>
            </w:tcPrChange>
          </w:tcPr>
          <w:p w14:paraId="0BAA376C" w14:textId="2B94EBB0" w:rsidR="00E4581D" w:rsidRPr="00673D13" w:rsidDel="00703A49" w:rsidRDefault="00E4581D">
            <w:pPr>
              <w:jc w:val="center"/>
              <w:rPr>
                <w:del w:id="87" w:author="Shah Ashay" w:date="2018-04-16T16:30:00Z"/>
                <w:rFonts w:cs="Arial"/>
                <w:sz w:val="20"/>
              </w:rPr>
            </w:pPr>
          </w:p>
        </w:tc>
        <w:tc>
          <w:tcPr>
            <w:tcW w:w="1557" w:type="pct"/>
            <w:tcPrChange w:id="88" w:author="Shah Ashay" w:date="2018-04-16T16:30:00Z">
              <w:tcPr>
                <w:tcW w:w="2970" w:type="dxa"/>
                <w:gridSpan w:val="2"/>
              </w:tcPr>
            </w:tcPrChange>
          </w:tcPr>
          <w:p w14:paraId="0BAA376D" w14:textId="0B2294F5" w:rsidR="00E4581D" w:rsidRPr="00673D13" w:rsidDel="00703A49" w:rsidRDefault="00E4581D" w:rsidP="00B107D1">
            <w:pPr>
              <w:pStyle w:val="Header"/>
              <w:tabs>
                <w:tab w:val="clear" w:pos="4320"/>
                <w:tab w:val="clear" w:pos="8640"/>
              </w:tabs>
              <w:rPr>
                <w:del w:id="89" w:author="Shah Ashay" w:date="2018-04-16T16:30:00Z"/>
                <w:rFonts w:cs="Arial"/>
                <w:sz w:val="20"/>
              </w:rPr>
            </w:pPr>
          </w:p>
        </w:tc>
        <w:tc>
          <w:tcPr>
            <w:tcW w:w="614" w:type="pct"/>
            <w:tcPrChange w:id="90" w:author="Shah Ashay" w:date="2018-04-16T16:30:00Z">
              <w:tcPr>
                <w:tcW w:w="1170" w:type="dxa"/>
                <w:gridSpan w:val="2"/>
              </w:tcPr>
            </w:tcPrChange>
          </w:tcPr>
          <w:p w14:paraId="0BAA376E" w14:textId="48B9428F" w:rsidR="00E4581D" w:rsidRPr="00673D13" w:rsidDel="00703A49" w:rsidRDefault="00E4581D">
            <w:pPr>
              <w:jc w:val="center"/>
              <w:rPr>
                <w:del w:id="91" w:author="Shah Ashay" w:date="2018-04-16T16:30:00Z"/>
                <w:rFonts w:cs="Arial"/>
                <w:sz w:val="20"/>
              </w:rPr>
            </w:pPr>
          </w:p>
        </w:tc>
        <w:tc>
          <w:tcPr>
            <w:tcW w:w="614" w:type="pct"/>
            <w:tcPrChange w:id="92" w:author="Shah Ashay" w:date="2018-04-16T16:30:00Z">
              <w:tcPr>
                <w:tcW w:w="1170" w:type="dxa"/>
                <w:gridSpan w:val="2"/>
              </w:tcPr>
            </w:tcPrChange>
          </w:tcPr>
          <w:p w14:paraId="4BC707ED" w14:textId="063B53B3" w:rsidR="00E4581D" w:rsidRPr="00673D13" w:rsidDel="00703A49" w:rsidRDefault="00E4581D">
            <w:pPr>
              <w:jc w:val="center"/>
              <w:rPr>
                <w:del w:id="93" w:author="Shah Ashay" w:date="2018-04-16T16:30:00Z"/>
                <w:rFonts w:cs="Arial"/>
                <w:sz w:val="20"/>
              </w:rPr>
            </w:pPr>
          </w:p>
        </w:tc>
        <w:tc>
          <w:tcPr>
            <w:tcW w:w="707" w:type="pct"/>
            <w:tcPrChange w:id="94" w:author="Shah Ashay" w:date="2018-04-16T16:30:00Z">
              <w:tcPr>
                <w:tcW w:w="1350" w:type="dxa"/>
                <w:gridSpan w:val="2"/>
              </w:tcPr>
            </w:tcPrChange>
          </w:tcPr>
          <w:p w14:paraId="5CF39564" w14:textId="2D06B526" w:rsidR="00E4581D" w:rsidRPr="00673D13" w:rsidDel="00703A49" w:rsidRDefault="00E4581D">
            <w:pPr>
              <w:jc w:val="center"/>
              <w:rPr>
                <w:del w:id="95" w:author="Shah Ashay" w:date="2018-04-16T16:30:00Z"/>
                <w:rFonts w:cs="Arial"/>
                <w:sz w:val="20"/>
              </w:rPr>
            </w:pPr>
          </w:p>
        </w:tc>
      </w:tr>
    </w:tbl>
    <w:p w14:paraId="0BAA3770" w14:textId="77777777" w:rsidR="00AD190F" w:rsidRPr="00673D13" w:rsidRDefault="00AD190F">
      <w:pPr>
        <w:rPr>
          <w:rFonts w:cs="Arial"/>
        </w:rPr>
        <w:sectPr w:rsidR="00AD190F" w:rsidRPr="00673D13">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720" w:left="1440" w:header="720" w:footer="720" w:gutter="0"/>
          <w:pgNumType w:fmt="lowerRoman" w:start="1"/>
          <w:cols w:space="720"/>
          <w:docGrid w:linePitch="360"/>
        </w:sectPr>
      </w:pPr>
    </w:p>
    <w:p w14:paraId="0BAA3771" w14:textId="77777777" w:rsidR="004D61A0" w:rsidRPr="00673D13" w:rsidRDefault="004D61A0">
      <w:pPr>
        <w:jc w:val="center"/>
        <w:rPr>
          <w:rFonts w:cs="Arial"/>
          <w:b/>
          <w:color w:val="3399FF"/>
          <w:sz w:val="28"/>
        </w:rPr>
      </w:pPr>
      <w:r w:rsidRPr="00673D13">
        <w:rPr>
          <w:rFonts w:cs="Arial"/>
          <w:b/>
          <w:color w:val="3399FF"/>
          <w:sz w:val="28"/>
        </w:rPr>
        <w:lastRenderedPageBreak/>
        <w:t>Table of Contents</w:t>
      </w:r>
    </w:p>
    <w:p w14:paraId="0BAA3772" w14:textId="77777777" w:rsidR="004D61A0" w:rsidRPr="00673D13" w:rsidRDefault="004D61A0">
      <w:pPr>
        <w:rPr>
          <w:rFonts w:cs="Arial"/>
        </w:rPr>
      </w:pPr>
    </w:p>
    <w:p w14:paraId="4F6B079B" w14:textId="77777777" w:rsidR="00F00C0F" w:rsidRPr="00703A49" w:rsidRDefault="00006EC4">
      <w:pPr>
        <w:pStyle w:val="TOC1"/>
        <w:rPr>
          <w:rFonts w:cstheme="minorBidi"/>
          <w:noProof/>
          <w:lang w:val="en-GB" w:eastAsia="en-GB"/>
        </w:rPr>
      </w:pPr>
      <w:r w:rsidRPr="00703A49">
        <w:rPr>
          <w:rFonts w:ascii="Arial" w:hAnsi="Arial" w:cs="Arial"/>
        </w:rPr>
        <w:fldChar w:fldCharType="begin"/>
      </w:r>
      <w:r w:rsidR="004D61A0" w:rsidRPr="00673D13">
        <w:rPr>
          <w:rFonts w:ascii="Arial" w:hAnsi="Arial" w:cs="Arial"/>
        </w:rPr>
        <w:instrText xml:space="preserve"> TOC \o "1-2" \h \z </w:instrText>
      </w:r>
      <w:r w:rsidRPr="00703A49">
        <w:rPr>
          <w:rFonts w:ascii="Arial" w:hAnsi="Arial" w:cs="Arial"/>
          <w:rPrChange w:id="96" w:author="Batra Yogesh (EXT)" w:date="2018-04-13T12:43:00Z">
            <w:rPr>
              <w:rFonts w:ascii="Arial" w:hAnsi="Arial" w:cs="Arial"/>
            </w:rPr>
          </w:rPrChange>
        </w:rPr>
        <w:fldChar w:fldCharType="separate"/>
      </w:r>
      <w:r w:rsidR="00804338" w:rsidRPr="00703A49">
        <w:fldChar w:fldCharType="begin"/>
      </w:r>
      <w:r w:rsidR="00804338" w:rsidRPr="00673D13">
        <w:rPr>
          <w:rFonts w:ascii="Arial" w:hAnsi="Arial" w:cs="Arial"/>
          <w:rPrChange w:id="97" w:author="Batra Yogesh (EXT)" w:date="2018-04-13T12:43:00Z">
            <w:rPr/>
          </w:rPrChange>
        </w:rPr>
        <w:instrText xml:space="preserve"> HYPERLINK \l "_Toc473183606" </w:instrText>
      </w:r>
      <w:r w:rsidR="00804338" w:rsidRPr="00703A49">
        <w:rPr>
          <w:noProof/>
        </w:rPr>
        <w:fldChar w:fldCharType="separate"/>
      </w:r>
      <w:r w:rsidR="00F00C0F" w:rsidRPr="00673D13">
        <w:rPr>
          <w:rStyle w:val="Hyperlink"/>
          <w:rFonts w:ascii="Arial" w:hAnsi="Arial" w:cs="Arial"/>
          <w:noProof/>
          <w:rPrChange w:id="98" w:author="Batra Yogesh (EXT)" w:date="2018-04-13T12:43:00Z">
            <w:rPr>
              <w:rStyle w:val="Hyperlink"/>
              <w:noProof/>
            </w:rPr>
          </w:rPrChange>
        </w:rPr>
        <w:t>1.</w:t>
      </w:r>
      <w:r w:rsidR="00F00C0F" w:rsidRPr="00673D13">
        <w:rPr>
          <w:rFonts w:ascii="Arial" w:hAnsi="Arial" w:cs="Arial"/>
          <w:noProof/>
          <w:lang w:val="en-GB" w:eastAsia="en-GB"/>
          <w:rPrChange w:id="99" w:author="Batra Yogesh (EXT)" w:date="2018-04-13T12:43:00Z">
            <w:rPr>
              <w:rFonts w:cstheme="minorBidi"/>
              <w:noProof/>
              <w:lang w:val="en-GB" w:eastAsia="en-GB"/>
            </w:rPr>
          </w:rPrChange>
        </w:rPr>
        <w:tab/>
      </w:r>
      <w:r w:rsidR="00F00C0F" w:rsidRPr="00673D13">
        <w:rPr>
          <w:rStyle w:val="Hyperlink"/>
          <w:rFonts w:ascii="Arial" w:hAnsi="Arial" w:cs="Arial"/>
          <w:noProof/>
          <w:rPrChange w:id="100" w:author="Batra Yogesh (EXT)" w:date="2018-04-13T12:43:00Z">
            <w:rPr>
              <w:rStyle w:val="Hyperlink"/>
              <w:noProof/>
            </w:rPr>
          </w:rPrChange>
        </w:rPr>
        <w:t>Use Case Information</w:t>
      </w:r>
      <w:r w:rsidR="00F00C0F" w:rsidRPr="00673D13">
        <w:rPr>
          <w:rFonts w:ascii="Arial" w:hAnsi="Arial" w:cs="Arial"/>
          <w:noProof/>
          <w:webHidden/>
          <w:rPrChange w:id="101" w:author="Batra Yogesh (EXT)" w:date="2018-04-13T12:43:00Z">
            <w:rPr>
              <w:noProof/>
              <w:webHidden/>
            </w:rPr>
          </w:rPrChange>
        </w:rPr>
        <w:tab/>
      </w:r>
      <w:r w:rsidR="00F00C0F" w:rsidRPr="00703A49">
        <w:rPr>
          <w:noProof/>
          <w:webHidden/>
        </w:rPr>
        <w:fldChar w:fldCharType="begin"/>
      </w:r>
      <w:r w:rsidR="00F00C0F" w:rsidRPr="00703A49">
        <w:rPr>
          <w:noProof/>
          <w:webHidden/>
        </w:rPr>
        <w:instrText xml:space="preserve"> PAGEREF _Toc473183606 \h </w:instrText>
      </w:r>
      <w:r w:rsidR="00F00C0F" w:rsidRPr="00703A49">
        <w:rPr>
          <w:noProof/>
          <w:webHidden/>
        </w:rPr>
      </w:r>
      <w:r w:rsidR="00F00C0F" w:rsidRPr="00703A49">
        <w:rPr>
          <w:noProof/>
          <w:webHidden/>
        </w:rPr>
        <w:fldChar w:fldCharType="separate"/>
      </w:r>
      <w:r w:rsidR="00F00C0F" w:rsidRPr="00703A49">
        <w:rPr>
          <w:noProof/>
          <w:webHidden/>
        </w:rPr>
        <w:t>3</w:t>
      </w:r>
      <w:r w:rsidR="00F00C0F" w:rsidRPr="00703A49">
        <w:rPr>
          <w:noProof/>
          <w:webHidden/>
        </w:rPr>
        <w:fldChar w:fldCharType="end"/>
      </w:r>
      <w:r w:rsidR="00804338" w:rsidRPr="00703A49">
        <w:rPr>
          <w:noProof/>
        </w:rPr>
        <w:fldChar w:fldCharType="end"/>
      </w:r>
    </w:p>
    <w:p w14:paraId="580FA1FE" w14:textId="7F9DFFB3" w:rsidR="00F00C0F" w:rsidRPr="00703A49" w:rsidRDefault="00615834" w:rsidP="002703AD">
      <w:pPr>
        <w:pStyle w:val="TOC2"/>
        <w:rPr>
          <w:rFonts w:eastAsiaTheme="minorEastAsia" w:cstheme="minorBidi"/>
          <w:szCs w:val="22"/>
          <w:lang w:val="en-GB" w:eastAsia="en-GB"/>
        </w:rPr>
      </w:pPr>
      <w:r w:rsidRPr="00703A49">
        <w:fldChar w:fldCharType="begin"/>
      </w:r>
      <w:r w:rsidRPr="00703A49">
        <w:instrText xml:space="preserve"> HYPERLINK \l "_Toc473183607" </w:instrText>
      </w:r>
      <w:r w:rsidRPr="00703A49">
        <w:fldChar w:fldCharType="separate"/>
      </w:r>
      <w:r w:rsidR="00F00C0F" w:rsidRPr="00703A49">
        <w:rPr>
          <w:rStyle w:val="Hyperlink"/>
          <w:rFonts w:ascii="Arial" w:hAnsi="Arial" w:cs="Arial"/>
          <w:rPrChange w:id="102" w:author="Shah Ashay" w:date="2018-04-16T16:30:00Z">
            <w:rPr>
              <w:rStyle w:val="Hyperlink"/>
            </w:rPr>
          </w:rPrChange>
        </w:rPr>
        <w:t>2.1</w:t>
      </w:r>
      <w:r w:rsidR="00F00C0F" w:rsidRPr="00703A49">
        <w:rPr>
          <w:rFonts w:ascii="Arial" w:eastAsiaTheme="minorEastAsia" w:hAnsi="Arial" w:cs="Arial"/>
          <w:szCs w:val="22"/>
          <w:lang w:val="en-GB" w:eastAsia="en-GB"/>
          <w:rPrChange w:id="103" w:author="Shah Ashay" w:date="2018-04-16T16:30:00Z">
            <w:rPr>
              <w:rFonts w:eastAsiaTheme="minorEastAsia"/>
              <w:szCs w:val="22"/>
              <w:lang w:val="en-GB" w:eastAsia="en-GB"/>
            </w:rPr>
          </w:rPrChange>
        </w:rPr>
        <w:tab/>
      </w:r>
      <w:r w:rsidR="00F00C0F" w:rsidRPr="00703A49">
        <w:rPr>
          <w:rStyle w:val="Hyperlink"/>
          <w:rFonts w:ascii="Arial" w:hAnsi="Arial" w:cs="Arial"/>
          <w:rPrChange w:id="104" w:author="Shah Ashay" w:date="2018-04-16T16:30:00Z">
            <w:rPr>
              <w:rStyle w:val="Hyperlink"/>
            </w:rPr>
          </w:rPrChange>
        </w:rPr>
        <w:t>Trigger:  Well Downtime Event</w:t>
      </w:r>
      <w:r w:rsidR="00F00C0F" w:rsidRPr="00703A49">
        <w:rPr>
          <w:webHidden/>
        </w:rPr>
        <w:tab/>
      </w:r>
      <w:r w:rsidR="00F00C0F" w:rsidRPr="00703A49">
        <w:rPr>
          <w:webHidden/>
        </w:rPr>
        <w:fldChar w:fldCharType="begin"/>
      </w:r>
      <w:r w:rsidR="00F00C0F" w:rsidRPr="00703A49">
        <w:rPr>
          <w:webHidden/>
        </w:rPr>
        <w:instrText xml:space="preserve"> PAGEREF _Toc473183607 \h </w:instrText>
      </w:r>
      <w:r w:rsidR="00F00C0F" w:rsidRPr="00703A49">
        <w:rPr>
          <w:webHidden/>
        </w:rPr>
      </w:r>
      <w:r w:rsidR="00F00C0F" w:rsidRPr="00703A49">
        <w:rPr>
          <w:webHidden/>
        </w:rPr>
        <w:fldChar w:fldCharType="separate"/>
      </w:r>
      <w:r w:rsidR="00F00C0F" w:rsidRPr="00703A49">
        <w:rPr>
          <w:webHidden/>
        </w:rPr>
        <w:t>3</w:t>
      </w:r>
      <w:r w:rsidR="00F00C0F" w:rsidRPr="00703A49">
        <w:rPr>
          <w:webHidden/>
        </w:rPr>
        <w:fldChar w:fldCharType="end"/>
      </w:r>
      <w:r w:rsidRPr="00703A49">
        <w:fldChar w:fldCharType="end"/>
      </w:r>
    </w:p>
    <w:p w14:paraId="6AC6818F" w14:textId="5650A052" w:rsidR="00F00C0F" w:rsidRPr="00703A49" w:rsidDel="00703A49" w:rsidRDefault="00804338" w:rsidP="004B1653">
      <w:pPr>
        <w:pStyle w:val="TOC2"/>
        <w:rPr>
          <w:del w:id="105" w:author="Shah Ashay" w:date="2018-04-16T16:30:00Z"/>
          <w:rFonts w:eastAsiaTheme="minorEastAsia" w:cstheme="minorBidi"/>
          <w:szCs w:val="22"/>
          <w:lang w:val="en-GB" w:eastAsia="en-GB"/>
        </w:rPr>
      </w:pPr>
      <w:del w:id="106" w:author="Shah Ashay" w:date="2018-04-16T16:30:00Z">
        <w:r w:rsidRPr="00703A49" w:rsidDel="00703A49">
          <w:fldChar w:fldCharType="begin"/>
        </w:r>
        <w:r w:rsidRPr="00703A49" w:rsidDel="00703A49">
          <w:delInstrText xml:space="preserve"> HYPERLINK \l "_Toc473183608" </w:delInstrText>
        </w:r>
        <w:r w:rsidRPr="00703A49" w:rsidDel="00703A49">
          <w:fldChar w:fldCharType="separate"/>
        </w:r>
        <w:r w:rsidR="00F00C0F" w:rsidRPr="00703A49" w:rsidDel="00703A49">
          <w:rPr>
            <w:rStyle w:val="Hyperlink"/>
          </w:rPr>
          <w:delText>Field Personnel will enter a group well downtime event in EC when a well experiences downtime</w:delText>
        </w:r>
        <w:r w:rsidR="00F00C0F" w:rsidRPr="00703A49" w:rsidDel="00703A49">
          <w:rPr>
            <w:webHidden/>
          </w:rPr>
          <w:tab/>
        </w:r>
        <w:r w:rsidR="00F00C0F" w:rsidRPr="00703A49" w:rsidDel="00703A49">
          <w:rPr>
            <w:webHidden/>
          </w:rPr>
          <w:fldChar w:fldCharType="begin"/>
        </w:r>
        <w:r w:rsidR="00F00C0F" w:rsidRPr="00703A49" w:rsidDel="00703A49">
          <w:rPr>
            <w:webHidden/>
          </w:rPr>
          <w:delInstrText xml:space="preserve"> PAGEREF _Toc473183608 \h </w:delInstrText>
        </w:r>
        <w:r w:rsidR="00F00C0F" w:rsidRPr="00703A49" w:rsidDel="00703A49">
          <w:rPr>
            <w:webHidden/>
          </w:rPr>
        </w:r>
        <w:r w:rsidR="00F00C0F" w:rsidRPr="00703A49" w:rsidDel="00703A49">
          <w:rPr>
            <w:webHidden/>
          </w:rPr>
          <w:fldChar w:fldCharType="separate"/>
        </w:r>
        <w:r w:rsidR="00F00C0F" w:rsidRPr="00703A49" w:rsidDel="00703A49">
          <w:rPr>
            <w:webHidden/>
          </w:rPr>
          <w:delText>3</w:delText>
        </w:r>
        <w:r w:rsidR="00F00C0F" w:rsidRPr="00703A49" w:rsidDel="00703A49">
          <w:rPr>
            <w:webHidden/>
          </w:rPr>
          <w:fldChar w:fldCharType="end"/>
        </w:r>
        <w:r w:rsidRPr="00703A49" w:rsidDel="00703A49">
          <w:fldChar w:fldCharType="end"/>
        </w:r>
      </w:del>
    </w:p>
    <w:p w14:paraId="5C65478E" w14:textId="77777777" w:rsidR="00F00C0F" w:rsidRPr="00703A49" w:rsidRDefault="00804338">
      <w:pPr>
        <w:pStyle w:val="TOC1"/>
        <w:rPr>
          <w:rFonts w:cstheme="minorBidi"/>
          <w:noProof/>
          <w:lang w:val="en-GB" w:eastAsia="en-GB"/>
        </w:rPr>
      </w:pPr>
      <w:r w:rsidRPr="00703A49">
        <w:fldChar w:fldCharType="begin"/>
      </w:r>
      <w:r w:rsidRPr="00703A49">
        <w:instrText xml:space="preserve"> HYPERLINK \l "_Toc473183609" </w:instrText>
      </w:r>
      <w:r w:rsidRPr="00703A49">
        <w:rPr>
          <w:noProof/>
        </w:rPr>
        <w:fldChar w:fldCharType="separate"/>
      </w:r>
      <w:r w:rsidR="00F00C0F" w:rsidRPr="00703A49">
        <w:rPr>
          <w:rStyle w:val="Hyperlink"/>
          <w:rFonts w:ascii="Arial" w:hAnsi="Arial" w:cs="Arial"/>
          <w:noProof/>
          <w:rPrChange w:id="107" w:author="Shah Ashay" w:date="2018-04-16T16:30:00Z">
            <w:rPr>
              <w:rStyle w:val="Hyperlink"/>
              <w:noProof/>
            </w:rPr>
          </w:rPrChange>
        </w:rPr>
        <w:t>3.</w:t>
      </w:r>
      <w:r w:rsidR="00F00C0F" w:rsidRPr="00703A49">
        <w:rPr>
          <w:rFonts w:ascii="Arial" w:hAnsi="Arial" w:cs="Arial"/>
          <w:noProof/>
          <w:lang w:val="en-GB" w:eastAsia="en-GB"/>
          <w:rPrChange w:id="108" w:author="Shah Ashay" w:date="2018-04-16T16:30:00Z">
            <w:rPr>
              <w:rFonts w:cstheme="minorBidi"/>
              <w:noProof/>
              <w:lang w:val="en-GB" w:eastAsia="en-GB"/>
            </w:rPr>
          </w:rPrChange>
        </w:rPr>
        <w:tab/>
      </w:r>
      <w:r w:rsidR="00F00C0F" w:rsidRPr="00703A49">
        <w:rPr>
          <w:rStyle w:val="Hyperlink"/>
          <w:rFonts w:ascii="Arial" w:hAnsi="Arial" w:cs="Arial"/>
          <w:noProof/>
          <w:rPrChange w:id="109" w:author="Shah Ashay" w:date="2018-04-16T16:30:00Z">
            <w:rPr>
              <w:rStyle w:val="Hyperlink"/>
              <w:noProof/>
            </w:rPr>
          </w:rPrChange>
        </w:rPr>
        <w:t>Alternatives</w:t>
      </w:r>
      <w:r w:rsidR="00F00C0F" w:rsidRPr="00703A49">
        <w:rPr>
          <w:noProof/>
          <w:webHidden/>
        </w:rPr>
        <w:tab/>
      </w:r>
      <w:r w:rsidR="00F00C0F" w:rsidRPr="00703A49">
        <w:rPr>
          <w:noProof/>
          <w:webHidden/>
        </w:rPr>
        <w:fldChar w:fldCharType="begin"/>
      </w:r>
      <w:r w:rsidR="00F00C0F" w:rsidRPr="00703A49">
        <w:rPr>
          <w:noProof/>
          <w:webHidden/>
        </w:rPr>
        <w:instrText xml:space="preserve"> PAGEREF _Toc473183609 \h </w:instrText>
      </w:r>
      <w:r w:rsidR="00F00C0F" w:rsidRPr="00703A49">
        <w:rPr>
          <w:noProof/>
          <w:webHidden/>
        </w:rPr>
      </w:r>
      <w:r w:rsidR="00F00C0F" w:rsidRPr="00703A49">
        <w:rPr>
          <w:noProof/>
          <w:webHidden/>
        </w:rPr>
        <w:fldChar w:fldCharType="separate"/>
      </w:r>
      <w:r w:rsidR="00F00C0F" w:rsidRPr="00703A49">
        <w:rPr>
          <w:noProof/>
          <w:webHidden/>
        </w:rPr>
        <w:t>5</w:t>
      </w:r>
      <w:r w:rsidR="00F00C0F" w:rsidRPr="00703A49">
        <w:rPr>
          <w:noProof/>
          <w:webHidden/>
        </w:rPr>
        <w:fldChar w:fldCharType="end"/>
      </w:r>
      <w:r w:rsidRPr="00703A49">
        <w:rPr>
          <w:noProof/>
        </w:rPr>
        <w:fldChar w:fldCharType="end"/>
      </w:r>
    </w:p>
    <w:p w14:paraId="3476EF20" w14:textId="77777777" w:rsidR="00F00C0F" w:rsidRPr="00703A49" w:rsidRDefault="00804338" w:rsidP="002703AD">
      <w:pPr>
        <w:pStyle w:val="TOC2"/>
        <w:rPr>
          <w:rFonts w:eastAsiaTheme="minorEastAsia" w:cstheme="minorBidi"/>
          <w:szCs w:val="22"/>
          <w:lang w:val="en-GB" w:eastAsia="en-GB"/>
        </w:rPr>
      </w:pPr>
      <w:r w:rsidRPr="00703A49">
        <w:fldChar w:fldCharType="begin"/>
      </w:r>
      <w:r w:rsidRPr="00703A49">
        <w:instrText xml:space="preserve"> HYPERLINK \l "_Toc473183610" </w:instrText>
      </w:r>
      <w:r w:rsidRPr="00703A49">
        <w:fldChar w:fldCharType="separate"/>
      </w:r>
      <w:r w:rsidR="00F00C0F" w:rsidRPr="00703A49">
        <w:rPr>
          <w:rStyle w:val="Hyperlink"/>
          <w:rFonts w:ascii="Arial" w:hAnsi="Arial" w:cs="Arial"/>
          <w:rPrChange w:id="110" w:author="Shah Ashay" w:date="2018-04-16T16:30:00Z">
            <w:rPr>
              <w:rStyle w:val="Hyperlink"/>
            </w:rPr>
          </w:rPrChange>
        </w:rPr>
        <w:t>3.1</w:t>
      </w:r>
      <w:r w:rsidR="00F00C0F" w:rsidRPr="00703A49">
        <w:rPr>
          <w:rFonts w:ascii="Arial" w:eastAsiaTheme="minorEastAsia" w:hAnsi="Arial" w:cs="Arial"/>
          <w:szCs w:val="22"/>
          <w:lang w:val="en-GB" w:eastAsia="en-GB"/>
          <w:rPrChange w:id="111" w:author="Shah Ashay" w:date="2018-04-16T16:30:00Z">
            <w:rPr>
              <w:rFonts w:eastAsiaTheme="minorEastAsia" w:cstheme="minorBidi"/>
              <w:szCs w:val="22"/>
              <w:lang w:val="en-GB" w:eastAsia="en-GB"/>
            </w:rPr>
          </w:rPrChange>
        </w:rPr>
        <w:tab/>
      </w:r>
      <w:r w:rsidR="00F00C0F" w:rsidRPr="00703A49">
        <w:rPr>
          <w:rStyle w:val="Hyperlink"/>
          <w:rFonts w:ascii="Arial" w:hAnsi="Arial" w:cs="Arial"/>
          <w:rPrChange w:id="112" w:author="Shah Ashay" w:date="2018-04-16T16:30:00Z">
            <w:rPr>
              <w:rStyle w:val="Hyperlink"/>
            </w:rPr>
          </w:rPrChange>
        </w:rPr>
        <w:t>Alternate Flow A1: None</w:t>
      </w:r>
      <w:r w:rsidR="00F00C0F" w:rsidRPr="00703A49">
        <w:rPr>
          <w:webHidden/>
        </w:rPr>
        <w:tab/>
      </w:r>
      <w:r w:rsidR="00F00C0F" w:rsidRPr="00703A49">
        <w:rPr>
          <w:webHidden/>
        </w:rPr>
        <w:fldChar w:fldCharType="begin"/>
      </w:r>
      <w:r w:rsidR="00F00C0F" w:rsidRPr="00703A49">
        <w:rPr>
          <w:webHidden/>
        </w:rPr>
        <w:instrText xml:space="preserve"> PAGEREF _Toc473183610 \h </w:instrText>
      </w:r>
      <w:r w:rsidR="00F00C0F" w:rsidRPr="00703A49">
        <w:rPr>
          <w:webHidden/>
        </w:rPr>
      </w:r>
      <w:r w:rsidR="00F00C0F" w:rsidRPr="00703A49">
        <w:rPr>
          <w:webHidden/>
        </w:rPr>
        <w:fldChar w:fldCharType="separate"/>
      </w:r>
      <w:r w:rsidR="00F00C0F" w:rsidRPr="00703A49">
        <w:rPr>
          <w:webHidden/>
        </w:rPr>
        <w:t>5</w:t>
      </w:r>
      <w:r w:rsidR="00F00C0F" w:rsidRPr="00703A49">
        <w:rPr>
          <w:webHidden/>
        </w:rPr>
        <w:fldChar w:fldCharType="end"/>
      </w:r>
      <w:r w:rsidRPr="00703A49">
        <w:fldChar w:fldCharType="end"/>
      </w:r>
    </w:p>
    <w:p w14:paraId="51C05E9D" w14:textId="77777777" w:rsidR="00F00C0F" w:rsidRPr="00703A49" w:rsidRDefault="00804338">
      <w:pPr>
        <w:pStyle w:val="TOC1"/>
        <w:rPr>
          <w:rFonts w:cstheme="minorBidi"/>
          <w:noProof/>
          <w:lang w:val="en-GB" w:eastAsia="en-GB"/>
        </w:rPr>
      </w:pPr>
      <w:r w:rsidRPr="00703A49">
        <w:fldChar w:fldCharType="begin"/>
      </w:r>
      <w:r w:rsidRPr="00703A49">
        <w:instrText xml:space="preserve"> HYPERLINK \l "_Toc473183611" </w:instrText>
      </w:r>
      <w:r w:rsidRPr="00703A49">
        <w:rPr>
          <w:noProof/>
        </w:rPr>
        <w:fldChar w:fldCharType="separate"/>
      </w:r>
      <w:r w:rsidR="00F00C0F" w:rsidRPr="00703A49">
        <w:rPr>
          <w:rStyle w:val="Hyperlink"/>
          <w:rFonts w:ascii="Arial" w:hAnsi="Arial" w:cs="Arial"/>
          <w:noProof/>
          <w:rPrChange w:id="113" w:author="Shah Ashay" w:date="2018-04-16T16:30:00Z">
            <w:rPr>
              <w:rStyle w:val="Hyperlink"/>
              <w:noProof/>
            </w:rPr>
          </w:rPrChange>
        </w:rPr>
        <w:t>4.</w:t>
      </w:r>
      <w:r w:rsidR="00F00C0F" w:rsidRPr="00703A49">
        <w:rPr>
          <w:rFonts w:ascii="Arial" w:hAnsi="Arial" w:cs="Arial"/>
          <w:noProof/>
          <w:lang w:val="en-GB" w:eastAsia="en-GB"/>
          <w:rPrChange w:id="114" w:author="Shah Ashay" w:date="2018-04-16T16:30:00Z">
            <w:rPr>
              <w:rFonts w:cstheme="minorBidi"/>
              <w:noProof/>
              <w:lang w:val="en-GB" w:eastAsia="en-GB"/>
            </w:rPr>
          </w:rPrChange>
        </w:rPr>
        <w:tab/>
      </w:r>
      <w:r w:rsidR="00F00C0F" w:rsidRPr="00703A49">
        <w:rPr>
          <w:rStyle w:val="Hyperlink"/>
          <w:rFonts w:ascii="Arial" w:hAnsi="Arial" w:cs="Arial"/>
          <w:noProof/>
          <w:rPrChange w:id="115" w:author="Shah Ashay" w:date="2018-04-16T16:30:00Z">
            <w:rPr>
              <w:rStyle w:val="Hyperlink"/>
              <w:noProof/>
            </w:rPr>
          </w:rPrChange>
        </w:rPr>
        <w:t>Exceptions</w:t>
      </w:r>
      <w:r w:rsidR="00F00C0F" w:rsidRPr="00703A49">
        <w:rPr>
          <w:noProof/>
          <w:webHidden/>
        </w:rPr>
        <w:tab/>
      </w:r>
      <w:r w:rsidR="00F00C0F" w:rsidRPr="00703A49">
        <w:rPr>
          <w:noProof/>
          <w:webHidden/>
        </w:rPr>
        <w:fldChar w:fldCharType="begin"/>
      </w:r>
      <w:r w:rsidR="00F00C0F" w:rsidRPr="00703A49">
        <w:rPr>
          <w:noProof/>
          <w:webHidden/>
        </w:rPr>
        <w:instrText xml:space="preserve"> PAGEREF _Toc473183611 \h </w:instrText>
      </w:r>
      <w:r w:rsidR="00F00C0F" w:rsidRPr="00703A49">
        <w:rPr>
          <w:noProof/>
          <w:webHidden/>
        </w:rPr>
      </w:r>
      <w:r w:rsidR="00F00C0F" w:rsidRPr="00703A49">
        <w:rPr>
          <w:noProof/>
          <w:webHidden/>
        </w:rPr>
        <w:fldChar w:fldCharType="separate"/>
      </w:r>
      <w:r w:rsidR="00F00C0F" w:rsidRPr="00703A49">
        <w:rPr>
          <w:noProof/>
          <w:webHidden/>
        </w:rPr>
        <w:t>5</w:t>
      </w:r>
      <w:r w:rsidR="00F00C0F" w:rsidRPr="00703A49">
        <w:rPr>
          <w:noProof/>
          <w:webHidden/>
        </w:rPr>
        <w:fldChar w:fldCharType="end"/>
      </w:r>
      <w:r w:rsidRPr="00703A49">
        <w:rPr>
          <w:noProof/>
        </w:rPr>
        <w:fldChar w:fldCharType="end"/>
      </w:r>
    </w:p>
    <w:p w14:paraId="5BFA8B85" w14:textId="77777777" w:rsidR="00F00C0F" w:rsidRPr="00703A49" w:rsidRDefault="00804338" w:rsidP="002703AD">
      <w:pPr>
        <w:pStyle w:val="TOC2"/>
        <w:rPr>
          <w:rFonts w:eastAsiaTheme="minorEastAsia" w:cstheme="minorBidi"/>
          <w:szCs w:val="22"/>
          <w:lang w:val="en-GB" w:eastAsia="en-GB"/>
        </w:rPr>
      </w:pPr>
      <w:r w:rsidRPr="00703A49">
        <w:fldChar w:fldCharType="begin"/>
      </w:r>
      <w:r w:rsidRPr="00703A49">
        <w:instrText xml:space="preserve"> HYPERLINK \l "_Toc473183612" </w:instrText>
      </w:r>
      <w:r w:rsidRPr="00703A49">
        <w:fldChar w:fldCharType="separate"/>
      </w:r>
      <w:r w:rsidR="00F00C0F" w:rsidRPr="00703A49">
        <w:rPr>
          <w:rStyle w:val="Hyperlink"/>
          <w:rFonts w:ascii="Arial" w:hAnsi="Arial" w:cs="Arial"/>
          <w:rPrChange w:id="116" w:author="Shah Ashay" w:date="2018-04-16T16:31:00Z">
            <w:rPr>
              <w:rStyle w:val="Hyperlink"/>
            </w:rPr>
          </w:rPrChange>
        </w:rPr>
        <w:t>4.1</w:t>
      </w:r>
      <w:r w:rsidR="00F00C0F" w:rsidRPr="00703A49">
        <w:rPr>
          <w:rFonts w:ascii="Arial" w:eastAsiaTheme="minorEastAsia" w:hAnsi="Arial" w:cs="Arial"/>
          <w:szCs w:val="22"/>
          <w:lang w:val="en-GB" w:eastAsia="en-GB"/>
          <w:rPrChange w:id="117" w:author="Shah Ashay" w:date="2018-04-16T16:31:00Z">
            <w:rPr>
              <w:rFonts w:eastAsiaTheme="minorEastAsia" w:cstheme="minorBidi"/>
              <w:szCs w:val="22"/>
              <w:lang w:val="en-GB" w:eastAsia="en-GB"/>
            </w:rPr>
          </w:rPrChange>
        </w:rPr>
        <w:tab/>
      </w:r>
      <w:r w:rsidR="00F00C0F" w:rsidRPr="00703A49">
        <w:rPr>
          <w:rStyle w:val="Hyperlink"/>
          <w:rFonts w:ascii="Arial" w:hAnsi="Arial" w:cs="Arial"/>
          <w:rPrChange w:id="118" w:author="Shah Ashay" w:date="2018-04-16T16:31:00Z">
            <w:rPr>
              <w:rStyle w:val="Hyperlink"/>
            </w:rPr>
          </w:rPrChange>
        </w:rPr>
        <w:t>List of Common Issues/Errors</w:t>
      </w:r>
      <w:r w:rsidR="00F00C0F" w:rsidRPr="00703A49">
        <w:rPr>
          <w:webHidden/>
        </w:rPr>
        <w:tab/>
      </w:r>
      <w:r w:rsidR="00F00C0F" w:rsidRPr="00703A49">
        <w:rPr>
          <w:webHidden/>
        </w:rPr>
        <w:fldChar w:fldCharType="begin"/>
      </w:r>
      <w:r w:rsidR="00F00C0F" w:rsidRPr="00703A49">
        <w:rPr>
          <w:webHidden/>
        </w:rPr>
        <w:instrText xml:space="preserve"> PAGEREF _Toc473183612 \h </w:instrText>
      </w:r>
      <w:r w:rsidR="00F00C0F" w:rsidRPr="00703A49">
        <w:rPr>
          <w:webHidden/>
        </w:rPr>
      </w:r>
      <w:r w:rsidR="00F00C0F" w:rsidRPr="00703A49">
        <w:rPr>
          <w:webHidden/>
        </w:rPr>
        <w:fldChar w:fldCharType="separate"/>
      </w:r>
      <w:r w:rsidR="00F00C0F" w:rsidRPr="00703A49">
        <w:rPr>
          <w:webHidden/>
        </w:rPr>
        <w:t>5</w:t>
      </w:r>
      <w:r w:rsidR="00F00C0F" w:rsidRPr="00703A49">
        <w:rPr>
          <w:webHidden/>
        </w:rPr>
        <w:fldChar w:fldCharType="end"/>
      </w:r>
      <w:r w:rsidRPr="00703A49">
        <w:fldChar w:fldCharType="end"/>
      </w:r>
    </w:p>
    <w:p w14:paraId="0BAA3779" w14:textId="2DF47E67" w:rsidR="004D61A0" w:rsidRPr="00673D13" w:rsidRDefault="00006EC4" w:rsidP="007B38EE">
      <w:pPr>
        <w:pStyle w:val="TOC1"/>
        <w:spacing w:before="120"/>
        <w:rPr>
          <w:rFonts w:ascii="Arial" w:hAnsi="Arial" w:cs="Arial"/>
          <w:noProof/>
        </w:rPr>
        <w:sectPr w:rsidR="004D61A0" w:rsidRPr="00673D13">
          <w:pgSz w:w="12240" w:h="15840" w:code="1"/>
          <w:pgMar w:top="1440" w:right="1440" w:bottom="720" w:left="1440" w:header="720" w:footer="720" w:gutter="0"/>
          <w:pgNumType w:fmt="lowerRoman"/>
          <w:cols w:space="720"/>
          <w:docGrid w:linePitch="360"/>
        </w:sectPr>
      </w:pPr>
      <w:r w:rsidRPr="00703A49">
        <w:rPr>
          <w:rFonts w:ascii="Arial" w:hAnsi="Arial" w:cs="Arial"/>
        </w:rPr>
        <w:fldChar w:fldCharType="end"/>
      </w:r>
    </w:p>
    <w:p w14:paraId="0BAA377A" w14:textId="77777777" w:rsidR="00447470" w:rsidRPr="00673D13" w:rsidRDefault="00447470" w:rsidP="00447470">
      <w:pPr>
        <w:pStyle w:val="Heading1"/>
      </w:pPr>
      <w:bookmarkStart w:id="119" w:name="_Toc473183606"/>
      <w:r w:rsidRPr="00673D13">
        <w:lastRenderedPageBreak/>
        <w:t>Use Case Information</w:t>
      </w:r>
      <w:bookmarkEnd w:id="119"/>
    </w:p>
    <w:p w14:paraId="0BAA377B" w14:textId="77777777" w:rsidR="00447470" w:rsidRPr="00673D13" w:rsidRDefault="00447470" w:rsidP="00447470">
      <w:pPr>
        <w:rPr>
          <w:rFonts w:cs="Arial"/>
        </w:rPr>
      </w:pPr>
    </w:p>
    <w:tbl>
      <w:tblPr>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880"/>
        <w:gridCol w:w="6480"/>
      </w:tblGrid>
      <w:tr w:rsidR="00447470" w:rsidRPr="00703A49" w14:paraId="0BAA377E" w14:textId="77777777" w:rsidTr="00703A49">
        <w:trPr>
          <w:cantSplit/>
        </w:trPr>
        <w:tc>
          <w:tcPr>
            <w:tcW w:w="2880" w:type="dxa"/>
            <w:shd w:val="clear" w:color="auto" w:fill="C6D9F1" w:themeFill="text2" w:themeFillTint="33"/>
          </w:tcPr>
          <w:p w14:paraId="0BAA377C" w14:textId="77777777" w:rsidR="00447470" w:rsidRPr="00703A49" w:rsidRDefault="00447470" w:rsidP="00E4117B">
            <w:pPr>
              <w:pStyle w:val="TableText"/>
              <w:keepNext/>
              <w:keepLines/>
              <w:rPr>
                <w:rFonts w:cs="Arial"/>
                <w:b/>
                <w:sz w:val="20"/>
                <w:szCs w:val="20"/>
              </w:rPr>
            </w:pPr>
            <w:r w:rsidRPr="00703A49">
              <w:rPr>
                <w:rFonts w:cs="Arial"/>
                <w:b/>
                <w:sz w:val="20"/>
                <w:szCs w:val="20"/>
              </w:rPr>
              <w:t>Use Case Number and Name</w:t>
            </w:r>
          </w:p>
        </w:tc>
        <w:tc>
          <w:tcPr>
            <w:tcW w:w="6480" w:type="dxa"/>
          </w:tcPr>
          <w:p w14:paraId="0BAA377D" w14:textId="62F74ADE" w:rsidR="00447470" w:rsidRPr="00703A49" w:rsidRDefault="006F7DB3" w:rsidP="002A0D7E">
            <w:pPr>
              <w:keepNext/>
              <w:keepLines/>
              <w:spacing w:after="120"/>
              <w:rPr>
                <w:rFonts w:cs="Arial"/>
                <w:color w:val="000000" w:themeColor="text1"/>
                <w:sz w:val="20"/>
                <w:szCs w:val="20"/>
              </w:rPr>
            </w:pPr>
            <w:r w:rsidRPr="00703A49">
              <w:rPr>
                <w:rFonts w:cs="Arial"/>
                <w:color w:val="000000" w:themeColor="text1"/>
                <w:sz w:val="20"/>
                <w:szCs w:val="20"/>
              </w:rPr>
              <w:t>BKK</w:t>
            </w:r>
            <w:r w:rsidR="008029FF" w:rsidRPr="00703A49">
              <w:rPr>
                <w:rFonts w:cs="Arial"/>
                <w:color w:val="000000" w:themeColor="text1"/>
                <w:sz w:val="20"/>
                <w:szCs w:val="20"/>
              </w:rPr>
              <w:t>_UC17 – Run Verify Data</w:t>
            </w:r>
          </w:p>
        </w:tc>
      </w:tr>
      <w:tr w:rsidR="00447470" w:rsidRPr="00703A49" w14:paraId="0BAA3781" w14:textId="77777777" w:rsidTr="00703A49">
        <w:trPr>
          <w:cantSplit/>
        </w:trPr>
        <w:tc>
          <w:tcPr>
            <w:tcW w:w="2880" w:type="dxa"/>
            <w:shd w:val="clear" w:color="auto" w:fill="C6D9F1" w:themeFill="text2" w:themeFillTint="33"/>
          </w:tcPr>
          <w:p w14:paraId="0BAA377F" w14:textId="77777777" w:rsidR="00447470" w:rsidRPr="00703A49" w:rsidRDefault="00447470" w:rsidP="00E4117B">
            <w:pPr>
              <w:pStyle w:val="TableText"/>
              <w:keepNext/>
              <w:keepLines/>
              <w:rPr>
                <w:rFonts w:cs="Arial"/>
                <w:b/>
                <w:sz w:val="20"/>
                <w:szCs w:val="20"/>
              </w:rPr>
            </w:pPr>
            <w:r w:rsidRPr="00703A49">
              <w:rPr>
                <w:rFonts w:cs="Arial"/>
                <w:b/>
                <w:sz w:val="20"/>
                <w:szCs w:val="20"/>
              </w:rPr>
              <w:t>Brief Description</w:t>
            </w:r>
          </w:p>
        </w:tc>
        <w:tc>
          <w:tcPr>
            <w:tcW w:w="6480" w:type="dxa"/>
          </w:tcPr>
          <w:p w14:paraId="0BAA3780" w14:textId="7DA5168E" w:rsidR="00447470" w:rsidRPr="00703A49" w:rsidRDefault="008029FF" w:rsidP="006610A7">
            <w:pPr>
              <w:keepNext/>
              <w:keepLines/>
              <w:spacing w:after="120"/>
              <w:rPr>
                <w:rFonts w:cs="Arial"/>
                <w:color w:val="000000" w:themeColor="text1"/>
                <w:sz w:val="20"/>
                <w:szCs w:val="20"/>
              </w:rPr>
            </w:pPr>
            <w:r w:rsidRPr="00703A49">
              <w:rPr>
                <w:rFonts w:cs="Arial"/>
                <w:sz w:val="20"/>
                <w:szCs w:val="20"/>
                <w:rPrChange w:id="120" w:author="Shah Ashay" w:date="2018-04-16T16:31:00Z">
                  <w:rPr>
                    <w:rFonts w:asciiTheme="minorHAnsi" w:hAnsiTheme="minorHAnsi"/>
                    <w:sz w:val="20"/>
                    <w:szCs w:val="20"/>
                  </w:rPr>
                </w:rPrChange>
              </w:rPr>
              <w:t>This screen is used to run status process for data records in EC</w:t>
            </w:r>
            <w:r w:rsidR="00AF2D5A" w:rsidRPr="00703A49">
              <w:rPr>
                <w:rFonts w:cs="Arial"/>
                <w:sz w:val="20"/>
                <w:szCs w:val="20"/>
                <w:rPrChange w:id="121" w:author="Shah Ashay" w:date="2018-04-16T16:31:00Z">
                  <w:rPr>
                    <w:rFonts w:asciiTheme="minorHAnsi" w:hAnsiTheme="minorHAnsi"/>
                    <w:sz w:val="20"/>
                    <w:szCs w:val="20"/>
                  </w:rPr>
                </w:rPrChange>
              </w:rPr>
              <w:t>.</w:t>
            </w:r>
          </w:p>
        </w:tc>
      </w:tr>
      <w:tr w:rsidR="00447470" w:rsidRPr="00703A49" w14:paraId="0BAA3785" w14:textId="77777777" w:rsidTr="00703A49">
        <w:trPr>
          <w:cantSplit/>
          <w:trHeight w:val="881"/>
        </w:trPr>
        <w:tc>
          <w:tcPr>
            <w:tcW w:w="2880" w:type="dxa"/>
            <w:shd w:val="clear" w:color="auto" w:fill="C6D9F1" w:themeFill="text2" w:themeFillTint="33"/>
          </w:tcPr>
          <w:p w14:paraId="0BAA3782" w14:textId="77777777" w:rsidR="00447470" w:rsidRPr="00703A49" w:rsidRDefault="00447470" w:rsidP="00E4117B">
            <w:pPr>
              <w:pStyle w:val="TableText"/>
              <w:keepNext/>
              <w:keepLines/>
              <w:rPr>
                <w:rFonts w:cs="Arial"/>
                <w:b/>
                <w:sz w:val="20"/>
                <w:szCs w:val="20"/>
              </w:rPr>
            </w:pPr>
            <w:r w:rsidRPr="00703A49">
              <w:rPr>
                <w:rFonts w:cs="Arial"/>
                <w:b/>
                <w:sz w:val="20"/>
                <w:szCs w:val="20"/>
              </w:rPr>
              <w:t>Related Use Cases</w:t>
            </w:r>
          </w:p>
        </w:tc>
        <w:tc>
          <w:tcPr>
            <w:tcW w:w="6480" w:type="dxa"/>
          </w:tcPr>
          <w:p w14:paraId="0BAA3784" w14:textId="6D82E66C" w:rsidR="00447470" w:rsidRPr="00703A49" w:rsidRDefault="00D17537">
            <w:pPr>
              <w:pStyle w:val="ListParagraph"/>
              <w:keepNext/>
              <w:keepLines/>
              <w:rPr>
                <w:rFonts w:cs="Arial"/>
                <w:color w:val="000000" w:themeColor="text1"/>
                <w:sz w:val="20"/>
                <w:szCs w:val="20"/>
              </w:rPr>
              <w:pPrChange w:id="122" w:author="Shah Ashay" w:date="2018-04-16T16:31:00Z">
                <w:pPr>
                  <w:pStyle w:val="ListParagraph"/>
                  <w:keepNext/>
                  <w:keepLines/>
                  <w:numPr>
                    <w:numId w:val="10"/>
                  </w:numPr>
                  <w:ind w:hanging="360"/>
                </w:pPr>
              </w:pPrChange>
            </w:pPr>
            <w:del w:id="123" w:author="Shah Ashay" w:date="2018-04-16T16:31:00Z">
              <w:r w:rsidRPr="00703A49" w:rsidDel="00703A49">
                <w:rPr>
                  <w:rFonts w:cs="Arial"/>
                  <w:color w:val="000000" w:themeColor="text1"/>
                  <w:sz w:val="20"/>
                  <w:szCs w:val="20"/>
                </w:rPr>
                <w:delText xml:space="preserve"> </w:delText>
              </w:r>
            </w:del>
          </w:p>
        </w:tc>
      </w:tr>
      <w:tr w:rsidR="00AF2D5A" w:rsidRPr="00703A49" w14:paraId="786CE4E0" w14:textId="77777777" w:rsidTr="00703A49">
        <w:trPr>
          <w:cantSplit/>
          <w:trHeight w:val="881"/>
        </w:trPr>
        <w:tc>
          <w:tcPr>
            <w:tcW w:w="2880" w:type="dxa"/>
            <w:shd w:val="clear" w:color="auto" w:fill="C6D9F1" w:themeFill="text2" w:themeFillTint="33"/>
          </w:tcPr>
          <w:p w14:paraId="44594FF9" w14:textId="0C92EA69" w:rsidR="00AF2D5A" w:rsidRPr="00703A49" w:rsidRDefault="00AF2D5A" w:rsidP="00E4117B">
            <w:pPr>
              <w:pStyle w:val="TableText"/>
              <w:keepNext/>
              <w:keepLines/>
              <w:rPr>
                <w:rFonts w:cs="Arial"/>
                <w:b/>
                <w:sz w:val="20"/>
                <w:szCs w:val="20"/>
              </w:rPr>
            </w:pPr>
            <w:r w:rsidRPr="00703A49">
              <w:rPr>
                <w:rFonts w:cs="Arial"/>
                <w:b/>
                <w:sz w:val="20"/>
                <w:szCs w:val="20"/>
              </w:rPr>
              <w:t>EC Business Functions</w:t>
            </w:r>
          </w:p>
        </w:tc>
        <w:tc>
          <w:tcPr>
            <w:tcW w:w="6480" w:type="dxa"/>
          </w:tcPr>
          <w:p w14:paraId="315DD97A" w14:textId="491182FF" w:rsidR="00AF2D5A" w:rsidRPr="00703A49" w:rsidRDefault="008029FF" w:rsidP="00726BBA">
            <w:pPr>
              <w:pStyle w:val="ListParagraph"/>
              <w:keepNext/>
              <w:keepLines/>
              <w:numPr>
                <w:ilvl w:val="0"/>
                <w:numId w:val="10"/>
              </w:numPr>
              <w:rPr>
                <w:rFonts w:cs="Arial"/>
                <w:color w:val="000000" w:themeColor="text1"/>
                <w:sz w:val="20"/>
                <w:szCs w:val="20"/>
              </w:rPr>
            </w:pPr>
            <w:r w:rsidRPr="00703A49">
              <w:rPr>
                <w:rFonts w:cs="Arial"/>
                <w:sz w:val="20"/>
                <w:szCs w:val="20"/>
                <w:rPrChange w:id="124" w:author="Shah Ashay" w:date="2018-04-16T16:31:00Z">
                  <w:rPr>
                    <w:rFonts w:asciiTheme="minorHAnsi" w:hAnsiTheme="minorHAnsi"/>
                    <w:sz w:val="20"/>
                    <w:szCs w:val="20"/>
                  </w:rPr>
                </w:rPrChange>
              </w:rPr>
              <w:t>HA.0001 – Daily Verify Data</w:t>
            </w:r>
          </w:p>
        </w:tc>
      </w:tr>
      <w:tr w:rsidR="006F7DB3" w:rsidRPr="00703A49" w14:paraId="643CF3E3" w14:textId="77777777" w:rsidTr="00703A49">
        <w:trPr>
          <w:cantSplit/>
          <w:trHeight w:val="881"/>
        </w:trPr>
        <w:tc>
          <w:tcPr>
            <w:tcW w:w="2880" w:type="dxa"/>
            <w:shd w:val="clear" w:color="auto" w:fill="C6D9F1" w:themeFill="text2" w:themeFillTint="33"/>
          </w:tcPr>
          <w:p w14:paraId="32AFED5A" w14:textId="77777777" w:rsidR="006F7DB3" w:rsidRPr="00703A49" w:rsidRDefault="006F7DB3" w:rsidP="006F7DB3">
            <w:pPr>
              <w:pStyle w:val="TableText"/>
              <w:keepNext/>
              <w:keepLines/>
              <w:rPr>
                <w:rFonts w:cs="Arial"/>
                <w:b/>
                <w:sz w:val="20"/>
                <w:szCs w:val="20"/>
              </w:rPr>
            </w:pPr>
            <w:r w:rsidRPr="00703A49">
              <w:rPr>
                <w:rFonts w:cs="Arial"/>
                <w:b/>
                <w:sz w:val="20"/>
                <w:szCs w:val="20"/>
              </w:rPr>
              <w:t>EC Roles</w:t>
            </w:r>
          </w:p>
          <w:p w14:paraId="24F1F7E5" w14:textId="22317741" w:rsidR="006F7DB3" w:rsidRPr="00703A49" w:rsidRDefault="006F7DB3" w:rsidP="006F7DB3">
            <w:pPr>
              <w:pStyle w:val="TableText"/>
              <w:keepNext/>
              <w:keepLines/>
              <w:rPr>
                <w:rFonts w:cs="Arial"/>
                <w:b/>
                <w:sz w:val="20"/>
                <w:szCs w:val="20"/>
              </w:rPr>
            </w:pPr>
            <w:r w:rsidRPr="00703A49">
              <w:rPr>
                <w:rFonts w:cs="Arial"/>
                <w:sz w:val="20"/>
                <w:szCs w:val="20"/>
              </w:rPr>
              <w:t>(list EC Roles that should be able to execute Use Case)</w:t>
            </w:r>
          </w:p>
        </w:tc>
        <w:tc>
          <w:tcPr>
            <w:tcW w:w="6480" w:type="dxa"/>
          </w:tcPr>
          <w:p w14:paraId="5EB8BF1F" w14:textId="77777777" w:rsidR="006F7DB3" w:rsidRPr="00703A49" w:rsidRDefault="006F7DB3" w:rsidP="006F7DB3">
            <w:pPr>
              <w:pStyle w:val="ListParagraph"/>
              <w:keepNext/>
              <w:keepLines/>
              <w:numPr>
                <w:ilvl w:val="0"/>
                <w:numId w:val="9"/>
              </w:numPr>
              <w:rPr>
                <w:rFonts w:cs="Arial"/>
                <w:color w:val="000000" w:themeColor="text1"/>
                <w:sz w:val="20"/>
                <w:szCs w:val="20"/>
              </w:rPr>
            </w:pPr>
            <w:r w:rsidRPr="00703A49">
              <w:rPr>
                <w:rFonts w:cs="Arial"/>
                <w:color w:val="000000" w:themeColor="text1"/>
                <w:sz w:val="20"/>
                <w:szCs w:val="20"/>
              </w:rPr>
              <w:t>Roles can be able to execute this use case are as follows:</w:t>
            </w:r>
          </w:p>
          <w:p w14:paraId="71BFC030" w14:textId="7088DF2D" w:rsidR="006F7DB3" w:rsidRPr="00703A49" w:rsidRDefault="006F7DB3" w:rsidP="006F7DB3">
            <w:pPr>
              <w:pStyle w:val="ListParagraph"/>
              <w:keepNext/>
              <w:keepLines/>
              <w:numPr>
                <w:ilvl w:val="0"/>
                <w:numId w:val="10"/>
              </w:numPr>
              <w:rPr>
                <w:rFonts w:cs="Arial"/>
                <w:sz w:val="20"/>
                <w:szCs w:val="20"/>
                <w:rPrChange w:id="125" w:author="Shah Ashay" w:date="2018-04-16T16:31:00Z">
                  <w:rPr>
                    <w:rFonts w:asciiTheme="minorHAnsi" w:hAnsiTheme="minorHAnsi"/>
                    <w:sz w:val="20"/>
                    <w:szCs w:val="20"/>
                  </w:rPr>
                </w:rPrChange>
              </w:rPr>
            </w:pPr>
            <w:r w:rsidRPr="00703A49">
              <w:rPr>
                <w:rFonts w:cs="Arial"/>
                <w:color w:val="000000" w:themeColor="text1"/>
                <w:sz w:val="20"/>
                <w:szCs w:val="20"/>
              </w:rPr>
              <w:t>Erawan Administrator, Erawan Prod.Operator</w:t>
            </w:r>
          </w:p>
        </w:tc>
      </w:tr>
      <w:tr w:rsidR="00AF2D5A" w:rsidRPr="00703A49" w14:paraId="0BAA378E" w14:textId="77777777" w:rsidTr="00703A49">
        <w:trPr>
          <w:cantSplit/>
        </w:trPr>
        <w:tc>
          <w:tcPr>
            <w:tcW w:w="2880" w:type="dxa"/>
            <w:shd w:val="clear" w:color="auto" w:fill="C6D9F1" w:themeFill="text2" w:themeFillTint="33"/>
          </w:tcPr>
          <w:p w14:paraId="0BAA378A" w14:textId="77777777" w:rsidR="00AF2D5A" w:rsidRPr="00703A49" w:rsidRDefault="00AF2D5A" w:rsidP="00E4117B">
            <w:pPr>
              <w:pStyle w:val="TableText"/>
              <w:keepNext/>
              <w:keepLines/>
              <w:tabs>
                <w:tab w:val="left" w:pos="2490"/>
              </w:tabs>
              <w:spacing w:after="0"/>
              <w:rPr>
                <w:rFonts w:cs="Arial"/>
                <w:b/>
                <w:sz w:val="20"/>
                <w:szCs w:val="20"/>
              </w:rPr>
            </w:pPr>
            <w:r w:rsidRPr="00703A49">
              <w:rPr>
                <w:rFonts w:cs="Arial"/>
                <w:b/>
                <w:sz w:val="20"/>
                <w:szCs w:val="20"/>
              </w:rPr>
              <w:t>Prerequisites</w:t>
            </w:r>
          </w:p>
        </w:tc>
        <w:tc>
          <w:tcPr>
            <w:tcW w:w="6480" w:type="dxa"/>
          </w:tcPr>
          <w:p w14:paraId="0BAA378D" w14:textId="3FDB52F1" w:rsidR="00AF2D5A" w:rsidRPr="00703A49" w:rsidRDefault="00AF2D5A">
            <w:pPr>
              <w:pStyle w:val="ListParagraph"/>
              <w:keepNext/>
              <w:keepLines/>
              <w:rPr>
                <w:rFonts w:cs="Arial"/>
                <w:color w:val="000000" w:themeColor="text1"/>
                <w:sz w:val="20"/>
                <w:szCs w:val="20"/>
              </w:rPr>
              <w:pPrChange w:id="126" w:author="Batra Yogesh (EXT)" w:date="2018-04-13T12:45:00Z">
                <w:pPr>
                  <w:pStyle w:val="ListParagraph"/>
                  <w:keepNext/>
                  <w:keepLines/>
                  <w:numPr>
                    <w:numId w:val="9"/>
                  </w:numPr>
                  <w:ind w:hanging="360"/>
                </w:pPr>
              </w:pPrChange>
            </w:pPr>
          </w:p>
        </w:tc>
      </w:tr>
      <w:tr w:rsidR="00447470" w:rsidRPr="00703A49" w14:paraId="0BAA3791" w14:textId="77777777" w:rsidTr="00703A49">
        <w:trPr>
          <w:cantSplit/>
        </w:trPr>
        <w:tc>
          <w:tcPr>
            <w:tcW w:w="2880" w:type="dxa"/>
            <w:shd w:val="clear" w:color="auto" w:fill="C6D9F1" w:themeFill="text2" w:themeFillTint="33"/>
          </w:tcPr>
          <w:p w14:paraId="0BAA378F" w14:textId="77777777" w:rsidR="00447470" w:rsidRPr="00703A49" w:rsidRDefault="00447470" w:rsidP="00E4117B">
            <w:pPr>
              <w:pStyle w:val="TableText"/>
              <w:keepNext/>
              <w:keepLines/>
              <w:tabs>
                <w:tab w:val="left" w:pos="2490"/>
              </w:tabs>
              <w:spacing w:after="0"/>
              <w:rPr>
                <w:rFonts w:cs="Arial"/>
                <w:b/>
                <w:sz w:val="20"/>
                <w:szCs w:val="20"/>
              </w:rPr>
            </w:pPr>
            <w:r w:rsidRPr="00703A49">
              <w:rPr>
                <w:rFonts w:cs="Arial"/>
                <w:b/>
                <w:sz w:val="20"/>
                <w:szCs w:val="20"/>
              </w:rPr>
              <w:t>Approver</w:t>
            </w:r>
          </w:p>
        </w:tc>
        <w:tc>
          <w:tcPr>
            <w:tcW w:w="6480" w:type="dxa"/>
          </w:tcPr>
          <w:p w14:paraId="0BAA3790" w14:textId="77777777" w:rsidR="00447470" w:rsidRPr="00703A49" w:rsidRDefault="00447470" w:rsidP="00E4117B">
            <w:pPr>
              <w:keepNext/>
              <w:keepLines/>
              <w:rPr>
                <w:rFonts w:cs="Arial"/>
                <w:color w:val="0070C0"/>
                <w:sz w:val="20"/>
                <w:szCs w:val="20"/>
              </w:rPr>
            </w:pPr>
          </w:p>
        </w:tc>
      </w:tr>
    </w:tbl>
    <w:p w14:paraId="0BAA3792" w14:textId="77777777" w:rsidR="00447470" w:rsidRPr="00673D13" w:rsidRDefault="00447470" w:rsidP="00447470">
      <w:pPr>
        <w:rPr>
          <w:rFonts w:cs="Arial"/>
        </w:rPr>
      </w:pPr>
    </w:p>
    <w:p w14:paraId="0BAA3793" w14:textId="1E9B3FEB" w:rsidR="00D17537" w:rsidRPr="00673D13" w:rsidRDefault="00D17537">
      <w:pPr>
        <w:rPr>
          <w:ins w:id="127" w:author="Prakash Atul (Ext)" w:date="2018-03-27T16:49:00Z"/>
          <w:rFonts w:cs="Arial"/>
          <w:b/>
          <w:bCs/>
          <w:sz w:val="24"/>
          <w:szCs w:val="32"/>
        </w:rPr>
      </w:pPr>
      <w:bookmarkStart w:id="128" w:name="_Toc536253722"/>
      <w:bookmarkStart w:id="129" w:name="_Toc536258288"/>
    </w:p>
    <w:p w14:paraId="7296E803" w14:textId="6C730BF7" w:rsidR="0085011B" w:rsidRPr="00673D13" w:rsidRDefault="0085011B" w:rsidP="0085011B">
      <w:pPr>
        <w:rPr>
          <w:ins w:id="130" w:author="Prakash Atul (Ext)" w:date="2018-03-27T16:49:00Z"/>
          <w:rFonts w:cs="Arial"/>
          <w:b/>
          <w:bCs/>
          <w:sz w:val="24"/>
          <w:szCs w:val="32"/>
        </w:rPr>
      </w:pPr>
      <w:ins w:id="131" w:author="Prakash Atul (Ext)" w:date="2018-03-27T16:49:00Z">
        <w:r w:rsidRPr="00673D13">
          <w:rPr>
            <w:rFonts w:cs="Arial"/>
            <w:bCs/>
            <w:color w:val="000000"/>
            <w:szCs w:val="22"/>
            <w:rPrChange w:id="132" w:author="Batra Yogesh (EXT)" w:date="2018-04-13T12:43:00Z">
              <w:rPr>
                <w:rFonts w:ascii="Calibri Light" w:hAnsi="Calibri Light" w:cs="Calibri Light"/>
                <w:bCs/>
                <w:color w:val="000000"/>
                <w:szCs w:val="22"/>
              </w:rPr>
            </w:rPrChange>
          </w:rPr>
          <w:t>Note: the toolbar on EC11</w:t>
        </w:r>
      </w:ins>
      <w:ins w:id="133" w:author="Batra Yogesh (EXT)" w:date="2018-04-13T12:45:00Z">
        <w:r w:rsidR="003D380C">
          <w:rPr>
            <w:rFonts w:cs="Arial"/>
            <w:bCs/>
            <w:color w:val="000000"/>
            <w:szCs w:val="22"/>
          </w:rPr>
          <w:t>.2</w:t>
        </w:r>
      </w:ins>
      <w:ins w:id="134" w:author="Prakash Atul (Ext)" w:date="2018-03-27T16:49:00Z">
        <w:r w:rsidRPr="00673D13">
          <w:rPr>
            <w:rFonts w:cs="Arial"/>
            <w:bCs/>
            <w:color w:val="000000"/>
            <w:szCs w:val="22"/>
            <w:rPrChange w:id="135" w:author="Batra Yogesh (EXT)" w:date="2018-04-13T12:43:00Z">
              <w:rPr>
                <w:rFonts w:ascii="Calibri Light" w:hAnsi="Calibri Light" w:cs="Calibri Light"/>
                <w:bCs/>
                <w:color w:val="000000"/>
                <w:szCs w:val="22"/>
              </w:rPr>
            </w:rPrChange>
          </w:rPr>
          <w:t xml:space="preserve"> has changed. Refer to the image below for different buttons</w:t>
        </w:r>
      </w:ins>
    </w:p>
    <w:p w14:paraId="224FA7BD" w14:textId="77777777" w:rsidR="0085011B" w:rsidRPr="00673D13" w:rsidRDefault="0085011B" w:rsidP="0085011B">
      <w:pPr>
        <w:rPr>
          <w:ins w:id="136" w:author="Prakash Atul (Ext)" w:date="2018-03-27T16:49:00Z"/>
          <w:rFonts w:cs="Arial"/>
          <w:b/>
          <w:bCs/>
          <w:sz w:val="24"/>
          <w:szCs w:val="32"/>
        </w:rPr>
      </w:pPr>
    </w:p>
    <w:p w14:paraId="64E2BFD2" w14:textId="77777777" w:rsidR="0085011B" w:rsidRPr="00673D13" w:rsidRDefault="0085011B" w:rsidP="0085011B">
      <w:pPr>
        <w:rPr>
          <w:ins w:id="137" w:author="Prakash Atul (Ext)" w:date="2018-03-27T16:49:00Z"/>
          <w:rFonts w:cs="Arial"/>
          <w:b/>
          <w:bCs/>
          <w:sz w:val="24"/>
          <w:szCs w:val="32"/>
        </w:rPr>
      </w:pPr>
      <w:ins w:id="138" w:author="Prakash Atul (Ext)" w:date="2018-03-27T16:49:00Z">
        <w:r w:rsidRPr="00673D13">
          <w:rPr>
            <w:rFonts w:cs="Arial"/>
            <w:noProof/>
            <w:color w:val="000000"/>
            <w:szCs w:val="22"/>
            <w:rPrChange w:id="139" w:author="Batra Yogesh (EXT)" w:date="2018-04-13T12:43:00Z">
              <w:rPr>
                <w:rFonts w:ascii="Calibri" w:hAnsi="Calibri" w:cs="Calibri"/>
                <w:noProof/>
                <w:color w:val="000000"/>
                <w:szCs w:val="22"/>
              </w:rPr>
            </w:rPrChange>
          </w:rPr>
          <w:drawing>
            <wp:inline distT="0" distB="0" distL="0" distR="0" wp14:anchorId="69E5C409" wp14:editId="467F047F">
              <wp:extent cx="5105048" cy="1144752"/>
              <wp:effectExtent l="19050" t="19050" r="19685" b="17780"/>
              <wp:docPr id="2" name="Picture 2" descr="https://lh6.googleusercontent.com/WUdP0PFWezKFy2Ynx-I6avqXmLbFPFOLIYlo40eBVOTZ-vJOdZnOV0ODUljUAsdXAocQF1qJlQhDZBlJkGa1jHBfmEYwONfYQJ3I8xsTx6uQmEAeBYLtyGw9svpNaG1_w2p1RQu34tA_2epW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WUdP0PFWezKFy2Ynx-I6avqXmLbFPFOLIYlo40eBVOTZ-vJOdZnOV0ODUljUAsdXAocQF1qJlQhDZBlJkGa1jHBfmEYwONfYQJ3I8xsTx6uQmEAeBYLtyGw9svpNaG1_w2p1RQu34tA_2epWhQ"/>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30089" cy="1150367"/>
                      </a:xfrm>
                      <a:prstGeom prst="rect">
                        <a:avLst/>
                      </a:prstGeom>
                      <a:solidFill>
                        <a:schemeClr val="accent1"/>
                      </a:solidFill>
                      <a:ln>
                        <a:solidFill>
                          <a:schemeClr val="accent1"/>
                        </a:solidFill>
                      </a:ln>
                    </pic:spPr>
                  </pic:pic>
                </a:graphicData>
              </a:graphic>
            </wp:inline>
          </w:drawing>
        </w:r>
      </w:ins>
    </w:p>
    <w:p w14:paraId="44EFDFC2" w14:textId="77777777" w:rsidR="0085011B" w:rsidRPr="00673D13" w:rsidRDefault="0085011B">
      <w:pPr>
        <w:rPr>
          <w:rFonts w:cs="Arial"/>
          <w:b/>
          <w:bCs/>
          <w:sz w:val="24"/>
          <w:szCs w:val="32"/>
        </w:rPr>
      </w:pPr>
    </w:p>
    <w:bookmarkEnd w:id="128"/>
    <w:bookmarkEnd w:id="129"/>
    <w:p w14:paraId="037A1447" w14:textId="5366BBCF" w:rsidR="00CA3FFB" w:rsidRPr="00673D13" w:rsidRDefault="00CA3FFB" w:rsidP="00CA3FFB">
      <w:pPr>
        <w:keepNext/>
        <w:numPr>
          <w:ilvl w:val="0"/>
          <w:numId w:val="1"/>
        </w:numPr>
        <w:spacing w:before="120" w:after="60"/>
        <w:outlineLvl w:val="0"/>
        <w:rPr>
          <w:rFonts w:cs="Arial"/>
          <w:b/>
          <w:bCs/>
          <w:color w:val="3399FF"/>
          <w:sz w:val="28"/>
          <w:szCs w:val="32"/>
        </w:rPr>
      </w:pPr>
      <w:r w:rsidRPr="00673D13">
        <w:rPr>
          <w:rFonts w:cs="Arial"/>
          <w:b/>
          <w:bCs/>
          <w:color w:val="3399FF"/>
          <w:sz w:val="28"/>
          <w:szCs w:val="32"/>
        </w:rPr>
        <w:t xml:space="preserve">Primary Flow: </w:t>
      </w:r>
      <w:r w:rsidR="006F7DB3" w:rsidRPr="00673D13">
        <w:rPr>
          <w:rFonts w:cs="Arial"/>
          <w:b/>
          <w:bCs/>
          <w:color w:val="3399FF"/>
          <w:sz w:val="28"/>
          <w:szCs w:val="32"/>
        </w:rPr>
        <w:t>BKK</w:t>
      </w:r>
      <w:r w:rsidR="008029FF" w:rsidRPr="00673D13">
        <w:rPr>
          <w:rFonts w:cs="Arial"/>
          <w:b/>
          <w:bCs/>
          <w:color w:val="3399FF"/>
          <w:sz w:val="28"/>
          <w:szCs w:val="32"/>
        </w:rPr>
        <w:t>_UC17 – Run Verify Data</w:t>
      </w:r>
      <w:r w:rsidR="00257727" w:rsidRPr="00673D13">
        <w:rPr>
          <w:rFonts w:cs="Arial"/>
          <w:b/>
          <w:bCs/>
          <w:color w:val="3399FF"/>
          <w:sz w:val="28"/>
          <w:szCs w:val="32"/>
        </w:rPr>
        <w:t xml:space="preserve"> </w:t>
      </w:r>
    </w:p>
    <w:p w14:paraId="4EF8D314" w14:textId="19111340" w:rsidR="00FD23F0" w:rsidRPr="00673D13" w:rsidRDefault="005B21E9" w:rsidP="00C07B9E">
      <w:pPr>
        <w:pStyle w:val="Heading2"/>
        <w:ind w:left="1260" w:hanging="540"/>
        <w:rPr>
          <w:sz w:val="20"/>
          <w:szCs w:val="20"/>
          <w:rPrChange w:id="140" w:author="Batra Yogesh (EXT)" w:date="2018-04-13T12:43:00Z">
            <w:rPr>
              <w:rFonts w:asciiTheme="minorHAnsi" w:hAnsiTheme="minorHAnsi"/>
              <w:sz w:val="20"/>
              <w:szCs w:val="20"/>
            </w:rPr>
          </w:rPrChange>
        </w:rPr>
      </w:pPr>
      <w:bookmarkStart w:id="141" w:name="_Toc456769178"/>
      <w:bookmarkStart w:id="142" w:name="_Toc473183607"/>
      <w:bookmarkStart w:id="143" w:name="_Toc456593749"/>
      <w:r w:rsidRPr="00673D13">
        <w:rPr>
          <w:rPrChange w:id="144" w:author="Batra Yogesh (EXT)" w:date="2018-04-13T12:43:00Z">
            <w:rPr>
              <w:rFonts w:asciiTheme="minorHAnsi" w:hAnsiTheme="minorHAnsi"/>
            </w:rPr>
          </w:rPrChange>
        </w:rPr>
        <w:t xml:space="preserve">Trigger:  </w:t>
      </w:r>
      <w:bookmarkEnd w:id="141"/>
      <w:bookmarkEnd w:id="142"/>
      <w:r w:rsidR="00C07B9E" w:rsidRPr="00673D13">
        <w:rPr>
          <w:rPrChange w:id="145" w:author="Batra Yogesh (EXT)" w:date="2018-04-13T12:43:00Z">
            <w:rPr>
              <w:rFonts w:asciiTheme="minorHAnsi" w:hAnsiTheme="minorHAnsi"/>
            </w:rPr>
          </w:rPrChange>
        </w:rPr>
        <w:t>Run Daily allocation process</w:t>
      </w:r>
      <w:r w:rsidRPr="00673D13">
        <w:rPr>
          <w:rPrChange w:id="146" w:author="Batra Yogesh (EXT)" w:date="2018-04-13T12:43:00Z">
            <w:rPr>
              <w:rFonts w:asciiTheme="minorHAnsi" w:hAnsiTheme="minorHAnsi"/>
            </w:rPr>
          </w:rPrChange>
        </w:rPr>
        <w:t xml:space="preserve"> </w:t>
      </w:r>
      <w:bookmarkEnd w:id="143"/>
    </w:p>
    <w:p w14:paraId="7D68A096" w14:textId="18487AAF" w:rsidR="00CA3FFB" w:rsidRPr="00673D13" w:rsidRDefault="00CA3FFB" w:rsidP="00CA3FFB">
      <w:pPr>
        <w:rPr>
          <w:rFonts w:cs="Arial"/>
          <w:color w:val="000000" w:themeColor="text1"/>
          <w:sz w:val="20"/>
          <w:szCs w:val="20"/>
        </w:rPr>
      </w:pPr>
      <w:r w:rsidRPr="00673D13">
        <w:rPr>
          <w:rFonts w:cs="Arial"/>
          <w:color w:val="000000" w:themeColor="text1"/>
          <w:sz w:val="20"/>
          <w:szCs w:val="20"/>
        </w:rPr>
        <w:t>.</w:t>
      </w:r>
    </w:p>
    <w:p w14:paraId="31E58E8F" w14:textId="77777777" w:rsidR="00CA3FFB" w:rsidRPr="00703A49" w:rsidRDefault="00CA3FFB" w:rsidP="00CA3FFB">
      <w:pPr>
        <w:rPr>
          <w:rFonts w:cs="Arial"/>
          <w:i/>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147" w:author="Shah Ashay" w:date="2018-04-16T16:31:00Z">
          <w:tblPr>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986"/>
        <w:gridCol w:w="3330"/>
        <w:gridCol w:w="2158"/>
        <w:gridCol w:w="2876"/>
        <w:tblGridChange w:id="148">
          <w:tblGrid>
            <w:gridCol w:w="630"/>
            <w:gridCol w:w="3690"/>
            <w:gridCol w:w="2160"/>
            <w:gridCol w:w="2880"/>
          </w:tblGrid>
        </w:tblGridChange>
      </w:tblGrid>
      <w:tr w:rsidR="00CA3FFB" w:rsidRPr="00703A49" w14:paraId="396D6452" w14:textId="77777777" w:rsidTr="00703A49">
        <w:trPr>
          <w:tblHeader/>
          <w:trPrChange w:id="149" w:author="Shah Ashay" w:date="2018-04-16T16:31:00Z">
            <w:trPr>
              <w:tblHeader/>
            </w:trPr>
          </w:trPrChange>
        </w:trPr>
        <w:tc>
          <w:tcPr>
            <w:tcW w:w="527" w:type="pct"/>
            <w:shd w:val="pct15" w:color="auto" w:fill="auto"/>
            <w:tcPrChange w:id="150" w:author="Shah Ashay" w:date="2018-04-16T16:31:00Z">
              <w:tcPr>
                <w:tcW w:w="630" w:type="dxa"/>
                <w:shd w:val="pct15" w:color="auto" w:fill="auto"/>
              </w:tcPr>
            </w:tcPrChange>
          </w:tcPr>
          <w:p w14:paraId="4E9AC55C" w14:textId="77777777" w:rsidR="00CA3FFB" w:rsidRPr="00703A49" w:rsidRDefault="00CA3FFB" w:rsidP="00CA3FFB">
            <w:pPr>
              <w:spacing w:before="60" w:after="60"/>
              <w:jc w:val="center"/>
              <w:rPr>
                <w:rFonts w:cs="Arial"/>
                <w:b/>
                <w:sz w:val="20"/>
                <w:rPrChange w:id="151" w:author="Shah Ashay" w:date="2018-04-16T16:31:00Z">
                  <w:rPr>
                    <w:rFonts w:asciiTheme="minorHAnsi" w:hAnsiTheme="minorHAnsi"/>
                    <w:b/>
                    <w:sz w:val="20"/>
                  </w:rPr>
                </w:rPrChange>
              </w:rPr>
            </w:pPr>
            <w:r w:rsidRPr="00703A49">
              <w:rPr>
                <w:rFonts w:cs="Arial"/>
                <w:b/>
                <w:sz w:val="20"/>
                <w:rPrChange w:id="152" w:author="Shah Ashay" w:date="2018-04-16T16:31:00Z">
                  <w:rPr>
                    <w:rFonts w:asciiTheme="minorHAnsi" w:hAnsiTheme="minorHAnsi"/>
                    <w:b/>
                    <w:sz w:val="20"/>
                  </w:rPr>
                </w:rPrChange>
              </w:rPr>
              <w:t>Step</w:t>
            </w:r>
          </w:p>
        </w:tc>
        <w:tc>
          <w:tcPr>
            <w:tcW w:w="1781" w:type="pct"/>
            <w:shd w:val="pct15" w:color="auto" w:fill="auto"/>
            <w:tcPrChange w:id="153" w:author="Shah Ashay" w:date="2018-04-16T16:31:00Z">
              <w:tcPr>
                <w:tcW w:w="3690" w:type="dxa"/>
                <w:shd w:val="pct15" w:color="auto" w:fill="auto"/>
              </w:tcPr>
            </w:tcPrChange>
          </w:tcPr>
          <w:p w14:paraId="22924A38" w14:textId="77777777" w:rsidR="00CA3FFB" w:rsidRPr="00703A49" w:rsidRDefault="00CA3FFB" w:rsidP="00CA3FFB">
            <w:pPr>
              <w:spacing w:before="60" w:after="60"/>
              <w:jc w:val="center"/>
              <w:rPr>
                <w:rFonts w:cs="Arial"/>
                <w:b/>
                <w:sz w:val="20"/>
                <w:rPrChange w:id="154" w:author="Shah Ashay" w:date="2018-04-16T16:31:00Z">
                  <w:rPr>
                    <w:rFonts w:asciiTheme="minorHAnsi" w:hAnsiTheme="minorHAnsi"/>
                    <w:b/>
                    <w:sz w:val="20"/>
                  </w:rPr>
                </w:rPrChange>
              </w:rPr>
            </w:pPr>
            <w:r w:rsidRPr="00703A49">
              <w:rPr>
                <w:rFonts w:cs="Arial"/>
                <w:b/>
                <w:sz w:val="20"/>
                <w:rPrChange w:id="155" w:author="Shah Ashay" w:date="2018-04-16T16:31:00Z">
                  <w:rPr>
                    <w:rFonts w:asciiTheme="minorHAnsi" w:hAnsiTheme="minorHAnsi"/>
                    <w:b/>
                    <w:sz w:val="20"/>
                  </w:rPr>
                </w:rPrChange>
              </w:rPr>
              <w:t>Actor Action</w:t>
            </w:r>
          </w:p>
        </w:tc>
        <w:tc>
          <w:tcPr>
            <w:tcW w:w="1154" w:type="pct"/>
            <w:shd w:val="pct15" w:color="auto" w:fill="auto"/>
            <w:tcPrChange w:id="156" w:author="Shah Ashay" w:date="2018-04-16T16:31:00Z">
              <w:tcPr>
                <w:tcW w:w="2160" w:type="dxa"/>
                <w:shd w:val="pct15" w:color="auto" w:fill="auto"/>
              </w:tcPr>
            </w:tcPrChange>
          </w:tcPr>
          <w:p w14:paraId="6135FA1E" w14:textId="77777777" w:rsidR="00CA3FFB" w:rsidRPr="00703A49" w:rsidRDefault="00CA3FFB" w:rsidP="00CA3FFB">
            <w:pPr>
              <w:spacing w:before="60" w:after="60"/>
              <w:jc w:val="center"/>
              <w:rPr>
                <w:rFonts w:cs="Arial"/>
                <w:b/>
                <w:sz w:val="20"/>
                <w:rPrChange w:id="157" w:author="Shah Ashay" w:date="2018-04-16T16:31:00Z">
                  <w:rPr>
                    <w:rFonts w:asciiTheme="minorHAnsi" w:hAnsiTheme="minorHAnsi"/>
                    <w:b/>
                    <w:sz w:val="20"/>
                  </w:rPr>
                </w:rPrChange>
              </w:rPr>
            </w:pPr>
            <w:r w:rsidRPr="00703A49">
              <w:rPr>
                <w:rFonts w:cs="Arial"/>
                <w:b/>
                <w:sz w:val="20"/>
                <w:rPrChange w:id="158" w:author="Shah Ashay" w:date="2018-04-16T16:31:00Z">
                  <w:rPr>
                    <w:rFonts w:asciiTheme="minorHAnsi" w:hAnsiTheme="minorHAnsi"/>
                    <w:b/>
                    <w:sz w:val="20"/>
                  </w:rPr>
                </w:rPrChange>
              </w:rPr>
              <w:t>System Response</w:t>
            </w:r>
          </w:p>
        </w:tc>
        <w:tc>
          <w:tcPr>
            <w:tcW w:w="1538" w:type="pct"/>
            <w:shd w:val="pct15" w:color="auto" w:fill="auto"/>
            <w:tcPrChange w:id="159" w:author="Shah Ashay" w:date="2018-04-16T16:31:00Z">
              <w:tcPr>
                <w:tcW w:w="2880" w:type="dxa"/>
                <w:shd w:val="pct15" w:color="auto" w:fill="auto"/>
              </w:tcPr>
            </w:tcPrChange>
          </w:tcPr>
          <w:p w14:paraId="6EC93E71" w14:textId="77777777" w:rsidR="00CA3FFB" w:rsidRPr="00703A49" w:rsidRDefault="00CA3FFB" w:rsidP="00CA3FFB">
            <w:pPr>
              <w:spacing w:before="60" w:after="60"/>
              <w:jc w:val="center"/>
              <w:rPr>
                <w:rFonts w:cs="Arial"/>
                <w:b/>
                <w:sz w:val="20"/>
                <w:rPrChange w:id="160" w:author="Shah Ashay" w:date="2018-04-16T16:31:00Z">
                  <w:rPr>
                    <w:rFonts w:asciiTheme="minorHAnsi" w:hAnsiTheme="minorHAnsi"/>
                    <w:b/>
                    <w:sz w:val="20"/>
                  </w:rPr>
                </w:rPrChange>
              </w:rPr>
            </w:pPr>
            <w:r w:rsidRPr="00703A49">
              <w:rPr>
                <w:rFonts w:cs="Arial"/>
                <w:b/>
                <w:sz w:val="20"/>
                <w:rPrChange w:id="161" w:author="Shah Ashay" w:date="2018-04-16T16:31:00Z">
                  <w:rPr>
                    <w:rFonts w:asciiTheme="minorHAnsi" w:hAnsiTheme="minorHAnsi"/>
                    <w:b/>
                    <w:sz w:val="20"/>
                  </w:rPr>
                </w:rPrChange>
              </w:rPr>
              <w:t>Notes</w:t>
            </w:r>
          </w:p>
        </w:tc>
      </w:tr>
      <w:tr w:rsidR="008029FF" w:rsidRPr="00703A49" w14:paraId="17D7F246" w14:textId="77777777" w:rsidTr="00703A49">
        <w:trPr>
          <w:cantSplit/>
          <w:trPrChange w:id="162" w:author="Shah Ashay" w:date="2018-04-16T16:31:00Z">
            <w:trPr>
              <w:cantSplit/>
            </w:trPr>
          </w:trPrChange>
        </w:trPr>
        <w:tc>
          <w:tcPr>
            <w:tcW w:w="527" w:type="pct"/>
            <w:tcPrChange w:id="163" w:author="Shah Ashay" w:date="2018-04-16T16:31:00Z">
              <w:tcPr>
                <w:tcW w:w="630" w:type="dxa"/>
              </w:tcPr>
            </w:tcPrChange>
          </w:tcPr>
          <w:p w14:paraId="34AE6D97" w14:textId="77777777" w:rsidR="008029FF" w:rsidRPr="00703A49" w:rsidRDefault="008029FF" w:rsidP="00CA3FFB">
            <w:pPr>
              <w:numPr>
                <w:ilvl w:val="0"/>
                <w:numId w:val="4"/>
              </w:numPr>
              <w:tabs>
                <w:tab w:val="clear" w:pos="360"/>
                <w:tab w:val="num" w:pos="155"/>
              </w:tabs>
              <w:spacing w:after="120"/>
              <w:jc w:val="center"/>
              <w:rPr>
                <w:rFonts w:cs="Arial"/>
                <w:sz w:val="20"/>
                <w:rPrChange w:id="164" w:author="Shah Ashay" w:date="2018-04-16T16:31:00Z">
                  <w:rPr>
                    <w:rFonts w:asciiTheme="minorHAnsi" w:hAnsiTheme="minorHAnsi"/>
                    <w:sz w:val="20"/>
                  </w:rPr>
                </w:rPrChange>
              </w:rPr>
            </w:pPr>
          </w:p>
        </w:tc>
        <w:tc>
          <w:tcPr>
            <w:tcW w:w="1781" w:type="pct"/>
            <w:tcPrChange w:id="165" w:author="Shah Ashay" w:date="2018-04-16T16:31:00Z">
              <w:tcPr>
                <w:tcW w:w="3690" w:type="dxa"/>
              </w:tcPr>
            </w:tcPrChange>
          </w:tcPr>
          <w:p w14:paraId="56A75B74" w14:textId="77777777" w:rsidR="008029FF" w:rsidRPr="00703A49" w:rsidRDefault="008029FF" w:rsidP="00705162">
            <w:pPr>
              <w:pStyle w:val="TableText"/>
              <w:rPr>
                <w:rFonts w:cs="Arial"/>
                <w:sz w:val="20"/>
                <w:szCs w:val="20"/>
                <w:rPrChange w:id="166" w:author="Shah Ashay" w:date="2018-04-16T16:31:00Z">
                  <w:rPr>
                    <w:rFonts w:asciiTheme="minorHAnsi" w:hAnsiTheme="minorHAnsi"/>
                    <w:sz w:val="20"/>
                    <w:szCs w:val="20"/>
                  </w:rPr>
                </w:rPrChange>
              </w:rPr>
            </w:pPr>
            <w:r w:rsidRPr="00703A49">
              <w:rPr>
                <w:rFonts w:cs="Arial"/>
                <w:sz w:val="20"/>
                <w:szCs w:val="20"/>
                <w:rPrChange w:id="167" w:author="Shah Ashay" w:date="2018-04-16T16:31:00Z">
                  <w:rPr>
                    <w:rFonts w:asciiTheme="minorHAnsi" w:hAnsiTheme="minorHAnsi"/>
                    <w:sz w:val="20"/>
                    <w:szCs w:val="20"/>
                  </w:rPr>
                </w:rPrChange>
              </w:rPr>
              <w:t xml:space="preserve">Open up </w:t>
            </w:r>
            <w:r w:rsidRPr="00703A49">
              <w:rPr>
                <w:rFonts w:cs="Arial"/>
                <w:b/>
                <w:i/>
                <w:sz w:val="20"/>
                <w:szCs w:val="20"/>
                <w:rPrChange w:id="168" w:author="Shah Ashay" w:date="2018-04-16T16:31:00Z">
                  <w:rPr>
                    <w:rFonts w:asciiTheme="minorHAnsi" w:hAnsiTheme="minorHAnsi"/>
                    <w:b/>
                    <w:i/>
                    <w:sz w:val="20"/>
                    <w:szCs w:val="20"/>
                  </w:rPr>
                </w:rPrChange>
              </w:rPr>
              <w:t xml:space="preserve">Daily Verify Data  </w:t>
            </w:r>
            <w:r w:rsidRPr="00703A49">
              <w:rPr>
                <w:rFonts w:cs="Arial"/>
                <w:sz w:val="20"/>
                <w:szCs w:val="20"/>
                <w:rPrChange w:id="169" w:author="Shah Ashay" w:date="2018-04-16T16:31:00Z">
                  <w:rPr>
                    <w:rFonts w:asciiTheme="minorHAnsi" w:hAnsiTheme="minorHAnsi"/>
                    <w:sz w:val="20"/>
                    <w:szCs w:val="20"/>
                  </w:rPr>
                </w:rPrChange>
              </w:rPr>
              <w:t>screen</w:t>
            </w:r>
          </w:p>
          <w:p w14:paraId="2E65E9F0" w14:textId="0FEC1DB9" w:rsidR="008029FF" w:rsidRPr="00703A49" w:rsidRDefault="008029FF" w:rsidP="002F7A27">
            <w:pPr>
              <w:spacing w:after="120"/>
              <w:rPr>
                <w:rFonts w:cs="Arial"/>
                <w:i/>
                <w:sz w:val="20"/>
                <w:szCs w:val="20"/>
              </w:rPr>
            </w:pPr>
            <w:r w:rsidRPr="00703A49">
              <w:rPr>
                <w:rFonts w:cs="Arial"/>
                <w:i/>
                <w:sz w:val="20"/>
                <w:szCs w:val="20"/>
                <w:rPrChange w:id="170" w:author="Shah Ashay" w:date="2018-04-16T16:31:00Z">
                  <w:rPr>
                    <w:rFonts w:asciiTheme="minorHAnsi" w:hAnsiTheme="minorHAnsi"/>
                    <w:i/>
                    <w:sz w:val="20"/>
                    <w:szCs w:val="20"/>
                  </w:rPr>
                </w:rPrChange>
              </w:rPr>
              <w:t xml:space="preserve">EC Production </w:t>
            </w:r>
            <w:r w:rsidRPr="00703A49">
              <w:rPr>
                <w:rFonts w:cs="Arial"/>
                <w:i/>
                <w:sz w:val="20"/>
                <w:szCs w:val="20"/>
                <w:rPrChange w:id="171" w:author="Shah Ashay" w:date="2018-04-16T16:31:00Z">
                  <w:rPr>
                    <w:rFonts w:asciiTheme="minorHAnsi" w:hAnsiTheme="minorHAnsi"/>
                    <w:i/>
                    <w:sz w:val="20"/>
                    <w:szCs w:val="20"/>
                  </w:rPr>
                </w:rPrChange>
              </w:rPr>
              <w:sym w:font="Wingdings" w:char="F0E0"/>
            </w:r>
            <w:r w:rsidRPr="00703A49">
              <w:rPr>
                <w:rFonts w:cs="Arial"/>
                <w:i/>
                <w:sz w:val="20"/>
                <w:szCs w:val="20"/>
                <w:rPrChange w:id="172" w:author="Shah Ashay" w:date="2018-04-16T16:31:00Z">
                  <w:rPr>
                    <w:rFonts w:asciiTheme="minorHAnsi" w:hAnsiTheme="minorHAnsi"/>
                    <w:i/>
                    <w:sz w:val="20"/>
                    <w:szCs w:val="20"/>
                  </w:rPr>
                </w:rPrChange>
              </w:rPr>
              <w:t xml:space="preserve"> </w:t>
            </w:r>
            <w:del w:id="173" w:author="Prakash Atul (Ext)" w:date="2018-03-27T16:43:00Z">
              <w:r w:rsidRPr="00703A49" w:rsidDel="009732BD">
                <w:rPr>
                  <w:rFonts w:cs="Arial"/>
                  <w:i/>
                  <w:sz w:val="20"/>
                  <w:szCs w:val="20"/>
                  <w:rPrChange w:id="174" w:author="Shah Ashay" w:date="2018-04-16T16:31:00Z">
                    <w:rPr>
                      <w:rFonts w:asciiTheme="minorHAnsi" w:hAnsiTheme="minorHAnsi"/>
                      <w:i/>
                      <w:sz w:val="20"/>
                      <w:szCs w:val="20"/>
                    </w:rPr>
                  </w:rPrChange>
                </w:rPr>
                <w:delText>Data Approval</w:delText>
              </w:r>
            </w:del>
            <w:ins w:id="175" w:author="Prakash Atul (Ext)" w:date="2018-03-27T16:43:00Z">
              <w:r w:rsidR="009732BD" w:rsidRPr="00703A49">
                <w:rPr>
                  <w:rFonts w:cs="Arial"/>
                  <w:i/>
                  <w:sz w:val="20"/>
                  <w:szCs w:val="20"/>
                  <w:rPrChange w:id="176" w:author="Shah Ashay" w:date="2018-04-16T16:31:00Z">
                    <w:rPr>
                      <w:rFonts w:asciiTheme="minorHAnsi" w:hAnsiTheme="minorHAnsi"/>
                      <w:i/>
                      <w:sz w:val="20"/>
                      <w:szCs w:val="20"/>
                    </w:rPr>
                  </w:rPrChange>
                </w:rPr>
                <w:t>Allocation</w:t>
              </w:r>
            </w:ins>
            <w:r w:rsidRPr="00703A49">
              <w:rPr>
                <w:rFonts w:cs="Arial"/>
                <w:i/>
                <w:sz w:val="20"/>
                <w:szCs w:val="20"/>
                <w:rPrChange w:id="177" w:author="Shah Ashay" w:date="2018-04-16T16:31:00Z">
                  <w:rPr>
                    <w:rFonts w:asciiTheme="minorHAnsi" w:hAnsiTheme="minorHAnsi"/>
                    <w:i/>
                    <w:sz w:val="20"/>
                    <w:szCs w:val="20"/>
                  </w:rPr>
                </w:rPrChange>
              </w:rPr>
              <w:sym w:font="Wingdings" w:char="F0E0"/>
            </w:r>
            <w:r w:rsidRPr="00703A49">
              <w:rPr>
                <w:rFonts w:cs="Arial"/>
                <w:i/>
                <w:sz w:val="20"/>
                <w:szCs w:val="20"/>
                <w:rPrChange w:id="178" w:author="Shah Ashay" w:date="2018-04-16T16:31:00Z">
                  <w:rPr>
                    <w:rFonts w:asciiTheme="minorHAnsi" w:hAnsiTheme="minorHAnsi"/>
                    <w:i/>
                    <w:sz w:val="20"/>
                    <w:szCs w:val="20"/>
                  </w:rPr>
                </w:rPrChange>
              </w:rPr>
              <w:t xml:space="preserve"> Daily Verify Data</w:t>
            </w:r>
          </w:p>
        </w:tc>
        <w:tc>
          <w:tcPr>
            <w:tcW w:w="1154" w:type="pct"/>
            <w:tcPrChange w:id="179" w:author="Shah Ashay" w:date="2018-04-16T16:31:00Z">
              <w:tcPr>
                <w:tcW w:w="2160" w:type="dxa"/>
              </w:tcPr>
            </w:tcPrChange>
          </w:tcPr>
          <w:p w14:paraId="3A9679C4" w14:textId="77777777" w:rsidR="008029FF" w:rsidRPr="00703A49" w:rsidRDefault="008029FF" w:rsidP="00705162">
            <w:pPr>
              <w:rPr>
                <w:rFonts w:cs="Arial"/>
                <w:sz w:val="20"/>
                <w:szCs w:val="20"/>
                <w:rPrChange w:id="180" w:author="Shah Ashay" w:date="2018-04-16T16:31:00Z">
                  <w:rPr>
                    <w:rFonts w:asciiTheme="minorHAnsi" w:hAnsiTheme="minorHAnsi"/>
                    <w:sz w:val="20"/>
                    <w:szCs w:val="20"/>
                  </w:rPr>
                </w:rPrChange>
              </w:rPr>
            </w:pPr>
            <w:r w:rsidRPr="00703A49">
              <w:rPr>
                <w:rFonts w:cs="Arial"/>
                <w:sz w:val="20"/>
                <w:szCs w:val="20"/>
                <w:rPrChange w:id="181" w:author="Shah Ashay" w:date="2018-04-16T16:31:00Z">
                  <w:rPr>
                    <w:rFonts w:asciiTheme="minorHAnsi" w:hAnsiTheme="minorHAnsi"/>
                    <w:sz w:val="20"/>
                    <w:szCs w:val="20"/>
                  </w:rPr>
                </w:rPrChange>
              </w:rPr>
              <w:t>The following fields are automatically populated:</w:t>
            </w:r>
          </w:p>
          <w:p w14:paraId="15D073B8" w14:textId="138BF4BD" w:rsidR="009732BD" w:rsidRPr="00703A49" w:rsidRDefault="009732BD" w:rsidP="008029FF">
            <w:pPr>
              <w:pStyle w:val="ListParagraph"/>
              <w:numPr>
                <w:ilvl w:val="0"/>
                <w:numId w:val="20"/>
              </w:numPr>
              <w:rPr>
                <w:ins w:id="182" w:author="Prakash Atul (Ext)" w:date="2018-03-27T16:43:00Z"/>
                <w:rFonts w:cs="Arial"/>
                <w:sz w:val="20"/>
                <w:szCs w:val="20"/>
                <w:rPrChange w:id="183" w:author="Shah Ashay" w:date="2018-04-16T16:31:00Z">
                  <w:rPr>
                    <w:ins w:id="184" w:author="Prakash Atul (Ext)" w:date="2018-03-27T16:43:00Z"/>
                    <w:rFonts w:asciiTheme="minorHAnsi" w:hAnsiTheme="minorHAnsi"/>
                    <w:b/>
                    <w:i/>
                    <w:sz w:val="20"/>
                    <w:szCs w:val="20"/>
                  </w:rPr>
                </w:rPrChange>
              </w:rPr>
            </w:pPr>
            <w:ins w:id="185" w:author="Prakash Atul (Ext)" w:date="2018-03-27T16:43:00Z">
              <w:r w:rsidRPr="00703A49">
                <w:rPr>
                  <w:rFonts w:cs="Arial"/>
                  <w:b/>
                  <w:i/>
                  <w:sz w:val="20"/>
                  <w:szCs w:val="20"/>
                  <w:rPrChange w:id="186" w:author="Shah Ashay" w:date="2018-04-16T16:31:00Z">
                    <w:rPr>
                      <w:rFonts w:asciiTheme="minorHAnsi" w:hAnsiTheme="minorHAnsi"/>
                      <w:sz w:val="20"/>
                      <w:szCs w:val="20"/>
                    </w:rPr>
                  </w:rPrChange>
                </w:rPr>
                <w:t>From Date</w:t>
              </w:r>
              <w:r w:rsidRPr="00703A49">
                <w:rPr>
                  <w:rFonts w:cs="Arial"/>
                  <w:sz w:val="20"/>
                  <w:szCs w:val="20"/>
                  <w:rPrChange w:id="187" w:author="Shah Ashay" w:date="2018-04-16T16:31:00Z">
                    <w:rPr>
                      <w:rFonts w:asciiTheme="minorHAnsi" w:hAnsiTheme="minorHAnsi"/>
                      <w:sz w:val="20"/>
                      <w:szCs w:val="20"/>
                    </w:rPr>
                  </w:rPrChange>
                </w:rPr>
                <w:t xml:space="preserve"> is Yesterday’s date</w:t>
              </w:r>
            </w:ins>
          </w:p>
          <w:p w14:paraId="39CA1B9C" w14:textId="40316AF4" w:rsidR="008029FF" w:rsidRPr="00703A49" w:rsidRDefault="008029FF" w:rsidP="008029FF">
            <w:pPr>
              <w:pStyle w:val="ListParagraph"/>
              <w:numPr>
                <w:ilvl w:val="0"/>
                <w:numId w:val="20"/>
              </w:numPr>
              <w:rPr>
                <w:rFonts w:cs="Arial"/>
                <w:sz w:val="20"/>
                <w:szCs w:val="20"/>
                <w:rPrChange w:id="188" w:author="Shah Ashay" w:date="2018-04-16T16:31:00Z">
                  <w:rPr>
                    <w:rFonts w:asciiTheme="minorHAnsi" w:hAnsiTheme="minorHAnsi"/>
                    <w:sz w:val="20"/>
                    <w:szCs w:val="20"/>
                  </w:rPr>
                </w:rPrChange>
              </w:rPr>
            </w:pPr>
            <w:r w:rsidRPr="00703A49">
              <w:rPr>
                <w:rFonts w:cs="Arial"/>
                <w:b/>
                <w:i/>
                <w:sz w:val="20"/>
                <w:szCs w:val="20"/>
                <w:rPrChange w:id="189" w:author="Shah Ashay" w:date="2018-04-16T16:31:00Z">
                  <w:rPr>
                    <w:rFonts w:asciiTheme="minorHAnsi" w:hAnsiTheme="minorHAnsi"/>
                    <w:b/>
                    <w:i/>
                    <w:sz w:val="20"/>
                    <w:szCs w:val="20"/>
                  </w:rPr>
                </w:rPrChange>
              </w:rPr>
              <w:t xml:space="preserve">To Date </w:t>
            </w:r>
            <w:r w:rsidRPr="00703A49">
              <w:rPr>
                <w:rFonts w:cs="Arial"/>
                <w:sz w:val="20"/>
                <w:szCs w:val="20"/>
                <w:rPrChange w:id="190" w:author="Shah Ashay" w:date="2018-04-16T16:31:00Z">
                  <w:rPr>
                    <w:rFonts w:asciiTheme="minorHAnsi" w:hAnsiTheme="minorHAnsi"/>
                    <w:sz w:val="20"/>
                    <w:szCs w:val="20"/>
                  </w:rPr>
                </w:rPrChange>
              </w:rPr>
              <w:t xml:space="preserve">is </w:t>
            </w:r>
            <w:del w:id="191" w:author="Prakash Atul (Ext)" w:date="2018-03-27T16:43:00Z">
              <w:r w:rsidRPr="00703A49" w:rsidDel="009732BD">
                <w:rPr>
                  <w:rFonts w:cs="Arial"/>
                  <w:sz w:val="20"/>
                  <w:szCs w:val="20"/>
                  <w:rPrChange w:id="192" w:author="Shah Ashay" w:date="2018-04-16T16:31:00Z">
                    <w:rPr>
                      <w:rFonts w:asciiTheme="minorHAnsi" w:hAnsiTheme="minorHAnsi"/>
                      <w:sz w:val="20"/>
                      <w:szCs w:val="20"/>
                    </w:rPr>
                  </w:rPrChange>
                </w:rPr>
                <w:delText>today</w:delText>
              </w:r>
            </w:del>
            <w:ins w:id="193" w:author="Prakash Atul (Ext)" w:date="2018-03-27T16:43:00Z">
              <w:r w:rsidR="009732BD" w:rsidRPr="00703A49">
                <w:rPr>
                  <w:rFonts w:cs="Arial"/>
                  <w:sz w:val="20"/>
                  <w:szCs w:val="20"/>
                  <w:rPrChange w:id="194" w:author="Shah Ashay" w:date="2018-04-16T16:31:00Z">
                    <w:rPr>
                      <w:rFonts w:asciiTheme="minorHAnsi" w:hAnsiTheme="minorHAnsi"/>
                      <w:sz w:val="20"/>
                      <w:szCs w:val="20"/>
                    </w:rPr>
                  </w:rPrChange>
                </w:rPr>
                <w:t>Yesterday</w:t>
              </w:r>
            </w:ins>
            <w:r w:rsidRPr="00703A49">
              <w:rPr>
                <w:rFonts w:cs="Arial"/>
                <w:sz w:val="20"/>
                <w:szCs w:val="20"/>
                <w:rPrChange w:id="195" w:author="Shah Ashay" w:date="2018-04-16T16:31:00Z">
                  <w:rPr>
                    <w:rFonts w:asciiTheme="minorHAnsi" w:hAnsiTheme="minorHAnsi"/>
                    <w:sz w:val="20"/>
                    <w:szCs w:val="20"/>
                  </w:rPr>
                </w:rPrChange>
              </w:rPr>
              <w:t>’s date</w:t>
            </w:r>
          </w:p>
          <w:p w14:paraId="395504B2" w14:textId="19920D7C" w:rsidR="008029FF" w:rsidRPr="00703A49" w:rsidRDefault="008029FF" w:rsidP="00CA3FFB">
            <w:pPr>
              <w:numPr>
                <w:ilvl w:val="0"/>
                <w:numId w:val="3"/>
              </w:numPr>
              <w:tabs>
                <w:tab w:val="clear" w:pos="720"/>
                <w:tab w:val="num" w:pos="245"/>
              </w:tabs>
              <w:spacing w:after="120"/>
              <w:ind w:left="245" w:hanging="245"/>
              <w:rPr>
                <w:rFonts w:cs="Arial"/>
                <w:sz w:val="20"/>
                <w:szCs w:val="20"/>
              </w:rPr>
            </w:pPr>
            <w:r w:rsidRPr="00703A49">
              <w:rPr>
                <w:rFonts w:cs="Arial"/>
                <w:sz w:val="20"/>
                <w:szCs w:val="20"/>
                <w:rPrChange w:id="196" w:author="Shah Ashay" w:date="2018-04-16T16:31:00Z">
                  <w:rPr>
                    <w:rFonts w:asciiTheme="minorHAnsi" w:hAnsiTheme="minorHAnsi"/>
                    <w:sz w:val="20"/>
                    <w:szCs w:val="20"/>
                  </w:rPr>
                </w:rPrChange>
              </w:rPr>
              <w:t>The hierarchy fields may be pre-populated for the user</w:t>
            </w:r>
          </w:p>
        </w:tc>
        <w:tc>
          <w:tcPr>
            <w:tcW w:w="1538" w:type="pct"/>
            <w:tcPrChange w:id="197" w:author="Shah Ashay" w:date="2018-04-16T16:31:00Z">
              <w:tcPr>
                <w:tcW w:w="2880" w:type="dxa"/>
              </w:tcPr>
            </w:tcPrChange>
          </w:tcPr>
          <w:p w14:paraId="0DA1EB99" w14:textId="111E16BF" w:rsidR="008029FF" w:rsidRPr="00703A49" w:rsidRDefault="008029FF" w:rsidP="00CA3FFB">
            <w:pPr>
              <w:rPr>
                <w:rFonts w:cs="Arial"/>
                <w:sz w:val="20"/>
                <w:szCs w:val="20"/>
              </w:rPr>
            </w:pPr>
          </w:p>
        </w:tc>
      </w:tr>
      <w:tr w:rsidR="008029FF" w:rsidRPr="00703A49" w14:paraId="6010F02E" w14:textId="77777777" w:rsidTr="00703A49">
        <w:trPr>
          <w:cantSplit/>
          <w:trHeight w:val="881"/>
          <w:trPrChange w:id="198" w:author="Shah Ashay" w:date="2018-04-16T16:31:00Z">
            <w:trPr>
              <w:cantSplit/>
              <w:trHeight w:val="881"/>
            </w:trPr>
          </w:trPrChange>
        </w:trPr>
        <w:tc>
          <w:tcPr>
            <w:tcW w:w="527" w:type="pct"/>
            <w:tcPrChange w:id="199" w:author="Shah Ashay" w:date="2018-04-16T16:31:00Z">
              <w:tcPr>
                <w:tcW w:w="630" w:type="dxa"/>
              </w:tcPr>
            </w:tcPrChange>
          </w:tcPr>
          <w:p w14:paraId="527628EB" w14:textId="77777777" w:rsidR="008029FF" w:rsidRPr="00703A49" w:rsidRDefault="008029FF" w:rsidP="00CA3FFB">
            <w:pPr>
              <w:numPr>
                <w:ilvl w:val="0"/>
                <w:numId w:val="4"/>
              </w:numPr>
              <w:tabs>
                <w:tab w:val="clear" w:pos="360"/>
                <w:tab w:val="num" w:pos="155"/>
              </w:tabs>
              <w:spacing w:after="120"/>
              <w:jc w:val="center"/>
              <w:rPr>
                <w:rFonts w:cs="Arial"/>
                <w:sz w:val="20"/>
                <w:rPrChange w:id="200" w:author="Shah Ashay" w:date="2018-04-16T16:31:00Z">
                  <w:rPr>
                    <w:rFonts w:asciiTheme="minorHAnsi" w:hAnsiTheme="minorHAnsi"/>
                    <w:sz w:val="20"/>
                  </w:rPr>
                </w:rPrChange>
              </w:rPr>
            </w:pPr>
          </w:p>
        </w:tc>
        <w:tc>
          <w:tcPr>
            <w:tcW w:w="1781" w:type="pct"/>
            <w:tcPrChange w:id="201" w:author="Shah Ashay" w:date="2018-04-16T16:31:00Z">
              <w:tcPr>
                <w:tcW w:w="3690" w:type="dxa"/>
              </w:tcPr>
            </w:tcPrChange>
          </w:tcPr>
          <w:p w14:paraId="1A0C8FC6" w14:textId="36D4A7EF" w:rsidR="008029FF" w:rsidRPr="00703A49" w:rsidRDefault="008029FF" w:rsidP="00CA3FFB">
            <w:pPr>
              <w:spacing w:after="120"/>
              <w:rPr>
                <w:rFonts w:cs="Arial"/>
                <w:sz w:val="20"/>
                <w:szCs w:val="20"/>
              </w:rPr>
            </w:pPr>
            <w:r w:rsidRPr="00703A49">
              <w:rPr>
                <w:rFonts w:cs="Arial"/>
                <w:sz w:val="20"/>
                <w:szCs w:val="20"/>
                <w:rPrChange w:id="202" w:author="Shah Ashay" w:date="2018-04-16T16:31:00Z">
                  <w:rPr>
                    <w:rFonts w:asciiTheme="minorHAnsi" w:hAnsiTheme="minorHAnsi"/>
                    <w:sz w:val="20"/>
                    <w:szCs w:val="20"/>
                  </w:rPr>
                </w:rPrChange>
              </w:rPr>
              <w:t xml:space="preserve">Select </w:t>
            </w:r>
            <w:r w:rsidRPr="00703A49">
              <w:rPr>
                <w:rFonts w:cs="Arial"/>
                <w:b/>
                <w:i/>
                <w:sz w:val="20"/>
                <w:szCs w:val="20"/>
                <w:rPrChange w:id="203" w:author="Shah Ashay" w:date="2018-04-16T16:31:00Z">
                  <w:rPr>
                    <w:rFonts w:asciiTheme="minorHAnsi" w:hAnsiTheme="minorHAnsi"/>
                    <w:b/>
                    <w:i/>
                    <w:sz w:val="20"/>
                    <w:szCs w:val="20"/>
                  </w:rPr>
                </w:rPrChange>
              </w:rPr>
              <w:t>From</w:t>
            </w:r>
            <w:r w:rsidRPr="00703A49">
              <w:rPr>
                <w:rFonts w:cs="Arial"/>
                <w:sz w:val="20"/>
                <w:szCs w:val="20"/>
                <w:rPrChange w:id="204" w:author="Shah Ashay" w:date="2018-04-16T16:31:00Z">
                  <w:rPr>
                    <w:rFonts w:asciiTheme="minorHAnsi" w:hAnsiTheme="minorHAnsi"/>
                    <w:sz w:val="20"/>
                    <w:szCs w:val="20"/>
                  </w:rPr>
                </w:rPrChange>
              </w:rPr>
              <w:t xml:space="preserve"> </w:t>
            </w:r>
            <w:r w:rsidRPr="00703A49">
              <w:rPr>
                <w:rFonts w:cs="Arial"/>
                <w:b/>
                <w:i/>
                <w:sz w:val="20"/>
                <w:szCs w:val="20"/>
                <w:rPrChange w:id="205" w:author="Shah Ashay" w:date="2018-04-16T16:31:00Z">
                  <w:rPr>
                    <w:rFonts w:asciiTheme="minorHAnsi" w:hAnsiTheme="minorHAnsi"/>
                    <w:b/>
                    <w:i/>
                    <w:sz w:val="20"/>
                    <w:szCs w:val="20"/>
                  </w:rPr>
                </w:rPrChange>
              </w:rPr>
              <w:t>Date</w:t>
            </w:r>
            <w:r w:rsidRPr="00703A49">
              <w:rPr>
                <w:rFonts w:cs="Arial"/>
                <w:sz w:val="20"/>
                <w:szCs w:val="20"/>
                <w:rPrChange w:id="206" w:author="Shah Ashay" w:date="2018-04-16T16:31:00Z">
                  <w:rPr>
                    <w:rFonts w:asciiTheme="minorHAnsi" w:hAnsiTheme="minorHAnsi"/>
                    <w:sz w:val="20"/>
                    <w:szCs w:val="20"/>
                  </w:rPr>
                </w:rPrChange>
              </w:rPr>
              <w:t xml:space="preserve">  (if required) to run the allocation</w:t>
            </w:r>
          </w:p>
        </w:tc>
        <w:tc>
          <w:tcPr>
            <w:tcW w:w="1154" w:type="pct"/>
            <w:tcPrChange w:id="207" w:author="Shah Ashay" w:date="2018-04-16T16:31:00Z">
              <w:tcPr>
                <w:tcW w:w="2160" w:type="dxa"/>
              </w:tcPr>
            </w:tcPrChange>
          </w:tcPr>
          <w:p w14:paraId="6EF44E95" w14:textId="5B8E5E34" w:rsidR="008029FF" w:rsidRPr="00703A49" w:rsidRDefault="008029FF" w:rsidP="00CA3FFB">
            <w:pPr>
              <w:rPr>
                <w:rFonts w:cs="Arial"/>
                <w:sz w:val="20"/>
                <w:szCs w:val="20"/>
              </w:rPr>
            </w:pPr>
            <w:r w:rsidRPr="00703A49">
              <w:rPr>
                <w:rFonts w:cs="Arial"/>
                <w:sz w:val="20"/>
                <w:szCs w:val="20"/>
                <w:rPrChange w:id="208" w:author="Shah Ashay" w:date="2018-04-16T16:31:00Z">
                  <w:rPr>
                    <w:rFonts w:asciiTheme="minorHAnsi" w:hAnsiTheme="minorHAnsi"/>
                    <w:sz w:val="20"/>
                    <w:szCs w:val="20"/>
                  </w:rPr>
                </w:rPrChange>
              </w:rPr>
              <w:t>From date is displayed in entry field</w:t>
            </w:r>
          </w:p>
        </w:tc>
        <w:tc>
          <w:tcPr>
            <w:tcW w:w="1538" w:type="pct"/>
            <w:tcPrChange w:id="209" w:author="Shah Ashay" w:date="2018-04-16T16:31:00Z">
              <w:tcPr>
                <w:tcW w:w="2880" w:type="dxa"/>
              </w:tcPr>
            </w:tcPrChange>
          </w:tcPr>
          <w:p w14:paraId="2D77980D" w14:textId="77777777" w:rsidR="008029FF" w:rsidRPr="00703A49" w:rsidRDefault="008029FF" w:rsidP="00CA3FFB">
            <w:pPr>
              <w:rPr>
                <w:rFonts w:cs="Arial"/>
                <w:sz w:val="20"/>
                <w:szCs w:val="20"/>
              </w:rPr>
            </w:pPr>
          </w:p>
        </w:tc>
      </w:tr>
      <w:tr w:rsidR="008029FF" w:rsidRPr="00703A49" w14:paraId="6F6FB13A" w14:textId="77777777" w:rsidTr="00703A49">
        <w:tc>
          <w:tcPr>
            <w:tcW w:w="527" w:type="pct"/>
            <w:tcPrChange w:id="210" w:author="Shah Ashay" w:date="2018-04-16T16:31:00Z">
              <w:tcPr>
                <w:tcW w:w="630" w:type="dxa"/>
              </w:tcPr>
            </w:tcPrChange>
          </w:tcPr>
          <w:p w14:paraId="04DAFD2A" w14:textId="77777777" w:rsidR="008029FF" w:rsidRPr="00703A49" w:rsidRDefault="008029FF" w:rsidP="00CA3FFB">
            <w:pPr>
              <w:numPr>
                <w:ilvl w:val="0"/>
                <w:numId w:val="4"/>
              </w:numPr>
              <w:tabs>
                <w:tab w:val="clear" w:pos="360"/>
                <w:tab w:val="num" w:pos="155"/>
              </w:tabs>
              <w:spacing w:after="120"/>
              <w:jc w:val="center"/>
              <w:rPr>
                <w:rFonts w:cs="Arial"/>
                <w:sz w:val="20"/>
                <w:rPrChange w:id="211" w:author="Shah Ashay" w:date="2018-04-16T16:31:00Z">
                  <w:rPr>
                    <w:rFonts w:asciiTheme="minorHAnsi" w:hAnsiTheme="minorHAnsi"/>
                    <w:sz w:val="20"/>
                  </w:rPr>
                </w:rPrChange>
              </w:rPr>
            </w:pPr>
          </w:p>
        </w:tc>
        <w:tc>
          <w:tcPr>
            <w:tcW w:w="1781" w:type="pct"/>
            <w:tcPrChange w:id="212" w:author="Shah Ashay" w:date="2018-04-16T16:31:00Z">
              <w:tcPr>
                <w:tcW w:w="3690" w:type="dxa"/>
              </w:tcPr>
            </w:tcPrChange>
          </w:tcPr>
          <w:p w14:paraId="69E4483A" w14:textId="232B2E3A" w:rsidR="008029FF" w:rsidRPr="00703A49" w:rsidRDefault="008029FF" w:rsidP="00CA3FFB">
            <w:pPr>
              <w:tabs>
                <w:tab w:val="left" w:pos="2490"/>
              </w:tabs>
              <w:rPr>
                <w:rFonts w:cs="Arial"/>
                <w:sz w:val="20"/>
                <w:szCs w:val="20"/>
              </w:rPr>
            </w:pPr>
            <w:r w:rsidRPr="00703A49">
              <w:rPr>
                <w:rFonts w:cs="Arial"/>
                <w:sz w:val="20"/>
                <w:szCs w:val="20"/>
                <w:rPrChange w:id="213" w:author="Shah Ashay" w:date="2018-04-16T16:31:00Z">
                  <w:rPr>
                    <w:rFonts w:asciiTheme="minorHAnsi" w:hAnsiTheme="minorHAnsi"/>
                    <w:sz w:val="20"/>
                    <w:szCs w:val="20"/>
                  </w:rPr>
                </w:rPrChange>
              </w:rPr>
              <w:t xml:space="preserve">Select </w:t>
            </w:r>
            <w:r w:rsidRPr="00703A49">
              <w:rPr>
                <w:rFonts w:cs="Arial"/>
                <w:b/>
                <w:i/>
                <w:sz w:val="20"/>
                <w:szCs w:val="20"/>
                <w:rPrChange w:id="214" w:author="Shah Ashay" w:date="2018-04-16T16:31:00Z">
                  <w:rPr>
                    <w:rFonts w:asciiTheme="minorHAnsi" w:hAnsiTheme="minorHAnsi"/>
                    <w:b/>
                    <w:i/>
                    <w:sz w:val="20"/>
                    <w:szCs w:val="20"/>
                  </w:rPr>
                </w:rPrChange>
              </w:rPr>
              <w:t xml:space="preserve">To Date </w:t>
            </w:r>
            <w:r w:rsidRPr="00703A49">
              <w:rPr>
                <w:rFonts w:cs="Arial"/>
                <w:sz w:val="20"/>
                <w:szCs w:val="20"/>
                <w:rPrChange w:id="215" w:author="Shah Ashay" w:date="2018-04-16T16:31:00Z">
                  <w:rPr>
                    <w:rFonts w:asciiTheme="minorHAnsi" w:hAnsiTheme="minorHAnsi"/>
                    <w:sz w:val="20"/>
                    <w:szCs w:val="20"/>
                  </w:rPr>
                </w:rPrChange>
              </w:rPr>
              <w:t>to include the end date of the allocation event</w:t>
            </w:r>
          </w:p>
        </w:tc>
        <w:tc>
          <w:tcPr>
            <w:tcW w:w="1154" w:type="pct"/>
            <w:tcPrChange w:id="216" w:author="Shah Ashay" w:date="2018-04-16T16:31:00Z">
              <w:tcPr>
                <w:tcW w:w="2160" w:type="dxa"/>
              </w:tcPr>
            </w:tcPrChange>
          </w:tcPr>
          <w:p w14:paraId="75B3C5DD" w14:textId="71AFDB18" w:rsidR="008029FF" w:rsidRPr="00703A49" w:rsidRDefault="008029FF" w:rsidP="00CA3FFB">
            <w:pPr>
              <w:rPr>
                <w:rFonts w:cs="Arial"/>
                <w:sz w:val="20"/>
                <w:szCs w:val="20"/>
              </w:rPr>
            </w:pPr>
            <w:r w:rsidRPr="00703A49">
              <w:rPr>
                <w:rFonts w:cs="Arial"/>
                <w:sz w:val="20"/>
                <w:szCs w:val="20"/>
                <w:rPrChange w:id="217" w:author="Shah Ashay" w:date="2018-04-16T16:31:00Z">
                  <w:rPr>
                    <w:rFonts w:asciiTheme="minorHAnsi" w:hAnsiTheme="minorHAnsi"/>
                    <w:sz w:val="20"/>
                    <w:szCs w:val="20"/>
                  </w:rPr>
                </w:rPrChange>
              </w:rPr>
              <w:t>To date is displayed in entry field</w:t>
            </w:r>
          </w:p>
        </w:tc>
        <w:tc>
          <w:tcPr>
            <w:tcW w:w="1538" w:type="pct"/>
            <w:tcPrChange w:id="218" w:author="Shah Ashay" w:date="2018-04-16T16:31:00Z">
              <w:tcPr>
                <w:tcW w:w="2880" w:type="dxa"/>
              </w:tcPr>
            </w:tcPrChange>
          </w:tcPr>
          <w:p w14:paraId="0CBAA59A" w14:textId="39F061F7" w:rsidR="008029FF" w:rsidRPr="00703A49" w:rsidRDefault="008029FF" w:rsidP="00257727">
            <w:pPr>
              <w:rPr>
                <w:rFonts w:cs="Arial"/>
                <w:sz w:val="20"/>
                <w:szCs w:val="20"/>
              </w:rPr>
            </w:pPr>
          </w:p>
        </w:tc>
      </w:tr>
      <w:tr w:rsidR="008029FF" w:rsidRPr="00703A49" w14:paraId="35E7386F" w14:textId="77777777" w:rsidTr="00703A49">
        <w:trPr>
          <w:cantSplit/>
          <w:trPrChange w:id="219" w:author="Shah Ashay" w:date="2018-04-16T16:31:00Z">
            <w:trPr>
              <w:cantSplit/>
            </w:trPr>
          </w:trPrChange>
        </w:trPr>
        <w:tc>
          <w:tcPr>
            <w:tcW w:w="527" w:type="pct"/>
            <w:tcPrChange w:id="220" w:author="Shah Ashay" w:date="2018-04-16T16:31:00Z">
              <w:tcPr>
                <w:tcW w:w="630" w:type="dxa"/>
              </w:tcPr>
            </w:tcPrChange>
          </w:tcPr>
          <w:p w14:paraId="2AEEE553" w14:textId="77777777" w:rsidR="008029FF" w:rsidRPr="00703A49" w:rsidRDefault="008029FF" w:rsidP="00CA3FFB">
            <w:pPr>
              <w:numPr>
                <w:ilvl w:val="0"/>
                <w:numId w:val="4"/>
              </w:numPr>
              <w:tabs>
                <w:tab w:val="clear" w:pos="360"/>
                <w:tab w:val="num" w:pos="155"/>
              </w:tabs>
              <w:spacing w:after="120"/>
              <w:jc w:val="center"/>
              <w:rPr>
                <w:rFonts w:cs="Arial"/>
                <w:sz w:val="20"/>
                <w:rPrChange w:id="221" w:author="Shah Ashay" w:date="2018-04-16T16:31:00Z">
                  <w:rPr>
                    <w:rFonts w:asciiTheme="minorHAnsi" w:hAnsiTheme="minorHAnsi"/>
                    <w:sz w:val="20"/>
                  </w:rPr>
                </w:rPrChange>
              </w:rPr>
            </w:pPr>
          </w:p>
        </w:tc>
        <w:tc>
          <w:tcPr>
            <w:tcW w:w="1781" w:type="pct"/>
            <w:tcPrChange w:id="222" w:author="Shah Ashay" w:date="2018-04-16T16:31:00Z">
              <w:tcPr>
                <w:tcW w:w="3690" w:type="dxa"/>
              </w:tcPr>
            </w:tcPrChange>
          </w:tcPr>
          <w:p w14:paraId="04281D0D" w14:textId="027516D7" w:rsidR="008029FF" w:rsidRPr="00703A49" w:rsidRDefault="008029FF" w:rsidP="00CA3FFB">
            <w:pPr>
              <w:rPr>
                <w:rFonts w:cs="Arial"/>
                <w:sz w:val="20"/>
                <w:szCs w:val="20"/>
              </w:rPr>
            </w:pPr>
            <w:r w:rsidRPr="00703A49">
              <w:rPr>
                <w:rFonts w:cs="Arial"/>
                <w:sz w:val="20"/>
                <w:szCs w:val="20"/>
                <w:rPrChange w:id="223" w:author="Shah Ashay" w:date="2018-04-16T16:31:00Z">
                  <w:rPr>
                    <w:rFonts w:asciiTheme="minorHAnsi" w:hAnsiTheme="minorHAnsi"/>
                    <w:sz w:val="20"/>
                    <w:szCs w:val="20"/>
                  </w:rPr>
                </w:rPrChange>
              </w:rPr>
              <w:t xml:space="preserve">Navigate to the network using the </w:t>
            </w:r>
            <w:r w:rsidRPr="00703A49">
              <w:rPr>
                <w:rFonts w:cs="Arial"/>
                <w:b/>
                <w:i/>
                <w:sz w:val="20"/>
                <w:szCs w:val="20"/>
                <w:rPrChange w:id="224" w:author="Shah Ashay" w:date="2018-04-16T16:31:00Z">
                  <w:rPr>
                    <w:rFonts w:asciiTheme="minorHAnsi" w:hAnsiTheme="minorHAnsi"/>
                    <w:b/>
                    <w:i/>
                    <w:sz w:val="20"/>
                    <w:szCs w:val="20"/>
                  </w:rPr>
                </w:rPrChange>
              </w:rPr>
              <w:t xml:space="preserve">Process </w:t>
            </w:r>
            <w:r w:rsidRPr="00703A49">
              <w:rPr>
                <w:rFonts w:cs="Arial"/>
                <w:sz w:val="20"/>
                <w:szCs w:val="20"/>
                <w:rPrChange w:id="225" w:author="Shah Ashay" w:date="2018-04-16T16:31:00Z">
                  <w:rPr>
                    <w:rFonts w:asciiTheme="minorHAnsi" w:hAnsiTheme="minorHAnsi"/>
                    <w:sz w:val="20"/>
                    <w:szCs w:val="20"/>
                  </w:rPr>
                </w:rPrChange>
              </w:rPr>
              <w:t xml:space="preserve">drop down menus and click </w:t>
            </w:r>
            <w:r w:rsidRPr="00703A49">
              <w:rPr>
                <w:rFonts w:cs="Arial"/>
                <w:b/>
                <w:i/>
                <w:sz w:val="20"/>
                <w:szCs w:val="20"/>
                <w:rPrChange w:id="226" w:author="Shah Ashay" w:date="2018-04-16T16:31:00Z">
                  <w:rPr>
                    <w:rFonts w:asciiTheme="minorHAnsi" w:hAnsiTheme="minorHAnsi"/>
                    <w:b/>
                    <w:i/>
                    <w:sz w:val="20"/>
                    <w:szCs w:val="20"/>
                  </w:rPr>
                </w:rPrChange>
              </w:rPr>
              <w:t>Go…</w:t>
            </w:r>
          </w:p>
        </w:tc>
        <w:tc>
          <w:tcPr>
            <w:tcW w:w="1154" w:type="pct"/>
            <w:tcPrChange w:id="227" w:author="Shah Ashay" w:date="2018-04-16T16:31:00Z">
              <w:tcPr>
                <w:tcW w:w="2160" w:type="dxa"/>
              </w:tcPr>
            </w:tcPrChange>
          </w:tcPr>
          <w:p w14:paraId="60F9F7F7" w14:textId="77777777" w:rsidR="008029FF" w:rsidRPr="00703A49" w:rsidRDefault="008029FF" w:rsidP="00705162">
            <w:pPr>
              <w:rPr>
                <w:rFonts w:cs="Arial"/>
                <w:sz w:val="20"/>
                <w:szCs w:val="20"/>
                <w:rPrChange w:id="228" w:author="Shah Ashay" w:date="2018-04-16T16:31:00Z">
                  <w:rPr>
                    <w:rFonts w:asciiTheme="minorHAnsi" w:hAnsiTheme="minorHAnsi"/>
                    <w:sz w:val="20"/>
                    <w:szCs w:val="20"/>
                  </w:rPr>
                </w:rPrChange>
              </w:rPr>
            </w:pPr>
            <w:r w:rsidRPr="00703A49">
              <w:rPr>
                <w:rFonts w:cs="Arial"/>
                <w:sz w:val="20"/>
                <w:szCs w:val="20"/>
                <w:rPrChange w:id="229" w:author="Shah Ashay" w:date="2018-04-16T16:31:00Z">
                  <w:rPr>
                    <w:rFonts w:asciiTheme="minorHAnsi" w:hAnsiTheme="minorHAnsi"/>
                    <w:sz w:val="20"/>
                    <w:szCs w:val="20"/>
                  </w:rPr>
                </w:rPrChange>
              </w:rPr>
              <w:t>If the status process hasn’t been run for selected dates the following message is displayed: “no records found…”</w:t>
            </w:r>
          </w:p>
          <w:p w14:paraId="5F8EFE38" w14:textId="0CC0399C" w:rsidR="008029FF" w:rsidRPr="00703A49" w:rsidRDefault="008029FF" w:rsidP="00CA3FFB">
            <w:pPr>
              <w:rPr>
                <w:rFonts w:cs="Arial"/>
                <w:sz w:val="20"/>
                <w:szCs w:val="20"/>
              </w:rPr>
            </w:pPr>
          </w:p>
        </w:tc>
        <w:tc>
          <w:tcPr>
            <w:tcW w:w="1538" w:type="pct"/>
            <w:tcPrChange w:id="230" w:author="Shah Ashay" w:date="2018-04-16T16:31:00Z">
              <w:tcPr>
                <w:tcW w:w="2880" w:type="dxa"/>
              </w:tcPr>
            </w:tcPrChange>
          </w:tcPr>
          <w:p w14:paraId="70AAB1F8" w14:textId="77777777" w:rsidR="008029FF" w:rsidRPr="00703A49" w:rsidRDefault="008029FF" w:rsidP="00705162">
            <w:pPr>
              <w:rPr>
                <w:rFonts w:cs="Arial"/>
                <w:sz w:val="20"/>
                <w:szCs w:val="20"/>
                <w:rPrChange w:id="231" w:author="Shah Ashay" w:date="2018-04-16T16:31:00Z">
                  <w:rPr>
                    <w:rFonts w:asciiTheme="minorHAnsi" w:hAnsiTheme="minorHAnsi"/>
                    <w:sz w:val="20"/>
                    <w:szCs w:val="20"/>
                  </w:rPr>
                </w:rPrChange>
              </w:rPr>
            </w:pPr>
            <w:r w:rsidRPr="00703A49">
              <w:rPr>
                <w:rFonts w:cs="Arial"/>
                <w:sz w:val="20"/>
                <w:szCs w:val="20"/>
                <w:rPrChange w:id="232" w:author="Shah Ashay" w:date="2018-04-16T16:31:00Z">
                  <w:rPr>
                    <w:rFonts w:asciiTheme="minorHAnsi" w:hAnsiTheme="minorHAnsi"/>
                    <w:sz w:val="20"/>
                    <w:szCs w:val="20"/>
                  </w:rPr>
                </w:rPrChange>
              </w:rPr>
              <w:t>Process dropdown options are:</w:t>
            </w:r>
          </w:p>
          <w:p w14:paraId="5F7A75DF" w14:textId="5A48979D" w:rsidR="008029FF" w:rsidRPr="00703A49" w:rsidRDefault="008029FF" w:rsidP="008029FF">
            <w:pPr>
              <w:pStyle w:val="ListParagraph"/>
              <w:numPr>
                <w:ilvl w:val="0"/>
                <w:numId w:val="27"/>
              </w:numPr>
              <w:rPr>
                <w:rFonts w:cs="Arial"/>
                <w:sz w:val="20"/>
                <w:szCs w:val="20"/>
                <w:rPrChange w:id="233" w:author="Shah Ashay" w:date="2018-04-16T16:31:00Z">
                  <w:rPr>
                    <w:rFonts w:asciiTheme="minorHAnsi" w:hAnsiTheme="minorHAnsi"/>
                    <w:sz w:val="20"/>
                    <w:szCs w:val="20"/>
                  </w:rPr>
                </w:rPrChange>
              </w:rPr>
            </w:pPr>
            <w:r w:rsidRPr="00703A49">
              <w:rPr>
                <w:rFonts w:cs="Arial"/>
                <w:sz w:val="20"/>
                <w:szCs w:val="20"/>
                <w:rPrChange w:id="234" w:author="Shah Ashay" w:date="2018-04-16T16:31:00Z">
                  <w:rPr>
                    <w:rFonts w:asciiTheme="minorHAnsi" w:hAnsiTheme="minorHAnsi"/>
                    <w:sz w:val="20"/>
                    <w:szCs w:val="20"/>
                  </w:rPr>
                </w:rPrChange>
              </w:rPr>
              <w:t xml:space="preserve">Verify </w:t>
            </w:r>
            <w:del w:id="235" w:author="Prakash Atul (Ext)" w:date="2018-03-27T16:47:00Z">
              <w:r w:rsidRPr="00703A49" w:rsidDel="009732BD">
                <w:rPr>
                  <w:rFonts w:cs="Arial"/>
                  <w:sz w:val="20"/>
                  <w:szCs w:val="20"/>
                  <w:rPrChange w:id="236" w:author="Shah Ashay" w:date="2018-04-16T16:31:00Z">
                    <w:rPr>
                      <w:rFonts w:asciiTheme="minorHAnsi" w:hAnsiTheme="minorHAnsi"/>
                      <w:sz w:val="20"/>
                      <w:szCs w:val="20"/>
                    </w:rPr>
                  </w:rPrChange>
                </w:rPr>
                <w:delText xml:space="preserve">Field </w:delText>
              </w:r>
            </w:del>
            <w:ins w:id="237" w:author="Prakash Atul (Ext)" w:date="2018-03-27T16:47:00Z">
              <w:r w:rsidR="009732BD" w:rsidRPr="00703A49">
                <w:rPr>
                  <w:rFonts w:cs="Arial"/>
                  <w:sz w:val="20"/>
                  <w:szCs w:val="20"/>
                  <w:rPrChange w:id="238" w:author="Shah Ashay" w:date="2018-04-16T16:31:00Z">
                    <w:rPr>
                      <w:rFonts w:asciiTheme="minorHAnsi" w:hAnsiTheme="minorHAnsi"/>
                      <w:sz w:val="20"/>
                      <w:szCs w:val="20"/>
                    </w:rPr>
                  </w:rPrChange>
                </w:rPr>
                <w:t xml:space="preserve">Platong </w:t>
              </w:r>
            </w:ins>
            <w:r w:rsidRPr="00703A49">
              <w:rPr>
                <w:rFonts w:cs="Arial"/>
                <w:sz w:val="20"/>
                <w:szCs w:val="20"/>
                <w:rPrChange w:id="239" w:author="Shah Ashay" w:date="2018-04-16T16:31:00Z">
                  <w:rPr>
                    <w:rFonts w:asciiTheme="minorHAnsi" w:hAnsiTheme="minorHAnsi"/>
                    <w:sz w:val="20"/>
                    <w:szCs w:val="20"/>
                  </w:rPr>
                </w:rPrChange>
              </w:rPr>
              <w:t>Data</w:t>
            </w:r>
          </w:p>
          <w:p w14:paraId="7808D2BC" w14:textId="042ACE36" w:rsidR="008029FF" w:rsidRPr="00703A49" w:rsidRDefault="008029FF" w:rsidP="008029FF">
            <w:pPr>
              <w:pStyle w:val="ListParagraph"/>
              <w:numPr>
                <w:ilvl w:val="0"/>
                <w:numId w:val="27"/>
              </w:numPr>
              <w:rPr>
                <w:rFonts w:cs="Arial"/>
                <w:sz w:val="20"/>
                <w:szCs w:val="20"/>
                <w:rPrChange w:id="240" w:author="Shah Ashay" w:date="2018-04-16T16:31:00Z">
                  <w:rPr>
                    <w:rFonts w:asciiTheme="minorHAnsi" w:hAnsiTheme="minorHAnsi"/>
                    <w:sz w:val="20"/>
                    <w:szCs w:val="20"/>
                  </w:rPr>
                </w:rPrChange>
              </w:rPr>
            </w:pPr>
            <w:r w:rsidRPr="00703A49">
              <w:rPr>
                <w:rFonts w:cs="Arial"/>
                <w:sz w:val="20"/>
                <w:szCs w:val="20"/>
                <w:rPrChange w:id="241" w:author="Shah Ashay" w:date="2018-04-16T16:31:00Z">
                  <w:rPr>
                    <w:rFonts w:asciiTheme="minorHAnsi" w:hAnsiTheme="minorHAnsi"/>
                    <w:sz w:val="20"/>
                    <w:szCs w:val="20"/>
                  </w:rPr>
                </w:rPrChange>
              </w:rPr>
              <w:t xml:space="preserve">Verify </w:t>
            </w:r>
            <w:del w:id="242" w:author="Prakash Atul (Ext)" w:date="2018-03-27T16:47:00Z">
              <w:r w:rsidRPr="00703A49" w:rsidDel="009732BD">
                <w:rPr>
                  <w:rFonts w:cs="Arial"/>
                  <w:sz w:val="20"/>
                  <w:szCs w:val="20"/>
                  <w:rPrChange w:id="243" w:author="Shah Ashay" w:date="2018-04-16T16:31:00Z">
                    <w:rPr>
                      <w:rFonts w:asciiTheme="minorHAnsi" w:hAnsiTheme="minorHAnsi"/>
                      <w:sz w:val="20"/>
                      <w:szCs w:val="20"/>
                    </w:rPr>
                  </w:rPrChange>
                </w:rPr>
                <w:delText>Gas System</w:delText>
              </w:r>
            </w:del>
            <w:ins w:id="244" w:author="Prakash Atul (Ext)" w:date="2018-03-27T16:47:00Z">
              <w:r w:rsidR="009732BD" w:rsidRPr="00703A49">
                <w:rPr>
                  <w:rFonts w:cs="Arial"/>
                  <w:sz w:val="20"/>
                  <w:szCs w:val="20"/>
                  <w:rPrChange w:id="245" w:author="Shah Ashay" w:date="2018-04-16T16:31:00Z">
                    <w:rPr>
                      <w:rFonts w:asciiTheme="minorHAnsi" w:hAnsiTheme="minorHAnsi"/>
                      <w:sz w:val="20"/>
                      <w:szCs w:val="20"/>
                    </w:rPr>
                  </w:rPrChange>
                </w:rPr>
                <w:t>Satun Data</w:t>
              </w:r>
            </w:ins>
          </w:p>
          <w:p w14:paraId="058977A1" w14:textId="6A4CE36B" w:rsidR="008029FF" w:rsidRPr="00703A49" w:rsidRDefault="008029FF" w:rsidP="008029FF">
            <w:pPr>
              <w:pStyle w:val="ListParagraph"/>
              <w:numPr>
                <w:ilvl w:val="0"/>
                <w:numId w:val="27"/>
              </w:numPr>
              <w:rPr>
                <w:ins w:id="246" w:author="Prakash Atul (Ext)" w:date="2018-03-27T16:47:00Z"/>
                <w:rFonts w:cs="Arial"/>
                <w:sz w:val="20"/>
                <w:szCs w:val="20"/>
                <w:rPrChange w:id="247" w:author="Shah Ashay" w:date="2018-04-16T16:31:00Z">
                  <w:rPr>
                    <w:ins w:id="248" w:author="Prakash Atul (Ext)" w:date="2018-03-27T16:47:00Z"/>
                    <w:rFonts w:asciiTheme="minorHAnsi" w:hAnsiTheme="minorHAnsi"/>
                    <w:sz w:val="20"/>
                    <w:szCs w:val="20"/>
                  </w:rPr>
                </w:rPrChange>
              </w:rPr>
            </w:pPr>
            <w:r w:rsidRPr="00703A49">
              <w:rPr>
                <w:rFonts w:cs="Arial"/>
                <w:sz w:val="20"/>
                <w:szCs w:val="20"/>
                <w:rPrChange w:id="249" w:author="Shah Ashay" w:date="2018-04-16T16:31:00Z">
                  <w:rPr>
                    <w:rFonts w:asciiTheme="minorHAnsi" w:hAnsiTheme="minorHAnsi"/>
                    <w:sz w:val="20"/>
                    <w:szCs w:val="20"/>
                  </w:rPr>
                </w:rPrChange>
              </w:rPr>
              <w:t xml:space="preserve">Verify </w:t>
            </w:r>
            <w:del w:id="250" w:author="Prakash Atul (Ext)" w:date="2018-03-27T16:47:00Z">
              <w:r w:rsidRPr="00703A49" w:rsidDel="009732BD">
                <w:rPr>
                  <w:rFonts w:cs="Arial"/>
                  <w:sz w:val="20"/>
                  <w:szCs w:val="20"/>
                  <w:rPrChange w:id="251" w:author="Shah Ashay" w:date="2018-04-16T16:31:00Z">
                    <w:rPr>
                      <w:rFonts w:asciiTheme="minorHAnsi" w:hAnsiTheme="minorHAnsi"/>
                      <w:sz w:val="20"/>
                      <w:szCs w:val="20"/>
                    </w:rPr>
                  </w:rPrChange>
                </w:rPr>
                <w:delText xml:space="preserve">Plant </w:delText>
              </w:r>
            </w:del>
            <w:ins w:id="252" w:author="Prakash Atul (Ext)" w:date="2018-03-27T16:47:00Z">
              <w:r w:rsidR="009732BD" w:rsidRPr="00703A49">
                <w:rPr>
                  <w:rFonts w:cs="Arial"/>
                  <w:sz w:val="20"/>
                  <w:szCs w:val="20"/>
                  <w:rPrChange w:id="253" w:author="Shah Ashay" w:date="2018-04-16T16:31:00Z">
                    <w:rPr>
                      <w:rFonts w:asciiTheme="minorHAnsi" w:hAnsiTheme="minorHAnsi"/>
                      <w:sz w:val="20"/>
                      <w:szCs w:val="20"/>
                    </w:rPr>
                  </w:rPrChange>
                </w:rPr>
                <w:t xml:space="preserve">Benchamas </w:t>
              </w:r>
            </w:ins>
            <w:r w:rsidRPr="00703A49">
              <w:rPr>
                <w:rFonts w:cs="Arial"/>
                <w:sz w:val="20"/>
                <w:szCs w:val="20"/>
                <w:rPrChange w:id="254" w:author="Shah Ashay" w:date="2018-04-16T16:31:00Z">
                  <w:rPr>
                    <w:rFonts w:asciiTheme="minorHAnsi" w:hAnsiTheme="minorHAnsi"/>
                    <w:sz w:val="20"/>
                    <w:szCs w:val="20"/>
                  </w:rPr>
                </w:rPrChange>
              </w:rPr>
              <w:t>Data</w:t>
            </w:r>
          </w:p>
          <w:p w14:paraId="22BD6B78" w14:textId="08C7392C" w:rsidR="009732BD" w:rsidRPr="00703A49" w:rsidRDefault="009732BD" w:rsidP="008029FF">
            <w:pPr>
              <w:pStyle w:val="ListParagraph"/>
              <w:numPr>
                <w:ilvl w:val="0"/>
                <w:numId w:val="27"/>
              </w:numPr>
              <w:rPr>
                <w:rFonts w:cs="Arial"/>
                <w:sz w:val="20"/>
                <w:szCs w:val="20"/>
                <w:rPrChange w:id="255" w:author="Shah Ashay" w:date="2018-04-16T16:31:00Z">
                  <w:rPr>
                    <w:rFonts w:asciiTheme="minorHAnsi" w:hAnsiTheme="minorHAnsi"/>
                    <w:sz w:val="20"/>
                    <w:szCs w:val="20"/>
                  </w:rPr>
                </w:rPrChange>
              </w:rPr>
            </w:pPr>
            <w:ins w:id="256" w:author="Prakash Atul (Ext)" w:date="2018-03-27T16:47:00Z">
              <w:r w:rsidRPr="00703A49">
                <w:rPr>
                  <w:rFonts w:cs="Arial"/>
                  <w:sz w:val="20"/>
                  <w:szCs w:val="20"/>
                  <w:rPrChange w:id="257" w:author="Shah Ashay" w:date="2018-04-16T16:31:00Z">
                    <w:rPr>
                      <w:rFonts w:asciiTheme="minorHAnsi" w:hAnsiTheme="minorHAnsi"/>
                      <w:sz w:val="20"/>
                      <w:szCs w:val="20"/>
                    </w:rPr>
                  </w:rPrChange>
                </w:rPr>
                <w:t xml:space="preserve">Approve </w:t>
              </w:r>
            </w:ins>
            <w:ins w:id="258" w:author="Prakash Atul (Ext)" w:date="2018-03-27T16:48:00Z">
              <w:r w:rsidRPr="00703A49">
                <w:rPr>
                  <w:rFonts w:cs="Arial"/>
                  <w:sz w:val="20"/>
                  <w:szCs w:val="20"/>
                  <w:rPrChange w:id="259" w:author="Shah Ashay" w:date="2018-04-16T16:31:00Z">
                    <w:rPr>
                      <w:rFonts w:asciiTheme="minorHAnsi" w:hAnsiTheme="minorHAnsi"/>
                      <w:sz w:val="20"/>
                      <w:szCs w:val="20"/>
                    </w:rPr>
                  </w:rPrChange>
                </w:rPr>
                <w:t>Benchamas Data</w:t>
              </w:r>
            </w:ins>
          </w:p>
          <w:p w14:paraId="375CC8CF" w14:textId="77777777" w:rsidR="008029FF" w:rsidRPr="00703A49" w:rsidRDefault="008029FF" w:rsidP="00CA3FFB">
            <w:pPr>
              <w:rPr>
                <w:ins w:id="260" w:author="Prakash Atul (Ext)" w:date="2018-03-27T16:47:00Z"/>
                <w:rFonts w:cs="Arial"/>
                <w:sz w:val="20"/>
                <w:szCs w:val="20"/>
                <w:rPrChange w:id="261" w:author="Shah Ashay" w:date="2018-04-16T16:31:00Z">
                  <w:rPr>
                    <w:ins w:id="262" w:author="Prakash Atul (Ext)" w:date="2018-03-27T16:47:00Z"/>
                    <w:rFonts w:asciiTheme="minorHAnsi" w:hAnsiTheme="minorHAnsi"/>
                    <w:sz w:val="20"/>
                    <w:szCs w:val="20"/>
                  </w:rPr>
                </w:rPrChange>
              </w:rPr>
            </w:pPr>
            <w:del w:id="263" w:author="Prakash Atul (Ext)" w:date="2018-03-27T16:47:00Z">
              <w:r w:rsidRPr="00703A49" w:rsidDel="009732BD">
                <w:rPr>
                  <w:rFonts w:cs="Arial"/>
                  <w:sz w:val="20"/>
                  <w:szCs w:val="20"/>
                  <w:rPrChange w:id="264" w:author="Shah Ashay" w:date="2018-04-16T16:31:00Z">
                    <w:rPr>
                      <w:rFonts w:asciiTheme="minorHAnsi" w:hAnsiTheme="minorHAnsi"/>
                      <w:sz w:val="20"/>
                      <w:szCs w:val="20"/>
                    </w:rPr>
                  </w:rPrChange>
                </w:rPr>
                <w:delText xml:space="preserve">Verify FMG Data </w:delText>
              </w:r>
            </w:del>
          </w:p>
          <w:p w14:paraId="0BBB9246" w14:textId="273BACB1" w:rsidR="009732BD" w:rsidRPr="00703A49" w:rsidRDefault="009732BD" w:rsidP="00CA3FFB">
            <w:pPr>
              <w:rPr>
                <w:rFonts w:cs="Arial"/>
                <w:sz w:val="20"/>
                <w:szCs w:val="20"/>
              </w:rPr>
            </w:pPr>
          </w:p>
        </w:tc>
      </w:tr>
      <w:tr w:rsidR="008029FF" w:rsidRPr="00703A49" w14:paraId="50F6FD44" w14:textId="77777777" w:rsidTr="00703A49">
        <w:trPr>
          <w:cantSplit/>
          <w:trPrChange w:id="265" w:author="Shah Ashay" w:date="2018-04-16T16:31:00Z">
            <w:trPr>
              <w:cantSplit/>
            </w:trPr>
          </w:trPrChange>
        </w:trPr>
        <w:tc>
          <w:tcPr>
            <w:tcW w:w="527" w:type="pct"/>
            <w:tcPrChange w:id="266" w:author="Shah Ashay" w:date="2018-04-16T16:31:00Z">
              <w:tcPr>
                <w:tcW w:w="630" w:type="dxa"/>
              </w:tcPr>
            </w:tcPrChange>
          </w:tcPr>
          <w:p w14:paraId="24AAE30D" w14:textId="77777777" w:rsidR="008029FF" w:rsidRPr="00703A49" w:rsidRDefault="008029FF" w:rsidP="00CA3FFB">
            <w:pPr>
              <w:numPr>
                <w:ilvl w:val="0"/>
                <w:numId w:val="4"/>
              </w:numPr>
              <w:tabs>
                <w:tab w:val="clear" w:pos="360"/>
                <w:tab w:val="num" w:pos="155"/>
              </w:tabs>
              <w:spacing w:after="120"/>
              <w:jc w:val="center"/>
              <w:rPr>
                <w:rFonts w:cs="Arial"/>
                <w:sz w:val="20"/>
                <w:rPrChange w:id="267" w:author="Shah Ashay" w:date="2018-04-16T16:31:00Z">
                  <w:rPr>
                    <w:rFonts w:asciiTheme="minorHAnsi" w:hAnsiTheme="minorHAnsi"/>
                    <w:sz w:val="20"/>
                  </w:rPr>
                </w:rPrChange>
              </w:rPr>
            </w:pPr>
          </w:p>
        </w:tc>
        <w:tc>
          <w:tcPr>
            <w:tcW w:w="1781" w:type="pct"/>
            <w:tcPrChange w:id="268" w:author="Shah Ashay" w:date="2018-04-16T16:31:00Z">
              <w:tcPr>
                <w:tcW w:w="3690" w:type="dxa"/>
              </w:tcPr>
            </w:tcPrChange>
          </w:tcPr>
          <w:p w14:paraId="4AD53D91" w14:textId="33693F25" w:rsidR="008029FF" w:rsidRPr="00703A49" w:rsidRDefault="008029FF" w:rsidP="00CA3FFB">
            <w:pPr>
              <w:rPr>
                <w:rFonts w:cs="Arial"/>
                <w:sz w:val="20"/>
                <w:szCs w:val="20"/>
                <w:rPrChange w:id="269" w:author="Shah Ashay" w:date="2018-04-16T16:31:00Z">
                  <w:rPr>
                    <w:rFonts w:ascii="Calibri" w:hAnsi="Calibri"/>
                    <w:sz w:val="20"/>
                    <w:szCs w:val="20"/>
                  </w:rPr>
                </w:rPrChange>
              </w:rPr>
            </w:pPr>
            <w:r w:rsidRPr="00703A49">
              <w:rPr>
                <w:rFonts w:cs="Arial"/>
                <w:sz w:val="20"/>
                <w:szCs w:val="20"/>
                <w:rPrChange w:id="270" w:author="Shah Ashay" w:date="2018-04-16T16:31:00Z">
                  <w:rPr>
                    <w:rFonts w:asciiTheme="minorHAnsi" w:hAnsiTheme="minorHAnsi"/>
                    <w:sz w:val="20"/>
                    <w:szCs w:val="20"/>
                  </w:rPr>
                </w:rPrChange>
              </w:rPr>
              <w:t xml:space="preserve">Click </w:t>
            </w:r>
            <w:r w:rsidRPr="00703A49">
              <w:rPr>
                <w:rFonts w:cs="Arial"/>
                <w:b/>
                <w:i/>
                <w:sz w:val="20"/>
                <w:szCs w:val="20"/>
                <w:rPrChange w:id="271" w:author="Shah Ashay" w:date="2018-04-16T16:31:00Z">
                  <w:rPr>
                    <w:rFonts w:asciiTheme="minorHAnsi" w:hAnsiTheme="minorHAnsi"/>
                    <w:b/>
                    <w:i/>
                    <w:sz w:val="20"/>
                    <w:szCs w:val="20"/>
                  </w:rPr>
                </w:rPrChange>
              </w:rPr>
              <w:t xml:space="preserve"> Run Process </w:t>
            </w:r>
          </w:p>
        </w:tc>
        <w:tc>
          <w:tcPr>
            <w:tcW w:w="1154" w:type="pct"/>
            <w:tcPrChange w:id="272" w:author="Shah Ashay" w:date="2018-04-16T16:31:00Z">
              <w:tcPr>
                <w:tcW w:w="2160" w:type="dxa"/>
              </w:tcPr>
            </w:tcPrChange>
          </w:tcPr>
          <w:p w14:paraId="67A82BBB" w14:textId="77777777" w:rsidR="008029FF" w:rsidRPr="00703A49" w:rsidRDefault="008029FF" w:rsidP="00705162">
            <w:pPr>
              <w:rPr>
                <w:rFonts w:cs="Arial"/>
                <w:sz w:val="20"/>
                <w:szCs w:val="20"/>
                <w:rPrChange w:id="273" w:author="Shah Ashay" w:date="2018-04-16T16:31:00Z">
                  <w:rPr>
                    <w:rFonts w:asciiTheme="minorHAnsi" w:hAnsiTheme="minorHAnsi"/>
                    <w:sz w:val="20"/>
                    <w:szCs w:val="20"/>
                  </w:rPr>
                </w:rPrChange>
              </w:rPr>
            </w:pPr>
            <w:r w:rsidRPr="00703A49">
              <w:rPr>
                <w:rFonts w:cs="Arial"/>
                <w:sz w:val="20"/>
                <w:szCs w:val="20"/>
                <w:rPrChange w:id="274" w:author="Shah Ashay" w:date="2018-04-16T16:31:00Z">
                  <w:rPr>
                    <w:rFonts w:asciiTheme="minorHAnsi" w:hAnsiTheme="minorHAnsi"/>
                    <w:sz w:val="20"/>
                    <w:szCs w:val="20"/>
                  </w:rPr>
                </w:rPrChange>
              </w:rPr>
              <w:t xml:space="preserve">The following data are displayed: </w:t>
            </w:r>
          </w:p>
          <w:p w14:paraId="39A2951A" w14:textId="77777777" w:rsidR="008029FF" w:rsidRPr="00703A49" w:rsidRDefault="008029FF" w:rsidP="008029FF">
            <w:pPr>
              <w:pStyle w:val="ListParagraph"/>
              <w:numPr>
                <w:ilvl w:val="0"/>
                <w:numId w:val="24"/>
              </w:numPr>
              <w:rPr>
                <w:rFonts w:cs="Arial"/>
                <w:sz w:val="20"/>
                <w:szCs w:val="20"/>
                <w:rPrChange w:id="275" w:author="Shah Ashay" w:date="2018-04-16T16:31:00Z">
                  <w:rPr>
                    <w:rFonts w:asciiTheme="minorHAnsi" w:hAnsiTheme="minorHAnsi"/>
                    <w:sz w:val="20"/>
                    <w:szCs w:val="20"/>
                  </w:rPr>
                </w:rPrChange>
              </w:rPr>
            </w:pPr>
            <w:r w:rsidRPr="00703A49">
              <w:rPr>
                <w:rFonts w:cs="Arial"/>
                <w:b/>
                <w:i/>
                <w:sz w:val="20"/>
                <w:szCs w:val="20"/>
                <w:rPrChange w:id="276" w:author="Shah Ashay" w:date="2018-04-16T16:31:00Z">
                  <w:rPr>
                    <w:rFonts w:asciiTheme="minorHAnsi" w:hAnsiTheme="minorHAnsi"/>
                    <w:b/>
                    <w:i/>
                    <w:sz w:val="20"/>
                    <w:szCs w:val="20"/>
                  </w:rPr>
                </w:rPrChange>
              </w:rPr>
              <w:t>Run Date</w:t>
            </w:r>
          </w:p>
          <w:p w14:paraId="2D3EDD10" w14:textId="77777777" w:rsidR="008029FF" w:rsidRPr="00703A49" w:rsidRDefault="008029FF" w:rsidP="008029FF">
            <w:pPr>
              <w:pStyle w:val="ListParagraph"/>
              <w:numPr>
                <w:ilvl w:val="0"/>
                <w:numId w:val="24"/>
              </w:numPr>
              <w:rPr>
                <w:rFonts w:cs="Arial"/>
                <w:sz w:val="20"/>
                <w:szCs w:val="20"/>
                <w:rPrChange w:id="277" w:author="Shah Ashay" w:date="2018-04-16T16:31:00Z">
                  <w:rPr>
                    <w:rFonts w:asciiTheme="minorHAnsi" w:hAnsiTheme="minorHAnsi"/>
                    <w:sz w:val="20"/>
                    <w:szCs w:val="20"/>
                  </w:rPr>
                </w:rPrChange>
              </w:rPr>
            </w:pPr>
            <w:r w:rsidRPr="00703A49">
              <w:rPr>
                <w:rFonts w:cs="Arial"/>
                <w:b/>
                <w:i/>
                <w:sz w:val="20"/>
                <w:szCs w:val="20"/>
                <w:rPrChange w:id="278" w:author="Shah Ashay" w:date="2018-04-16T16:31:00Z">
                  <w:rPr>
                    <w:rFonts w:asciiTheme="minorHAnsi" w:hAnsiTheme="minorHAnsi"/>
                    <w:b/>
                    <w:i/>
                    <w:sz w:val="20"/>
                    <w:szCs w:val="20"/>
                  </w:rPr>
                </w:rPrChange>
              </w:rPr>
              <w:t>Run By</w:t>
            </w:r>
          </w:p>
          <w:p w14:paraId="5FB387C0" w14:textId="77777777" w:rsidR="008029FF" w:rsidRPr="00703A49" w:rsidRDefault="008029FF" w:rsidP="008029FF">
            <w:pPr>
              <w:pStyle w:val="ListParagraph"/>
              <w:numPr>
                <w:ilvl w:val="0"/>
                <w:numId w:val="24"/>
              </w:numPr>
              <w:rPr>
                <w:rFonts w:cs="Arial"/>
                <w:sz w:val="20"/>
                <w:szCs w:val="20"/>
                <w:rPrChange w:id="279" w:author="Shah Ashay" w:date="2018-04-16T16:31:00Z">
                  <w:rPr>
                    <w:rFonts w:asciiTheme="minorHAnsi" w:hAnsiTheme="minorHAnsi"/>
                    <w:sz w:val="20"/>
                    <w:szCs w:val="20"/>
                  </w:rPr>
                </w:rPrChange>
              </w:rPr>
            </w:pPr>
            <w:r w:rsidRPr="00703A49">
              <w:rPr>
                <w:rFonts w:cs="Arial"/>
                <w:b/>
                <w:i/>
                <w:sz w:val="20"/>
                <w:szCs w:val="20"/>
                <w:rPrChange w:id="280" w:author="Shah Ashay" w:date="2018-04-16T16:31:00Z">
                  <w:rPr>
                    <w:rFonts w:asciiTheme="minorHAnsi" w:hAnsiTheme="minorHAnsi"/>
                    <w:b/>
                    <w:i/>
                    <w:sz w:val="20"/>
                    <w:szCs w:val="20"/>
                  </w:rPr>
                </w:rPrChange>
              </w:rPr>
              <w:t>Process From Date</w:t>
            </w:r>
          </w:p>
          <w:p w14:paraId="056BC1E5" w14:textId="77777777" w:rsidR="008029FF" w:rsidRPr="00703A49" w:rsidRDefault="008029FF" w:rsidP="008029FF">
            <w:pPr>
              <w:pStyle w:val="ListParagraph"/>
              <w:numPr>
                <w:ilvl w:val="0"/>
                <w:numId w:val="24"/>
              </w:numPr>
              <w:rPr>
                <w:rFonts w:cs="Arial"/>
                <w:sz w:val="20"/>
                <w:szCs w:val="20"/>
                <w:rPrChange w:id="281" w:author="Shah Ashay" w:date="2018-04-16T16:31:00Z">
                  <w:rPr>
                    <w:rFonts w:asciiTheme="minorHAnsi" w:hAnsiTheme="minorHAnsi"/>
                    <w:sz w:val="20"/>
                    <w:szCs w:val="20"/>
                  </w:rPr>
                </w:rPrChange>
              </w:rPr>
            </w:pPr>
            <w:r w:rsidRPr="00703A49">
              <w:rPr>
                <w:rFonts w:cs="Arial"/>
                <w:b/>
                <w:i/>
                <w:sz w:val="20"/>
                <w:szCs w:val="20"/>
                <w:rPrChange w:id="282" w:author="Shah Ashay" w:date="2018-04-16T16:31:00Z">
                  <w:rPr>
                    <w:rFonts w:asciiTheme="minorHAnsi" w:hAnsiTheme="minorHAnsi"/>
                    <w:b/>
                    <w:i/>
                    <w:sz w:val="20"/>
                    <w:szCs w:val="20"/>
                  </w:rPr>
                </w:rPrChange>
              </w:rPr>
              <w:t>Process To Date</w:t>
            </w:r>
          </w:p>
          <w:p w14:paraId="11FA2C4F" w14:textId="77777777" w:rsidR="008029FF" w:rsidRPr="00703A49" w:rsidRDefault="008029FF" w:rsidP="008029FF">
            <w:pPr>
              <w:pStyle w:val="ListParagraph"/>
              <w:numPr>
                <w:ilvl w:val="0"/>
                <w:numId w:val="24"/>
              </w:numPr>
              <w:rPr>
                <w:rFonts w:cs="Arial"/>
                <w:sz w:val="20"/>
                <w:szCs w:val="20"/>
                <w:rPrChange w:id="283" w:author="Shah Ashay" w:date="2018-04-16T16:31:00Z">
                  <w:rPr>
                    <w:rFonts w:asciiTheme="minorHAnsi" w:hAnsiTheme="minorHAnsi"/>
                    <w:sz w:val="20"/>
                    <w:szCs w:val="20"/>
                  </w:rPr>
                </w:rPrChange>
              </w:rPr>
            </w:pPr>
            <w:r w:rsidRPr="00703A49">
              <w:rPr>
                <w:rFonts w:cs="Arial"/>
                <w:b/>
                <w:i/>
                <w:sz w:val="20"/>
                <w:szCs w:val="20"/>
                <w:rPrChange w:id="284" w:author="Shah Ashay" w:date="2018-04-16T16:31:00Z">
                  <w:rPr>
                    <w:rFonts w:asciiTheme="minorHAnsi" w:hAnsiTheme="minorHAnsi"/>
                    <w:b/>
                    <w:i/>
                    <w:sz w:val="20"/>
                    <w:szCs w:val="20"/>
                  </w:rPr>
                </w:rPrChange>
              </w:rPr>
              <w:t>Process Name</w:t>
            </w:r>
          </w:p>
          <w:p w14:paraId="45829C6E" w14:textId="77777777" w:rsidR="008029FF" w:rsidRPr="00703A49" w:rsidRDefault="008029FF" w:rsidP="008029FF">
            <w:pPr>
              <w:pStyle w:val="ListParagraph"/>
              <w:numPr>
                <w:ilvl w:val="0"/>
                <w:numId w:val="24"/>
              </w:numPr>
              <w:rPr>
                <w:rFonts w:cs="Arial"/>
                <w:sz w:val="20"/>
                <w:szCs w:val="20"/>
                <w:rPrChange w:id="285" w:author="Shah Ashay" w:date="2018-04-16T16:31:00Z">
                  <w:rPr>
                    <w:rFonts w:asciiTheme="minorHAnsi" w:hAnsiTheme="minorHAnsi"/>
                    <w:sz w:val="20"/>
                    <w:szCs w:val="20"/>
                  </w:rPr>
                </w:rPrChange>
              </w:rPr>
            </w:pPr>
            <w:r w:rsidRPr="00703A49">
              <w:rPr>
                <w:rFonts w:cs="Arial"/>
                <w:b/>
                <w:i/>
                <w:sz w:val="20"/>
                <w:szCs w:val="20"/>
                <w:rPrChange w:id="286" w:author="Shah Ashay" w:date="2018-04-16T16:31:00Z">
                  <w:rPr>
                    <w:rFonts w:asciiTheme="minorHAnsi" w:hAnsiTheme="minorHAnsi"/>
                    <w:b/>
                    <w:i/>
                    <w:sz w:val="20"/>
                    <w:szCs w:val="20"/>
                  </w:rPr>
                </w:rPrChange>
              </w:rPr>
              <w:t>New Status</w:t>
            </w:r>
          </w:p>
          <w:p w14:paraId="3EB7F79C" w14:textId="77777777" w:rsidR="008029FF" w:rsidRPr="00703A49" w:rsidRDefault="008029FF" w:rsidP="008029FF">
            <w:pPr>
              <w:pStyle w:val="ListParagraph"/>
              <w:numPr>
                <w:ilvl w:val="0"/>
                <w:numId w:val="24"/>
              </w:numPr>
              <w:rPr>
                <w:rFonts w:cs="Arial"/>
                <w:sz w:val="20"/>
                <w:szCs w:val="20"/>
                <w:rPrChange w:id="287" w:author="Shah Ashay" w:date="2018-04-16T16:31:00Z">
                  <w:rPr>
                    <w:rFonts w:asciiTheme="minorHAnsi" w:hAnsiTheme="minorHAnsi"/>
                    <w:sz w:val="20"/>
                    <w:szCs w:val="20"/>
                  </w:rPr>
                </w:rPrChange>
              </w:rPr>
            </w:pPr>
            <w:r w:rsidRPr="00703A49">
              <w:rPr>
                <w:rFonts w:cs="Arial"/>
                <w:b/>
                <w:i/>
                <w:sz w:val="20"/>
                <w:szCs w:val="20"/>
                <w:rPrChange w:id="288" w:author="Shah Ashay" w:date="2018-04-16T16:31:00Z">
                  <w:rPr>
                    <w:rFonts w:asciiTheme="minorHAnsi" w:hAnsiTheme="minorHAnsi"/>
                    <w:b/>
                    <w:i/>
                    <w:sz w:val="20"/>
                    <w:szCs w:val="20"/>
                  </w:rPr>
                </w:rPrChange>
              </w:rPr>
              <w:t># Rows Updated</w:t>
            </w:r>
          </w:p>
          <w:p w14:paraId="71A7C754" w14:textId="731ACF48" w:rsidR="008029FF" w:rsidRPr="00703A49" w:rsidRDefault="008029FF" w:rsidP="00705162">
            <w:pPr>
              <w:keepNext/>
              <w:keepLines/>
              <w:rPr>
                <w:rFonts w:cs="Arial"/>
                <w:sz w:val="20"/>
                <w:szCs w:val="20"/>
                <w:rPrChange w:id="289" w:author="Shah Ashay" w:date="2018-04-16T16:31:00Z">
                  <w:rPr>
                    <w:rFonts w:ascii="Calibri" w:hAnsi="Calibri"/>
                    <w:sz w:val="20"/>
                    <w:szCs w:val="20"/>
                  </w:rPr>
                </w:rPrChange>
              </w:rPr>
            </w:pPr>
          </w:p>
        </w:tc>
        <w:tc>
          <w:tcPr>
            <w:tcW w:w="1538" w:type="pct"/>
            <w:tcPrChange w:id="290" w:author="Shah Ashay" w:date="2018-04-16T16:31:00Z">
              <w:tcPr>
                <w:tcW w:w="2880" w:type="dxa"/>
              </w:tcPr>
            </w:tcPrChange>
          </w:tcPr>
          <w:p w14:paraId="32A2F8BC" w14:textId="1D93557A" w:rsidR="008029FF" w:rsidRPr="00703A49" w:rsidRDefault="008029FF" w:rsidP="00705162">
            <w:pPr>
              <w:rPr>
                <w:rFonts w:cs="Arial"/>
                <w:b/>
                <w:i/>
                <w:sz w:val="20"/>
                <w:szCs w:val="20"/>
                <w:rPrChange w:id="291" w:author="Shah Ashay" w:date="2018-04-16T16:31:00Z">
                  <w:rPr>
                    <w:rFonts w:asciiTheme="minorHAnsi" w:hAnsiTheme="minorHAnsi"/>
                    <w:b/>
                    <w:i/>
                    <w:sz w:val="20"/>
                    <w:szCs w:val="20"/>
                  </w:rPr>
                </w:rPrChange>
              </w:rPr>
            </w:pPr>
            <w:r w:rsidRPr="00703A49">
              <w:rPr>
                <w:rFonts w:cs="Arial"/>
                <w:sz w:val="20"/>
                <w:szCs w:val="20"/>
                <w:rPrChange w:id="292" w:author="Shah Ashay" w:date="2018-04-16T16:31:00Z">
                  <w:rPr>
                    <w:rFonts w:asciiTheme="minorHAnsi" w:hAnsiTheme="minorHAnsi"/>
                    <w:sz w:val="20"/>
                    <w:szCs w:val="20"/>
                  </w:rPr>
                </w:rPrChange>
              </w:rPr>
              <w:t xml:space="preserve">To get result of the </w:t>
            </w:r>
            <w:del w:id="293" w:author="Batra Yogesh (EXT)" w:date="2018-04-04T17:26:00Z">
              <w:r w:rsidRPr="00703A49" w:rsidDel="004F23B3">
                <w:rPr>
                  <w:rFonts w:cs="Arial"/>
                  <w:sz w:val="20"/>
                  <w:szCs w:val="20"/>
                  <w:rPrChange w:id="294" w:author="Shah Ashay" w:date="2018-04-16T16:31:00Z">
                    <w:rPr>
                      <w:rFonts w:asciiTheme="minorHAnsi" w:hAnsiTheme="minorHAnsi"/>
                      <w:sz w:val="20"/>
                      <w:szCs w:val="20"/>
                    </w:rPr>
                  </w:rPrChange>
                </w:rPr>
                <w:delText>staus</w:delText>
              </w:r>
            </w:del>
            <w:ins w:id="295" w:author="Batra Yogesh (EXT)" w:date="2018-04-04T17:26:00Z">
              <w:r w:rsidR="004F23B3" w:rsidRPr="00703A49">
                <w:rPr>
                  <w:rFonts w:cs="Arial"/>
                  <w:sz w:val="20"/>
                  <w:szCs w:val="20"/>
                  <w:rPrChange w:id="296" w:author="Shah Ashay" w:date="2018-04-16T16:31:00Z">
                    <w:rPr>
                      <w:rFonts w:asciiTheme="minorHAnsi" w:hAnsiTheme="minorHAnsi"/>
                      <w:sz w:val="20"/>
                      <w:szCs w:val="20"/>
                    </w:rPr>
                  </w:rPrChange>
                </w:rPr>
                <w:t>status</w:t>
              </w:r>
            </w:ins>
            <w:r w:rsidRPr="00703A49">
              <w:rPr>
                <w:rFonts w:cs="Arial"/>
                <w:sz w:val="20"/>
                <w:szCs w:val="20"/>
                <w:rPrChange w:id="297" w:author="Shah Ashay" w:date="2018-04-16T16:31:00Z">
                  <w:rPr>
                    <w:rFonts w:asciiTheme="minorHAnsi" w:hAnsiTheme="minorHAnsi"/>
                    <w:sz w:val="20"/>
                    <w:szCs w:val="20"/>
                  </w:rPr>
                </w:rPrChange>
              </w:rPr>
              <w:t xml:space="preserve"> process, the user needs to hit </w:t>
            </w:r>
            <w:r w:rsidRPr="00703A49">
              <w:rPr>
                <w:rFonts w:cs="Arial"/>
                <w:b/>
                <w:i/>
                <w:sz w:val="20"/>
                <w:szCs w:val="20"/>
                <w:rPrChange w:id="298" w:author="Shah Ashay" w:date="2018-04-16T16:31:00Z">
                  <w:rPr>
                    <w:rFonts w:asciiTheme="minorHAnsi" w:hAnsiTheme="minorHAnsi"/>
                    <w:b/>
                    <w:i/>
                    <w:sz w:val="20"/>
                    <w:szCs w:val="20"/>
                  </w:rPr>
                </w:rPrChange>
              </w:rPr>
              <w:t>Go…</w:t>
            </w:r>
          </w:p>
          <w:p w14:paraId="312D0EB4" w14:textId="77777777" w:rsidR="008029FF" w:rsidRPr="00703A49" w:rsidRDefault="008029FF" w:rsidP="00705162">
            <w:pPr>
              <w:rPr>
                <w:rFonts w:cs="Arial"/>
                <w:b/>
                <w:i/>
                <w:sz w:val="20"/>
                <w:szCs w:val="20"/>
                <w:rPrChange w:id="299" w:author="Shah Ashay" w:date="2018-04-16T16:31:00Z">
                  <w:rPr>
                    <w:rFonts w:asciiTheme="minorHAnsi" w:hAnsiTheme="minorHAnsi"/>
                    <w:b/>
                    <w:i/>
                    <w:sz w:val="20"/>
                    <w:szCs w:val="20"/>
                  </w:rPr>
                </w:rPrChange>
              </w:rPr>
            </w:pPr>
          </w:p>
          <w:p w14:paraId="4C96D1AF" w14:textId="77777777" w:rsidR="008029FF" w:rsidRPr="00703A49" w:rsidRDefault="008029FF" w:rsidP="00CA3FFB">
            <w:pPr>
              <w:rPr>
                <w:rFonts w:cs="Arial"/>
                <w:sz w:val="20"/>
                <w:szCs w:val="20"/>
              </w:rPr>
            </w:pPr>
          </w:p>
        </w:tc>
      </w:tr>
      <w:tr w:rsidR="008029FF" w:rsidRPr="00703A49" w14:paraId="079A3512" w14:textId="77777777" w:rsidTr="00703A49">
        <w:trPr>
          <w:cantSplit/>
          <w:trPrChange w:id="300" w:author="Shah Ashay" w:date="2018-04-16T16:31:00Z">
            <w:trPr>
              <w:cantSplit/>
            </w:trPr>
          </w:trPrChange>
        </w:trPr>
        <w:tc>
          <w:tcPr>
            <w:tcW w:w="527" w:type="pct"/>
            <w:tcPrChange w:id="301" w:author="Shah Ashay" w:date="2018-04-16T16:31:00Z">
              <w:tcPr>
                <w:tcW w:w="630" w:type="dxa"/>
              </w:tcPr>
            </w:tcPrChange>
          </w:tcPr>
          <w:p w14:paraId="2E5EF99D" w14:textId="77777777" w:rsidR="008029FF" w:rsidRPr="00703A49" w:rsidRDefault="008029FF" w:rsidP="00CA3FFB">
            <w:pPr>
              <w:numPr>
                <w:ilvl w:val="0"/>
                <w:numId w:val="4"/>
              </w:numPr>
              <w:tabs>
                <w:tab w:val="clear" w:pos="360"/>
                <w:tab w:val="num" w:pos="155"/>
              </w:tabs>
              <w:spacing w:after="120"/>
              <w:jc w:val="center"/>
              <w:rPr>
                <w:rFonts w:cs="Arial"/>
                <w:sz w:val="20"/>
                <w:rPrChange w:id="302" w:author="Shah Ashay" w:date="2018-04-16T16:31:00Z">
                  <w:rPr>
                    <w:rFonts w:asciiTheme="minorHAnsi" w:hAnsiTheme="minorHAnsi"/>
                    <w:sz w:val="20"/>
                  </w:rPr>
                </w:rPrChange>
              </w:rPr>
            </w:pPr>
          </w:p>
        </w:tc>
        <w:tc>
          <w:tcPr>
            <w:tcW w:w="1781" w:type="pct"/>
            <w:tcPrChange w:id="303" w:author="Shah Ashay" w:date="2018-04-16T16:31:00Z">
              <w:tcPr>
                <w:tcW w:w="3690" w:type="dxa"/>
              </w:tcPr>
            </w:tcPrChange>
          </w:tcPr>
          <w:p w14:paraId="0C9AC2B2" w14:textId="2FF4D7E1" w:rsidR="008029FF" w:rsidRPr="00703A49" w:rsidRDefault="008029FF" w:rsidP="00257727">
            <w:pPr>
              <w:rPr>
                <w:rFonts w:cs="Arial"/>
                <w:sz w:val="20"/>
                <w:szCs w:val="20"/>
                <w:rPrChange w:id="304" w:author="Shah Ashay" w:date="2018-04-16T16:31:00Z">
                  <w:rPr>
                    <w:rFonts w:ascii="Calibri" w:hAnsi="Calibri"/>
                    <w:sz w:val="20"/>
                    <w:szCs w:val="20"/>
                  </w:rPr>
                </w:rPrChange>
              </w:rPr>
            </w:pPr>
            <w:r w:rsidRPr="00703A49">
              <w:rPr>
                <w:rFonts w:cs="Arial"/>
                <w:sz w:val="20"/>
                <w:szCs w:val="20"/>
                <w:rPrChange w:id="305" w:author="Shah Ashay" w:date="2018-04-16T16:31:00Z">
                  <w:rPr>
                    <w:rFonts w:asciiTheme="minorHAnsi" w:hAnsiTheme="minorHAnsi"/>
                    <w:sz w:val="20"/>
                    <w:szCs w:val="20"/>
                  </w:rPr>
                </w:rPrChange>
              </w:rPr>
              <w:t xml:space="preserve">Confirm the job status is </w:t>
            </w:r>
            <w:r w:rsidRPr="00703A49">
              <w:rPr>
                <w:rFonts w:cs="Arial"/>
                <w:b/>
                <w:i/>
                <w:sz w:val="20"/>
                <w:szCs w:val="20"/>
                <w:rPrChange w:id="306" w:author="Shah Ashay" w:date="2018-04-16T16:31:00Z">
                  <w:rPr>
                    <w:rFonts w:asciiTheme="minorHAnsi" w:hAnsiTheme="minorHAnsi"/>
                    <w:b/>
                    <w:i/>
                    <w:sz w:val="20"/>
                    <w:szCs w:val="20"/>
                  </w:rPr>
                </w:rPrChange>
              </w:rPr>
              <w:t>Success</w:t>
            </w:r>
          </w:p>
        </w:tc>
        <w:tc>
          <w:tcPr>
            <w:tcW w:w="1154" w:type="pct"/>
            <w:tcPrChange w:id="307" w:author="Shah Ashay" w:date="2018-04-16T16:31:00Z">
              <w:tcPr>
                <w:tcW w:w="2160" w:type="dxa"/>
              </w:tcPr>
            </w:tcPrChange>
          </w:tcPr>
          <w:p w14:paraId="282BE528" w14:textId="3513CEB9" w:rsidR="008029FF" w:rsidRPr="00703A49" w:rsidRDefault="008029FF" w:rsidP="00705162">
            <w:pPr>
              <w:keepNext/>
              <w:keepLines/>
              <w:rPr>
                <w:rFonts w:cs="Arial"/>
                <w:sz w:val="20"/>
                <w:szCs w:val="20"/>
                <w:rPrChange w:id="308" w:author="Shah Ashay" w:date="2018-04-16T16:31:00Z">
                  <w:rPr>
                    <w:rFonts w:ascii="Calibri" w:hAnsi="Calibri"/>
                    <w:sz w:val="20"/>
                    <w:szCs w:val="20"/>
                  </w:rPr>
                </w:rPrChange>
              </w:rPr>
            </w:pPr>
          </w:p>
        </w:tc>
        <w:tc>
          <w:tcPr>
            <w:tcW w:w="1538" w:type="pct"/>
            <w:tcPrChange w:id="309" w:author="Shah Ashay" w:date="2018-04-16T16:31:00Z">
              <w:tcPr>
                <w:tcW w:w="2880" w:type="dxa"/>
              </w:tcPr>
            </w:tcPrChange>
          </w:tcPr>
          <w:p w14:paraId="3702F5BD" w14:textId="5F0AA083" w:rsidR="008029FF" w:rsidRPr="00703A49" w:rsidRDefault="008029FF" w:rsidP="00CA3FFB">
            <w:pPr>
              <w:rPr>
                <w:rFonts w:cs="Arial"/>
                <w:sz w:val="20"/>
                <w:szCs w:val="20"/>
              </w:rPr>
            </w:pPr>
            <w:r w:rsidRPr="00703A49">
              <w:rPr>
                <w:rFonts w:cs="Arial"/>
                <w:sz w:val="20"/>
                <w:szCs w:val="20"/>
                <w:rPrChange w:id="310" w:author="Shah Ashay" w:date="2018-04-16T16:31:00Z">
                  <w:rPr>
                    <w:rFonts w:asciiTheme="minorHAnsi" w:hAnsiTheme="minorHAnsi"/>
                    <w:sz w:val="20"/>
                    <w:szCs w:val="20"/>
                  </w:rPr>
                </w:rPrChange>
              </w:rPr>
              <w:t># Rows updated should show the number of records where the new status was set.  If it shows 0, then that means there was no record that needed to be updated with the new record status.</w:t>
            </w:r>
          </w:p>
        </w:tc>
      </w:tr>
      <w:tr w:rsidR="008029FF" w:rsidRPr="00703A49" w14:paraId="33A3B62C" w14:textId="77777777" w:rsidTr="00703A49">
        <w:trPr>
          <w:cantSplit/>
          <w:trPrChange w:id="311" w:author="Shah Ashay" w:date="2018-04-16T16:31:00Z">
            <w:trPr>
              <w:cantSplit/>
            </w:trPr>
          </w:trPrChange>
        </w:trPr>
        <w:tc>
          <w:tcPr>
            <w:tcW w:w="527" w:type="pct"/>
            <w:tcBorders>
              <w:top w:val="single" w:sz="4" w:space="0" w:color="auto"/>
              <w:bottom w:val="single" w:sz="4" w:space="0" w:color="auto"/>
            </w:tcBorders>
            <w:tcPrChange w:id="312" w:author="Shah Ashay" w:date="2018-04-16T16:31:00Z">
              <w:tcPr>
                <w:tcW w:w="630" w:type="dxa"/>
                <w:tcBorders>
                  <w:top w:val="single" w:sz="4" w:space="0" w:color="auto"/>
                  <w:bottom w:val="single" w:sz="4" w:space="0" w:color="auto"/>
                </w:tcBorders>
              </w:tcPr>
            </w:tcPrChange>
          </w:tcPr>
          <w:p w14:paraId="026CCC3A" w14:textId="77777777" w:rsidR="008029FF" w:rsidRPr="00703A49" w:rsidRDefault="008029FF" w:rsidP="00CA3FFB">
            <w:pPr>
              <w:numPr>
                <w:ilvl w:val="1"/>
                <w:numId w:val="5"/>
              </w:numPr>
              <w:spacing w:after="120"/>
              <w:jc w:val="center"/>
              <w:rPr>
                <w:rFonts w:cs="Arial"/>
                <w:sz w:val="20"/>
                <w:rPrChange w:id="313" w:author="Shah Ashay" w:date="2018-04-16T16:31:00Z">
                  <w:rPr>
                    <w:rFonts w:asciiTheme="minorHAnsi" w:hAnsiTheme="minorHAnsi"/>
                    <w:sz w:val="20"/>
                  </w:rPr>
                </w:rPrChange>
              </w:rPr>
            </w:pPr>
          </w:p>
        </w:tc>
        <w:tc>
          <w:tcPr>
            <w:tcW w:w="1781" w:type="pct"/>
            <w:tcPrChange w:id="314" w:author="Shah Ashay" w:date="2018-04-16T16:31:00Z">
              <w:tcPr>
                <w:tcW w:w="3690" w:type="dxa"/>
              </w:tcPr>
            </w:tcPrChange>
          </w:tcPr>
          <w:p w14:paraId="22E36EA4" w14:textId="77777777" w:rsidR="008029FF" w:rsidRPr="00703A49" w:rsidRDefault="008029FF" w:rsidP="00CA3FFB">
            <w:pPr>
              <w:spacing w:after="120"/>
              <w:rPr>
                <w:rFonts w:cs="Arial"/>
                <w:sz w:val="20"/>
                <w:rPrChange w:id="315" w:author="Shah Ashay" w:date="2018-04-16T16:31:00Z">
                  <w:rPr>
                    <w:rFonts w:asciiTheme="minorHAnsi" w:hAnsiTheme="minorHAnsi"/>
                    <w:sz w:val="20"/>
                  </w:rPr>
                </w:rPrChange>
              </w:rPr>
            </w:pPr>
            <w:r w:rsidRPr="00703A49">
              <w:rPr>
                <w:rFonts w:cs="Arial"/>
                <w:sz w:val="20"/>
                <w:rPrChange w:id="316" w:author="Shah Ashay" w:date="2018-04-16T16:31:00Z">
                  <w:rPr>
                    <w:rFonts w:asciiTheme="minorHAnsi" w:hAnsiTheme="minorHAnsi"/>
                    <w:sz w:val="20"/>
                  </w:rPr>
                </w:rPrChange>
              </w:rPr>
              <w:t>END OF USE CASE</w:t>
            </w:r>
          </w:p>
        </w:tc>
        <w:tc>
          <w:tcPr>
            <w:tcW w:w="1154" w:type="pct"/>
            <w:tcPrChange w:id="317" w:author="Shah Ashay" w:date="2018-04-16T16:31:00Z">
              <w:tcPr>
                <w:tcW w:w="2160" w:type="dxa"/>
              </w:tcPr>
            </w:tcPrChange>
          </w:tcPr>
          <w:p w14:paraId="0A184B72" w14:textId="77777777" w:rsidR="008029FF" w:rsidRPr="00703A49" w:rsidRDefault="008029FF" w:rsidP="00CA3FFB">
            <w:pPr>
              <w:rPr>
                <w:rFonts w:cs="Arial"/>
                <w:sz w:val="20"/>
                <w:rPrChange w:id="318" w:author="Shah Ashay" w:date="2018-04-16T16:31:00Z">
                  <w:rPr>
                    <w:rFonts w:asciiTheme="minorHAnsi" w:hAnsiTheme="minorHAnsi"/>
                    <w:sz w:val="20"/>
                  </w:rPr>
                </w:rPrChange>
              </w:rPr>
            </w:pPr>
          </w:p>
        </w:tc>
        <w:tc>
          <w:tcPr>
            <w:tcW w:w="1538" w:type="pct"/>
            <w:tcPrChange w:id="319" w:author="Shah Ashay" w:date="2018-04-16T16:31:00Z">
              <w:tcPr>
                <w:tcW w:w="2880" w:type="dxa"/>
              </w:tcPr>
            </w:tcPrChange>
          </w:tcPr>
          <w:p w14:paraId="611311EE" w14:textId="77777777" w:rsidR="008029FF" w:rsidRPr="00703A49" w:rsidRDefault="008029FF" w:rsidP="00CA3FFB">
            <w:pPr>
              <w:rPr>
                <w:rFonts w:cs="Arial"/>
                <w:sz w:val="20"/>
                <w:rPrChange w:id="320" w:author="Shah Ashay" w:date="2018-04-16T16:31:00Z">
                  <w:rPr>
                    <w:rFonts w:asciiTheme="minorHAnsi" w:hAnsiTheme="minorHAnsi"/>
                    <w:sz w:val="20"/>
                  </w:rPr>
                </w:rPrChange>
              </w:rPr>
            </w:pPr>
          </w:p>
        </w:tc>
      </w:tr>
    </w:tbl>
    <w:p w14:paraId="2A90803D" w14:textId="77777777" w:rsidR="00CA3FFB" w:rsidRPr="00673D13" w:rsidRDefault="00CA3FFB" w:rsidP="00CA3FFB">
      <w:pPr>
        <w:rPr>
          <w:rFonts w:cs="Arial"/>
          <w:rPrChange w:id="321" w:author="Batra Yogesh (EXT)" w:date="2018-04-13T12:43:00Z">
            <w:rPr>
              <w:rFonts w:asciiTheme="minorHAnsi" w:hAnsiTheme="minorHAnsi"/>
            </w:rPr>
          </w:rPrChange>
        </w:rPr>
      </w:pPr>
    </w:p>
    <w:p w14:paraId="0BAA37FD" w14:textId="77777777" w:rsidR="004D61A0" w:rsidRPr="00673D13" w:rsidRDefault="004D61A0">
      <w:pPr>
        <w:pStyle w:val="Header"/>
        <w:tabs>
          <w:tab w:val="clear" w:pos="4320"/>
          <w:tab w:val="clear" w:pos="8640"/>
        </w:tabs>
        <w:rPr>
          <w:rFonts w:cs="Arial"/>
        </w:rPr>
      </w:pPr>
    </w:p>
    <w:p w14:paraId="0BAA37FE" w14:textId="77777777" w:rsidR="00AB281C" w:rsidRPr="00673D13" w:rsidRDefault="00AB281C">
      <w:pPr>
        <w:rPr>
          <w:rFonts w:cs="Arial"/>
          <w:b/>
          <w:bCs/>
          <w:sz w:val="24"/>
          <w:szCs w:val="32"/>
        </w:rPr>
      </w:pPr>
      <w:bookmarkStart w:id="322" w:name="_Toc240857192"/>
      <w:r w:rsidRPr="00673D13">
        <w:rPr>
          <w:rFonts w:cs="Arial"/>
        </w:rPr>
        <w:br w:type="page"/>
      </w:r>
    </w:p>
    <w:p w14:paraId="0BAA37FF" w14:textId="77777777" w:rsidR="004D61A0" w:rsidRPr="00673D13" w:rsidRDefault="004D61A0" w:rsidP="005D1403">
      <w:pPr>
        <w:pStyle w:val="Heading1"/>
      </w:pPr>
      <w:bookmarkStart w:id="323" w:name="_Toc473183609"/>
      <w:r w:rsidRPr="00673D13">
        <w:lastRenderedPageBreak/>
        <w:t>Alternative</w:t>
      </w:r>
      <w:bookmarkEnd w:id="322"/>
      <w:r w:rsidR="00BF2F96" w:rsidRPr="00673D13">
        <w:t>s</w:t>
      </w:r>
      <w:bookmarkEnd w:id="323"/>
      <w:r w:rsidR="00023077" w:rsidRPr="00673D13">
        <w:t xml:space="preserve"> </w:t>
      </w:r>
    </w:p>
    <w:p w14:paraId="0FA90AE3" w14:textId="7B0AAB2E" w:rsidR="008B44A5" w:rsidRPr="00673D13" w:rsidRDefault="004D61A0" w:rsidP="008B44A5">
      <w:pPr>
        <w:pStyle w:val="Heading2"/>
      </w:pPr>
      <w:bookmarkStart w:id="324" w:name="_Toc55750750"/>
      <w:bookmarkStart w:id="325" w:name="_Toc55748915"/>
      <w:bookmarkStart w:id="326" w:name="_Toc240857193"/>
      <w:bookmarkStart w:id="327" w:name="_Toc473183610"/>
      <w:r w:rsidRPr="00673D13">
        <w:t xml:space="preserve">Alternate </w:t>
      </w:r>
      <w:r w:rsidR="00447470" w:rsidRPr="00673D13">
        <w:t>Flow</w:t>
      </w:r>
      <w:r w:rsidRPr="00673D13">
        <w:t xml:space="preserve"> A1:</w:t>
      </w:r>
      <w:bookmarkEnd w:id="324"/>
      <w:r w:rsidRPr="00673D13">
        <w:t xml:space="preserve"> </w:t>
      </w:r>
      <w:bookmarkEnd w:id="325"/>
      <w:bookmarkEnd w:id="326"/>
      <w:r w:rsidR="00F00C0F" w:rsidRPr="00673D13">
        <w:rPr>
          <w:rPrChange w:id="328" w:author="Batra Yogesh (EXT)" w:date="2018-04-13T12:43:00Z">
            <w:rPr>
              <w:rFonts w:asciiTheme="minorHAnsi" w:hAnsiTheme="minorHAnsi"/>
            </w:rPr>
          </w:rPrChange>
        </w:rPr>
        <w:t>None</w:t>
      </w:r>
      <w:bookmarkEnd w:id="327"/>
    </w:p>
    <w:p w14:paraId="0BAA3802" w14:textId="635605C9" w:rsidR="00446086" w:rsidRPr="00673D13" w:rsidRDefault="00C002FE" w:rsidP="00A749F9">
      <w:pPr>
        <w:rPr>
          <w:rFonts w:cs="Arial"/>
        </w:rPr>
      </w:pPr>
      <w:r w:rsidRPr="00673D13">
        <w:rPr>
          <w:rFonts w:cs="Arial"/>
          <w:iCs/>
          <w:szCs w:val="28"/>
        </w:rPr>
        <w:t>Details:</w:t>
      </w:r>
      <w:r w:rsidRPr="00673D13">
        <w:rPr>
          <w:rFonts w:cs="Arial"/>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329" w:author="Batra Yogesh (EXT)" w:date="2018-04-13T12:44:00Z">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1040"/>
        <w:gridCol w:w="3845"/>
        <w:gridCol w:w="3117"/>
        <w:gridCol w:w="1348"/>
        <w:tblGridChange w:id="330">
          <w:tblGrid>
            <w:gridCol w:w="900"/>
            <w:gridCol w:w="3330"/>
            <w:gridCol w:w="2700"/>
            <w:gridCol w:w="1170"/>
          </w:tblGrid>
        </w:tblGridChange>
      </w:tblGrid>
      <w:tr w:rsidR="009D7887" w:rsidRPr="00673D13" w14:paraId="0BAA3807" w14:textId="77777777" w:rsidTr="007C6F89">
        <w:trPr>
          <w:cantSplit/>
          <w:tblHeader/>
          <w:trPrChange w:id="331" w:author="Batra Yogesh (EXT)" w:date="2018-04-13T12:44:00Z">
            <w:trPr>
              <w:cantSplit/>
              <w:tblHeader/>
            </w:trPr>
          </w:trPrChange>
        </w:trPr>
        <w:tc>
          <w:tcPr>
            <w:tcW w:w="556" w:type="pct"/>
            <w:tcBorders>
              <w:bottom w:val="single" w:sz="4" w:space="0" w:color="auto"/>
            </w:tcBorders>
            <w:shd w:val="clear" w:color="auto" w:fill="3399FF"/>
            <w:tcPrChange w:id="332" w:author="Batra Yogesh (EXT)" w:date="2018-04-13T12:44:00Z">
              <w:tcPr>
                <w:tcW w:w="900" w:type="dxa"/>
                <w:tcBorders>
                  <w:bottom w:val="single" w:sz="4" w:space="0" w:color="auto"/>
                </w:tcBorders>
                <w:shd w:val="clear" w:color="auto" w:fill="3399FF"/>
              </w:tcPr>
            </w:tcPrChange>
          </w:tcPr>
          <w:p w14:paraId="0BAA3803" w14:textId="77777777" w:rsidR="00446086" w:rsidRPr="00673D13" w:rsidRDefault="00446086" w:rsidP="009D7887">
            <w:pPr>
              <w:pStyle w:val="ColumnHead"/>
              <w:keepNext/>
              <w:keepLines/>
              <w:rPr>
                <w:rFonts w:cs="Arial"/>
                <w:color w:val="FFFFFF" w:themeColor="background1"/>
                <w:sz w:val="20"/>
              </w:rPr>
            </w:pPr>
            <w:r w:rsidRPr="00673D13">
              <w:rPr>
                <w:rFonts w:cs="Arial"/>
                <w:color w:val="FFFFFF" w:themeColor="background1"/>
                <w:sz w:val="20"/>
              </w:rPr>
              <w:t>Step</w:t>
            </w:r>
          </w:p>
        </w:tc>
        <w:tc>
          <w:tcPr>
            <w:tcW w:w="2056" w:type="pct"/>
            <w:shd w:val="clear" w:color="auto" w:fill="3399FF"/>
            <w:tcPrChange w:id="333" w:author="Batra Yogesh (EXT)" w:date="2018-04-13T12:44:00Z">
              <w:tcPr>
                <w:tcW w:w="3330" w:type="dxa"/>
                <w:shd w:val="clear" w:color="auto" w:fill="3399FF"/>
              </w:tcPr>
            </w:tcPrChange>
          </w:tcPr>
          <w:p w14:paraId="0BAA3804" w14:textId="77777777" w:rsidR="00446086" w:rsidRPr="00673D13" w:rsidRDefault="00446086" w:rsidP="002C5CC8">
            <w:pPr>
              <w:pStyle w:val="ColumnHead"/>
              <w:keepNext/>
              <w:keepLines/>
              <w:rPr>
                <w:rFonts w:cs="Arial"/>
                <w:color w:val="FFFFFF" w:themeColor="background1"/>
                <w:sz w:val="20"/>
              </w:rPr>
            </w:pPr>
            <w:r w:rsidRPr="00673D13">
              <w:rPr>
                <w:rFonts w:cs="Arial"/>
                <w:color w:val="FFFFFF" w:themeColor="background1"/>
                <w:sz w:val="20"/>
              </w:rPr>
              <w:t>Actor Action</w:t>
            </w:r>
          </w:p>
        </w:tc>
        <w:tc>
          <w:tcPr>
            <w:tcW w:w="1667" w:type="pct"/>
            <w:shd w:val="clear" w:color="auto" w:fill="3399FF"/>
            <w:tcPrChange w:id="334" w:author="Batra Yogesh (EXT)" w:date="2018-04-13T12:44:00Z">
              <w:tcPr>
                <w:tcW w:w="2700" w:type="dxa"/>
                <w:shd w:val="clear" w:color="auto" w:fill="3399FF"/>
              </w:tcPr>
            </w:tcPrChange>
          </w:tcPr>
          <w:p w14:paraId="0BAA3805" w14:textId="77777777" w:rsidR="00446086" w:rsidRPr="00673D13" w:rsidRDefault="00446086" w:rsidP="002C5CC8">
            <w:pPr>
              <w:pStyle w:val="ColumnHead"/>
              <w:keepNext/>
              <w:keepLines/>
              <w:rPr>
                <w:rFonts w:cs="Arial"/>
                <w:color w:val="FFFFFF" w:themeColor="background1"/>
                <w:sz w:val="20"/>
              </w:rPr>
            </w:pPr>
            <w:r w:rsidRPr="00673D13">
              <w:rPr>
                <w:rFonts w:cs="Arial"/>
                <w:color w:val="FFFFFF" w:themeColor="background1"/>
                <w:sz w:val="20"/>
              </w:rPr>
              <w:t>System Response</w:t>
            </w:r>
          </w:p>
        </w:tc>
        <w:tc>
          <w:tcPr>
            <w:tcW w:w="722" w:type="pct"/>
            <w:shd w:val="clear" w:color="auto" w:fill="3399FF"/>
            <w:tcPrChange w:id="335" w:author="Batra Yogesh (EXT)" w:date="2018-04-13T12:44:00Z">
              <w:tcPr>
                <w:tcW w:w="1170" w:type="dxa"/>
                <w:shd w:val="clear" w:color="auto" w:fill="3399FF"/>
              </w:tcPr>
            </w:tcPrChange>
          </w:tcPr>
          <w:p w14:paraId="0BAA3806" w14:textId="77777777" w:rsidR="00446086" w:rsidRPr="00673D13" w:rsidRDefault="00446086" w:rsidP="002C5CC8">
            <w:pPr>
              <w:pStyle w:val="ColumnHead"/>
              <w:keepNext/>
              <w:keepLines/>
              <w:rPr>
                <w:rFonts w:cs="Arial"/>
                <w:color w:val="FFFFFF" w:themeColor="background1"/>
                <w:sz w:val="20"/>
              </w:rPr>
            </w:pPr>
            <w:r w:rsidRPr="00673D13">
              <w:rPr>
                <w:rFonts w:cs="Arial"/>
                <w:color w:val="FFFFFF" w:themeColor="background1"/>
                <w:sz w:val="20"/>
              </w:rPr>
              <w:t>Ref</w:t>
            </w:r>
          </w:p>
        </w:tc>
      </w:tr>
      <w:tr w:rsidR="00A749F9" w:rsidRPr="00673D13" w14:paraId="0BAA380C" w14:textId="77777777" w:rsidTr="007C6F89">
        <w:trPr>
          <w:cantSplit/>
          <w:trPrChange w:id="336" w:author="Batra Yogesh (EXT)" w:date="2018-04-13T12:44:00Z">
            <w:trPr>
              <w:cantSplit/>
            </w:trPr>
          </w:trPrChange>
        </w:trPr>
        <w:tc>
          <w:tcPr>
            <w:tcW w:w="556" w:type="pct"/>
            <w:shd w:val="clear" w:color="auto" w:fill="C6D9F1" w:themeFill="text2" w:themeFillTint="33"/>
            <w:tcPrChange w:id="337" w:author="Batra Yogesh (EXT)" w:date="2018-04-13T12:44:00Z">
              <w:tcPr>
                <w:tcW w:w="900" w:type="dxa"/>
                <w:shd w:val="clear" w:color="auto" w:fill="C6D9F1" w:themeFill="text2" w:themeFillTint="33"/>
              </w:tcPr>
            </w:tcPrChange>
          </w:tcPr>
          <w:p w14:paraId="0BAA3808" w14:textId="0F600A9C" w:rsidR="00A749F9" w:rsidRPr="00673D13" w:rsidRDefault="00A749F9" w:rsidP="009D7887">
            <w:pPr>
              <w:pStyle w:val="TableText"/>
              <w:keepNext/>
              <w:keepLines/>
              <w:numPr>
                <w:ilvl w:val="0"/>
                <w:numId w:val="11"/>
              </w:numPr>
              <w:jc w:val="center"/>
              <w:rPr>
                <w:rFonts w:cs="Arial"/>
                <w:color w:val="000000"/>
                <w:sz w:val="20"/>
              </w:rPr>
            </w:pPr>
          </w:p>
        </w:tc>
        <w:tc>
          <w:tcPr>
            <w:tcW w:w="2056" w:type="pct"/>
            <w:tcPrChange w:id="338" w:author="Batra Yogesh (EXT)" w:date="2018-04-13T12:44:00Z">
              <w:tcPr>
                <w:tcW w:w="3330" w:type="dxa"/>
              </w:tcPr>
            </w:tcPrChange>
          </w:tcPr>
          <w:p w14:paraId="0BAA3809" w14:textId="17B7B8DF" w:rsidR="00A749F9" w:rsidRPr="00673D13" w:rsidRDefault="00A749F9" w:rsidP="00F200A3">
            <w:pPr>
              <w:pStyle w:val="TableText"/>
              <w:keepNext/>
              <w:keepLines/>
              <w:rPr>
                <w:rFonts w:cs="Arial"/>
                <w:i/>
                <w:sz w:val="20"/>
                <w:szCs w:val="20"/>
              </w:rPr>
            </w:pPr>
          </w:p>
        </w:tc>
        <w:tc>
          <w:tcPr>
            <w:tcW w:w="1667" w:type="pct"/>
            <w:tcPrChange w:id="339" w:author="Batra Yogesh (EXT)" w:date="2018-04-13T12:44:00Z">
              <w:tcPr>
                <w:tcW w:w="2700" w:type="dxa"/>
              </w:tcPr>
            </w:tcPrChange>
          </w:tcPr>
          <w:p w14:paraId="0BAA380A" w14:textId="7628D672" w:rsidR="00A749F9" w:rsidRPr="00673D13" w:rsidRDefault="00A749F9" w:rsidP="00BF2F96">
            <w:pPr>
              <w:keepNext/>
              <w:keepLines/>
              <w:spacing w:after="120"/>
              <w:rPr>
                <w:rFonts w:cs="Arial"/>
                <w:sz w:val="20"/>
                <w:szCs w:val="20"/>
              </w:rPr>
            </w:pPr>
          </w:p>
        </w:tc>
        <w:tc>
          <w:tcPr>
            <w:tcW w:w="722" w:type="pct"/>
            <w:tcPrChange w:id="340" w:author="Batra Yogesh (EXT)" w:date="2018-04-13T12:44:00Z">
              <w:tcPr>
                <w:tcW w:w="1170" w:type="dxa"/>
              </w:tcPr>
            </w:tcPrChange>
          </w:tcPr>
          <w:p w14:paraId="0BAA380B" w14:textId="77777777" w:rsidR="00A749F9" w:rsidRPr="00673D13" w:rsidRDefault="00A749F9" w:rsidP="00D031E8">
            <w:pPr>
              <w:keepNext/>
              <w:keepLines/>
              <w:rPr>
                <w:rFonts w:cs="Arial"/>
                <w:sz w:val="20"/>
              </w:rPr>
            </w:pPr>
          </w:p>
        </w:tc>
      </w:tr>
      <w:tr w:rsidR="00A749F9" w:rsidRPr="00673D13" w14:paraId="0BAA3816" w14:textId="77777777" w:rsidTr="007C6F89">
        <w:trPr>
          <w:cantSplit/>
          <w:trPrChange w:id="341" w:author="Batra Yogesh (EXT)" w:date="2018-04-13T12:44:00Z">
            <w:trPr>
              <w:cantSplit/>
            </w:trPr>
          </w:trPrChange>
        </w:trPr>
        <w:tc>
          <w:tcPr>
            <w:tcW w:w="556" w:type="pct"/>
            <w:shd w:val="clear" w:color="auto" w:fill="C6D9F1" w:themeFill="text2" w:themeFillTint="33"/>
            <w:tcPrChange w:id="342" w:author="Batra Yogesh (EXT)" w:date="2018-04-13T12:44:00Z">
              <w:tcPr>
                <w:tcW w:w="900" w:type="dxa"/>
                <w:shd w:val="clear" w:color="auto" w:fill="C6D9F1" w:themeFill="text2" w:themeFillTint="33"/>
              </w:tcPr>
            </w:tcPrChange>
          </w:tcPr>
          <w:p w14:paraId="0BAA3812" w14:textId="431CA73F" w:rsidR="00A749F9" w:rsidRPr="00673D13" w:rsidRDefault="00A749F9" w:rsidP="009D7887">
            <w:pPr>
              <w:pStyle w:val="TableText"/>
              <w:keepNext/>
              <w:keepLines/>
              <w:numPr>
                <w:ilvl w:val="0"/>
                <w:numId w:val="11"/>
              </w:numPr>
              <w:jc w:val="center"/>
              <w:rPr>
                <w:rFonts w:cs="Arial"/>
                <w:color w:val="000000"/>
                <w:sz w:val="20"/>
              </w:rPr>
            </w:pPr>
          </w:p>
        </w:tc>
        <w:tc>
          <w:tcPr>
            <w:tcW w:w="2056" w:type="pct"/>
            <w:tcPrChange w:id="343" w:author="Batra Yogesh (EXT)" w:date="2018-04-13T12:44:00Z">
              <w:tcPr>
                <w:tcW w:w="3330" w:type="dxa"/>
              </w:tcPr>
            </w:tcPrChange>
          </w:tcPr>
          <w:p w14:paraId="0BAA3813" w14:textId="5D15AEF6" w:rsidR="00A749F9" w:rsidRPr="00673D13" w:rsidRDefault="00A749F9" w:rsidP="00D17537">
            <w:pPr>
              <w:pStyle w:val="TableText"/>
              <w:keepNext/>
              <w:keepLines/>
              <w:tabs>
                <w:tab w:val="left" w:pos="2490"/>
              </w:tabs>
              <w:spacing w:after="0"/>
              <w:rPr>
                <w:rFonts w:cs="Arial"/>
                <w:sz w:val="20"/>
                <w:szCs w:val="20"/>
              </w:rPr>
            </w:pPr>
          </w:p>
        </w:tc>
        <w:tc>
          <w:tcPr>
            <w:tcW w:w="1667" w:type="pct"/>
            <w:tcPrChange w:id="344" w:author="Batra Yogesh (EXT)" w:date="2018-04-13T12:44:00Z">
              <w:tcPr>
                <w:tcW w:w="2700" w:type="dxa"/>
              </w:tcPr>
            </w:tcPrChange>
          </w:tcPr>
          <w:p w14:paraId="0BAA3814" w14:textId="7E3BF43C" w:rsidR="00A749F9" w:rsidRPr="00673D13" w:rsidRDefault="00A749F9" w:rsidP="00F200A3">
            <w:pPr>
              <w:keepNext/>
              <w:keepLines/>
              <w:rPr>
                <w:rFonts w:cs="Arial"/>
                <w:sz w:val="20"/>
                <w:szCs w:val="20"/>
              </w:rPr>
            </w:pPr>
          </w:p>
        </w:tc>
        <w:tc>
          <w:tcPr>
            <w:tcW w:w="722" w:type="pct"/>
            <w:tcPrChange w:id="345" w:author="Batra Yogesh (EXT)" w:date="2018-04-13T12:44:00Z">
              <w:tcPr>
                <w:tcW w:w="1170" w:type="dxa"/>
              </w:tcPr>
            </w:tcPrChange>
          </w:tcPr>
          <w:p w14:paraId="0BAA3815" w14:textId="0603A197" w:rsidR="00A749F9" w:rsidRPr="00673D13" w:rsidRDefault="00A749F9" w:rsidP="00D031E8">
            <w:pPr>
              <w:keepNext/>
              <w:keepLines/>
              <w:rPr>
                <w:rFonts w:cs="Arial"/>
                <w:sz w:val="20"/>
              </w:rPr>
            </w:pPr>
          </w:p>
        </w:tc>
      </w:tr>
      <w:tr w:rsidR="00A749F9" w:rsidRPr="00673D13" w14:paraId="0BAA381B" w14:textId="77777777" w:rsidTr="007C6F89">
        <w:trPr>
          <w:cantSplit/>
          <w:trPrChange w:id="346" w:author="Batra Yogesh (EXT)" w:date="2018-04-13T12:44:00Z">
            <w:trPr>
              <w:cantSplit/>
            </w:trPr>
          </w:trPrChange>
        </w:trPr>
        <w:tc>
          <w:tcPr>
            <w:tcW w:w="556" w:type="pct"/>
            <w:shd w:val="clear" w:color="auto" w:fill="C6D9F1" w:themeFill="text2" w:themeFillTint="33"/>
            <w:tcPrChange w:id="347" w:author="Batra Yogesh (EXT)" w:date="2018-04-13T12:44:00Z">
              <w:tcPr>
                <w:tcW w:w="900" w:type="dxa"/>
                <w:shd w:val="clear" w:color="auto" w:fill="C6D9F1" w:themeFill="text2" w:themeFillTint="33"/>
              </w:tcPr>
            </w:tcPrChange>
          </w:tcPr>
          <w:p w14:paraId="0BAA3817" w14:textId="5E26BE51" w:rsidR="00A749F9" w:rsidRPr="00673D13" w:rsidRDefault="00A749F9" w:rsidP="009D7887">
            <w:pPr>
              <w:pStyle w:val="TableText"/>
              <w:keepNext/>
              <w:keepLines/>
              <w:numPr>
                <w:ilvl w:val="0"/>
                <w:numId w:val="11"/>
              </w:numPr>
              <w:jc w:val="center"/>
              <w:rPr>
                <w:rFonts w:cs="Arial"/>
                <w:color w:val="000000"/>
                <w:sz w:val="20"/>
              </w:rPr>
            </w:pPr>
          </w:p>
        </w:tc>
        <w:tc>
          <w:tcPr>
            <w:tcW w:w="2056" w:type="pct"/>
            <w:tcPrChange w:id="348" w:author="Batra Yogesh (EXT)" w:date="2018-04-13T12:44:00Z">
              <w:tcPr>
                <w:tcW w:w="3330" w:type="dxa"/>
              </w:tcPr>
            </w:tcPrChange>
          </w:tcPr>
          <w:p w14:paraId="0BAA3818" w14:textId="48004DF5" w:rsidR="00A749F9" w:rsidRPr="00673D13" w:rsidRDefault="00A749F9" w:rsidP="00E33BBB">
            <w:pPr>
              <w:pStyle w:val="TableText"/>
              <w:keepNext/>
              <w:keepLines/>
              <w:rPr>
                <w:rFonts w:cs="Arial"/>
                <w:sz w:val="20"/>
                <w:szCs w:val="20"/>
              </w:rPr>
            </w:pPr>
          </w:p>
        </w:tc>
        <w:tc>
          <w:tcPr>
            <w:tcW w:w="1667" w:type="pct"/>
            <w:tcPrChange w:id="349" w:author="Batra Yogesh (EXT)" w:date="2018-04-13T12:44:00Z">
              <w:tcPr>
                <w:tcW w:w="2700" w:type="dxa"/>
              </w:tcPr>
            </w:tcPrChange>
          </w:tcPr>
          <w:p w14:paraId="0BAA3819" w14:textId="23E5F54D" w:rsidR="00A749F9" w:rsidRPr="00673D13" w:rsidRDefault="00A749F9" w:rsidP="00293123">
            <w:pPr>
              <w:keepNext/>
              <w:keepLines/>
              <w:rPr>
                <w:rFonts w:cs="Arial"/>
                <w:sz w:val="20"/>
                <w:szCs w:val="20"/>
              </w:rPr>
            </w:pPr>
          </w:p>
        </w:tc>
        <w:tc>
          <w:tcPr>
            <w:tcW w:w="722" w:type="pct"/>
            <w:tcPrChange w:id="350" w:author="Batra Yogesh (EXT)" w:date="2018-04-13T12:44:00Z">
              <w:tcPr>
                <w:tcW w:w="1170" w:type="dxa"/>
              </w:tcPr>
            </w:tcPrChange>
          </w:tcPr>
          <w:p w14:paraId="0BAA381A" w14:textId="77777777" w:rsidR="00A749F9" w:rsidRPr="00673D13" w:rsidRDefault="00A749F9" w:rsidP="008018AC">
            <w:pPr>
              <w:keepNext/>
              <w:keepLines/>
              <w:rPr>
                <w:rFonts w:cs="Arial"/>
                <w:sz w:val="20"/>
              </w:rPr>
            </w:pPr>
          </w:p>
        </w:tc>
      </w:tr>
      <w:tr w:rsidR="00A749F9" w:rsidRPr="00673D13" w14:paraId="0BAA3820" w14:textId="77777777" w:rsidTr="007C6F89">
        <w:trPr>
          <w:cantSplit/>
          <w:trPrChange w:id="351" w:author="Batra Yogesh (EXT)" w:date="2018-04-13T12:44:00Z">
            <w:trPr>
              <w:cantSplit/>
            </w:trPr>
          </w:trPrChange>
        </w:trPr>
        <w:tc>
          <w:tcPr>
            <w:tcW w:w="556" w:type="pct"/>
            <w:shd w:val="clear" w:color="auto" w:fill="C6D9F1" w:themeFill="text2" w:themeFillTint="33"/>
            <w:tcPrChange w:id="352" w:author="Batra Yogesh (EXT)" w:date="2018-04-13T12:44:00Z">
              <w:tcPr>
                <w:tcW w:w="900" w:type="dxa"/>
                <w:shd w:val="clear" w:color="auto" w:fill="C6D9F1" w:themeFill="text2" w:themeFillTint="33"/>
              </w:tcPr>
            </w:tcPrChange>
          </w:tcPr>
          <w:p w14:paraId="0BAA381C" w14:textId="311E2328" w:rsidR="00A749F9" w:rsidRPr="00673D13" w:rsidRDefault="00A749F9" w:rsidP="009D7887">
            <w:pPr>
              <w:pStyle w:val="TableText"/>
              <w:keepNext/>
              <w:keepLines/>
              <w:numPr>
                <w:ilvl w:val="0"/>
                <w:numId w:val="11"/>
              </w:numPr>
              <w:jc w:val="center"/>
              <w:rPr>
                <w:rFonts w:cs="Arial"/>
                <w:color w:val="000000"/>
                <w:sz w:val="20"/>
              </w:rPr>
            </w:pPr>
          </w:p>
        </w:tc>
        <w:tc>
          <w:tcPr>
            <w:tcW w:w="2056" w:type="pct"/>
            <w:tcBorders>
              <w:bottom w:val="single" w:sz="4" w:space="0" w:color="auto"/>
            </w:tcBorders>
            <w:tcPrChange w:id="353" w:author="Batra Yogesh (EXT)" w:date="2018-04-13T12:44:00Z">
              <w:tcPr>
                <w:tcW w:w="3330" w:type="dxa"/>
                <w:tcBorders>
                  <w:bottom w:val="single" w:sz="4" w:space="0" w:color="auto"/>
                </w:tcBorders>
              </w:tcPr>
            </w:tcPrChange>
          </w:tcPr>
          <w:p w14:paraId="0BAA381D" w14:textId="0DDD1B8A" w:rsidR="00A749F9" w:rsidRPr="00673D13" w:rsidRDefault="00A749F9" w:rsidP="00293123">
            <w:pPr>
              <w:pStyle w:val="TableText"/>
              <w:keepNext/>
              <w:keepLines/>
              <w:rPr>
                <w:rFonts w:cs="Arial"/>
                <w:sz w:val="20"/>
                <w:szCs w:val="20"/>
              </w:rPr>
            </w:pPr>
          </w:p>
        </w:tc>
        <w:tc>
          <w:tcPr>
            <w:tcW w:w="1667" w:type="pct"/>
            <w:tcBorders>
              <w:bottom w:val="single" w:sz="4" w:space="0" w:color="auto"/>
            </w:tcBorders>
            <w:tcPrChange w:id="354" w:author="Batra Yogesh (EXT)" w:date="2018-04-13T12:44:00Z">
              <w:tcPr>
                <w:tcW w:w="2700" w:type="dxa"/>
                <w:tcBorders>
                  <w:bottom w:val="single" w:sz="4" w:space="0" w:color="auto"/>
                </w:tcBorders>
              </w:tcPr>
            </w:tcPrChange>
          </w:tcPr>
          <w:p w14:paraId="0BAA381E" w14:textId="4EBB98AE" w:rsidR="00A749F9" w:rsidRPr="00673D13" w:rsidRDefault="00A749F9" w:rsidP="00293123">
            <w:pPr>
              <w:keepNext/>
              <w:keepLines/>
              <w:rPr>
                <w:rFonts w:cs="Arial"/>
                <w:sz w:val="20"/>
                <w:szCs w:val="20"/>
              </w:rPr>
            </w:pPr>
          </w:p>
        </w:tc>
        <w:tc>
          <w:tcPr>
            <w:tcW w:w="722" w:type="pct"/>
            <w:tcBorders>
              <w:bottom w:val="single" w:sz="4" w:space="0" w:color="auto"/>
            </w:tcBorders>
            <w:tcPrChange w:id="355" w:author="Batra Yogesh (EXT)" w:date="2018-04-13T12:44:00Z">
              <w:tcPr>
                <w:tcW w:w="1170" w:type="dxa"/>
                <w:tcBorders>
                  <w:bottom w:val="single" w:sz="4" w:space="0" w:color="auto"/>
                </w:tcBorders>
              </w:tcPr>
            </w:tcPrChange>
          </w:tcPr>
          <w:p w14:paraId="0BAA381F" w14:textId="77777777" w:rsidR="00A749F9" w:rsidRPr="00673D13" w:rsidRDefault="00A749F9" w:rsidP="00737BBD">
            <w:pPr>
              <w:keepNext/>
              <w:keepLines/>
              <w:rPr>
                <w:rFonts w:cs="Arial"/>
                <w:sz w:val="20"/>
              </w:rPr>
            </w:pPr>
          </w:p>
        </w:tc>
      </w:tr>
      <w:tr w:rsidR="00A749F9" w:rsidRPr="00673D13" w14:paraId="016DD3E8" w14:textId="77777777" w:rsidTr="007C6F89">
        <w:trPr>
          <w:cantSplit/>
          <w:trPrChange w:id="356" w:author="Batra Yogesh (EXT)" w:date="2018-04-13T12:44:00Z">
            <w:trPr>
              <w:cantSplit/>
            </w:trPr>
          </w:trPrChange>
        </w:trPr>
        <w:tc>
          <w:tcPr>
            <w:tcW w:w="556" w:type="pct"/>
            <w:shd w:val="clear" w:color="auto" w:fill="C6D9F1" w:themeFill="text2" w:themeFillTint="33"/>
            <w:tcPrChange w:id="357" w:author="Batra Yogesh (EXT)" w:date="2018-04-13T12:44:00Z">
              <w:tcPr>
                <w:tcW w:w="900" w:type="dxa"/>
                <w:shd w:val="clear" w:color="auto" w:fill="C6D9F1" w:themeFill="text2" w:themeFillTint="33"/>
              </w:tcPr>
            </w:tcPrChange>
          </w:tcPr>
          <w:p w14:paraId="60B8354B" w14:textId="77777777" w:rsidR="00A749F9" w:rsidRPr="00673D13" w:rsidRDefault="00A749F9" w:rsidP="009D7887">
            <w:pPr>
              <w:pStyle w:val="TableText"/>
              <w:keepNext/>
              <w:keepLines/>
              <w:numPr>
                <w:ilvl w:val="0"/>
                <w:numId w:val="11"/>
              </w:numPr>
              <w:jc w:val="center"/>
              <w:rPr>
                <w:rFonts w:cs="Arial"/>
                <w:color w:val="000000"/>
                <w:sz w:val="20"/>
              </w:rPr>
            </w:pPr>
          </w:p>
        </w:tc>
        <w:tc>
          <w:tcPr>
            <w:tcW w:w="2056" w:type="pct"/>
            <w:tcBorders>
              <w:bottom w:val="single" w:sz="4" w:space="0" w:color="auto"/>
            </w:tcBorders>
            <w:tcPrChange w:id="358" w:author="Batra Yogesh (EXT)" w:date="2018-04-13T12:44:00Z">
              <w:tcPr>
                <w:tcW w:w="3330" w:type="dxa"/>
                <w:tcBorders>
                  <w:bottom w:val="single" w:sz="4" w:space="0" w:color="auto"/>
                </w:tcBorders>
              </w:tcPr>
            </w:tcPrChange>
          </w:tcPr>
          <w:p w14:paraId="15E16FB1" w14:textId="767625D1" w:rsidR="00A749F9" w:rsidRPr="00673D13" w:rsidRDefault="00A749F9" w:rsidP="00293123">
            <w:pPr>
              <w:pStyle w:val="TableText"/>
              <w:keepNext/>
              <w:keepLines/>
              <w:rPr>
                <w:rFonts w:cs="Arial"/>
                <w:sz w:val="20"/>
                <w:szCs w:val="20"/>
              </w:rPr>
            </w:pPr>
          </w:p>
        </w:tc>
        <w:tc>
          <w:tcPr>
            <w:tcW w:w="1667" w:type="pct"/>
            <w:tcBorders>
              <w:bottom w:val="single" w:sz="4" w:space="0" w:color="auto"/>
            </w:tcBorders>
            <w:tcPrChange w:id="359" w:author="Batra Yogesh (EXT)" w:date="2018-04-13T12:44:00Z">
              <w:tcPr>
                <w:tcW w:w="2700" w:type="dxa"/>
                <w:tcBorders>
                  <w:bottom w:val="single" w:sz="4" w:space="0" w:color="auto"/>
                </w:tcBorders>
              </w:tcPr>
            </w:tcPrChange>
          </w:tcPr>
          <w:p w14:paraId="04868CEE" w14:textId="252991B9" w:rsidR="00A749F9" w:rsidRPr="00673D13" w:rsidRDefault="00A749F9" w:rsidP="00293123">
            <w:pPr>
              <w:keepNext/>
              <w:keepLines/>
              <w:rPr>
                <w:rFonts w:cs="Arial"/>
                <w:sz w:val="20"/>
                <w:szCs w:val="20"/>
              </w:rPr>
            </w:pPr>
          </w:p>
        </w:tc>
        <w:tc>
          <w:tcPr>
            <w:tcW w:w="722" w:type="pct"/>
            <w:tcBorders>
              <w:bottom w:val="single" w:sz="4" w:space="0" w:color="auto"/>
            </w:tcBorders>
            <w:tcPrChange w:id="360" w:author="Batra Yogesh (EXT)" w:date="2018-04-13T12:44:00Z">
              <w:tcPr>
                <w:tcW w:w="1170" w:type="dxa"/>
                <w:tcBorders>
                  <w:bottom w:val="single" w:sz="4" w:space="0" w:color="auto"/>
                </w:tcBorders>
              </w:tcPr>
            </w:tcPrChange>
          </w:tcPr>
          <w:p w14:paraId="38D93FB5" w14:textId="545AD00E" w:rsidR="00A749F9" w:rsidRPr="00673D13" w:rsidRDefault="00A749F9" w:rsidP="00737BBD">
            <w:pPr>
              <w:keepNext/>
              <w:keepLines/>
              <w:rPr>
                <w:rFonts w:cs="Arial"/>
                <w:sz w:val="20"/>
              </w:rPr>
            </w:pPr>
          </w:p>
        </w:tc>
      </w:tr>
      <w:tr w:rsidR="00A749F9" w:rsidRPr="00673D13" w14:paraId="0BAA3825" w14:textId="77777777" w:rsidTr="007C6F89">
        <w:trPr>
          <w:cantSplit/>
          <w:trPrChange w:id="361" w:author="Batra Yogesh (EXT)" w:date="2018-04-13T12:44:00Z">
            <w:trPr>
              <w:cantSplit/>
            </w:trPr>
          </w:trPrChange>
        </w:trPr>
        <w:tc>
          <w:tcPr>
            <w:tcW w:w="556" w:type="pct"/>
            <w:shd w:val="clear" w:color="auto" w:fill="C6D9F1" w:themeFill="text2" w:themeFillTint="33"/>
            <w:tcPrChange w:id="362" w:author="Batra Yogesh (EXT)" w:date="2018-04-13T12:44:00Z">
              <w:tcPr>
                <w:tcW w:w="900" w:type="dxa"/>
                <w:shd w:val="clear" w:color="auto" w:fill="C6D9F1" w:themeFill="text2" w:themeFillTint="33"/>
              </w:tcPr>
            </w:tcPrChange>
          </w:tcPr>
          <w:p w14:paraId="0BAA3821" w14:textId="77777777" w:rsidR="00A749F9" w:rsidRPr="00673D13" w:rsidRDefault="00A749F9" w:rsidP="009D7887">
            <w:pPr>
              <w:pStyle w:val="TableText"/>
              <w:keepNext/>
              <w:keepLines/>
              <w:jc w:val="center"/>
              <w:rPr>
                <w:rFonts w:cs="Arial"/>
                <w:sz w:val="20"/>
              </w:rPr>
            </w:pPr>
          </w:p>
        </w:tc>
        <w:tc>
          <w:tcPr>
            <w:tcW w:w="2056" w:type="pct"/>
            <w:shd w:val="clear" w:color="auto" w:fill="C6D9F1" w:themeFill="text2" w:themeFillTint="33"/>
            <w:tcPrChange w:id="363" w:author="Batra Yogesh (EXT)" w:date="2018-04-13T12:44:00Z">
              <w:tcPr>
                <w:tcW w:w="3330" w:type="dxa"/>
                <w:shd w:val="clear" w:color="auto" w:fill="C6D9F1" w:themeFill="text2" w:themeFillTint="33"/>
              </w:tcPr>
            </w:tcPrChange>
          </w:tcPr>
          <w:p w14:paraId="35005395" w14:textId="77777777" w:rsidR="00A749F9" w:rsidRPr="00673D13" w:rsidRDefault="00A749F9" w:rsidP="00705162">
            <w:pPr>
              <w:pStyle w:val="TableText"/>
              <w:rPr>
                <w:rFonts w:cs="Arial"/>
                <w:sz w:val="20"/>
                <w:rPrChange w:id="364" w:author="Batra Yogesh (EXT)" w:date="2018-04-13T12:43:00Z">
                  <w:rPr>
                    <w:rFonts w:asciiTheme="minorHAnsi" w:hAnsiTheme="minorHAnsi"/>
                    <w:sz w:val="20"/>
                  </w:rPr>
                </w:rPrChange>
              </w:rPr>
            </w:pPr>
            <w:r w:rsidRPr="00673D13">
              <w:rPr>
                <w:rFonts w:cs="Arial"/>
                <w:sz w:val="20"/>
                <w:rPrChange w:id="365" w:author="Batra Yogesh (EXT)" w:date="2018-04-13T12:43:00Z">
                  <w:rPr>
                    <w:rFonts w:asciiTheme="minorHAnsi" w:hAnsiTheme="minorHAnsi"/>
                    <w:sz w:val="20"/>
                  </w:rPr>
                </w:rPrChange>
              </w:rPr>
              <w:t>END OF USE CASE</w:t>
            </w:r>
          </w:p>
          <w:p w14:paraId="0BAA3822" w14:textId="669B6731" w:rsidR="00A749F9" w:rsidRPr="00673D13" w:rsidRDefault="00A749F9" w:rsidP="00D031E8">
            <w:pPr>
              <w:pStyle w:val="TableText"/>
              <w:keepNext/>
              <w:keepLines/>
              <w:rPr>
                <w:rFonts w:cs="Arial"/>
                <w:sz w:val="20"/>
              </w:rPr>
            </w:pPr>
          </w:p>
        </w:tc>
        <w:tc>
          <w:tcPr>
            <w:tcW w:w="1667" w:type="pct"/>
            <w:shd w:val="clear" w:color="auto" w:fill="C6D9F1" w:themeFill="text2" w:themeFillTint="33"/>
            <w:tcPrChange w:id="366" w:author="Batra Yogesh (EXT)" w:date="2018-04-13T12:44:00Z">
              <w:tcPr>
                <w:tcW w:w="2700" w:type="dxa"/>
                <w:shd w:val="clear" w:color="auto" w:fill="C6D9F1" w:themeFill="text2" w:themeFillTint="33"/>
              </w:tcPr>
            </w:tcPrChange>
          </w:tcPr>
          <w:p w14:paraId="0BAA3823" w14:textId="77777777" w:rsidR="00A749F9" w:rsidRPr="00673D13" w:rsidRDefault="00A749F9" w:rsidP="00D031E8">
            <w:pPr>
              <w:keepNext/>
              <w:keepLines/>
              <w:rPr>
                <w:rFonts w:cs="Arial"/>
                <w:sz w:val="20"/>
              </w:rPr>
            </w:pPr>
          </w:p>
        </w:tc>
        <w:tc>
          <w:tcPr>
            <w:tcW w:w="722" w:type="pct"/>
            <w:shd w:val="clear" w:color="auto" w:fill="C6D9F1" w:themeFill="text2" w:themeFillTint="33"/>
            <w:tcPrChange w:id="367" w:author="Batra Yogesh (EXT)" w:date="2018-04-13T12:44:00Z">
              <w:tcPr>
                <w:tcW w:w="1170" w:type="dxa"/>
                <w:shd w:val="clear" w:color="auto" w:fill="C6D9F1" w:themeFill="text2" w:themeFillTint="33"/>
              </w:tcPr>
            </w:tcPrChange>
          </w:tcPr>
          <w:p w14:paraId="0BAA3824" w14:textId="77777777" w:rsidR="00A749F9" w:rsidRPr="00673D13" w:rsidRDefault="00A749F9" w:rsidP="00D031E8">
            <w:pPr>
              <w:keepNext/>
              <w:keepLines/>
              <w:rPr>
                <w:rFonts w:cs="Arial"/>
                <w:sz w:val="20"/>
              </w:rPr>
            </w:pPr>
          </w:p>
        </w:tc>
      </w:tr>
    </w:tbl>
    <w:p w14:paraId="0BAA3826" w14:textId="77777777" w:rsidR="00C13B91" w:rsidRPr="00673D13" w:rsidRDefault="00C13B91" w:rsidP="009601B2">
      <w:pPr>
        <w:rPr>
          <w:rFonts w:cs="Arial"/>
          <w:b/>
          <w:iCs/>
          <w:sz w:val="20"/>
          <w:szCs w:val="28"/>
        </w:rPr>
      </w:pPr>
    </w:p>
    <w:p w14:paraId="0BAA3828" w14:textId="77777777" w:rsidR="003D41D8" w:rsidRPr="00673D13" w:rsidRDefault="001516B9" w:rsidP="003D41D8">
      <w:pPr>
        <w:pStyle w:val="Heading1"/>
      </w:pPr>
      <w:bookmarkStart w:id="368" w:name="_Toc473183611"/>
      <w:r w:rsidRPr="00673D13">
        <w:t>Exception</w:t>
      </w:r>
      <w:r w:rsidR="00BF2F96" w:rsidRPr="00673D13">
        <w:t>s</w:t>
      </w:r>
      <w:bookmarkEnd w:id="368"/>
    </w:p>
    <w:p w14:paraId="0BAA3829" w14:textId="2906BD66" w:rsidR="001516B9" w:rsidRPr="00673D13" w:rsidRDefault="00E71304" w:rsidP="00447470">
      <w:pPr>
        <w:pStyle w:val="Heading2"/>
      </w:pPr>
      <w:bookmarkStart w:id="369" w:name="_Toc473183612"/>
      <w:r w:rsidRPr="00673D13">
        <w:t>List of Common Issues/Errors</w:t>
      </w:r>
      <w:bookmarkEnd w:id="369"/>
    </w:p>
    <w:p w14:paraId="0BAA382A" w14:textId="6605AC92" w:rsidR="001516B9" w:rsidRPr="00673D13" w:rsidRDefault="009D157E" w:rsidP="001516B9">
      <w:pPr>
        <w:rPr>
          <w:rFonts w:cs="Arial"/>
        </w:rPr>
      </w:pPr>
      <w:r w:rsidRPr="00673D13">
        <w:rPr>
          <w:rFonts w:cs="Arial"/>
        </w:rPr>
        <w:t>Not aware of any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370" w:author="Batra Yogesh (EXT)" w:date="2018-04-13T12:44:00Z">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935"/>
        <w:gridCol w:w="3220"/>
        <w:gridCol w:w="3845"/>
        <w:gridCol w:w="1350"/>
        <w:tblGridChange w:id="371">
          <w:tblGrid>
            <w:gridCol w:w="810"/>
            <w:gridCol w:w="2790"/>
            <w:gridCol w:w="3330"/>
            <w:gridCol w:w="1170"/>
          </w:tblGrid>
        </w:tblGridChange>
      </w:tblGrid>
      <w:tr w:rsidR="001516B9" w:rsidRPr="00673D13" w14:paraId="0BAA382F" w14:textId="77777777" w:rsidTr="007C6F89">
        <w:trPr>
          <w:cantSplit/>
          <w:tblHeader/>
          <w:trPrChange w:id="372" w:author="Batra Yogesh (EXT)" w:date="2018-04-13T12:44:00Z">
            <w:trPr>
              <w:cantSplit/>
              <w:tblHeader/>
            </w:trPr>
          </w:trPrChange>
        </w:trPr>
        <w:tc>
          <w:tcPr>
            <w:tcW w:w="500" w:type="pct"/>
            <w:tcBorders>
              <w:bottom w:val="single" w:sz="4" w:space="0" w:color="auto"/>
            </w:tcBorders>
            <w:shd w:val="clear" w:color="auto" w:fill="3399FF"/>
            <w:tcPrChange w:id="373" w:author="Batra Yogesh (EXT)" w:date="2018-04-13T12:44:00Z">
              <w:tcPr>
                <w:tcW w:w="810" w:type="dxa"/>
                <w:tcBorders>
                  <w:bottom w:val="single" w:sz="4" w:space="0" w:color="auto"/>
                </w:tcBorders>
                <w:shd w:val="clear" w:color="auto" w:fill="3399FF"/>
              </w:tcPr>
            </w:tcPrChange>
          </w:tcPr>
          <w:p w14:paraId="0BAA382B" w14:textId="029CB4E5" w:rsidR="001516B9" w:rsidRPr="00673D13" w:rsidRDefault="001516B9" w:rsidP="0083596B">
            <w:pPr>
              <w:pStyle w:val="ColumnHead"/>
              <w:keepNext/>
              <w:keepLines/>
              <w:rPr>
                <w:rFonts w:cs="Arial"/>
                <w:color w:val="FFFFFF" w:themeColor="background1"/>
                <w:sz w:val="20"/>
              </w:rPr>
            </w:pPr>
          </w:p>
        </w:tc>
        <w:tc>
          <w:tcPr>
            <w:tcW w:w="1722" w:type="pct"/>
            <w:shd w:val="clear" w:color="auto" w:fill="3399FF"/>
            <w:tcPrChange w:id="374" w:author="Batra Yogesh (EXT)" w:date="2018-04-13T12:44:00Z">
              <w:tcPr>
                <w:tcW w:w="2790" w:type="dxa"/>
                <w:shd w:val="clear" w:color="auto" w:fill="3399FF"/>
              </w:tcPr>
            </w:tcPrChange>
          </w:tcPr>
          <w:p w14:paraId="0BAA382C" w14:textId="5D11B08C" w:rsidR="001516B9" w:rsidRPr="00673D13" w:rsidRDefault="00E71304" w:rsidP="0083596B">
            <w:pPr>
              <w:pStyle w:val="ColumnHead"/>
              <w:keepNext/>
              <w:keepLines/>
              <w:rPr>
                <w:rFonts w:cs="Arial"/>
                <w:color w:val="FFFFFF" w:themeColor="background1"/>
                <w:sz w:val="20"/>
              </w:rPr>
            </w:pPr>
            <w:r w:rsidRPr="00673D13">
              <w:rPr>
                <w:rFonts w:cs="Arial"/>
                <w:color w:val="FFFFFF" w:themeColor="background1"/>
                <w:sz w:val="20"/>
              </w:rPr>
              <w:t>Error</w:t>
            </w:r>
          </w:p>
        </w:tc>
        <w:tc>
          <w:tcPr>
            <w:tcW w:w="2056" w:type="pct"/>
            <w:shd w:val="clear" w:color="auto" w:fill="3399FF"/>
            <w:tcPrChange w:id="375" w:author="Batra Yogesh (EXT)" w:date="2018-04-13T12:44:00Z">
              <w:tcPr>
                <w:tcW w:w="3330" w:type="dxa"/>
                <w:shd w:val="clear" w:color="auto" w:fill="3399FF"/>
              </w:tcPr>
            </w:tcPrChange>
          </w:tcPr>
          <w:p w14:paraId="0BAA382D" w14:textId="232FB465" w:rsidR="001516B9" w:rsidRPr="00673D13" w:rsidRDefault="00E71304" w:rsidP="0083596B">
            <w:pPr>
              <w:pStyle w:val="ColumnHead"/>
              <w:keepNext/>
              <w:keepLines/>
              <w:rPr>
                <w:rFonts w:cs="Arial"/>
                <w:color w:val="FFFFFF" w:themeColor="background1"/>
                <w:sz w:val="20"/>
              </w:rPr>
            </w:pPr>
            <w:r w:rsidRPr="00673D13">
              <w:rPr>
                <w:rFonts w:cs="Arial"/>
                <w:color w:val="FFFFFF" w:themeColor="background1"/>
                <w:sz w:val="20"/>
              </w:rPr>
              <w:t>Error Message</w:t>
            </w:r>
          </w:p>
        </w:tc>
        <w:tc>
          <w:tcPr>
            <w:tcW w:w="722" w:type="pct"/>
            <w:shd w:val="clear" w:color="auto" w:fill="3399FF"/>
            <w:tcPrChange w:id="376" w:author="Batra Yogesh (EXT)" w:date="2018-04-13T12:44:00Z">
              <w:tcPr>
                <w:tcW w:w="1170" w:type="dxa"/>
                <w:shd w:val="clear" w:color="auto" w:fill="3399FF"/>
              </w:tcPr>
            </w:tcPrChange>
          </w:tcPr>
          <w:p w14:paraId="0BAA382E" w14:textId="37C307D4" w:rsidR="001516B9" w:rsidRPr="00673D13" w:rsidRDefault="001516B9" w:rsidP="0083596B">
            <w:pPr>
              <w:pStyle w:val="ColumnHead"/>
              <w:keepNext/>
              <w:keepLines/>
              <w:rPr>
                <w:rFonts w:cs="Arial"/>
                <w:color w:val="FFFFFF" w:themeColor="background1"/>
                <w:sz w:val="20"/>
              </w:rPr>
            </w:pPr>
          </w:p>
        </w:tc>
      </w:tr>
      <w:tr w:rsidR="001516B9" w:rsidRPr="00673D13" w14:paraId="0BAA3834" w14:textId="77777777" w:rsidTr="007C6F89">
        <w:trPr>
          <w:cantSplit/>
          <w:trPrChange w:id="377" w:author="Batra Yogesh (EXT)" w:date="2018-04-13T12:44:00Z">
            <w:trPr>
              <w:cantSplit/>
            </w:trPr>
          </w:trPrChange>
        </w:trPr>
        <w:tc>
          <w:tcPr>
            <w:tcW w:w="500" w:type="pct"/>
            <w:shd w:val="clear" w:color="auto" w:fill="C6D9F1" w:themeFill="text2" w:themeFillTint="33"/>
            <w:tcPrChange w:id="378" w:author="Batra Yogesh (EXT)" w:date="2018-04-13T12:44:00Z">
              <w:tcPr>
                <w:tcW w:w="810" w:type="dxa"/>
                <w:shd w:val="clear" w:color="auto" w:fill="C6D9F1" w:themeFill="text2" w:themeFillTint="33"/>
              </w:tcPr>
            </w:tcPrChange>
          </w:tcPr>
          <w:p w14:paraId="0BAA3830" w14:textId="77777777" w:rsidR="00447470" w:rsidRPr="00673D13" w:rsidRDefault="00447470" w:rsidP="00726BBA">
            <w:pPr>
              <w:pStyle w:val="TableText"/>
              <w:keepNext/>
              <w:keepLines/>
              <w:numPr>
                <w:ilvl w:val="0"/>
                <w:numId w:val="8"/>
              </w:numPr>
              <w:jc w:val="center"/>
              <w:rPr>
                <w:rFonts w:cs="Arial"/>
                <w:color w:val="000000"/>
                <w:sz w:val="20"/>
              </w:rPr>
            </w:pPr>
          </w:p>
        </w:tc>
        <w:tc>
          <w:tcPr>
            <w:tcW w:w="1722" w:type="pct"/>
            <w:tcPrChange w:id="379" w:author="Batra Yogesh (EXT)" w:date="2018-04-13T12:44:00Z">
              <w:tcPr>
                <w:tcW w:w="2790" w:type="dxa"/>
              </w:tcPr>
            </w:tcPrChange>
          </w:tcPr>
          <w:p w14:paraId="0BAA3831" w14:textId="77777777" w:rsidR="001516B9" w:rsidRPr="00673D13" w:rsidRDefault="001516B9" w:rsidP="0083596B">
            <w:pPr>
              <w:pStyle w:val="TableText"/>
              <w:keepNext/>
              <w:keepLines/>
              <w:rPr>
                <w:rFonts w:cs="Arial"/>
                <w:color w:val="000000"/>
                <w:sz w:val="20"/>
              </w:rPr>
            </w:pPr>
          </w:p>
        </w:tc>
        <w:tc>
          <w:tcPr>
            <w:tcW w:w="2056" w:type="pct"/>
            <w:tcPrChange w:id="380" w:author="Batra Yogesh (EXT)" w:date="2018-04-13T12:44:00Z">
              <w:tcPr>
                <w:tcW w:w="3330" w:type="dxa"/>
              </w:tcPr>
            </w:tcPrChange>
          </w:tcPr>
          <w:p w14:paraId="0BAA3832" w14:textId="77777777" w:rsidR="001516B9" w:rsidRPr="00673D13" w:rsidRDefault="001516B9" w:rsidP="0083596B">
            <w:pPr>
              <w:keepNext/>
              <w:keepLines/>
              <w:rPr>
                <w:rFonts w:cs="Arial"/>
                <w:color w:val="000000"/>
                <w:sz w:val="20"/>
              </w:rPr>
            </w:pPr>
          </w:p>
        </w:tc>
        <w:tc>
          <w:tcPr>
            <w:tcW w:w="722" w:type="pct"/>
            <w:tcPrChange w:id="381" w:author="Batra Yogesh (EXT)" w:date="2018-04-13T12:44:00Z">
              <w:tcPr>
                <w:tcW w:w="1170" w:type="dxa"/>
              </w:tcPr>
            </w:tcPrChange>
          </w:tcPr>
          <w:p w14:paraId="0BAA3833" w14:textId="77777777" w:rsidR="001516B9" w:rsidRPr="00673D13" w:rsidRDefault="001516B9" w:rsidP="0083596B">
            <w:pPr>
              <w:keepNext/>
              <w:keepLines/>
              <w:rPr>
                <w:rFonts w:cs="Arial"/>
                <w:color w:val="000000"/>
                <w:sz w:val="20"/>
              </w:rPr>
            </w:pPr>
          </w:p>
        </w:tc>
      </w:tr>
      <w:tr w:rsidR="000A438C" w:rsidRPr="00673D13" w14:paraId="0BAA3839" w14:textId="77777777" w:rsidTr="007C6F89">
        <w:trPr>
          <w:cantSplit/>
          <w:trHeight w:val="341"/>
          <w:trPrChange w:id="382" w:author="Batra Yogesh (EXT)" w:date="2018-04-13T12:44:00Z">
            <w:trPr>
              <w:cantSplit/>
              <w:trHeight w:val="341"/>
            </w:trPr>
          </w:trPrChange>
        </w:trPr>
        <w:tc>
          <w:tcPr>
            <w:tcW w:w="500" w:type="pct"/>
            <w:shd w:val="clear" w:color="auto" w:fill="C6D9F1" w:themeFill="text2" w:themeFillTint="33"/>
            <w:tcPrChange w:id="383" w:author="Batra Yogesh (EXT)" w:date="2018-04-13T12:44:00Z">
              <w:tcPr>
                <w:tcW w:w="810" w:type="dxa"/>
                <w:shd w:val="clear" w:color="auto" w:fill="C6D9F1" w:themeFill="text2" w:themeFillTint="33"/>
              </w:tcPr>
            </w:tcPrChange>
          </w:tcPr>
          <w:p w14:paraId="0BAA3835" w14:textId="77777777" w:rsidR="00447470" w:rsidRPr="00673D13" w:rsidRDefault="00447470" w:rsidP="00726BBA">
            <w:pPr>
              <w:pStyle w:val="TableText"/>
              <w:keepNext/>
              <w:keepLines/>
              <w:numPr>
                <w:ilvl w:val="0"/>
                <w:numId w:val="8"/>
              </w:numPr>
              <w:jc w:val="center"/>
              <w:rPr>
                <w:rFonts w:cs="Arial"/>
                <w:color w:val="000000"/>
                <w:sz w:val="20"/>
              </w:rPr>
            </w:pPr>
          </w:p>
        </w:tc>
        <w:tc>
          <w:tcPr>
            <w:tcW w:w="1722" w:type="pct"/>
            <w:tcPrChange w:id="384" w:author="Batra Yogesh (EXT)" w:date="2018-04-13T12:44:00Z">
              <w:tcPr>
                <w:tcW w:w="2790" w:type="dxa"/>
              </w:tcPr>
            </w:tcPrChange>
          </w:tcPr>
          <w:p w14:paraId="0BAA3836" w14:textId="77777777" w:rsidR="000A438C" w:rsidRPr="00673D13" w:rsidRDefault="000A438C" w:rsidP="0083596B">
            <w:pPr>
              <w:pStyle w:val="TableText"/>
              <w:keepNext/>
              <w:keepLines/>
              <w:rPr>
                <w:rFonts w:cs="Arial"/>
                <w:color w:val="000000"/>
                <w:sz w:val="20"/>
              </w:rPr>
            </w:pPr>
          </w:p>
        </w:tc>
        <w:tc>
          <w:tcPr>
            <w:tcW w:w="2056" w:type="pct"/>
            <w:tcPrChange w:id="385" w:author="Batra Yogesh (EXT)" w:date="2018-04-13T12:44:00Z">
              <w:tcPr>
                <w:tcW w:w="3330" w:type="dxa"/>
              </w:tcPr>
            </w:tcPrChange>
          </w:tcPr>
          <w:p w14:paraId="0BAA3837" w14:textId="77777777" w:rsidR="000A438C" w:rsidRPr="00673D13" w:rsidRDefault="000A438C" w:rsidP="0083596B">
            <w:pPr>
              <w:keepNext/>
              <w:keepLines/>
              <w:rPr>
                <w:rFonts w:cs="Arial"/>
                <w:color w:val="000000"/>
                <w:sz w:val="20"/>
              </w:rPr>
            </w:pPr>
          </w:p>
        </w:tc>
        <w:tc>
          <w:tcPr>
            <w:tcW w:w="722" w:type="pct"/>
            <w:tcPrChange w:id="386" w:author="Batra Yogesh (EXT)" w:date="2018-04-13T12:44:00Z">
              <w:tcPr>
                <w:tcW w:w="1170" w:type="dxa"/>
              </w:tcPr>
            </w:tcPrChange>
          </w:tcPr>
          <w:p w14:paraId="0BAA3838" w14:textId="77777777" w:rsidR="000A438C" w:rsidRPr="00673D13" w:rsidRDefault="000A438C" w:rsidP="0083596B">
            <w:pPr>
              <w:keepNext/>
              <w:keepLines/>
              <w:rPr>
                <w:rFonts w:cs="Arial"/>
                <w:color w:val="000000"/>
                <w:sz w:val="20"/>
              </w:rPr>
            </w:pPr>
          </w:p>
        </w:tc>
      </w:tr>
      <w:tr w:rsidR="000A438C" w:rsidRPr="00673D13" w14:paraId="0BAA383E" w14:textId="77777777" w:rsidTr="007C6F89">
        <w:trPr>
          <w:cantSplit/>
          <w:trHeight w:val="341"/>
          <w:trPrChange w:id="387" w:author="Batra Yogesh (EXT)" w:date="2018-04-13T12:44:00Z">
            <w:trPr>
              <w:cantSplit/>
              <w:trHeight w:val="341"/>
            </w:trPr>
          </w:trPrChange>
        </w:trPr>
        <w:tc>
          <w:tcPr>
            <w:tcW w:w="500" w:type="pct"/>
            <w:shd w:val="clear" w:color="auto" w:fill="C6D9F1" w:themeFill="text2" w:themeFillTint="33"/>
            <w:tcPrChange w:id="388" w:author="Batra Yogesh (EXT)" w:date="2018-04-13T12:44:00Z">
              <w:tcPr>
                <w:tcW w:w="810" w:type="dxa"/>
                <w:shd w:val="clear" w:color="auto" w:fill="C6D9F1" w:themeFill="text2" w:themeFillTint="33"/>
              </w:tcPr>
            </w:tcPrChange>
          </w:tcPr>
          <w:p w14:paraId="0BAA383A" w14:textId="77777777" w:rsidR="000A438C" w:rsidRPr="00673D13" w:rsidRDefault="000A438C" w:rsidP="00726BBA">
            <w:pPr>
              <w:pStyle w:val="TableText"/>
              <w:keepNext/>
              <w:keepLines/>
              <w:numPr>
                <w:ilvl w:val="0"/>
                <w:numId w:val="8"/>
              </w:numPr>
              <w:jc w:val="center"/>
              <w:rPr>
                <w:rFonts w:cs="Arial"/>
                <w:color w:val="000000"/>
                <w:sz w:val="20"/>
              </w:rPr>
            </w:pPr>
          </w:p>
        </w:tc>
        <w:tc>
          <w:tcPr>
            <w:tcW w:w="1722" w:type="pct"/>
            <w:tcPrChange w:id="389" w:author="Batra Yogesh (EXT)" w:date="2018-04-13T12:44:00Z">
              <w:tcPr>
                <w:tcW w:w="2790" w:type="dxa"/>
              </w:tcPr>
            </w:tcPrChange>
          </w:tcPr>
          <w:p w14:paraId="0BAA383B" w14:textId="77777777" w:rsidR="000A438C" w:rsidRPr="00673D13" w:rsidRDefault="000A438C" w:rsidP="0083596B">
            <w:pPr>
              <w:pStyle w:val="TableText"/>
              <w:keepNext/>
              <w:keepLines/>
              <w:rPr>
                <w:rFonts w:cs="Arial"/>
                <w:color w:val="000000"/>
                <w:sz w:val="20"/>
              </w:rPr>
            </w:pPr>
          </w:p>
        </w:tc>
        <w:tc>
          <w:tcPr>
            <w:tcW w:w="2056" w:type="pct"/>
            <w:tcPrChange w:id="390" w:author="Batra Yogesh (EXT)" w:date="2018-04-13T12:44:00Z">
              <w:tcPr>
                <w:tcW w:w="3330" w:type="dxa"/>
              </w:tcPr>
            </w:tcPrChange>
          </w:tcPr>
          <w:p w14:paraId="0BAA383C" w14:textId="77777777" w:rsidR="000A438C" w:rsidRPr="00673D13" w:rsidRDefault="000A438C" w:rsidP="0083596B">
            <w:pPr>
              <w:keepNext/>
              <w:keepLines/>
              <w:rPr>
                <w:rFonts w:cs="Arial"/>
                <w:color w:val="000000"/>
                <w:sz w:val="20"/>
              </w:rPr>
            </w:pPr>
          </w:p>
        </w:tc>
        <w:tc>
          <w:tcPr>
            <w:tcW w:w="722" w:type="pct"/>
            <w:tcPrChange w:id="391" w:author="Batra Yogesh (EXT)" w:date="2018-04-13T12:44:00Z">
              <w:tcPr>
                <w:tcW w:w="1170" w:type="dxa"/>
              </w:tcPr>
            </w:tcPrChange>
          </w:tcPr>
          <w:p w14:paraId="0BAA383D" w14:textId="77777777" w:rsidR="000A438C" w:rsidRPr="00673D13" w:rsidRDefault="000A438C" w:rsidP="0083596B">
            <w:pPr>
              <w:keepNext/>
              <w:keepLines/>
              <w:rPr>
                <w:rFonts w:cs="Arial"/>
                <w:color w:val="000000"/>
                <w:sz w:val="20"/>
              </w:rPr>
            </w:pPr>
          </w:p>
        </w:tc>
      </w:tr>
    </w:tbl>
    <w:p w14:paraId="0BAA3844" w14:textId="77777777" w:rsidR="00E77205" w:rsidRPr="00673D13" w:rsidRDefault="00E77205" w:rsidP="00BF2F96">
      <w:pPr>
        <w:rPr>
          <w:rFonts w:cs="Arial"/>
          <w:i/>
        </w:rPr>
      </w:pPr>
    </w:p>
    <w:sectPr w:rsidR="00E77205" w:rsidRPr="00673D13" w:rsidSect="004D002A">
      <w:footerReference w:type="even" r:id="rId20"/>
      <w:pgSz w:w="12240" w:h="15840" w:code="1"/>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81C5F8" w14:textId="77777777" w:rsidR="00BF65C0" w:rsidRDefault="00BF65C0">
      <w:r>
        <w:separator/>
      </w:r>
    </w:p>
  </w:endnote>
  <w:endnote w:type="continuationSeparator" w:id="0">
    <w:p w14:paraId="12A74E97" w14:textId="77777777" w:rsidR="00BF65C0" w:rsidRDefault="00BF65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04A911" w14:textId="77777777" w:rsidR="009B4FBA" w:rsidRDefault="009B4F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7AE41C" w14:textId="621A89B4" w:rsidR="00D730E7" w:rsidRDefault="00D730E7">
    <w:pPr>
      <w:pStyle w:val="Footer"/>
    </w:pPr>
    <w:r w:rsidRPr="009C79B2">
      <w:rPr>
        <w:rFonts w:cs="Arial"/>
        <w:color w:val="3399FF"/>
      </w:rPr>
      <w:t>© 201</w:t>
    </w:r>
    <w:r>
      <w:rPr>
        <w:rFonts w:cs="Arial"/>
        <w:color w:val="3399FF"/>
      </w:rPr>
      <w:t>7</w:t>
    </w:r>
    <w:r w:rsidRPr="009C79B2">
      <w:rPr>
        <w:rFonts w:cs="Arial"/>
        <w:color w:val="3399FF"/>
      </w:rPr>
      <w:t xml:space="preserve"> Chevron Corporation</w:t>
    </w:r>
    <w:r>
      <w:rPr>
        <w:rFonts w:cs="Arial"/>
        <w:color w:val="3399FF"/>
      </w:rPr>
      <w:t xml:space="preserve">                              </w:t>
    </w:r>
    <w:r w:rsidRPr="009C79B2">
      <w:rPr>
        <w:rFonts w:cs="Arial"/>
        <w:color w:val="3399FF"/>
      </w:rPr>
      <w:t>Company Confidential</w:t>
    </w:r>
    <w:r>
      <w:rPr>
        <w:rFonts w:cs="Arial"/>
        <w:color w:val="3399FF"/>
      </w:rPr>
      <w:tab/>
      <w:t xml:space="preserve">Page </w:t>
    </w:r>
    <w:r>
      <w:rPr>
        <w:rFonts w:cs="Arial"/>
        <w:color w:val="3399FF"/>
      </w:rPr>
      <w:fldChar w:fldCharType="begin"/>
    </w:r>
    <w:r>
      <w:rPr>
        <w:rFonts w:cs="Arial"/>
        <w:color w:val="3399FF"/>
      </w:rPr>
      <w:instrText xml:space="preserve"> PAGE  \* Arabic  \* MERGEFORMAT </w:instrText>
    </w:r>
    <w:r>
      <w:rPr>
        <w:rFonts w:cs="Arial"/>
        <w:color w:val="3399FF"/>
      </w:rPr>
      <w:fldChar w:fldCharType="separate"/>
    </w:r>
    <w:r w:rsidR="00192E1E">
      <w:rPr>
        <w:rFonts w:cs="Arial"/>
        <w:noProof/>
        <w:color w:val="3399FF"/>
      </w:rPr>
      <w:t>1</w:t>
    </w:r>
    <w:r>
      <w:rPr>
        <w:rFonts w:cs="Arial"/>
        <w:color w:val="3399F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73AFC8" w14:textId="77777777" w:rsidR="009B4FBA" w:rsidRDefault="009B4FB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AA384C" w14:textId="77777777" w:rsidR="00014D25" w:rsidRDefault="00014D2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BAA384D" w14:textId="77777777" w:rsidR="00014D25" w:rsidRDefault="00014D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11B757" w14:textId="77777777" w:rsidR="00BF65C0" w:rsidRDefault="00BF65C0">
      <w:r>
        <w:separator/>
      </w:r>
    </w:p>
  </w:footnote>
  <w:footnote w:type="continuationSeparator" w:id="0">
    <w:p w14:paraId="6F1DF75B" w14:textId="77777777" w:rsidR="00BF65C0" w:rsidRDefault="00BF65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5F72D2" w14:textId="77777777" w:rsidR="009B4FBA" w:rsidRDefault="009B4F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AA3849" w14:textId="3C891148" w:rsidR="00014D25" w:rsidRPr="009A5D5C" w:rsidRDefault="006F7DB3" w:rsidP="00D730E7">
    <w:pPr>
      <w:pStyle w:val="Header"/>
      <w:pBdr>
        <w:bottom w:val="single" w:sz="4" w:space="1" w:color="auto"/>
      </w:pBdr>
      <w:tabs>
        <w:tab w:val="right" w:pos="8460"/>
      </w:tabs>
      <w:jc w:val="center"/>
      <w:rPr>
        <w:b/>
        <w:color w:val="3399FF"/>
      </w:rPr>
    </w:pPr>
    <w:r>
      <w:rPr>
        <w:rFonts w:cs="Arial"/>
        <w:b/>
        <w:color w:val="3399FF"/>
      </w:rPr>
      <w:t>BKK</w:t>
    </w:r>
    <w:r w:rsidR="008029FF" w:rsidRPr="008029FF">
      <w:rPr>
        <w:rFonts w:cs="Arial"/>
        <w:b/>
        <w:color w:val="3399FF"/>
      </w:rPr>
      <w:t>_UC</w:t>
    </w:r>
    <w:r>
      <w:rPr>
        <w:rFonts w:cs="Arial"/>
        <w:b/>
        <w:color w:val="3399FF"/>
      </w:rPr>
      <w:t>20</w:t>
    </w:r>
    <w:r w:rsidR="008029FF" w:rsidRPr="008029FF">
      <w:rPr>
        <w:rFonts w:cs="Arial"/>
        <w:b/>
        <w:color w:val="3399FF"/>
      </w:rPr>
      <w:t xml:space="preserve"> – Run Verify Data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65AA96" w14:textId="77777777" w:rsidR="009B4FBA" w:rsidRDefault="009B4F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4E661EC8"/>
    <w:lvl w:ilvl="0">
      <w:start w:val="1"/>
      <w:numFmt w:val="decimal"/>
      <w:pStyle w:val="ListNumber3"/>
      <w:lvlText w:val="%1."/>
      <w:lvlJc w:val="left"/>
      <w:pPr>
        <w:tabs>
          <w:tab w:val="num" w:pos="1080"/>
        </w:tabs>
        <w:ind w:left="1080" w:hanging="360"/>
      </w:pPr>
    </w:lvl>
  </w:abstractNum>
  <w:abstractNum w:abstractNumId="1" w15:restartNumberingAfterBreak="0">
    <w:nsid w:val="00655134"/>
    <w:multiLevelType w:val="hybridMultilevel"/>
    <w:tmpl w:val="227C6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71024"/>
    <w:multiLevelType w:val="hybridMultilevel"/>
    <w:tmpl w:val="BEE62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2441B8"/>
    <w:multiLevelType w:val="hybridMultilevel"/>
    <w:tmpl w:val="B5DA1A8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0AC3192C"/>
    <w:multiLevelType w:val="hybridMultilevel"/>
    <w:tmpl w:val="54ACE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A92E9A"/>
    <w:multiLevelType w:val="hybridMultilevel"/>
    <w:tmpl w:val="03CA9B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01118F6"/>
    <w:multiLevelType w:val="hybridMultilevel"/>
    <w:tmpl w:val="B80880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CD12C9B"/>
    <w:multiLevelType w:val="hybridMultilevel"/>
    <w:tmpl w:val="E814CDF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6B401E3"/>
    <w:multiLevelType w:val="hybridMultilevel"/>
    <w:tmpl w:val="FAB45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DB096C"/>
    <w:multiLevelType w:val="hybridMultilevel"/>
    <w:tmpl w:val="267A84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BFB5E85"/>
    <w:multiLevelType w:val="hybridMultilevel"/>
    <w:tmpl w:val="8034F2A8"/>
    <w:lvl w:ilvl="0" w:tplc="0E80AD64">
      <w:start w:val="1"/>
      <w:numFmt w:val="bullet"/>
      <w:pStyle w:val="BulletBlue"/>
      <w:lvlText w:val=""/>
      <w:lvlJc w:val="left"/>
      <w:pPr>
        <w:tabs>
          <w:tab w:val="num" w:pos="1440"/>
        </w:tabs>
        <w:ind w:left="1440" w:hanging="360"/>
      </w:pPr>
      <w:rPr>
        <w:rFonts w:ascii="Wingdings" w:hAnsi="Wingdings" w:hint="default"/>
      </w:rPr>
    </w:lvl>
    <w:lvl w:ilvl="1" w:tplc="453437C8" w:tentative="1">
      <w:start w:val="1"/>
      <w:numFmt w:val="bullet"/>
      <w:lvlText w:val="o"/>
      <w:lvlJc w:val="left"/>
      <w:pPr>
        <w:tabs>
          <w:tab w:val="num" w:pos="2160"/>
        </w:tabs>
        <w:ind w:left="2160" w:hanging="360"/>
      </w:pPr>
      <w:rPr>
        <w:rFonts w:ascii="Courier New" w:hAnsi="Courier New" w:hint="default"/>
      </w:rPr>
    </w:lvl>
    <w:lvl w:ilvl="2" w:tplc="7892EE78" w:tentative="1">
      <w:start w:val="1"/>
      <w:numFmt w:val="bullet"/>
      <w:lvlText w:val=""/>
      <w:lvlJc w:val="left"/>
      <w:pPr>
        <w:tabs>
          <w:tab w:val="num" w:pos="2880"/>
        </w:tabs>
        <w:ind w:left="2880" w:hanging="360"/>
      </w:pPr>
      <w:rPr>
        <w:rFonts w:ascii="Wingdings" w:hAnsi="Wingdings" w:hint="default"/>
      </w:rPr>
    </w:lvl>
    <w:lvl w:ilvl="3" w:tplc="FBE29D6A" w:tentative="1">
      <w:start w:val="1"/>
      <w:numFmt w:val="bullet"/>
      <w:lvlText w:val=""/>
      <w:lvlJc w:val="left"/>
      <w:pPr>
        <w:tabs>
          <w:tab w:val="num" w:pos="3600"/>
        </w:tabs>
        <w:ind w:left="3600" w:hanging="360"/>
      </w:pPr>
      <w:rPr>
        <w:rFonts w:ascii="Symbol" w:hAnsi="Symbol" w:hint="default"/>
      </w:rPr>
    </w:lvl>
    <w:lvl w:ilvl="4" w:tplc="5BC64FE8" w:tentative="1">
      <w:start w:val="1"/>
      <w:numFmt w:val="bullet"/>
      <w:lvlText w:val="o"/>
      <w:lvlJc w:val="left"/>
      <w:pPr>
        <w:tabs>
          <w:tab w:val="num" w:pos="4320"/>
        </w:tabs>
        <w:ind w:left="4320" w:hanging="360"/>
      </w:pPr>
      <w:rPr>
        <w:rFonts w:ascii="Courier New" w:hAnsi="Courier New" w:hint="default"/>
      </w:rPr>
    </w:lvl>
    <w:lvl w:ilvl="5" w:tplc="F5C07956" w:tentative="1">
      <w:start w:val="1"/>
      <w:numFmt w:val="bullet"/>
      <w:lvlText w:val=""/>
      <w:lvlJc w:val="left"/>
      <w:pPr>
        <w:tabs>
          <w:tab w:val="num" w:pos="5040"/>
        </w:tabs>
        <w:ind w:left="5040" w:hanging="360"/>
      </w:pPr>
      <w:rPr>
        <w:rFonts w:ascii="Wingdings" w:hAnsi="Wingdings" w:hint="default"/>
      </w:rPr>
    </w:lvl>
    <w:lvl w:ilvl="6" w:tplc="67F0BBCE" w:tentative="1">
      <w:start w:val="1"/>
      <w:numFmt w:val="bullet"/>
      <w:lvlText w:val=""/>
      <w:lvlJc w:val="left"/>
      <w:pPr>
        <w:tabs>
          <w:tab w:val="num" w:pos="5760"/>
        </w:tabs>
        <w:ind w:left="5760" w:hanging="360"/>
      </w:pPr>
      <w:rPr>
        <w:rFonts w:ascii="Symbol" w:hAnsi="Symbol" w:hint="default"/>
      </w:rPr>
    </w:lvl>
    <w:lvl w:ilvl="7" w:tplc="584A8F0E" w:tentative="1">
      <w:start w:val="1"/>
      <w:numFmt w:val="bullet"/>
      <w:lvlText w:val="o"/>
      <w:lvlJc w:val="left"/>
      <w:pPr>
        <w:tabs>
          <w:tab w:val="num" w:pos="6480"/>
        </w:tabs>
        <w:ind w:left="6480" w:hanging="360"/>
      </w:pPr>
      <w:rPr>
        <w:rFonts w:ascii="Courier New" w:hAnsi="Courier New" w:hint="default"/>
      </w:rPr>
    </w:lvl>
    <w:lvl w:ilvl="8" w:tplc="9880E074"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3CA9533D"/>
    <w:multiLevelType w:val="hybridMultilevel"/>
    <w:tmpl w:val="65667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E14637"/>
    <w:multiLevelType w:val="hybridMultilevel"/>
    <w:tmpl w:val="06727D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6D17793"/>
    <w:multiLevelType w:val="hybridMultilevel"/>
    <w:tmpl w:val="0B283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865982"/>
    <w:multiLevelType w:val="hybridMultilevel"/>
    <w:tmpl w:val="B5DA1A8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52F83579"/>
    <w:multiLevelType w:val="hybridMultilevel"/>
    <w:tmpl w:val="B5DA1A8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5A7A3919"/>
    <w:multiLevelType w:val="hybridMultilevel"/>
    <w:tmpl w:val="65D4DF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01147DE"/>
    <w:multiLevelType w:val="hybridMultilevel"/>
    <w:tmpl w:val="FCDC3F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61E26EE5"/>
    <w:multiLevelType w:val="hybridMultilevel"/>
    <w:tmpl w:val="1AF0E1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8084285"/>
    <w:multiLevelType w:val="hybridMultilevel"/>
    <w:tmpl w:val="439634CE"/>
    <w:lvl w:ilvl="0" w:tplc="C4FEE2A8">
      <w:start w:val="4"/>
      <w:numFmt w:val="decimal"/>
      <w:lvlText w:val="%1."/>
      <w:lvlJc w:val="left"/>
      <w:pPr>
        <w:tabs>
          <w:tab w:val="num" w:pos="720"/>
        </w:tabs>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3F11EE"/>
    <w:multiLevelType w:val="hybridMultilevel"/>
    <w:tmpl w:val="98E411B2"/>
    <w:lvl w:ilvl="0" w:tplc="04090005">
      <w:start w:val="1"/>
      <w:numFmt w:val="bullet"/>
      <w:lvlText w:val=""/>
      <w:lvlJc w:val="left"/>
      <w:pPr>
        <w:tabs>
          <w:tab w:val="num" w:pos="1296"/>
        </w:tabs>
        <w:ind w:left="1296" w:hanging="360"/>
      </w:pPr>
      <w:rPr>
        <w:rFonts w:ascii="Wingdings" w:hAnsi="Wingdings" w:hint="default"/>
      </w:rPr>
    </w:lvl>
    <w:lvl w:ilvl="1" w:tplc="619ADA60">
      <w:start w:val="1"/>
      <w:numFmt w:val="decimal"/>
      <w:lvlText w:val="%2."/>
      <w:lvlJc w:val="left"/>
      <w:pPr>
        <w:tabs>
          <w:tab w:val="num" w:pos="2016"/>
        </w:tabs>
        <w:ind w:left="2016" w:hanging="360"/>
      </w:pPr>
      <w:rPr>
        <w:rFonts w:hint="default"/>
        <w:b w:val="0"/>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21" w15:restartNumberingAfterBreak="0">
    <w:nsid w:val="6F195951"/>
    <w:multiLevelType w:val="hybridMultilevel"/>
    <w:tmpl w:val="58BA3C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515695C"/>
    <w:multiLevelType w:val="hybridMultilevel"/>
    <w:tmpl w:val="B5B46CE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78907287"/>
    <w:multiLevelType w:val="multilevel"/>
    <w:tmpl w:val="73AAD970"/>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576"/>
        </w:tabs>
        <w:ind w:left="576" w:hanging="576"/>
      </w:pPr>
      <w:rPr>
        <w:rFonts w:ascii="Arial" w:hAnsi="Arial" w:cs="Arial" w:hint="default"/>
        <w:b/>
        <w:color w:val="3399FF"/>
        <w:sz w:val="26"/>
        <w:szCs w:val="26"/>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4" w15:restartNumberingAfterBreak="0">
    <w:nsid w:val="794D5DC5"/>
    <w:multiLevelType w:val="hybridMultilevel"/>
    <w:tmpl w:val="3C029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95624AF"/>
    <w:multiLevelType w:val="hybridMultilevel"/>
    <w:tmpl w:val="5B845C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D7B2E4E"/>
    <w:multiLevelType w:val="hybridMultilevel"/>
    <w:tmpl w:val="F3D284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3"/>
  </w:num>
  <w:num w:numId="2">
    <w:abstractNumId w:val="10"/>
  </w:num>
  <w:num w:numId="3">
    <w:abstractNumId w:val="12"/>
  </w:num>
  <w:num w:numId="4">
    <w:abstractNumId w:val="14"/>
  </w:num>
  <w:num w:numId="5">
    <w:abstractNumId w:val="19"/>
  </w:num>
  <w:num w:numId="6">
    <w:abstractNumId w:val="0"/>
  </w:num>
  <w:num w:numId="7">
    <w:abstractNumId w:val="21"/>
  </w:num>
  <w:num w:numId="8">
    <w:abstractNumId w:val="22"/>
  </w:num>
  <w:num w:numId="9">
    <w:abstractNumId w:val="11"/>
  </w:num>
  <w:num w:numId="10">
    <w:abstractNumId w:val="2"/>
  </w:num>
  <w:num w:numId="11">
    <w:abstractNumId w:val="15"/>
  </w:num>
  <w:num w:numId="12">
    <w:abstractNumId w:val="8"/>
  </w:num>
  <w:num w:numId="13">
    <w:abstractNumId w:val="1"/>
  </w:num>
  <w:num w:numId="14">
    <w:abstractNumId w:val="20"/>
  </w:num>
  <w:num w:numId="15">
    <w:abstractNumId w:val="9"/>
  </w:num>
  <w:num w:numId="16">
    <w:abstractNumId w:val="5"/>
  </w:num>
  <w:num w:numId="17">
    <w:abstractNumId w:val="17"/>
  </w:num>
  <w:num w:numId="18">
    <w:abstractNumId w:val="7"/>
  </w:num>
  <w:num w:numId="19">
    <w:abstractNumId w:val="4"/>
  </w:num>
  <w:num w:numId="20">
    <w:abstractNumId w:val="24"/>
  </w:num>
  <w:num w:numId="21">
    <w:abstractNumId w:val="6"/>
  </w:num>
  <w:num w:numId="22">
    <w:abstractNumId w:val="16"/>
  </w:num>
  <w:num w:numId="23">
    <w:abstractNumId w:val="18"/>
  </w:num>
  <w:num w:numId="24">
    <w:abstractNumId w:val="25"/>
  </w:num>
  <w:num w:numId="25">
    <w:abstractNumId w:val="26"/>
  </w:num>
  <w:num w:numId="26">
    <w:abstractNumId w:val="3"/>
  </w:num>
  <w:num w:numId="27">
    <w:abstractNumId w:val="13"/>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atra Yogesh (EXT)">
    <w15:presenceInfo w15:providerId="AD" w15:userId="S-1-5-21-4162059163-1544859033-1701284029-51988"/>
  </w15:person>
  <w15:person w15:author="Wirasak Chomphu">
    <w15:presenceInfo w15:providerId="AD" w15:userId="S::wcld@chevron.com::ff9f8cb3-7801-46c4-8294-8ccee1c17fab"/>
  </w15:person>
  <w15:person w15:author="Shah Ashay">
    <w15:presenceInfo w15:providerId="None" w15:userId="Shah Ashay"/>
  </w15:person>
  <w15:person w15:author="Prakash Atul (Ext)">
    <w15:presenceInfo w15:providerId="AD" w15:userId="S-1-5-21-4162059163-1544859033-1701284029-504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7BA"/>
    <w:rsid w:val="00000159"/>
    <w:rsid w:val="00001921"/>
    <w:rsid w:val="00001E8C"/>
    <w:rsid w:val="00005861"/>
    <w:rsid w:val="00005DD6"/>
    <w:rsid w:val="00006EC4"/>
    <w:rsid w:val="00007A2B"/>
    <w:rsid w:val="00007D96"/>
    <w:rsid w:val="00010E2A"/>
    <w:rsid w:val="00010FB4"/>
    <w:rsid w:val="00011284"/>
    <w:rsid w:val="00011EFA"/>
    <w:rsid w:val="0001219D"/>
    <w:rsid w:val="00014741"/>
    <w:rsid w:val="00014B24"/>
    <w:rsid w:val="00014D25"/>
    <w:rsid w:val="000157B4"/>
    <w:rsid w:val="00015933"/>
    <w:rsid w:val="00015A23"/>
    <w:rsid w:val="0001696B"/>
    <w:rsid w:val="00017834"/>
    <w:rsid w:val="00022BA5"/>
    <w:rsid w:val="00023077"/>
    <w:rsid w:val="000252E7"/>
    <w:rsid w:val="0003143A"/>
    <w:rsid w:val="00032E51"/>
    <w:rsid w:val="00033B40"/>
    <w:rsid w:val="00034B86"/>
    <w:rsid w:val="00034F5B"/>
    <w:rsid w:val="000351F8"/>
    <w:rsid w:val="00042719"/>
    <w:rsid w:val="00044333"/>
    <w:rsid w:val="0004685D"/>
    <w:rsid w:val="00050AB9"/>
    <w:rsid w:val="00050D94"/>
    <w:rsid w:val="00051C5A"/>
    <w:rsid w:val="00052808"/>
    <w:rsid w:val="00052FF4"/>
    <w:rsid w:val="000536BB"/>
    <w:rsid w:val="00053F64"/>
    <w:rsid w:val="00056209"/>
    <w:rsid w:val="000565AA"/>
    <w:rsid w:val="0006165A"/>
    <w:rsid w:val="000617EA"/>
    <w:rsid w:val="00061D30"/>
    <w:rsid w:val="00063CE0"/>
    <w:rsid w:val="00064A60"/>
    <w:rsid w:val="00066625"/>
    <w:rsid w:val="00070371"/>
    <w:rsid w:val="00071534"/>
    <w:rsid w:val="000721C3"/>
    <w:rsid w:val="00072FA1"/>
    <w:rsid w:val="000732FB"/>
    <w:rsid w:val="000737C5"/>
    <w:rsid w:val="000768AA"/>
    <w:rsid w:val="00080CE7"/>
    <w:rsid w:val="00084717"/>
    <w:rsid w:val="00084875"/>
    <w:rsid w:val="00085785"/>
    <w:rsid w:val="00093772"/>
    <w:rsid w:val="000A00B0"/>
    <w:rsid w:val="000A3BC9"/>
    <w:rsid w:val="000A438C"/>
    <w:rsid w:val="000A4DD3"/>
    <w:rsid w:val="000A54FA"/>
    <w:rsid w:val="000A5C76"/>
    <w:rsid w:val="000A645D"/>
    <w:rsid w:val="000A6E9E"/>
    <w:rsid w:val="000A739A"/>
    <w:rsid w:val="000B2968"/>
    <w:rsid w:val="000B3D95"/>
    <w:rsid w:val="000B4758"/>
    <w:rsid w:val="000B6484"/>
    <w:rsid w:val="000C02EF"/>
    <w:rsid w:val="000C08CA"/>
    <w:rsid w:val="000C707E"/>
    <w:rsid w:val="000C76CA"/>
    <w:rsid w:val="000D0315"/>
    <w:rsid w:val="000D0593"/>
    <w:rsid w:val="000D219F"/>
    <w:rsid w:val="000D33FC"/>
    <w:rsid w:val="000D3574"/>
    <w:rsid w:val="000D73A9"/>
    <w:rsid w:val="000E15CC"/>
    <w:rsid w:val="000E2318"/>
    <w:rsid w:val="000E32A2"/>
    <w:rsid w:val="000E3D8E"/>
    <w:rsid w:val="000E413F"/>
    <w:rsid w:val="000E69E6"/>
    <w:rsid w:val="000F3E52"/>
    <w:rsid w:val="000F6560"/>
    <w:rsid w:val="00100CEB"/>
    <w:rsid w:val="00101DA8"/>
    <w:rsid w:val="001055C7"/>
    <w:rsid w:val="001132C1"/>
    <w:rsid w:val="001138E7"/>
    <w:rsid w:val="00117CB3"/>
    <w:rsid w:val="00120981"/>
    <w:rsid w:val="001216F3"/>
    <w:rsid w:val="00122D71"/>
    <w:rsid w:val="001249B6"/>
    <w:rsid w:val="00124DE3"/>
    <w:rsid w:val="00133721"/>
    <w:rsid w:val="00133BC8"/>
    <w:rsid w:val="00133ECF"/>
    <w:rsid w:val="0013418F"/>
    <w:rsid w:val="00134581"/>
    <w:rsid w:val="00134986"/>
    <w:rsid w:val="00140BC5"/>
    <w:rsid w:val="0014205B"/>
    <w:rsid w:val="00142338"/>
    <w:rsid w:val="001425DD"/>
    <w:rsid w:val="00142864"/>
    <w:rsid w:val="00144F92"/>
    <w:rsid w:val="001461E1"/>
    <w:rsid w:val="001471A0"/>
    <w:rsid w:val="001516B9"/>
    <w:rsid w:val="00151BF5"/>
    <w:rsid w:val="0015342F"/>
    <w:rsid w:val="00154331"/>
    <w:rsid w:val="001557A9"/>
    <w:rsid w:val="00156337"/>
    <w:rsid w:val="00156920"/>
    <w:rsid w:val="00157466"/>
    <w:rsid w:val="00161D8A"/>
    <w:rsid w:val="001626DE"/>
    <w:rsid w:val="00162B5C"/>
    <w:rsid w:val="001655FA"/>
    <w:rsid w:val="00167857"/>
    <w:rsid w:val="0017076D"/>
    <w:rsid w:val="001750D9"/>
    <w:rsid w:val="00175246"/>
    <w:rsid w:val="001839CD"/>
    <w:rsid w:val="00187E72"/>
    <w:rsid w:val="00191390"/>
    <w:rsid w:val="00192E1E"/>
    <w:rsid w:val="001939E7"/>
    <w:rsid w:val="00194F51"/>
    <w:rsid w:val="0019518A"/>
    <w:rsid w:val="0019633B"/>
    <w:rsid w:val="00196B95"/>
    <w:rsid w:val="00196C1A"/>
    <w:rsid w:val="001971EC"/>
    <w:rsid w:val="001A1177"/>
    <w:rsid w:val="001A325B"/>
    <w:rsid w:val="001A5809"/>
    <w:rsid w:val="001B0878"/>
    <w:rsid w:val="001B1D7C"/>
    <w:rsid w:val="001B3E59"/>
    <w:rsid w:val="001B668C"/>
    <w:rsid w:val="001B717B"/>
    <w:rsid w:val="001C3234"/>
    <w:rsid w:val="001C5CA6"/>
    <w:rsid w:val="001D4407"/>
    <w:rsid w:val="001D705B"/>
    <w:rsid w:val="001E2C66"/>
    <w:rsid w:val="001E3D6C"/>
    <w:rsid w:val="001E52CE"/>
    <w:rsid w:val="001F0109"/>
    <w:rsid w:val="001F39DB"/>
    <w:rsid w:val="001F4076"/>
    <w:rsid w:val="0020298E"/>
    <w:rsid w:val="00205F8C"/>
    <w:rsid w:val="00207B56"/>
    <w:rsid w:val="002127A4"/>
    <w:rsid w:val="002153C4"/>
    <w:rsid w:val="00215B02"/>
    <w:rsid w:val="0022028E"/>
    <w:rsid w:val="00226A6D"/>
    <w:rsid w:val="002277E3"/>
    <w:rsid w:val="00232E39"/>
    <w:rsid w:val="002377AB"/>
    <w:rsid w:val="0024192C"/>
    <w:rsid w:val="00243945"/>
    <w:rsid w:val="0025276B"/>
    <w:rsid w:val="00253EC1"/>
    <w:rsid w:val="002541D2"/>
    <w:rsid w:val="00257727"/>
    <w:rsid w:val="00260010"/>
    <w:rsid w:val="00261D47"/>
    <w:rsid w:val="0026388A"/>
    <w:rsid w:val="0026754A"/>
    <w:rsid w:val="00267E2C"/>
    <w:rsid w:val="002703AD"/>
    <w:rsid w:val="00270F0B"/>
    <w:rsid w:val="0027180E"/>
    <w:rsid w:val="00271C23"/>
    <w:rsid w:val="0027207C"/>
    <w:rsid w:val="00272623"/>
    <w:rsid w:val="00276FE3"/>
    <w:rsid w:val="002807BC"/>
    <w:rsid w:val="0028402D"/>
    <w:rsid w:val="00285FDE"/>
    <w:rsid w:val="00290302"/>
    <w:rsid w:val="00290A0C"/>
    <w:rsid w:val="0029105A"/>
    <w:rsid w:val="002922E9"/>
    <w:rsid w:val="00293123"/>
    <w:rsid w:val="002941C2"/>
    <w:rsid w:val="00294417"/>
    <w:rsid w:val="00294C4B"/>
    <w:rsid w:val="002951AE"/>
    <w:rsid w:val="00295875"/>
    <w:rsid w:val="002A0D7E"/>
    <w:rsid w:val="002A3B29"/>
    <w:rsid w:val="002A56C4"/>
    <w:rsid w:val="002A5F0D"/>
    <w:rsid w:val="002A6A74"/>
    <w:rsid w:val="002B11F2"/>
    <w:rsid w:val="002B36DF"/>
    <w:rsid w:val="002B4081"/>
    <w:rsid w:val="002B5473"/>
    <w:rsid w:val="002B7DDC"/>
    <w:rsid w:val="002C366C"/>
    <w:rsid w:val="002C47DE"/>
    <w:rsid w:val="002C5CC8"/>
    <w:rsid w:val="002C5FC7"/>
    <w:rsid w:val="002C6413"/>
    <w:rsid w:val="002C7AA1"/>
    <w:rsid w:val="002D388B"/>
    <w:rsid w:val="002D76F0"/>
    <w:rsid w:val="002D7CD5"/>
    <w:rsid w:val="002E07EC"/>
    <w:rsid w:val="002E1CDB"/>
    <w:rsid w:val="002E32BB"/>
    <w:rsid w:val="002E6B98"/>
    <w:rsid w:val="002F1090"/>
    <w:rsid w:val="002F134F"/>
    <w:rsid w:val="002F5750"/>
    <w:rsid w:val="002F66BB"/>
    <w:rsid w:val="002F7A27"/>
    <w:rsid w:val="00314CC3"/>
    <w:rsid w:val="00317A80"/>
    <w:rsid w:val="00321B32"/>
    <w:rsid w:val="00321BA0"/>
    <w:rsid w:val="0032219A"/>
    <w:rsid w:val="003226F0"/>
    <w:rsid w:val="00323ADA"/>
    <w:rsid w:val="0032596E"/>
    <w:rsid w:val="0032732F"/>
    <w:rsid w:val="003342A7"/>
    <w:rsid w:val="0033669C"/>
    <w:rsid w:val="003367BD"/>
    <w:rsid w:val="00337919"/>
    <w:rsid w:val="003420C4"/>
    <w:rsid w:val="003427A0"/>
    <w:rsid w:val="00345908"/>
    <w:rsid w:val="00346E29"/>
    <w:rsid w:val="0035641B"/>
    <w:rsid w:val="00357BFB"/>
    <w:rsid w:val="0036072C"/>
    <w:rsid w:val="00361941"/>
    <w:rsid w:val="00364608"/>
    <w:rsid w:val="003658C7"/>
    <w:rsid w:val="003660AE"/>
    <w:rsid w:val="00370D86"/>
    <w:rsid w:val="00371F21"/>
    <w:rsid w:val="00373B8A"/>
    <w:rsid w:val="00373CC4"/>
    <w:rsid w:val="00375AC3"/>
    <w:rsid w:val="003763EC"/>
    <w:rsid w:val="00376768"/>
    <w:rsid w:val="00380D23"/>
    <w:rsid w:val="00380DA0"/>
    <w:rsid w:val="00381205"/>
    <w:rsid w:val="0038191C"/>
    <w:rsid w:val="0038641F"/>
    <w:rsid w:val="00390637"/>
    <w:rsid w:val="0039280F"/>
    <w:rsid w:val="00393BC9"/>
    <w:rsid w:val="003A51A0"/>
    <w:rsid w:val="003A5410"/>
    <w:rsid w:val="003A67BF"/>
    <w:rsid w:val="003A79F2"/>
    <w:rsid w:val="003B211E"/>
    <w:rsid w:val="003C087F"/>
    <w:rsid w:val="003C0BC4"/>
    <w:rsid w:val="003C2946"/>
    <w:rsid w:val="003C2D16"/>
    <w:rsid w:val="003C4506"/>
    <w:rsid w:val="003D1052"/>
    <w:rsid w:val="003D380C"/>
    <w:rsid w:val="003D397C"/>
    <w:rsid w:val="003D41D8"/>
    <w:rsid w:val="003D44B5"/>
    <w:rsid w:val="003D53AB"/>
    <w:rsid w:val="003D67DB"/>
    <w:rsid w:val="003D7BD5"/>
    <w:rsid w:val="003E23CF"/>
    <w:rsid w:val="003E542E"/>
    <w:rsid w:val="003E6AB3"/>
    <w:rsid w:val="003F01E3"/>
    <w:rsid w:val="003F4F7B"/>
    <w:rsid w:val="00403523"/>
    <w:rsid w:val="00405C0C"/>
    <w:rsid w:val="00407A55"/>
    <w:rsid w:val="00412031"/>
    <w:rsid w:val="00412C60"/>
    <w:rsid w:val="004150E1"/>
    <w:rsid w:val="0041547A"/>
    <w:rsid w:val="00415AD7"/>
    <w:rsid w:val="00415F12"/>
    <w:rsid w:val="00420502"/>
    <w:rsid w:val="00424C51"/>
    <w:rsid w:val="00425F0F"/>
    <w:rsid w:val="00426A09"/>
    <w:rsid w:val="00427461"/>
    <w:rsid w:val="00431934"/>
    <w:rsid w:val="00434A02"/>
    <w:rsid w:val="00436FDA"/>
    <w:rsid w:val="00437370"/>
    <w:rsid w:val="00440018"/>
    <w:rsid w:val="004405E6"/>
    <w:rsid w:val="004414B3"/>
    <w:rsid w:val="00442E3A"/>
    <w:rsid w:val="0044336F"/>
    <w:rsid w:val="00443DA0"/>
    <w:rsid w:val="00444FDB"/>
    <w:rsid w:val="00445701"/>
    <w:rsid w:val="00446086"/>
    <w:rsid w:val="00447470"/>
    <w:rsid w:val="00453384"/>
    <w:rsid w:val="00456BA8"/>
    <w:rsid w:val="004574E1"/>
    <w:rsid w:val="00457E26"/>
    <w:rsid w:val="00461ABC"/>
    <w:rsid w:val="00464E48"/>
    <w:rsid w:val="00465392"/>
    <w:rsid w:val="00466C92"/>
    <w:rsid w:val="00467D9C"/>
    <w:rsid w:val="004712AA"/>
    <w:rsid w:val="00473EF3"/>
    <w:rsid w:val="00474606"/>
    <w:rsid w:val="00476DA4"/>
    <w:rsid w:val="00477499"/>
    <w:rsid w:val="0048180D"/>
    <w:rsid w:val="004828E2"/>
    <w:rsid w:val="00482A32"/>
    <w:rsid w:val="00483DFC"/>
    <w:rsid w:val="0048437B"/>
    <w:rsid w:val="00484AE9"/>
    <w:rsid w:val="00484D5F"/>
    <w:rsid w:val="00490E48"/>
    <w:rsid w:val="004930B1"/>
    <w:rsid w:val="004963F3"/>
    <w:rsid w:val="0049647C"/>
    <w:rsid w:val="00497EED"/>
    <w:rsid w:val="004A1B2A"/>
    <w:rsid w:val="004A5FBD"/>
    <w:rsid w:val="004A6570"/>
    <w:rsid w:val="004B1653"/>
    <w:rsid w:val="004B16C6"/>
    <w:rsid w:val="004B2324"/>
    <w:rsid w:val="004B6593"/>
    <w:rsid w:val="004C0E10"/>
    <w:rsid w:val="004C36C6"/>
    <w:rsid w:val="004C665F"/>
    <w:rsid w:val="004C711C"/>
    <w:rsid w:val="004D002A"/>
    <w:rsid w:val="004D0597"/>
    <w:rsid w:val="004D18DA"/>
    <w:rsid w:val="004D1B65"/>
    <w:rsid w:val="004D2C18"/>
    <w:rsid w:val="004D61A0"/>
    <w:rsid w:val="004D62B8"/>
    <w:rsid w:val="004D66F0"/>
    <w:rsid w:val="004E2210"/>
    <w:rsid w:val="004E3C5D"/>
    <w:rsid w:val="004E441F"/>
    <w:rsid w:val="004E473B"/>
    <w:rsid w:val="004E7FBC"/>
    <w:rsid w:val="004F2254"/>
    <w:rsid w:val="004F23B3"/>
    <w:rsid w:val="004F3FEE"/>
    <w:rsid w:val="004F6015"/>
    <w:rsid w:val="00501443"/>
    <w:rsid w:val="00503627"/>
    <w:rsid w:val="0050441E"/>
    <w:rsid w:val="00504637"/>
    <w:rsid w:val="00504B9F"/>
    <w:rsid w:val="0050703C"/>
    <w:rsid w:val="0050764B"/>
    <w:rsid w:val="00513875"/>
    <w:rsid w:val="005172A7"/>
    <w:rsid w:val="00521AC6"/>
    <w:rsid w:val="00522640"/>
    <w:rsid w:val="00522D05"/>
    <w:rsid w:val="00523EC3"/>
    <w:rsid w:val="005273D3"/>
    <w:rsid w:val="00530F64"/>
    <w:rsid w:val="00532370"/>
    <w:rsid w:val="005354E9"/>
    <w:rsid w:val="00535B70"/>
    <w:rsid w:val="005429E9"/>
    <w:rsid w:val="00543D6E"/>
    <w:rsid w:val="00545DA6"/>
    <w:rsid w:val="005460CE"/>
    <w:rsid w:val="00547544"/>
    <w:rsid w:val="00551048"/>
    <w:rsid w:val="005526F6"/>
    <w:rsid w:val="005539EF"/>
    <w:rsid w:val="00553C7A"/>
    <w:rsid w:val="0055734A"/>
    <w:rsid w:val="005602BF"/>
    <w:rsid w:val="00560974"/>
    <w:rsid w:val="00563401"/>
    <w:rsid w:val="00570D43"/>
    <w:rsid w:val="00572CDB"/>
    <w:rsid w:val="00573E1D"/>
    <w:rsid w:val="00576AE7"/>
    <w:rsid w:val="0057727E"/>
    <w:rsid w:val="0057791E"/>
    <w:rsid w:val="005843DA"/>
    <w:rsid w:val="00584CA8"/>
    <w:rsid w:val="00585F01"/>
    <w:rsid w:val="005867B6"/>
    <w:rsid w:val="00592117"/>
    <w:rsid w:val="00593F96"/>
    <w:rsid w:val="00593FD2"/>
    <w:rsid w:val="00594641"/>
    <w:rsid w:val="00595B5E"/>
    <w:rsid w:val="005A108E"/>
    <w:rsid w:val="005A30BE"/>
    <w:rsid w:val="005A3B3E"/>
    <w:rsid w:val="005A5F1D"/>
    <w:rsid w:val="005A7E32"/>
    <w:rsid w:val="005B04D3"/>
    <w:rsid w:val="005B21E9"/>
    <w:rsid w:val="005B2627"/>
    <w:rsid w:val="005B5A0D"/>
    <w:rsid w:val="005C2746"/>
    <w:rsid w:val="005C3416"/>
    <w:rsid w:val="005C3E20"/>
    <w:rsid w:val="005C4449"/>
    <w:rsid w:val="005C7D08"/>
    <w:rsid w:val="005D1274"/>
    <w:rsid w:val="005D1403"/>
    <w:rsid w:val="005D6B17"/>
    <w:rsid w:val="005D7FC7"/>
    <w:rsid w:val="005E64D7"/>
    <w:rsid w:val="005E685F"/>
    <w:rsid w:val="005F15A0"/>
    <w:rsid w:val="005F4704"/>
    <w:rsid w:val="005F74A6"/>
    <w:rsid w:val="00600618"/>
    <w:rsid w:val="00600EC8"/>
    <w:rsid w:val="00601C0A"/>
    <w:rsid w:val="006039E2"/>
    <w:rsid w:val="006045A9"/>
    <w:rsid w:val="0060543B"/>
    <w:rsid w:val="006066E6"/>
    <w:rsid w:val="00606E63"/>
    <w:rsid w:val="00607238"/>
    <w:rsid w:val="00614FC6"/>
    <w:rsid w:val="00615834"/>
    <w:rsid w:val="00620B4D"/>
    <w:rsid w:val="006211C4"/>
    <w:rsid w:val="006249BA"/>
    <w:rsid w:val="00631DFD"/>
    <w:rsid w:val="00637351"/>
    <w:rsid w:val="00641D71"/>
    <w:rsid w:val="00641DD6"/>
    <w:rsid w:val="006423F9"/>
    <w:rsid w:val="006427A8"/>
    <w:rsid w:val="0064458C"/>
    <w:rsid w:val="00646698"/>
    <w:rsid w:val="006467F6"/>
    <w:rsid w:val="00646A05"/>
    <w:rsid w:val="006470A5"/>
    <w:rsid w:val="006519D2"/>
    <w:rsid w:val="00653624"/>
    <w:rsid w:val="00654F9D"/>
    <w:rsid w:val="006558D6"/>
    <w:rsid w:val="00655F3C"/>
    <w:rsid w:val="00660428"/>
    <w:rsid w:val="006610A7"/>
    <w:rsid w:val="00662028"/>
    <w:rsid w:val="00662CCE"/>
    <w:rsid w:val="00665974"/>
    <w:rsid w:val="00673D13"/>
    <w:rsid w:val="00674C1C"/>
    <w:rsid w:val="0067692D"/>
    <w:rsid w:val="0068089C"/>
    <w:rsid w:val="00681BF7"/>
    <w:rsid w:val="00683E37"/>
    <w:rsid w:val="006843E5"/>
    <w:rsid w:val="00687409"/>
    <w:rsid w:val="00691FF1"/>
    <w:rsid w:val="006A7B3F"/>
    <w:rsid w:val="006B13B4"/>
    <w:rsid w:val="006B18DE"/>
    <w:rsid w:val="006B32F6"/>
    <w:rsid w:val="006B36A8"/>
    <w:rsid w:val="006B3B53"/>
    <w:rsid w:val="006B6837"/>
    <w:rsid w:val="006B7B9D"/>
    <w:rsid w:val="006B7F9A"/>
    <w:rsid w:val="006C0088"/>
    <w:rsid w:val="006C0E25"/>
    <w:rsid w:val="006C143A"/>
    <w:rsid w:val="006C18C0"/>
    <w:rsid w:val="006C1C26"/>
    <w:rsid w:val="006C4791"/>
    <w:rsid w:val="006D0858"/>
    <w:rsid w:val="006D15A5"/>
    <w:rsid w:val="006D3C31"/>
    <w:rsid w:val="006D3F63"/>
    <w:rsid w:val="006D62C5"/>
    <w:rsid w:val="006D6B36"/>
    <w:rsid w:val="006E2D9C"/>
    <w:rsid w:val="006F2C73"/>
    <w:rsid w:val="006F4CFE"/>
    <w:rsid w:val="006F7DB3"/>
    <w:rsid w:val="0070012D"/>
    <w:rsid w:val="00701F91"/>
    <w:rsid w:val="00702974"/>
    <w:rsid w:val="00702A88"/>
    <w:rsid w:val="00702C11"/>
    <w:rsid w:val="0070337A"/>
    <w:rsid w:val="00703A49"/>
    <w:rsid w:val="00703AC3"/>
    <w:rsid w:val="00705571"/>
    <w:rsid w:val="00706DDE"/>
    <w:rsid w:val="00710F47"/>
    <w:rsid w:val="00712224"/>
    <w:rsid w:val="00713630"/>
    <w:rsid w:val="007136EB"/>
    <w:rsid w:val="007143AE"/>
    <w:rsid w:val="007170C9"/>
    <w:rsid w:val="00720C28"/>
    <w:rsid w:val="0072699D"/>
    <w:rsid w:val="00726BBA"/>
    <w:rsid w:val="007270F5"/>
    <w:rsid w:val="00730760"/>
    <w:rsid w:val="007319E6"/>
    <w:rsid w:val="00736289"/>
    <w:rsid w:val="00737BBD"/>
    <w:rsid w:val="0074548D"/>
    <w:rsid w:val="0074647B"/>
    <w:rsid w:val="00747414"/>
    <w:rsid w:val="00752035"/>
    <w:rsid w:val="00752EFA"/>
    <w:rsid w:val="0075507C"/>
    <w:rsid w:val="007613F6"/>
    <w:rsid w:val="0076296A"/>
    <w:rsid w:val="007649BE"/>
    <w:rsid w:val="00767D53"/>
    <w:rsid w:val="007712F2"/>
    <w:rsid w:val="007718A9"/>
    <w:rsid w:val="00771A7F"/>
    <w:rsid w:val="007746B9"/>
    <w:rsid w:val="007768D5"/>
    <w:rsid w:val="00777603"/>
    <w:rsid w:val="00777671"/>
    <w:rsid w:val="00780FEE"/>
    <w:rsid w:val="007813DA"/>
    <w:rsid w:val="00786D91"/>
    <w:rsid w:val="007879E8"/>
    <w:rsid w:val="00787C0D"/>
    <w:rsid w:val="00791CB2"/>
    <w:rsid w:val="00793CC8"/>
    <w:rsid w:val="00797F13"/>
    <w:rsid w:val="007A077C"/>
    <w:rsid w:val="007A0DD9"/>
    <w:rsid w:val="007A292C"/>
    <w:rsid w:val="007A2C6F"/>
    <w:rsid w:val="007A4119"/>
    <w:rsid w:val="007A41C5"/>
    <w:rsid w:val="007B00F9"/>
    <w:rsid w:val="007B33A6"/>
    <w:rsid w:val="007B38EE"/>
    <w:rsid w:val="007C0F5B"/>
    <w:rsid w:val="007C32E2"/>
    <w:rsid w:val="007C43C8"/>
    <w:rsid w:val="007C47EF"/>
    <w:rsid w:val="007C669D"/>
    <w:rsid w:val="007C6AEB"/>
    <w:rsid w:val="007C6F89"/>
    <w:rsid w:val="007D4CAC"/>
    <w:rsid w:val="007D5BBA"/>
    <w:rsid w:val="007D73C0"/>
    <w:rsid w:val="007D74E4"/>
    <w:rsid w:val="007E036B"/>
    <w:rsid w:val="007E0CF9"/>
    <w:rsid w:val="007F6141"/>
    <w:rsid w:val="007F76A3"/>
    <w:rsid w:val="008015B3"/>
    <w:rsid w:val="008018AC"/>
    <w:rsid w:val="008029FF"/>
    <w:rsid w:val="00802F3B"/>
    <w:rsid w:val="00804338"/>
    <w:rsid w:val="00806B74"/>
    <w:rsid w:val="0081344C"/>
    <w:rsid w:val="0082085E"/>
    <w:rsid w:val="00821C02"/>
    <w:rsid w:val="008220C4"/>
    <w:rsid w:val="00822718"/>
    <w:rsid w:val="00824BD2"/>
    <w:rsid w:val="008269E4"/>
    <w:rsid w:val="0083094B"/>
    <w:rsid w:val="00832358"/>
    <w:rsid w:val="00832688"/>
    <w:rsid w:val="0083343F"/>
    <w:rsid w:val="0083596B"/>
    <w:rsid w:val="008410C1"/>
    <w:rsid w:val="0084568B"/>
    <w:rsid w:val="00845B55"/>
    <w:rsid w:val="0084602F"/>
    <w:rsid w:val="00846885"/>
    <w:rsid w:val="0085011B"/>
    <w:rsid w:val="00851BA3"/>
    <w:rsid w:val="00852022"/>
    <w:rsid w:val="00852B65"/>
    <w:rsid w:val="00853469"/>
    <w:rsid w:val="00853AA4"/>
    <w:rsid w:val="00856FA6"/>
    <w:rsid w:val="008616DB"/>
    <w:rsid w:val="00862542"/>
    <w:rsid w:val="0086359A"/>
    <w:rsid w:val="0086417A"/>
    <w:rsid w:val="00865845"/>
    <w:rsid w:val="00865FAA"/>
    <w:rsid w:val="00867E0B"/>
    <w:rsid w:val="00871AD3"/>
    <w:rsid w:val="00872A22"/>
    <w:rsid w:val="00874DE0"/>
    <w:rsid w:val="00875666"/>
    <w:rsid w:val="008765F0"/>
    <w:rsid w:val="008771D2"/>
    <w:rsid w:val="00881D32"/>
    <w:rsid w:val="008820B1"/>
    <w:rsid w:val="00883C3D"/>
    <w:rsid w:val="00885A11"/>
    <w:rsid w:val="00885C14"/>
    <w:rsid w:val="00885FB1"/>
    <w:rsid w:val="008871E3"/>
    <w:rsid w:val="00890144"/>
    <w:rsid w:val="00890172"/>
    <w:rsid w:val="00890AA6"/>
    <w:rsid w:val="00896F99"/>
    <w:rsid w:val="00897719"/>
    <w:rsid w:val="008A12BF"/>
    <w:rsid w:val="008A16E1"/>
    <w:rsid w:val="008A1E28"/>
    <w:rsid w:val="008A4C3D"/>
    <w:rsid w:val="008B0312"/>
    <w:rsid w:val="008B2B3F"/>
    <w:rsid w:val="008B4001"/>
    <w:rsid w:val="008B44A5"/>
    <w:rsid w:val="008B6A0C"/>
    <w:rsid w:val="008C0055"/>
    <w:rsid w:val="008C068B"/>
    <w:rsid w:val="008C167B"/>
    <w:rsid w:val="008C2CB3"/>
    <w:rsid w:val="008C3758"/>
    <w:rsid w:val="008C6A52"/>
    <w:rsid w:val="008D0255"/>
    <w:rsid w:val="008D0614"/>
    <w:rsid w:val="008D0ECB"/>
    <w:rsid w:val="008D4462"/>
    <w:rsid w:val="008D4F9B"/>
    <w:rsid w:val="008D6A22"/>
    <w:rsid w:val="008D7D74"/>
    <w:rsid w:val="008E1BBB"/>
    <w:rsid w:val="008E4853"/>
    <w:rsid w:val="008E63C3"/>
    <w:rsid w:val="008F498E"/>
    <w:rsid w:val="0090066B"/>
    <w:rsid w:val="00901F83"/>
    <w:rsid w:val="009030F3"/>
    <w:rsid w:val="00910980"/>
    <w:rsid w:val="009126AF"/>
    <w:rsid w:val="00913C04"/>
    <w:rsid w:val="00922CA6"/>
    <w:rsid w:val="00923D63"/>
    <w:rsid w:val="00924487"/>
    <w:rsid w:val="009268B4"/>
    <w:rsid w:val="009323AD"/>
    <w:rsid w:val="0093258C"/>
    <w:rsid w:val="0093260D"/>
    <w:rsid w:val="00934A42"/>
    <w:rsid w:val="0093731D"/>
    <w:rsid w:val="00937D81"/>
    <w:rsid w:val="009420E0"/>
    <w:rsid w:val="00943AE5"/>
    <w:rsid w:val="00944993"/>
    <w:rsid w:val="00946448"/>
    <w:rsid w:val="0095039A"/>
    <w:rsid w:val="00950923"/>
    <w:rsid w:val="00952CA5"/>
    <w:rsid w:val="00953165"/>
    <w:rsid w:val="009534B0"/>
    <w:rsid w:val="00955216"/>
    <w:rsid w:val="009555EF"/>
    <w:rsid w:val="009601B2"/>
    <w:rsid w:val="00962991"/>
    <w:rsid w:val="00963D78"/>
    <w:rsid w:val="00972CC3"/>
    <w:rsid w:val="009732BD"/>
    <w:rsid w:val="009746E4"/>
    <w:rsid w:val="00974D4F"/>
    <w:rsid w:val="00975F5A"/>
    <w:rsid w:val="0097797D"/>
    <w:rsid w:val="00982D61"/>
    <w:rsid w:val="00985B2F"/>
    <w:rsid w:val="00986279"/>
    <w:rsid w:val="00987FBB"/>
    <w:rsid w:val="00990EB0"/>
    <w:rsid w:val="00992AE2"/>
    <w:rsid w:val="0099324B"/>
    <w:rsid w:val="00996334"/>
    <w:rsid w:val="009A4918"/>
    <w:rsid w:val="009A5A0D"/>
    <w:rsid w:val="009A5D5C"/>
    <w:rsid w:val="009A6744"/>
    <w:rsid w:val="009A6F35"/>
    <w:rsid w:val="009A7F0B"/>
    <w:rsid w:val="009B4779"/>
    <w:rsid w:val="009B4FBA"/>
    <w:rsid w:val="009B7627"/>
    <w:rsid w:val="009B7F8F"/>
    <w:rsid w:val="009C07BB"/>
    <w:rsid w:val="009C1E1F"/>
    <w:rsid w:val="009C6037"/>
    <w:rsid w:val="009C6763"/>
    <w:rsid w:val="009C68FF"/>
    <w:rsid w:val="009D0F14"/>
    <w:rsid w:val="009D157E"/>
    <w:rsid w:val="009D2E53"/>
    <w:rsid w:val="009D643A"/>
    <w:rsid w:val="009D657D"/>
    <w:rsid w:val="009D6FDD"/>
    <w:rsid w:val="009D7887"/>
    <w:rsid w:val="009E04D1"/>
    <w:rsid w:val="009E29B7"/>
    <w:rsid w:val="009E5A8E"/>
    <w:rsid w:val="009E7280"/>
    <w:rsid w:val="009F212D"/>
    <w:rsid w:val="009F2DC3"/>
    <w:rsid w:val="009F362E"/>
    <w:rsid w:val="009F778A"/>
    <w:rsid w:val="009F7EC6"/>
    <w:rsid w:val="00A0372C"/>
    <w:rsid w:val="00A05814"/>
    <w:rsid w:val="00A05DA3"/>
    <w:rsid w:val="00A073EA"/>
    <w:rsid w:val="00A15B28"/>
    <w:rsid w:val="00A20750"/>
    <w:rsid w:val="00A24346"/>
    <w:rsid w:val="00A24AD6"/>
    <w:rsid w:val="00A25FB2"/>
    <w:rsid w:val="00A27AC6"/>
    <w:rsid w:val="00A325B5"/>
    <w:rsid w:val="00A3271A"/>
    <w:rsid w:val="00A330E9"/>
    <w:rsid w:val="00A335C2"/>
    <w:rsid w:val="00A343AF"/>
    <w:rsid w:val="00A35FD8"/>
    <w:rsid w:val="00A421D8"/>
    <w:rsid w:val="00A42DD1"/>
    <w:rsid w:val="00A44F3B"/>
    <w:rsid w:val="00A50E4F"/>
    <w:rsid w:val="00A54FB0"/>
    <w:rsid w:val="00A6467A"/>
    <w:rsid w:val="00A646C5"/>
    <w:rsid w:val="00A64F4C"/>
    <w:rsid w:val="00A678F9"/>
    <w:rsid w:val="00A71B7A"/>
    <w:rsid w:val="00A736C7"/>
    <w:rsid w:val="00A73BA4"/>
    <w:rsid w:val="00A74025"/>
    <w:rsid w:val="00A749F9"/>
    <w:rsid w:val="00A750F1"/>
    <w:rsid w:val="00A76055"/>
    <w:rsid w:val="00A77D6E"/>
    <w:rsid w:val="00A81107"/>
    <w:rsid w:val="00A82979"/>
    <w:rsid w:val="00A8459B"/>
    <w:rsid w:val="00A8498C"/>
    <w:rsid w:val="00A87505"/>
    <w:rsid w:val="00A877EA"/>
    <w:rsid w:val="00A902A5"/>
    <w:rsid w:val="00A91870"/>
    <w:rsid w:val="00A92FF2"/>
    <w:rsid w:val="00A93A96"/>
    <w:rsid w:val="00A956A8"/>
    <w:rsid w:val="00AA2283"/>
    <w:rsid w:val="00AA2654"/>
    <w:rsid w:val="00AA2D97"/>
    <w:rsid w:val="00AA5610"/>
    <w:rsid w:val="00AA6340"/>
    <w:rsid w:val="00AA6B33"/>
    <w:rsid w:val="00AB19C4"/>
    <w:rsid w:val="00AB281C"/>
    <w:rsid w:val="00AB2E16"/>
    <w:rsid w:val="00AB4770"/>
    <w:rsid w:val="00AB62EC"/>
    <w:rsid w:val="00AC034C"/>
    <w:rsid w:val="00AC03E8"/>
    <w:rsid w:val="00AC16E0"/>
    <w:rsid w:val="00AC30FD"/>
    <w:rsid w:val="00AC5686"/>
    <w:rsid w:val="00AC7E4E"/>
    <w:rsid w:val="00AD190F"/>
    <w:rsid w:val="00AD20E6"/>
    <w:rsid w:val="00AD22E9"/>
    <w:rsid w:val="00AD5566"/>
    <w:rsid w:val="00AD74A5"/>
    <w:rsid w:val="00AD7C99"/>
    <w:rsid w:val="00AE04CC"/>
    <w:rsid w:val="00AF18F6"/>
    <w:rsid w:val="00AF2D5A"/>
    <w:rsid w:val="00AF45BD"/>
    <w:rsid w:val="00B01900"/>
    <w:rsid w:val="00B0474B"/>
    <w:rsid w:val="00B07A31"/>
    <w:rsid w:val="00B107D1"/>
    <w:rsid w:val="00B10D68"/>
    <w:rsid w:val="00B120E0"/>
    <w:rsid w:val="00B17CD1"/>
    <w:rsid w:val="00B210A0"/>
    <w:rsid w:val="00B210AD"/>
    <w:rsid w:val="00B217C5"/>
    <w:rsid w:val="00B2237A"/>
    <w:rsid w:val="00B235F4"/>
    <w:rsid w:val="00B312B4"/>
    <w:rsid w:val="00B317C9"/>
    <w:rsid w:val="00B34A65"/>
    <w:rsid w:val="00B364A9"/>
    <w:rsid w:val="00B478D7"/>
    <w:rsid w:val="00B50A98"/>
    <w:rsid w:val="00B5158E"/>
    <w:rsid w:val="00B51A45"/>
    <w:rsid w:val="00B53610"/>
    <w:rsid w:val="00B536A7"/>
    <w:rsid w:val="00B53799"/>
    <w:rsid w:val="00B55497"/>
    <w:rsid w:val="00B5712E"/>
    <w:rsid w:val="00B614A9"/>
    <w:rsid w:val="00B64D1D"/>
    <w:rsid w:val="00B65DE0"/>
    <w:rsid w:val="00B70614"/>
    <w:rsid w:val="00B717B3"/>
    <w:rsid w:val="00B7183B"/>
    <w:rsid w:val="00B7214A"/>
    <w:rsid w:val="00B7216B"/>
    <w:rsid w:val="00B72BE0"/>
    <w:rsid w:val="00B745BC"/>
    <w:rsid w:val="00B74D70"/>
    <w:rsid w:val="00B76DB0"/>
    <w:rsid w:val="00B84A5E"/>
    <w:rsid w:val="00B85D06"/>
    <w:rsid w:val="00B9111B"/>
    <w:rsid w:val="00B92436"/>
    <w:rsid w:val="00B92789"/>
    <w:rsid w:val="00B943B2"/>
    <w:rsid w:val="00B94FAF"/>
    <w:rsid w:val="00B95528"/>
    <w:rsid w:val="00B97194"/>
    <w:rsid w:val="00BA00EB"/>
    <w:rsid w:val="00BA0B01"/>
    <w:rsid w:val="00BA106D"/>
    <w:rsid w:val="00BA1D65"/>
    <w:rsid w:val="00BA24F0"/>
    <w:rsid w:val="00BA4C57"/>
    <w:rsid w:val="00BA57F5"/>
    <w:rsid w:val="00BA5801"/>
    <w:rsid w:val="00BA74FF"/>
    <w:rsid w:val="00BB1B57"/>
    <w:rsid w:val="00BB2BC8"/>
    <w:rsid w:val="00BB443F"/>
    <w:rsid w:val="00BB48EF"/>
    <w:rsid w:val="00BB654D"/>
    <w:rsid w:val="00BB6F32"/>
    <w:rsid w:val="00BC09B4"/>
    <w:rsid w:val="00BC1179"/>
    <w:rsid w:val="00BD605A"/>
    <w:rsid w:val="00BD6B3C"/>
    <w:rsid w:val="00BD7987"/>
    <w:rsid w:val="00BE1F1E"/>
    <w:rsid w:val="00BE78DF"/>
    <w:rsid w:val="00BF273B"/>
    <w:rsid w:val="00BF2F96"/>
    <w:rsid w:val="00BF65C0"/>
    <w:rsid w:val="00C002FE"/>
    <w:rsid w:val="00C00446"/>
    <w:rsid w:val="00C0332E"/>
    <w:rsid w:val="00C053FB"/>
    <w:rsid w:val="00C07B9E"/>
    <w:rsid w:val="00C106B0"/>
    <w:rsid w:val="00C1318A"/>
    <w:rsid w:val="00C13B91"/>
    <w:rsid w:val="00C17943"/>
    <w:rsid w:val="00C20B8B"/>
    <w:rsid w:val="00C21389"/>
    <w:rsid w:val="00C219B1"/>
    <w:rsid w:val="00C23626"/>
    <w:rsid w:val="00C26EF7"/>
    <w:rsid w:val="00C30619"/>
    <w:rsid w:val="00C31134"/>
    <w:rsid w:val="00C31456"/>
    <w:rsid w:val="00C3185D"/>
    <w:rsid w:val="00C33012"/>
    <w:rsid w:val="00C357AD"/>
    <w:rsid w:val="00C36EFD"/>
    <w:rsid w:val="00C37617"/>
    <w:rsid w:val="00C40764"/>
    <w:rsid w:val="00C4135F"/>
    <w:rsid w:val="00C4182E"/>
    <w:rsid w:val="00C428DE"/>
    <w:rsid w:val="00C46342"/>
    <w:rsid w:val="00C5177E"/>
    <w:rsid w:val="00C540E2"/>
    <w:rsid w:val="00C54432"/>
    <w:rsid w:val="00C55FA5"/>
    <w:rsid w:val="00C65A24"/>
    <w:rsid w:val="00C67034"/>
    <w:rsid w:val="00C67D1E"/>
    <w:rsid w:val="00C71E1F"/>
    <w:rsid w:val="00C7221E"/>
    <w:rsid w:val="00C8028D"/>
    <w:rsid w:val="00C8324A"/>
    <w:rsid w:val="00C84A1C"/>
    <w:rsid w:val="00C865FE"/>
    <w:rsid w:val="00C96A28"/>
    <w:rsid w:val="00CA2B98"/>
    <w:rsid w:val="00CA3FFB"/>
    <w:rsid w:val="00CB045B"/>
    <w:rsid w:val="00CB1209"/>
    <w:rsid w:val="00CB1BFA"/>
    <w:rsid w:val="00CB40AE"/>
    <w:rsid w:val="00CB4BE8"/>
    <w:rsid w:val="00CB4C9A"/>
    <w:rsid w:val="00CB50F7"/>
    <w:rsid w:val="00CB5914"/>
    <w:rsid w:val="00CB6F9F"/>
    <w:rsid w:val="00CC4087"/>
    <w:rsid w:val="00CC49A2"/>
    <w:rsid w:val="00CC7038"/>
    <w:rsid w:val="00CD25C5"/>
    <w:rsid w:val="00CD6D2D"/>
    <w:rsid w:val="00CE0106"/>
    <w:rsid w:val="00CE07B5"/>
    <w:rsid w:val="00CE2DDA"/>
    <w:rsid w:val="00CE4812"/>
    <w:rsid w:val="00CE5400"/>
    <w:rsid w:val="00CE64C6"/>
    <w:rsid w:val="00CE7074"/>
    <w:rsid w:val="00CF0C84"/>
    <w:rsid w:val="00CF0DF4"/>
    <w:rsid w:val="00CF1324"/>
    <w:rsid w:val="00CF2E21"/>
    <w:rsid w:val="00CF3EA5"/>
    <w:rsid w:val="00CF5E42"/>
    <w:rsid w:val="00CF7480"/>
    <w:rsid w:val="00D0296D"/>
    <w:rsid w:val="00D031E8"/>
    <w:rsid w:val="00D10347"/>
    <w:rsid w:val="00D119D8"/>
    <w:rsid w:val="00D12E33"/>
    <w:rsid w:val="00D15662"/>
    <w:rsid w:val="00D17537"/>
    <w:rsid w:val="00D1764C"/>
    <w:rsid w:val="00D203D3"/>
    <w:rsid w:val="00D236B7"/>
    <w:rsid w:val="00D26A8E"/>
    <w:rsid w:val="00D321CA"/>
    <w:rsid w:val="00D32A99"/>
    <w:rsid w:val="00D34D90"/>
    <w:rsid w:val="00D37C94"/>
    <w:rsid w:val="00D41042"/>
    <w:rsid w:val="00D433EB"/>
    <w:rsid w:val="00D4728F"/>
    <w:rsid w:val="00D53EC4"/>
    <w:rsid w:val="00D62C62"/>
    <w:rsid w:val="00D652B2"/>
    <w:rsid w:val="00D654C8"/>
    <w:rsid w:val="00D65698"/>
    <w:rsid w:val="00D710A5"/>
    <w:rsid w:val="00D730E7"/>
    <w:rsid w:val="00D75384"/>
    <w:rsid w:val="00D75808"/>
    <w:rsid w:val="00D77B88"/>
    <w:rsid w:val="00D84640"/>
    <w:rsid w:val="00D84803"/>
    <w:rsid w:val="00D85330"/>
    <w:rsid w:val="00D8633F"/>
    <w:rsid w:val="00D9214C"/>
    <w:rsid w:val="00D95CF7"/>
    <w:rsid w:val="00D966C1"/>
    <w:rsid w:val="00D966DC"/>
    <w:rsid w:val="00DA287A"/>
    <w:rsid w:val="00DA3673"/>
    <w:rsid w:val="00DB1E48"/>
    <w:rsid w:val="00DB5AD7"/>
    <w:rsid w:val="00DB5CF2"/>
    <w:rsid w:val="00DB62AB"/>
    <w:rsid w:val="00DC01F4"/>
    <w:rsid w:val="00DC48C1"/>
    <w:rsid w:val="00DC545A"/>
    <w:rsid w:val="00DD041B"/>
    <w:rsid w:val="00DD3234"/>
    <w:rsid w:val="00DD35BF"/>
    <w:rsid w:val="00DD4402"/>
    <w:rsid w:val="00DD528C"/>
    <w:rsid w:val="00DF4320"/>
    <w:rsid w:val="00E0262A"/>
    <w:rsid w:val="00E0345F"/>
    <w:rsid w:val="00E03ACE"/>
    <w:rsid w:val="00E041D9"/>
    <w:rsid w:val="00E05298"/>
    <w:rsid w:val="00E05B93"/>
    <w:rsid w:val="00E067BA"/>
    <w:rsid w:val="00E07FC0"/>
    <w:rsid w:val="00E13213"/>
    <w:rsid w:val="00E14F0F"/>
    <w:rsid w:val="00E16003"/>
    <w:rsid w:val="00E21D91"/>
    <w:rsid w:val="00E25E3A"/>
    <w:rsid w:val="00E31F59"/>
    <w:rsid w:val="00E33BBB"/>
    <w:rsid w:val="00E33F40"/>
    <w:rsid w:val="00E359E4"/>
    <w:rsid w:val="00E41DB9"/>
    <w:rsid w:val="00E42F54"/>
    <w:rsid w:val="00E4581D"/>
    <w:rsid w:val="00E507ED"/>
    <w:rsid w:val="00E57878"/>
    <w:rsid w:val="00E621CB"/>
    <w:rsid w:val="00E62DF2"/>
    <w:rsid w:val="00E647CC"/>
    <w:rsid w:val="00E66188"/>
    <w:rsid w:val="00E71304"/>
    <w:rsid w:val="00E71BA7"/>
    <w:rsid w:val="00E77205"/>
    <w:rsid w:val="00E82144"/>
    <w:rsid w:val="00E82B4B"/>
    <w:rsid w:val="00E84673"/>
    <w:rsid w:val="00E87851"/>
    <w:rsid w:val="00E95DEB"/>
    <w:rsid w:val="00E962B2"/>
    <w:rsid w:val="00EA53BB"/>
    <w:rsid w:val="00EB17E2"/>
    <w:rsid w:val="00EB3A11"/>
    <w:rsid w:val="00EB49E1"/>
    <w:rsid w:val="00EB4F9D"/>
    <w:rsid w:val="00ED22C4"/>
    <w:rsid w:val="00ED2C0A"/>
    <w:rsid w:val="00ED2DE9"/>
    <w:rsid w:val="00ED4E88"/>
    <w:rsid w:val="00ED6CD3"/>
    <w:rsid w:val="00ED6D99"/>
    <w:rsid w:val="00ED7981"/>
    <w:rsid w:val="00EE1F15"/>
    <w:rsid w:val="00EE2A9E"/>
    <w:rsid w:val="00EF2688"/>
    <w:rsid w:val="00EF399F"/>
    <w:rsid w:val="00EF4239"/>
    <w:rsid w:val="00EF5112"/>
    <w:rsid w:val="00EF674F"/>
    <w:rsid w:val="00EF7BB7"/>
    <w:rsid w:val="00F00C0F"/>
    <w:rsid w:val="00F015AF"/>
    <w:rsid w:val="00F05BEF"/>
    <w:rsid w:val="00F07E6B"/>
    <w:rsid w:val="00F1392D"/>
    <w:rsid w:val="00F150B9"/>
    <w:rsid w:val="00F200A3"/>
    <w:rsid w:val="00F2242B"/>
    <w:rsid w:val="00F22E4B"/>
    <w:rsid w:val="00F309B0"/>
    <w:rsid w:val="00F31E60"/>
    <w:rsid w:val="00F34D95"/>
    <w:rsid w:val="00F362F5"/>
    <w:rsid w:val="00F36D02"/>
    <w:rsid w:val="00F37483"/>
    <w:rsid w:val="00F412A6"/>
    <w:rsid w:val="00F43629"/>
    <w:rsid w:val="00F443D5"/>
    <w:rsid w:val="00F467C1"/>
    <w:rsid w:val="00F51118"/>
    <w:rsid w:val="00F52A4D"/>
    <w:rsid w:val="00F537D9"/>
    <w:rsid w:val="00F53B11"/>
    <w:rsid w:val="00F53B81"/>
    <w:rsid w:val="00F53EF6"/>
    <w:rsid w:val="00F54205"/>
    <w:rsid w:val="00F55B30"/>
    <w:rsid w:val="00F55B7F"/>
    <w:rsid w:val="00F62DE0"/>
    <w:rsid w:val="00F73B62"/>
    <w:rsid w:val="00F7428F"/>
    <w:rsid w:val="00F759E8"/>
    <w:rsid w:val="00F77C31"/>
    <w:rsid w:val="00F823AA"/>
    <w:rsid w:val="00F831D9"/>
    <w:rsid w:val="00F836EE"/>
    <w:rsid w:val="00F8412B"/>
    <w:rsid w:val="00F85CE2"/>
    <w:rsid w:val="00F94927"/>
    <w:rsid w:val="00F9669C"/>
    <w:rsid w:val="00FA068A"/>
    <w:rsid w:val="00FA0EC6"/>
    <w:rsid w:val="00FA29DB"/>
    <w:rsid w:val="00FA3EE2"/>
    <w:rsid w:val="00FA58CA"/>
    <w:rsid w:val="00FA6015"/>
    <w:rsid w:val="00FA7CC1"/>
    <w:rsid w:val="00FA7D08"/>
    <w:rsid w:val="00FB05E3"/>
    <w:rsid w:val="00FB40B7"/>
    <w:rsid w:val="00FB4F17"/>
    <w:rsid w:val="00FB7CFE"/>
    <w:rsid w:val="00FB7EC8"/>
    <w:rsid w:val="00FC19AA"/>
    <w:rsid w:val="00FC2AC2"/>
    <w:rsid w:val="00FC338B"/>
    <w:rsid w:val="00FD094A"/>
    <w:rsid w:val="00FD0CCA"/>
    <w:rsid w:val="00FD1E3E"/>
    <w:rsid w:val="00FD23F0"/>
    <w:rsid w:val="00FD4094"/>
    <w:rsid w:val="00FD5498"/>
    <w:rsid w:val="00FD549D"/>
    <w:rsid w:val="00FD648B"/>
    <w:rsid w:val="00FE0D88"/>
    <w:rsid w:val="00FE331E"/>
    <w:rsid w:val="00FE7503"/>
    <w:rsid w:val="00FE7AF8"/>
    <w:rsid w:val="00FE7F6E"/>
    <w:rsid w:val="00FF0DD6"/>
    <w:rsid w:val="00FF145F"/>
    <w:rsid w:val="00FF1712"/>
    <w:rsid w:val="00FF2832"/>
    <w:rsid w:val="00FF3176"/>
    <w:rsid w:val="00FF3CF4"/>
    <w:rsid w:val="00FF577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AA372E"/>
  <w15:docId w15:val="{57EE43B4-8774-4169-836C-ECB27FBA2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4D002A"/>
    <w:rPr>
      <w:rFonts w:ascii="Arial" w:hAnsi="Arial"/>
      <w:sz w:val="22"/>
      <w:szCs w:val="24"/>
    </w:rPr>
  </w:style>
  <w:style w:type="paragraph" w:styleId="Heading1">
    <w:name w:val="heading 1"/>
    <w:basedOn w:val="Normal"/>
    <w:next w:val="Normal"/>
    <w:qFormat/>
    <w:rsid w:val="00A8498C"/>
    <w:pPr>
      <w:keepNext/>
      <w:numPr>
        <w:numId w:val="1"/>
      </w:numPr>
      <w:spacing w:before="120" w:after="60"/>
      <w:outlineLvl w:val="0"/>
    </w:pPr>
    <w:rPr>
      <w:rFonts w:cs="Arial"/>
      <w:b/>
      <w:bCs/>
      <w:color w:val="3399FF"/>
      <w:sz w:val="28"/>
      <w:szCs w:val="32"/>
    </w:rPr>
  </w:style>
  <w:style w:type="paragraph" w:styleId="Heading2">
    <w:name w:val="heading 2"/>
    <w:basedOn w:val="Heading1"/>
    <w:next w:val="Normal"/>
    <w:qFormat/>
    <w:rsid w:val="00A8498C"/>
    <w:pPr>
      <w:numPr>
        <w:ilvl w:val="1"/>
      </w:numPr>
      <w:outlineLvl w:val="1"/>
    </w:pPr>
    <w:rPr>
      <w:bCs w:val="0"/>
      <w:iCs/>
      <w:sz w:val="26"/>
      <w:szCs w:val="28"/>
    </w:rPr>
  </w:style>
  <w:style w:type="paragraph" w:styleId="Heading3">
    <w:name w:val="heading 3"/>
    <w:basedOn w:val="Heading1"/>
    <w:next w:val="Normal"/>
    <w:qFormat/>
    <w:rsid w:val="00EA53BB"/>
    <w:pPr>
      <w:numPr>
        <w:ilvl w:val="2"/>
      </w:numPr>
      <w:ind w:left="2160"/>
      <w:outlineLvl w:val="2"/>
    </w:pPr>
    <w:rPr>
      <w:b w:val="0"/>
      <w:bCs w:val="0"/>
      <w:sz w:val="20"/>
      <w:szCs w:val="26"/>
    </w:rPr>
  </w:style>
  <w:style w:type="paragraph" w:styleId="Heading4">
    <w:name w:val="heading 4"/>
    <w:basedOn w:val="Heading1"/>
    <w:next w:val="Normal"/>
    <w:qFormat/>
    <w:rsid w:val="004D002A"/>
    <w:pPr>
      <w:numPr>
        <w:ilvl w:val="3"/>
      </w:numPr>
      <w:outlineLvl w:val="3"/>
    </w:pPr>
    <w:rPr>
      <w:b w:val="0"/>
      <w:bCs w:val="0"/>
      <w:sz w:val="20"/>
      <w:szCs w:val="28"/>
    </w:rPr>
  </w:style>
  <w:style w:type="paragraph" w:styleId="Heading5">
    <w:name w:val="heading 5"/>
    <w:basedOn w:val="Heading1"/>
    <w:next w:val="Normal"/>
    <w:qFormat/>
    <w:rsid w:val="004D002A"/>
    <w:pPr>
      <w:numPr>
        <w:ilvl w:val="4"/>
      </w:numPr>
      <w:spacing w:before="240"/>
      <w:outlineLvl w:val="4"/>
    </w:pPr>
    <w:rPr>
      <w:b w:val="0"/>
      <w:bCs w:val="0"/>
      <w:i/>
      <w:iCs/>
      <w:sz w:val="20"/>
      <w:szCs w:val="26"/>
    </w:rPr>
  </w:style>
  <w:style w:type="paragraph" w:styleId="Heading6">
    <w:name w:val="heading 6"/>
    <w:basedOn w:val="Normal"/>
    <w:next w:val="Normal"/>
    <w:qFormat/>
    <w:rsid w:val="004D002A"/>
    <w:pPr>
      <w:numPr>
        <w:ilvl w:val="5"/>
        <w:numId w:val="1"/>
      </w:numPr>
      <w:spacing w:before="240" w:after="60"/>
      <w:outlineLvl w:val="5"/>
    </w:pPr>
    <w:rPr>
      <w:rFonts w:ascii="Times New Roman" w:hAnsi="Times New Roman"/>
      <w:b/>
      <w:bCs/>
      <w:sz w:val="20"/>
      <w:szCs w:val="22"/>
    </w:rPr>
  </w:style>
  <w:style w:type="paragraph" w:styleId="Heading7">
    <w:name w:val="heading 7"/>
    <w:basedOn w:val="Normal"/>
    <w:next w:val="Normal"/>
    <w:qFormat/>
    <w:rsid w:val="004D002A"/>
    <w:pPr>
      <w:numPr>
        <w:ilvl w:val="6"/>
        <w:numId w:val="1"/>
      </w:numPr>
      <w:spacing w:before="240" w:after="60"/>
      <w:outlineLvl w:val="6"/>
    </w:pPr>
    <w:rPr>
      <w:rFonts w:ascii="Times New Roman" w:hAnsi="Times New Roman"/>
      <w:sz w:val="20"/>
    </w:rPr>
  </w:style>
  <w:style w:type="paragraph" w:styleId="Heading8">
    <w:name w:val="heading 8"/>
    <w:basedOn w:val="Normal"/>
    <w:next w:val="Normal"/>
    <w:link w:val="Heading8Char"/>
    <w:qFormat/>
    <w:rsid w:val="004D002A"/>
    <w:pPr>
      <w:numPr>
        <w:ilvl w:val="7"/>
        <w:numId w:val="1"/>
      </w:numPr>
      <w:spacing w:before="240" w:after="60"/>
      <w:outlineLvl w:val="7"/>
    </w:pPr>
    <w:rPr>
      <w:rFonts w:ascii="Times New Roman" w:hAnsi="Times New Roman"/>
      <w:i/>
      <w:iCs/>
      <w:sz w:val="20"/>
    </w:rPr>
  </w:style>
  <w:style w:type="paragraph" w:styleId="Heading9">
    <w:name w:val="heading 9"/>
    <w:basedOn w:val="Normal"/>
    <w:next w:val="Normal"/>
    <w:qFormat/>
    <w:rsid w:val="004D002A"/>
    <w:pPr>
      <w:numPr>
        <w:ilvl w:val="8"/>
        <w:numId w:val="1"/>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D002A"/>
    <w:pPr>
      <w:tabs>
        <w:tab w:val="center" w:pos="4320"/>
        <w:tab w:val="right" w:pos="8640"/>
      </w:tabs>
    </w:pPr>
  </w:style>
  <w:style w:type="paragraph" w:styleId="Footer">
    <w:name w:val="footer"/>
    <w:basedOn w:val="Normal"/>
    <w:rsid w:val="004D002A"/>
    <w:pPr>
      <w:tabs>
        <w:tab w:val="center" w:pos="4320"/>
        <w:tab w:val="right" w:pos="8640"/>
      </w:tabs>
    </w:pPr>
    <w:rPr>
      <w:sz w:val="18"/>
    </w:rPr>
  </w:style>
  <w:style w:type="character" w:styleId="PageNumber">
    <w:name w:val="page number"/>
    <w:basedOn w:val="DefaultParagraphFont"/>
    <w:rsid w:val="004D002A"/>
    <w:rPr>
      <w:rFonts w:ascii="Arial" w:hAnsi="Arial"/>
      <w:sz w:val="18"/>
    </w:rPr>
  </w:style>
  <w:style w:type="paragraph" w:customStyle="1" w:styleId="InfoBlue">
    <w:name w:val="InfoBlue"/>
    <w:basedOn w:val="Normal"/>
    <w:next w:val="Normal"/>
    <w:rsid w:val="004D002A"/>
    <w:pPr>
      <w:widowControl w:val="0"/>
      <w:spacing w:after="120" w:line="240" w:lineRule="atLeast"/>
      <w:ind w:left="720"/>
    </w:pPr>
    <w:rPr>
      <w:rFonts w:ascii="Times New Roman" w:hAnsi="Times New Roman"/>
      <w:color w:val="0000FF"/>
      <w:sz w:val="20"/>
      <w:szCs w:val="20"/>
    </w:rPr>
  </w:style>
  <w:style w:type="paragraph" w:customStyle="1" w:styleId="ColumnHead">
    <w:name w:val="Column Head"/>
    <w:basedOn w:val="Normal"/>
    <w:rsid w:val="004D002A"/>
    <w:pPr>
      <w:spacing w:before="60" w:after="60"/>
      <w:jc w:val="center"/>
    </w:pPr>
    <w:rPr>
      <w:b/>
    </w:rPr>
  </w:style>
  <w:style w:type="paragraph" w:customStyle="1" w:styleId="TableText">
    <w:name w:val="Table Text"/>
    <w:basedOn w:val="Normal"/>
    <w:rsid w:val="004D002A"/>
    <w:pPr>
      <w:spacing w:after="120"/>
    </w:pPr>
  </w:style>
  <w:style w:type="paragraph" w:customStyle="1" w:styleId="RowHead">
    <w:name w:val="Row Head"/>
    <w:basedOn w:val="Normal"/>
    <w:rsid w:val="004D002A"/>
    <w:pPr>
      <w:jc w:val="right"/>
    </w:pPr>
    <w:rPr>
      <w:b/>
    </w:rPr>
  </w:style>
  <w:style w:type="paragraph" w:customStyle="1" w:styleId="BulletBlue">
    <w:name w:val="BulletBlue"/>
    <w:basedOn w:val="Normal"/>
    <w:next w:val="Normal"/>
    <w:rsid w:val="004D002A"/>
    <w:pPr>
      <w:numPr>
        <w:numId w:val="2"/>
      </w:numPr>
    </w:pPr>
    <w:rPr>
      <w:i/>
      <w:color w:val="0000FF"/>
      <w:sz w:val="20"/>
    </w:rPr>
  </w:style>
  <w:style w:type="paragraph" w:styleId="Title">
    <w:name w:val="Title"/>
    <w:basedOn w:val="Normal"/>
    <w:next w:val="Normal"/>
    <w:qFormat/>
    <w:rsid w:val="004D002A"/>
    <w:pPr>
      <w:widowControl w:val="0"/>
      <w:jc w:val="center"/>
    </w:pPr>
    <w:rPr>
      <w:b/>
      <w:sz w:val="36"/>
      <w:szCs w:val="20"/>
    </w:rPr>
  </w:style>
  <w:style w:type="paragraph" w:styleId="TOC1">
    <w:name w:val="toc 1"/>
    <w:basedOn w:val="Normal"/>
    <w:next w:val="Normal"/>
    <w:autoRedefine/>
    <w:uiPriority w:val="39"/>
    <w:rsid w:val="00D37C94"/>
    <w:pPr>
      <w:tabs>
        <w:tab w:val="left" w:pos="270"/>
        <w:tab w:val="left" w:pos="660"/>
        <w:tab w:val="right" w:leader="dot" w:pos="9350"/>
      </w:tabs>
    </w:pPr>
    <w:rPr>
      <w:rFonts w:asciiTheme="minorHAnsi" w:eastAsiaTheme="minorEastAsia" w:hAnsiTheme="minorHAnsi"/>
      <w:szCs w:val="22"/>
    </w:rPr>
  </w:style>
  <w:style w:type="paragraph" w:styleId="TOC2">
    <w:name w:val="toc 2"/>
    <w:basedOn w:val="Normal"/>
    <w:next w:val="Normal"/>
    <w:autoRedefine/>
    <w:uiPriority w:val="39"/>
    <w:rsid w:val="002703AD"/>
    <w:pPr>
      <w:tabs>
        <w:tab w:val="left" w:pos="720"/>
        <w:tab w:val="right" w:leader="dot" w:pos="9350"/>
      </w:tabs>
      <w:ind w:left="270"/>
      <w:pPrChange w:id="0" w:author="Batra Yogesh (EXT)" w:date="2018-04-06T12:51:00Z">
        <w:pPr>
          <w:tabs>
            <w:tab w:val="left" w:pos="720"/>
            <w:tab w:val="right" w:leader="dot" w:pos="9350"/>
          </w:tabs>
          <w:ind w:left="270"/>
        </w:pPr>
      </w:pPrChange>
    </w:pPr>
    <w:rPr>
      <w:rFonts w:asciiTheme="minorHAnsi" w:hAnsiTheme="minorHAnsi" w:cstheme="minorHAnsi"/>
      <w:noProof/>
      <w:rPrChange w:id="0" w:author="Batra Yogesh (EXT)" w:date="2018-04-06T12:51:00Z">
        <w:rPr>
          <w:rFonts w:ascii="Arial" w:hAnsi="Arial"/>
          <w:sz w:val="22"/>
          <w:szCs w:val="24"/>
          <w:lang w:val="en-US" w:eastAsia="en-US" w:bidi="ar-SA"/>
        </w:rPr>
      </w:rPrChange>
    </w:rPr>
  </w:style>
  <w:style w:type="paragraph" w:styleId="TOC3">
    <w:name w:val="toc 3"/>
    <w:basedOn w:val="Normal"/>
    <w:next w:val="Normal"/>
    <w:autoRedefine/>
    <w:uiPriority w:val="39"/>
    <w:rsid w:val="004D002A"/>
    <w:pPr>
      <w:ind w:left="440"/>
    </w:pPr>
  </w:style>
  <w:style w:type="paragraph" w:styleId="TOC4">
    <w:name w:val="toc 4"/>
    <w:basedOn w:val="Normal"/>
    <w:next w:val="Normal"/>
    <w:autoRedefine/>
    <w:semiHidden/>
    <w:rsid w:val="004D002A"/>
    <w:pPr>
      <w:ind w:left="660"/>
    </w:pPr>
  </w:style>
  <w:style w:type="paragraph" w:styleId="TOC5">
    <w:name w:val="toc 5"/>
    <w:basedOn w:val="Normal"/>
    <w:next w:val="Normal"/>
    <w:autoRedefine/>
    <w:semiHidden/>
    <w:rsid w:val="004D002A"/>
    <w:pPr>
      <w:ind w:left="880"/>
    </w:pPr>
  </w:style>
  <w:style w:type="paragraph" w:styleId="TOC6">
    <w:name w:val="toc 6"/>
    <w:basedOn w:val="Normal"/>
    <w:next w:val="Normal"/>
    <w:autoRedefine/>
    <w:semiHidden/>
    <w:rsid w:val="004D002A"/>
    <w:pPr>
      <w:ind w:left="1100"/>
    </w:pPr>
  </w:style>
  <w:style w:type="paragraph" w:styleId="TOC7">
    <w:name w:val="toc 7"/>
    <w:basedOn w:val="Normal"/>
    <w:next w:val="Normal"/>
    <w:autoRedefine/>
    <w:semiHidden/>
    <w:rsid w:val="004D002A"/>
    <w:pPr>
      <w:ind w:left="1320"/>
    </w:pPr>
  </w:style>
  <w:style w:type="paragraph" w:styleId="TOC8">
    <w:name w:val="toc 8"/>
    <w:basedOn w:val="Normal"/>
    <w:next w:val="Normal"/>
    <w:autoRedefine/>
    <w:semiHidden/>
    <w:rsid w:val="004D002A"/>
    <w:pPr>
      <w:ind w:left="1540"/>
    </w:pPr>
  </w:style>
  <w:style w:type="paragraph" w:styleId="TOC9">
    <w:name w:val="toc 9"/>
    <w:basedOn w:val="Normal"/>
    <w:next w:val="Normal"/>
    <w:autoRedefine/>
    <w:semiHidden/>
    <w:rsid w:val="004D002A"/>
    <w:pPr>
      <w:ind w:left="1760"/>
    </w:pPr>
  </w:style>
  <w:style w:type="character" w:styleId="Hyperlink">
    <w:name w:val="Hyperlink"/>
    <w:basedOn w:val="DefaultParagraphFont"/>
    <w:uiPriority w:val="99"/>
    <w:rsid w:val="004D002A"/>
    <w:rPr>
      <w:color w:val="0000FF"/>
      <w:u w:val="single"/>
    </w:rPr>
  </w:style>
  <w:style w:type="character" w:styleId="CommentReference">
    <w:name w:val="annotation reference"/>
    <w:basedOn w:val="DefaultParagraphFont"/>
    <w:semiHidden/>
    <w:rsid w:val="004D002A"/>
    <w:rPr>
      <w:sz w:val="16"/>
      <w:szCs w:val="16"/>
    </w:rPr>
  </w:style>
  <w:style w:type="paragraph" w:styleId="CommentText">
    <w:name w:val="annotation text"/>
    <w:basedOn w:val="Normal"/>
    <w:semiHidden/>
    <w:rsid w:val="004D002A"/>
    <w:rPr>
      <w:sz w:val="20"/>
      <w:szCs w:val="20"/>
    </w:rPr>
  </w:style>
  <w:style w:type="paragraph" w:customStyle="1" w:styleId="infoblue0">
    <w:name w:val="infoblue"/>
    <w:basedOn w:val="Normal"/>
    <w:rsid w:val="004D002A"/>
    <w:pPr>
      <w:spacing w:after="120" w:line="240" w:lineRule="atLeast"/>
      <w:ind w:left="720"/>
    </w:pPr>
    <w:rPr>
      <w:rFonts w:ascii="Times New Roman" w:eastAsia="Arial Unicode MS" w:hAnsi="Times New Roman"/>
      <w:i/>
      <w:iCs/>
      <w:color w:val="0000FF"/>
      <w:sz w:val="20"/>
      <w:szCs w:val="20"/>
    </w:rPr>
  </w:style>
  <w:style w:type="paragraph" w:styleId="BodyText">
    <w:name w:val="Body Text"/>
    <w:basedOn w:val="Normal"/>
    <w:rsid w:val="004D002A"/>
    <w:pPr>
      <w:jc w:val="center"/>
    </w:pPr>
  </w:style>
  <w:style w:type="paragraph" w:styleId="BalloonText">
    <w:name w:val="Balloon Text"/>
    <w:basedOn w:val="Normal"/>
    <w:link w:val="BalloonTextChar"/>
    <w:uiPriority w:val="99"/>
    <w:semiHidden/>
    <w:rsid w:val="004D002A"/>
    <w:rPr>
      <w:rFonts w:ascii="Tahoma" w:hAnsi="Tahoma" w:cs="Tahoma"/>
      <w:sz w:val="16"/>
      <w:szCs w:val="16"/>
    </w:rPr>
  </w:style>
  <w:style w:type="paragraph" w:styleId="NormalIndent">
    <w:name w:val="Normal Indent"/>
    <w:basedOn w:val="Normal"/>
    <w:rsid w:val="004D002A"/>
    <w:pPr>
      <w:ind w:left="360"/>
    </w:pPr>
    <w:rPr>
      <w:sz w:val="20"/>
      <w:szCs w:val="20"/>
    </w:rPr>
  </w:style>
  <w:style w:type="paragraph" w:customStyle="1" w:styleId="TableContents">
    <w:name w:val="Table_Contents"/>
    <w:basedOn w:val="Normal"/>
    <w:rsid w:val="004D002A"/>
    <w:pPr>
      <w:spacing w:before="60" w:after="60"/>
    </w:pPr>
    <w:rPr>
      <w:sz w:val="20"/>
      <w:szCs w:val="20"/>
    </w:rPr>
  </w:style>
  <w:style w:type="character" w:styleId="FollowedHyperlink">
    <w:name w:val="FollowedHyperlink"/>
    <w:basedOn w:val="DefaultParagraphFont"/>
    <w:rsid w:val="004D002A"/>
    <w:rPr>
      <w:color w:val="800080"/>
      <w:u w:val="single"/>
    </w:rPr>
  </w:style>
  <w:style w:type="paragraph" w:styleId="BodyTextIndent">
    <w:name w:val="Body Text Indent"/>
    <w:basedOn w:val="Normal"/>
    <w:rsid w:val="004D002A"/>
    <w:pPr>
      <w:ind w:left="576"/>
    </w:pPr>
    <w:rPr>
      <w:color w:val="FF0000"/>
    </w:rPr>
  </w:style>
  <w:style w:type="table" w:styleId="TableGrid">
    <w:name w:val="Table Grid"/>
    <w:basedOn w:val="TableNormal"/>
    <w:rsid w:val="002B40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271A"/>
    <w:pPr>
      <w:ind w:left="720"/>
      <w:contextualSpacing/>
    </w:pPr>
  </w:style>
  <w:style w:type="paragraph" w:customStyle="1" w:styleId="3decimals">
    <w:name w:val="3 decimals"/>
    <w:basedOn w:val="ListNumber3"/>
    <w:qFormat/>
    <w:rsid w:val="00F831D9"/>
    <w:rPr>
      <w:rFonts w:asciiTheme="minorHAnsi" w:hAnsiTheme="minorHAnsi"/>
      <w:sz w:val="20"/>
    </w:rPr>
  </w:style>
  <w:style w:type="paragraph" w:styleId="ListNumber3">
    <w:name w:val="List Number 3"/>
    <w:basedOn w:val="Normal"/>
    <w:rsid w:val="00F831D9"/>
    <w:pPr>
      <w:numPr>
        <w:numId w:val="6"/>
      </w:numPr>
      <w:contextualSpacing/>
    </w:pPr>
  </w:style>
  <w:style w:type="paragraph" w:styleId="TOCHeading">
    <w:name w:val="TOC Heading"/>
    <w:basedOn w:val="Heading1"/>
    <w:next w:val="Normal"/>
    <w:uiPriority w:val="39"/>
    <w:semiHidden/>
    <w:unhideWhenUsed/>
    <w:qFormat/>
    <w:rsid w:val="005A5F1D"/>
    <w:pPr>
      <w:keepLines/>
      <w:numPr>
        <w:numId w:val="0"/>
      </w:numPr>
      <w:spacing w:before="480" w:after="0" w:line="276" w:lineRule="auto"/>
      <w:outlineLvl w:val="9"/>
    </w:pPr>
    <w:rPr>
      <w:rFonts w:asciiTheme="majorHAnsi" w:eastAsiaTheme="majorEastAsia" w:hAnsiTheme="majorHAnsi" w:cstheme="majorBidi"/>
      <w:color w:val="365F91" w:themeColor="accent1" w:themeShade="BF"/>
      <w:szCs w:val="28"/>
    </w:rPr>
  </w:style>
  <w:style w:type="paragraph" w:styleId="Subtitle">
    <w:name w:val="Subtitle"/>
    <w:basedOn w:val="Normal"/>
    <w:next w:val="Normal"/>
    <w:link w:val="SubtitleChar"/>
    <w:qFormat/>
    <w:rsid w:val="00447470"/>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rsid w:val="00447470"/>
    <w:rPr>
      <w:rFonts w:asciiTheme="majorHAnsi" w:eastAsiaTheme="majorEastAsia" w:hAnsiTheme="majorHAnsi" w:cstheme="majorBidi"/>
      <w:i/>
      <w:iCs/>
      <w:color w:val="4F81BD" w:themeColor="accent1"/>
      <w:spacing w:val="15"/>
      <w:sz w:val="24"/>
      <w:szCs w:val="24"/>
    </w:rPr>
  </w:style>
  <w:style w:type="table" w:styleId="TableList4">
    <w:name w:val="Table List 4"/>
    <w:basedOn w:val="TableNormal"/>
    <w:rsid w:val="0044747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BalloonTextChar">
    <w:name w:val="Balloon Text Char"/>
    <w:basedOn w:val="DefaultParagraphFont"/>
    <w:link w:val="BalloonText"/>
    <w:uiPriority w:val="99"/>
    <w:semiHidden/>
    <w:rsid w:val="0064458C"/>
    <w:rPr>
      <w:rFonts w:ascii="Tahoma" w:hAnsi="Tahoma" w:cs="Tahoma"/>
      <w:sz w:val="16"/>
      <w:szCs w:val="16"/>
    </w:rPr>
  </w:style>
  <w:style w:type="character" w:customStyle="1" w:styleId="Heading8Char">
    <w:name w:val="Heading 8 Char"/>
    <w:basedOn w:val="DefaultParagraphFont"/>
    <w:link w:val="Heading8"/>
    <w:rsid w:val="0064458C"/>
    <w:rPr>
      <w:i/>
      <w:i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106253">
      <w:bodyDiv w:val="1"/>
      <w:marLeft w:val="0"/>
      <w:marRight w:val="0"/>
      <w:marTop w:val="0"/>
      <w:marBottom w:val="0"/>
      <w:divBdr>
        <w:top w:val="none" w:sz="0" w:space="0" w:color="auto"/>
        <w:left w:val="none" w:sz="0" w:space="0" w:color="auto"/>
        <w:bottom w:val="none" w:sz="0" w:space="0" w:color="auto"/>
        <w:right w:val="none" w:sz="0" w:space="0" w:color="auto"/>
      </w:divBdr>
    </w:div>
    <w:div w:id="257058827">
      <w:bodyDiv w:val="1"/>
      <w:marLeft w:val="0"/>
      <w:marRight w:val="0"/>
      <w:marTop w:val="0"/>
      <w:marBottom w:val="0"/>
      <w:divBdr>
        <w:top w:val="none" w:sz="0" w:space="0" w:color="auto"/>
        <w:left w:val="none" w:sz="0" w:space="0" w:color="auto"/>
        <w:bottom w:val="none" w:sz="0" w:space="0" w:color="auto"/>
        <w:right w:val="none" w:sz="0" w:space="0" w:color="auto"/>
      </w:divBdr>
    </w:div>
    <w:div w:id="1135760755">
      <w:bodyDiv w:val="1"/>
      <w:marLeft w:val="0"/>
      <w:marRight w:val="0"/>
      <w:marTop w:val="0"/>
      <w:marBottom w:val="0"/>
      <w:divBdr>
        <w:top w:val="none" w:sz="0" w:space="0" w:color="auto"/>
        <w:left w:val="none" w:sz="0" w:space="0" w:color="auto"/>
        <w:bottom w:val="none" w:sz="0" w:space="0" w:color="auto"/>
        <w:right w:val="none" w:sz="0" w:space="0" w:color="auto"/>
      </w:divBdr>
    </w:div>
    <w:div w:id="1452284616">
      <w:bodyDiv w:val="1"/>
      <w:marLeft w:val="0"/>
      <w:marRight w:val="0"/>
      <w:marTop w:val="0"/>
      <w:marBottom w:val="0"/>
      <w:divBdr>
        <w:top w:val="none" w:sz="0" w:space="0" w:color="auto"/>
        <w:left w:val="none" w:sz="0" w:space="0" w:color="auto"/>
        <w:bottom w:val="none" w:sz="0" w:space="0" w:color="auto"/>
        <w:right w:val="none" w:sz="0" w:space="0" w:color="auto"/>
      </w:divBdr>
    </w:div>
    <w:div w:id="1625888141">
      <w:bodyDiv w:val="1"/>
      <w:marLeft w:val="0"/>
      <w:marRight w:val="0"/>
      <w:marTop w:val="0"/>
      <w:marBottom w:val="0"/>
      <w:divBdr>
        <w:top w:val="none" w:sz="0" w:space="0" w:color="auto"/>
        <w:left w:val="none" w:sz="0" w:space="0" w:color="auto"/>
        <w:bottom w:val="none" w:sz="0" w:space="0" w:color="auto"/>
        <w:right w:val="none" w:sz="0" w:space="0" w:color="auto"/>
      </w:divBdr>
      <w:divsChild>
        <w:div w:id="2126731516">
          <w:marLeft w:val="0"/>
          <w:marRight w:val="0"/>
          <w:marTop w:val="0"/>
          <w:marBottom w:val="0"/>
          <w:divBdr>
            <w:top w:val="none" w:sz="0" w:space="0" w:color="auto"/>
            <w:left w:val="none" w:sz="0" w:space="0" w:color="auto"/>
            <w:bottom w:val="none" w:sz="0" w:space="0" w:color="auto"/>
            <w:right w:val="none" w:sz="0" w:space="0" w:color="auto"/>
          </w:divBdr>
          <w:divsChild>
            <w:div w:id="1763796405">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961036166">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957300233">
                      <w:marLeft w:val="0"/>
                      <w:marRight w:val="0"/>
                      <w:marTop w:val="0"/>
                      <w:marBottom w:val="0"/>
                      <w:divBdr>
                        <w:top w:val="none" w:sz="0" w:space="0" w:color="auto"/>
                        <w:left w:val="none" w:sz="0" w:space="0" w:color="auto"/>
                        <w:bottom w:val="none" w:sz="0" w:space="0" w:color="auto"/>
                        <w:right w:val="none" w:sz="0" w:space="0" w:color="auto"/>
                      </w:divBdr>
                      <w:divsChild>
                        <w:div w:id="1009327931">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86924250">
      <w:bodyDiv w:val="1"/>
      <w:marLeft w:val="0"/>
      <w:marRight w:val="0"/>
      <w:marTop w:val="0"/>
      <w:marBottom w:val="0"/>
      <w:divBdr>
        <w:top w:val="none" w:sz="0" w:space="0" w:color="auto"/>
        <w:left w:val="none" w:sz="0" w:space="0" w:color="auto"/>
        <w:bottom w:val="none" w:sz="0" w:space="0" w:color="auto"/>
        <w:right w:val="none" w:sz="0" w:space="0" w:color="auto"/>
      </w:divBdr>
      <w:divsChild>
        <w:div w:id="1378703903">
          <w:marLeft w:val="0"/>
          <w:marRight w:val="0"/>
          <w:marTop w:val="0"/>
          <w:marBottom w:val="0"/>
          <w:divBdr>
            <w:top w:val="none" w:sz="0" w:space="0" w:color="auto"/>
            <w:left w:val="none" w:sz="0" w:space="0" w:color="auto"/>
            <w:bottom w:val="none" w:sz="0" w:space="0" w:color="auto"/>
            <w:right w:val="none" w:sz="0" w:space="0" w:color="auto"/>
          </w:divBdr>
        </w:div>
        <w:div w:id="1392117359">
          <w:marLeft w:val="0"/>
          <w:marRight w:val="0"/>
          <w:marTop w:val="0"/>
          <w:marBottom w:val="0"/>
          <w:divBdr>
            <w:top w:val="none" w:sz="0" w:space="0" w:color="auto"/>
            <w:left w:val="none" w:sz="0" w:space="0" w:color="auto"/>
            <w:bottom w:val="none" w:sz="0" w:space="0" w:color="auto"/>
            <w:right w:val="none" w:sz="0" w:space="0" w:color="auto"/>
          </w:divBdr>
        </w:div>
      </w:divsChild>
    </w:div>
    <w:div w:id="1815218729">
      <w:bodyDiv w:val="1"/>
      <w:marLeft w:val="0"/>
      <w:marRight w:val="0"/>
      <w:marTop w:val="0"/>
      <w:marBottom w:val="0"/>
      <w:divBdr>
        <w:top w:val="none" w:sz="0" w:space="0" w:color="auto"/>
        <w:left w:val="none" w:sz="0" w:space="0" w:color="auto"/>
        <w:bottom w:val="none" w:sz="0" w:space="0" w:color="auto"/>
        <w:right w:val="none" w:sz="0" w:space="0" w:color="auto"/>
      </w:divBdr>
    </w:div>
    <w:div w:id="184820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2.png"/><Relationship Id="rId22" Type="http://schemas.microsoft.com/office/2011/relationships/people" Target="people.xml"/><Relationship Id="rId9" Type="http://schemas.openxmlformats.org/officeDocument/2006/relationships/webSettings" Target="webSetting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landt\My%20Documents\BlankTemplate_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SharedWithUsers xmlns="119fa46d-b746-4690-9d76-c8f83ce3d8c7">
      <UserInfo>
        <DisplayName/>
        <AccountId xsi:nil="true"/>
        <AccountType/>
      </UserInfo>
    </SharedWithUsers>
    <lcf76f155ced4ddcb4097134ff3c332f xmlns="1aae5ee3-ab82-4627-b6ba-b8cbdf936c36">
      <Terms xmlns="http://schemas.microsoft.com/office/infopath/2007/PartnerControls"/>
    </lcf76f155ced4ddcb4097134ff3c332f>
    <TaxCatchAll xmlns="119fa46d-b746-4690-9d76-c8f83ce3d8c7" xsi:nil="true"/>
    <FolderPath xmlns="1aae5ee3-ab82-4627-b6ba-b8cbdf936c36" xsi:nil="true"/>
    <Folderpath0 xmlns="1aae5ee3-ab82-4627-b6ba-b8cbdf936c3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34C5FE2B2CD9A47928840E47D3C188C" ma:contentTypeVersion="20" ma:contentTypeDescription="Create a new document." ma:contentTypeScope="" ma:versionID="3fa729eeba49bbd1f65acd6fdfd49b68">
  <xsd:schema xmlns:xsd="http://www.w3.org/2001/XMLSchema" xmlns:xs="http://www.w3.org/2001/XMLSchema" xmlns:p="http://schemas.microsoft.com/office/2006/metadata/properties" xmlns:ns1="http://schemas.microsoft.com/sharepoint/v3" xmlns:ns2="1aae5ee3-ab82-4627-b6ba-b8cbdf936c36" xmlns:ns3="119fa46d-b746-4690-9d76-c8f83ce3d8c7" targetNamespace="http://schemas.microsoft.com/office/2006/metadata/properties" ma:root="true" ma:fieldsID="df66401d4ca516212d9f28af67b52004" ns1:_="" ns2:_="" ns3:_="">
    <xsd:import namespace="http://schemas.microsoft.com/sharepoint/v3"/>
    <xsd:import namespace="1aae5ee3-ab82-4627-b6ba-b8cbdf936c36"/>
    <xsd:import namespace="119fa46d-b746-4690-9d76-c8f83ce3d8c7"/>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DateTaken"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ServiceBillingMetadata" minOccurs="0"/>
                <xsd:element ref="ns2:FolderPath" minOccurs="0"/>
                <xsd:element ref="ns2:Folderpath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ae5ee3-ab82-4627-b6ba-b8cbdf936c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c349d9a-284b-478a-af45-ecae560eed0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FolderPath" ma:index="26" nillable="true" ma:displayName="Folder Path" ma:format="Dropdown" ma:internalName="FolderPath">
      <xsd:simpleType>
        <xsd:restriction base="dms:Text">
          <xsd:maxLength value="255"/>
        </xsd:restriction>
      </xsd:simpleType>
    </xsd:element>
    <xsd:element name="Folderpath0" ma:index="27" nillable="true" ma:displayName="Folder path" ma:format="Dropdown" ma:internalName="Folderpath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9fa46d-b746-4690-9d76-c8f83ce3d8c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6ce9f0e-8e0f-4239-a942-aebc87ba5fcc}" ma:internalName="TaxCatchAll" ma:showField="CatchAllData" ma:web="119fa46d-b746-4690-9d76-c8f83ce3d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General Document" ma:contentTypeID="0x010100FBB1BDE89FB27C449A0E29AF421E312401006784BF63535DFF48B636F4889412D494" ma:contentTypeVersion="3" ma:contentTypeDescription="Create a new document." ma:contentTypeScope="" ma:versionID="e67789bee16fb1f18a280b96f75c10c2">
  <xsd:schema xmlns:xsd="http://www.w3.org/2001/XMLSchema" xmlns:xs="http://www.w3.org/2001/XMLSchema" xmlns:p="http://schemas.microsoft.com/office/2006/metadata/properties" xmlns:ns1="http://schemas.microsoft.com/sharepoint/v3" xmlns:ns3="b9f1db13-37d0-4e45-944c-b878e8992007" xmlns:ns4="e6bb6fa4-9c23-4df5-9c72-0315fa8fef6d" xmlns:ns5="fae423db-7aea-40a7-8e81-2a365c617d65" targetNamespace="http://schemas.microsoft.com/office/2006/metadata/properties" ma:root="true" ma:fieldsID="ca20cbcfe32317bec97366608ebbb821" ns1:_="" ns3:_="" ns4:_="" ns5:_="">
    <xsd:import namespace="http://schemas.microsoft.com/sharepoint/v3"/>
    <xsd:import namespace="b9f1db13-37d0-4e45-944c-b878e8992007"/>
    <xsd:import namespace="e6bb6fa4-9c23-4df5-9c72-0315fa8fef6d"/>
    <xsd:import namespace="fae423db-7aea-40a7-8e81-2a365c617d65"/>
    <xsd:element name="properties">
      <xsd:complexType>
        <xsd:sequence>
          <xsd:element name="documentManagement">
            <xsd:complexType>
              <xsd:all>
                <xsd:element ref="ns4:IP_x0020_Classification"/>
                <xsd:element ref="ns4:Preservation_x0020_Order_x0020_Numbers" minOccurs="0"/>
                <xsd:element ref="ns3:Retention_x0020_Start_x0020_Date" minOccurs="0"/>
                <xsd:element ref="ns3:Retain_x0020_Until_x0020_Date" minOccurs="0"/>
                <xsd:element ref="ns3:TaxCatchAllLabel" minOccurs="0"/>
                <xsd:element ref="ns5:p01231d88c934046812dbe39cf15431a" minOccurs="0"/>
                <xsd:element ref="ns5:p01231d88c934046812dbe39cf15430a" minOccurs="0"/>
                <xsd:element ref="ns3:TaxCatchAll" minOccurs="0"/>
                <xsd:element ref="ns1:ExtractedContributor" minOccurs="0"/>
                <xsd:element ref="ns3:Inactive_x0020_Record" minOccurs="0"/>
                <xsd:element ref="ns3:f1f5acf37a9e4df8843432af9802a72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xtractedContributor" ma:index="19" nillable="true" ma:displayName="Extracted Contributor" ma:description="List of names of individuals who participated in creation of the content." ma:internalName="ExtractedContributo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9f1db13-37d0-4e45-944c-b878e8992007" elementFormDefault="qualified">
    <xsd:import namespace="http://schemas.microsoft.com/office/2006/documentManagement/types"/>
    <xsd:import namespace="http://schemas.microsoft.com/office/infopath/2007/PartnerControls"/>
    <xsd:element name="Retention_x0020_Start_x0020_Date" ma:index="7" nillable="true" ma:displayName="Retention Start Date" ma:description="The start date for retention period calculation." ma:format="DateOnly" ma:internalName="Retention_x0020_Start_x0020_Date">
      <xsd:simpleType>
        <xsd:restriction base="dms:DateTime"/>
      </xsd:simpleType>
    </xsd:element>
    <xsd:element name="Retain_x0020_Until_x0020_Date" ma:index="8" nillable="true" ma:displayName="Retain Until Date" ma:description="The start date for retention period calculation." ma:format="DateOnly" ma:internalName="Retain_x0020_Until_x0020_Date">
      <xsd:simpleType>
        <xsd:restriction base="dms:DateTime"/>
      </xsd:simpleType>
    </xsd:element>
    <xsd:element name="TaxCatchAllLabel" ma:index="9" nillable="true" ma:displayName="Taxonomy Catch All Column1" ma:hidden="true" ma:list="{c2c43fdb-1e3a-4f17-a99c-276aaa74d6a8}" ma:internalName="TaxCatchAllLabel" ma:readOnly="true" ma:showField="CatchAllDataLabel" ma:web="7bf960d3-735f-4d6f-96fa-78143a936f0c">
      <xsd:complexType>
        <xsd:complexContent>
          <xsd:extension base="dms:MultiChoiceLookup">
            <xsd:sequence>
              <xsd:element name="Value" type="dms:Lookup" maxOccurs="unbounded" minOccurs="0" nillable="true"/>
            </xsd:sequence>
          </xsd:extension>
        </xsd:complexContent>
      </xsd:complexType>
    </xsd:element>
    <xsd:element name="TaxCatchAll" ma:index="17" nillable="true" ma:displayName="Taxonomy Catch All Column" ma:hidden="true" ma:list="{c2c43fdb-1e3a-4f17-a99c-276aaa74d6a8}" ma:internalName="TaxCatchAll" ma:showField="CatchAllData" ma:web="7bf960d3-735f-4d6f-96fa-78143a936f0c">
      <xsd:complexType>
        <xsd:complexContent>
          <xsd:extension base="dms:MultiChoiceLookup">
            <xsd:sequence>
              <xsd:element name="Value" type="dms:Lookup" maxOccurs="unbounded" minOccurs="0" nillable="true"/>
            </xsd:sequence>
          </xsd:extension>
        </xsd:complexContent>
      </xsd:complexType>
    </xsd:element>
    <xsd:element name="Inactive_x0020_Record" ma:index="20" nillable="true" ma:displayName="Inactive Record" ma:description="Used to designate records as inactive." ma:internalName="Inactive_x0020_Record">
      <xsd:simpleType>
        <xsd:restriction base="dms:Boolean"/>
      </xsd:simpleType>
    </xsd:element>
    <xsd:element name="f1f5acf37a9e4df8843432af9802a72a" ma:index="21" nillable="true" ma:taxonomy="true" ma:internalName="f1f5acf37a9e4df8843432af9802a72a" ma:taxonomyFieldName="Chevron_x0020_Discipline" ma:displayName="Chevron Discipline" ma:fieldId="{f1f5acf3-7a9e-4df8-8434-32af9802a72a}" ma:sspId="03b784c7-ee61-4ee7-89a9-d87ec2bf0954" ma:termSetId="84286160-6c66-4956-a819-71b834cd237e"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6bb6fa4-9c23-4df5-9c72-0315fa8fef6d" elementFormDefault="qualified">
    <xsd:import namespace="http://schemas.microsoft.com/office/2006/documentManagement/types"/>
    <xsd:import namespace="http://schemas.microsoft.com/office/infopath/2007/PartnerControls"/>
    <xsd:element name="IP_x0020_Classification" ma:index="4" ma:displayName="IP Classification" ma:default="Company Confidential" ma:description="Sensitivity of the information" ma:format="Dropdown" ma:internalName="IP_x0020_Classification">
      <xsd:simpleType>
        <xsd:restriction base="dms:Choice">
          <xsd:enumeration value="Public"/>
          <xsd:enumeration value="Company Confidential"/>
          <xsd:enumeration value="Confidential Restricted"/>
          <xsd:enumeration value="Classified"/>
        </xsd:restriction>
      </xsd:simpleType>
    </xsd:element>
    <xsd:element name="Preservation_x0020_Order_x0020_Numbers" ma:index="5" nillable="true" ma:displayName="Preservation Order Numbers" ma:description="Preservation Order Numbers, when issued by Legal, require that this item MUST NOT be deleted. Separate multiple preservation order numbers with commas." ma:internalName="Preservation_x0020_Order_x0020_Number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ae423db-7aea-40a7-8e81-2a365c617d65" elementFormDefault="qualified">
    <xsd:import namespace="http://schemas.microsoft.com/office/2006/documentManagement/types"/>
    <xsd:import namespace="http://schemas.microsoft.com/office/infopath/2007/PartnerControls"/>
    <xsd:element name="p01231d88c934046812dbe39cf15431a" ma:index="13" ma:taxonomy="true" ma:internalName="p01231d88c934046812dbe39cf15431a" ma:taxonomyFieldName="Retention_x0020_Category" ma:displayName="Retention Category" ma:readOnly="false" ma:default="1;#Non-Record|1e0fcd32-c316-4759-967f-319c5b88aa7f" ma:fieldId="{fd1ef4d8-3e07-46a2-b2b4-c9e81ccc81f4}" ma:sspId="03b784c7-ee61-4ee7-89a9-d87ec2bf0954" ma:termSetId="fda4940a-b680-4317-929f-5e2e0638e24f" ma:anchorId="00000000-0000-0000-0000-000000000000" ma:open="false" ma:isKeyword="false">
      <xsd:complexType>
        <xsd:sequence>
          <xsd:element ref="pc:Terms" minOccurs="0" maxOccurs="1"/>
        </xsd:sequence>
      </xsd:complexType>
    </xsd:element>
    <xsd:element name="p01231d88c934046812dbe39cf15430a" ma:index="16" ma:taxonomy="true" ma:internalName="p01231d88c934046812dbe39cf15430a" ma:taxonomyFieldName="Chevron_x0020_Organization" ma:displayName="Owner Organization" ma:default="" ma:fieldId="{901231d8-8c93-4046-812d-be39cf15430a}" ma:sspId="03b784c7-ee61-4ee7-89a9-d87ec2bf0954" ma:termSetId="4bf10e93-cbf8-470b-bd43-152d61f74238"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axOccurs="1" ma:index="2" ma:displayName="Author"/>
        <xsd:element ref="dcterms:created" minOccurs="0" maxOccurs="1"/>
        <xsd:element ref="dc:identifier" minOccurs="0" maxOccurs="1"/>
        <xsd:element name="contentType" minOccurs="0" maxOccurs="1" type="xsd:string" ma:index="18" ma:displayName="Content Type"/>
        <xsd:element ref="dc:title"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E079DF-B1E1-4C37-9C47-D7AB003599E1}">
  <ds:schemaRefs>
    <ds:schemaRef ds:uri="http://schemas.microsoft.com/office/2006/metadata/properties"/>
    <ds:schemaRef ds:uri="http://schemas.microsoft.com/office/infopath/2007/PartnerControls"/>
    <ds:schemaRef ds:uri="b9f1db13-37d0-4e45-944c-b878e8992007"/>
    <ds:schemaRef ds:uri="e6bb6fa4-9c23-4df5-9c72-0315fa8fef6d"/>
    <ds:schemaRef ds:uri="fae423db-7aea-40a7-8e81-2a365c617d65"/>
    <ds:schemaRef ds:uri="http://schemas.microsoft.com/sharepoint/v3"/>
  </ds:schemaRefs>
</ds:datastoreItem>
</file>

<file path=customXml/itemProps2.xml><?xml version="1.0" encoding="utf-8"?>
<ds:datastoreItem xmlns:ds="http://schemas.openxmlformats.org/officeDocument/2006/customXml" ds:itemID="{9B3A1EB6-BF9C-4559-8451-41136D08ECD3}"/>
</file>

<file path=customXml/itemProps3.xml><?xml version="1.0" encoding="utf-8"?>
<ds:datastoreItem xmlns:ds="http://schemas.openxmlformats.org/officeDocument/2006/customXml" ds:itemID="{8F12AE33-2C3C-448D-B4EF-4589CA08F5E1}">
  <ds:schemaRefs>
    <ds:schemaRef ds:uri="http://schemas.microsoft.com/sharepoint/v3/contenttype/forms"/>
  </ds:schemaRefs>
</ds:datastoreItem>
</file>

<file path=customXml/itemProps4.xml><?xml version="1.0" encoding="utf-8"?>
<ds:datastoreItem xmlns:ds="http://schemas.openxmlformats.org/officeDocument/2006/customXml" ds:itemID="{7D836187-3528-4418-8B73-C9EF34B00E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9f1db13-37d0-4e45-944c-b878e8992007"/>
    <ds:schemaRef ds:uri="e6bb6fa4-9c23-4df5-9c72-0315fa8fef6d"/>
    <ds:schemaRef ds:uri="fae423db-7aea-40a7-8e81-2a365c617d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A33B130-DDDE-4121-9D7D-B6F870ADB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BlankTemplate_t.dot</Template>
  <TotalTime>0</TotalTime>
  <Pages>5</Pages>
  <Words>490</Words>
  <Characters>2797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Run Verify Data</vt:lpstr>
    </vt:vector>
  </TitlesOfParts>
  <Company>Chevron</Company>
  <LinksUpToDate>false</LinksUpToDate>
  <CharactersWithSpaces>3281</CharactersWithSpaces>
  <SharedDoc>false</SharedDoc>
  <HLinks>
    <vt:vector size="360" baseType="variant">
      <vt:variant>
        <vt:i4>1638457</vt:i4>
      </vt:variant>
      <vt:variant>
        <vt:i4>356</vt:i4>
      </vt:variant>
      <vt:variant>
        <vt:i4>0</vt:i4>
      </vt:variant>
      <vt:variant>
        <vt:i4>5</vt:i4>
      </vt:variant>
      <vt:variant>
        <vt:lpwstr/>
      </vt:variant>
      <vt:variant>
        <vt:lpwstr>_Toc98215176</vt:lpwstr>
      </vt:variant>
      <vt:variant>
        <vt:i4>1703993</vt:i4>
      </vt:variant>
      <vt:variant>
        <vt:i4>350</vt:i4>
      </vt:variant>
      <vt:variant>
        <vt:i4>0</vt:i4>
      </vt:variant>
      <vt:variant>
        <vt:i4>5</vt:i4>
      </vt:variant>
      <vt:variant>
        <vt:lpwstr/>
      </vt:variant>
      <vt:variant>
        <vt:lpwstr>_Toc98215175</vt:lpwstr>
      </vt:variant>
      <vt:variant>
        <vt:i4>1769529</vt:i4>
      </vt:variant>
      <vt:variant>
        <vt:i4>344</vt:i4>
      </vt:variant>
      <vt:variant>
        <vt:i4>0</vt:i4>
      </vt:variant>
      <vt:variant>
        <vt:i4>5</vt:i4>
      </vt:variant>
      <vt:variant>
        <vt:lpwstr/>
      </vt:variant>
      <vt:variant>
        <vt:lpwstr>_Toc98215174</vt:lpwstr>
      </vt:variant>
      <vt:variant>
        <vt:i4>1835065</vt:i4>
      </vt:variant>
      <vt:variant>
        <vt:i4>338</vt:i4>
      </vt:variant>
      <vt:variant>
        <vt:i4>0</vt:i4>
      </vt:variant>
      <vt:variant>
        <vt:i4>5</vt:i4>
      </vt:variant>
      <vt:variant>
        <vt:lpwstr/>
      </vt:variant>
      <vt:variant>
        <vt:lpwstr>_Toc98215173</vt:lpwstr>
      </vt:variant>
      <vt:variant>
        <vt:i4>1900601</vt:i4>
      </vt:variant>
      <vt:variant>
        <vt:i4>332</vt:i4>
      </vt:variant>
      <vt:variant>
        <vt:i4>0</vt:i4>
      </vt:variant>
      <vt:variant>
        <vt:i4>5</vt:i4>
      </vt:variant>
      <vt:variant>
        <vt:lpwstr/>
      </vt:variant>
      <vt:variant>
        <vt:lpwstr>_Toc98215172</vt:lpwstr>
      </vt:variant>
      <vt:variant>
        <vt:i4>1966137</vt:i4>
      </vt:variant>
      <vt:variant>
        <vt:i4>326</vt:i4>
      </vt:variant>
      <vt:variant>
        <vt:i4>0</vt:i4>
      </vt:variant>
      <vt:variant>
        <vt:i4>5</vt:i4>
      </vt:variant>
      <vt:variant>
        <vt:lpwstr/>
      </vt:variant>
      <vt:variant>
        <vt:lpwstr>_Toc98215171</vt:lpwstr>
      </vt:variant>
      <vt:variant>
        <vt:i4>2031673</vt:i4>
      </vt:variant>
      <vt:variant>
        <vt:i4>320</vt:i4>
      </vt:variant>
      <vt:variant>
        <vt:i4>0</vt:i4>
      </vt:variant>
      <vt:variant>
        <vt:i4>5</vt:i4>
      </vt:variant>
      <vt:variant>
        <vt:lpwstr/>
      </vt:variant>
      <vt:variant>
        <vt:lpwstr>_Toc98215170</vt:lpwstr>
      </vt:variant>
      <vt:variant>
        <vt:i4>1441848</vt:i4>
      </vt:variant>
      <vt:variant>
        <vt:i4>314</vt:i4>
      </vt:variant>
      <vt:variant>
        <vt:i4>0</vt:i4>
      </vt:variant>
      <vt:variant>
        <vt:i4>5</vt:i4>
      </vt:variant>
      <vt:variant>
        <vt:lpwstr/>
      </vt:variant>
      <vt:variant>
        <vt:lpwstr>_Toc98215169</vt:lpwstr>
      </vt:variant>
      <vt:variant>
        <vt:i4>1507384</vt:i4>
      </vt:variant>
      <vt:variant>
        <vt:i4>308</vt:i4>
      </vt:variant>
      <vt:variant>
        <vt:i4>0</vt:i4>
      </vt:variant>
      <vt:variant>
        <vt:i4>5</vt:i4>
      </vt:variant>
      <vt:variant>
        <vt:lpwstr/>
      </vt:variant>
      <vt:variant>
        <vt:lpwstr>_Toc98215168</vt:lpwstr>
      </vt:variant>
      <vt:variant>
        <vt:i4>1572920</vt:i4>
      </vt:variant>
      <vt:variant>
        <vt:i4>302</vt:i4>
      </vt:variant>
      <vt:variant>
        <vt:i4>0</vt:i4>
      </vt:variant>
      <vt:variant>
        <vt:i4>5</vt:i4>
      </vt:variant>
      <vt:variant>
        <vt:lpwstr/>
      </vt:variant>
      <vt:variant>
        <vt:lpwstr>_Toc98215167</vt:lpwstr>
      </vt:variant>
      <vt:variant>
        <vt:i4>1638456</vt:i4>
      </vt:variant>
      <vt:variant>
        <vt:i4>296</vt:i4>
      </vt:variant>
      <vt:variant>
        <vt:i4>0</vt:i4>
      </vt:variant>
      <vt:variant>
        <vt:i4>5</vt:i4>
      </vt:variant>
      <vt:variant>
        <vt:lpwstr/>
      </vt:variant>
      <vt:variant>
        <vt:lpwstr>_Toc98215166</vt:lpwstr>
      </vt:variant>
      <vt:variant>
        <vt:i4>1703992</vt:i4>
      </vt:variant>
      <vt:variant>
        <vt:i4>290</vt:i4>
      </vt:variant>
      <vt:variant>
        <vt:i4>0</vt:i4>
      </vt:variant>
      <vt:variant>
        <vt:i4>5</vt:i4>
      </vt:variant>
      <vt:variant>
        <vt:lpwstr/>
      </vt:variant>
      <vt:variant>
        <vt:lpwstr>_Toc98215165</vt:lpwstr>
      </vt:variant>
      <vt:variant>
        <vt:i4>1769528</vt:i4>
      </vt:variant>
      <vt:variant>
        <vt:i4>284</vt:i4>
      </vt:variant>
      <vt:variant>
        <vt:i4>0</vt:i4>
      </vt:variant>
      <vt:variant>
        <vt:i4>5</vt:i4>
      </vt:variant>
      <vt:variant>
        <vt:lpwstr/>
      </vt:variant>
      <vt:variant>
        <vt:lpwstr>_Toc98215164</vt:lpwstr>
      </vt:variant>
      <vt:variant>
        <vt:i4>1835064</vt:i4>
      </vt:variant>
      <vt:variant>
        <vt:i4>278</vt:i4>
      </vt:variant>
      <vt:variant>
        <vt:i4>0</vt:i4>
      </vt:variant>
      <vt:variant>
        <vt:i4>5</vt:i4>
      </vt:variant>
      <vt:variant>
        <vt:lpwstr/>
      </vt:variant>
      <vt:variant>
        <vt:lpwstr>_Toc98215163</vt:lpwstr>
      </vt:variant>
      <vt:variant>
        <vt:i4>1900600</vt:i4>
      </vt:variant>
      <vt:variant>
        <vt:i4>272</vt:i4>
      </vt:variant>
      <vt:variant>
        <vt:i4>0</vt:i4>
      </vt:variant>
      <vt:variant>
        <vt:i4>5</vt:i4>
      </vt:variant>
      <vt:variant>
        <vt:lpwstr/>
      </vt:variant>
      <vt:variant>
        <vt:lpwstr>_Toc98215162</vt:lpwstr>
      </vt:variant>
      <vt:variant>
        <vt:i4>1966136</vt:i4>
      </vt:variant>
      <vt:variant>
        <vt:i4>266</vt:i4>
      </vt:variant>
      <vt:variant>
        <vt:i4>0</vt:i4>
      </vt:variant>
      <vt:variant>
        <vt:i4>5</vt:i4>
      </vt:variant>
      <vt:variant>
        <vt:lpwstr/>
      </vt:variant>
      <vt:variant>
        <vt:lpwstr>_Toc98215161</vt:lpwstr>
      </vt:variant>
      <vt:variant>
        <vt:i4>2031672</vt:i4>
      </vt:variant>
      <vt:variant>
        <vt:i4>260</vt:i4>
      </vt:variant>
      <vt:variant>
        <vt:i4>0</vt:i4>
      </vt:variant>
      <vt:variant>
        <vt:i4>5</vt:i4>
      </vt:variant>
      <vt:variant>
        <vt:lpwstr/>
      </vt:variant>
      <vt:variant>
        <vt:lpwstr>_Toc98215160</vt:lpwstr>
      </vt:variant>
      <vt:variant>
        <vt:i4>1441851</vt:i4>
      </vt:variant>
      <vt:variant>
        <vt:i4>254</vt:i4>
      </vt:variant>
      <vt:variant>
        <vt:i4>0</vt:i4>
      </vt:variant>
      <vt:variant>
        <vt:i4>5</vt:i4>
      </vt:variant>
      <vt:variant>
        <vt:lpwstr/>
      </vt:variant>
      <vt:variant>
        <vt:lpwstr>_Toc98215159</vt:lpwstr>
      </vt:variant>
      <vt:variant>
        <vt:i4>1507387</vt:i4>
      </vt:variant>
      <vt:variant>
        <vt:i4>248</vt:i4>
      </vt:variant>
      <vt:variant>
        <vt:i4>0</vt:i4>
      </vt:variant>
      <vt:variant>
        <vt:i4>5</vt:i4>
      </vt:variant>
      <vt:variant>
        <vt:lpwstr/>
      </vt:variant>
      <vt:variant>
        <vt:lpwstr>_Toc98215158</vt:lpwstr>
      </vt:variant>
      <vt:variant>
        <vt:i4>1572923</vt:i4>
      </vt:variant>
      <vt:variant>
        <vt:i4>242</vt:i4>
      </vt:variant>
      <vt:variant>
        <vt:i4>0</vt:i4>
      </vt:variant>
      <vt:variant>
        <vt:i4>5</vt:i4>
      </vt:variant>
      <vt:variant>
        <vt:lpwstr/>
      </vt:variant>
      <vt:variant>
        <vt:lpwstr>_Toc98215157</vt:lpwstr>
      </vt:variant>
      <vt:variant>
        <vt:i4>1638459</vt:i4>
      </vt:variant>
      <vt:variant>
        <vt:i4>236</vt:i4>
      </vt:variant>
      <vt:variant>
        <vt:i4>0</vt:i4>
      </vt:variant>
      <vt:variant>
        <vt:i4>5</vt:i4>
      </vt:variant>
      <vt:variant>
        <vt:lpwstr/>
      </vt:variant>
      <vt:variant>
        <vt:lpwstr>_Toc98215156</vt:lpwstr>
      </vt:variant>
      <vt:variant>
        <vt:i4>1703995</vt:i4>
      </vt:variant>
      <vt:variant>
        <vt:i4>230</vt:i4>
      </vt:variant>
      <vt:variant>
        <vt:i4>0</vt:i4>
      </vt:variant>
      <vt:variant>
        <vt:i4>5</vt:i4>
      </vt:variant>
      <vt:variant>
        <vt:lpwstr/>
      </vt:variant>
      <vt:variant>
        <vt:lpwstr>_Toc98215155</vt:lpwstr>
      </vt:variant>
      <vt:variant>
        <vt:i4>1769531</vt:i4>
      </vt:variant>
      <vt:variant>
        <vt:i4>224</vt:i4>
      </vt:variant>
      <vt:variant>
        <vt:i4>0</vt:i4>
      </vt:variant>
      <vt:variant>
        <vt:i4>5</vt:i4>
      </vt:variant>
      <vt:variant>
        <vt:lpwstr/>
      </vt:variant>
      <vt:variant>
        <vt:lpwstr>_Toc98215154</vt:lpwstr>
      </vt:variant>
      <vt:variant>
        <vt:i4>1835067</vt:i4>
      </vt:variant>
      <vt:variant>
        <vt:i4>218</vt:i4>
      </vt:variant>
      <vt:variant>
        <vt:i4>0</vt:i4>
      </vt:variant>
      <vt:variant>
        <vt:i4>5</vt:i4>
      </vt:variant>
      <vt:variant>
        <vt:lpwstr/>
      </vt:variant>
      <vt:variant>
        <vt:lpwstr>_Toc98215153</vt:lpwstr>
      </vt:variant>
      <vt:variant>
        <vt:i4>1900603</vt:i4>
      </vt:variant>
      <vt:variant>
        <vt:i4>212</vt:i4>
      </vt:variant>
      <vt:variant>
        <vt:i4>0</vt:i4>
      </vt:variant>
      <vt:variant>
        <vt:i4>5</vt:i4>
      </vt:variant>
      <vt:variant>
        <vt:lpwstr/>
      </vt:variant>
      <vt:variant>
        <vt:lpwstr>_Toc98215152</vt:lpwstr>
      </vt:variant>
      <vt:variant>
        <vt:i4>1966139</vt:i4>
      </vt:variant>
      <vt:variant>
        <vt:i4>206</vt:i4>
      </vt:variant>
      <vt:variant>
        <vt:i4>0</vt:i4>
      </vt:variant>
      <vt:variant>
        <vt:i4>5</vt:i4>
      </vt:variant>
      <vt:variant>
        <vt:lpwstr/>
      </vt:variant>
      <vt:variant>
        <vt:lpwstr>_Toc98215151</vt:lpwstr>
      </vt:variant>
      <vt:variant>
        <vt:i4>2031675</vt:i4>
      </vt:variant>
      <vt:variant>
        <vt:i4>200</vt:i4>
      </vt:variant>
      <vt:variant>
        <vt:i4>0</vt:i4>
      </vt:variant>
      <vt:variant>
        <vt:i4>5</vt:i4>
      </vt:variant>
      <vt:variant>
        <vt:lpwstr/>
      </vt:variant>
      <vt:variant>
        <vt:lpwstr>_Toc98215150</vt:lpwstr>
      </vt:variant>
      <vt:variant>
        <vt:i4>1441850</vt:i4>
      </vt:variant>
      <vt:variant>
        <vt:i4>194</vt:i4>
      </vt:variant>
      <vt:variant>
        <vt:i4>0</vt:i4>
      </vt:variant>
      <vt:variant>
        <vt:i4>5</vt:i4>
      </vt:variant>
      <vt:variant>
        <vt:lpwstr/>
      </vt:variant>
      <vt:variant>
        <vt:lpwstr>_Toc98215149</vt:lpwstr>
      </vt:variant>
      <vt:variant>
        <vt:i4>1507386</vt:i4>
      </vt:variant>
      <vt:variant>
        <vt:i4>188</vt:i4>
      </vt:variant>
      <vt:variant>
        <vt:i4>0</vt:i4>
      </vt:variant>
      <vt:variant>
        <vt:i4>5</vt:i4>
      </vt:variant>
      <vt:variant>
        <vt:lpwstr/>
      </vt:variant>
      <vt:variant>
        <vt:lpwstr>_Toc98215148</vt:lpwstr>
      </vt:variant>
      <vt:variant>
        <vt:i4>1572922</vt:i4>
      </vt:variant>
      <vt:variant>
        <vt:i4>182</vt:i4>
      </vt:variant>
      <vt:variant>
        <vt:i4>0</vt:i4>
      </vt:variant>
      <vt:variant>
        <vt:i4>5</vt:i4>
      </vt:variant>
      <vt:variant>
        <vt:lpwstr/>
      </vt:variant>
      <vt:variant>
        <vt:lpwstr>_Toc98215147</vt:lpwstr>
      </vt:variant>
      <vt:variant>
        <vt:i4>1638458</vt:i4>
      </vt:variant>
      <vt:variant>
        <vt:i4>176</vt:i4>
      </vt:variant>
      <vt:variant>
        <vt:i4>0</vt:i4>
      </vt:variant>
      <vt:variant>
        <vt:i4>5</vt:i4>
      </vt:variant>
      <vt:variant>
        <vt:lpwstr/>
      </vt:variant>
      <vt:variant>
        <vt:lpwstr>_Toc98215146</vt:lpwstr>
      </vt:variant>
      <vt:variant>
        <vt:i4>1703994</vt:i4>
      </vt:variant>
      <vt:variant>
        <vt:i4>170</vt:i4>
      </vt:variant>
      <vt:variant>
        <vt:i4>0</vt:i4>
      </vt:variant>
      <vt:variant>
        <vt:i4>5</vt:i4>
      </vt:variant>
      <vt:variant>
        <vt:lpwstr/>
      </vt:variant>
      <vt:variant>
        <vt:lpwstr>_Toc98215145</vt:lpwstr>
      </vt:variant>
      <vt:variant>
        <vt:i4>1769530</vt:i4>
      </vt:variant>
      <vt:variant>
        <vt:i4>164</vt:i4>
      </vt:variant>
      <vt:variant>
        <vt:i4>0</vt:i4>
      </vt:variant>
      <vt:variant>
        <vt:i4>5</vt:i4>
      </vt:variant>
      <vt:variant>
        <vt:lpwstr/>
      </vt:variant>
      <vt:variant>
        <vt:lpwstr>_Toc98215144</vt:lpwstr>
      </vt:variant>
      <vt:variant>
        <vt:i4>1835066</vt:i4>
      </vt:variant>
      <vt:variant>
        <vt:i4>158</vt:i4>
      </vt:variant>
      <vt:variant>
        <vt:i4>0</vt:i4>
      </vt:variant>
      <vt:variant>
        <vt:i4>5</vt:i4>
      </vt:variant>
      <vt:variant>
        <vt:lpwstr/>
      </vt:variant>
      <vt:variant>
        <vt:lpwstr>_Toc98215143</vt:lpwstr>
      </vt:variant>
      <vt:variant>
        <vt:i4>1900602</vt:i4>
      </vt:variant>
      <vt:variant>
        <vt:i4>152</vt:i4>
      </vt:variant>
      <vt:variant>
        <vt:i4>0</vt:i4>
      </vt:variant>
      <vt:variant>
        <vt:i4>5</vt:i4>
      </vt:variant>
      <vt:variant>
        <vt:lpwstr/>
      </vt:variant>
      <vt:variant>
        <vt:lpwstr>_Toc98215142</vt:lpwstr>
      </vt:variant>
      <vt:variant>
        <vt:i4>1966138</vt:i4>
      </vt:variant>
      <vt:variant>
        <vt:i4>146</vt:i4>
      </vt:variant>
      <vt:variant>
        <vt:i4>0</vt:i4>
      </vt:variant>
      <vt:variant>
        <vt:i4>5</vt:i4>
      </vt:variant>
      <vt:variant>
        <vt:lpwstr/>
      </vt:variant>
      <vt:variant>
        <vt:lpwstr>_Toc98215141</vt:lpwstr>
      </vt:variant>
      <vt:variant>
        <vt:i4>2031674</vt:i4>
      </vt:variant>
      <vt:variant>
        <vt:i4>140</vt:i4>
      </vt:variant>
      <vt:variant>
        <vt:i4>0</vt:i4>
      </vt:variant>
      <vt:variant>
        <vt:i4>5</vt:i4>
      </vt:variant>
      <vt:variant>
        <vt:lpwstr/>
      </vt:variant>
      <vt:variant>
        <vt:lpwstr>_Toc98215140</vt:lpwstr>
      </vt:variant>
      <vt:variant>
        <vt:i4>1441853</vt:i4>
      </vt:variant>
      <vt:variant>
        <vt:i4>134</vt:i4>
      </vt:variant>
      <vt:variant>
        <vt:i4>0</vt:i4>
      </vt:variant>
      <vt:variant>
        <vt:i4>5</vt:i4>
      </vt:variant>
      <vt:variant>
        <vt:lpwstr/>
      </vt:variant>
      <vt:variant>
        <vt:lpwstr>_Toc98215139</vt:lpwstr>
      </vt:variant>
      <vt:variant>
        <vt:i4>1507389</vt:i4>
      </vt:variant>
      <vt:variant>
        <vt:i4>128</vt:i4>
      </vt:variant>
      <vt:variant>
        <vt:i4>0</vt:i4>
      </vt:variant>
      <vt:variant>
        <vt:i4>5</vt:i4>
      </vt:variant>
      <vt:variant>
        <vt:lpwstr/>
      </vt:variant>
      <vt:variant>
        <vt:lpwstr>_Toc98215138</vt:lpwstr>
      </vt:variant>
      <vt:variant>
        <vt:i4>1572925</vt:i4>
      </vt:variant>
      <vt:variant>
        <vt:i4>122</vt:i4>
      </vt:variant>
      <vt:variant>
        <vt:i4>0</vt:i4>
      </vt:variant>
      <vt:variant>
        <vt:i4>5</vt:i4>
      </vt:variant>
      <vt:variant>
        <vt:lpwstr/>
      </vt:variant>
      <vt:variant>
        <vt:lpwstr>_Toc98215137</vt:lpwstr>
      </vt:variant>
      <vt:variant>
        <vt:i4>1638461</vt:i4>
      </vt:variant>
      <vt:variant>
        <vt:i4>116</vt:i4>
      </vt:variant>
      <vt:variant>
        <vt:i4>0</vt:i4>
      </vt:variant>
      <vt:variant>
        <vt:i4>5</vt:i4>
      </vt:variant>
      <vt:variant>
        <vt:lpwstr/>
      </vt:variant>
      <vt:variant>
        <vt:lpwstr>_Toc98215136</vt:lpwstr>
      </vt:variant>
      <vt:variant>
        <vt:i4>1703997</vt:i4>
      </vt:variant>
      <vt:variant>
        <vt:i4>110</vt:i4>
      </vt:variant>
      <vt:variant>
        <vt:i4>0</vt:i4>
      </vt:variant>
      <vt:variant>
        <vt:i4>5</vt:i4>
      </vt:variant>
      <vt:variant>
        <vt:lpwstr/>
      </vt:variant>
      <vt:variant>
        <vt:lpwstr>_Toc98215135</vt:lpwstr>
      </vt:variant>
      <vt:variant>
        <vt:i4>1769533</vt:i4>
      </vt:variant>
      <vt:variant>
        <vt:i4>104</vt:i4>
      </vt:variant>
      <vt:variant>
        <vt:i4>0</vt:i4>
      </vt:variant>
      <vt:variant>
        <vt:i4>5</vt:i4>
      </vt:variant>
      <vt:variant>
        <vt:lpwstr/>
      </vt:variant>
      <vt:variant>
        <vt:lpwstr>_Toc98215134</vt:lpwstr>
      </vt:variant>
      <vt:variant>
        <vt:i4>1835069</vt:i4>
      </vt:variant>
      <vt:variant>
        <vt:i4>98</vt:i4>
      </vt:variant>
      <vt:variant>
        <vt:i4>0</vt:i4>
      </vt:variant>
      <vt:variant>
        <vt:i4>5</vt:i4>
      </vt:variant>
      <vt:variant>
        <vt:lpwstr/>
      </vt:variant>
      <vt:variant>
        <vt:lpwstr>_Toc98215133</vt:lpwstr>
      </vt:variant>
      <vt:variant>
        <vt:i4>1900605</vt:i4>
      </vt:variant>
      <vt:variant>
        <vt:i4>92</vt:i4>
      </vt:variant>
      <vt:variant>
        <vt:i4>0</vt:i4>
      </vt:variant>
      <vt:variant>
        <vt:i4>5</vt:i4>
      </vt:variant>
      <vt:variant>
        <vt:lpwstr/>
      </vt:variant>
      <vt:variant>
        <vt:lpwstr>_Toc98215132</vt:lpwstr>
      </vt:variant>
      <vt:variant>
        <vt:i4>1966141</vt:i4>
      </vt:variant>
      <vt:variant>
        <vt:i4>86</vt:i4>
      </vt:variant>
      <vt:variant>
        <vt:i4>0</vt:i4>
      </vt:variant>
      <vt:variant>
        <vt:i4>5</vt:i4>
      </vt:variant>
      <vt:variant>
        <vt:lpwstr/>
      </vt:variant>
      <vt:variant>
        <vt:lpwstr>_Toc98215131</vt:lpwstr>
      </vt:variant>
      <vt:variant>
        <vt:i4>2031677</vt:i4>
      </vt:variant>
      <vt:variant>
        <vt:i4>80</vt:i4>
      </vt:variant>
      <vt:variant>
        <vt:i4>0</vt:i4>
      </vt:variant>
      <vt:variant>
        <vt:i4>5</vt:i4>
      </vt:variant>
      <vt:variant>
        <vt:lpwstr/>
      </vt:variant>
      <vt:variant>
        <vt:lpwstr>_Toc98215130</vt:lpwstr>
      </vt:variant>
      <vt:variant>
        <vt:i4>1441852</vt:i4>
      </vt:variant>
      <vt:variant>
        <vt:i4>74</vt:i4>
      </vt:variant>
      <vt:variant>
        <vt:i4>0</vt:i4>
      </vt:variant>
      <vt:variant>
        <vt:i4>5</vt:i4>
      </vt:variant>
      <vt:variant>
        <vt:lpwstr/>
      </vt:variant>
      <vt:variant>
        <vt:lpwstr>_Toc98215129</vt:lpwstr>
      </vt:variant>
      <vt:variant>
        <vt:i4>1507388</vt:i4>
      </vt:variant>
      <vt:variant>
        <vt:i4>68</vt:i4>
      </vt:variant>
      <vt:variant>
        <vt:i4>0</vt:i4>
      </vt:variant>
      <vt:variant>
        <vt:i4>5</vt:i4>
      </vt:variant>
      <vt:variant>
        <vt:lpwstr/>
      </vt:variant>
      <vt:variant>
        <vt:lpwstr>_Toc98215128</vt:lpwstr>
      </vt:variant>
      <vt:variant>
        <vt:i4>1572924</vt:i4>
      </vt:variant>
      <vt:variant>
        <vt:i4>62</vt:i4>
      </vt:variant>
      <vt:variant>
        <vt:i4>0</vt:i4>
      </vt:variant>
      <vt:variant>
        <vt:i4>5</vt:i4>
      </vt:variant>
      <vt:variant>
        <vt:lpwstr/>
      </vt:variant>
      <vt:variant>
        <vt:lpwstr>_Toc98215127</vt:lpwstr>
      </vt:variant>
      <vt:variant>
        <vt:i4>1638460</vt:i4>
      </vt:variant>
      <vt:variant>
        <vt:i4>56</vt:i4>
      </vt:variant>
      <vt:variant>
        <vt:i4>0</vt:i4>
      </vt:variant>
      <vt:variant>
        <vt:i4>5</vt:i4>
      </vt:variant>
      <vt:variant>
        <vt:lpwstr/>
      </vt:variant>
      <vt:variant>
        <vt:lpwstr>_Toc98215126</vt:lpwstr>
      </vt:variant>
      <vt:variant>
        <vt:i4>1703996</vt:i4>
      </vt:variant>
      <vt:variant>
        <vt:i4>50</vt:i4>
      </vt:variant>
      <vt:variant>
        <vt:i4>0</vt:i4>
      </vt:variant>
      <vt:variant>
        <vt:i4>5</vt:i4>
      </vt:variant>
      <vt:variant>
        <vt:lpwstr/>
      </vt:variant>
      <vt:variant>
        <vt:lpwstr>_Toc98215125</vt:lpwstr>
      </vt:variant>
      <vt:variant>
        <vt:i4>1769532</vt:i4>
      </vt:variant>
      <vt:variant>
        <vt:i4>44</vt:i4>
      </vt:variant>
      <vt:variant>
        <vt:i4>0</vt:i4>
      </vt:variant>
      <vt:variant>
        <vt:i4>5</vt:i4>
      </vt:variant>
      <vt:variant>
        <vt:lpwstr/>
      </vt:variant>
      <vt:variant>
        <vt:lpwstr>_Toc98215124</vt:lpwstr>
      </vt:variant>
      <vt:variant>
        <vt:i4>1835068</vt:i4>
      </vt:variant>
      <vt:variant>
        <vt:i4>38</vt:i4>
      </vt:variant>
      <vt:variant>
        <vt:i4>0</vt:i4>
      </vt:variant>
      <vt:variant>
        <vt:i4>5</vt:i4>
      </vt:variant>
      <vt:variant>
        <vt:lpwstr/>
      </vt:variant>
      <vt:variant>
        <vt:lpwstr>_Toc98215123</vt:lpwstr>
      </vt:variant>
      <vt:variant>
        <vt:i4>1900604</vt:i4>
      </vt:variant>
      <vt:variant>
        <vt:i4>32</vt:i4>
      </vt:variant>
      <vt:variant>
        <vt:i4>0</vt:i4>
      </vt:variant>
      <vt:variant>
        <vt:i4>5</vt:i4>
      </vt:variant>
      <vt:variant>
        <vt:lpwstr/>
      </vt:variant>
      <vt:variant>
        <vt:lpwstr>_Toc98215122</vt:lpwstr>
      </vt:variant>
      <vt:variant>
        <vt:i4>1966140</vt:i4>
      </vt:variant>
      <vt:variant>
        <vt:i4>26</vt:i4>
      </vt:variant>
      <vt:variant>
        <vt:i4>0</vt:i4>
      </vt:variant>
      <vt:variant>
        <vt:i4>5</vt:i4>
      </vt:variant>
      <vt:variant>
        <vt:lpwstr/>
      </vt:variant>
      <vt:variant>
        <vt:lpwstr>_Toc98215121</vt:lpwstr>
      </vt:variant>
      <vt:variant>
        <vt:i4>2031676</vt:i4>
      </vt:variant>
      <vt:variant>
        <vt:i4>20</vt:i4>
      </vt:variant>
      <vt:variant>
        <vt:i4>0</vt:i4>
      </vt:variant>
      <vt:variant>
        <vt:i4>5</vt:i4>
      </vt:variant>
      <vt:variant>
        <vt:lpwstr/>
      </vt:variant>
      <vt:variant>
        <vt:lpwstr>_Toc98215120</vt:lpwstr>
      </vt:variant>
      <vt:variant>
        <vt:i4>1441855</vt:i4>
      </vt:variant>
      <vt:variant>
        <vt:i4>14</vt:i4>
      </vt:variant>
      <vt:variant>
        <vt:i4>0</vt:i4>
      </vt:variant>
      <vt:variant>
        <vt:i4>5</vt:i4>
      </vt:variant>
      <vt:variant>
        <vt:lpwstr/>
      </vt:variant>
      <vt:variant>
        <vt:lpwstr>_Toc98215119</vt:lpwstr>
      </vt:variant>
      <vt:variant>
        <vt:i4>1507391</vt:i4>
      </vt:variant>
      <vt:variant>
        <vt:i4>8</vt:i4>
      </vt:variant>
      <vt:variant>
        <vt:i4>0</vt:i4>
      </vt:variant>
      <vt:variant>
        <vt:i4>5</vt:i4>
      </vt:variant>
      <vt:variant>
        <vt:lpwstr/>
      </vt:variant>
      <vt:variant>
        <vt:lpwstr>_Toc98215118</vt:lpwstr>
      </vt:variant>
      <vt:variant>
        <vt:i4>1572927</vt:i4>
      </vt:variant>
      <vt:variant>
        <vt:i4>2</vt:i4>
      </vt:variant>
      <vt:variant>
        <vt:i4>0</vt:i4>
      </vt:variant>
      <vt:variant>
        <vt:i4>5</vt:i4>
      </vt:variant>
      <vt:variant>
        <vt:lpwstr/>
      </vt:variant>
      <vt:variant>
        <vt:lpwstr>_Toc98215117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 Verify Data</dc:title>
  <dc:creator>Wirasak Chomphu</dc:creator>
  <cp:lastModifiedBy>Wirasak Chomphu</cp:lastModifiedBy>
  <cp:revision>15</cp:revision>
  <cp:lastPrinted>2005-03-03T19:34:00Z</cp:lastPrinted>
  <dcterms:created xsi:type="dcterms:W3CDTF">2018-03-27T11:19:00Z</dcterms:created>
  <dcterms:modified xsi:type="dcterms:W3CDTF">2020-07-02T09:09:00Z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i4>1</vt:i4>
  </property>
  <property fmtid="{D5CDD505-2E9C-101B-9397-08002B2CF9AE}" pid="3" name="_NewReviewCycle">
    <vt:lpwstr/>
  </property>
  <property fmtid="{D5CDD505-2E9C-101B-9397-08002B2CF9AE}" pid="4" name="ContentTypeId">
    <vt:lpwstr>0x010100B34C5FE2B2CD9A47928840E47D3C188C</vt:lpwstr>
  </property>
  <property fmtid="{D5CDD505-2E9C-101B-9397-08002B2CF9AE}" pid="5" name="Product Version0">
    <vt:lpwstr>Not Applicable</vt:lpwstr>
  </property>
  <property fmtid="{D5CDD505-2E9C-101B-9397-08002B2CF9AE}" pid="6" name="Information Owner">
    <vt:lpwstr>Chevron</vt:lpwstr>
  </property>
  <property fmtid="{D5CDD505-2E9C-101B-9397-08002B2CF9AE}" pid="7" name="Product Category">
    <vt:lpwstr>EC Sales &amp; Revenue</vt:lpwstr>
  </property>
  <property fmtid="{D5CDD505-2E9C-101B-9397-08002B2CF9AE}" pid="8" name="Sub-Project">
    <vt:lpwstr/>
  </property>
  <property fmtid="{D5CDD505-2E9C-101B-9397-08002B2CF9AE}" pid="9" name="Document Category">
    <vt:lpwstr>Testing</vt:lpwstr>
  </property>
  <property fmtid="{D5CDD505-2E9C-101B-9397-08002B2CF9AE}" pid="10" name="SBU/Operation">
    <vt:lpwstr>NMA - JV</vt:lpwstr>
  </property>
  <property fmtid="{D5CDD505-2E9C-101B-9397-08002B2CF9AE}" pid="11" name="Document Type">
    <vt:lpwstr>54</vt:lpwstr>
  </property>
  <property fmtid="{D5CDD505-2E9C-101B-9397-08002B2CF9AE}" pid="12" name="Chevron_x0020_Organization">
    <vt:lpwstr>10;#ITC|ecbec78b-50a1-4ef1-8ccc-34a4e3517e4c</vt:lpwstr>
  </property>
  <property fmtid="{D5CDD505-2E9C-101B-9397-08002B2CF9AE}" pid="13" name="Chevron Organization">
    <vt:lpwstr>2;#ITC|ecbec78b-50a1-4ef1-8ccc-34a4e3517e4c</vt:lpwstr>
  </property>
  <property fmtid="{D5CDD505-2E9C-101B-9397-08002B2CF9AE}" pid="14" name="Product  Version">
    <vt:lpwstr>Not Applicable</vt:lpwstr>
  </property>
  <property fmtid="{D5CDD505-2E9C-101B-9397-08002B2CF9AE}" pid="15" name="Order">
    <vt:r8>700</vt:r8>
  </property>
  <property fmtid="{D5CDD505-2E9C-101B-9397-08002B2CF9AE}" pid="16" name="p01231d88c934046812dbe39cf15430a">
    <vt:lpwstr>ITC|ecbec78b-50a1-4ef1-8ccc-34a4e3517e4c</vt:lpwstr>
  </property>
  <property fmtid="{D5CDD505-2E9C-101B-9397-08002B2CF9AE}" pid="17" name="Tester">
    <vt:lpwstr/>
  </property>
  <property fmtid="{D5CDD505-2E9C-101B-9397-08002B2CF9AE}" pid="18" name="EC Module">
    <vt:lpwstr>Production</vt:lpwstr>
  </property>
  <property fmtid="{D5CDD505-2E9C-101B-9397-08002B2CF9AE}" pid="19" name="Instance">
    <vt:lpwstr>CUK</vt:lpwstr>
  </property>
  <property fmtid="{D5CDD505-2E9C-101B-9397-08002B2CF9AE}" pid="20" name="EC Version">
    <vt:lpwstr>9.3</vt:lpwstr>
  </property>
  <property fmtid="{D5CDD505-2E9C-101B-9397-08002B2CF9AE}" pid="21" name="Chevron Discipline">
    <vt:lpwstr/>
  </property>
  <property fmtid="{D5CDD505-2E9C-101B-9397-08002B2CF9AE}" pid="22" name="Retention Category">
    <vt:lpwstr>4;#Reference Document|b32bd135-7ebe-49d0-bfcc-ca766c5e9989</vt:lpwstr>
  </property>
  <property fmtid="{D5CDD505-2E9C-101B-9397-08002B2CF9AE}" pid="23" name="xd_Signature">
    <vt:bool>false</vt:bool>
  </property>
  <property fmtid="{D5CDD505-2E9C-101B-9397-08002B2CF9AE}" pid="24" name="xd_ProgID">
    <vt:lpwstr/>
  </property>
  <property fmtid="{D5CDD505-2E9C-101B-9397-08002B2CF9AE}" pid="25" name="_SourceUrl">
    <vt:lpwstr/>
  </property>
  <property fmtid="{D5CDD505-2E9C-101B-9397-08002B2CF9AE}" pid="26" name="_SharedFileIndex">
    <vt:lpwstr/>
  </property>
  <property fmtid="{D5CDD505-2E9C-101B-9397-08002B2CF9AE}" pid="27" name="ComplianceAssetId">
    <vt:lpwstr/>
  </property>
  <property fmtid="{D5CDD505-2E9C-101B-9397-08002B2CF9AE}" pid="28" name="TemplateUrl">
    <vt:lpwstr/>
  </property>
</Properties>
</file>