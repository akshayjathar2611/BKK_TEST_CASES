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866B49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58:00Z">
            <w:rPr>
              <w:rFonts w:asciiTheme="minorHAnsi" w:hAnsiTheme="minorHAnsi"/>
            </w:rPr>
          </w:rPrChange>
        </w:rPr>
      </w:pPr>
      <w:r w:rsidRPr="00866B49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58:00Z">
            <w:rPr>
              <w:rFonts w:asciiTheme="minorHAnsi" w:hAnsiTheme="minorHAnsi"/>
            </w:rPr>
          </w:rPrChange>
        </w:rPr>
      </w:pPr>
    </w:p>
    <w:p w14:paraId="0BAA3730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58:00Z">
            <w:rPr>
              <w:rFonts w:asciiTheme="minorHAnsi" w:hAnsiTheme="minorHAnsi"/>
            </w:rPr>
          </w:rPrChange>
        </w:rPr>
      </w:pPr>
    </w:p>
    <w:p w14:paraId="0BAA3731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58:00Z">
            <w:rPr>
              <w:rFonts w:asciiTheme="minorHAnsi" w:hAnsiTheme="minorHAnsi"/>
            </w:rPr>
          </w:rPrChange>
        </w:rPr>
      </w:pPr>
    </w:p>
    <w:p w14:paraId="0BAA3732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58:00Z">
            <w:rPr>
              <w:rFonts w:asciiTheme="minorHAnsi" w:hAnsiTheme="minorHAnsi"/>
            </w:rPr>
          </w:rPrChange>
        </w:rPr>
      </w:pPr>
    </w:p>
    <w:p w14:paraId="0BAA3733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58:00Z">
            <w:rPr>
              <w:rFonts w:asciiTheme="minorHAnsi" w:hAnsiTheme="minorHAnsi"/>
            </w:rPr>
          </w:rPrChange>
        </w:rPr>
      </w:pPr>
    </w:p>
    <w:p w14:paraId="0BAA3734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58:00Z">
            <w:rPr>
              <w:rFonts w:asciiTheme="minorHAnsi" w:hAnsiTheme="minorHAnsi"/>
            </w:rPr>
          </w:rPrChange>
        </w:rPr>
      </w:pPr>
    </w:p>
    <w:p w14:paraId="0BAA3735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58:00Z">
            <w:rPr>
              <w:rFonts w:asciiTheme="minorHAnsi" w:hAnsiTheme="minorHAnsi"/>
            </w:rPr>
          </w:rPrChange>
        </w:rPr>
      </w:pPr>
    </w:p>
    <w:p w14:paraId="0BAA3736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58:00Z">
            <w:rPr>
              <w:rFonts w:asciiTheme="minorHAnsi" w:hAnsiTheme="minorHAnsi"/>
            </w:rPr>
          </w:rPrChange>
        </w:rPr>
      </w:pPr>
    </w:p>
    <w:p w14:paraId="0BAA3737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58:00Z">
            <w:rPr>
              <w:rFonts w:asciiTheme="minorHAnsi" w:hAnsiTheme="minorHAnsi"/>
            </w:rPr>
          </w:rPrChange>
        </w:rPr>
      </w:pPr>
    </w:p>
    <w:p w14:paraId="0BAA3738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58:00Z">
            <w:rPr>
              <w:rFonts w:asciiTheme="minorHAnsi" w:hAnsiTheme="minorHAnsi"/>
            </w:rPr>
          </w:rPrChange>
        </w:rPr>
      </w:pPr>
    </w:p>
    <w:p w14:paraId="0BAA3739" w14:textId="77777777" w:rsidR="004D61A0" w:rsidRPr="00866B49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40CC5584" w:rsidR="004D61A0" w:rsidRPr="00866B49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866B49">
        <w:rPr>
          <w:rFonts w:cs="Arial"/>
          <w:color w:val="3399FF"/>
          <w:sz w:val="52"/>
          <w:szCs w:val="52"/>
        </w:rPr>
        <w:t xml:space="preserve">EC Upgrade </w:t>
      </w:r>
      <w:r w:rsidR="00D764D4" w:rsidRPr="00866B49">
        <w:rPr>
          <w:rFonts w:cs="Arial"/>
          <w:color w:val="3399FF"/>
          <w:sz w:val="52"/>
          <w:szCs w:val="52"/>
        </w:rPr>
        <w:t>BKK</w:t>
      </w:r>
      <w:r w:rsidRPr="00866B49">
        <w:rPr>
          <w:rFonts w:cs="Arial"/>
          <w:color w:val="3399FF"/>
          <w:sz w:val="52"/>
          <w:szCs w:val="52"/>
        </w:rPr>
        <w:t xml:space="preserve"> </w:t>
      </w:r>
      <w:r w:rsidR="004D61A0" w:rsidRPr="00866B49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866B49" w:rsidRDefault="004D61A0">
      <w:pPr>
        <w:jc w:val="center"/>
        <w:rPr>
          <w:rFonts w:cs="Arial"/>
        </w:rPr>
      </w:pPr>
    </w:p>
    <w:p w14:paraId="0BAA373C" w14:textId="77777777" w:rsidR="007C0F5B" w:rsidRPr="00866B49" w:rsidRDefault="007C0F5B">
      <w:pPr>
        <w:jc w:val="center"/>
        <w:rPr>
          <w:rFonts w:cs="Arial"/>
        </w:rPr>
      </w:pPr>
    </w:p>
    <w:p w14:paraId="0BAA373D" w14:textId="77777777" w:rsidR="007C0F5B" w:rsidRPr="00866B49" w:rsidRDefault="007C0F5B">
      <w:pPr>
        <w:jc w:val="center"/>
        <w:rPr>
          <w:rFonts w:cs="Arial"/>
        </w:rPr>
      </w:pPr>
    </w:p>
    <w:p w14:paraId="0BAA373E" w14:textId="77777777" w:rsidR="007C0F5B" w:rsidRPr="00866B49" w:rsidRDefault="004D61A0">
      <w:pPr>
        <w:pStyle w:val="BodyText"/>
        <w:rPr>
          <w:rFonts w:cs="Arial"/>
          <w:color w:val="3399FF"/>
        </w:rPr>
      </w:pPr>
      <w:r w:rsidRPr="00866B49">
        <w:rPr>
          <w:rFonts w:cs="Arial"/>
          <w:b/>
          <w:color w:val="3399FF"/>
        </w:rPr>
        <w:t>Project Name</w:t>
      </w:r>
    </w:p>
    <w:p w14:paraId="0BAA373F" w14:textId="486C4E5E" w:rsidR="00EF4239" w:rsidRPr="00866B49" w:rsidRDefault="00D764D4">
      <w:pPr>
        <w:pStyle w:val="BodyText"/>
        <w:rPr>
          <w:rFonts w:cs="Arial"/>
          <w:color w:val="3399FF"/>
        </w:rPr>
      </w:pPr>
      <w:r w:rsidRPr="00866B49">
        <w:rPr>
          <w:rFonts w:cs="Arial"/>
          <w:color w:val="3399FF"/>
        </w:rPr>
        <w:t>BKK</w:t>
      </w:r>
      <w:r w:rsidR="00645ABA" w:rsidRPr="00866B49">
        <w:rPr>
          <w:rFonts w:cs="Arial"/>
          <w:color w:val="3399FF"/>
        </w:rPr>
        <w:t xml:space="preserve"> </w:t>
      </w:r>
      <w:ins w:id="12" w:author="Batra Yogesh (EXT)" w:date="2018-04-13T16:37:00Z">
        <w:r w:rsidR="0095098E">
          <w:rPr>
            <w:rFonts w:cs="Arial"/>
            <w:color w:val="3399FF"/>
          </w:rPr>
          <w:t xml:space="preserve">11.2 </w:t>
        </w:r>
      </w:ins>
      <w:r w:rsidR="00FA58CA" w:rsidRPr="00866B49">
        <w:rPr>
          <w:rFonts w:cs="Arial"/>
          <w:color w:val="3399FF"/>
        </w:rPr>
        <w:t>Project</w:t>
      </w:r>
      <w:r w:rsidR="000A438C" w:rsidRPr="00866B49">
        <w:rPr>
          <w:rFonts w:cs="Arial"/>
          <w:color w:val="3399FF"/>
        </w:rPr>
        <w:t xml:space="preserve"> </w:t>
      </w:r>
      <w:r w:rsidR="002A6A74" w:rsidRPr="00866B49">
        <w:rPr>
          <w:rFonts w:cs="Arial"/>
          <w:color w:val="3399FF"/>
        </w:rPr>
        <w:t>Energy Components</w:t>
      </w:r>
    </w:p>
    <w:p w14:paraId="0BAA3740" w14:textId="77777777" w:rsidR="004D61A0" w:rsidRPr="00866B49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866B49" w:rsidRDefault="004D61A0">
      <w:pPr>
        <w:jc w:val="center"/>
        <w:rPr>
          <w:rFonts w:cs="Arial"/>
          <w:color w:val="3399FF"/>
        </w:rPr>
      </w:pPr>
      <w:r w:rsidRPr="00866B49">
        <w:rPr>
          <w:rFonts w:cs="Arial"/>
          <w:b/>
          <w:color w:val="3399FF"/>
        </w:rPr>
        <w:t>Use-Case Name</w:t>
      </w:r>
    </w:p>
    <w:p w14:paraId="0BAA3742" w14:textId="6A944A98" w:rsidR="004D61A0" w:rsidRPr="00866B49" w:rsidRDefault="00D764D4">
      <w:pPr>
        <w:jc w:val="center"/>
        <w:rPr>
          <w:rFonts w:cs="Arial"/>
          <w:color w:val="3399FF"/>
        </w:rPr>
      </w:pPr>
      <w:r w:rsidRPr="00866B49">
        <w:rPr>
          <w:rFonts w:cs="Arial"/>
          <w:color w:val="3399FF"/>
        </w:rPr>
        <w:t>BKK_UC38</w:t>
      </w:r>
      <w:r w:rsidR="000D33FC" w:rsidRPr="00866B49">
        <w:rPr>
          <w:rFonts w:cs="Arial"/>
          <w:color w:val="3399FF"/>
        </w:rPr>
        <w:t xml:space="preserve"> – </w:t>
      </w:r>
      <w:r w:rsidRPr="00866B49">
        <w:rPr>
          <w:rFonts w:cs="Arial"/>
          <w:color w:val="3399FF"/>
        </w:rPr>
        <w:t>Maintain Well Hole</w:t>
      </w:r>
      <w:r w:rsidR="004D61A0" w:rsidRPr="00866B49">
        <w:rPr>
          <w:rFonts w:cs="Arial"/>
          <w:color w:val="3399FF"/>
        </w:rPr>
        <w:br/>
      </w:r>
    </w:p>
    <w:p w14:paraId="0BAA3743" w14:textId="77777777" w:rsidR="007C0F5B" w:rsidRPr="00866B49" w:rsidRDefault="004D61A0" w:rsidP="00B107D1">
      <w:pPr>
        <w:jc w:val="center"/>
        <w:rPr>
          <w:rFonts w:cs="Arial"/>
          <w:color w:val="3399FF"/>
        </w:rPr>
      </w:pPr>
      <w:r w:rsidRPr="00866B49">
        <w:rPr>
          <w:rFonts w:cs="Arial"/>
          <w:b/>
          <w:color w:val="3399FF"/>
        </w:rPr>
        <w:t>Origination Date</w:t>
      </w:r>
    </w:p>
    <w:p w14:paraId="0BAA3744" w14:textId="39DBFB66" w:rsidR="004D61A0" w:rsidRPr="00866B49" w:rsidRDefault="00824D04" w:rsidP="00B107D1">
      <w:pPr>
        <w:jc w:val="center"/>
        <w:rPr>
          <w:rFonts w:cs="Arial"/>
          <w:color w:val="3399FF"/>
        </w:rPr>
      </w:pPr>
      <w:r w:rsidRPr="00866B49">
        <w:rPr>
          <w:rFonts w:cs="Arial"/>
          <w:color w:val="3399FF"/>
        </w:rPr>
        <w:t>28</w:t>
      </w:r>
      <w:r w:rsidR="00D764D4" w:rsidRPr="00866B49">
        <w:rPr>
          <w:rFonts w:cs="Arial"/>
          <w:color w:val="3399FF"/>
        </w:rPr>
        <w:t>-Dec-2017</w:t>
      </w:r>
    </w:p>
    <w:p w14:paraId="0BAA3745" w14:textId="77777777" w:rsidR="004D61A0" w:rsidRPr="00866B49" w:rsidRDefault="004D61A0">
      <w:pPr>
        <w:rPr>
          <w:rFonts w:cs="Arial"/>
        </w:rPr>
      </w:pPr>
    </w:p>
    <w:p w14:paraId="0BAA3746" w14:textId="77777777" w:rsidR="004D61A0" w:rsidRPr="00866B49" w:rsidRDefault="004D61A0">
      <w:pPr>
        <w:rPr>
          <w:rFonts w:cs="Arial"/>
        </w:rPr>
      </w:pPr>
    </w:p>
    <w:p w14:paraId="0BAA3747" w14:textId="77777777" w:rsidR="004D61A0" w:rsidRPr="00866B49" w:rsidRDefault="004D61A0">
      <w:pPr>
        <w:rPr>
          <w:rFonts w:cs="Arial"/>
        </w:rPr>
      </w:pPr>
    </w:p>
    <w:p w14:paraId="0BAA3748" w14:textId="77777777" w:rsidR="004D61A0" w:rsidRPr="00866B49" w:rsidRDefault="004D61A0">
      <w:pPr>
        <w:rPr>
          <w:rFonts w:cs="Arial"/>
        </w:rPr>
      </w:pPr>
    </w:p>
    <w:p w14:paraId="0BAA3749" w14:textId="77777777" w:rsidR="004D61A0" w:rsidRPr="00866B49" w:rsidRDefault="004D61A0">
      <w:pPr>
        <w:rPr>
          <w:rFonts w:cs="Arial"/>
        </w:rPr>
      </w:pPr>
    </w:p>
    <w:p w14:paraId="0BAA374A" w14:textId="77777777" w:rsidR="004D61A0" w:rsidRPr="00866B49" w:rsidRDefault="004D61A0">
      <w:pPr>
        <w:rPr>
          <w:rFonts w:cs="Arial"/>
        </w:rPr>
      </w:pPr>
    </w:p>
    <w:p w14:paraId="0BAA374B" w14:textId="77777777" w:rsidR="004D61A0" w:rsidRPr="00866B49" w:rsidRDefault="004D61A0">
      <w:pPr>
        <w:rPr>
          <w:rFonts w:cs="Arial"/>
        </w:rPr>
      </w:pPr>
    </w:p>
    <w:p w14:paraId="0BAA374C" w14:textId="77777777" w:rsidR="004D61A0" w:rsidRPr="00866B49" w:rsidRDefault="004D61A0">
      <w:pPr>
        <w:rPr>
          <w:rFonts w:cs="Arial"/>
        </w:rPr>
      </w:pPr>
    </w:p>
    <w:p w14:paraId="0BAA374D" w14:textId="77777777" w:rsidR="004D61A0" w:rsidRPr="00866B49" w:rsidRDefault="004D61A0">
      <w:pPr>
        <w:rPr>
          <w:rFonts w:cs="Arial"/>
        </w:rPr>
      </w:pPr>
    </w:p>
    <w:p w14:paraId="0BAA374E" w14:textId="77777777" w:rsidR="004D61A0" w:rsidRPr="00866B49" w:rsidRDefault="004D61A0">
      <w:pPr>
        <w:rPr>
          <w:rFonts w:cs="Arial"/>
        </w:rPr>
      </w:pPr>
    </w:p>
    <w:p w14:paraId="0BAA374F" w14:textId="6CFFAA3C" w:rsidR="007C0F5B" w:rsidRPr="00866B49" w:rsidRDefault="007C0F5B">
      <w:pPr>
        <w:rPr>
          <w:rFonts w:cs="Arial"/>
        </w:rPr>
      </w:pPr>
    </w:p>
    <w:p w14:paraId="2732B955" w14:textId="66A6EA67" w:rsidR="004842BE" w:rsidRPr="00866B49" w:rsidRDefault="004842BE">
      <w:pPr>
        <w:rPr>
          <w:rFonts w:cs="Arial"/>
        </w:rPr>
      </w:pPr>
    </w:p>
    <w:p w14:paraId="2C7B6E53" w14:textId="55393660" w:rsidR="004842BE" w:rsidRPr="00866B49" w:rsidRDefault="004842BE">
      <w:pPr>
        <w:rPr>
          <w:rFonts w:cs="Arial"/>
        </w:rPr>
      </w:pPr>
    </w:p>
    <w:p w14:paraId="0EE7EE46" w14:textId="40C93B12" w:rsidR="004842BE" w:rsidRPr="00866B49" w:rsidRDefault="004842BE">
      <w:pPr>
        <w:rPr>
          <w:rFonts w:cs="Arial"/>
        </w:rPr>
      </w:pPr>
    </w:p>
    <w:p w14:paraId="02EBE86D" w14:textId="64E3ACC9" w:rsidR="004842BE" w:rsidRPr="00866B49" w:rsidRDefault="004842BE">
      <w:pPr>
        <w:rPr>
          <w:rFonts w:cs="Arial"/>
        </w:rPr>
      </w:pPr>
    </w:p>
    <w:p w14:paraId="0D687F34" w14:textId="758FE069" w:rsidR="004842BE" w:rsidRPr="00866B49" w:rsidRDefault="004842BE">
      <w:pPr>
        <w:rPr>
          <w:rFonts w:cs="Arial"/>
        </w:rPr>
      </w:pPr>
    </w:p>
    <w:p w14:paraId="2BA113BB" w14:textId="18611C93" w:rsidR="004842BE" w:rsidRPr="00866B49" w:rsidRDefault="004842BE">
      <w:pPr>
        <w:rPr>
          <w:rFonts w:cs="Arial"/>
        </w:rPr>
      </w:pPr>
    </w:p>
    <w:p w14:paraId="6091F7BC" w14:textId="72ACAE4F" w:rsidR="004842BE" w:rsidRPr="00866B49" w:rsidRDefault="004842BE">
      <w:pPr>
        <w:rPr>
          <w:rFonts w:cs="Arial"/>
        </w:rPr>
      </w:pPr>
    </w:p>
    <w:p w14:paraId="65A7F094" w14:textId="4CCD3BDB" w:rsidR="004842BE" w:rsidRPr="00866B49" w:rsidRDefault="004842BE">
      <w:pPr>
        <w:rPr>
          <w:rFonts w:cs="Arial"/>
        </w:rPr>
      </w:pPr>
    </w:p>
    <w:p w14:paraId="787E0E68" w14:textId="1B24DE55" w:rsidR="004842BE" w:rsidRPr="00866B49" w:rsidRDefault="004842BE">
      <w:pPr>
        <w:rPr>
          <w:rFonts w:cs="Arial"/>
        </w:rPr>
      </w:pPr>
    </w:p>
    <w:p w14:paraId="70722A6F" w14:textId="38EB9068" w:rsidR="004842BE" w:rsidRPr="00866B49" w:rsidRDefault="004842BE">
      <w:pPr>
        <w:rPr>
          <w:rFonts w:cs="Arial"/>
        </w:rPr>
      </w:pPr>
    </w:p>
    <w:p w14:paraId="400FC35E" w14:textId="25C90E82" w:rsidR="004842BE" w:rsidRPr="00866B49" w:rsidRDefault="004842BE">
      <w:pPr>
        <w:rPr>
          <w:rFonts w:cs="Arial"/>
        </w:rPr>
      </w:pPr>
    </w:p>
    <w:p w14:paraId="2D3E5E7B" w14:textId="77777777" w:rsidR="004842BE" w:rsidRPr="00866B49" w:rsidRDefault="004842BE">
      <w:pPr>
        <w:rPr>
          <w:rFonts w:cs="Arial"/>
        </w:rPr>
      </w:pPr>
    </w:p>
    <w:p w14:paraId="0BAA3750" w14:textId="01229F1A" w:rsidR="004D61A0" w:rsidRPr="00866B49" w:rsidDel="00921529" w:rsidRDefault="004D61A0" w:rsidP="00447470">
      <w:pPr>
        <w:rPr>
          <w:moveFrom w:id="13" w:author="Shah Ashay" w:date="2018-04-16T17:01:00Z"/>
          <w:rFonts w:cs="Arial"/>
        </w:rPr>
      </w:pPr>
      <w:moveFromRangeStart w:id="14" w:author="Shah Ashay" w:date="2018-04-16T17:01:00Z" w:name="move511661434"/>
      <w:moveFrom w:id="15" w:author="Shah Ashay" w:date="2018-04-16T17:01:00Z">
        <w:r w:rsidRPr="00866B49" w:rsidDel="00921529">
          <w:rPr>
            <w:rFonts w:cs="Arial"/>
          </w:rPr>
          <w:t>Revision History</w:t>
        </w:r>
      </w:moveFrom>
    </w:p>
    <w:moveFromRangeEnd w:id="14"/>
    <w:p w14:paraId="04EB5C18" w14:textId="77777777" w:rsidR="00921529" w:rsidRPr="00866B49" w:rsidRDefault="00921529" w:rsidP="00921529">
      <w:pPr>
        <w:rPr>
          <w:moveTo w:id="16" w:author="Shah Ashay" w:date="2018-04-16T17:01:00Z"/>
          <w:rFonts w:cs="Arial"/>
        </w:rPr>
      </w:pPr>
      <w:moveToRangeStart w:id="17" w:author="Shah Ashay" w:date="2018-04-16T17:01:00Z" w:name="move511661434"/>
      <w:moveTo w:id="18" w:author="Shah Ashay" w:date="2018-04-16T17:01:00Z">
        <w:r w:rsidRPr="00866B49">
          <w:rPr>
            <w:rFonts w:cs="Arial"/>
          </w:rPr>
          <w:t>Revision History</w:t>
        </w:r>
      </w:moveTo>
    </w:p>
    <w:moveToRangeEnd w:id="17"/>
    <w:p w14:paraId="0BAA3751" w14:textId="2F088656" w:rsidR="004D61A0" w:rsidRPr="00866B49" w:rsidRDefault="00921529">
      <w:pPr>
        <w:rPr>
          <w:rFonts w:cs="Arial"/>
        </w:rPr>
      </w:pPr>
      <w:ins w:id="19" w:author="Shah Ashay" w:date="2018-04-16T17:01:00Z">
        <w:r>
          <w:rPr>
            <w:rFonts w:cs="Arial"/>
          </w:rPr>
          <w:lastRenderedPageBreak/>
          <w:t xml:space="preserve"> 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20" w:author="Shah Ashay" w:date="2018-04-16T17:01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1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866B49" w14:paraId="0BAA3756" w14:textId="5ED8BD66" w:rsidTr="00921529">
        <w:trPr>
          <w:cantSplit/>
          <w:tblHeader/>
          <w:trPrChange w:id="22" w:author="Shah Ashay" w:date="2018-04-16T17:01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3" w:author="Shah Ashay" w:date="2018-04-16T17:01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866B4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66B49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4" w:author="Shah Ashay" w:date="2018-04-16T17:01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866B4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66B49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5" w:author="Shah Ashay" w:date="2018-04-16T17:01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866B4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66B49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6" w:author="Shah Ashay" w:date="2018-04-16T17:01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866B4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66B49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866B4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66B49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7" w:author="Shah Ashay" w:date="2018-04-16T17:01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866B4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66B49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866B4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66B49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8" w:author="Shah Ashay" w:date="2018-04-16T17:01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866B49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866B49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866B49" w14:paraId="0BAA375B" w14:textId="2375FBD8" w:rsidTr="00921529">
        <w:trPr>
          <w:cantSplit/>
          <w:trPrChange w:id="29" w:author="Shah Ashay" w:date="2018-04-16T17:01:00Z">
            <w:trPr>
              <w:cantSplit/>
            </w:trPr>
          </w:trPrChange>
        </w:trPr>
        <w:tc>
          <w:tcPr>
            <w:tcW w:w="611" w:type="pct"/>
            <w:tcPrChange w:id="30" w:author="Shah Ashay" w:date="2018-04-16T17:01:00Z">
              <w:tcPr>
                <w:tcW w:w="1165" w:type="dxa"/>
                <w:gridSpan w:val="2"/>
              </w:tcPr>
            </w:tcPrChange>
          </w:tcPr>
          <w:p w14:paraId="0BAA3757" w14:textId="2FF9D20C" w:rsidR="005F74A6" w:rsidRPr="00866B49" w:rsidRDefault="005F74A6" w:rsidP="005F74A6">
            <w:pPr>
              <w:jc w:val="center"/>
              <w:rPr>
                <w:rFonts w:cs="Arial"/>
                <w:sz w:val="20"/>
              </w:rPr>
            </w:pPr>
            <w:r w:rsidRPr="00866B49">
              <w:rPr>
                <w:rFonts w:cs="Arial"/>
                <w:sz w:val="20"/>
              </w:rPr>
              <w:t>1</w:t>
            </w:r>
            <w:r w:rsidR="004842BE" w:rsidRPr="00866B49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31" w:author="Shah Ashay" w:date="2018-04-16T17:01:00Z">
              <w:tcPr>
                <w:tcW w:w="1710" w:type="dxa"/>
                <w:gridSpan w:val="2"/>
              </w:tcPr>
            </w:tcPrChange>
          </w:tcPr>
          <w:p w14:paraId="0BAA3758" w14:textId="59001ADB" w:rsidR="005F74A6" w:rsidRPr="00866B49" w:rsidRDefault="00D764D4">
            <w:pPr>
              <w:jc w:val="center"/>
              <w:rPr>
                <w:rFonts w:cs="Arial"/>
                <w:sz w:val="20"/>
              </w:rPr>
            </w:pPr>
            <w:r w:rsidRPr="00866B49">
              <w:rPr>
                <w:rFonts w:cs="Arial"/>
                <w:sz w:val="20"/>
              </w:rPr>
              <w:t>28-Dec-2017</w:t>
            </w:r>
          </w:p>
        </w:tc>
        <w:tc>
          <w:tcPr>
            <w:tcW w:w="1557" w:type="pct"/>
            <w:tcPrChange w:id="32" w:author="Shah Ashay" w:date="2018-04-16T17:01:00Z">
              <w:tcPr>
                <w:tcW w:w="2970" w:type="dxa"/>
                <w:gridSpan w:val="2"/>
              </w:tcPr>
            </w:tcPrChange>
          </w:tcPr>
          <w:p w14:paraId="0BAA3759" w14:textId="5E2B7A80" w:rsidR="005F74A6" w:rsidRPr="00866B49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866B49">
              <w:rPr>
                <w:rFonts w:cs="Arial"/>
                <w:sz w:val="20"/>
              </w:rPr>
              <w:t>Draft of Use Case “</w:t>
            </w:r>
            <w:r w:rsidR="00D764D4" w:rsidRPr="00866B49">
              <w:rPr>
                <w:rFonts w:cs="Arial"/>
                <w:sz w:val="20"/>
              </w:rPr>
              <w:t>Maintain Well Hole</w:t>
            </w:r>
            <w:r w:rsidR="00734522" w:rsidRPr="00866B49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33" w:author="Shah Ashay" w:date="2018-04-16T17:01:00Z">
              <w:tcPr>
                <w:tcW w:w="1170" w:type="dxa"/>
                <w:gridSpan w:val="2"/>
              </w:tcPr>
            </w:tcPrChange>
          </w:tcPr>
          <w:p w14:paraId="0BAA375A" w14:textId="68D72F97" w:rsidR="005F74A6" w:rsidRPr="00866B49" w:rsidRDefault="00D764D4">
            <w:pPr>
              <w:jc w:val="center"/>
              <w:rPr>
                <w:rFonts w:cs="Arial"/>
                <w:sz w:val="20"/>
              </w:rPr>
            </w:pPr>
            <w:r w:rsidRPr="00866B49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4" w:author="Shah Ashay" w:date="2018-04-16T17:01:00Z">
              <w:tcPr>
                <w:tcW w:w="1170" w:type="dxa"/>
                <w:gridSpan w:val="2"/>
              </w:tcPr>
            </w:tcPrChange>
          </w:tcPr>
          <w:p w14:paraId="29DF2C40" w14:textId="77777777" w:rsidR="005F74A6" w:rsidRPr="00866B49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5" w:author="Shah Ashay" w:date="2018-04-16T17:01:00Z">
              <w:tcPr>
                <w:tcW w:w="1350" w:type="dxa"/>
                <w:gridSpan w:val="2"/>
              </w:tcPr>
            </w:tcPrChange>
          </w:tcPr>
          <w:p w14:paraId="6A1BC662" w14:textId="1DDFB2E8" w:rsidR="005F74A6" w:rsidRPr="00866B49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866B49" w14:paraId="0BAA3760" w14:textId="645D3AAF" w:rsidTr="00921529">
        <w:trPr>
          <w:cantSplit/>
          <w:trPrChange w:id="36" w:author="Shah Ashay" w:date="2018-04-16T17:01:00Z">
            <w:trPr>
              <w:cantSplit/>
            </w:trPr>
          </w:trPrChange>
        </w:trPr>
        <w:tc>
          <w:tcPr>
            <w:tcW w:w="611" w:type="pct"/>
            <w:tcPrChange w:id="37" w:author="Shah Ashay" w:date="2018-04-16T17:01:00Z">
              <w:tcPr>
                <w:tcW w:w="1165" w:type="dxa"/>
                <w:gridSpan w:val="2"/>
              </w:tcPr>
            </w:tcPrChange>
          </w:tcPr>
          <w:p w14:paraId="0BAA375C" w14:textId="12A0FA28" w:rsidR="005F74A6" w:rsidRPr="00866B49" w:rsidRDefault="00E16FDD">
            <w:pPr>
              <w:jc w:val="center"/>
              <w:rPr>
                <w:rFonts w:cs="Arial"/>
                <w:sz w:val="20"/>
              </w:rPr>
            </w:pPr>
            <w:del w:id="38" w:author="Batra Yogesh (EXT)" w:date="2018-03-27T15:55:00Z">
              <w:r w:rsidRPr="00866B49" w:rsidDel="0094137F">
                <w:rPr>
                  <w:rFonts w:cs="Arial"/>
                  <w:sz w:val="20"/>
                </w:rPr>
                <w:delText>2.0</w:delText>
              </w:r>
            </w:del>
            <w:ins w:id="39" w:author="Batra Yogesh (EXT)" w:date="2018-03-27T15:55:00Z">
              <w:r w:rsidR="0094137F" w:rsidRPr="00866B49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40" w:author="Shah Ashay" w:date="2018-04-16T17:01:00Z">
              <w:tcPr>
                <w:tcW w:w="1710" w:type="dxa"/>
                <w:gridSpan w:val="2"/>
              </w:tcPr>
            </w:tcPrChange>
          </w:tcPr>
          <w:p w14:paraId="0BAA375D" w14:textId="2EE2DD24" w:rsidR="005F74A6" w:rsidRPr="00866B49" w:rsidRDefault="00E16FDD" w:rsidP="00824D04">
            <w:pPr>
              <w:jc w:val="center"/>
              <w:rPr>
                <w:rFonts w:cs="Arial"/>
                <w:sz w:val="20"/>
              </w:rPr>
            </w:pPr>
            <w:r w:rsidRPr="00866B49">
              <w:rPr>
                <w:rFonts w:cs="Arial"/>
                <w:sz w:val="20"/>
              </w:rPr>
              <w:t>2</w:t>
            </w:r>
            <w:ins w:id="41" w:author="Batra Yogesh (EXT)" w:date="2018-03-27T14:34:00Z">
              <w:r w:rsidR="00824D04" w:rsidRPr="00866B49">
                <w:rPr>
                  <w:rFonts w:cs="Arial"/>
                  <w:sz w:val="20"/>
                </w:rPr>
                <w:t>7</w:t>
              </w:r>
            </w:ins>
            <w:del w:id="42" w:author="Batra Yogesh (EXT)" w:date="2018-03-27T14:34:00Z">
              <w:r w:rsidRPr="00866B49" w:rsidDel="00824D04">
                <w:rPr>
                  <w:rFonts w:cs="Arial"/>
                  <w:sz w:val="20"/>
                </w:rPr>
                <w:delText>3</w:delText>
              </w:r>
            </w:del>
            <w:r w:rsidRPr="00866B49">
              <w:rPr>
                <w:rFonts w:cs="Arial"/>
                <w:sz w:val="20"/>
              </w:rPr>
              <w:t>-</w:t>
            </w:r>
            <w:ins w:id="43" w:author="Batra Yogesh (EXT)" w:date="2018-03-27T14:34:00Z">
              <w:r w:rsidR="00824D04" w:rsidRPr="00866B49">
                <w:rPr>
                  <w:rFonts w:cs="Arial"/>
                  <w:sz w:val="20"/>
                </w:rPr>
                <w:t>Mar</w:t>
              </w:r>
            </w:ins>
            <w:del w:id="44" w:author="Batra Yogesh (EXT)" w:date="2018-03-27T14:34:00Z">
              <w:r w:rsidRPr="00866B49" w:rsidDel="00824D04">
                <w:rPr>
                  <w:rFonts w:cs="Arial"/>
                  <w:sz w:val="20"/>
                </w:rPr>
                <w:delText>Jan</w:delText>
              </w:r>
            </w:del>
            <w:r w:rsidRPr="00866B49">
              <w:rPr>
                <w:rFonts w:cs="Arial"/>
                <w:sz w:val="20"/>
              </w:rPr>
              <w:t>-2018</w:t>
            </w:r>
          </w:p>
        </w:tc>
        <w:tc>
          <w:tcPr>
            <w:tcW w:w="1557" w:type="pct"/>
            <w:tcPrChange w:id="45" w:author="Shah Ashay" w:date="2018-04-16T17:01:00Z">
              <w:tcPr>
                <w:tcW w:w="2970" w:type="dxa"/>
                <w:gridSpan w:val="2"/>
              </w:tcPr>
            </w:tcPrChange>
          </w:tcPr>
          <w:p w14:paraId="0BAA375E" w14:textId="504A7DCD" w:rsidR="005F74A6" w:rsidRPr="00866B49" w:rsidRDefault="00E16FDD" w:rsidP="00E16FDD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866B49">
              <w:rPr>
                <w:rFonts w:cs="Arial"/>
                <w:sz w:val="20"/>
              </w:rPr>
              <w:t xml:space="preserve">Updated as per </w:t>
            </w:r>
            <w:ins w:id="46" w:author="Batra Yogesh (EXT)" w:date="2018-03-27T14:35:00Z">
              <w:r w:rsidR="00824D04" w:rsidRPr="00866B49">
                <w:rPr>
                  <w:rFonts w:cs="Arial"/>
                  <w:sz w:val="20"/>
                </w:rPr>
                <w:t xml:space="preserve">EC </w:t>
              </w:r>
            </w:ins>
            <w:r w:rsidRPr="00866B49">
              <w:rPr>
                <w:rFonts w:cs="Arial"/>
                <w:sz w:val="20"/>
              </w:rPr>
              <w:t>11.2</w:t>
            </w:r>
            <w:r w:rsidRPr="00866B49">
              <w:rPr>
                <w:rFonts w:cs="Arial"/>
                <w:sz w:val="20"/>
              </w:rPr>
              <w:tab/>
            </w:r>
          </w:p>
        </w:tc>
        <w:tc>
          <w:tcPr>
            <w:tcW w:w="614" w:type="pct"/>
            <w:tcPrChange w:id="47" w:author="Shah Ashay" w:date="2018-04-16T17:01:00Z">
              <w:tcPr>
                <w:tcW w:w="1170" w:type="dxa"/>
                <w:gridSpan w:val="2"/>
              </w:tcPr>
            </w:tcPrChange>
          </w:tcPr>
          <w:p w14:paraId="0BAA375F" w14:textId="5EA47244" w:rsidR="005F74A6" w:rsidRPr="00866B49" w:rsidRDefault="00E16FDD">
            <w:pPr>
              <w:jc w:val="center"/>
              <w:rPr>
                <w:rFonts w:cs="Arial"/>
                <w:sz w:val="20"/>
              </w:rPr>
            </w:pPr>
            <w:r w:rsidRPr="00866B49">
              <w:rPr>
                <w:rFonts w:cs="Arial"/>
                <w:sz w:val="20"/>
              </w:rPr>
              <w:t>Tieto</w:t>
            </w:r>
          </w:p>
        </w:tc>
        <w:tc>
          <w:tcPr>
            <w:tcW w:w="614" w:type="pct"/>
            <w:tcPrChange w:id="48" w:author="Shah Ashay" w:date="2018-04-16T17:01:00Z">
              <w:tcPr>
                <w:tcW w:w="1170" w:type="dxa"/>
                <w:gridSpan w:val="2"/>
              </w:tcPr>
            </w:tcPrChange>
          </w:tcPr>
          <w:p w14:paraId="3A3230E3" w14:textId="77777777" w:rsidR="005F74A6" w:rsidRPr="00866B49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9" w:author="Shah Ashay" w:date="2018-04-16T17:01:00Z">
              <w:tcPr>
                <w:tcW w:w="1350" w:type="dxa"/>
                <w:gridSpan w:val="2"/>
              </w:tcPr>
            </w:tcPrChange>
          </w:tcPr>
          <w:p w14:paraId="16DB2B6E" w14:textId="71B14F0A" w:rsidR="005F74A6" w:rsidRPr="00866B49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784828" w:rsidRPr="00866B49" w14:paraId="140F51A3" w14:textId="77777777" w:rsidTr="00921529">
        <w:trPr>
          <w:cantSplit/>
          <w:ins w:id="50" w:author="Wirasak Chomphu" w:date="2020-07-02T16:19:00Z"/>
        </w:trPr>
        <w:tc>
          <w:tcPr>
            <w:tcW w:w="611" w:type="pct"/>
          </w:tcPr>
          <w:p w14:paraId="4284CC38" w14:textId="02FD007B" w:rsidR="00784828" w:rsidRPr="00866B49" w:rsidDel="0094137F" w:rsidRDefault="00784828" w:rsidP="00784828">
            <w:pPr>
              <w:jc w:val="center"/>
              <w:rPr>
                <w:ins w:id="51" w:author="Wirasak Chomphu" w:date="2020-07-02T16:19:00Z"/>
                <w:rFonts w:cs="Arial"/>
                <w:sz w:val="20"/>
              </w:rPr>
            </w:pPr>
            <w:ins w:id="52" w:author="Wirasak Chomphu" w:date="2020-07-02T16:19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7B9B4B32" w14:textId="3F080D7B" w:rsidR="00784828" w:rsidRPr="00866B49" w:rsidRDefault="00784828" w:rsidP="00784828">
            <w:pPr>
              <w:jc w:val="center"/>
              <w:rPr>
                <w:ins w:id="53" w:author="Wirasak Chomphu" w:date="2020-07-02T16:19:00Z"/>
                <w:rFonts w:cs="Arial"/>
                <w:sz w:val="20"/>
              </w:rPr>
            </w:pPr>
            <w:ins w:id="54" w:author="Wirasak Chomphu" w:date="2020-07-02T16:19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0FA0A89D" w14:textId="32F9F444" w:rsidR="00784828" w:rsidRPr="00866B49" w:rsidRDefault="00784828" w:rsidP="00784828">
            <w:pPr>
              <w:pStyle w:val="Header"/>
              <w:tabs>
                <w:tab w:val="clear" w:pos="4320"/>
                <w:tab w:val="clear" w:pos="8640"/>
              </w:tabs>
              <w:rPr>
                <w:ins w:id="55" w:author="Wirasak Chomphu" w:date="2020-07-02T16:19:00Z"/>
                <w:rFonts w:cs="Arial"/>
                <w:sz w:val="20"/>
              </w:rPr>
            </w:pPr>
            <w:ins w:id="56" w:author="Wirasak Chomphu" w:date="2020-07-02T16:19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217154CC" w14:textId="3A1C913F" w:rsidR="00784828" w:rsidRPr="00866B49" w:rsidRDefault="00784828" w:rsidP="00784828">
            <w:pPr>
              <w:jc w:val="center"/>
              <w:rPr>
                <w:ins w:id="57" w:author="Wirasak Chomphu" w:date="2020-07-02T16:19:00Z"/>
                <w:rFonts w:cs="Arial"/>
                <w:sz w:val="20"/>
              </w:rPr>
            </w:pPr>
            <w:ins w:id="58" w:author="Wirasak Chomphu" w:date="2020-07-02T16:19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13CECDB6" w14:textId="77777777" w:rsidR="00784828" w:rsidRPr="00866B49" w:rsidRDefault="00784828" w:rsidP="00784828">
            <w:pPr>
              <w:jc w:val="center"/>
              <w:rPr>
                <w:ins w:id="59" w:author="Wirasak Chomphu" w:date="2020-07-02T16:19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7FB66A0C" w14:textId="77777777" w:rsidR="00784828" w:rsidRPr="00866B49" w:rsidRDefault="00784828" w:rsidP="00784828">
            <w:pPr>
              <w:jc w:val="center"/>
              <w:rPr>
                <w:ins w:id="60" w:author="Wirasak Chomphu" w:date="2020-07-02T16:19:00Z"/>
                <w:rFonts w:cs="Arial"/>
                <w:sz w:val="20"/>
              </w:rPr>
            </w:pPr>
            <w:bookmarkStart w:id="61" w:name="_GoBack"/>
            <w:bookmarkEnd w:id="61"/>
          </w:p>
        </w:tc>
      </w:tr>
      <w:tr w:rsidR="005F74A6" w:rsidRPr="00866B49" w:rsidDel="00921529" w14:paraId="0BAA3765" w14:textId="4FA96966" w:rsidTr="00921529">
        <w:trPr>
          <w:cantSplit/>
          <w:del w:id="62" w:author="Shah Ashay" w:date="2018-04-16T17:01:00Z"/>
          <w:trPrChange w:id="63" w:author="Shah Ashay" w:date="2018-04-16T17:01:00Z">
            <w:trPr>
              <w:cantSplit/>
            </w:trPr>
          </w:trPrChange>
        </w:trPr>
        <w:tc>
          <w:tcPr>
            <w:tcW w:w="611" w:type="pct"/>
            <w:tcPrChange w:id="64" w:author="Shah Ashay" w:date="2018-04-16T17:01:00Z">
              <w:tcPr>
                <w:tcW w:w="1165" w:type="dxa"/>
                <w:gridSpan w:val="2"/>
              </w:tcPr>
            </w:tcPrChange>
          </w:tcPr>
          <w:p w14:paraId="0BAA3761" w14:textId="00B4CA1E" w:rsidR="005F74A6" w:rsidRPr="00866B49" w:rsidDel="00921529" w:rsidRDefault="005F74A6">
            <w:pPr>
              <w:jc w:val="center"/>
              <w:rPr>
                <w:del w:id="65" w:author="Shah Ashay" w:date="2018-04-16T17:01:00Z"/>
                <w:rFonts w:cs="Arial"/>
                <w:sz w:val="20"/>
              </w:rPr>
            </w:pPr>
          </w:p>
        </w:tc>
        <w:tc>
          <w:tcPr>
            <w:tcW w:w="897" w:type="pct"/>
            <w:tcPrChange w:id="66" w:author="Shah Ashay" w:date="2018-04-16T17:01:00Z">
              <w:tcPr>
                <w:tcW w:w="1710" w:type="dxa"/>
                <w:gridSpan w:val="2"/>
              </w:tcPr>
            </w:tcPrChange>
          </w:tcPr>
          <w:p w14:paraId="0BAA3762" w14:textId="32BA999F" w:rsidR="005F74A6" w:rsidRPr="00866B49" w:rsidDel="00921529" w:rsidRDefault="005F74A6">
            <w:pPr>
              <w:jc w:val="center"/>
              <w:rPr>
                <w:del w:id="67" w:author="Shah Ashay" w:date="2018-04-16T17:01:00Z"/>
                <w:rFonts w:cs="Arial"/>
                <w:sz w:val="20"/>
              </w:rPr>
            </w:pPr>
          </w:p>
        </w:tc>
        <w:tc>
          <w:tcPr>
            <w:tcW w:w="1557" w:type="pct"/>
            <w:tcPrChange w:id="68" w:author="Shah Ashay" w:date="2018-04-16T17:01:00Z">
              <w:tcPr>
                <w:tcW w:w="2970" w:type="dxa"/>
                <w:gridSpan w:val="2"/>
              </w:tcPr>
            </w:tcPrChange>
          </w:tcPr>
          <w:p w14:paraId="0BAA3763" w14:textId="3BA42F7F" w:rsidR="005F74A6" w:rsidRPr="00866B49" w:rsidDel="00921529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9" w:author="Shah Ashay" w:date="2018-04-16T17:01:00Z"/>
                <w:rFonts w:cs="Arial"/>
                <w:sz w:val="20"/>
              </w:rPr>
            </w:pPr>
          </w:p>
        </w:tc>
        <w:tc>
          <w:tcPr>
            <w:tcW w:w="614" w:type="pct"/>
            <w:tcPrChange w:id="70" w:author="Shah Ashay" w:date="2018-04-16T17:01:00Z">
              <w:tcPr>
                <w:tcW w:w="1170" w:type="dxa"/>
                <w:gridSpan w:val="2"/>
              </w:tcPr>
            </w:tcPrChange>
          </w:tcPr>
          <w:p w14:paraId="0BAA3764" w14:textId="24BEEC19" w:rsidR="005F74A6" w:rsidRPr="00866B49" w:rsidDel="00921529" w:rsidRDefault="005F74A6">
            <w:pPr>
              <w:jc w:val="center"/>
              <w:rPr>
                <w:del w:id="71" w:author="Shah Ashay" w:date="2018-04-16T17:01:00Z"/>
                <w:rFonts w:cs="Arial"/>
                <w:sz w:val="20"/>
              </w:rPr>
            </w:pPr>
          </w:p>
        </w:tc>
        <w:tc>
          <w:tcPr>
            <w:tcW w:w="614" w:type="pct"/>
            <w:tcPrChange w:id="72" w:author="Shah Ashay" w:date="2018-04-16T17:01:00Z">
              <w:tcPr>
                <w:tcW w:w="1170" w:type="dxa"/>
                <w:gridSpan w:val="2"/>
              </w:tcPr>
            </w:tcPrChange>
          </w:tcPr>
          <w:p w14:paraId="7F4C939B" w14:textId="4B744BDB" w:rsidR="005F74A6" w:rsidRPr="00866B49" w:rsidDel="00921529" w:rsidRDefault="005F74A6">
            <w:pPr>
              <w:jc w:val="center"/>
              <w:rPr>
                <w:del w:id="73" w:author="Shah Ashay" w:date="2018-04-16T17:01:00Z"/>
                <w:rFonts w:cs="Arial"/>
                <w:sz w:val="20"/>
              </w:rPr>
            </w:pPr>
          </w:p>
        </w:tc>
        <w:tc>
          <w:tcPr>
            <w:tcW w:w="707" w:type="pct"/>
            <w:tcPrChange w:id="74" w:author="Shah Ashay" w:date="2018-04-16T17:01:00Z">
              <w:tcPr>
                <w:tcW w:w="1350" w:type="dxa"/>
                <w:gridSpan w:val="2"/>
              </w:tcPr>
            </w:tcPrChange>
          </w:tcPr>
          <w:p w14:paraId="2220525C" w14:textId="478EE30E" w:rsidR="005F74A6" w:rsidRPr="00866B49" w:rsidDel="00921529" w:rsidRDefault="005F74A6">
            <w:pPr>
              <w:jc w:val="center"/>
              <w:rPr>
                <w:del w:id="75" w:author="Shah Ashay" w:date="2018-04-16T17:01:00Z"/>
                <w:rFonts w:cs="Arial"/>
                <w:sz w:val="20"/>
              </w:rPr>
            </w:pPr>
          </w:p>
        </w:tc>
      </w:tr>
      <w:tr w:rsidR="005F74A6" w:rsidRPr="00866B49" w:rsidDel="00921529" w14:paraId="0BAA376A" w14:textId="08984664" w:rsidTr="00921529">
        <w:trPr>
          <w:cantSplit/>
          <w:del w:id="76" w:author="Shah Ashay" w:date="2018-04-16T17:01:00Z"/>
          <w:trPrChange w:id="77" w:author="Shah Ashay" w:date="2018-04-16T17:01:00Z">
            <w:trPr>
              <w:cantSplit/>
            </w:trPr>
          </w:trPrChange>
        </w:trPr>
        <w:tc>
          <w:tcPr>
            <w:tcW w:w="611" w:type="pct"/>
            <w:tcPrChange w:id="78" w:author="Shah Ashay" w:date="2018-04-16T17:01:00Z">
              <w:tcPr>
                <w:tcW w:w="1165" w:type="dxa"/>
                <w:gridSpan w:val="2"/>
              </w:tcPr>
            </w:tcPrChange>
          </w:tcPr>
          <w:p w14:paraId="0BAA3766" w14:textId="313D5BAD" w:rsidR="005F74A6" w:rsidRPr="00866B49" w:rsidDel="00921529" w:rsidRDefault="005F74A6">
            <w:pPr>
              <w:jc w:val="center"/>
              <w:rPr>
                <w:del w:id="79" w:author="Shah Ashay" w:date="2018-04-16T17:01:00Z"/>
                <w:rFonts w:cs="Arial"/>
                <w:sz w:val="20"/>
              </w:rPr>
            </w:pPr>
          </w:p>
        </w:tc>
        <w:tc>
          <w:tcPr>
            <w:tcW w:w="897" w:type="pct"/>
            <w:tcPrChange w:id="80" w:author="Shah Ashay" w:date="2018-04-16T17:01:00Z">
              <w:tcPr>
                <w:tcW w:w="1710" w:type="dxa"/>
                <w:gridSpan w:val="2"/>
              </w:tcPr>
            </w:tcPrChange>
          </w:tcPr>
          <w:p w14:paraId="0BAA3767" w14:textId="19F2CBB9" w:rsidR="005F74A6" w:rsidRPr="00866B49" w:rsidDel="00921529" w:rsidRDefault="005F74A6">
            <w:pPr>
              <w:jc w:val="center"/>
              <w:rPr>
                <w:del w:id="81" w:author="Shah Ashay" w:date="2018-04-16T17:01:00Z"/>
                <w:rFonts w:cs="Arial"/>
                <w:sz w:val="20"/>
              </w:rPr>
            </w:pPr>
          </w:p>
        </w:tc>
        <w:tc>
          <w:tcPr>
            <w:tcW w:w="1557" w:type="pct"/>
            <w:tcPrChange w:id="82" w:author="Shah Ashay" w:date="2018-04-16T17:01:00Z">
              <w:tcPr>
                <w:tcW w:w="2970" w:type="dxa"/>
                <w:gridSpan w:val="2"/>
              </w:tcPr>
            </w:tcPrChange>
          </w:tcPr>
          <w:p w14:paraId="0BAA3768" w14:textId="127E43D0" w:rsidR="005F74A6" w:rsidRPr="00866B49" w:rsidDel="00921529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3" w:author="Shah Ashay" w:date="2018-04-16T17:01:00Z"/>
                <w:rFonts w:cs="Arial"/>
                <w:sz w:val="20"/>
              </w:rPr>
            </w:pPr>
          </w:p>
        </w:tc>
        <w:tc>
          <w:tcPr>
            <w:tcW w:w="614" w:type="pct"/>
            <w:tcPrChange w:id="84" w:author="Shah Ashay" w:date="2018-04-16T17:01:00Z">
              <w:tcPr>
                <w:tcW w:w="1170" w:type="dxa"/>
                <w:gridSpan w:val="2"/>
              </w:tcPr>
            </w:tcPrChange>
          </w:tcPr>
          <w:p w14:paraId="0BAA3769" w14:textId="10FC409B" w:rsidR="005F74A6" w:rsidRPr="00866B49" w:rsidDel="00921529" w:rsidRDefault="005F74A6">
            <w:pPr>
              <w:jc w:val="center"/>
              <w:rPr>
                <w:del w:id="85" w:author="Shah Ashay" w:date="2018-04-16T17:01:00Z"/>
                <w:rFonts w:cs="Arial"/>
                <w:sz w:val="20"/>
              </w:rPr>
            </w:pPr>
          </w:p>
        </w:tc>
        <w:tc>
          <w:tcPr>
            <w:tcW w:w="614" w:type="pct"/>
            <w:tcPrChange w:id="86" w:author="Shah Ashay" w:date="2018-04-16T17:01:00Z">
              <w:tcPr>
                <w:tcW w:w="1170" w:type="dxa"/>
                <w:gridSpan w:val="2"/>
              </w:tcPr>
            </w:tcPrChange>
          </w:tcPr>
          <w:p w14:paraId="027A5A19" w14:textId="38473D12" w:rsidR="005F74A6" w:rsidRPr="00866B49" w:rsidDel="00921529" w:rsidRDefault="005F74A6">
            <w:pPr>
              <w:jc w:val="center"/>
              <w:rPr>
                <w:del w:id="87" w:author="Shah Ashay" w:date="2018-04-16T17:01:00Z"/>
                <w:rFonts w:cs="Arial"/>
                <w:sz w:val="20"/>
              </w:rPr>
            </w:pPr>
          </w:p>
        </w:tc>
        <w:tc>
          <w:tcPr>
            <w:tcW w:w="707" w:type="pct"/>
            <w:tcPrChange w:id="88" w:author="Shah Ashay" w:date="2018-04-16T17:01:00Z">
              <w:tcPr>
                <w:tcW w:w="1350" w:type="dxa"/>
                <w:gridSpan w:val="2"/>
              </w:tcPr>
            </w:tcPrChange>
          </w:tcPr>
          <w:p w14:paraId="38883292" w14:textId="1FFEAF50" w:rsidR="005F74A6" w:rsidRPr="00866B49" w:rsidDel="00921529" w:rsidRDefault="005F74A6">
            <w:pPr>
              <w:jc w:val="center"/>
              <w:rPr>
                <w:del w:id="89" w:author="Shah Ashay" w:date="2018-04-16T17:01:00Z"/>
                <w:rFonts w:cs="Arial"/>
                <w:sz w:val="20"/>
              </w:rPr>
            </w:pPr>
          </w:p>
        </w:tc>
      </w:tr>
      <w:tr w:rsidR="005F74A6" w:rsidRPr="00866B49" w:rsidDel="00921529" w14:paraId="0BAA376F" w14:textId="15319936" w:rsidTr="00921529">
        <w:trPr>
          <w:cantSplit/>
          <w:del w:id="90" w:author="Shah Ashay" w:date="2018-04-16T17:01:00Z"/>
          <w:trPrChange w:id="91" w:author="Shah Ashay" w:date="2018-04-16T17:01:00Z">
            <w:trPr>
              <w:cantSplit/>
            </w:trPr>
          </w:trPrChange>
        </w:trPr>
        <w:tc>
          <w:tcPr>
            <w:tcW w:w="611" w:type="pct"/>
            <w:tcPrChange w:id="92" w:author="Shah Ashay" w:date="2018-04-16T17:01:00Z">
              <w:tcPr>
                <w:tcW w:w="1165" w:type="dxa"/>
                <w:gridSpan w:val="2"/>
              </w:tcPr>
            </w:tcPrChange>
          </w:tcPr>
          <w:p w14:paraId="0BAA376B" w14:textId="54D111E4" w:rsidR="005F74A6" w:rsidRPr="00866B49" w:rsidDel="00921529" w:rsidRDefault="005F74A6">
            <w:pPr>
              <w:jc w:val="center"/>
              <w:rPr>
                <w:del w:id="93" w:author="Shah Ashay" w:date="2018-04-16T17:01:00Z"/>
                <w:rFonts w:cs="Arial"/>
                <w:sz w:val="20"/>
              </w:rPr>
            </w:pPr>
          </w:p>
        </w:tc>
        <w:tc>
          <w:tcPr>
            <w:tcW w:w="897" w:type="pct"/>
            <w:tcPrChange w:id="94" w:author="Shah Ashay" w:date="2018-04-16T17:01:00Z">
              <w:tcPr>
                <w:tcW w:w="1710" w:type="dxa"/>
                <w:gridSpan w:val="2"/>
              </w:tcPr>
            </w:tcPrChange>
          </w:tcPr>
          <w:p w14:paraId="0BAA376C" w14:textId="73A82E11" w:rsidR="005F74A6" w:rsidRPr="00866B49" w:rsidDel="00921529" w:rsidRDefault="005F74A6">
            <w:pPr>
              <w:jc w:val="center"/>
              <w:rPr>
                <w:del w:id="95" w:author="Shah Ashay" w:date="2018-04-16T17:01:00Z"/>
                <w:rFonts w:cs="Arial"/>
                <w:sz w:val="20"/>
              </w:rPr>
            </w:pPr>
          </w:p>
        </w:tc>
        <w:tc>
          <w:tcPr>
            <w:tcW w:w="1557" w:type="pct"/>
            <w:tcPrChange w:id="96" w:author="Shah Ashay" w:date="2018-04-16T17:01:00Z">
              <w:tcPr>
                <w:tcW w:w="2970" w:type="dxa"/>
                <w:gridSpan w:val="2"/>
              </w:tcPr>
            </w:tcPrChange>
          </w:tcPr>
          <w:p w14:paraId="0BAA376D" w14:textId="15FC4501" w:rsidR="005F74A6" w:rsidRPr="00866B49" w:rsidDel="00921529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7" w:author="Shah Ashay" w:date="2018-04-16T17:01:00Z"/>
                <w:rFonts w:cs="Arial"/>
                <w:sz w:val="20"/>
              </w:rPr>
            </w:pPr>
          </w:p>
        </w:tc>
        <w:tc>
          <w:tcPr>
            <w:tcW w:w="614" w:type="pct"/>
            <w:tcPrChange w:id="98" w:author="Shah Ashay" w:date="2018-04-16T17:01:00Z">
              <w:tcPr>
                <w:tcW w:w="1170" w:type="dxa"/>
                <w:gridSpan w:val="2"/>
              </w:tcPr>
            </w:tcPrChange>
          </w:tcPr>
          <w:p w14:paraId="0BAA376E" w14:textId="09EFF08A" w:rsidR="005F74A6" w:rsidRPr="00866B49" w:rsidDel="00921529" w:rsidRDefault="005F74A6">
            <w:pPr>
              <w:jc w:val="center"/>
              <w:rPr>
                <w:del w:id="99" w:author="Shah Ashay" w:date="2018-04-16T17:01:00Z"/>
                <w:rFonts w:cs="Arial"/>
                <w:sz w:val="20"/>
              </w:rPr>
            </w:pPr>
          </w:p>
        </w:tc>
        <w:tc>
          <w:tcPr>
            <w:tcW w:w="614" w:type="pct"/>
            <w:tcPrChange w:id="100" w:author="Shah Ashay" w:date="2018-04-16T17:01:00Z">
              <w:tcPr>
                <w:tcW w:w="1170" w:type="dxa"/>
                <w:gridSpan w:val="2"/>
              </w:tcPr>
            </w:tcPrChange>
          </w:tcPr>
          <w:p w14:paraId="4BC707ED" w14:textId="54EB81F3" w:rsidR="005F74A6" w:rsidRPr="00866B49" w:rsidDel="00921529" w:rsidRDefault="005F74A6">
            <w:pPr>
              <w:jc w:val="center"/>
              <w:rPr>
                <w:del w:id="101" w:author="Shah Ashay" w:date="2018-04-16T17:01:00Z"/>
                <w:rFonts w:cs="Arial"/>
                <w:sz w:val="20"/>
              </w:rPr>
            </w:pPr>
          </w:p>
        </w:tc>
        <w:tc>
          <w:tcPr>
            <w:tcW w:w="707" w:type="pct"/>
            <w:tcPrChange w:id="102" w:author="Shah Ashay" w:date="2018-04-16T17:01:00Z">
              <w:tcPr>
                <w:tcW w:w="1350" w:type="dxa"/>
                <w:gridSpan w:val="2"/>
              </w:tcPr>
            </w:tcPrChange>
          </w:tcPr>
          <w:p w14:paraId="5CF39564" w14:textId="69E51A5F" w:rsidR="005F74A6" w:rsidRPr="00866B49" w:rsidDel="00921529" w:rsidRDefault="005F74A6">
            <w:pPr>
              <w:jc w:val="center"/>
              <w:rPr>
                <w:del w:id="103" w:author="Shah Ashay" w:date="2018-04-16T17:01:00Z"/>
                <w:rFonts w:cs="Arial"/>
                <w:sz w:val="20"/>
              </w:rPr>
            </w:pPr>
          </w:p>
        </w:tc>
      </w:tr>
    </w:tbl>
    <w:p w14:paraId="0BAA3770" w14:textId="77777777" w:rsidR="00AD190F" w:rsidRPr="00866B49" w:rsidRDefault="00AD190F">
      <w:pPr>
        <w:rPr>
          <w:rFonts w:cs="Arial"/>
        </w:rPr>
        <w:sectPr w:rsidR="00AD190F" w:rsidRPr="00866B4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866B49" w:rsidRDefault="004D61A0">
      <w:pPr>
        <w:jc w:val="center"/>
        <w:rPr>
          <w:rFonts w:cs="Arial"/>
          <w:b/>
          <w:color w:val="3399FF"/>
          <w:sz w:val="28"/>
        </w:rPr>
      </w:pPr>
      <w:r w:rsidRPr="00866B49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866B49" w:rsidRDefault="004D61A0">
      <w:pPr>
        <w:rPr>
          <w:rFonts w:cs="Arial"/>
        </w:rPr>
      </w:pPr>
    </w:p>
    <w:p w14:paraId="67720211" w14:textId="7DD43AE4" w:rsidR="00BD06B2" w:rsidRPr="00921529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921529">
        <w:rPr>
          <w:rFonts w:ascii="Arial" w:hAnsi="Arial" w:cs="Arial"/>
        </w:rPr>
        <w:fldChar w:fldCharType="begin"/>
      </w:r>
      <w:r w:rsidR="004D61A0" w:rsidRPr="00866B49">
        <w:rPr>
          <w:rFonts w:ascii="Arial" w:hAnsi="Arial" w:cs="Arial"/>
        </w:rPr>
        <w:instrText xml:space="preserve"> TOC \o "1-2" \h \z </w:instrText>
      </w:r>
      <w:r w:rsidRPr="00921529">
        <w:rPr>
          <w:rFonts w:ascii="Arial" w:hAnsi="Arial" w:cs="Arial"/>
          <w:rPrChange w:id="104" w:author="Batra Yogesh (EXT)" w:date="2018-04-13T12:58:00Z">
            <w:rPr>
              <w:rFonts w:ascii="Arial" w:hAnsi="Arial" w:cs="Arial"/>
            </w:rPr>
          </w:rPrChange>
        </w:rPr>
        <w:fldChar w:fldCharType="separate"/>
      </w:r>
      <w:r w:rsidR="00B0486D" w:rsidRPr="00921529">
        <w:fldChar w:fldCharType="begin"/>
      </w:r>
      <w:r w:rsidR="00B0486D" w:rsidRPr="00866B49">
        <w:rPr>
          <w:rFonts w:ascii="Arial" w:hAnsi="Arial" w:cs="Arial"/>
          <w:rPrChange w:id="105" w:author="Batra Yogesh (EXT)" w:date="2018-04-13T12:58:00Z">
            <w:rPr/>
          </w:rPrChange>
        </w:rPr>
        <w:instrText xml:space="preserve"> HYPERLINK \l "_Toc502243120" </w:instrText>
      </w:r>
      <w:r w:rsidR="00B0486D" w:rsidRPr="00921529">
        <w:rPr>
          <w:noProof/>
        </w:rPr>
        <w:fldChar w:fldCharType="separate"/>
      </w:r>
      <w:r w:rsidR="00BD06B2" w:rsidRPr="00866B49">
        <w:rPr>
          <w:rStyle w:val="Hyperlink"/>
          <w:rFonts w:ascii="Arial" w:hAnsi="Arial" w:cs="Arial"/>
          <w:noProof/>
          <w:rPrChange w:id="106" w:author="Batra Yogesh (EXT)" w:date="2018-04-13T12:58:00Z">
            <w:rPr>
              <w:rStyle w:val="Hyperlink"/>
              <w:noProof/>
            </w:rPr>
          </w:rPrChange>
        </w:rPr>
        <w:t>1.</w:t>
      </w:r>
      <w:r w:rsidR="00BD06B2" w:rsidRPr="00866B49">
        <w:rPr>
          <w:rFonts w:ascii="Arial" w:hAnsi="Arial" w:cs="Arial"/>
          <w:noProof/>
          <w:szCs w:val="28"/>
          <w:lang w:bidi="th-TH"/>
          <w:rPrChange w:id="107" w:author="Batra Yogesh (EXT)" w:date="2018-04-13T12:58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BD06B2" w:rsidRPr="00866B49">
        <w:rPr>
          <w:rStyle w:val="Hyperlink"/>
          <w:rFonts w:ascii="Arial" w:hAnsi="Arial" w:cs="Arial"/>
          <w:noProof/>
          <w:rPrChange w:id="108" w:author="Batra Yogesh (EXT)" w:date="2018-04-13T12:58:00Z">
            <w:rPr>
              <w:rStyle w:val="Hyperlink"/>
              <w:noProof/>
            </w:rPr>
          </w:rPrChange>
        </w:rPr>
        <w:t>Use Case Information</w:t>
      </w:r>
      <w:r w:rsidR="00BD06B2" w:rsidRPr="00866B49">
        <w:rPr>
          <w:rFonts w:ascii="Arial" w:hAnsi="Arial" w:cs="Arial"/>
          <w:noProof/>
          <w:webHidden/>
          <w:rPrChange w:id="109" w:author="Batra Yogesh (EXT)" w:date="2018-04-13T12:58:00Z">
            <w:rPr>
              <w:noProof/>
              <w:webHidden/>
            </w:rPr>
          </w:rPrChange>
        </w:rPr>
        <w:tab/>
      </w:r>
      <w:r w:rsidR="00BD06B2" w:rsidRPr="00921529">
        <w:rPr>
          <w:noProof/>
          <w:webHidden/>
        </w:rPr>
        <w:fldChar w:fldCharType="begin"/>
      </w:r>
      <w:r w:rsidR="00BD06B2" w:rsidRPr="00921529">
        <w:rPr>
          <w:noProof/>
          <w:webHidden/>
        </w:rPr>
        <w:instrText xml:space="preserve"> PAGEREF _Toc502243120 \h </w:instrText>
      </w:r>
      <w:r w:rsidR="00BD06B2" w:rsidRPr="00921529">
        <w:rPr>
          <w:noProof/>
          <w:webHidden/>
        </w:rPr>
      </w:r>
      <w:r w:rsidR="00BD06B2" w:rsidRPr="00921529">
        <w:rPr>
          <w:noProof/>
          <w:webHidden/>
        </w:rPr>
        <w:fldChar w:fldCharType="separate"/>
      </w:r>
      <w:r w:rsidR="00BD06B2" w:rsidRPr="00921529">
        <w:rPr>
          <w:noProof/>
          <w:webHidden/>
        </w:rPr>
        <w:t>4</w:t>
      </w:r>
      <w:r w:rsidR="00BD06B2" w:rsidRPr="00921529">
        <w:rPr>
          <w:noProof/>
          <w:webHidden/>
        </w:rPr>
        <w:fldChar w:fldCharType="end"/>
      </w:r>
      <w:r w:rsidR="00B0486D" w:rsidRPr="00921529">
        <w:rPr>
          <w:noProof/>
        </w:rPr>
        <w:fldChar w:fldCharType="end"/>
      </w:r>
    </w:p>
    <w:p w14:paraId="1BC63EAA" w14:textId="38DF5FD8" w:rsidR="00BD06B2" w:rsidRPr="00921529" w:rsidRDefault="00B0486D">
      <w:pPr>
        <w:pStyle w:val="TOC1"/>
        <w:rPr>
          <w:rFonts w:cstheme="minorBidi"/>
          <w:noProof/>
          <w:szCs w:val="28"/>
          <w:lang w:bidi="th-TH"/>
        </w:rPr>
      </w:pPr>
      <w:r w:rsidRPr="00921529">
        <w:fldChar w:fldCharType="begin"/>
      </w:r>
      <w:r w:rsidRPr="00921529">
        <w:instrText xml:space="preserve"> HYPERLINK \l "_Toc502243121" </w:instrText>
      </w:r>
      <w:r w:rsidRPr="00921529">
        <w:rPr>
          <w:noProof/>
        </w:rPr>
        <w:fldChar w:fldCharType="separate"/>
      </w:r>
      <w:r w:rsidR="00BD06B2" w:rsidRPr="00921529">
        <w:rPr>
          <w:rStyle w:val="Hyperlink"/>
          <w:rFonts w:ascii="Arial" w:hAnsi="Arial" w:cs="Arial"/>
          <w:noProof/>
          <w:rPrChange w:id="110" w:author="Shah Ashay" w:date="2018-04-16T17:02:00Z">
            <w:rPr>
              <w:rStyle w:val="Hyperlink"/>
              <w:noProof/>
            </w:rPr>
          </w:rPrChange>
        </w:rPr>
        <w:t>2.</w:t>
      </w:r>
      <w:r w:rsidR="00BD06B2" w:rsidRPr="00921529">
        <w:rPr>
          <w:rFonts w:ascii="Arial" w:hAnsi="Arial" w:cs="Arial"/>
          <w:noProof/>
          <w:szCs w:val="28"/>
          <w:lang w:bidi="th-TH"/>
          <w:rPrChange w:id="111" w:author="Shah Ashay" w:date="2018-04-16T17:02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BD06B2" w:rsidRPr="00921529">
        <w:rPr>
          <w:rStyle w:val="Hyperlink"/>
          <w:rFonts w:ascii="Arial" w:hAnsi="Arial" w:cs="Arial"/>
          <w:noProof/>
          <w:rPrChange w:id="112" w:author="Shah Ashay" w:date="2018-04-16T17:02:00Z">
            <w:rPr>
              <w:rStyle w:val="Hyperlink"/>
              <w:noProof/>
            </w:rPr>
          </w:rPrChange>
        </w:rPr>
        <w:t>Primary Flow: BKK_UC38 Enter a new Well Hole</w:t>
      </w:r>
      <w:r w:rsidR="00BD06B2" w:rsidRPr="00921529">
        <w:rPr>
          <w:noProof/>
          <w:webHidden/>
        </w:rPr>
        <w:tab/>
      </w:r>
      <w:r w:rsidR="00BD06B2" w:rsidRPr="00921529">
        <w:rPr>
          <w:noProof/>
          <w:webHidden/>
        </w:rPr>
        <w:fldChar w:fldCharType="begin"/>
      </w:r>
      <w:r w:rsidR="00BD06B2" w:rsidRPr="00921529">
        <w:rPr>
          <w:noProof/>
          <w:webHidden/>
        </w:rPr>
        <w:instrText xml:space="preserve"> PAGEREF _Toc502243121 \h </w:instrText>
      </w:r>
      <w:r w:rsidR="00BD06B2" w:rsidRPr="00921529">
        <w:rPr>
          <w:noProof/>
          <w:webHidden/>
        </w:rPr>
      </w:r>
      <w:r w:rsidR="00BD06B2" w:rsidRPr="00921529">
        <w:rPr>
          <w:noProof/>
          <w:webHidden/>
        </w:rPr>
        <w:fldChar w:fldCharType="separate"/>
      </w:r>
      <w:r w:rsidR="00BD06B2" w:rsidRPr="00921529">
        <w:rPr>
          <w:noProof/>
          <w:webHidden/>
        </w:rPr>
        <w:t>4</w:t>
      </w:r>
      <w:r w:rsidR="00BD06B2" w:rsidRPr="00921529">
        <w:rPr>
          <w:noProof/>
          <w:webHidden/>
        </w:rPr>
        <w:fldChar w:fldCharType="end"/>
      </w:r>
      <w:r w:rsidRPr="00921529">
        <w:rPr>
          <w:noProof/>
        </w:rPr>
        <w:fldChar w:fldCharType="end"/>
      </w:r>
    </w:p>
    <w:p w14:paraId="1F5EB63C" w14:textId="532306D8" w:rsidR="00BD06B2" w:rsidRPr="00921529" w:rsidRDefault="00B0486D">
      <w:pPr>
        <w:pStyle w:val="TOC1"/>
        <w:rPr>
          <w:rFonts w:cstheme="minorBidi"/>
          <w:noProof/>
          <w:szCs w:val="28"/>
          <w:lang w:bidi="th-TH"/>
        </w:rPr>
      </w:pPr>
      <w:r w:rsidRPr="00921529">
        <w:fldChar w:fldCharType="begin"/>
      </w:r>
      <w:r w:rsidRPr="00921529">
        <w:instrText xml:space="preserve"> HYPERLINK \l "_Toc502243122" </w:instrText>
      </w:r>
      <w:r w:rsidRPr="00921529">
        <w:rPr>
          <w:noProof/>
        </w:rPr>
        <w:fldChar w:fldCharType="separate"/>
      </w:r>
      <w:r w:rsidR="00BD06B2" w:rsidRPr="00921529">
        <w:rPr>
          <w:rStyle w:val="Hyperlink"/>
          <w:rFonts w:ascii="Arial" w:hAnsi="Arial" w:cs="Arial"/>
          <w:noProof/>
          <w:rPrChange w:id="113" w:author="Shah Ashay" w:date="2018-04-16T17:02:00Z">
            <w:rPr>
              <w:rStyle w:val="Hyperlink"/>
              <w:noProof/>
            </w:rPr>
          </w:rPrChange>
        </w:rPr>
        <w:t>3.</w:t>
      </w:r>
      <w:r w:rsidR="00BD06B2" w:rsidRPr="00921529">
        <w:rPr>
          <w:rFonts w:ascii="Arial" w:hAnsi="Arial" w:cs="Arial"/>
          <w:noProof/>
          <w:szCs w:val="28"/>
          <w:lang w:bidi="th-TH"/>
          <w:rPrChange w:id="114" w:author="Shah Ashay" w:date="2018-04-16T17:02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BD06B2" w:rsidRPr="00921529">
        <w:rPr>
          <w:rStyle w:val="Hyperlink"/>
          <w:rFonts w:ascii="Arial" w:hAnsi="Arial" w:cs="Arial"/>
          <w:noProof/>
          <w:rPrChange w:id="115" w:author="Shah Ashay" w:date="2018-04-16T17:02:00Z">
            <w:rPr>
              <w:rStyle w:val="Hyperlink"/>
              <w:noProof/>
            </w:rPr>
          </w:rPrChange>
        </w:rPr>
        <w:t>Alternatives</w:t>
      </w:r>
      <w:r w:rsidR="00BD06B2" w:rsidRPr="00921529">
        <w:rPr>
          <w:noProof/>
          <w:webHidden/>
        </w:rPr>
        <w:tab/>
      </w:r>
      <w:r w:rsidR="00BD06B2" w:rsidRPr="00921529">
        <w:rPr>
          <w:noProof/>
          <w:webHidden/>
        </w:rPr>
        <w:fldChar w:fldCharType="begin"/>
      </w:r>
      <w:r w:rsidR="00BD06B2" w:rsidRPr="00921529">
        <w:rPr>
          <w:noProof/>
          <w:webHidden/>
        </w:rPr>
        <w:instrText xml:space="preserve"> PAGEREF _Toc502243122 \h </w:instrText>
      </w:r>
      <w:r w:rsidR="00BD06B2" w:rsidRPr="00921529">
        <w:rPr>
          <w:noProof/>
          <w:webHidden/>
        </w:rPr>
      </w:r>
      <w:r w:rsidR="00BD06B2" w:rsidRPr="00921529">
        <w:rPr>
          <w:noProof/>
          <w:webHidden/>
        </w:rPr>
        <w:fldChar w:fldCharType="separate"/>
      </w:r>
      <w:r w:rsidR="00BD06B2" w:rsidRPr="00921529">
        <w:rPr>
          <w:noProof/>
          <w:webHidden/>
        </w:rPr>
        <w:t>6</w:t>
      </w:r>
      <w:r w:rsidR="00BD06B2" w:rsidRPr="00921529">
        <w:rPr>
          <w:noProof/>
          <w:webHidden/>
        </w:rPr>
        <w:fldChar w:fldCharType="end"/>
      </w:r>
      <w:r w:rsidRPr="00921529">
        <w:rPr>
          <w:noProof/>
        </w:rPr>
        <w:fldChar w:fldCharType="end"/>
      </w:r>
    </w:p>
    <w:p w14:paraId="0F81D14D" w14:textId="76E167FF" w:rsidR="00BD06B2" w:rsidRPr="00921529" w:rsidRDefault="00B0486D">
      <w:pPr>
        <w:pStyle w:val="TOC1"/>
        <w:rPr>
          <w:rFonts w:cstheme="minorBidi"/>
          <w:noProof/>
          <w:szCs w:val="28"/>
          <w:lang w:bidi="th-TH"/>
        </w:rPr>
      </w:pPr>
      <w:r w:rsidRPr="00921529">
        <w:fldChar w:fldCharType="begin"/>
      </w:r>
      <w:r w:rsidRPr="00921529">
        <w:instrText xml:space="preserve"> HYPERLINK \l "_Toc502243123" </w:instrText>
      </w:r>
      <w:r w:rsidRPr="00921529">
        <w:rPr>
          <w:noProof/>
        </w:rPr>
        <w:fldChar w:fldCharType="separate"/>
      </w:r>
      <w:r w:rsidR="00BD06B2" w:rsidRPr="00921529">
        <w:rPr>
          <w:rStyle w:val="Hyperlink"/>
          <w:rFonts w:ascii="Arial" w:hAnsi="Arial" w:cs="Arial"/>
          <w:noProof/>
          <w:rPrChange w:id="116" w:author="Shah Ashay" w:date="2018-04-16T17:02:00Z">
            <w:rPr>
              <w:rStyle w:val="Hyperlink"/>
              <w:noProof/>
            </w:rPr>
          </w:rPrChange>
        </w:rPr>
        <w:t>4.</w:t>
      </w:r>
      <w:r w:rsidR="00BD06B2" w:rsidRPr="00921529">
        <w:rPr>
          <w:rFonts w:ascii="Arial" w:hAnsi="Arial" w:cs="Arial"/>
          <w:noProof/>
          <w:szCs w:val="28"/>
          <w:lang w:bidi="th-TH"/>
          <w:rPrChange w:id="117" w:author="Shah Ashay" w:date="2018-04-16T17:02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BD06B2" w:rsidRPr="00921529">
        <w:rPr>
          <w:rStyle w:val="Hyperlink"/>
          <w:rFonts w:ascii="Arial" w:hAnsi="Arial" w:cs="Arial"/>
          <w:noProof/>
          <w:rPrChange w:id="118" w:author="Shah Ashay" w:date="2018-04-16T17:02:00Z">
            <w:rPr>
              <w:rStyle w:val="Hyperlink"/>
              <w:noProof/>
            </w:rPr>
          </w:rPrChange>
        </w:rPr>
        <w:t>Exceptions</w:t>
      </w:r>
      <w:r w:rsidR="00BD06B2" w:rsidRPr="00921529">
        <w:rPr>
          <w:noProof/>
          <w:webHidden/>
        </w:rPr>
        <w:tab/>
      </w:r>
      <w:r w:rsidR="00BD06B2" w:rsidRPr="00921529">
        <w:rPr>
          <w:noProof/>
          <w:webHidden/>
        </w:rPr>
        <w:fldChar w:fldCharType="begin"/>
      </w:r>
      <w:r w:rsidR="00BD06B2" w:rsidRPr="00921529">
        <w:rPr>
          <w:noProof/>
          <w:webHidden/>
        </w:rPr>
        <w:instrText xml:space="preserve"> PAGEREF _Toc502243123 \h </w:instrText>
      </w:r>
      <w:r w:rsidR="00BD06B2" w:rsidRPr="00921529">
        <w:rPr>
          <w:noProof/>
          <w:webHidden/>
        </w:rPr>
      </w:r>
      <w:r w:rsidR="00BD06B2" w:rsidRPr="00921529">
        <w:rPr>
          <w:noProof/>
          <w:webHidden/>
        </w:rPr>
        <w:fldChar w:fldCharType="separate"/>
      </w:r>
      <w:r w:rsidR="00BD06B2" w:rsidRPr="00921529">
        <w:rPr>
          <w:noProof/>
          <w:webHidden/>
        </w:rPr>
        <w:t>6</w:t>
      </w:r>
      <w:r w:rsidR="00BD06B2" w:rsidRPr="00921529">
        <w:rPr>
          <w:noProof/>
          <w:webHidden/>
        </w:rPr>
        <w:fldChar w:fldCharType="end"/>
      </w:r>
      <w:r w:rsidRPr="00921529">
        <w:rPr>
          <w:noProof/>
        </w:rPr>
        <w:fldChar w:fldCharType="end"/>
      </w:r>
    </w:p>
    <w:p w14:paraId="02471E9D" w14:textId="1E30FA14" w:rsidR="00BD06B2" w:rsidRPr="00921529" w:rsidRDefault="0027657A" w:rsidP="002204DD">
      <w:pPr>
        <w:pStyle w:val="TOC2"/>
        <w:rPr>
          <w:rFonts w:eastAsiaTheme="minorEastAsia" w:cstheme="minorBidi"/>
          <w:szCs w:val="28"/>
          <w:lang w:bidi="th-TH"/>
        </w:rPr>
      </w:pPr>
      <w:r w:rsidRPr="00921529">
        <w:fldChar w:fldCharType="begin"/>
      </w:r>
      <w:r w:rsidRPr="00921529">
        <w:instrText xml:space="preserve"> HYPERLINK \l "_Toc502243124" </w:instrText>
      </w:r>
      <w:r w:rsidRPr="00921529">
        <w:fldChar w:fldCharType="separate"/>
      </w:r>
      <w:r w:rsidR="00BD06B2" w:rsidRPr="00921529">
        <w:rPr>
          <w:rStyle w:val="Hyperlink"/>
          <w:rFonts w:ascii="Arial" w:hAnsi="Arial" w:cs="Arial"/>
          <w:rPrChange w:id="119" w:author="Shah Ashay" w:date="2018-04-16T17:02:00Z">
            <w:rPr>
              <w:rStyle w:val="Hyperlink"/>
            </w:rPr>
          </w:rPrChange>
        </w:rPr>
        <w:t>4.1</w:t>
      </w:r>
      <w:r w:rsidR="00BD06B2" w:rsidRPr="00921529">
        <w:rPr>
          <w:rFonts w:ascii="Arial" w:eastAsiaTheme="minorEastAsia" w:hAnsi="Arial" w:cs="Arial"/>
          <w:szCs w:val="28"/>
          <w:lang w:bidi="th-TH"/>
          <w:rPrChange w:id="120" w:author="Shah Ashay" w:date="2018-04-16T17:02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BD06B2" w:rsidRPr="00921529">
        <w:rPr>
          <w:rStyle w:val="Hyperlink"/>
          <w:rFonts w:ascii="Arial" w:hAnsi="Arial" w:cs="Arial"/>
          <w:rPrChange w:id="121" w:author="Shah Ashay" w:date="2018-04-16T17:02:00Z">
            <w:rPr>
              <w:rStyle w:val="Hyperlink"/>
            </w:rPr>
          </w:rPrChange>
        </w:rPr>
        <w:t>List of Common Issues/Errors</w:t>
      </w:r>
      <w:r w:rsidR="00BD06B2" w:rsidRPr="00921529">
        <w:rPr>
          <w:webHidden/>
        </w:rPr>
        <w:tab/>
      </w:r>
      <w:r w:rsidR="00BD06B2" w:rsidRPr="00921529">
        <w:rPr>
          <w:webHidden/>
        </w:rPr>
        <w:fldChar w:fldCharType="begin"/>
      </w:r>
      <w:r w:rsidR="00BD06B2" w:rsidRPr="00921529">
        <w:rPr>
          <w:webHidden/>
        </w:rPr>
        <w:instrText xml:space="preserve"> PAGEREF _Toc502243124 \h </w:instrText>
      </w:r>
      <w:r w:rsidR="00BD06B2" w:rsidRPr="00921529">
        <w:rPr>
          <w:webHidden/>
        </w:rPr>
      </w:r>
      <w:r w:rsidR="00BD06B2" w:rsidRPr="00921529">
        <w:rPr>
          <w:webHidden/>
        </w:rPr>
        <w:fldChar w:fldCharType="separate"/>
      </w:r>
      <w:r w:rsidR="00BD06B2" w:rsidRPr="00921529">
        <w:rPr>
          <w:webHidden/>
        </w:rPr>
        <w:t>6</w:t>
      </w:r>
      <w:r w:rsidR="00BD06B2" w:rsidRPr="00921529">
        <w:rPr>
          <w:webHidden/>
        </w:rPr>
        <w:fldChar w:fldCharType="end"/>
      </w:r>
      <w:r w:rsidRPr="00921529">
        <w:fldChar w:fldCharType="end"/>
      </w:r>
    </w:p>
    <w:p w14:paraId="0BAA3779" w14:textId="40611511" w:rsidR="004D61A0" w:rsidRPr="00866B49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866B49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921529">
        <w:rPr>
          <w:rFonts w:ascii="Arial" w:hAnsi="Arial" w:cs="Arial"/>
        </w:rPr>
        <w:fldChar w:fldCharType="end"/>
      </w:r>
    </w:p>
    <w:p w14:paraId="0BAA377A" w14:textId="77777777" w:rsidR="00447470" w:rsidRPr="00866B49" w:rsidRDefault="00447470" w:rsidP="00447470">
      <w:pPr>
        <w:pStyle w:val="Heading1"/>
      </w:pPr>
      <w:bookmarkStart w:id="122" w:name="_Toc502243120"/>
      <w:r w:rsidRPr="00866B49">
        <w:lastRenderedPageBreak/>
        <w:t>Use Case Information</w:t>
      </w:r>
      <w:bookmarkEnd w:id="122"/>
    </w:p>
    <w:p w14:paraId="0BAA377B" w14:textId="77777777" w:rsidR="00447470" w:rsidRPr="00866B49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23" w:author="Batra Yogesh (EXT)" w:date="2018-04-13T12:58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24">
          <w:tblGrid>
            <w:gridCol w:w="2880"/>
            <w:gridCol w:w="6480"/>
          </w:tblGrid>
        </w:tblGridChange>
      </w:tblGrid>
      <w:tr w:rsidR="00447470" w:rsidRPr="00921529" w14:paraId="0BAA377E" w14:textId="77777777" w:rsidTr="00866B49">
        <w:trPr>
          <w:cantSplit/>
          <w:trPrChange w:id="125" w:author="Batra Yogesh (EXT)" w:date="2018-04-13T12:58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6" w:author="Batra Yogesh (EXT)" w:date="2018-04-13T12:5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921529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21529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tcPrChange w:id="127" w:author="Batra Yogesh (EXT)" w:date="2018-04-13T12:58:00Z">
              <w:tcPr>
                <w:tcW w:w="6480" w:type="dxa"/>
              </w:tcPr>
            </w:tcPrChange>
          </w:tcPr>
          <w:p w14:paraId="0BAA377D" w14:textId="177CD725" w:rsidR="00447470" w:rsidRPr="00921529" w:rsidRDefault="00D764D4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BKK_UC38</w:t>
            </w:r>
            <w:r w:rsidR="00383CED" w:rsidRPr="0092152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Maintain Well Hole</w:t>
            </w:r>
          </w:p>
        </w:tc>
      </w:tr>
      <w:tr w:rsidR="00447470" w:rsidRPr="00921529" w14:paraId="0BAA3781" w14:textId="77777777" w:rsidTr="00866B49">
        <w:trPr>
          <w:cantSplit/>
          <w:trPrChange w:id="128" w:author="Batra Yogesh (EXT)" w:date="2018-04-13T12:58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9" w:author="Batra Yogesh (EXT)" w:date="2018-04-13T12:5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921529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21529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tcPrChange w:id="130" w:author="Batra Yogesh (EXT)" w:date="2018-04-13T12:58:00Z">
              <w:tcPr>
                <w:tcW w:w="6480" w:type="dxa"/>
              </w:tcPr>
            </w:tcPrChange>
          </w:tcPr>
          <w:p w14:paraId="0BAA3780" w14:textId="14D5A173" w:rsidR="00447470" w:rsidRPr="00921529" w:rsidRDefault="00A16508" w:rsidP="0073452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sz w:val="20"/>
                <w:szCs w:val="20"/>
                <w:rPrChange w:id="131" w:author="Shah Ashay" w:date="2018-04-16T17:02:00Z">
                  <w:rPr>
                    <w:rFonts w:cs="Arial"/>
                    <w:sz w:val="19"/>
                    <w:szCs w:val="19"/>
                  </w:rPr>
                </w:rPrChange>
              </w:rPr>
              <w:t xml:space="preserve">This BF is used to </w:t>
            </w:r>
            <w:r w:rsidR="00383CED" w:rsidRPr="00921529">
              <w:rPr>
                <w:rFonts w:cs="Arial"/>
                <w:sz w:val="20"/>
                <w:szCs w:val="20"/>
                <w:rPrChange w:id="132" w:author="Shah Ashay" w:date="2018-04-16T17:02:00Z">
                  <w:rPr>
                    <w:rFonts w:cs="Arial"/>
                    <w:sz w:val="19"/>
                    <w:szCs w:val="19"/>
                  </w:rPr>
                </w:rPrChange>
              </w:rPr>
              <w:t>setup a well hole.</w:t>
            </w:r>
            <w:r w:rsidRPr="00921529">
              <w:rPr>
                <w:rFonts w:cs="Arial"/>
                <w:sz w:val="20"/>
                <w:szCs w:val="20"/>
                <w:rPrChange w:id="133" w:author="Shah Ashay" w:date="2018-04-16T17:02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</w:t>
            </w:r>
          </w:p>
        </w:tc>
      </w:tr>
      <w:tr w:rsidR="00447470" w:rsidRPr="00921529" w14:paraId="0BAA3785" w14:textId="77777777" w:rsidTr="00921529">
        <w:trPr>
          <w:cantSplit/>
          <w:trHeight w:val="359"/>
          <w:trPrChange w:id="134" w:author="Shah Ashay" w:date="2018-04-16T17:02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35" w:author="Shah Ashay" w:date="2018-04-16T17:0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921529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21529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tcPrChange w:id="136" w:author="Shah Ashay" w:date="2018-04-16T17:02:00Z">
              <w:tcPr>
                <w:tcW w:w="6480" w:type="dxa"/>
              </w:tcPr>
            </w:tcPrChange>
          </w:tcPr>
          <w:p w14:paraId="0BAA3784" w14:textId="45FDB589" w:rsidR="00447470" w:rsidRPr="00921529" w:rsidRDefault="00D764D4" w:rsidP="00383CE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del w:id="137" w:author="Batra Yogesh (EXT)" w:date="2018-04-04T17:31:00Z">
              <w:r w:rsidRPr="00921529" w:rsidDel="00165827">
                <w:rPr>
                  <w:rFonts w:cs="Arial"/>
                  <w:color w:val="000000" w:themeColor="text1"/>
                  <w:sz w:val="20"/>
                  <w:szCs w:val="20"/>
                </w:rPr>
                <w:delText>Mainatin</w:delText>
              </w:r>
            </w:del>
            <w:ins w:id="138" w:author="Batra Yogesh (EXT)" w:date="2018-04-04T17:31:00Z">
              <w:r w:rsidR="00165827" w:rsidRPr="00921529">
                <w:rPr>
                  <w:rFonts w:cs="Arial"/>
                  <w:color w:val="000000" w:themeColor="text1"/>
                  <w:sz w:val="20"/>
                  <w:szCs w:val="20"/>
                </w:rPr>
                <w:t>Maintain</w:t>
              </w:r>
            </w:ins>
            <w:r w:rsidR="00EF12D2" w:rsidRPr="0092152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383CED" w:rsidRPr="00921529">
              <w:rPr>
                <w:rFonts w:cs="Arial"/>
                <w:color w:val="000000" w:themeColor="text1"/>
                <w:sz w:val="20"/>
                <w:szCs w:val="20"/>
              </w:rPr>
              <w:t>Well</w:t>
            </w:r>
          </w:p>
        </w:tc>
      </w:tr>
      <w:tr w:rsidR="00726BBA" w:rsidRPr="00921529" w14:paraId="786CE4E0" w14:textId="77777777" w:rsidTr="00921529">
        <w:trPr>
          <w:cantSplit/>
          <w:trHeight w:val="368"/>
          <w:trPrChange w:id="139" w:author="Shah Ashay" w:date="2018-04-16T17:02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0" w:author="Shah Ashay" w:date="2018-04-16T17:0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921529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21529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tcPrChange w:id="141" w:author="Shah Ashay" w:date="2018-04-16T17:02:00Z">
              <w:tcPr>
                <w:tcW w:w="6480" w:type="dxa"/>
              </w:tcPr>
            </w:tcPrChange>
          </w:tcPr>
          <w:p w14:paraId="315DD97A" w14:textId="1C615EE5" w:rsidR="00474389" w:rsidRPr="00921529" w:rsidRDefault="00383CED" w:rsidP="00383CE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BF – WELL HOLE (CO.0051)</w:t>
            </w:r>
          </w:p>
        </w:tc>
      </w:tr>
      <w:tr w:rsidR="00AF0D8B" w:rsidRPr="00921529" w14:paraId="13CAA8F4" w14:textId="77777777" w:rsidTr="00866B49">
        <w:trPr>
          <w:cantSplit/>
          <w:trHeight w:val="881"/>
          <w:trPrChange w:id="142" w:author="Batra Yogesh (EXT)" w:date="2018-04-13T12:58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3" w:author="Batra Yogesh (EXT)" w:date="2018-04-13T12:5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92172D2" w14:textId="23D383B4" w:rsidR="00AF0D8B" w:rsidRPr="00921529" w:rsidRDefault="00E16FDD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921529">
              <w:rPr>
                <w:rFonts w:cs="Arial"/>
                <w:b/>
                <w:sz w:val="20"/>
                <w:szCs w:val="20"/>
              </w:rPr>
              <w:t>EC Role</w:t>
            </w:r>
            <w:r w:rsidR="00AF0D8B" w:rsidRPr="00921529">
              <w:rPr>
                <w:rFonts w:cs="Arial"/>
                <w:b/>
                <w:sz w:val="20"/>
                <w:szCs w:val="20"/>
              </w:rPr>
              <w:t>s</w:t>
            </w:r>
          </w:p>
        </w:tc>
        <w:tc>
          <w:tcPr>
            <w:tcW w:w="3462" w:type="pct"/>
            <w:tcPrChange w:id="144" w:author="Batra Yogesh (EXT)" w:date="2018-04-13T12:58:00Z">
              <w:tcPr>
                <w:tcW w:w="6480" w:type="dxa"/>
              </w:tcPr>
            </w:tcPrChange>
          </w:tcPr>
          <w:p w14:paraId="4297DDFD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B8/32 Administrator</w:t>
            </w:r>
          </w:p>
          <w:p w14:paraId="572C09E7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Baanpot Administrator</w:t>
            </w:r>
          </w:p>
          <w:p w14:paraId="4F84B856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Thailand ECIS Admin</w:t>
            </w:r>
          </w:p>
          <w:p w14:paraId="31A097C8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</w:p>
          <w:p w14:paraId="78EB93A4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Funan Administrator</w:t>
            </w:r>
          </w:p>
          <w:p w14:paraId="008BFF6E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M and M Admin COTL</w:t>
            </w:r>
          </w:p>
          <w:p w14:paraId="15D2D463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M and M Admin CTEP</w:t>
            </w:r>
          </w:p>
          <w:p w14:paraId="542AA0FF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Pailin Administrator</w:t>
            </w:r>
          </w:p>
          <w:p w14:paraId="026F4379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Platong Administrator</w:t>
            </w:r>
          </w:p>
          <w:p w14:paraId="017C3940" w14:textId="77777777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Satun Administrator</w:t>
            </w:r>
          </w:p>
          <w:p w14:paraId="033E9AF0" w14:textId="15ACF9E3" w:rsidR="00AF0D8B" w:rsidRPr="00921529" w:rsidRDefault="00AF0D8B" w:rsidP="00AF0D8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color w:val="000000" w:themeColor="text1"/>
                <w:sz w:val="20"/>
                <w:szCs w:val="20"/>
              </w:rPr>
              <w:t>Satun Funan Administrator</w:t>
            </w:r>
          </w:p>
        </w:tc>
      </w:tr>
      <w:tr w:rsidR="00D17537" w:rsidRPr="00921529" w14:paraId="0BAA378E" w14:textId="77777777" w:rsidTr="00866B49">
        <w:trPr>
          <w:cantSplit/>
          <w:trPrChange w:id="145" w:author="Batra Yogesh (EXT)" w:date="2018-04-13T12:58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6" w:author="Batra Yogesh (EXT)" w:date="2018-04-13T12:58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921529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21529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tcPrChange w:id="147" w:author="Batra Yogesh (EXT)" w:date="2018-04-13T12:58:00Z">
              <w:tcPr>
                <w:tcW w:w="6480" w:type="dxa"/>
              </w:tcPr>
            </w:tcPrChange>
          </w:tcPr>
          <w:p w14:paraId="22EF00BD" w14:textId="6DAA35AC" w:rsidR="00D97983" w:rsidRPr="00921529" w:rsidRDefault="00383CED" w:rsidP="0047438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921529">
              <w:rPr>
                <w:rFonts w:cs="Arial"/>
                <w:sz w:val="20"/>
                <w:szCs w:val="20"/>
                <w:rPrChange w:id="148" w:author="Shah Ashay" w:date="2018-04-16T17:02:00Z">
                  <w:rPr>
                    <w:rFonts w:cs="Arial"/>
                    <w:sz w:val="19"/>
                    <w:szCs w:val="19"/>
                  </w:rPr>
                </w:rPrChange>
              </w:rPr>
              <w:t>Well</w:t>
            </w:r>
            <w:r w:rsidR="00D97983" w:rsidRPr="00921529">
              <w:rPr>
                <w:rFonts w:cs="Arial"/>
                <w:sz w:val="20"/>
                <w:szCs w:val="20"/>
                <w:rPrChange w:id="149" w:author="Shah Ashay" w:date="2018-04-16T17:02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have been </w:t>
            </w:r>
            <w:r w:rsidRPr="00921529">
              <w:rPr>
                <w:rFonts w:cs="Arial"/>
                <w:sz w:val="20"/>
                <w:szCs w:val="20"/>
                <w:rPrChange w:id="150" w:author="Shah Ashay" w:date="2018-04-16T17:02:00Z">
                  <w:rPr>
                    <w:rFonts w:cs="Arial"/>
                    <w:sz w:val="19"/>
                    <w:szCs w:val="19"/>
                  </w:rPr>
                </w:rPrChange>
              </w:rPr>
              <w:t>created</w:t>
            </w:r>
          </w:p>
          <w:p w14:paraId="0BAA378D" w14:textId="321D23B1" w:rsidR="00474389" w:rsidRPr="00921529" w:rsidRDefault="00474389" w:rsidP="00474389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921529" w14:paraId="0BAA3791" w14:textId="77777777" w:rsidTr="00921529">
        <w:trPr>
          <w:cantSplit/>
          <w:trHeight w:val="305"/>
          <w:trPrChange w:id="151" w:author="Shah Ashay" w:date="2018-04-16T17:02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52" w:author="Shah Ashay" w:date="2018-04-16T17:0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921529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921529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tcPrChange w:id="153" w:author="Shah Ashay" w:date="2018-04-16T17:02:00Z">
              <w:tcPr>
                <w:tcW w:w="6480" w:type="dxa"/>
              </w:tcPr>
            </w:tcPrChange>
          </w:tcPr>
          <w:p w14:paraId="0BAA3790" w14:textId="77777777" w:rsidR="00447470" w:rsidRPr="00921529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866B49" w:rsidRDefault="00447470" w:rsidP="00447470">
      <w:pPr>
        <w:rPr>
          <w:ins w:id="154" w:author="Batra Yogesh (EXT)" w:date="2018-03-27T14:35:00Z"/>
          <w:rFonts w:cs="Arial"/>
        </w:rPr>
      </w:pPr>
    </w:p>
    <w:p w14:paraId="636FB4F6" w14:textId="7F8AFAB8" w:rsidR="00824D04" w:rsidRPr="00866B49" w:rsidRDefault="00824D04" w:rsidP="00824D04">
      <w:pPr>
        <w:rPr>
          <w:moveTo w:id="155" w:author="Batra Yogesh (EXT)" w:date="2018-03-27T14:35:00Z"/>
          <w:rFonts w:cs="Arial"/>
          <w:rPrChange w:id="156" w:author="Batra Yogesh (EXT)" w:date="2018-04-13T12:58:00Z">
            <w:rPr>
              <w:moveTo w:id="157" w:author="Batra Yogesh (EXT)" w:date="2018-03-27T14:35:00Z"/>
              <w:b/>
            </w:rPr>
          </w:rPrChange>
        </w:rPr>
      </w:pPr>
      <w:moveToRangeStart w:id="158" w:author="Batra Yogesh (EXT)" w:date="2018-03-27T14:35:00Z" w:name="move509924649"/>
      <w:moveTo w:id="159" w:author="Batra Yogesh (EXT)" w:date="2018-03-27T14:35:00Z">
        <w:r w:rsidRPr="00866B49">
          <w:rPr>
            <w:rFonts w:cs="Arial"/>
            <w:rPrChange w:id="160" w:author="Batra Yogesh (EXT)" w:date="2018-04-13T12:58:00Z">
              <w:rPr>
                <w:b/>
              </w:rPr>
            </w:rPrChange>
          </w:rPr>
          <w:t>Note: the toolbar on EC11</w:t>
        </w:r>
      </w:moveTo>
      <w:ins w:id="161" w:author="Batra Yogesh (EXT)" w:date="2018-04-13T12:58:00Z">
        <w:r w:rsidR="00866B49" w:rsidRPr="00866B49">
          <w:rPr>
            <w:rFonts w:cs="Arial"/>
            <w:rPrChange w:id="162" w:author="Batra Yogesh (EXT)" w:date="2018-04-13T12:58:00Z">
              <w:rPr>
                <w:rFonts w:cs="Arial"/>
                <w:b/>
              </w:rPr>
            </w:rPrChange>
          </w:rPr>
          <w:t>.2</w:t>
        </w:r>
      </w:ins>
      <w:moveTo w:id="163" w:author="Batra Yogesh (EXT)" w:date="2018-03-27T14:35:00Z">
        <w:r w:rsidRPr="00866B49">
          <w:rPr>
            <w:rFonts w:cs="Arial"/>
            <w:rPrChange w:id="164" w:author="Batra Yogesh (EXT)" w:date="2018-04-13T12:58:00Z">
              <w:rPr>
                <w:b/>
              </w:rPr>
            </w:rPrChange>
          </w:rPr>
          <w:t xml:space="preserve"> has changed. Refer to the image below for different buttons</w:t>
        </w:r>
      </w:moveTo>
    </w:p>
    <w:p w14:paraId="4F7E302F" w14:textId="77777777" w:rsidR="00824D04" w:rsidRPr="0095098E" w:rsidRDefault="00824D04" w:rsidP="00824D04">
      <w:pPr>
        <w:rPr>
          <w:moveTo w:id="165" w:author="Batra Yogesh (EXT)" w:date="2018-03-27T14:35:00Z"/>
          <w:rFonts w:cs="Arial"/>
          <w:b/>
        </w:rPr>
      </w:pPr>
    </w:p>
    <w:p w14:paraId="370B6DB7" w14:textId="77777777" w:rsidR="00824D04" w:rsidRPr="0095098E" w:rsidRDefault="00824D04" w:rsidP="00824D04">
      <w:pPr>
        <w:jc w:val="center"/>
        <w:rPr>
          <w:moveTo w:id="166" w:author="Batra Yogesh (EXT)" w:date="2018-03-27T14:35:00Z"/>
          <w:rFonts w:cs="Arial"/>
          <w:b/>
        </w:rPr>
      </w:pPr>
      <w:moveTo w:id="167" w:author="Batra Yogesh (EXT)" w:date="2018-03-27T14:35:00Z">
        <w:r w:rsidRPr="00866B49">
          <w:rPr>
            <w:rFonts w:cs="Arial"/>
            <w:noProof/>
            <w:color w:val="000000"/>
            <w:szCs w:val="22"/>
            <w:rPrChange w:id="168" w:author="Batra Yogesh (EXT)" w:date="2018-04-13T12:58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4C7CDBDF" wp14:editId="3B0AA06B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moveTo>
    </w:p>
    <w:moveToRangeEnd w:id="158"/>
    <w:p w14:paraId="2FBF92CE" w14:textId="77777777" w:rsidR="00824D04" w:rsidRPr="00866B49" w:rsidRDefault="00824D04" w:rsidP="00447470">
      <w:pPr>
        <w:rPr>
          <w:rFonts w:cs="Arial"/>
        </w:rPr>
      </w:pPr>
    </w:p>
    <w:p w14:paraId="0BAA3794" w14:textId="2B73B628" w:rsidR="004D61A0" w:rsidRPr="00866B49" w:rsidRDefault="004D61A0" w:rsidP="005D1403">
      <w:pPr>
        <w:pStyle w:val="Heading1"/>
      </w:pPr>
      <w:bookmarkStart w:id="169" w:name="_Toc536253722"/>
      <w:bookmarkStart w:id="170" w:name="_Toc536258288"/>
      <w:bookmarkStart w:id="171" w:name="_Toc502243121"/>
      <w:r w:rsidRPr="00866B49">
        <w:t xml:space="preserve">Primary </w:t>
      </w:r>
      <w:bookmarkEnd w:id="169"/>
      <w:bookmarkEnd w:id="170"/>
      <w:r w:rsidR="00BF2F96" w:rsidRPr="00866B49">
        <w:t>Flow</w:t>
      </w:r>
      <w:r w:rsidR="0033669C" w:rsidRPr="00866B49">
        <w:t xml:space="preserve">: </w:t>
      </w:r>
      <w:r w:rsidR="00D764D4" w:rsidRPr="00866B49">
        <w:t>BKK_UC38</w:t>
      </w:r>
      <w:r w:rsidR="0033669C" w:rsidRPr="00866B49">
        <w:t xml:space="preserve"> </w:t>
      </w:r>
      <w:r w:rsidR="00734522" w:rsidRPr="00866B49">
        <w:t xml:space="preserve">Enter </w:t>
      </w:r>
      <w:r w:rsidR="006E74EE" w:rsidRPr="00866B49">
        <w:t xml:space="preserve">a new </w:t>
      </w:r>
      <w:r w:rsidR="00002C2D" w:rsidRPr="00866B49">
        <w:t>Well Hole</w:t>
      </w:r>
      <w:bookmarkEnd w:id="171"/>
    </w:p>
    <w:p w14:paraId="04705B8C" w14:textId="77777777" w:rsidR="00E16FDD" w:rsidRPr="0095098E" w:rsidRDefault="00E16FDD" w:rsidP="00E16FDD">
      <w:pPr>
        <w:rPr>
          <w:rFonts w:cs="Arial"/>
        </w:rPr>
      </w:pPr>
    </w:p>
    <w:p w14:paraId="6574C474" w14:textId="733AA810" w:rsidR="00E16FDD" w:rsidRPr="00921529" w:rsidDel="00824D04" w:rsidRDefault="00E16FDD" w:rsidP="00E16FDD">
      <w:pPr>
        <w:rPr>
          <w:moveFrom w:id="172" w:author="Batra Yogesh (EXT)" w:date="2018-03-27T14:35:00Z"/>
          <w:rFonts w:cs="Arial"/>
          <w:b/>
        </w:rPr>
      </w:pPr>
      <w:moveFromRangeStart w:id="173" w:author="Batra Yogesh (EXT)" w:date="2018-03-27T14:35:00Z" w:name="move509924649"/>
      <w:moveFrom w:id="174" w:author="Batra Yogesh (EXT)" w:date="2018-03-27T14:35:00Z">
        <w:r w:rsidRPr="0095098E" w:rsidDel="00824D04">
          <w:rPr>
            <w:rFonts w:cs="Arial"/>
            <w:b/>
          </w:rPr>
          <w:t>Note: the toolbar on EC11</w:t>
        </w:r>
        <w:r w:rsidRPr="00921529" w:rsidDel="00824D04">
          <w:rPr>
            <w:rFonts w:cs="Arial"/>
            <w:b/>
          </w:rPr>
          <w:t xml:space="preserve"> has changed. Refer to the image below for different buttons</w:t>
        </w:r>
      </w:moveFrom>
    </w:p>
    <w:p w14:paraId="484067F7" w14:textId="2C4E5883" w:rsidR="00E16FDD" w:rsidRPr="00866B49" w:rsidDel="00824D04" w:rsidRDefault="00E16FDD" w:rsidP="00E16FDD">
      <w:pPr>
        <w:rPr>
          <w:moveFrom w:id="175" w:author="Batra Yogesh (EXT)" w:date="2018-03-27T14:35:00Z"/>
          <w:rFonts w:cs="Arial"/>
          <w:b/>
          <w:rPrChange w:id="176" w:author="Batra Yogesh (EXT)" w:date="2018-04-13T12:58:00Z">
            <w:rPr>
              <w:moveFrom w:id="177" w:author="Batra Yogesh (EXT)" w:date="2018-03-27T14:35:00Z"/>
              <w:b/>
            </w:rPr>
          </w:rPrChange>
        </w:rPr>
      </w:pPr>
    </w:p>
    <w:p w14:paraId="69E139BB" w14:textId="3B7B5CE2" w:rsidR="00E16FDD" w:rsidRPr="0095098E" w:rsidDel="00824D04" w:rsidRDefault="00E16FDD" w:rsidP="00E16FDD">
      <w:pPr>
        <w:jc w:val="center"/>
        <w:rPr>
          <w:moveFrom w:id="178" w:author="Batra Yogesh (EXT)" w:date="2018-03-27T14:35:00Z"/>
          <w:rFonts w:cs="Arial"/>
          <w:b/>
        </w:rPr>
      </w:pPr>
      <w:moveFrom w:id="179" w:author="Batra Yogesh (EXT)" w:date="2018-03-27T14:35:00Z">
        <w:del w:id="180" w:author="Shah Ashay" w:date="2018-04-16T17:02:00Z">
          <w:r w:rsidRPr="00866B49" w:rsidDel="00921529">
            <w:rPr>
              <w:rFonts w:cs="Arial"/>
              <w:noProof/>
              <w:color w:val="000000"/>
              <w:szCs w:val="22"/>
              <w:rPrChange w:id="181" w:author="Batra Yogesh (EXT)" w:date="2018-04-13T12:58:00Z">
                <w:rPr>
                  <w:rFonts w:ascii="Calibri" w:hAnsi="Calibri" w:cs="Calibri"/>
                  <w:noProof/>
                  <w:color w:val="000000"/>
                  <w:szCs w:val="22"/>
                </w:rPr>
              </w:rPrChange>
            </w:rPr>
            <w:drawing>
              <wp:inline distT="0" distB="0" distL="0" distR="0" wp14:anchorId="3DF2D315" wp14:editId="06A72897">
                <wp:extent cx="5105048" cy="1144752"/>
                <wp:effectExtent l="0" t="0" r="635" b="0"/>
                <wp:docPr id="2" name="Picture 2" descr="https://lh6.googleusercontent.com/WUdP0PFWezKFy2Ynx-I6avqXmLbFPFOLIYlo40eBVOTZ-vJOdZnOV0ODUljUAsdXAocQF1qJlQhDZBlJkGa1jHBfmEYwONfYQJ3I8xsTx6uQmEAeBYLtyGw9svpNaG1_w2p1RQu34tA_2epWh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WUdP0PFWezKFy2Ynx-I6avqXmLbFPFOLIYlo40eBVOTZ-vJOdZnOV0ODUljUAsdXAocQF1qJlQhDZBlJkGa1jHBfmEYwONfYQJ3I8xsTx6uQmEAeBYLtyGw9svpNaG1_w2p1RQu34tA_2epWhQ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30089" cy="1150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moveFrom>
    </w:p>
    <w:moveFromRangeEnd w:id="173"/>
    <w:p w14:paraId="279E6B1A" w14:textId="77777777" w:rsidR="00E16FDD" w:rsidRPr="00866B49" w:rsidRDefault="00E16FDD" w:rsidP="00D17537">
      <w:pPr>
        <w:rPr>
          <w:rFonts w:cs="Arial"/>
        </w:rPr>
      </w:pPr>
    </w:p>
    <w:p w14:paraId="0BAA3795" w14:textId="316CA60B" w:rsidR="00EF4239" w:rsidRPr="00866B49" w:rsidRDefault="004D61A0" w:rsidP="00D17537">
      <w:pPr>
        <w:rPr>
          <w:rFonts w:cs="Arial"/>
          <w:i/>
          <w:color w:val="000000" w:themeColor="text1"/>
          <w:sz w:val="20"/>
        </w:rPr>
      </w:pPr>
      <w:r w:rsidRPr="00866B49">
        <w:rPr>
          <w:rFonts w:cs="Arial"/>
        </w:rPr>
        <w:t xml:space="preserve">Trigger: </w:t>
      </w:r>
      <w:r w:rsidR="00570D43" w:rsidRPr="00866B49">
        <w:rPr>
          <w:rFonts w:cs="Arial"/>
        </w:rPr>
        <w:t xml:space="preserve"> </w:t>
      </w:r>
      <w:r w:rsidR="00033B40" w:rsidRPr="00866B49">
        <w:rPr>
          <w:rFonts w:cs="Arial"/>
        </w:rPr>
        <w:t xml:space="preserve">User </w:t>
      </w:r>
      <w:r w:rsidR="00D97983" w:rsidRPr="00866B49">
        <w:rPr>
          <w:rFonts w:cs="Arial"/>
        </w:rPr>
        <w:t xml:space="preserve">needs to </w:t>
      </w:r>
      <w:r w:rsidR="00383CED" w:rsidRPr="00866B49">
        <w:rPr>
          <w:rFonts w:cs="Arial"/>
        </w:rPr>
        <w:t>setup a well hole</w:t>
      </w:r>
    </w:p>
    <w:p w14:paraId="1B8E6067" w14:textId="3A27E6C1" w:rsidR="00C6253C" w:rsidRPr="00866B49" w:rsidRDefault="00C6253C">
      <w:pPr>
        <w:rPr>
          <w:rFonts w:cs="Arial"/>
          <w:b/>
          <w:bCs/>
          <w:sz w:val="24"/>
          <w:szCs w:val="32"/>
        </w:rPr>
      </w:pPr>
      <w:bookmarkStart w:id="182" w:name="_Toc240857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83" w:author="Batra Yogesh (EXT)" w:date="2018-04-13T12:59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84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866B49" w14:paraId="4045A374" w14:textId="77777777" w:rsidTr="00866B49">
        <w:trPr>
          <w:tblHeader/>
          <w:trPrChange w:id="185" w:author="Batra Yogesh (EXT)" w:date="2018-04-13T12:59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86" w:author="Batra Yogesh (EXT)" w:date="2018-04-13T12:59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866B49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866B49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87" w:author="Batra Yogesh (EXT)" w:date="2018-04-13T12:59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866B49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866B49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88" w:author="Batra Yogesh (EXT)" w:date="2018-04-13T12:59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866B49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866B49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89" w:author="Batra Yogesh (EXT)" w:date="2018-04-13T12:59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866B49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866B49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6253C" w:rsidRPr="00866B49" w14:paraId="2556EE83" w14:textId="77777777" w:rsidTr="00866B49">
        <w:tc>
          <w:tcPr>
            <w:tcW w:w="369" w:type="pct"/>
            <w:shd w:val="clear" w:color="auto" w:fill="C6D9F1" w:themeFill="text2" w:themeFillTint="33"/>
            <w:tcPrChange w:id="190" w:author="Batra Yogesh (EXT)" w:date="2018-04-13T12:5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C6253C" w:rsidRPr="00866B49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66B49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191" w:author="Batra Yogesh (EXT)" w:date="2018-04-13T12:59:00Z">
              <w:tcPr>
                <w:tcW w:w="3630" w:type="dxa"/>
              </w:tcPr>
            </w:tcPrChange>
          </w:tcPr>
          <w:p w14:paraId="6C02BABD" w14:textId="797F1BE2" w:rsidR="00C6253C" w:rsidRPr="00866B49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="00383CED" w:rsidRPr="00866B49">
              <w:rPr>
                <w:rFonts w:cs="Arial"/>
                <w:b/>
                <w:color w:val="000000" w:themeColor="text1"/>
                <w:sz w:val="20"/>
                <w:szCs w:val="20"/>
              </w:rPr>
              <w:t>Maintain Well Hole</w:t>
            </w:r>
            <w:r w:rsidR="00A16508"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74154" w:rsidRPr="00866B49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3FC2C398" w14:textId="17825735" w:rsidR="00C6253C" w:rsidRPr="00866B49" w:rsidRDefault="006E7313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Administration</w:t>
            </w:r>
            <w:r w:rsidR="00C6253C"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866B49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Assets</w:t>
            </w:r>
            <w:r w:rsidR="00C6253C"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866B49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866B49">
              <w:rPr>
                <w:rFonts w:cs="Arial"/>
                <w:color w:val="000000" w:themeColor="text1"/>
                <w:sz w:val="20"/>
                <w:szCs w:val="20"/>
              </w:rPr>
              <w:t>Well and Reservoir Objects</w:t>
            </w:r>
            <w:r w:rsidR="006E74EE"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866B49">
              <w:rPr>
                <w:rFonts w:cs="Arial"/>
                <w:color w:val="000000" w:themeColor="text1"/>
                <w:sz w:val="20"/>
                <w:szCs w:val="20"/>
              </w:rPr>
              <w:t>Maintain Well Hole</w:t>
            </w:r>
          </w:p>
        </w:tc>
        <w:tc>
          <w:tcPr>
            <w:tcW w:w="1154" w:type="pct"/>
            <w:tcPrChange w:id="192" w:author="Batra Yogesh (EXT)" w:date="2018-04-13T12:59:00Z">
              <w:tcPr>
                <w:tcW w:w="2160" w:type="dxa"/>
              </w:tcPr>
            </w:tcPrChange>
          </w:tcPr>
          <w:p w14:paraId="2DD67D74" w14:textId="77777777" w:rsidR="00C6253C" w:rsidRPr="00866B49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18979FD0" w14:textId="0EB79163" w:rsidR="00C6253C" w:rsidRPr="00921529" w:rsidRDefault="00C6253C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95098E">
              <w:rPr>
                <w:rFonts w:cs="Arial"/>
                <w:b/>
                <w:sz w:val="20"/>
                <w:szCs w:val="20"/>
              </w:rPr>
              <w:t>Date</w:t>
            </w:r>
            <w:r w:rsidRPr="0095098E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378565B5" w14:textId="322EEBC1" w:rsidR="006A4B98" w:rsidRPr="00866B49" w:rsidDel="002204DD" w:rsidRDefault="006A4B98" w:rsidP="00385ECB">
            <w:pPr>
              <w:pStyle w:val="NoSpacing"/>
              <w:numPr>
                <w:ilvl w:val="0"/>
                <w:numId w:val="18"/>
              </w:numPr>
              <w:rPr>
                <w:del w:id="193" w:author="Batra Yogesh (EXT)" w:date="2018-04-06T12:41:00Z"/>
                <w:rFonts w:cs="Arial"/>
                <w:sz w:val="20"/>
                <w:szCs w:val="20"/>
                <w:rPrChange w:id="194" w:author="Batra Yogesh (EXT)" w:date="2018-04-13T12:58:00Z">
                  <w:rPr>
                    <w:del w:id="195" w:author="Batra Yogesh (EXT)" w:date="2018-04-06T12:41:00Z"/>
                    <w:sz w:val="20"/>
                    <w:szCs w:val="20"/>
                  </w:rPr>
                </w:rPrChange>
              </w:rPr>
            </w:pPr>
            <w:del w:id="196" w:author="Batra Yogesh (EXT)" w:date="2018-04-06T12:41:00Z">
              <w:r w:rsidRPr="00866B49" w:rsidDel="002204DD">
                <w:rPr>
                  <w:rFonts w:cs="Arial"/>
                  <w:b/>
                  <w:sz w:val="20"/>
                  <w:szCs w:val="20"/>
                  <w:rPrChange w:id="197" w:author="Batra Yogesh (EXT)" w:date="2018-04-13T12:58:00Z">
                    <w:rPr>
                      <w:b/>
                      <w:sz w:val="20"/>
                      <w:szCs w:val="20"/>
                    </w:rPr>
                  </w:rPrChange>
                </w:rPr>
                <w:delText>Production Unit</w:delText>
              </w:r>
            </w:del>
          </w:p>
          <w:p w14:paraId="139B905F" w14:textId="091D16E8" w:rsidR="006A4B98" w:rsidRPr="00866B49" w:rsidDel="002204DD" w:rsidRDefault="006A4B98" w:rsidP="00385ECB">
            <w:pPr>
              <w:pStyle w:val="NoSpacing"/>
              <w:numPr>
                <w:ilvl w:val="0"/>
                <w:numId w:val="18"/>
              </w:numPr>
              <w:rPr>
                <w:del w:id="198" w:author="Batra Yogesh (EXT)" w:date="2018-04-06T12:41:00Z"/>
                <w:rFonts w:cs="Arial"/>
                <w:sz w:val="20"/>
                <w:szCs w:val="20"/>
                <w:rPrChange w:id="199" w:author="Batra Yogesh (EXT)" w:date="2018-04-13T12:58:00Z">
                  <w:rPr>
                    <w:del w:id="200" w:author="Batra Yogesh (EXT)" w:date="2018-04-06T12:41:00Z"/>
                    <w:sz w:val="20"/>
                    <w:szCs w:val="20"/>
                  </w:rPr>
                </w:rPrChange>
              </w:rPr>
            </w:pPr>
            <w:del w:id="201" w:author="Batra Yogesh (EXT)" w:date="2018-04-06T12:41:00Z">
              <w:r w:rsidRPr="00866B49" w:rsidDel="002204DD">
                <w:rPr>
                  <w:rFonts w:cs="Arial"/>
                  <w:b/>
                  <w:sz w:val="20"/>
                  <w:szCs w:val="20"/>
                  <w:rPrChange w:id="202" w:author="Batra Yogesh (EXT)" w:date="2018-04-13T12:58:00Z">
                    <w:rPr>
                      <w:b/>
                      <w:sz w:val="20"/>
                      <w:szCs w:val="20"/>
                    </w:rPr>
                  </w:rPrChange>
                </w:rPr>
                <w:delText>Production Sub Unit</w:delText>
              </w:r>
            </w:del>
          </w:p>
          <w:p w14:paraId="51FE4827" w14:textId="127CA146" w:rsidR="006A4B98" w:rsidRPr="00866B49" w:rsidDel="002204DD" w:rsidRDefault="006A4B98" w:rsidP="00385ECB">
            <w:pPr>
              <w:pStyle w:val="NoSpacing"/>
              <w:numPr>
                <w:ilvl w:val="0"/>
                <w:numId w:val="18"/>
              </w:numPr>
              <w:rPr>
                <w:del w:id="203" w:author="Batra Yogesh (EXT)" w:date="2018-04-06T12:41:00Z"/>
                <w:rFonts w:cs="Arial"/>
                <w:sz w:val="20"/>
                <w:szCs w:val="20"/>
                <w:rPrChange w:id="204" w:author="Batra Yogesh (EXT)" w:date="2018-04-13T12:58:00Z">
                  <w:rPr>
                    <w:del w:id="205" w:author="Batra Yogesh (EXT)" w:date="2018-04-06T12:41:00Z"/>
                    <w:sz w:val="20"/>
                    <w:szCs w:val="20"/>
                  </w:rPr>
                </w:rPrChange>
              </w:rPr>
            </w:pPr>
            <w:del w:id="206" w:author="Batra Yogesh (EXT)" w:date="2018-04-06T12:41:00Z">
              <w:r w:rsidRPr="00866B49" w:rsidDel="002204DD">
                <w:rPr>
                  <w:rFonts w:cs="Arial"/>
                  <w:b/>
                  <w:sz w:val="20"/>
                  <w:szCs w:val="20"/>
                  <w:rPrChange w:id="207" w:author="Batra Yogesh (EXT)" w:date="2018-04-13T12:58:00Z">
                    <w:rPr>
                      <w:b/>
                      <w:sz w:val="20"/>
                      <w:szCs w:val="20"/>
                    </w:rPr>
                  </w:rPrChange>
                </w:rPr>
                <w:delText>Area</w:delText>
              </w:r>
            </w:del>
          </w:p>
          <w:p w14:paraId="0A277C34" w14:textId="017D9431" w:rsidR="00EF12D2" w:rsidRPr="00866B49" w:rsidDel="002204DD" w:rsidRDefault="006A4B98" w:rsidP="00EF12D2">
            <w:pPr>
              <w:pStyle w:val="NoSpacing"/>
              <w:numPr>
                <w:ilvl w:val="0"/>
                <w:numId w:val="18"/>
              </w:numPr>
              <w:rPr>
                <w:del w:id="208" w:author="Batra Yogesh (EXT)" w:date="2018-04-06T12:41:00Z"/>
                <w:rFonts w:cs="Arial"/>
                <w:sz w:val="20"/>
                <w:szCs w:val="20"/>
                <w:rPrChange w:id="209" w:author="Batra Yogesh (EXT)" w:date="2018-04-13T12:58:00Z">
                  <w:rPr>
                    <w:del w:id="210" w:author="Batra Yogesh (EXT)" w:date="2018-04-06T12:41:00Z"/>
                    <w:sz w:val="20"/>
                    <w:szCs w:val="20"/>
                  </w:rPr>
                </w:rPrChange>
              </w:rPr>
            </w:pPr>
            <w:del w:id="211" w:author="Batra Yogesh (EXT)" w:date="2018-04-06T12:41:00Z">
              <w:r w:rsidRPr="00866B49" w:rsidDel="002204DD">
                <w:rPr>
                  <w:rFonts w:cs="Arial"/>
                  <w:b/>
                  <w:sz w:val="20"/>
                  <w:szCs w:val="20"/>
                  <w:rPrChange w:id="212" w:author="Batra Yogesh (EXT)" w:date="2018-04-13T12:58:00Z">
                    <w:rPr>
                      <w:b/>
                      <w:sz w:val="20"/>
                      <w:szCs w:val="20"/>
                    </w:rPr>
                  </w:rPrChange>
                </w:rPr>
                <w:delText>Sub Area</w:delText>
              </w:r>
            </w:del>
          </w:p>
          <w:p w14:paraId="1A5882D5" w14:textId="38A52B0E" w:rsidR="006E7313" w:rsidRPr="00866B49" w:rsidDel="002204DD" w:rsidRDefault="006E7313" w:rsidP="00EF12D2">
            <w:pPr>
              <w:pStyle w:val="NoSpacing"/>
              <w:numPr>
                <w:ilvl w:val="0"/>
                <w:numId w:val="18"/>
              </w:numPr>
              <w:rPr>
                <w:del w:id="213" w:author="Batra Yogesh (EXT)" w:date="2018-04-06T12:41:00Z"/>
                <w:rFonts w:cs="Arial"/>
                <w:sz w:val="20"/>
                <w:szCs w:val="20"/>
                <w:rPrChange w:id="214" w:author="Batra Yogesh (EXT)" w:date="2018-04-13T12:58:00Z">
                  <w:rPr>
                    <w:del w:id="215" w:author="Batra Yogesh (EXT)" w:date="2018-04-06T12:41:00Z"/>
                    <w:sz w:val="20"/>
                    <w:szCs w:val="20"/>
                  </w:rPr>
                </w:rPrChange>
              </w:rPr>
            </w:pPr>
            <w:del w:id="216" w:author="Batra Yogesh (EXT)" w:date="2018-04-06T12:41:00Z">
              <w:r w:rsidRPr="00866B49" w:rsidDel="002204DD">
                <w:rPr>
                  <w:rFonts w:cs="Arial"/>
                  <w:b/>
                  <w:sz w:val="20"/>
                  <w:szCs w:val="20"/>
                  <w:rPrChange w:id="217" w:author="Batra Yogesh (EXT)" w:date="2018-04-13T12:58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5BD3B998" w14:textId="23B94826" w:rsidR="00BE1883" w:rsidRPr="00866B49" w:rsidDel="002204DD" w:rsidRDefault="00BE1883" w:rsidP="00BE1883">
            <w:pPr>
              <w:pStyle w:val="NoSpacing"/>
              <w:numPr>
                <w:ilvl w:val="0"/>
                <w:numId w:val="18"/>
              </w:numPr>
              <w:rPr>
                <w:del w:id="218" w:author="Batra Yogesh (EXT)" w:date="2018-04-06T12:41:00Z"/>
                <w:rFonts w:cs="Arial"/>
                <w:sz w:val="20"/>
                <w:szCs w:val="20"/>
                <w:rPrChange w:id="219" w:author="Batra Yogesh (EXT)" w:date="2018-04-13T12:58:00Z">
                  <w:rPr>
                    <w:del w:id="220" w:author="Batra Yogesh (EXT)" w:date="2018-04-06T12:41:00Z"/>
                    <w:sz w:val="20"/>
                    <w:szCs w:val="20"/>
                  </w:rPr>
                </w:rPrChange>
              </w:rPr>
            </w:pPr>
            <w:del w:id="221" w:author="Batra Yogesh (EXT)" w:date="2018-04-06T12:41:00Z">
              <w:r w:rsidRPr="00866B49" w:rsidDel="002204DD">
                <w:rPr>
                  <w:rFonts w:cs="Arial"/>
                  <w:b/>
                  <w:sz w:val="20"/>
                  <w:szCs w:val="20"/>
                  <w:rPrChange w:id="222" w:author="Batra Yogesh (EXT)" w:date="2018-04-13T12:58:00Z">
                    <w:rPr>
                      <w:b/>
                      <w:sz w:val="20"/>
                      <w:szCs w:val="20"/>
                    </w:rPr>
                  </w:rPrChange>
                </w:rPr>
                <w:delText>Facility Class 1</w:delText>
              </w:r>
            </w:del>
          </w:p>
          <w:p w14:paraId="0BDAABC8" w14:textId="0EB5465B" w:rsidR="00EF12D2" w:rsidRPr="00866B49" w:rsidRDefault="00EF12D2">
            <w:pPr>
              <w:pStyle w:val="NoSpacing"/>
              <w:numPr>
                <w:ilvl w:val="0"/>
                <w:numId w:val="18"/>
              </w:numPr>
              <w:rPr>
                <w:rFonts w:cs="Arial"/>
                <w:rPrChange w:id="223" w:author="Batra Yogesh (EXT)" w:date="2018-04-13T12:58:00Z">
                  <w:rPr/>
                </w:rPrChange>
              </w:rPr>
              <w:pPrChange w:id="224" w:author="Batra Yogesh (EXT)" w:date="2018-04-06T12:41:00Z">
                <w:pPr>
                  <w:pStyle w:val="NoSpacing"/>
                </w:pPr>
              </w:pPrChange>
            </w:pPr>
          </w:p>
        </w:tc>
        <w:tc>
          <w:tcPr>
            <w:tcW w:w="1538" w:type="pct"/>
            <w:tcPrChange w:id="225" w:author="Batra Yogesh (EXT)" w:date="2018-04-13T12:59:00Z">
              <w:tcPr>
                <w:tcW w:w="2880" w:type="dxa"/>
              </w:tcPr>
            </w:tcPrChange>
          </w:tcPr>
          <w:p w14:paraId="5EFCDA7E" w14:textId="37E281D3" w:rsidR="003977AD" w:rsidRPr="00866B49" w:rsidRDefault="006A4B98" w:rsidP="00EF12D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F12D2" w:rsidRPr="00866B49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6253C" w:rsidRPr="00866B49" w14:paraId="07D65E3C" w14:textId="77777777" w:rsidTr="00866B49">
        <w:trPr>
          <w:trHeight w:val="881"/>
          <w:trPrChange w:id="226" w:author="Batra Yogesh (EXT)" w:date="2018-04-13T12:59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27" w:author="Batra Yogesh (EXT)" w:date="2018-04-13T12:5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C6253C" w:rsidRPr="00866B49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66B49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228" w:author="Batra Yogesh (EXT)" w:date="2018-04-13T12:59:00Z">
              <w:tcPr>
                <w:tcW w:w="3630" w:type="dxa"/>
              </w:tcPr>
            </w:tcPrChange>
          </w:tcPr>
          <w:p w14:paraId="58F1FCD5" w14:textId="72A906D1" w:rsidR="00E46F9D" w:rsidRPr="00866B49" w:rsidRDefault="00E46F9D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866B49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54" w:type="pct"/>
            <w:tcPrChange w:id="229" w:author="Batra Yogesh (EXT)" w:date="2018-04-13T12:59:00Z">
              <w:tcPr>
                <w:tcW w:w="2160" w:type="dxa"/>
              </w:tcPr>
            </w:tcPrChange>
          </w:tcPr>
          <w:p w14:paraId="567D4A19" w14:textId="77777777" w:rsidR="00C6253C" w:rsidRPr="00866B49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38" w:type="pct"/>
            <w:tcPrChange w:id="230" w:author="Batra Yogesh (EXT)" w:date="2018-04-13T12:59:00Z">
              <w:tcPr>
                <w:tcW w:w="2880" w:type="dxa"/>
              </w:tcPr>
            </w:tcPrChange>
          </w:tcPr>
          <w:p w14:paraId="1F908F4E" w14:textId="77777777" w:rsidR="00C6253C" w:rsidRPr="00866B49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6253C" w:rsidRPr="00866B49" w14:paraId="71C79D9B" w14:textId="77777777" w:rsidTr="00866B49">
        <w:tc>
          <w:tcPr>
            <w:tcW w:w="369" w:type="pct"/>
            <w:shd w:val="clear" w:color="auto" w:fill="C6D9F1" w:themeFill="text2" w:themeFillTint="33"/>
            <w:tcPrChange w:id="231" w:author="Batra Yogesh (EXT)" w:date="2018-04-13T12:5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C6253C" w:rsidRPr="00866B49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66B49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232" w:author="Batra Yogesh (EXT)" w:date="2018-04-13T12:59:00Z">
              <w:tcPr>
                <w:tcW w:w="3630" w:type="dxa"/>
              </w:tcPr>
            </w:tcPrChange>
          </w:tcPr>
          <w:p w14:paraId="35A1395D" w14:textId="77777777" w:rsidR="00C6253C" w:rsidRPr="00866B49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tank stream that you need to enter data on using the drop down menus and click </w:t>
            </w:r>
            <w:r w:rsidRPr="00866B49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6820669A" w14:textId="77777777" w:rsidR="00385ECB" w:rsidRPr="00921529" w:rsidRDefault="00385ECB" w:rsidP="00BE1883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921529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3E0D1184" w14:textId="77777777" w:rsidR="00385ECB" w:rsidRPr="00866B49" w:rsidRDefault="00385ECB" w:rsidP="00BE1883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33" w:author="Batra Yogesh (EXT)" w:date="2018-04-13T12:58:00Z">
                  <w:rPr>
                    <w:sz w:val="20"/>
                    <w:szCs w:val="20"/>
                  </w:rPr>
                </w:rPrChange>
              </w:rPr>
            </w:pPr>
            <w:r w:rsidRPr="00866B49">
              <w:rPr>
                <w:rFonts w:cs="Arial"/>
                <w:b/>
                <w:sz w:val="20"/>
                <w:szCs w:val="20"/>
                <w:rPrChange w:id="234" w:author="Batra Yogesh (EXT)" w:date="2018-04-13T12:58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1665BA31" w14:textId="77777777" w:rsidR="00385ECB" w:rsidRPr="00866B49" w:rsidRDefault="00385ECB" w:rsidP="00BE1883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35" w:author="Batra Yogesh (EXT)" w:date="2018-04-13T12:58:00Z">
                  <w:rPr>
                    <w:sz w:val="20"/>
                    <w:szCs w:val="20"/>
                  </w:rPr>
                </w:rPrChange>
              </w:rPr>
            </w:pPr>
            <w:r w:rsidRPr="00866B49">
              <w:rPr>
                <w:rFonts w:cs="Arial"/>
                <w:b/>
                <w:sz w:val="20"/>
                <w:szCs w:val="20"/>
                <w:rPrChange w:id="236" w:author="Batra Yogesh (EXT)" w:date="2018-04-13T12:58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37F83DC6" w14:textId="77777777" w:rsidR="00C6253C" w:rsidRPr="00866B49" w:rsidRDefault="00385ECB" w:rsidP="00BE1883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b/>
                <w:sz w:val="20"/>
                <w:szCs w:val="20"/>
                <w:rPrChange w:id="237" w:author="Batra Yogesh (EXT)" w:date="2018-04-13T12:58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5950AA41" w14:textId="77777777" w:rsidR="006E7313" w:rsidRPr="00866B49" w:rsidRDefault="006E7313" w:rsidP="00BE1883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95098E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7F53BB38" w14:textId="29BE1315" w:rsidR="006E7313" w:rsidRPr="00921529" w:rsidRDefault="00BE1883" w:rsidP="00BE1883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95098E">
              <w:rPr>
                <w:rFonts w:cs="Arial"/>
                <w:b/>
                <w:sz w:val="20"/>
                <w:szCs w:val="20"/>
              </w:rPr>
              <w:t>Facility Class 1</w:t>
            </w:r>
          </w:p>
        </w:tc>
        <w:tc>
          <w:tcPr>
            <w:tcW w:w="1154" w:type="pct"/>
            <w:tcPrChange w:id="238" w:author="Batra Yogesh (EXT)" w:date="2018-04-13T12:59:00Z">
              <w:tcPr>
                <w:tcW w:w="2160" w:type="dxa"/>
              </w:tcPr>
            </w:tcPrChange>
          </w:tcPr>
          <w:p w14:paraId="757B7376" w14:textId="0CF9396A" w:rsidR="00E92708" w:rsidRPr="00866B49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1C097C24" w14:textId="77777777" w:rsidR="00E92708" w:rsidRPr="00866B49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00F83" w14:textId="77777777" w:rsidR="00C6253C" w:rsidRPr="00866B49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ACBE1B1" w14:textId="1767FAE0" w:rsidR="0036271F" w:rsidRPr="00866B49" w:rsidRDefault="0036271F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39" w:author="Batra Yogesh (EXT)" w:date="2018-04-13T12:59:00Z">
              <w:tcPr>
                <w:tcW w:w="2880" w:type="dxa"/>
              </w:tcPr>
            </w:tcPrChange>
          </w:tcPr>
          <w:p w14:paraId="2C4905E6" w14:textId="77777777" w:rsidR="00C6253C" w:rsidRPr="00866B49" w:rsidRDefault="00C6253C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866B49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A118857" w14:textId="044B398C" w:rsidR="00657279" w:rsidRPr="00866B49" w:rsidRDefault="00657279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A9E30ED" w14:textId="6232DF91" w:rsidR="00657279" w:rsidRPr="00866B49" w:rsidRDefault="00657279" w:rsidP="006E7313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EF12D2" w:rsidRPr="00866B49" w14:paraId="53FBD0F4" w14:textId="77777777" w:rsidTr="00866B49">
        <w:tc>
          <w:tcPr>
            <w:tcW w:w="369" w:type="pct"/>
            <w:shd w:val="clear" w:color="auto" w:fill="C6D9F1" w:themeFill="text2" w:themeFillTint="33"/>
            <w:tcPrChange w:id="240" w:author="Batra Yogesh (EXT)" w:date="2018-04-13T12:5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3657395" w14:textId="77777777" w:rsidR="00EF12D2" w:rsidRPr="00866B49" w:rsidRDefault="00EF12D2" w:rsidP="00B24074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66B49">
              <w:rPr>
                <w:rFonts w:cs="Arial"/>
                <w:sz w:val="20"/>
                <w:szCs w:val="20"/>
              </w:rPr>
              <w:t>4.</w:t>
            </w:r>
          </w:p>
        </w:tc>
        <w:tc>
          <w:tcPr>
            <w:tcW w:w="1939" w:type="pct"/>
            <w:tcPrChange w:id="241" w:author="Batra Yogesh (EXT)" w:date="2018-04-13T12:59:00Z">
              <w:tcPr>
                <w:tcW w:w="3630" w:type="dxa"/>
              </w:tcPr>
            </w:tcPrChange>
          </w:tcPr>
          <w:p w14:paraId="0B6E1968" w14:textId="46769D45" w:rsidR="00EF12D2" w:rsidRPr="00866B49" w:rsidRDefault="00E16FDD" w:rsidP="00EF12D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Mouse over to the Insert icon on the toolbar</w:t>
            </w:r>
          </w:p>
        </w:tc>
        <w:tc>
          <w:tcPr>
            <w:tcW w:w="1154" w:type="pct"/>
            <w:tcPrChange w:id="242" w:author="Batra Yogesh (EXT)" w:date="2018-04-13T12:59:00Z">
              <w:tcPr>
                <w:tcW w:w="2160" w:type="dxa"/>
              </w:tcPr>
            </w:tcPrChange>
          </w:tcPr>
          <w:p w14:paraId="4FED390F" w14:textId="47C1DEB4" w:rsidR="006E7313" w:rsidRPr="00866B49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If there are current wells listed in the Data Window, two options are displayed: </w:t>
            </w:r>
          </w:p>
          <w:p w14:paraId="7389801F" w14:textId="77777777" w:rsidR="006E7313" w:rsidRPr="00866B49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5AB2E36B" w14:textId="117AB916" w:rsidR="006E7313" w:rsidRPr="00866B49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•</w:t>
            </w:r>
            <w:r w:rsidR="00831EBD"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New Version</w:t>
            </w:r>
          </w:p>
          <w:p w14:paraId="1BCB5A16" w14:textId="1A69395F" w:rsidR="006E7313" w:rsidRPr="00866B49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• New Object</w:t>
            </w:r>
          </w:p>
          <w:p w14:paraId="634BCC24" w14:textId="77777777" w:rsidR="006E7313" w:rsidRPr="00866B49" w:rsidRDefault="006E7313" w:rsidP="006E7313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36A5D37B" w14:textId="5E7A5E40" w:rsidR="00EF12D2" w:rsidRPr="00866B49" w:rsidRDefault="00EF12D2" w:rsidP="00B2407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A new data entry form is created in the Data Window.</w:t>
            </w:r>
          </w:p>
          <w:p w14:paraId="12AEE08A" w14:textId="77777777" w:rsidR="00EF12D2" w:rsidRPr="00866B49" w:rsidRDefault="00EF12D2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43" w:author="Batra Yogesh (EXT)" w:date="2018-04-13T12:59:00Z">
              <w:tcPr>
                <w:tcW w:w="2880" w:type="dxa"/>
              </w:tcPr>
            </w:tcPrChange>
          </w:tcPr>
          <w:p w14:paraId="59E8D337" w14:textId="54A44B3D" w:rsidR="00EF12D2" w:rsidRPr="00866B49" w:rsidRDefault="00EF12D2" w:rsidP="00B24074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866B49" w14:paraId="09B20488" w14:textId="77777777" w:rsidTr="00866B49">
        <w:tc>
          <w:tcPr>
            <w:tcW w:w="369" w:type="pct"/>
            <w:shd w:val="clear" w:color="auto" w:fill="C6D9F1" w:themeFill="text2" w:themeFillTint="33"/>
            <w:tcPrChange w:id="244" w:author="Batra Yogesh (EXT)" w:date="2018-04-13T12:5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3B25134" w14:textId="7ADF7DE5" w:rsidR="00831EBD" w:rsidRPr="00866B49" w:rsidRDefault="00831EBD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66B49">
              <w:rPr>
                <w:rFonts w:cs="Arial"/>
                <w:sz w:val="20"/>
                <w:szCs w:val="20"/>
              </w:rPr>
              <w:t>5.</w:t>
            </w:r>
          </w:p>
        </w:tc>
        <w:tc>
          <w:tcPr>
            <w:tcW w:w="1939" w:type="pct"/>
            <w:tcPrChange w:id="245" w:author="Batra Yogesh (EXT)" w:date="2018-04-13T12:59:00Z">
              <w:tcPr>
                <w:tcW w:w="3630" w:type="dxa"/>
              </w:tcPr>
            </w:tcPrChange>
          </w:tcPr>
          <w:p w14:paraId="0AE208F7" w14:textId="2B7720DA" w:rsidR="00831EBD" w:rsidRPr="00866B49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If prompted, click “New Object”</w:t>
            </w:r>
          </w:p>
        </w:tc>
        <w:tc>
          <w:tcPr>
            <w:tcW w:w="1154" w:type="pct"/>
            <w:tcPrChange w:id="246" w:author="Batra Yogesh (EXT)" w:date="2018-04-13T12:59:00Z">
              <w:tcPr>
                <w:tcW w:w="2160" w:type="dxa"/>
              </w:tcPr>
            </w:tcPrChange>
          </w:tcPr>
          <w:p w14:paraId="3446DA15" w14:textId="77777777" w:rsidR="00831EBD" w:rsidRPr="00866B49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A data entry screen is displayed in the Data Window</w:t>
            </w:r>
          </w:p>
          <w:p w14:paraId="1C7EB3BD" w14:textId="30FBC601" w:rsidR="00AF0D8B" w:rsidRPr="00866B49" w:rsidRDefault="00AF0D8B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47" w:author="Batra Yogesh (EXT)" w:date="2018-04-13T12:59:00Z">
              <w:tcPr>
                <w:tcW w:w="2880" w:type="dxa"/>
              </w:tcPr>
            </w:tcPrChange>
          </w:tcPr>
          <w:p w14:paraId="30CBDD53" w14:textId="77777777" w:rsidR="00831EBD" w:rsidRPr="00866B4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New object is selected because the user is creating a new well.</w:t>
            </w:r>
          </w:p>
          <w:p w14:paraId="6D6C17B3" w14:textId="78E223F0" w:rsidR="00831EBD" w:rsidRPr="00866B4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2CA12E3" w14:textId="77777777" w:rsidR="00831EBD" w:rsidRPr="00866B4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624BD" w14:textId="3ABB0904" w:rsidR="00831EBD" w:rsidRPr="00866B49" w:rsidRDefault="00831EBD" w:rsidP="00831EBD">
            <w:pPr>
              <w:textAlignment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Mandatory fields are </w:t>
            </w:r>
            <w:r w:rsidR="00C00BF1" w:rsidRPr="00866B49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00002C2D" w:rsidRPr="00866B49">
              <w:rPr>
                <w:rFonts w:cs="Arial"/>
                <w:b/>
                <w:color w:val="000000" w:themeColor="text1"/>
                <w:sz w:val="20"/>
                <w:szCs w:val="20"/>
              </w:rPr>
              <w:t>Well Hole</w:t>
            </w:r>
            <w:r w:rsidR="006E74EE" w:rsidRPr="00866B49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Code, </w:t>
            </w:r>
            <w:r w:rsidR="00002C2D" w:rsidRPr="00866B49">
              <w:rPr>
                <w:rFonts w:cs="Arial"/>
                <w:b/>
                <w:color w:val="000000" w:themeColor="text1"/>
                <w:sz w:val="20"/>
                <w:szCs w:val="20"/>
              </w:rPr>
              <w:t>Well Hole</w:t>
            </w:r>
            <w:r w:rsidR="006E74EE" w:rsidRPr="00866B49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Name, Start Date</w:t>
            </w:r>
          </w:p>
          <w:p w14:paraId="43C2227E" w14:textId="159B8A52" w:rsidR="00831EBD" w:rsidRPr="00866B4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866B49" w14:paraId="1A039314" w14:textId="77777777" w:rsidTr="00866B49">
        <w:tc>
          <w:tcPr>
            <w:tcW w:w="369" w:type="pct"/>
            <w:shd w:val="clear" w:color="auto" w:fill="C6D9F1" w:themeFill="text2" w:themeFillTint="33"/>
            <w:tcPrChange w:id="248" w:author="Batra Yogesh (EXT)" w:date="2018-04-13T12:59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CD04B09" w14:textId="43D401A2" w:rsidR="00831EBD" w:rsidRPr="00866B49" w:rsidRDefault="00831EBD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866B49">
              <w:rPr>
                <w:rFonts w:cs="Arial"/>
                <w:sz w:val="20"/>
                <w:szCs w:val="20"/>
              </w:rPr>
              <w:t>7.</w:t>
            </w:r>
          </w:p>
        </w:tc>
        <w:tc>
          <w:tcPr>
            <w:tcW w:w="1939" w:type="pct"/>
            <w:tcPrChange w:id="249" w:author="Batra Yogesh (EXT)" w:date="2018-04-13T12:59:00Z">
              <w:tcPr>
                <w:tcW w:w="3630" w:type="dxa"/>
              </w:tcPr>
            </w:tcPrChange>
          </w:tcPr>
          <w:p w14:paraId="37A7AF3A" w14:textId="77777777" w:rsidR="00831EBD" w:rsidRPr="00866B49" w:rsidRDefault="00831EBD" w:rsidP="00831E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FBBEF36" w14:textId="77777777" w:rsidR="00831EBD" w:rsidRPr="00866B49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5C40DE81" w14:textId="0D5E8FB6" w:rsidR="00831EBD" w:rsidRPr="00866B49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50" w:author="Batra Yogesh (EXT)" w:date="2018-04-13T12:59:00Z">
              <w:tcPr>
                <w:tcW w:w="2160" w:type="dxa"/>
              </w:tcPr>
            </w:tcPrChange>
          </w:tcPr>
          <w:p w14:paraId="1956FC33" w14:textId="4E25EFCE" w:rsidR="00831EBD" w:rsidRPr="00866B49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66B49">
              <w:rPr>
                <w:rFonts w:cs="Arial"/>
                <w:color w:val="000000" w:themeColor="text1"/>
                <w:sz w:val="20"/>
                <w:szCs w:val="20"/>
              </w:rPr>
              <w:t xml:space="preserve">The well is saved and available for data entry. </w:t>
            </w:r>
          </w:p>
        </w:tc>
        <w:tc>
          <w:tcPr>
            <w:tcW w:w="1538" w:type="pct"/>
            <w:tcPrChange w:id="251" w:author="Batra Yogesh (EXT)" w:date="2018-04-13T12:59:00Z">
              <w:tcPr>
                <w:tcW w:w="2880" w:type="dxa"/>
              </w:tcPr>
            </w:tcPrChange>
          </w:tcPr>
          <w:p w14:paraId="3915F277" w14:textId="6ABFF060" w:rsidR="00831EBD" w:rsidRPr="00866B4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866B49" w14:paraId="30ECEF77" w14:textId="77777777" w:rsidTr="00866B49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52" w:author="Batra Yogesh (EXT)" w:date="2018-04-13T12:59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866B49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53" w:author="Batra Yogesh (EXT)" w:date="2018-04-13T12:59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866B49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866B49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54" w:author="Batra Yogesh (EXT)" w:date="2018-04-13T12:59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866B49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55" w:author="Batra Yogesh (EXT)" w:date="2018-04-13T12:5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866B49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866B49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866B49" w:rsidRDefault="004D61A0" w:rsidP="005D1403">
      <w:pPr>
        <w:pStyle w:val="Heading1"/>
      </w:pPr>
      <w:bookmarkStart w:id="256" w:name="_Toc502243122"/>
      <w:r w:rsidRPr="00866B49">
        <w:t>Alternative</w:t>
      </w:r>
      <w:bookmarkEnd w:id="182"/>
      <w:r w:rsidR="00BF2F96" w:rsidRPr="00866B49">
        <w:t>s</w:t>
      </w:r>
      <w:bookmarkEnd w:id="256"/>
      <w:r w:rsidR="00023077" w:rsidRPr="00866B49">
        <w:t xml:space="preserve"> </w:t>
      </w:r>
    </w:p>
    <w:p w14:paraId="0BAA3827" w14:textId="08D5BEDE" w:rsidR="00543D6E" w:rsidRPr="00866B49" w:rsidRDefault="00AF0D8B" w:rsidP="00A902A5">
      <w:pPr>
        <w:rPr>
          <w:rFonts w:cs="Arial"/>
        </w:rPr>
      </w:pPr>
      <w:r w:rsidRPr="00866B49">
        <w:rPr>
          <w:rFonts w:cs="Arial"/>
        </w:rPr>
        <w:t>none</w:t>
      </w:r>
    </w:p>
    <w:p w14:paraId="0BAA3828" w14:textId="77777777" w:rsidR="003D41D8" w:rsidRPr="00866B49" w:rsidRDefault="001516B9" w:rsidP="003D41D8">
      <w:pPr>
        <w:pStyle w:val="Heading1"/>
      </w:pPr>
      <w:bookmarkStart w:id="257" w:name="_Toc502243123"/>
      <w:r w:rsidRPr="00866B49">
        <w:lastRenderedPageBreak/>
        <w:t>Exception</w:t>
      </w:r>
      <w:r w:rsidR="00BF2F96" w:rsidRPr="00866B49">
        <w:t>s</w:t>
      </w:r>
      <w:bookmarkEnd w:id="257"/>
    </w:p>
    <w:p w14:paraId="0BAA3829" w14:textId="2906BD66" w:rsidR="001516B9" w:rsidRPr="00866B49" w:rsidRDefault="00E71304" w:rsidP="00447470">
      <w:pPr>
        <w:pStyle w:val="Heading2"/>
      </w:pPr>
      <w:bookmarkStart w:id="258" w:name="_Toc502243124"/>
      <w:r w:rsidRPr="00866B49">
        <w:t>List of Common Issues/Errors</w:t>
      </w:r>
      <w:bookmarkEnd w:id="258"/>
    </w:p>
    <w:p w14:paraId="0BAA382A" w14:textId="77777777" w:rsidR="001516B9" w:rsidRPr="00866B49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59" w:author="Batra Yogesh (EXT)" w:date="2018-04-13T12:59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260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866B49" w14:paraId="0BAA382F" w14:textId="77777777" w:rsidTr="00866B49">
        <w:trPr>
          <w:cantSplit/>
          <w:tblHeader/>
          <w:trPrChange w:id="261" w:author="Batra Yogesh (EXT)" w:date="2018-04-13T12:59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262" w:author="Batra Yogesh (EXT)" w:date="2018-04-13T12:59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866B49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263" w:author="Batra Yogesh (EXT)" w:date="2018-04-13T12:59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866B49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66B49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264" w:author="Batra Yogesh (EXT)" w:date="2018-04-13T12:59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866B49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66B49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265" w:author="Batra Yogesh (EXT)" w:date="2018-04-13T12:59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866B49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866B49" w14:paraId="0BAA3834" w14:textId="77777777" w:rsidTr="00866B49">
        <w:trPr>
          <w:cantSplit/>
          <w:trPrChange w:id="266" w:author="Batra Yogesh (EXT)" w:date="2018-04-13T12:59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67" w:author="Batra Yogesh (EXT)" w:date="2018-04-13T12:5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866B49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68" w:author="Batra Yogesh (EXT)" w:date="2018-04-13T12:59:00Z">
              <w:tcPr>
                <w:tcW w:w="2790" w:type="dxa"/>
              </w:tcPr>
            </w:tcPrChange>
          </w:tcPr>
          <w:p w14:paraId="0BAA3831" w14:textId="77777777" w:rsidR="001516B9" w:rsidRPr="00866B49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69" w:author="Batra Yogesh (EXT)" w:date="2018-04-13T12:59:00Z">
              <w:tcPr>
                <w:tcW w:w="3330" w:type="dxa"/>
              </w:tcPr>
            </w:tcPrChange>
          </w:tcPr>
          <w:p w14:paraId="0BAA3832" w14:textId="77777777" w:rsidR="001516B9" w:rsidRPr="00866B49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70" w:author="Batra Yogesh (EXT)" w:date="2018-04-13T12:59:00Z">
              <w:tcPr>
                <w:tcW w:w="1170" w:type="dxa"/>
              </w:tcPr>
            </w:tcPrChange>
          </w:tcPr>
          <w:p w14:paraId="0BAA3833" w14:textId="77777777" w:rsidR="001516B9" w:rsidRPr="00866B49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866B49" w14:paraId="0BAA3839" w14:textId="77777777" w:rsidTr="00866B49">
        <w:trPr>
          <w:cantSplit/>
          <w:trHeight w:val="341"/>
          <w:trPrChange w:id="271" w:author="Batra Yogesh (EXT)" w:date="2018-04-13T12:59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72" w:author="Batra Yogesh (EXT)" w:date="2018-04-13T12:5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866B49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73" w:author="Batra Yogesh (EXT)" w:date="2018-04-13T12:59:00Z">
              <w:tcPr>
                <w:tcW w:w="2790" w:type="dxa"/>
              </w:tcPr>
            </w:tcPrChange>
          </w:tcPr>
          <w:p w14:paraId="0BAA3836" w14:textId="77777777" w:rsidR="000A438C" w:rsidRPr="00866B49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4" w:author="Batra Yogesh (EXT)" w:date="2018-04-13T12:59:00Z">
              <w:tcPr>
                <w:tcW w:w="3330" w:type="dxa"/>
              </w:tcPr>
            </w:tcPrChange>
          </w:tcPr>
          <w:p w14:paraId="0BAA3837" w14:textId="77777777" w:rsidR="000A438C" w:rsidRPr="00866B49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75" w:author="Batra Yogesh (EXT)" w:date="2018-04-13T12:59:00Z">
              <w:tcPr>
                <w:tcW w:w="1170" w:type="dxa"/>
              </w:tcPr>
            </w:tcPrChange>
          </w:tcPr>
          <w:p w14:paraId="0BAA3838" w14:textId="77777777" w:rsidR="000A438C" w:rsidRPr="00866B49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866B49" w14:paraId="0BAA383E" w14:textId="77777777" w:rsidTr="00866B49">
        <w:trPr>
          <w:cantSplit/>
          <w:trHeight w:val="341"/>
          <w:trPrChange w:id="276" w:author="Batra Yogesh (EXT)" w:date="2018-04-13T12:59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77" w:author="Batra Yogesh (EXT)" w:date="2018-04-13T12:5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866B49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78" w:author="Batra Yogesh (EXT)" w:date="2018-04-13T12:59:00Z">
              <w:tcPr>
                <w:tcW w:w="2790" w:type="dxa"/>
              </w:tcPr>
            </w:tcPrChange>
          </w:tcPr>
          <w:p w14:paraId="0BAA383B" w14:textId="77777777" w:rsidR="000A438C" w:rsidRPr="00866B49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9" w:author="Batra Yogesh (EXT)" w:date="2018-04-13T12:59:00Z">
              <w:tcPr>
                <w:tcW w:w="3330" w:type="dxa"/>
              </w:tcPr>
            </w:tcPrChange>
          </w:tcPr>
          <w:p w14:paraId="0BAA383C" w14:textId="77777777" w:rsidR="000A438C" w:rsidRPr="00866B49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80" w:author="Batra Yogesh (EXT)" w:date="2018-04-13T12:59:00Z">
              <w:tcPr>
                <w:tcW w:w="1170" w:type="dxa"/>
              </w:tcPr>
            </w:tcPrChange>
          </w:tcPr>
          <w:p w14:paraId="0BAA383D" w14:textId="77777777" w:rsidR="000A438C" w:rsidRPr="00866B49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866B49" w:rsidRDefault="00E77205" w:rsidP="00BF2F96">
      <w:pPr>
        <w:rPr>
          <w:rFonts w:cs="Arial"/>
          <w:i/>
        </w:rPr>
      </w:pPr>
    </w:p>
    <w:sectPr w:rsidR="00E77205" w:rsidRPr="00866B49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CAB0D0" w14:textId="77777777" w:rsidR="002429D0" w:rsidRDefault="002429D0">
      <w:r>
        <w:separator/>
      </w:r>
    </w:p>
  </w:endnote>
  <w:endnote w:type="continuationSeparator" w:id="0">
    <w:p w14:paraId="3F616EBF" w14:textId="77777777" w:rsidR="002429D0" w:rsidRDefault="00242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589A5" w14:textId="77777777" w:rsidR="00784828" w:rsidRDefault="007848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40420AF2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4F4C34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65CB5" w14:textId="77777777" w:rsidR="00784828" w:rsidRDefault="0078482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398F5" w14:textId="77777777" w:rsidR="002429D0" w:rsidRDefault="002429D0">
      <w:r>
        <w:separator/>
      </w:r>
    </w:p>
  </w:footnote>
  <w:footnote w:type="continuationSeparator" w:id="0">
    <w:p w14:paraId="76575272" w14:textId="77777777" w:rsidR="002429D0" w:rsidRDefault="00242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5F7BC3" w14:textId="77777777" w:rsidR="00784828" w:rsidRDefault="007848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2235AA01" w:rsidR="00014D25" w:rsidRPr="00D730E7" w:rsidRDefault="00D764D4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="00645ABA">
      <w:rPr>
        <w:b/>
        <w:color w:val="3399FF"/>
      </w:rPr>
      <w:t>_</w:t>
    </w:r>
    <w:r w:rsidR="00FA58CA" w:rsidRPr="00D730E7">
      <w:rPr>
        <w:b/>
        <w:color w:val="3399FF"/>
      </w:rPr>
      <w:t>U</w:t>
    </w:r>
    <w:r>
      <w:rPr>
        <w:b/>
        <w:color w:val="3399FF"/>
      </w:rPr>
      <w:t>C38</w:t>
    </w:r>
    <w:r w:rsidR="00014D25" w:rsidRPr="00D730E7">
      <w:rPr>
        <w:b/>
        <w:color w:val="3399FF"/>
      </w:rPr>
      <w:t xml:space="preserve"> </w:t>
    </w:r>
    <w:r>
      <w:rPr>
        <w:b/>
        <w:color w:val="3399FF"/>
      </w:rPr>
      <w:t>Maintain</w:t>
    </w:r>
    <w:r w:rsidR="00383CED">
      <w:rPr>
        <w:b/>
        <w:color w:val="3399FF"/>
      </w:rPr>
      <w:t xml:space="preserve"> Well Hole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8F27D6" w14:textId="77777777" w:rsidR="00784828" w:rsidRDefault="007848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1"/>
  </w:num>
  <w:num w:numId="5">
    <w:abstractNumId w:val="14"/>
  </w:num>
  <w:num w:numId="6">
    <w:abstractNumId w:val="0"/>
  </w:num>
  <w:num w:numId="7">
    <w:abstractNumId w:val="15"/>
  </w:num>
  <w:num w:numId="8">
    <w:abstractNumId w:val="16"/>
  </w:num>
  <w:num w:numId="9">
    <w:abstractNumId w:val="9"/>
  </w:num>
  <w:num w:numId="10">
    <w:abstractNumId w:val="3"/>
  </w:num>
  <w:num w:numId="11">
    <w:abstractNumId w:val="13"/>
  </w:num>
  <w:num w:numId="12">
    <w:abstractNumId w:val="5"/>
  </w:num>
  <w:num w:numId="13">
    <w:abstractNumId w:val="1"/>
  </w:num>
  <w:num w:numId="14">
    <w:abstractNumId w:val="12"/>
  </w:num>
  <w:num w:numId="15">
    <w:abstractNumId w:val="17"/>
  </w:num>
  <w:num w:numId="16">
    <w:abstractNumId w:val="2"/>
  </w:num>
  <w:num w:numId="17">
    <w:abstractNumId w:val="4"/>
  </w:num>
  <w:num w:numId="18">
    <w:abstractNumId w:val="6"/>
  </w:num>
  <w:num w:numId="19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2C2D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BCD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5827"/>
    <w:rsid w:val="00167857"/>
    <w:rsid w:val="0017076D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2013B7"/>
    <w:rsid w:val="0020298E"/>
    <w:rsid w:val="00205F8C"/>
    <w:rsid w:val="00207B56"/>
    <w:rsid w:val="002127A4"/>
    <w:rsid w:val="002153C4"/>
    <w:rsid w:val="00215B02"/>
    <w:rsid w:val="0021753E"/>
    <w:rsid w:val="0022028E"/>
    <w:rsid w:val="002204DD"/>
    <w:rsid w:val="00226A6D"/>
    <w:rsid w:val="002277E3"/>
    <w:rsid w:val="00232E39"/>
    <w:rsid w:val="002377AB"/>
    <w:rsid w:val="0024192C"/>
    <w:rsid w:val="002429D0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57A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A7479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5C45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71F"/>
    <w:rsid w:val="003658C7"/>
    <w:rsid w:val="003660AE"/>
    <w:rsid w:val="00370BD0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3CED"/>
    <w:rsid w:val="00385ECB"/>
    <w:rsid w:val="0038641F"/>
    <w:rsid w:val="00390637"/>
    <w:rsid w:val="0039280F"/>
    <w:rsid w:val="00393BC9"/>
    <w:rsid w:val="003977AD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4899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A3C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4C34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BCC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4C0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E4B8F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313"/>
    <w:rsid w:val="006E74EE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338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4828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13A4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1500B"/>
    <w:rsid w:val="0082085E"/>
    <w:rsid w:val="00821C02"/>
    <w:rsid w:val="008220C4"/>
    <w:rsid w:val="00822718"/>
    <w:rsid w:val="00824BD2"/>
    <w:rsid w:val="00824D04"/>
    <w:rsid w:val="0083094B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6B49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0DED"/>
    <w:rsid w:val="00901F83"/>
    <w:rsid w:val="009030F3"/>
    <w:rsid w:val="00910980"/>
    <w:rsid w:val="009126AF"/>
    <w:rsid w:val="00913C04"/>
    <w:rsid w:val="00921529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137F"/>
    <w:rsid w:val="009420E0"/>
    <w:rsid w:val="00943AE5"/>
    <w:rsid w:val="00944993"/>
    <w:rsid w:val="00945D93"/>
    <w:rsid w:val="00946448"/>
    <w:rsid w:val="0095039A"/>
    <w:rsid w:val="00950923"/>
    <w:rsid w:val="0095098E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104D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643A"/>
    <w:rsid w:val="009D657D"/>
    <w:rsid w:val="009D6FDD"/>
    <w:rsid w:val="009D7887"/>
    <w:rsid w:val="009E04D1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145C"/>
    <w:rsid w:val="00AF0D8B"/>
    <w:rsid w:val="00AF18F6"/>
    <w:rsid w:val="00AF45BD"/>
    <w:rsid w:val="00B01900"/>
    <w:rsid w:val="00B03696"/>
    <w:rsid w:val="00B0474B"/>
    <w:rsid w:val="00B0486D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06B2"/>
    <w:rsid w:val="00BD605A"/>
    <w:rsid w:val="00BD6B3C"/>
    <w:rsid w:val="00BD7987"/>
    <w:rsid w:val="00BE1883"/>
    <w:rsid w:val="00BE1F1E"/>
    <w:rsid w:val="00BF273B"/>
    <w:rsid w:val="00BF2F96"/>
    <w:rsid w:val="00C002FE"/>
    <w:rsid w:val="00C00446"/>
    <w:rsid w:val="00C00BF1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74154"/>
    <w:rsid w:val="00C8028D"/>
    <w:rsid w:val="00C8324A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764D4"/>
    <w:rsid w:val="00D84640"/>
    <w:rsid w:val="00D84803"/>
    <w:rsid w:val="00D85330"/>
    <w:rsid w:val="00D8633F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2B72"/>
    <w:rsid w:val="00DF4320"/>
    <w:rsid w:val="00DF54F2"/>
    <w:rsid w:val="00E001BE"/>
    <w:rsid w:val="00E0262A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16FDD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46F9D"/>
    <w:rsid w:val="00E507ED"/>
    <w:rsid w:val="00E5429B"/>
    <w:rsid w:val="00E57878"/>
    <w:rsid w:val="00E57BC7"/>
    <w:rsid w:val="00E621CB"/>
    <w:rsid w:val="00E62DF2"/>
    <w:rsid w:val="00E647CC"/>
    <w:rsid w:val="00E64945"/>
    <w:rsid w:val="00E66188"/>
    <w:rsid w:val="00E71172"/>
    <w:rsid w:val="00E71304"/>
    <w:rsid w:val="00E71BA7"/>
    <w:rsid w:val="00E77205"/>
    <w:rsid w:val="00E82144"/>
    <w:rsid w:val="00E82B4B"/>
    <w:rsid w:val="00E84673"/>
    <w:rsid w:val="00E87851"/>
    <w:rsid w:val="00E92708"/>
    <w:rsid w:val="00E95DEB"/>
    <w:rsid w:val="00E962B2"/>
    <w:rsid w:val="00EA53BB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12D2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2204DD"/>
    <w:pPr>
      <w:tabs>
        <w:tab w:val="left" w:pos="720"/>
        <w:tab w:val="right" w:leader="dot" w:pos="9350"/>
      </w:tabs>
      <w:ind w:left="270"/>
      <w:pPrChange w:id="0" w:author="Batra Yogesh (EXT)" w:date="2018-04-06T12:41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41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8EDB9-EB40-4AA2-A7A0-271ECBA1E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C0FB53-C543-49C3-88D8-81FE4CA8C9BE}"/>
</file>

<file path=customXml/itemProps3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6150860-2471-4AD1-BB74-A8D8DCC18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1</TotalTime>
  <Pages>6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Maintain Well Hole</vt:lpstr>
    </vt:vector>
  </TitlesOfParts>
  <Company>Chevron</Company>
  <LinksUpToDate>false</LinksUpToDate>
  <CharactersWithSpaces>3344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Maintain Well Hole</dc:title>
  <dc:creator>Wirasak Chomphu</dc:creator>
  <cp:lastModifiedBy>Wirasak Chomphu</cp:lastModifiedBy>
  <cp:revision>10</cp:revision>
  <cp:lastPrinted>2005-03-03T19:34:00Z</cp:lastPrinted>
  <dcterms:created xsi:type="dcterms:W3CDTF">2018-03-27T10:25:00Z</dcterms:created>
  <dcterms:modified xsi:type="dcterms:W3CDTF">2020-07-02T09:19:00Z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