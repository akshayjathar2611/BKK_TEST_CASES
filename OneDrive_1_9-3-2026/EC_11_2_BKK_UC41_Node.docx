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people.xml" ContentType="application/vnd.openxmlformats-officedocument.wordprocessingml.peop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A372E" w14:textId="797E6720" w:rsidR="004D61A0" w:rsidRPr="00A76009" w:rsidRDefault="00D730E7">
      <w:pPr>
        <w:pStyle w:val="Header"/>
        <w:tabs>
          <w:tab w:val="clear" w:pos="4320"/>
          <w:tab w:val="clear" w:pos="8640"/>
        </w:tabs>
        <w:rPr>
          <w:rFonts w:cs="Arial"/>
          <w:rPrChange w:id="1" w:author="Batra Yogesh (EXT)" w:date="2018-04-13T13:15:00Z">
            <w:rPr>
              <w:rFonts w:asciiTheme="minorHAnsi" w:hAnsiTheme="minorHAnsi"/>
            </w:rPr>
          </w:rPrChange>
        </w:rPr>
      </w:pPr>
      <w:bookmarkStart w:id="2" w:name="_GoBack"/>
      <w:bookmarkEnd w:id="2"/>
      <w:r w:rsidRPr="00A76009">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A76009" w:rsidRDefault="004D61A0">
      <w:pPr>
        <w:pStyle w:val="Header"/>
        <w:tabs>
          <w:tab w:val="clear" w:pos="4320"/>
          <w:tab w:val="clear" w:pos="8640"/>
        </w:tabs>
        <w:rPr>
          <w:rFonts w:cs="Arial"/>
          <w:rPrChange w:id="3" w:author="Batra Yogesh (EXT)" w:date="2018-04-13T13:15:00Z">
            <w:rPr>
              <w:rFonts w:asciiTheme="minorHAnsi" w:hAnsiTheme="minorHAnsi"/>
            </w:rPr>
          </w:rPrChange>
        </w:rPr>
      </w:pPr>
    </w:p>
    <w:p w14:paraId="0BAA3730" w14:textId="77777777" w:rsidR="004D61A0" w:rsidRPr="00A76009" w:rsidRDefault="004D61A0">
      <w:pPr>
        <w:pStyle w:val="Header"/>
        <w:tabs>
          <w:tab w:val="clear" w:pos="4320"/>
          <w:tab w:val="clear" w:pos="8640"/>
        </w:tabs>
        <w:rPr>
          <w:rFonts w:cs="Arial"/>
          <w:rPrChange w:id="4" w:author="Batra Yogesh (EXT)" w:date="2018-04-13T13:15:00Z">
            <w:rPr>
              <w:rFonts w:asciiTheme="minorHAnsi" w:hAnsiTheme="minorHAnsi"/>
            </w:rPr>
          </w:rPrChange>
        </w:rPr>
      </w:pPr>
    </w:p>
    <w:p w14:paraId="0BAA3731" w14:textId="77777777" w:rsidR="004D61A0" w:rsidRPr="00A76009" w:rsidRDefault="004D61A0">
      <w:pPr>
        <w:pStyle w:val="Header"/>
        <w:tabs>
          <w:tab w:val="clear" w:pos="4320"/>
          <w:tab w:val="clear" w:pos="8640"/>
        </w:tabs>
        <w:rPr>
          <w:rFonts w:cs="Arial"/>
          <w:rPrChange w:id="5" w:author="Batra Yogesh (EXT)" w:date="2018-04-13T13:15:00Z">
            <w:rPr>
              <w:rFonts w:asciiTheme="minorHAnsi" w:hAnsiTheme="minorHAnsi"/>
            </w:rPr>
          </w:rPrChange>
        </w:rPr>
      </w:pPr>
    </w:p>
    <w:p w14:paraId="0BAA3732" w14:textId="77777777" w:rsidR="004D61A0" w:rsidRPr="00A76009" w:rsidRDefault="004D61A0">
      <w:pPr>
        <w:pStyle w:val="Header"/>
        <w:tabs>
          <w:tab w:val="clear" w:pos="4320"/>
          <w:tab w:val="clear" w:pos="8640"/>
        </w:tabs>
        <w:rPr>
          <w:rFonts w:cs="Arial"/>
          <w:rPrChange w:id="6" w:author="Batra Yogesh (EXT)" w:date="2018-04-13T13:15:00Z">
            <w:rPr>
              <w:rFonts w:asciiTheme="minorHAnsi" w:hAnsiTheme="minorHAnsi"/>
            </w:rPr>
          </w:rPrChange>
        </w:rPr>
      </w:pPr>
    </w:p>
    <w:p w14:paraId="0BAA3733" w14:textId="77777777" w:rsidR="004D61A0" w:rsidRPr="00A76009" w:rsidRDefault="004D61A0">
      <w:pPr>
        <w:pStyle w:val="Header"/>
        <w:tabs>
          <w:tab w:val="clear" w:pos="4320"/>
          <w:tab w:val="clear" w:pos="8640"/>
        </w:tabs>
        <w:rPr>
          <w:rFonts w:cs="Arial"/>
          <w:rPrChange w:id="7" w:author="Batra Yogesh (EXT)" w:date="2018-04-13T13:15:00Z">
            <w:rPr>
              <w:rFonts w:asciiTheme="minorHAnsi" w:hAnsiTheme="minorHAnsi"/>
            </w:rPr>
          </w:rPrChange>
        </w:rPr>
      </w:pPr>
    </w:p>
    <w:p w14:paraId="0BAA3734" w14:textId="77777777" w:rsidR="004D61A0" w:rsidRPr="00A76009" w:rsidRDefault="004D61A0">
      <w:pPr>
        <w:pStyle w:val="Header"/>
        <w:tabs>
          <w:tab w:val="clear" w:pos="4320"/>
          <w:tab w:val="clear" w:pos="8640"/>
        </w:tabs>
        <w:rPr>
          <w:rFonts w:cs="Arial"/>
          <w:rPrChange w:id="8" w:author="Batra Yogesh (EXT)" w:date="2018-04-13T13:15:00Z">
            <w:rPr>
              <w:rFonts w:asciiTheme="minorHAnsi" w:hAnsiTheme="minorHAnsi"/>
            </w:rPr>
          </w:rPrChange>
        </w:rPr>
      </w:pPr>
    </w:p>
    <w:p w14:paraId="0BAA3735" w14:textId="77777777" w:rsidR="004D61A0" w:rsidRPr="00A76009" w:rsidRDefault="004D61A0">
      <w:pPr>
        <w:pStyle w:val="Header"/>
        <w:tabs>
          <w:tab w:val="clear" w:pos="4320"/>
          <w:tab w:val="clear" w:pos="8640"/>
        </w:tabs>
        <w:rPr>
          <w:rFonts w:cs="Arial"/>
          <w:rPrChange w:id="9" w:author="Batra Yogesh (EXT)" w:date="2018-04-13T13:15:00Z">
            <w:rPr>
              <w:rFonts w:asciiTheme="minorHAnsi" w:hAnsiTheme="minorHAnsi"/>
            </w:rPr>
          </w:rPrChange>
        </w:rPr>
      </w:pPr>
    </w:p>
    <w:p w14:paraId="0BAA3736" w14:textId="77777777" w:rsidR="004D61A0" w:rsidRPr="00A76009" w:rsidRDefault="004D61A0">
      <w:pPr>
        <w:pStyle w:val="Header"/>
        <w:tabs>
          <w:tab w:val="clear" w:pos="4320"/>
          <w:tab w:val="clear" w:pos="8640"/>
        </w:tabs>
        <w:rPr>
          <w:rFonts w:cs="Arial"/>
          <w:rPrChange w:id="10" w:author="Batra Yogesh (EXT)" w:date="2018-04-13T13:15:00Z">
            <w:rPr>
              <w:rFonts w:asciiTheme="minorHAnsi" w:hAnsiTheme="minorHAnsi"/>
            </w:rPr>
          </w:rPrChange>
        </w:rPr>
      </w:pPr>
    </w:p>
    <w:p w14:paraId="0BAA3737" w14:textId="77777777" w:rsidR="004D61A0" w:rsidRPr="00A76009" w:rsidRDefault="004D61A0">
      <w:pPr>
        <w:pStyle w:val="Header"/>
        <w:tabs>
          <w:tab w:val="clear" w:pos="4320"/>
          <w:tab w:val="clear" w:pos="8640"/>
        </w:tabs>
        <w:rPr>
          <w:rFonts w:cs="Arial"/>
          <w:rPrChange w:id="11" w:author="Batra Yogesh (EXT)" w:date="2018-04-13T13:15:00Z">
            <w:rPr>
              <w:rFonts w:asciiTheme="minorHAnsi" w:hAnsiTheme="minorHAnsi"/>
            </w:rPr>
          </w:rPrChange>
        </w:rPr>
      </w:pPr>
    </w:p>
    <w:p w14:paraId="0BAA3738" w14:textId="77777777" w:rsidR="004D61A0" w:rsidRPr="00A76009" w:rsidRDefault="004D61A0">
      <w:pPr>
        <w:pStyle w:val="Header"/>
        <w:tabs>
          <w:tab w:val="clear" w:pos="4320"/>
          <w:tab w:val="clear" w:pos="8640"/>
        </w:tabs>
        <w:rPr>
          <w:rFonts w:cs="Arial"/>
          <w:rPrChange w:id="12" w:author="Batra Yogesh (EXT)" w:date="2018-04-13T13:15:00Z">
            <w:rPr>
              <w:rFonts w:asciiTheme="minorHAnsi" w:hAnsiTheme="minorHAnsi"/>
            </w:rPr>
          </w:rPrChange>
        </w:rPr>
      </w:pPr>
    </w:p>
    <w:p w14:paraId="0BAA3739" w14:textId="77777777" w:rsidR="004D61A0" w:rsidRPr="00A76009" w:rsidRDefault="004D61A0">
      <w:pPr>
        <w:pStyle w:val="Header"/>
        <w:tabs>
          <w:tab w:val="clear" w:pos="4320"/>
          <w:tab w:val="clear" w:pos="8640"/>
        </w:tabs>
        <w:rPr>
          <w:rFonts w:cs="Arial"/>
        </w:rPr>
      </w:pPr>
    </w:p>
    <w:p w14:paraId="0BAA373A" w14:textId="13512C5C" w:rsidR="004D61A0" w:rsidRPr="00A76009" w:rsidRDefault="00D730E7">
      <w:pPr>
        <w:pStyle w:val="Title"/>
        <w:rPr>
          <w:rFonts w:cs="Arial"/>
          <w:color w:val="3399FF"/>
          <w:sz w:val="52"/>
          <w:szCs w:val="52"/>
        </w:rPr>
      </w:pPr>
      <w:r w:rsidRPr="00A76009">
        <w:rPr>
          <w:rFonts w:cs="Arial"/>
          <w:color w:val="3399FF"/>
          <w:sz w:val="52"/>
          <w:szCs w:val="52"/>
        </w:rPr>
        <w:t xml:space="preserve">EC Upgrade </w:t>
      </w:r>
      <w:r w:rsidR="00C05FBB" w:rsidRPr="00A76009">
        <w:rPr>
          <w:rFonts w:cs="Arial"/>
          <w:color w:val="3399FF"/>
          <w:sz w:val="52"/>
          <w:szCs w:val="52"/>
        </w:rPr>
        <w:t>BKK</w:t>
      </w:r>
      <w:r w:rsidRPr="00A76009">
        <w:rPr>
          <w:rFonts w:cs="Arial"/>
          <w:color w:val="3399FF"/>
          <w:sz w:val="52"/>
          <w:szCs w:val="52"/>
        </w:rPr>
        <w:t xml:space="preserve"> </w:t>
      </w:r>
      <w:r w:rsidR="004D61A0" w:rsidRPr="00A76009">
        <w:rPr>
          <w:rFonts w:cs="Arial"/>
          <w:color w:val="3399FF"/>
          <w:sz w:val="52"/>
          <w:szCs w:val="52"/>
        </w:rPr>
        <w:t>Use Case</w:t>
      </w:r>
    </w:p>
    <w:p w14:paraId="0BAA373B" w14:textId="77777777" w:rsidR="004D61A0" w:rsidRPr="00A76009" w:rsidRDefault="004D61A0">
      <w:pPr>
        <w:jc w:val="center"/>
        <w:rPr>
          <w:rFonts w:cs="Arial"/>
        </w:rPr>
      </w:pPr>
    </w:p>
    <w:p w14:paraId="0BAA373C" w14:textId="77777777" w:rsidR="007C0F5B" w:rsidRPr="00A76009" w:rsidRDefault="007C0F5B">
      <w:pPr>
        <w:jc w:val="center"/>
        <w:rPr>
          <w:rFonts w:cs="Arial"/>
        </w:rPr>
      </w:pPr>
    </w:p>
    <w:p w14:paraId="0BAA373D" w14:textId="77777777" w:rsidR="007C0F5B" w:rsidRPr="00A76009" w:rsidRDefault="007C0F5B">
      <w:pPr>
        <w:jc w:val="center"/>
        <w:rPr>
          <w:rFonts w:cs="Arial"/>
        </w:rPr>
      </w:pPr>
    </w:p>
    <w:p w14:paraId="0BAA373E" w14:textId="77777777" w:rsidR="007C0F5B" w:rsidRPr="00A76009" w:rsidRDefault="004D61A0">
      <w:pPr>
        <w:pStyle w:val="BodyText"/>
        <w:rPr>
          <w:rFonts w:cs="Arial"/>
          <w:color w:val="3399FF"/>
        </w:rPr>
      </w:pPr>
      <w:r w:rsidRPr="00A76009">
        <w:rPr>
          <w:rFonts w:cs="Arial"/>
          <w:b/>
          <w:color w:val="3399FF"/>
        </w:rPr>
        <w:t>Project Name</w:t>
      </w:r>
    </w:p>
    <w:p w14:paraId="0BAA373F" w14:textId="26E588AA" w:rsidR="00EF4239" w:rsidRPr="00A76009" w:rsidRDefault="00C05FBB">
      <w:pPr>
        <w:pStyle w:val="BodyText"/>
        <w:rPr>
          <w:rFonts w:cs="Arial"/>
          <w:color w:val="3399FF"/>
        </w:rPr>
      </w:pPr>
      <w:r w:rsidRPr="00A76009">
        <w:rPr>
          <w:rFonts w:cs="Arial"/>
          <w:color w:val="3399FF"/>
        </w:rPr>
        <w:t>BKK</w:t>
      </w:r>
      <w:r w:rsidR="00645ABA" w:rsidRPr="00A76009">
        <w:rPr>
          <w:rFonts w:cs="Arial"/>
          <w:color w:val="3399FF"/>
        </w:rPr>
        <w:t xml:space="preserve"> </w:t>
      </w:r>
      <w:ins w:id="13" w:author="Batra Yogesh (EXT)" w:date="2018-04-13T16:40:00Z">
        <w:r w:rsidR="00241587">
          <w:rPr>
            <w:rFonts w:cs="Arial"/>
            <w:color w:val="3399FF"/>
          </w:rPr>
          <w:t xml:space="preserve">11.2 </w:t>
        </w:r>
      </w:ins>
      <w:r w:rsidR="00FA58CA" w:rsidRPr="00A76009">
        <w:rPr>
          <w:rFonts w:cs="Arial"/>
          <w:color w:val="3399FF"/>
        </w:rPr>
        <w:t>Project</w:t>
      </w:r>
      <w:r w:rsidR="000A438C" w:rsidRPr="00A76009">
        <w:rPr>
          <w:rFonts w:cs="Arial"/>
          <w:color w:val="3399FF"/>
        </w:rPr>
        <w:t xml:space="preserve"> </w:t>
      </w:r>
      <w:r w:rsidR="002A6A74" w:rsidRPr="00A76009">
        <w:rPr>
          <w:rFonts w:cs="Arial"/>
          <w:color w:val="3399FF"/>
        </w:rPr>
        <w:t>Energy Components</w:t>
      </w:r>
    </w:p>
    <w:p w14:paraId="0BAA3740" w14:textId="77777777" w:rsidR="004D61A0" w:rsidRPr="00A76009" w:rsidRDefault="004D61A0">
      <w:pPr>
        <w:pStyle w:val="BodyText"/>
        <w:rPr>
          <w:rFonts w:cs="Arial"/>
          <w:color w:val="3399FF"/>
        </w:rPr>
      </w:pPr>
    </w:p>
    <w:p w14:paraId="0BAA3741" w14:textId="77777777" w:rsidR="007C0F5B" w:rsidRPr="00A76009" w:rsidRDefault="004D61A0">
      <w:pPr>
        <w:jc w:val="center"/>
        <w:rPr>
          <w:rFonts w:cs="Arial"/>
          <w:color w:val="3399FF"/>
        </w:rPr>
      </w:pPr>
      <w:r w:rsidRPr="00A76009">
        <w:rPr>
          <w:rFonts w:cs="Arial"/>
          <w:b/>
          <w:color w:val="3399FF"/>
        </w:rPr>
        <w:t>Use-Case Name</w:t>
      </w:r>
    </w:p>
    <w:p w14:paraId="0BAA3742" w14:textId="6F850040" w:rsidR="004D61A0" w:rsidRPr="00A76009" w:rsidRDefault="00137686">
      <w:pPr>
        <w:jc w:val="center"/>
        <w:rPr>
          <w:rFonts w:cs="Arial"/>
          <w:color w:val="3399FF"/>
        </w:rPr>
      </w:pPr>
      <w:r w:rsidRPr="00A76009">
        <w:rPr>
          <w:rFonts w:cs="Arial"/>
          <w:color w:val="3399FF"/>
        </w:rPr>
        <w:t>BKK_UC53</w:t>
      </w:r>
      <w:r w:rsidR="00C84971" w:rsidRPr="00A76009">
        <w:rPr>
          <w:rFonts w:cs="Arial"/>
          <w:color w:val="3399FF"/>
        </w:rPr>
        <w:t xml:space="preserve">- </w:t>
      </w:r>
      <w:r w:rsidRPr="00A76009">
        <w:rPr>
          <w:rFonts w:cs="Arial"/>
          <w:color w:val="3399FF"/>
        </w:rPr>
        <w:t>Setup Node</w:t>
      </w:r>
      <w:r w:rsidR="004D61A0" w:rsidRPr="00A76009">
        <w:rPr>
          <w:rFonts w:cs="Arial"/>
          <w:color w:val="3399FF"/>
        </w:rPr>
        <w:br/>
      </w:r>
    </w:p>
    <w:p w14:paraId="0BAA3743" w14:textId="77777777" w:rsidR="007C0F5B" w:rsidRPr="00A76009" w:rsidRDefault="004D61A0" w:rsidP="00B107D1">
      <w:pPr>
        <w:jc w:val="center"/>
        <w:rPr>
          <w:rFonts w:cs="Arial"/>
          <w:color w:val="3399FF"/>
        </w:rPr>
      </w:pPr>
      <w:r w:rsidRPr="00A76009">
        <w:rPr>
          <w:rFonts w:cs="Arial"/>
          <w:b/>
          <w:color w:val="3399FF"/>
        </w:rPr>
        <w:t>Origination Date</w:t>
      </w:r>
    </w:p>
    <w:p w14:paraId="0BAA3744" w14:textId="128D1D30" w:rsidR="004D61A0" w:rsidRPr="00A76009" w:rsidRDefault="00C05FBB" w:rsidP="00B107D1">
      <w:pPr>
        <w:jc w:val="center"/>
        <w:rPr>
          <w:rFonts w:cs="Arial"/>
          <w:color w:val="3399FF"/>
        </w:rPr>
      </w:pPr>
      <w:r w:rsidRPr="00A76009">
        <w:rPr>
          <w:rFonts w:cs="Arial"/>
          <w:color w:val="3399FF"/>
        </w:rPr>
        <w:t>29-Dec-2017</w:t>
      </w:r>
    </w:p>
    <w:p w14:paraId="0BAA3745" w14:textId="77777777" w:rsidR="004D61A0" w:rsidRPr="00A76009" w:rsidRDefault="004D61A0">
      <w:pPr>
        <w:rPr>
          <w:rFonts w:cs="Arial"/>
        </w:rPr>
      </w:pPr>
    </w:p>
    <w:p w14:paraId="0BAA3746" w14:textId="77777777" w:rsidR="004D61A0" w:rsidRPr="00A76009" w:rsidRDefault="004D61A0">
      <w:pPr>
        <w:rPr>
          <w:rFonts w:cs="Arial"/>
        </w:rPr>
      </w:pPr>
    </w:p>
    <w:p w14:paraId="0BAA3747" w14:textId="77777777" w:rsidR="004D61A0" w:rsidRPr="00A76009" w:rsidRDefault="004D61A0">
      <w:pPr>
        <w:rPr>
          <w:rFonts w:cs="Arial"/>
        </w:rPr>
      </w:pPr>
    </w:p>
    <w:p w14:paraId="0BAA3748" w14:textId="77777777" w:rsidR="004D61A0" w:rsidRPr="00A76009" w:rsidRDefault="004D61A0">
      <w:pPr>
        <w:rPr>
          <w:rFonts w:cs="Arial"/>
        </w:rPr>
      </w:pPr>
    </w:p>
    <w:p w14:paraId="0BAA3749" w14:textId="77777777" w:rsidR="004D61A0" w:rsidRPr="00A76009" w:rsidRDefault="004D61A0">
      <w:pPr>
        <w:rPr>
          <w:rFonts w:cs="Arial"/>
        </w:rPr>
      </w:pPr>
    </w:p>
    <w:p w14:paraId="0BAA374A" w14:textId="77777777" w:rsidR="004D61A0" w:rsidRPr="00A76009" w:rsidRDefault="004D61A0">
      <w:pPr>
        <w:rPr>
          <w:rFonts w:cs="Arial"/>
        </w:rPr>
      </w:pPr>
    </w:p>
    <w:p w14:paraId="0BAA374B" w14:textId="77777777" w:rsidR="004D61A0" w:rsidRPr="00A76009" w:rsidRDefault="004D61A0">
      <w:pPr>
        <w:rPr>
          <w:rFonts w:cs="Arial"/>
        </w:rPr>
      </w:pPr>
    </w:p>
    <w:p w14:paraId="0BAA374C" w14:textId="77777777" w:rsidR="004D61A0" w:rsidRPr="00A76009" w:rsidRDefault="004D61A0">
      <w:pPr>
        <w:rPr>
          <w:rFonts w:cs="Arial"/>
        </w:rPr>
      </w:pPr>
    </w:p>
    <w:p w14:paraId="0BAA374D" w14:textId="77777777" w:rsidR="004D61A0" w:rsidRPr="00A76009" w:rsidRDefault="004D61A0">
      <w:pPr>
        <w:rPr>
          <w:rFonts w:cs="Arial"/>
        </w:rPr>
      </w:pPr>
    </w:p>
    <w:p w14:paraId="0BAA374E" w14:textId="77777777" w:rsidR="004D61A0" w:rsidRPr="00A76009" w:rsidRDefault="004D61A0">
      <w:pPr>
        <w:rPr>
          <w:rFonts w:cs="Arial"/>
        </w:rPr>
      </w:pPr>
    </w:p>
    <w:p w14:paraId="0BAA374F" w14:textId="6CFFAA3C" w:rsidR="007C0F5B" w:rsidRPr="00A76009" w:rsidRDefault="007C0F5B">
      <w:pPr>
        <w:rPr>
          <w:rFonts w:cs="Arial"/>
        </w:rPr>
      </w:pPr>
    </w:p>
    <w:p w14:paraId="2732B955" w14:textId="66A6EA67" w:rsidR="004842BE" w:rsidRPr="00A76009" w:rsidRDefault="004842BE">
      <w:pPr>
        <w:rPr>
          <w:rFonts w:cs="Arial"/>
        </w:rPr>
      </w:pPr>
    </w:p>
    <w:p w14:paraId="2C7B6E53" w14:textId="55393660" w:rsidR="004842BE" w:rsidRPr="00A76009" w:rsidRDefault="004842BE">
      <w:pPr>
        <w:rPr>
          <w:rFonts w:cs="Arial"/>
        </w:rPr>
      </w:pPr>
    </w:p>
    <w:p w14:paraId="0EE7EE46" w14:textId="40C93B12" w:rsidR="004842BE" w:rsidRPr="00A76009" w:rsidRDefault="004842BE">
      <w:pPr>
        <w:rPr>
          <w:rFonts w:cs="Arial"/>
        </w:rPr>
      </w:pPr>
    </w:p>
    <w:p w14:paraId="02EBE86D" w14:textId="64E3ACC9" w:rsidR="004842BE" w:rsidRPr="00A76009" w:rsidRDefault="004842BE">
      <w:pPr>
        <w:rPr>
          <w:rFonts w:cs="Arial"/>
        </w:rPr>
      </w:pPr>
    </w:p>
    <w:p w14:paraId="0D687F34" w14:textId="758FE069" w:rsidR="004842BE" w:rsidRPr="00A76009" w:rsidRDefault="004842BE">
      <w:pPr>
        <w:rPr>
          <w:rFonts w:cs="Arial"/>
        </w:rPr>
      </w:pPr>
    </w:p>
    <w:p w14:paraId="2BA113BB" w14:textId="18611C93" w:rsidR="004842BE" w:rsidRPr="00A76009" w:rsidRDefault="004842BE">
      <w:pPr>
        <w:rPr>
          <w:rFonts w:cs="Arial"/>
        </w:rPr>
      </w:pPr>
    </w:p>
    <w:p w14:paraId="6091F7BC" w14:textId="72ACAE4F" w:rsidR="004842BE" w:rsidRPr="00A76009" w:rsidRDefault="004842BE">
      <w:pPr>
        <w:rPr>
          <w:rFonts w:cs="Arial"/>
        </w:rPr>
      </w:pPr>
    </w:p>
    <w:p w14:paraId="65A7F094" w14:textId="4CCD3BDB" w:rsidR="004842BE" w:rsidRPr="00A76009" w:rsidRDefault="004842BE">
      <w:pPr>
        <w:rPr>
          <w:rFonts w:cs="Arial"/>
        </w:rPr>
      </w:pPr>
    </w:p>
    <w:p w14:paraId="787E0E68" w14:textId="1B24DE55" w:rsidR="004842BE" w:rsidRPr="00A76009" w:rsidRDefault="004842BE">
      <w:pPr>
        <w:rPr>
          <w:rFonts w:cs="Arial"/>
        </w:rPr>
      </w:pPr>
    </w:p>
    <w:p w14:paraId="70722A6F" w14:textId="38EB9068" w:rsidR="004842BE" w:rsidRPr="00A76009" w:rsidRDefault="004842BE">
      <w:pPr>
        <w:rPr>
          <w:rFonts w:cs="Arial"/>
        </w:rPr>
      </w:pPr>
    </w:p>
    <w:p w14:paraId="400FC35E" w14:textId="25C90E82" w:rsidR="004842BE" w:rsidRPr="00A76009" w:rsidRDefault="004842BE">
      <w:pPr>
        <w:rPr>
          <w:rFonts w:cs="Arial"/>
        </w:rPr>
      </w:pPr>
    </w:p>
    <w:p w14:paraId="2D3E5E7B" w14:textId="77777777" w:rsidR="004842BE" w:rsidRPr="00A76009" w:rsidRDefault="004842BE">
      <w:pPr>
        <w:rPr>
          <w:rFonts w:cs="Arial"/>
        </w:rPr>
      </w:pPr>
    </w:p>
    <w:p w14:paraId="0BAA3750" w14:textId="525997F7" w:rsidR="004D61A0" w:rsidRPr="00A76009" w:rsidDel="00B259E4" w:rsidRDefault="004D61A0" w:rsidP="00447470">
      <w:pPr>
        <w:rPr>
          <w:moveFrom w:id="14" w:author="Shah Ashay" w:date="2018-04-16T17:32:00Z"/>
          <w:rFonts w:cs="Arial"/>
        </w:rPr>
      </w:pPr>
      <w:moveFromRangeStart w:id="15" w:author="Shah Ashay" w:date="2018-04-16T17:32:00Z" w:name="move511663275"/>
      <w:moveFrom w:id="16" w:author="Shah Ashay" w:date="2018-04-16T17:32:00Z">
        <w:r w:rsidRPr="00A76009" w:rsidDel="00B259E4">
          <w:rPr>
            <w:rFonts w:cs="Arial"/>
          </w:rPr>
          <w:t>Revision History</w:t>
        </w:r>
      </w:moveFrom>
    </w:p>
    <w:moveFromRangeEnd w:id="15"/>
    <w:p w14:paraId="3A599A10" w14:textId="77777777" w:rsidR="00B259E4" w:rsidRPr="00A76009" w:rsidRDefault="00B259E4" w:rsidP="00B259E4">
      <w:pPr>
        <w:rPr>
          <w:moveTo w:id="17" w:author="Shah Ashay" w:date="2018-04-16T17:32:00Z"/>
          <w:rFonts w:cs="Arial"/>
        </w:rPr>
      </w:pPr>
      <w:moveToRangeStart w:id="18" w:author="Shah Ashay" w:date="2018-04-16T17:32:00Z" w:name="move511663275"/>
      <w:moveTo w:id="19" w:author="Shah Ashay" w:date="2018-04-16T17:32:00Z">
        <w:r w:rsidRPr="00A76009">
          <w:rPr>
            <w:rFonts w:cs="Arial"/>
          </w:rPr>
          <w:t>Revision History</w:t>
        </w:r>
      </w:moveTo>
    </w:p>
    <w:moveToRangeEnd w:id="18"/>
    <w:p w14:paraId="0BAA3751" w14:textId="77777777" w:rsidR="004D61A0" w:rsidRPr="00A76009"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0" w:author="Shah Ashay" w:date="2018-04-16T17:32: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21">
          <w:tblGrid>
            <w:gridCol w:w="1165"/>
            <w:gridCol w:w="1710"/>
            <w:gridCol w:w="2970"/>
            <w:gridCol w:w="1170"/>
            <w:gridCol w:w="1170"/>
            <w:gridCol w:w="1350"/>
          </w:tblGrid>
        </w:tblGridChange>
      </w:tblGrid>
      <w:tr w:rsidR="005F74A6" w:rsidRPr="00A76009" w14:paraId="0BAA3756" w14:textId="5ED8BD66" w:rsidTr="00B259E4">
        <w:trPr>
          <w:cantSplit/>
          <w:tblHeader/>
          <w:trPrChange w:id="22" w:author="Shah Ashay" w:date="2018-04-16T17:32:00Z">
            <w:trPr>
              <w:cantSplit/>
              <w:tblHeader/>
            </w:trPr>
          </w:trPrChange>
        </w:trPr>
        <w:tc>
          <w:tcPr>
            <w:tcW w:w="611" w:type="pct"/>
            <w:shd w:val="clear" w:color="auto" w:fill="3399FF"/>
            <w:tcPrChange w:id="23" w:author="Shah Ashay" w:date="2018-04-16T17:32:00Z">
              <w:tcPr>
                <w:tcW w:w="1165" w:type="dxa"/>
                <w:shd w:val="clear" w:color="auto" w:fill="3399FF"/>
              </w:tcPr>
            </w:tcPrChange>
          </w:tcPr>
          <w:p w14:paraId="0BAA3752" w14:textId="7C5064CA" w:rsidR="005F74A6" w:rsidRPr="00A76009" w:rsidRDefault="005F74A6" w:rsidP="005F74A6">
            <w:pPr>
              <w:pStyle w:val="ColumnHead"/>
              <w:rPr>
                <w:rFonts w:cs="Arial"/>
                <w:color w:val="FFFFFF" w:themeColor="background1"/>
              </w:rPr>
            </w:pPr>
            <w:r w:rsidRPr="00A76009">
              <w:rPr>
                <w:rFonts w:cs="Arial"/>
                <w:color w:val="FFFFFF" w:themeColor="background1"/>
              </w:rPr>
              <w:t>Revision</w:t>
            </w:r>
          </w:p>
        </w:tc>
        <w:tc>
          <w:tcPr>
            <w:tcW w:w="897" w:type="pct"/>
            <w:shd w:val="clear" w:color="auto" w:fill="3399FF"/>
            <w:tcPrChange w:id="24" w:author="Shah Ashay" w:date="2018-04-16T17:32:00Z">
              <w:tcPr>
                <w:tcW w:w="1710" w:type="dxa"/>
                <w:shd w:val="clear" w:color="auto" w:fill="3399FF"/>
              </w:tcPr>
            </w:tcPrChange>
          </w:tcPr>
          <w:p w14:paraId="0BAA3753" w14:textId="706486C2" w:rsidR="005F74A6" w:rsidRPr="00A76009" w:rsidRDefault="005F74A6" w:rsidP="005F74A6">
            <w:pPr>
              <w:pStyle w:val="ColumnHead"/>
              <w:rPr>
                <w:rFonts w:cs="Arial"/>
                <w:color w:val="FFFFFF" w:themeColor="background1"/>
              </w:rPr>
            </w:pPr>
            <w:r w:rsidRPr="00A76009">
              <w:rPr>
                <w:rFonts w:cs="Arial"/>
                <w:color w:val="FFFFFF" w:themeColor="background1"/>
              </w:rPr>
              <w:t>Date</w:t>
            </w:r>
          </w:p>
        </w:tc>
        <w:tc>
          <w:tcPr>
            <w:tcW w:w="1557" w:type="pct"/>
            <w:shd w:val="clear" w:color="auto" w:fill="3399FF"/>
            <w:tcPrChange w:id="25" w:author="Shah Ashay" w:date="2018-04-16T17:32:00Z">
              <w:tcPr>
                <w:tcW w:w="2970" w:type="dxa"/>
                <w:shd w:val="clear" w:color="auto" w:fill="3399FF"/>
              </w:tcPr>
            </w:tcPrChange>
          </w:tcPr>
          <w:p w14:paraId="0BAA3754" w14:textId="77777777" w:rsidR="005F74A6" w:rsidRPr="00A76009" w:rsidRDefault="005F74A6" w:rsidP="005F74A6">
            <w:pPr>
              <w:pStyle w:val="ColumnHead"/>
              <w:rPr>
                <w:rFonts w:cs="Arial"/>
                <w:color w:val="FFFFFF" w:themeColor="background1"/>
              </w:rPr>
            </w:pPr>
            <w:r w:rsidRPr="00A76009">
              <w:rPr>
                <w:rFonts w:cs="Arial"/>
                <w:color w:val="FFFFFF" w:themeColor="background1"/>
              </w:rPr>
              <w:t>Description</w:t>
            </w:r>
          </w:p>
        </w:tc>
        <w:tc>
          <w:tcPr>
            <w:tcW w:w="614" w:type="pct"/>
            <w:shd w:val="clear" w:color="auto" w:fill="3399FF"/>
            <w:tcPrChange w:id="26" w:author="Shah Ashay" w:date="2018-04-16T17:32:00Z">
              <w:tcPr>
                <w:tcW w:w="1170" w:type="dxa"/>
                <w:shd w:val="clear" w:color="auto" w:fill="3399FF"/>
              </w:tcPr>
            </w:tcPrChange>
          </w:tcPr>
          <w:p w14:paraId="3FA9A84F" w14:textId="77777777" w:rsidR="005F74A6" w:rsidRPr="00A76009" w:rsidRDefault="005F74A6" w:rsidP="005F74A6">
            <w:pPr>
              <w:pStyle w:val="ColumnHead"/>
              <w:rPr>
                <w:rFonts w:cs="Arial"/>
                <w:color w:val="FFFFFF" w:themeColor="background1"/>
              </w:rPr>
            </w:pPr>
            <w:r w:rsidRPr="00A76009">
              <w:rPr>
                <w:rFonts w:cs="Arial"/>
                <w:color w:val="FFFFFF" w:themeColor="background1"/>
              </w:rPr>
              <w:t>Prepared</w:t>
            </w:r>
          </w:p>
          <w:p w14:paraId="0BAA3755" w14:textId="24CB89A3" w:rsidR="005F74A6" w:rsidRPr="00A76009" w:rsidRDefault="005F74A6" w:rsidP="005F74A6">
            <w:pPr>
              <w:pStyle w:val="ColumnHead"/>
              <w:rPr>
                <w:rFonts w:cs="Arial"/>
                <w:color w:val="FFFFFF" w:themeColor="background1"/>
              </w:rPr>
            </w:pPr>
            <w:r w:rsidRPr="00A76009">
              <w:rPr>
                <w:rFonts w:cs="Arial"/>
                <w:color w:val="FFFFFF" w:themeColor="background1"/>
              </w:rPr>
              <w:t>by</w:t>
            </w:r>
          </w:p>
        </w:tc>
        <w:tc>
          <w:tcPr>
            <w:tcW w:w="614" w:type="pct"/>
            <w:shd w:val="clear" w:color="auto" w:fill="3399FF"/>
            <w:tcPrChange w:id="27" w:author="Shah Ashay" w:date="2018-04-16T17:32:00Z">
              <w:tcPr>
                <w:tcW w:w="1170" w:type="dxa"/>
                <w:shd w:val="clear" w:color="auto" w:fill="3399FF"/>
              </w:tcPr>
            </w:tcPrChange>
          </w:tcPr>
          <w:p w14:paraId="2279381B" w14:textId="77777777" w:rsidR="005F74A6" w:rsidRPr="00A76009" w:rsidRDefault="005F74A6" w:rsidP="005F74A6">
            <w:pPr>
              <w:pStyle w:val="ColumnHead"/>
              <w:rPr>
                <w:rFonts w:cs="Arial"/>
                <w:color w:val="FFFFFF" w:themeColor="background1"/>
              </w:rPr>
            </w:pPr>
            <w:r w:rsidRPr="00A76009">
              <w:rPr>
                <w:rFonts w:cs="Arial"/>
                <w:color w:val="FFFFFF" w:themeColor="background1"/>
              </w:rPr>
              <w:t>Checked</w:t>
            </w:r>
          </w:p>
          <w:p w14:paraId="6407E4C1" w14:textId="0BC8493E" w:rsidR="005F74A6" w:rsidRPr="00A76009" w:rsidRDefault="005F74A6" w:rsidP="005F74A6">
            <w:pPr>
              <w:pStyle w:val="ColumnHead"/>
              <w:rPr>
                <w:rFonts w:cs="Arial"/>
                <w:color w:val="FFFFFF" w:themeColor="background1"/>
              </w:rPr>
            </w:pPr>
            <w:r w:rsidRPr="00A76009">
              <w:rPr>
                <w:rFonts w:cs="Arial"/>
                <w:color w:val="FFFFFF" w:themeColor="background1"/>
              </w:rPr>
              <w:t>by</w:t>
            </w:r>
          </w:p>
        </w:tc>
        <w:tc>
          <w:tcPr>
            <w:tcW w:w="707" w:type="pct"/>
            <w:shd w:val="clear" w:color="auto" w:fill="3399FF"/>
            <w:tcPrChange w:id="28" w:author="Shah Ashay" w:date="2018-04-16T17:32:00Z">
              <w:tcPr>
                <w:tcW w:w="1350" w:type="dxa"/>
                <w:shd w:val="clear" w:color="auto" w:fill="3399FF"/>
              </w:tcPr>
            </w:tcPrChange>
          </w:tcPr>
          <w:p w14:paraId="69284D3A" w14:textId="3EEBDEA0" w:rsidR="005F74A6" w:rsidRPr="00A76009" w:rsidRDefault="005F74A6" w:rsidP="005F74A6">
            <w:pPr>
              <w:pStyle w:val="ColumnHead"/>
              <w:rPr>
                <w:rFonts w:cs="Arial"/>
                <w:color w:val="FFFFFF" w:themeColor="background1"/>
              </w:rPr>
            </w:pPr>
            <w:r w:rsidRPr="00A76009">
              <w:rPr>
                <w:rFonts w:cs="Arial"/>
                <w:color w:val="FFFFFF" w:themeColor="background1"/>
              </w:rPr>
              <w:t>Approved by</w:t>
            </w:r>
          </w:p>
        </w:tc>
      </w:tr>
      <w:tr w:rsidR="005F74A6" w:rsidRPr="00A76009" w14:paraId="0BAA375B" w14:textId="2375FBD8" w:rsidTr="00B259E4">
        <w:trPr>
          <w:cantSplit/>
          <w:trPrChange w:id="29" w:author="Shah Ashay" w:date="2018-04-16T17:32:00Z">
            <w:trPr>
              <w:cantSplit/>
            </w:trPr>
          </w:trPrChange>
        </w:trPr>
        <w:tc>
          <w:tcPr>
            <w:tcW w:w="611" w:type="pct"/>
            <w:tcPrChange w:id="30" w:author="Shah Ashay" w:date="2018-04-16T17:32:00Z">
              <w:tcPr>
                <w:tcW w:w="1165" w:type="dxa"/>
              </w:tcPr>
            </w:tcPrChange>
          </w:tcPr>
          <w:p w14:paraId="0BAA3757" w14:textId="2FF9D20C" w:rsidR="005F74A6" w:rsidRPr="00A76009" w:rsidRDefault="005F74A6" w:rsidP="005F74A6">
            <w:pPr>
              <w:jc w:val="center"/>
              <w:rPr>
                <w:rFonts w:cs="Arial"/>
                <w:sz w:val="20"/>
              </w:rPr>
            </w:pPr>
            <w:r w:rsidRPr="00A76009">
              <w:rPr>
                <w:rFonts w:cs="Arial"/>
                <w:sz w:val="20"/>
              </w:rPr>
              <w:t>1</w:t>
            </w:r>
            <w:r w:rsidR="004842BE" w:rsidRPr="00A76009">
              <w:rPr>
                <w:rFonts w:cs="Arial"/>
                <w:sz w:val="20"/>
              </w:rPr>
              <w:t>.0</w:t>
            </w:r>
          </w:p>
        </w:tc>
        <w:tc>
          <w:tcPr>
            <w:tcW w:w="897" w:type="pct"/>
            <w:tcPrChange w:id="31" w:author="Shah Ashay" w:date="2018-04-16T17:32:00Z">
              <w:tcPr>
                <w:tcW w:w="1710" w:type="dxa"/>
              </w:tcPr>
            </w:tcPrChange>
          </w:tcPr>
          <w:p w14:paraId="0BAA3758" w14:textId="1DFD58C1" w:rsidR="005F74A6" w:rsidRPr="00A76009" w:rsidRDefault="00C05FBB">
            <w:pPr>
              <w:jc w:val="center"/>
              <w:rPr>
                <w:rFonts w:cs="Arial"/>
                <w:sz w:val="20"/>
              </w:rPr>
            </w:pPr>
            <w:r w:rsidRPr="00A76009">
              <w:rPr>
                <w:rFonts w:cs="Arial"/>
                <w:sz w:val="20"/>
              </w:rPr>
              <w:t>29-Dec-2017</w:t>
            </w:r>
          </w:p>
        </w:tc>
        <w:tc>
          <w:tcPr>
            <w:tcW w:w="1557" w:type="pct"/>
            <w:tcPrChange w:id="32" w:author="Shah Ashay" w:date="2018-04-16T17:32:00Z">
              <w:tcPr>
                <w:tcW w:w="2970" w:type="dxa"/>
              </w:tcPr>
            </w:tcPrChange>
          </w:tcPr>
          <w:p w14:paraId="0BAA3759" w14:textId="449735CF" w:rsidR="005F74A6" w:rsidRPr="00A76009" w:rsidRDefault="004842BE" w:rsidP="00B107D1">
            <w:pPr>
              <w:pStyle w:val="Header"/>
              <w:tabs>
                <w:tab w:val="clear" w:pos="4320"/>
                <w:tab w:val="clear" w:pos="8640"/>
              </w:tabs>
              <w:rPr>
                <w:rFonts w:cs="Arial"/>
                <w:sz w:val="20"/>
              </w:rPr>
            </w:pPr>
            <w:r w:rsidRPr="00A76009">
              <w:rPr>
                <w:rFonts w:cs="Arial"/>
                <w:sz w:val="20"/>
              </w:rPr>
              <w:t>Draft of Use Case “</w:t>
            </w:r>
            <w:r w:rsidR="00137686" w:rsidRPr="00A76009">
              <w:rPr>
                <w:rFonts w:cs="Arial"/>
                <w:sz w:val="20"/>
              </w:rPr>
              <w:t>Setup Node</w:t>
            </w:r>
            <w:r w:rsidR="00734522" w:rsidRPr="00A76009">
              <w:rPr>
                <w:rFonts w:cs="Arial"/>
                <w:sz w:val="20"/>
              </w:rPr>
              <w:t>”</w:t>
            </w:r>
          </w:p>
        </w:tc>
        <w:tc>
          <w:tcPr>
            <w:tcW w:w="614" w:type="pct"/>
            <w:tcPrChange w:id="33" w:author="Shah Ashay" w:date="2018-04-16T17:32:00Z">
              <w:tcPr>
                <w:tcW w:w="1170" w:type="dxa"/>
              </w:tcPr>
            </w:tcPrChange>
          </w:tcPr>
          <w:p w14:paraId="0BAA375A" w14:textId="08264101" w:rsidR="005F74A6" w:rsidRPr="00A76009" w:rsidRDefault="00C05FBB">
            <w:pPr>
              <w:jc w:val="center"/>
              <w:rPr>
                <w:rFonts w:cs="Arial"/>
                <w:sz w:val="20"/>
              </w:rPr>
            </w:pPr>
            <w:r w:rsidRPr="00A76009">
              <w:rPr>
                <w:rFonts w:cs="Arial"/>
                <w:sz w:val="20"/>
              </w:rPr>
              <w:t>Wirasak C.</w:t>
            </w:r>
          </w:p>
        </w:tc>
        <w:tc>
          <w:tcPr>
            <w:tcW w:w="614" w:type="pct"/>
            <w:tcPrChange w:id="34" w:author="Shah Ashay" w:date="2018-04-16T17:32:00Z">
              <w:tcPr>
                <w:tcW w:w="1170" w:type="dxa"/>
              </w:tcPr>
            </w:tcPrChange>
          </w:tcPr>
          <w:p w14:paraId="29DF2C40" w14:textId="77777777" w:rsidR="005F74A6" w:rsidRPr="00A76009" w:rsidRDefault="005F74A6">
            <w:pPr>
              <w:jc w:val="center"/>
              <w:rPr>
                <w:rFonts w:cs="Arial"/>
                <w:sz w:val="20"/>
              </w:rPr>
            </w:pPr>
          </w:p>
        </w:tc>
        <w:tc>
          <w:tcPr>
            <w:tcW w:w="707" w:type="pct"/>
            <w:tcPrChange w:id="35" w:author="Shah Ashay" w:date="2018-04-16T17:32:00Z">
              <w:tcPr>
                <w:tcW w:w="1350" w:type="dxa"/>
              </w:tcPr>
            </w:tcPrChange>
          </w:tcPr>
          <w:p w14:paraId="6A1BC662" w14:textId="1DDFB2E8" w:rsidR="005F74A6" w:rsidRPr="00A76009" w:rsidRDefault="005F74A6">
            <w:pPr>
              <w:jc w:val="center"/>
              <w:rPr>
                <w:rFonts w:cs="Arial"/>
                <w:sz w:val="20"/>
              </w:rPr>
            </w:pPr>
          </w:p>
        </w:tc>
      </w:tr>
      <w:tr w:rsidR="005F74A6" w:rsidRPr="00A76009" w14:paraId="0BAA3760" w14:textId="645D3AAF" w:rsidTr="00B259E4">
        <w:trPr>
          <w:cantSplit/>
          <w:trPrChange w:id="36" w:author="Shah Ashay" w:date="2018-04-16T17:32:00Z">
            <w:trPr>
              <w:cantSplit/>
            </w:trPr>
          </w:trPrChange>
        </w:trPr>
        <w:tc>
          <w:tcPr>
            <w:tcW w:w="611" w:type="pct"/>
            <w:tcPrChange w:id="37" w:author="Shah Ashay" w:date="2018-04-16T17:32:00Z">
              <w:tcPr>
                <w:tcW w:w="1165" w:type="dxa"/>
              </w:tcPr>
            </w:tcPrChange>
          </w:tcPr>
          <w:p w14:paraId="0BAA375C" w14:textId="773F0D92" w:rsidR="005F74A6" w:rsidRPr="00A76009" w:rsidRDefault="003C612A">
            <w:pPr>
              <w:jc w:val="center"/>
              <w:rPr>
                <w:rFonts w:cs="Arial"/>
                <w:sz w:val="20"/>
              </w:rPr>
            </w:pPr>
            <w:del w:id="38" w:author="Batra Yogesh (EXT)" w:date="2018-03-27T15:40:00Z">
              <w:r w:rsidRPr="00A76009" w:rsidDel="001D1BC8">
                <w:rPr>
                  <w:rFonts w:cs="Arial"/>
                  <w:sz w:val="20"/>
                </w:rPr>
                <w:delText>2.0</w:delText>
              </w:r>
            </w:del>
            <w:ins w:id="39" w:author="Batra Yogesh (EXT)" w:date="2018-03-27T15:40:00Z">
              <w:r w:rsidR="001D1BC8" w:rsidRPr="00A76009">
                <w:rPr>
                  <w:rFonts w:cs="Arial"/>
                  <w:sz w:val="20"/>
                </w:rPr>
                <w:t>1.1</w:t>
              </w:r>
            </w:ins>
          </w:p>
        </w:tc>
        <w:tc>
          <w:tcPr>
            <w:tcW w:w="897" w:type="pct"/>
            <w:tcPrChange w:id="40" w:author="Shah Ashay" w:date="2018-04-16T17:32:00Z">
              <w:tcPr>
                <w:tcW w:w="1710" w:type="dxa"/>
              </w:tcPr>
            </w:tcPrChange>
          </w:tcPr>
          <w:p w14:paraId="0BAA375D" w14:textId="1127632D" w:rsidR="005F74A6" w:rsidRPr="00A76009" w:rsidRDefault="003C612A" w:rsidP="001D1BC8">
            <w:pPr>
              <w:jc w:val="center"/>
              <w:rPr>
                <w:rFonts w:cs="Arial"/>
                <w:sz w:val="20"/>
              </w:rPr>
            </w:pPr>
            <w:r w:rsidRPr="00A76009">
              <w:rPr>
                <w:rFonts w:cs="Arial"/>
                <w:sz w:val="20"/>
              </w:rPr>
              <w:t>2</w:t>
            </w:r>
            <w:ins w:id="41" w:author="Batra Yogesh (EXT)" w:date="2018-03-27T15:40:00Z">
              <w:r w:rsidR="001D1BC8" w:rsidRPr="00A76009">
                <w:rPr>
                  <w:rFonts w:cs="Arial"/>
                  <w:sz w:val="20"/>
                </w:rPr>
                <w:t>7</w:t>
              </w:r>
            </w:ins>
            <w:del w:id="42" w:author="Batra Yogesh (EXT)" w:date="2018-03-27T15:40:00Z">
              <w:r w:rsidRPr="00A76009" w:rsidDel="001D1BC8">
                <w:rPr>
                  <w:rFonts w:cs="Arial"/>
                  <w:sz w:val="20"/>
                </w:rPr>
                <w:delText>3</w:delText>
              </w:r>
            </w:del>
            <w:r w:rsidRPr="00A76009">
              <w:rPr>
                <w:rFonts w:cs="Arial"/>
                <w:sz w:val="20"/>
              </w:rPr>
              <w:t>-</w:t>
            </w:r>
            <w:ins w:id="43" w:author="Batra Yogesh (EXT)" w:date="2018-03-27T15:40:00Z">
              <w:r w:rsidR="001D1BC8" w:rsidRPr="00A76009">
                <w:rPr>
                  <w:rFonts w:cs="Arial"/>
                  <w:sz w:val="20"/>
                </w:rPr>
                <w:t>Mar</w:t>
              </w:r>
            </w:ins>
            <w:del w:id="44" w:author="Batra Yogesh (EXT)" w:date="2018-03-27T15:40:00Z">
              <w:r w:rsidRPr="00A76009" w:rsidDel="001D1BC8">
                <w:rPr>
                  <w:rFonts w:cs="Arial"/>
                  <w:sz w:val="20"/>
                </w:rPr>
                <w:delText>Jan</w:delText>
              </w:r>
            </w:del>
            <w:r w:rsidRPr="00A76009">
              <w:rPr>
                <w:rFonts w:cs="Arial"/>
                <w:sz w:val="20"/>
              </w:rPr>
              <w:t>-2018</w:t>
            </w:r>
          </w:p>
        </w:tc>
        <w:tc>
          <w:tcPr>
            <w:tcW w:w="1557" w:type="pct"/>
            <w:tcPrChange w:id="45" w:author="Shah Ashay" w:date="2018-04-16T17:32:00Z">
              <w:tcPr>
                <w:tcW w:w="2970" w:type="dxa"/>
              </w:tcPr>
            </w:tcPrChange>
          </w:tcPr>
          <w:p w14:paraId="0BAA375E" w14:textId="2F14641B" w:rsidR="005F74A6" w:rsidRPr="00A76009" w:rsidRDefault="003C612A" w:rsidP="003C612A">
            <w:pPr>
              <w:pStyle w:val="Header"/>
              <w:tabs>
                <w:tab w:val="clear" w:pos="4320"/>
                <w:tab w:val="clear" w:pos="8640"/>
              </w:tabs>
              <w:rPr>
                <w:rFonts w:cs="Arial"/>
                <w:sz w:val="20"/>
              </w:rPr>
            </w:pPr>
            <w:r w:rsidRPr="00A76009">
              <w:rPr>
                <w:rFonts w:cs="Arial"/>
                <w:sz w:val="20"/>
              </w:rPr>
              <w:t xml:space="preserve">Updated as per </w:t>
            </w:r>
            <w:ins w:id="46" w:author="Batra Yogesh (EXT)" w:date="2018-03-27T15:40:00Z">
              <w:r w:rsidR="001D1BC8" w:rsidRPr="00A76009">
                <w:rPr>
                  <w:rFonts w:cs="Arial"/>
                  <w:sz w:val="20"/>
                </w:rPr>
                <w:t xml:space="preserve">EC </w:t>
              </w:r>
            </w:ins>
            <w:r w:rsidRPr="00A76009">
              <w:rPr>
                <w:rFonts w:cs="Arial"/>
                <w:sz w:val="20"/>
              </w:rPr>
              <w:t>11.2</w:t>
            </w:r>
            <w:r w:rsidRPr="00A76009">
              <w:rPr>
                <w:rFonts w:cs="Arial"/>
                <w:sz w:val="20"/>
              </w:rPr>
              <w:tab/>
            </w:r>
          </w:p>
        </w:tc>
        <w:tc>
          <w:tcPr>
            <w:tcW w:w="614" w:type="pct"/>
            <w:tcPrChange w:id="47" w:author="Shah Ashay" w:date="2018-04-16T17:32:00Z">
              <w:tcPr>
                <w:tcW w:w="1170" w:type="dxa"/>
              </w:tcPr>
            </w:tcPrChange>
          </w:tcPr>
          <w:p w14:paraId="0BAA375F" w14:textId="5A3FED6E" w:rsidR="005F74A6" w:rsidRPr="00A76009" w:rsidRDefault="003C612A">
            <w:pPr>
              <w:jc w:val="center"/>
              <w:rPr>
                <w:rFonts w:cs="Arial"/>
                <w:sz w:val="20"/>
              </w:rPr>
            </w:pPr>
            <w:r w:rsidRPr="00A76009">
              <w:rPr>
                <w:rFonts w:cs="Arial"/>
                <w:sz w:val="20"/>
              </w:rPr>
              <w:t>Tieto</w:t>
            </w:r>
          </w:p>
        </w:tc>
        <w:tc>
          <w:tcPr>
            <w:tcW w:w="614" w:type="pct"/>
            <w:tcPrChange w:id="48" w:author="Shah Ashay" w:date="2018-04-16T17:32:00Z">
              <w:tcPr>
                <w:tcW w:w="1170" w:type="dxa"/>
              </w:tcPr>
            </w:tcPrChange>
          </w:tcPr>
          <w:p w14:paraId="3A3230E3" w14:textId="77777777" w:rsidR="005F74A6" w:rsidRPr="00A76009" w:rsidRDefault="005F74A6">
            <w:pPr>
              <w:jc w:val="center"/>
              <w:rPr>
                <w:rFonts w:cs="Arial"/>
                <w:sz w:val="20"/>
              </w:rPr>
            </w:pPr>
          </w:p>
        </w:tc>
        <w:tc>
          <w:tcPr>
            <w:tcW w:w="707" w:type="pct"/>
            <w:tcPrChange w:id="49" w:author="Shah Ashay" w:date="2018-04-16T17:32:00Z">
              <w:tcPr>
                <w:tcW w:w="1350" w:type="dxa"/>
              </w:tcPr>
            </w:tcPrChange>
          </w:tcPr>
          <w:p w14:paraId="16DB2B6E" w14:textId="71B14F0A" w:rsidR="005F74A6" w:rsidRPr="00A76009" w:rsidRDefault="005F74A6">
            <w:pPr>
              <w:jc w:val="center"/>
              <w:rPr>
                <w:rFonts w:cs="Arial"/>
                <w:sz w:val="20"/>
              </w:rPr>
            </w:pPr>
          </w:p>
        </w:tc>
      </w:tr>
      <w:tr w:rsidR="005F74A6" w:rsidRPr="00A76009" w:rsidDel="00B259E4" w14:paraId="0BAA3765" w14:textId="23A185F6" w:rsidTr="00B259E4">
        <w:trPr>
          <w:cantSplit/>
          <w:del w:id="50" w:author="Shah Ashay" w:date="2018-04-16T17:32:00Z"/>
          <w:trPrChange w:id="51" w:author="Shah Ashay" w:date="2018-04-16T17:32:00Z">
            <w:trPr>
              <w:cantSplit/>
            </w:trPr>
          </w:trPrChange>
        </w:trPr>
        <w:tc>
          <w:tcPr>
            <w:tcW w:w="611" w:type="pct"/>
            <w:tcPrChange w:id="52" w:author="Shah Ashay" w:date="2018-04-16T17:32:00Z">
              <w:tcPr>
                <w:tcW w:w="1165" w:type="dxa"/>
              </w:tcPr>
            </w:tcPrChange>
          </w:tcPr>
          <w:p w14:paraId="0BAA3761" w14:textId="4AE1ADC6" w:rsidR="005F74A6" w:rsidRPr="00A76009" w:rsidDel="00B259E4" w:rsidRDefault="005F74A6">
            <w:pPr>
              <w:jc w:val="center"/>
              <w:rPr>
                <w:del w:id="53" w:author="Shah Ashay" w:date="2018-04-16T17:32:00Z"/>
                <w:rFonts w:cs="Arial"/>
                <w:sz w:val="20"/>
              </w:rPr>
            </w:pPr>
          </w:p>
        </w:tc>
        <w:tc>
          <w:tcPr>
            <w:tcW w:w="897" w:type="pct"/>
            <w:tcPrChange w:id="54" w:author="Shah Ashay" w:date="2018-04-16T17:32:00Z">
              <w:tcPr>
                <w:tcW w:w="1710" w:type="dxa"/>
              </w:tcPr>
            </w:tcPrChange>
          </w:tcPr>
          <w:p w14:paraId="0BAA3762" w14:textId="4ED4631D" w:rsidR="005F74A6" w:rsidRPr="00A76009" w:rsidDel="00B259E4" w:rsidRDefault="005F74A6">
            <w:pPr>
              <w:jc w:val="center"/>
              <w:rPr>
                <w:del w:id="55" w:author="Shah Ashay" w:date="2018-04-16T17:32:00Z"/>
                <w:rFonts w:cs="Arial"/>
                <w:sz w:val="20"/>
              </w:rPr>
            </w:pPr>
          </w:p>
        </w:tc>
        <w:tc>
          <w:tcPr>
            <w:tcW w:w="1557" w:type="pct"/>
            <w:tcPrChange w:id="56" w:author="Shah Ashay" w:date="2018-04-16T17:32:00Z">
              <w:tcPr>
                <w:tcW w:w="2970" w:type="dxa"/>
              </w:tcPr>
            </w:tcPrChange>
          </w:tcPr>
          <w:p w14:paraId="0BAA3763" w14:textId="44EB35BD" w:rsidR="005F74A6" w:rsidRPr="00A76009" w:rsidDel="00B259E4" w:rsidRDefault="005F74A6" w:rsidP="00B107D1">
            <w:pPr>
              <w:pStyle w:val="Header"/>
              <w:tabs>
                <w:tab w:val="clear" w:pos="4320"/>
                <w:tab w:val="clear" w:pos="8640"/>
              </w:tabs>
              <w:rPr>
                <w:del w:id="57" w:author="Shah Ashay" w:date="2018-04-16T17:32:00Z"/>
                <w:rFonts w:cs="Arial"/>
                <w:sz w:val="20"/>
              </w:rPr>
            </w:pPr>
          </w:p>
        </w:tc>
        <w:tc>
          <w:tcPr>
            <w:tcW w:w="614" w:type="pct"/>
            <w:tcPrChange w:id="58" w:author="Shah Ashay" w:date="2018-04-16T17:32:00Z">
              <w:tcPr>
                <w:tcW w:w="1170" w:type="dxa"/>
              </w:tcPr>
            </w:tcPrChange>
          </w:tcPr>
          <w:p w14:paraId="0BAA3764" w14:textId="0E796436" w:rsidR="005F74A6" w:rsidRPr="00A76009" w:rsidDel="00B259E4" w:rsidRDefault="005F74A6">
            <w:pPr>
              <w:jc w:val="center"/>
              <w:rPr>
                <w:del w:id="59" w:author="Shah Ashay" w:date="2018-04-16T17:32:00Z"/>
                <w:rFonts w:cs="Arial"/>
                <w:sz w:val="20"/>
              </w:rPr>
            </w:pPr>
          </w:p>
        </w:tc>
        <w:tc>
          <w:tcPr>
            <w:tcW w:w="614" w:type="pct"/>
            <w:tcPrChange w:id="60" w:author="Shah Ashay" w:date="2018-04-16T17:32:00Z">
              <w:tcPr>
                <w:tcW w:w="1170" w:type="dxa"/>
              </w:tcPr>
            </w:tcPrChange>
          </w:tcPr>
          <w:p w14:paraId="7F4C939B" w14:textId="62062935" w:rsidR="005F74A6" w:rsidRPr="00A76009" w:rsidDel="00B259E4" w:rsidRDefault="005F74A6">
            <w:pPr>
              <w:jc w:val="center"/>
              <w:rPr>
                <w:del w:id="61" w:author="Shah Ashay" w:date="2018-04-16T17:32:00Z"/>
                <w:rFonts w:cs="Arial"/>
                <w:sz w:val="20"/>
              </w:rPr>
            </w:pPr>
          </w:p>
        </w:tc>
        <w:tc>
          <w:tcPr>
            <w:tcW w:w="707" w:type="pct"/>
            <w:tcPrChange w:id="62" w:author="Shah Ashay" w:date="2018-04-16T17:32:00Z">
              <w:tcPr>
                <w:tcW w:w="1350" w:type="dxa"/>
              </w:tcPr>
            </w:tcPrChange>
          </w:tcPr>
          <w:p w14:paraId="2220525C" w14:textId="2167BBEF" w:rsidR="005F74A6" w:rsidRPr="00A76009" w:rsidDel="00B259E4" w:rsidRDefault="005F74A6">
            <w:pPr>
              <w:jc w:val="center"/>
              <w:rPr>
                <w:del w:id="63" w:author="Shah Ashay" w:date="2018-04-16T17:32:00Z"/>
                <w:rFonts w:cs="Arial"/>
                <w:sz w:val="20"/>
              </w:rPr>
            </w:pPr>
          </w:p>
        </w:tc>
      </w:tr>
      <w:tr w:rsidR="005F74A6" w:rsidRPr="00A76009" w:rsidDel="00B259E4" w14:paraId="0BAA376A" w14:textId="16829794" w:rsidTr="00B259E4">
        <w:trPr>
          <w:cantSplit/>
          <w:del w:id="64" w:author="Shah Ashay" w:date="2018-04-16T17:32:00Z"/>
          <w:trPrChange w:id="65" w:author="Shah Ashay" w:date="2018-04-16T17:32:00Z">
            <w:trPr>
              <w:cantSplit/>
            </w:trPr>
          </w:trPrChange>
        </w:trPr>
        <w:tc>
          <w:tcPr>
            <w:tcW w:w="611" w:type="pct"/>
            <w:tcPrChange w:id="66" w:author="Shah Ashay" w:date="2018-04-16T17:32:00Z">
              <w:tcPr>
                <w:tcW w:w="1165" w:type="dxa"/>
              </w:tcPr>
            </w:tcPrChange>
          </w:tcPr>
          <w:p w14:paraId="0BAA3766" w14:textId="069CE272" w:rsidR="005F74A6" w:rsidRPr="00A76009" w:rsidDel="00B259E4" w:rsidRDefault="005F74A6">
            <w:pPr>
              <w:jc w:val="center"/>
              <w:rPr>
                <w:del w:id="67" w:author="Shah Ashay" w:date="2018-04-16T17:32:00Z"/>
                <w:rFonts w:cs="Arial"/>
                <w:sz w:val="20"/>
              </w:rPr>
            </w:pPr>
          </w:p>
        </w:tc>
        <w:tc>
          <w:tcPr>
            <w:tcW w:w="897" w:type="pct"/>
            <w:tcPrChange w:id="68" w:author="Shah Ashay" w:date="2018-04-16T17:32:00Z">
              <w:tcPr>
                <w:tcW w:w="1710" w:type="dxa"/>
              </w:tcPr>
            </w:tcPrChange>
          </w:tcPr>
          <w:p w14:paraId="0BAA3767" w14:textId="4BA7EC1B" w:rsidR="005F74A6" w:rsidRPr="00A76009" w:rsidDel="00B259E4" w:rsidRDefault="005F74A6">
            <w:pPr>
              <w:jc w:val="center"/>
              <w:rPr>
                <w:del w:id="69" w:author="Shah Ashay" w:date="2018-04-16T17:32:00Z"/>
                <w:rFonts w:cs="Arial"/>
                <w:sz w:val="20"/>
              </w:rPr>
            </w:pPr>
          </w:p>
        </w:tc>
        <w:tc>
          <w:tcPr>
            <w:tcW w:w="1557" w:type="pct"/>
            <w:tcPrChange w:id="70" w:author="Shah Ashay" w:date="2018-04-16T17:32:00Z">
              <w:tcPr>
                <w:tcW w:w="2970" w:type="dxa"/>
              </w:tcPr>
            </w:tcPrChange>
          </w:tcPr>
          <w:p w14:paraId="0BAA3768" w14:textId="0419A699" w:rsidR="005F74A6" w:rsidRPr="00A76009" w:rsidDel="00B259E4" w:rsidRDefault="005F74A6" w:rsidP="00B107D1">
            <w:pPr>
              <w:pStyle w:val="Header"/>
              <w:tabs>
                <w:tab w:val="clear" w:pos="4320"/>
                <w:tab w:val="clear" w:pos="8640"/>
              </w:tabs>
              <w:rPr>
                <w:del w:id="71" w:author="Shah Ashay" w:date="2018-04-16T17:32:00Z"/>
                <w:rFonts w:cs="Arial"/>
                <w:sz w:val="20"/>
              </w:rPr>
            </w:pPr>
          </w:p>
        </w:tc>
        <w:tc>
          <w:tcPr>
            <w:tcW w:w="614" w:type="pct"/>
            <w:tcPrChange w:id="72" w:author="Shah Ashay" w:date="2018-04-16T17:32:00Z">
              <w:tcPr>
                <w:tcW w:w="1170" w:type="dxa"/>
              </w:tcPr>
            </w:tcPrChange>
          </w:tcPr>
          <w:p w14:paraId="0BAA3769" w14:textId="6718E670" w:rsidR="005F74A6" w:rsidRPr="00A76009" w:rsidDel="00B259E4" w:rsidRDefault="005F74A6">
            <w:pPr>
              <w:jc w:val="center"/>
              <w:rPr>
                <w:del w:id="73" w:author="Shah Ashay" w:date="2018-04-16T17:32:00Z"/>
                <w:rFonts w:cs="Arial"/>
                <w:sz w:val="20"/>
              </w:rPr>
            </w:pPr>
          </w:p>
        </w:tc>
        <w:tc>
          <w:tcPr>
            <w:tcW w:w="614" w:type="pct"/>
            <w:tcPrChange w:id="74" w:author="Shah Ashay" w:date="2018-04-16T17:32:00Z">
              <w:tcPr>
                <w:tcW w:w="1170" w:type="dxa"/>
              </w:tcPr>
            </w:tcPrChange>
          </w:tcPr>
          <w:p w14:paraId="027A5A19" w14:textId="414D52FE" w:rsidR="005F74A6" w:rsidRPr="00A76009" w:rsidDel="00B259E4" w:rsidRDefault="005F74A6">
            <w:pPr>
              <w:jc w:val="center"/>
              <w:rPr>
                <w:del w:id="75" w:author="Shah Ashay" w:date="2018-04-16T17:32:00Z"/>
                <w:rFonts w:cs="Arial"/>
                <w:sz w:val="20"/>
              </w:rPr>
            </w:pPr>
          </w:p>
        </w:tc>
        <w:tc>
          <w:tcPr>
            <w:tcW w:w="707" w:type="pct"/>
            <w:tcPrChange w:id="76" w:author="Shah Ashay" w:date="2018-04-16T17:32:00Z">
              <w:tcPr>
                <w:tcW w:w="1350" w:type="dxa"/>
              </w:tcPr>
            </w:tcPrChange>
          </w:tcPr>
          <w:p w14:paraId="38883292" w14:textId="4E75C139" w:rsidR="005F74A6" w:rsidRPr="00A76009" w:rsidDel="00B259E4" w:rsidRDefault="005F74A6">
            <w:pPr>
              <w:jc w:val="center"/>
              <w:rPr>
                <w:del w:id="77" w:author="Shah Ashay" w:date="2018-04-16T17:32:00Z"/>
                <w:rFonts w:cs="Arial"/>
                <w:sz w:val="20"/>
              </w:rPr>
            </w:pPr>
          </w:p>
        </w:tc>
      </w:tr>
      <w:tr w:rsidR="005F74A6" w:rsidRPr="00A76009" w:rsidDel="00B259E4" w14:paraId="0BAA376F" w14:textId="5E9F9948" w:rsidTr="00B259E4">
        <w:trPr>
          <w:cantSplit/>
          <w:del w:id="78" w:author="Shah Ashay" w:date="2018-04-16T17:32:00Z"/>
          <w:trPrChange w:id="79" w:author="Shah Ashay" w:date="2018-04-16T17:32:00Z">
            <w:trPr>
              <w:cantSplit/>
            </w:trPr>
          </w:trPrChange>
        </w:trPr>
        <w:tc>
          <w:tcPr>
            <w:tcW w:w="611" w:type="pct"/>
            <w:tcPrChange w:id="80" w:author="Shah Ashay" w:date="2018-04-16T17:32:00Z">
              <w:tcPr>
                <w:tcW w:w="1165" w:type="dxa"/>
              </w:tcPr>
            </w:tcPrChange>
          </w:tcPr>
          <w:p w14:paraId="0BAA376B" w14:textId="2AFDC383" w:rsidR="005F74A6" w:rsidRPr="00A76009" w:rsidDel="00B259E4" w:rsidRDefault="005F74A6">
            <w:pPr>
              <w:jc w:val="center"/>
              <w:rPr>
                <w:del w:id="81" w:author="Shah Ashay" w:date="2018-04-16T17:32:00Z"/>
                <w:rFonts w:cs="Arial"/>
                <w:sz w:val="20"/>
              </w:rPr>
            </w:pPr>
          </w:p>
        </w:tc>
        <w:tc>
          <w:tcPr>
            <w:tcW w:w="897" w:type="pct"/>
            <w:tcPrChange w:id="82" w:author="Shah Ashay" w:date="2018-04-16T17:32:00Z">
              <w:tcPr>
                <w:tcW w:w="1710" w:type="dxa"/>
              </w:tcPr>
            </w:tcPrChange>
          </w:tcPr>
          <w:p w14:paraId="0BAA376C" w14:textId="64423BA6" w:rsidR="005F74A6" w:rsidRPr="00A76009" w:rsidDel="00B259E4" w:rsidRDefault="005F74A6">
            <w:pPr>
              <w:jc w:val="center"/>
              <w:rPr>
                <w:del w:id="83" w:author="Shah Ashay" w:date="2018-04-16T17:32:00Z"/>
                <w:rFonts w:cs="Arial"/>
                <w:sz w:val="20"/>
              </w:rPr>
            </w:pPr>
          </w:p>
        </w:tc>
        <w:tc>
          <w:tcPr>
            <w:tcW w:w="1557" w:type="pct"/>
            <w:tcPrChange w:id="84" w:author="Shah Ashay" w:date="2018-04-16T17:32:00Z">
              <w:tcPr>
                <w:tcW w:w="2970" w:type="dxa"/>
              </w:tcPr>
            </w:tcPrChange>
          </w:tcPr>
          <w:p w14:paraId="0BAA376D" w14:textId="5BF73EF2" w:rsidR="005F74A6" w:rsidRPr="00A76009" w:rsidDel="00B259E4" w:rsidRDefault="005F74A6" w:rsidP="00B107D1">
            <w:pPr>
              <w:pStyle w:val="Header"/>
              <w:tabs>
                <w:tab w:val="clear" w:pos="4320"/>
                <w:tab w:val="clear" w:pos="8640"/>
              </w:tabs>
              <w:rPr>
                <w:del w:id="85" w:author="Shah Ashay" w:date="2018-04-16T17:32:00Z"/>
                <w:rFonts w:cs="Arial"/>
                <w:sz w:val="20"/>
              </w:rPr>
            </w:pPr>
          </w:p>
        </w:tc>
        <w:tc>
          <w:tcPr>
            <w:tcW w:w="614" w:type="pct"/>
            <w:tcPrChange w:id="86" w:author="Shah Ashay" w:date="2018-04-16T17:32:00Z">
              <w:tcPr>
                <w:tcW w:w="1170" w:type="dxa"/>
              </w:tcPr>
            </w:tcPrChange>
          </w:tcPr>
          <w:p w14:paraId="0BAA376E" w14:textId="3736BC7B" w:rsidR="005F74A6" w:rsidRPr="00A76009" w:rsidDel="00B259E4" w:rsidRDefault="005F74A6">
            <w:pPr>
              <w:jc w:val="center"/>
              <w:rPr>
                <w:del w:id="87" w:author="Shah Ashay" w:date="2018-04-16T17:32:00Z"/>
                <w:rFonts w:cs="Arial"/>
                <w:sz w:val="20"/>
              </w:rPr>
            </w:pPr>
          </w:p>
        </w:tc>
        <w:tc>
          <w:tcPr>
            <w:tcW w:w="614" w:type="pct"/>
            <w:tcPrChange w:id="88" w:author="Shah Ashay" w:date="2018-04-16T17:32:00Z">
              <w:tcPr>
                <w:tcW w:w="1170" w:type="dxa"/>
              </w:tcPr>
            </w:tcPrChange>
          </w:tcPr>
          <w:p w14:paraId="4BC707ED" w14:textId="49E98A1B" w:rsidR="005F74A6" w:rsidRPr="00A76009" w:rsidDel="00B259E4" w:rsidRDefault="005F74A6">
            <w:pPr>
              <w:jc w:val="center"/>
              <w:rPr>
                <w:del w:id="89" w:author="Shah Ashay" w:date="2018-04-16T17:32:00Z"/>
                <w:rFonts w:cs="Arial"/>
                <w:sz w:val="20"/>
              </w:rPr>
            </w:pPr>
          </w:p>
        </w:tc>
        <w:tc>
          <w:tcPr>
            <w:tcW w:w="707" w:type="pct"/>
            <w:tcPrChange w:id="90" w:author="Shah Ashay" w:date="2018-04-16T17:32:00Z">
              <w:tcPr>
                <w:tcW w:w="1350" w:type="dxa"/>
              </w:tcPr>
            </w:tcPrChange>
          </w:tcPr>
          <w:p w14:paraId="5CF39564" w14:textId="1F641C55" w:rsidR="005F74A6" w:rsidRPr="00A76009" w:rsidDel="00B259E4" w:rsidRDefault="005F74A6">
            <w:pPr>
              <w:jc w:val="center"/>
              <w:rPr>
                <w:del w:id="91" w:author="Shah Ashay" w:date="2018-04-16T17:32:00Z"/>
                <w:rFonts w:cs="Arial"/>
                <w:sz w:val="20"/>
              </w:rPr>
            </w:pPr>
          </w:p>
        </w:tc>
      </w:tr>
    </w:tbl>
    <w:p w14:paraId="0BAA3770" w14:textId="77777777" w:rsidR="00AD190F" w:rsidRPr="00A76009" w:rsidRDefault="00AD190F">
      <w:pPr>
        <w:rPr>
          <w:rFonts w:cs="Arial"/>
        </w:rPr>
        <w:sectPr w:rsidR="00AD190F" w:rsidRPr="00A76009">
          <w:headerReference w:type="default" r:id="rId13"/>
          <w:footerReference w:type="default" r:id="rId14"/>
          <w:pgSz w:w="12240" w:h="15840" w:code="1"/>
          <w:pgMar w:top="1440" w:right="1440" w:bottom="720" w:left="1440" w:header="720" w:footer="720" w:gutter="0"/>
          <w:pgNumType w:fmt="lowerRoman" w:start="1"/>
          <w:cols w:space="720"/>
          <w:docGrid w:linePitch="360"/>
        </w:sectPr>
      </w:pPr>
    </w:p>
    <w:p w14:paraId="0BAA3771" w14:textId="77777777" w:rsidR="004D61A0" w:rsidRPr="00A76009" w:rsidRDefault="004D61A0">
      <w:pPr>
        <w:jc w:val="center"/>
        <w:rPr>
          <w:rFonts w:cs="Arial"/>
          <w:b/>
          <w:color w:val="3399FF"/>
          <w:sz w:val="28"/>
        </w:rPr>
      </w:pPr>
      <w:r w:rsidRPr="00A76009">
        <w:rPr>
          <w:rFonts w:cs="Arial"/>
          <w:b/>
          <w:color w:val="3399FF"/>
          <w:sz w:val="28"/>
        </w:rPr>
        <w:lastRenderedPageBreak/>
        <w:t>Table of Contents</w:t>
      </w:r>
    </w:p>
    <w:p w14:paraId="0BAA3772" w14:textId="77777777" w:rsidR="004D61A0" w:rsidRPr="00A76009" w:rsidRDefault="004D61A0">
      <w:pPr>
        <w:rPr>
          <w:rFonts w:cs="Arial"/>
        </w:rPr>
      </w:pPr>
    </w:p>
    <w:p w14:paraId="2D272E87" w14:textId="2F8606A7" w:rsidR="00137686" w:rsidRPr="00B259E4" w:rsidRDefault="00006EC4">
      <w:pPr>
        <w:pStyle w:val="TOC1"/>
        <w:rPr>
          <w:rFonts w:cstheme="minorBidi"/>
          <w:noProof/>
          <w:szCs w:val="28"/>
          <w:lang w:bidi="th-TH"/>
        </w:rPr>
      </w:pPr>
      <w:r w:rsidRPr="00B259E4">
        <w:rPr>
          <w:rFonts w:ascii="Arial" w:hAnsi="Arial" w:cs="Arial"/>
        </w:rPr>
        <w:fldChar w:fldCharType="begin"/>
      </w:r>
      <w:r w:rsidR="004D61A0" w:rsidRPr="00A76009">
        <w:rPr>
          <w:rFonts w:ascii="Arial" w:hAnsi="Arial" w:cs="Arial"/>
        </w:rPr>
        <w:instrText xml:space="preserve"> TOC \o "1-2" \h \z </w:instrText>
      </w:r>
      <w:r w:rsidRPr="00B259E4">
        <w:rPr>
          <w:rFonts w:ascii="Arial" w:hAnsi="Arial" w:cs="Arial"/>
          <w:rPrChange w:id="92" w:author="Batra Yogesh (EXT)" w:date="2018-04-13T13:15:00Z">
            <w:rPr>
              <w:rFonts w:ascii="Arial" w:hAnsi="Arial" w:cs="Arial"/>
            </w:rPr>
          </w:rPrChange>
        </w:rPr>
        <w:fldChar w:fldCharType="separate"/>
      </w:r>
      <w:r w:rsidR="00ED3C5A" w:rsidRPr="00B259E4">
        <w:fldChar w:fldCharType="begin"/>
      </w:r>
      <w:r w:rsidR="00ED3C5A" w:rsidRPr="00A76009">
        <w:rPr>
          <w:rFonts w:ascii="Arial" w:hAnsi="Arial" w:cs="Arial"/>
          <w:rPrChange w:id="93" w:author="Batra Yogesh (EXT)" w:date="2018-04-13T13:15:00Z">
            <w:rPr/>
          </w:rPrChange>
        </w:rPr>
        <w:instrText xml:space="preserve"> HYPERLINK \l "_Toc502312902" </w:instrText>
      </w:r>
      <w:r w:rsidR="00ED3C5A" w:rsidRPr="00B259E4">
        <w:rPr>
          <w:noProof/>
        </w:rPr>
        <w:fldChar w:fldCharType="separate"/>
      </w:r>
      <w:r w:rsidR="00137686" w:rsidRPr="00A76009">
        <w:rPr>
          <w:rStyle w:val="Hyperlink"/>
          <w:rFonts w:ascii="Arial" w:hAnsi="Arial" w:cs="Arial"/>
          <w:noProof/>
          <w:rPrChange w:id="94" w:author="Batra Yogesh (EXT)" w:date="2018-04-13T13:15:00Z">
            <w:rPr>
              <w:rStyle w:val="Hyperlink"/>
              <w:noProof/>
            </w:rPr>
          </w:rPrChange>
        </w:rPr>
        <w:t>1.</w:t>
      </w:r>
      <w:r w:rsidR="00137686" w:rsidRPr="00A76009">
        <w:rPr>
          <w:rFonts w:ascii="Arial" w:hAnsi="Arial" w:cs="Arial"/>
          <w:noProof/>
          <w:szCs w:val="28"/>
          <w:lang w:bidi="th-TH"/>
          <w:rPrChange w:id="95" w:author="Batra Yogesh (EXT)" w:date="2018-04-13T13:15:00Z">
            <w:rPr>
              <w:rFonts w:cstheme="minorBidi"/>
              <w:noProof/>
              <w:szCs w:val="28"/>
              <w:lang w:bidi="th-TH"/>
            </w:rPr>
          </w:rPrChange>
        </w:rPr>
        <w:tab/>
      </w:r>
      <w:r w:rsidR="00137686" w:rsidRPr="00A76009">
        <w:rPr>
          <w:rStyle w:val="Hyperlink"/>
          <w:rFonts w:ascii="Arial" w:hAnsi="Arial" w:cs="Arial"/>
          <w:noProof/>
          <w:rPrChange w:id="96" w:author="Batra Yogesh (EXT)" w:date="2018-04-13T13:15:00Z">
            <w:rPr>
              <w:rStyle w:val="Hyperlink"/>
              <w:noProof/>
            </w:rPr>
          </w:rPrChange>
        </w:rPr>
        <w:t>Use Case Information</w:t>
      </w:r>
      <w:r w:rsidR="00137686" w:rsidRPr="00A76009">
        <w:rPr>
          <w:rFonts w:ascii="Arial" w:hAnsi="Arial" w:cs="Arial"/>
          <w:noProof/>
          <w:webHidden/>
          <w:rPrChange w:id="97" w:author="Batra Yogesh (EXT)" w:date="2018-04-13T13:15:00Z">
            <w:rPr>
              <w:noProof/>
              <w:webHidden/>
            </w:rPr>
          </w:rPrChange>
        </w:rPr>
        <w:tab/>
      </w:r>
      <w:r w:rsidR="00137686" w:rsidRPr="00B259E4">
        <w:rPr>
          <w:noProof/>
          <w:webHidden/>
        </w:rPr>
        <w:fldChar w:fldCharType="begin"/>
      </w:r>
      <w:r w:rsidR="00137686" w:rsidRPr="00B259E4">
        <w:rPr>
          <w:noProof/>
          <w:webHidden/>
        </w:rPr>
        <w:instrText xml:space="preserve"> PAGEREF _Toc502312902 \h </w:instrText>
      </w:r>
      <w:r w:rsidR="00137686" w:rsidRPr="00B259E4">
        <w:rPr>
          <w:noProof/>
          <w:webHidden/>
        </w:rPr>
      </w:r>
      <w:r w:rsidR="00137686" w:rsidRPr="00B259E4">
        <w:rPr>
          <w:noProof/>
          <w:webHidden/>
        </w:rPr>
        <w:fldChar w:fldCharType="separate"/>
      </w:r>
      <w:r w:rsidR="00137686" w:rsidRPr="00B259E4">
        <w:rPr>
          <w:noProof/>
          <w:webHidden/>
        </w:rPr>
        <w:t>4</w:t>
      </w:r>
      <w:r w:rsidR="00137686" w:rsidRPr="00B259E4">
        <w:rPr>
          <w:noProof/>
          <w:webHidden/>
        </w:rPr>
        <w:fldChar w:fldCharType="end"/>
      </w:r>
      <w:r w:rsidR="00ED3C5A" w:rsidRPr="00B259E4">
        <w:rPr>
          <w:noProof/>
        </w:rPr>
        <w:fldChar w:fldCharType="end"/>
      </w:r>
    </w:p>
    <w:p w14:paraId="5330BA2C" w14:textId="0E3BDABB" w:rsidR="00137686" w:rsidRPr="00B259E4" w:rsidRDefault="00ED3C5A">
      <w:pPr>
        <w:pStyle w:val="TOC1"/>
        <w:rPr>
          <w:rFonts w:cstheme="minorBidi"/>
          <w:noProof/>
          <w:szCs w:val="28"/>
          <w:lang w:bidi="th-TH"/>
        </w:rPr>
      </w:pPr>
      <w:r w:rsidRPr="00B259E4">
        <w:fldChar w:fldCharType="begin"/>
      </w:r>
      <w:r w:rsidRPr="00B259E4">
        <w:instrText xml:space="preserve"> HYPERLINK \l "_Toc502312903" </w:instrText>
      </w:r>
      <w:r w:rsidRPr="00B259E4">
        <w:rPr>
          <w:noProof/>
        </w:rPr>
        <w:fldChar w:fldCharType="separate"/>
      </w:r>
      <w:r w:rsidR="00137686" w:rsidRPr="00B259E4">
        <w:rPr>
          <w:rStyle w:val="Hyperlink"/>
          <w:rFonts w:ascii="Arial" w:hAnsi="Arial" w:cs="Arial"/>
          <w:noProof/>
          <w:rPrChange w:id="98" w:author="Shah Ashay" w:date="2018-04-16T17:33:00Z">
            <w:rPr>
              <w:rStyle w:val="Hyperlink"/>
              <w:noProof/>
            </w:rPr>
          </w:rPrChange>
        </w:rPr>
        <w:t>2.</w:t>
      </w:r>
      <w:r w:rsidR="00137686" w:rsidRPr="00B259E4">
        <w:rPr>
          <w:rFonts w:ascii="Arial" w:hAnsi="Arial" w:cs="Arial"/>
          <w:noProof/>
          <w:szCs w:val="28"/>
          <w:lang w:bidi="th-TH"/>
          <w:rPrChange w:id="99" w:author="Shah Ashay" w:date="2018-04-16T17:33:00Z">
            <w:rPr>
              <w:rFonts w:cstheme="minorBidi"/>
              <w:noProof/>
              <w:szCs w:val="28"/>
              <w:lang w:bidi="th-TH"/>
            </w:rPr>
          </w:rPrChange>
        </w:rPr>
        <w:tab/>
      </w:r>
      <w:r w:rsidR="00137686" w:rsidRPr="00B259E4">
        <w:rPr>
          <w:rStyle w:val="Hyperlink"/>
          <w:rFonts w:ascii="Arial" w:hAnsi="Arial" w:cs="Arial"/>
          <w:noProof/>
          <w:rPrChange w:id="100" w:author="Shah Ashay" w:date="2018-04-16T17:33:00Z">
            <w:rPr>
              <w:rStyle w:val="Hyperlink"/>
              <w:noProof/>
            </w:rPr>
          </w:rPrChange>
        </w:rPr>
        <w:t>Primary Flow: BKK_UC53 Receive notification for a new allocation network design.</w:t>
      </w:r>
      <w:del w:id="101" w:author="Shah Ashay" w:date="2018-04-16T17:33:00Z">
        <w:r w:rsidR="00137686" w:rsidRPr="00B259E4" w:rsidDel="00B259E4">
          <w:rPr>
            <w:rStyle w:val="Hyperlink"/>
            <w:noProof/>
          </w:rPr>
          <w:delText xml:space="preserve"> Trigger:  The field has developed a new product flow that requires a Node set up.</w:delText>
        </w:r>
      </w:del>
      <w:r w:rsidR="00137686" w:rsidRPr="00B259E4">
        <w:rPr>
          <w:noProof/>
          <w:webHidden/>
        </w:rPr>
        <w:tab/>
      </w:r>
      <w:r w:rsidR="00137686" w:rsidRPr="00B259E4">
        <w:rPr>
          <w:noProof/>
          <w:webHidden/>
        </w:rPr>
        <w:fldChar w:fldCharType="begin"/>
      </w:r>
      <w:r w:rsidR="00137686" w:rsidRPr="00B259E4">
        <w:rPr>
          <w:noProof/>
          <w:webHidden/>
        </w:rPr>
        <w:instrText xml:space="preserve"> PAGEREF _Toc502312903 \h </w:instrText>
      </w:r>
      <w:r w:rsidR="00137686" w:rsidRPr="00B259E4">
        <w:rPr>
          <w:noProof/>
          <w:webHidden/>
        </w:rPr>
      </w:r>
      <w:r w:rsidR="00137686" w:rsidRPr="00B259E4">
        <w:rPr>
          <w:noProof/>
          <w:webHidden/>
        </w:rPr>
        <w:fldChar w:fldCharType="separate"/>
      </w:r>
      <w:r w:rsidR="00137686" w:rsidRPr="00B259E4">
        <w:rPr>
          <w:noProof/>
          <w:webHidden/>
        </w:rPr>
        <w:t>4</w:t>
      </w:r>
      <w:r w:rsidR="00137686" w:rsidRPr="00B259E4">
        <w:rPr>
          <w:noProof/>
          <w:webHidden/>
        </w:rPr>
        <w:fldChar w:fldCharType="end"/>
      </w:r>
      <w:r w:rsidRPr="00B259E4">
        <w:rPr>
          <w:noProof/>
        </w:rPr>
        <w:fldChar w:fldCharType="end"/>
      </w:r>
    </w:p>
    <w:p w14:paraId="0F630E9E" w14:textId="67C33449" w:rsidR="00137686" w:rsidRPr="00B259E4" w:rsidRDefault="00ED3C5A">
      <w:pPr>
        <w:pStyle w:val="TOC1"/>
        <w:rPr>
          <w:rFonts w:cstheme="minorBidi"/>
          <w:noProof/>
          <w:szCs w:val="28"/>
          <w:lang w:bidi="th-TH"/>
        </w:rPr>
      </w:pPr>
      <w:r w:rsidRPr="00B259E4">
        <w:fldChar w:fldCharType="begin"/>
      </w:r>
      <w:r w:rsidRPr="00B259E4">
        <w:instrText xml:space="preserve"> HYPERLINK \l "_Toc502312904" </w:instrText>
      </w:r>
      <w:r w:rsidRPr="00B259E4">
        <w:rPr>
          <w:noProof/>
        </w:rPr>
        <w:fldChar w:fldCharType="separate"/>
      </w:r>
      <w:r w:rsidR="00137686" w:rsidRPr="00B259E4">
        <w:rPr>
          <w:rStyle w:val="Hyperlink"/>
          <w:rFonts w:ascii="Arial" w:hAnsi="Arial" w:cs="Arial"/>
          <w:noProof/>
          <w:rPrChange w:id="102" w:author="Shah Ashay" w:date="2018-04-16T17:33:00Z">
            <w:rPr>
              <w:rStyle w:val="Hyperlink"/>
              <w:noProof/>
            </w:rPr>
          </w:rPrChange>
        </w:rPr>
        <w:t>3.</w:t>
      </w:r>
      <w:r w:rsidR="00137686" w:rsidRPr="00B259E4">
        <w:rPr>
          <w:rFonts w:ascii="Arial" w:hAnsi="Arial" w:cs="Arial"/>
          <w:noProof/>
          <w:szCs w:val="28"/>
          <w:lang w:bidi="th-TH"/>
          <w:rPrChange w:id="103" w:author="Shah Ashay" w:date="2018-04-16T17:33:00Z">
            <w:rPr>
              <w:rFonts w:cstheme="minorBidi"/>
              <w:noProof/>
              <w:szCs w:val="28"/>
              <w:lang w:bidi="th-TH"/>
            </w:rPr>
          </w:rPrChange>
        </w:rPr>
        <w:tab/>
      </w:r>
      <w:r w:rsidR="00137686" w:rsidRPr="00B259E4">
        <w:rPr>
          <w:rStyle w:val="Hyperlink"/>
          <w:rFonts w:ascii="Arial" w:hAnsi="Arial" w:cs="Arial"/>
          <w:noProof/>
          <w:rPrChange w:id="104" w:author="Shah Ashay" w:date="2018-04-16T17:33:00Z">
            <w:rPr>
              <w:rStyle w:val="Hyperlink"/>
              <w:noProof/>
            </w:rPr>
          </w:rPrChange>
        </w:rPr>
        <w:t>Alternatives</w:t>
      </w:r>
      <w:r w:rsidR="00137686" w:rsidRPr="00B259E4">
        <w:rPr>
          <w:noProof/>
          <w:webHidden/>
        </w:rPr>
        <w:tab/>
      </w:r>
      <w:r w:rsidR="00137686" w:rsidRPr="00B259E4">
        <w:rPr>
          <w:noProof/>
          <w:webHidden/>
        </w:rPr>
        <w:fldChar w:fldCharType="begin"/>
      </w:r>
      <w:r w:rsidR="00137686" w:rsidRPr="00B259E4">
        <w:rPr>
          <w:noProof/>
          <w:webHidden/>
        </w:rPr>
        <w:instrText xml:space="preserve"> PAGEREF _Toc502312904 \h </w:instrText>
      </w:r>
      <w:r w:rsidR="00137686" w:rsidRPr="00B259E4">
        <w:rPr>
          <w:noProof/>
          <w:webHidden/>
        </w:rPr>
      </w:r>
      <w:r w:rsidR="00137686" w:rsidRPr="00B259E4">
        <w:rPr>
          <w:noProof/>
          <w:webHidden/>
        </w:rPr>
        <w:fldChar w:fldCharType="separate"/>
      </w:r>
      <w:r w:rsidR="00137686" w:rsidRPr="00B259E4">
        <w:rPr>
          <w:noProof/>
          <w:webHidden/>
        </w:rPr>
        <w:t>5</w:t>
      </w:r>
      <w:r w:rsidR="00137686" w:rsidRPr="00B259E4">
        <w:rPr>
          <w:noProof/>
          <w:webHidden/>
        </w:rPr>
        <w:fldChar w:fldCharType="end"/>
      </w:r>
      <w:r w:rsidRPr="00B259E4">
        <w:rPr>
          <w:noProof/>
        </w:rPr>
        <w:fldChar w:fldCharType="end"/>
      </w:r>
    </w:p>
    <w:p w14:paraId="663474B3" w14:textId="22668CE2" w:rsidR="00137686" w:rsidRPr="00B259E4" w:rsidRDefault="005D6F2C" w:rsidP="004A65DE">
      <w:pPr>
        <w:pStyle w:val="TOC2"/>
        <w:rPr>
          <w:rFonts w:eastAsiaTheme="minorEastAsia" w:cstheme="minorBidi"/>
          <w:szCs w:val="28"/>
          <w:lang w:bidi="th-TH"/>
        </w:rPr>
      </w:pPr>
      <w:r w:rsidRPr="00B259E4">
        <w:fldChar w:fldCharType="begin"/>
      </w:r>
      <w:r w:rsidRPr="00B259E4">
        <w:instrText xml:space="preserve"> HYPERLINK \l "_Toc502312905" </w:instrText>
      </w:r>
      <w:r w:rsidRPr="00B259E4">
        <w:fldChar w:fldCharType="separate"/>
      </w:r>
      <w:r w:rsidR="00137686" w:rsidRPr="00B259E4">
        <w:rPr>
          <w:rStyle w:val="Hyperlink"/>
          <w:rFonts w:ascii="Arial" w:hAnsi="Arial" w:cs="Arial"/>
          <w:rPrChange w:id="105" w:author="Shah Ashay" w:date="2018-04-16T17:33:00Z">
            <w:rPr>
              <w:rStyle w:val="Hyperlink"/>
            </w:rPr>
          </w:rPrChange>
        </w:rPr>
        <w:t>3.1</w:t>
      </w:r>
      <w:r w:rsidR="00137686" w:rsidRPr="00B259E4">
        <w:rPr>
          <w:rFonts w:ascii="Arial" w:eastAsiaTheme="minorEastAsia" w:hAnsi="Arial" w:cs="Arial"/>
          <w:szCs w:val="28"/>
          <w:lang w:bidi="th-TH"/>
          <w:rPrChange w:id="106" w:author="Shah Ashay" w:date="2018-04-16T17:33:00Z">
            <w:rPr>
              <w:rFonts w:eastAsiaTheme="minorEastAsia" w:cstheme="minorBidi"/>
              <w:szCs w:val="28"/>
              <w:lang w:bidi="th-TH"/>
            </w:rPr>
          </w:rPrChange>
        </w:rPr>
        <w:tab/>
      </w:r>
      <w:r w:rsidR="00137686" w:rsidRPr="00B259E4">
        <w:rPr>
          <w:rStyle w:val="Hyperlink"/>
          <w:rFonts w:ascii="Arial" w:hAnsi="Arial" w:cs="Arial"/>
          <w:rPrChange w:id="107" w:author="Shah Ashay" w:date="2018-04-16T17:33:00Z">
            <w:rPr>
              <w:rStyle w:val="Hyperlink"/>
            </w:rPr>
          </w:rPrChange>
        </w:rPr>
        <w:t>Alternate Condition A1: Update the Node due to error</w:t>
      </w:r>
      <w:r w:rsidR="00137686" w:rsidRPr="00B259E4">
        <w:rPr>
          <w:webHidden/>
        </w:rPr>
        <w:tab/>
      </w:r>
      <w:r w:rsidR="00137686" w:rsidRPr="00B259E4">
        <w:rPr>
          <w:webHidden/>
        </w:rPr>
        <w:fldChar w:fldCharType="begin"/>
      </w:r>
      <w:r w:rsidR="00137686" w:rsidRPr="00B259E4">
        <w:rPr>
          <w:webHidden/>
        </w:rPr>
        <w:instrText xml:space="preserve"> PAGEREF _Toc502312905 \h </w:instrText>
      </w:r>
      <w:r w:rsidR="00137686" w:rsidRPr="00B259E4">
        <w:rPr>
          <w:webHidden/>
        </w:rPr>
      </w:r>
      <w:r w:rsidR="00137686" w:rsidRPr="00B259E4">
        <w:rPr>
          <w:webHidden/>
        </w:rPr>
        <w:fldChar w:fldCharType="separate"/>
      </w:r>
      <w:r w:rsidR="00137686" w:rsidRPr="00B259E4">
        <w:rPr>
          <w:webHidden/>
        </w:rPr>
        <w:t>5</w:t>
      </w:r>
      <w:r w:rsidR="00137686" w:rsidRPr="00B259E4">
        <w:rPr>
          <w:webHidden/>
        </w:rPr>
        <w:fldChar w:fldCharType="end"/>
      </w:r>
      <w:r w:rsidRPr="00B259E4">
        <w:fldChar w:fldCharType="end"/>
      </w:r>
    </w:p>
    <w:p w14:paraId="056DE4CD" w14:textId="40A5F5EA" w:rsidR="00137686" w:rsidRPr="00B259E4" w:rsidRDefault="00ED3C5A" w:rsidP="004A65DE">
      <w:pPr>
        <w:pStyle w:val="TOC2"/>
        <w:rPr>
          <w:rFonts w:eastAsiaTheme="minorEastAsia" w:cstheme="minorBidi"/>
          <w:szCs w:val="28"/>
          <w:lang w:bidi="th-TH"/>
        </w:rPr>
      </w:pPr>
      <w:r w:rsidRPr="00B259E4">
        <w:fldChar w:fldCharType="begin"/>
      </w:r>
      <w:r w:rsidRPr="00B259E4">
        <w:instrText xml:space="preserve"> HYPERLINK \l "_Toc502312906" </w:instrText>
      </w:r>
      <w:r w:rsidRPr="00B259E4">
        <w:fldChar w:fldCharType="separate"/>
      </w:r>
      <w:r w:rsidR="00137686" w:rsidRPr="00B259E4">
        <w:rPr>
          <w:rStyle w:val="Hyperlink"/>
          <w:rFonts w:ascii="Arial" w:hAnsi="Arial" w:cs="Arial"/>
          <w:rPrChange w:id="108" w:author="Shah Ashay" w:date="2018-04-16T17:33:00Z">
            <w:rPr>
              <w:rStyle w:val="Hyperlink"/>
            </w:rPr>
          </w:rPrChange>
        </w:rPr>
        <w:t>3.2</w:t>
      </w:r>
      <w:r w:rsidR="00137686" w:rsidRPr="00B259E4">
        <w:rPr>
          <w:rFonts w:ascii="Arial" w:eastAsiaTheme="minorEastAsia" w:hAnsi="Arial" w:cs="Arial"/>
          <w:szCs w:val="28"/>
          <w:lang w:bidi="th-TH"/>
          <w:rPrChange w:id="109" w:author="Shah Ashay" w:date="2018-04-16T17:33:00Z">
            <w:rPr>
              <w:rFonts w:eastAsiaTheme="minorEastAsia" w:cstheme="minorBidi"/>
              <w:szCs w:val="28"/>
              <w:lang w:bidi="th-TH"/>
            </w:rPr>
          </w:rPrChange>
        </w:rPr>
        <w:tab/>
      </w:r>
      <w:r w:rsidR="00137686" w:rsidRPr="00B259E4">
        <w:rPr>
          <w:rStyle w:val="Hyperlink"/>
          <w:rFonts w:ascii="Arial" w:hAnsi="Arial" w:cs="Arial"/>
          <w:rPrChange w:id="110" w:author="Shah Ashay" w:date="2018-04-16T17:33:00Z">
            <w:rPr>
              <w:rStyle w:val="Hyperlink"/>
            </w:rPr>
          </w:rPrChange>
        </w:rPr>
        <w:t>Alternate Condition A2: Update Node details as a new version</w:t>
      </w:r>
      <w:r w:rsidR="00137686" w:rsidRPr="00B259E4">
        <w:rPr>
          <w:webHidden/>
        </w:rPr>
        <w:tab/>
      </w:r>
      <w:r w:rsidR="00137686" w:rsidRPr="00B259E4">
        <w:rPr>
          <w:webHidden/>
        </w:rPr>
        <w:fldChar w:fldCharType="begin"/>
      </w:r>
      <w:r w:rsidR="00137686" w:rsidRPr="00B259E4">
        <w:rPr>
          <w:webHidden/>
        </w:rPr>
        <w:instrText xml:space="preserve"> PAGEREF _Toc502312906 \h </w:instrText>
      </w:r>
      <w:r w:rsidR="00137686" w:rsidRPr="00B259E4">
        <w:rPr>
          <w:webHidden/>
        </w:rPr>
      </w:r>
      <w:r w:rsidR="00137686" w:rsidRPr="00B259E4">
        <w:rPr>
          <w:webHidden/>
        </w:rPr>
        <w:fldChar w:fldCharType="separate"/>
      </w:r>
      <w:r w:rsidR="00137686" w:rsidRPr="00B259E4">
        <w:rPr>
          <w:webHidden/>
        </w:rPr>
        <w:t>6</w:t>
      </w:r>
      <w:r w:rsidR="00137686" w:rsidRPr="00B259E4">
        <w:rPr>
          <w:webHidden/>
        </w:rPr>
        <w:fldChar w:fldCharType="end"/>
      </w:r>
      <w:r w:rsidRPr="00B259E4">
        <w:fldChar w:fldCharType="end"/>
      </w:r>
    </w:p>
    <w:p w14:paraId="63EF43EB" w14:textId="2633AB50" w:rsidR="00137686" w:rsidRPr="00B259E4" w:rsidRDefault="00ED3C5A">
      <w:pPr>
        <w:pStyle w:val="TOC1"/>
        <w:rPr>
          <w:rFonts w:cstheme="minorBidi"/>
          <w:noProof/>
          <w:szCs w:val="28"/>
          <w:lang w:bidi="th-TH"/>
        </w:rPr>
      </w:pPr>
      <w:r w:rsidRPr="00B259E4">
        <w:fldChar w:fldCharType="begin"/>
      </w:r>
      <w:r w:rsidRPr="00B259E4">
        <w:instrText xml:space="preserve"> HYPERLINK \l "_Toc502312907" </w:instrText>
      </w:r>
      <w:r w:rsidRPr="00B259E4">
        <w:rPr>
          <w:noProof/>
        </w:rPr>
        <w:fldChar w:fldCharType="separate"/>
      </w:r>
      <w:r w:rsidR="00137686" w:rsidRPr="00B259E4">
        <w:rPr>
          <w:rStyle w:val="Hyperlink"/>
          <w:rFonts w:ascii="Arial" w:hAnsi="Arial" w:cs="Arial"/>
          <w:noProof/>
          <w:rPrChange w:id="111" w:author="Shah Ashay" w:date="2018-04-16T17:33:00Z">
            <w:rPr>
              <w:rStyle w:val="Hyperlink"/>
              <w:noProof/>
            </w:rPr>
          </w:rPrChange>
        </w:rPr>
        <w:t>4.</w:t>
      </w:r>
      <w:r w:rsidR="00137686" w:rsidRPr="00B259E4">
        <w:rPr>
          <w:rFonts w:ascii="Arial" w:hAnsi="Arial" w:cs="Arial"/>
          <w:noProof/>
          <w:szCs w:val="28"/>
          <w:lang w:bidi="th-TH"/>
          <w:rPrChange w:id="112" w:author="Shah Ashay" w:date="2018-04-16T17:33:00Z">
            <w:rPr>
              <w:rFonts w:cstheme="minorBidi"/>
              <w:noProof/>
              <w:szCs w:val="28"/>
              <w:lang w:bidi="th-TH"/>
            </w:rPr>
          </w:rPrChange>
        </w:rPr>
        <w:tab/>
      </w:r>
      <w:r w:rsidR="00137686" w:rsidRPr="00B259E4">
        <w:rPr>
          <w:rStyle w:val="Hyperlink"/>
          <w:rFonts w:ascii="Arial" w:hAnsi="Arial" w:cs="Arial"/>
          <w:noProof/>
          <w:rPrChange w:id="113" w:author="Shah Ashay" w:date="2018-04-16T17:33:00Z">
            <w:rPr>
              <w:rStyle w:val="Hyperlink"/>
              <w:noProof/>
            </w:rPr>
          </w:rPrChange>
        </w:rPr>
        <w:t>Exceptions</w:t>
      </w:r>
      <w:r w:rsidR="00137686" w:rsidRPr="00B259E4">
        <w:rPr>
          <w:noProof/>
          <w:webHidden/>
        </w:rPr>
        <w:tab/>
      </w:r>
      <w:r w:rsidR="00137686" w:rsidRPr="00B259E4">
        <w:rPr>
          <w:noProof/>
          <w:webHidden/>
        </w:rPr>
        <w:fldChar w:fldCharType="begin"/>
      </w:r>
      <w:r w:rsidR="00137686" w:rsidRPr="00B259E4">
        <w:rPr>
          <w:noProof/>
          <w:webHidden/>
        </w:rPr>
        <w:instrText xml:space="preserve"> PAGEREF _Toc502312907 \h </w:instrText>
      </w:r>
      <w:r w:rsidR="00137686" w:rsidRPr="00B259E4">
        <w:rPr>
          <w:noProof/>
          <w:webHidden/>
        </w:rPr>
      </w:r>
      <w:r w:rsidR="00137686" w:rsidRPr="00B259E4">
        <w:rPr>
          <w:noProof/>
          <w:webHidden/>
        </w:rPr>
        <w:fldChar w:fldCharType="separate"/>
      </w:r>
      <w:r w:rsidR="00137686" w:rsidRPr="00B259E4">
        <w:rPr>
          <w:noProof/>
          <w:webHidden/>
        </w:rPr>
        <w:t>7</w:t>
      </w:r>
      <w:r w:rsidR="00137686" w:rsidRPr="00B259E4">
        <w:rPr>
          <w:noProof/>
          <w:webHidden/>
        </w:rPr>
        <w:fldChar w:fldCharType="end"/>
      </w:r>
      <w:r w:rsidRPr="00B259E4">
        <w:rPr>
          <w:noProof/>
        </w:rPr>
        <w:fldChar w:fldCharType="end"/>
      </w:r>
    </w:p>
    <w:p w14:paraId="6D0D7818" w14:textId="5AAC3538" w:rsidR="00137686" w:rsidRPr="00B259E4" w:rsidRDefault="00ED3C5A" w:rsidP="004A65DE">
      <w:pPr>
        <w:pStyle w:val="TOC2"/>
        <w:rPr>
          <w:rFonts w:eastAsiaTheme="minorEastAsia" w:cstheme="minorBidi"/>
          <w:szCs w:val="28"/>
          <w:lang w:bidi="th-TH"/>
        </w:rPr>
      </w:pPr>
      <w:r w:rsidRPr="00B259E4">
        <w:fldChar w:fldCharType="begin"/>
      </w:r>
      <w:r w:rsidRPr="00B259E4">
        <w:instrText xml:space="preserve"> HYPERLINK \l "_Toc502312908" </w:instrText>
      </w:r>
      <w:r w:rsidRPr="00B259E4">
        <w:fldChar w:fldCharType="separate"/>
      </w:r>
      <w:r w:rsidR="00137686" w:rsidRPr="00B259E4">
        <w:rPr>
          <w:rStyle w:val="Hyperlink"/>
          <w:rFonts w:ascii="Arial" w:hAnsi="Arial" w:cs="Arial"/>
          <w:rPrChange w:id="114" w:author="Shah Ashay" w:date="2018-04-16T17:33:00Z">
            <w:rPr>
              <w:rStyle w:val="Hyperlink"/>
            </w:rPr>
          </w:rPrChange>
        </w:rPr>
        <w:t>4.1</w:t>
      </w:r>
      <w:r w:rsidR="00137686" w:rsidRPr="00B259E4">
        <w:rPr>
          <w:rFonts w:ascii="Arial" w:eastAsiaTheme="minorEastAsia" w:hAnsi="Arial" w:cs="Arial"/>
          <w:szCs w:val="28"/>
          <w:lang w:bidi="th-TH"/>
          <w:rPrChange w:id="115" w:author="Shah Ashay" w:date="2018-04-16T17:33:00Z">
            <w:rPr>
              <w:rFonts w:eastAsiaTheme="minorEastAsia" w:cstheme="minorBidi"/>
              <w:szCs w:val="28"/>
              <w:lang w:bidi="th-TH"/>
            </w:rPr>
          </w:rPrChange>
        </w:rPr>
        <w:tab/>
      </w:r>
      <w:r w:rsidR="00137686" w:rsidRPr="00B259E4">
        <w:rPr>
          <w:rStyle w:val="Hyperlink"/>
          <w:rFonts w:ascii="Arial" w:hAnsi="Arial" w:cs="Arial"/>
          <w:rPrChange w:id="116" w:author="Shah Ashay" w:date="2018-04-16T17:33:00Z">
            <w:rPr>
              <w:rStyle w:val="Hyperlink"/>
            </w:rPr>
          </w:rPrChange>
        </w:rPr>
        <w:t>List of Common Issues/Errors</w:t>
      </w:r>
      <w:r w:rsidR="00137686" w:rsidRPr="00B259E4">
        <w:rPr>
          <w:webHidden/>
        </w:rPr>
        <w:tab/>
      </w:r>
      <w:r w:rsidR="00137686" w:rsidRPr="00B259E4">
        <w:rPr>
          <w:webHidden/>
        </w:rPr>
        <w:fldChar w:fldCharType="begin"/>
      </w:r>
      <w:r w:rsidR="00137686" w:rsidRPr="00B259E4">
        <w:rPr>
          <w:webHidden/>
        </w:rPr>
        <w:instrText xml:space="preserve"> PAGEREF _Toc502312908 \h </w:instrText>
      </w:r>
      <w:r w:rsidR="00137686" w:rsidRPr="00B259E4">
        <w:rPr>
          <w:webHidden/>
        </w:rPr>
      </w:r>
      <w:r w:rsidR="00137686" w:rsidRPr="00B259E4">
        <w:rPr>
          <w:webHidden/>
        </w:rPr>
        <w:fldChar w:fldCharType="separate"/>
      </w:r>
      <w:r w:rsidR="00137686" w:rsidRPr="00B259E4">
        <w:rPr>
          <w:webHidden/>
        </w:rPr>
        <w:t>7</w:t>
      </w:r>
      <w:r w:rsidR="00137686" w:rsidRPr="00B259E4">
        <w:rPr>
          <w:webHidden/>
        </w:rPr>
        <w:fldChar w:fldCharType="end"/>
      </w:r>
      <w:r w:rsidRPr="00B259E4">
        <w:fldChar w:fldCharType="end"/>
      </w:r>
    </w:p>
    <w:p w14:paraId="0BAA3779" w14:textId="6451B204" w:rsidR="004D61A0" w:rsidRPr="00A76009" w:rsidRDefault="00006EC4" w:rsidP="007B38EE">
      <w:pPr>
        <w:pStyle w:val="TOC1"/>
        <w:spacing w:before="120"/>
        <w:rPr>
          <w:rFonts w:ascii="Arial" w:hAnsi="Arial" w:cs="Arial"/>
          <w:noProof/>
        </w:rPr>
        <w:sectPr w:rsidR="004D61A0" w:rsidRPr="00A76009">
          <w:pgSz w:w="12240" w:h="15840" w:code="1"/>
          <w:pgMar w:top="1440" w:right="1440" w:bottom="720" w:left="1440" w:header="720" w:footer="720" w:gutter="0"/>
          <w:pgNumType w:fmt="lowerRoman"/>
          <w:cols w:space="720"/>
          <w:docGrid w:linePitch="360"/>
        </w:sectPr>
      </w:pPr>
      <w:r w:rsidRPr="00B259E4">
        <w:rPr>
          <w:rFonts w:ascii="Arial" w:hAnsi="Arial" w:cs="Arial"/>
        </w:rPr>
        <w:fldChar w:fldCharType="end"/>
      </w:r>
    </w:p>
    <w:p w14:paraId="0BAA377A" w14:textId="77777777" w:rsidR="00447470" w:rsidRPr="00A76009" w:rsidRDefault="00447470" w:rsidP="00447470">
      <w:pPr>
        <w:pStyle w:val="Heading1"/>
      </w:pPr>
      <w:bookmarkStart w:id="117" w:name="_Toc502312902"/>
      <w:r w:rsidRPr="00A76009">
        <w:lastRenderedPageBreak/>
        <w:t>Use Case Information</w:t>
      </w:r>
      <w:bookmarkEnd w:id="117"/>
    </w:p>
    <w:p w14:paraId="0BAA377B" w14:textId="77777777" w:rsidR="00447470" w:rsidRPr="00A76009"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18" w:author="Batra Yogesh (EXT)" w:date="2018-04-13T13:15: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19">
          <w:tblGrid>
            <w:gridCol w:w="2880"/>
            <w:gridCol w:w="6480"/>
          </w:tblGrid>
        </w:tblGridChange>
      </w:tblGrid>
      <w:tr w:rsidR="00447470" w:rsidRPr="00A76009" w14:paraId="0BAA377E" w14:textId="77777777" w:rsidTr="00A76009">
        <w:trPr>
          <w:cantSplit/>
          <w:trPrChange w:id="120" w:author="Batra Yogesh (EXT)" w:date="2018-04-13T13:15:00Z">
            <w:trPr>
              <w:cantSplit/>
            </w:trPr>
          </w:trPrChange>
        </w:trPr>
        <w:tc>
          <w:tcPr>
            <w:tcW w:w="1538" w:type="pct"/>
            <w:shd w:val="clear" w:color="auto" w:fill="C6D9F1" w:themeFill="text2" w:themeFillTint="33"/>
            <w:tcPrChange w:id="121" w:author="Batra Yogesh (EXT)" w:date="2018-04-13T13:15:00Z">
              <w:tcPr>
                <w:tcW w:w="2880" w:type="dxa"/>
                <w:shd w:val="clear" w:color="auto" w:fill="C6D9F1" w:themeFill="text2" w:themeFillTint="33"/>
              </w:tcPr>
            </w:tcPrChange>
          </w:tcPr>
          <w:p w14:paraId="0BAA377C" w14:textId="77777777" w:rsidR="00447470" w:rsidRPr="00A76009" w:rsidRDefault="00447470" w:rsidP="00E4117B">
            <w:pPr>
              <w:pStyle w:val="TableText"/>
              <w:keepNext/>
              <w:keepLines/>
              <w:rPr>
                <w:rFonts w:cs="Arial"/>
                <w:b/>
                <w:sz w:val="20"/>
                <w:szCs w:val="20"/>
              </w:rPr>
            </w:pPr>
            <w:r w:rsidRPr="00A76009">
              <w:rPr>
                <w:rFonts w:cs="Arial"/>
                <w:b/>
                <w:sz w:val="20"/>
                <w:szCs w:val="20"/>
              </w:rPr>
              <w:t>Use Case Number and Name</w:t>
            </w:r>
          </w:p>
        </w:tc>
        <w:tc>
          <w:tcPr>
            <w:tcW w:w="3462" w:type="pct"/>
            <w:tcPrChange w:id="122" w:author="Batra Yogesh (EXT)" w:date="2018-04-13T13:15:00Z">
              <w:tcPr>
                <w:tcW w:w="6480" w:type="dxa"/>
              </w:tcPr>
            </w:tcPrChange>
          </w:tcPr>
          <w:p w14:paraId="0BAA377D" w14:textId="74585760" w:rsidR="00447470" w:rsidRPr="00A76009" w:rsidRDefault="00137686" w:rsidP="00A8498C">
            <w:pPr>
              <w:keepNext/>
              <w:keepLines/>
              <w:spacing w:after="120"/>
              <w:rPr>
                <w:rFonts w:cs="Arial"/>
                <w:color w:val="000000" w:themeColor="text1"/>
                <w:sz w:val="20"/>
                <w:szCs w:val="20"/>
              </w:rPr>
            </w:pPr>
            <w:r w:rsidRPr="00A76009">
              <w:rPr>
                <w:rFonts w:cs="Arial"/>
                <w:color w:val="000000" w:themeColor="text1"/>
                <w:sz w:val="20"/>
                <w:szCs w:val="20"/>
              </w:rPr>
              <w:t>BKK_UC53</w:t>
            </w:r>
            <w:r w:rsidR="00C84971" w:rsidRPr="00A76009">
              <w:rPr>
                <w:rFonts w:cs="Arial"/>
                <w:color w:val="000000" w:themeColor="text1"/>
                <w:sz w:val="20"/>
                <w:szCs w:val="20"/>
              </w:rPr>
              <w:t xml:space="preserve">- </w:t>
            </w:r>
            <w:r w:rsidRPr="00A76009">
              <w:rPr>
                <w:rFonts w:cs="Arial"/>
                <w:color w:val="000000" w:themeColor="text1"/>
                <w:sz w:val="20"/>
                <w:szCs w:val="20"/>
              </w:rPr>
              <w:t>Setup Node</w:t>
            </w:r>
          </w:p>
        </w:tc>
      </w:tr>
      <w:tr w:rsidR="00447470" w:rsidRPr="00A76009" w14:paraId="0BAA3781" w14:textId="77777777" w:rsidTr="00A76009">
        <w:trPr>
          <w:cantSplit/>
          <w:trPrChange w:id="123" w:author="Batra Yogesh (EXT)" w:date="2018-04-13T13:15:00Z">
            <w:trPr>
              <w:cantSplit/>
            </w:trPr>
          </w:trPrChange>
        </w:trPr>
        <w:tc>
          <w:tcPr>
            <w:tcW w:w="1538" w:type="pct"/>
            <w:shd w:val="clear" w:color="auto" w:fill="C6D9F1" w:themeFill="text2" w:themeFillTint="33"/>
            <w:tcPrChange w:id="124" w:author="Batra Yogesh (EXT)" w:date="2018-04-13T13:15:00Z">
              <w:tcPr>
                <w:tcW w:w="2880" w:type="dxa"/>
                <w:shd w:val="clear" w:color="auto" w:fill="C6D9F1" w:themeFill="text2" w:themeFillTint="33"/>
              </w:tcPr>
            </w:tcPrChange>
          </w:tcPr>
          <w:p w14:paraId="0BAA377F" w14:textId="77777777" w:rsidR="00447470" w:rsidRPr="00A76009" w:rsidRDefault="00447470" w:rsidP="00E4117B">
            <w:pPr>
              <w:pStyle w:val="TableText"/>
              <w:keepNext/>
              <w:keepLines/>
              <w:rPr>
                <w:rFonts w:cs="Arial"/>
                <w:b/>
                <w:sz w:val="20"/>
                <w:szCs w:val="20"/>
              </w:rPr>
            </w:pPr>
            <w:r w:rsidRPr="00A76009">
              <w:rPr>
                <w:rFonts w:cs="Arial"/>
                <w:b/>
                <w:sz w:val="20"/>
                <w:szCs w:val="20"/>
              </w:rPr>
              <w:t>Brief Description</w:t>
            </w:r>
          </w:p>
        </w:tc>
        <w:tc>
          <w:tcPr>
            <w:tcW w:w="3462" w:type="pct"/>
            <w:tcPrChange w:id="125" w:author="Batra Yogesh (EXT)" w:date="2018-04-13T13:15:00Z">
              <w:tcPr>
                <w:tcW w:w="6480" w:type="dxa"/>
              </w:tcPr>
            </w:tcPrChange>
          </w:tcPr>
          <w:p w14:paraId="0BAA3780" w14:textId="4DB88336" w:rsidR="00447470" w:rsidRPr="00A76009" w:rsidRDefault="00137686" w:rsidP="00137686">
            <w:pPr>
              <w:keepNext/>
              <w:keepLines/>
              <w:spacing w:after="120"/>
              <w:rPr>
                <w:rFonts w:cs="Arial"/>
                <w:sz w:val="20"/>
                <w:szCs w:val="20"/>
                <w:rPrChange w:id="126" w:author="Batra Yogesh (EXT)" w:date="2018-04-13T13:15:00Z">
                  <w:rPr>
                    <w:rFonts w:cs="Arial"/>
                    <w:sz w:val="19"/>
                    <w:szCs w:val="19"/>
                  </w:rPr>
                </w:rPrChange>
              </w:rPr>
            </w:pPr>
            <w:r w:rsidRPr="00A76009">
              <w:rPr>
                <w:rFonts w:cs="Arial"/>
                <w:sz w:val="20"/>
                <w:szCs w:val="20"/>
                <w:rPrChange w:id="127" w:author="Batra Yogesh (EXT)" w:date="2018-04-13T13:15:00Z">
                  <w:rPr>
                    <w:rFonts w:cs="Arial"/>
                    <w:sz w:val="19"/>
                    <w:szCs w:val="19"/>
                  </w:rPr>
                </w:rPrChange>
              </w:rPr>
              <w:t xml:space="preserve">In order to allocate production, several EC screens must be set up for the allocation network. These screens will allow the wells and stream to be linked to allow production allocation. In some instances a Node needs to be set up when multiple Facility Class 1’s need to be linked. This use case includes detailed information to setup a Node.  </w:t>
            </w:r>
          </w:p>
        </w:tc>
      </w:tr>
      <w:tr w:rsidR="00447470" w:rsidRPr="00A76009" w14:paraId="0BAA3785" w14:textId="77777777" w:rsidTr="00A76009">
        <w:trPr>
          <w:cantSplit/>
          <w:trHeight w:val="323"/>
          <w:trPrChange w:id="128" w:author="Batra Yogesh (EXT)" w:date="2018-04-13T13:15:00Z">
            <w:trPr>
              <w:cantSplit/>
              <w:trHeight w:val="323"/>
            </w:trPr>
          </w:trPrChange>
        </w:trPr>
        <w:tc>
          <w:tcPr>
            <w:tcW w:w="1538" w:type="pct"/>
            <w:shd w:val="clear" w:color="auto" w:fill="C6D9F1" w:themeFill="text2" w:themeFillTint="33"/>
            <w:tcPrChange w:id="129" w:author="Batra Yogesh (EXT)" w:date="2018-04-13T13:15:00Z">
              <w:tcPr>
                <w:tcW w:w="2880" w:type="dxa"/>
                <w:shd w:val="clear" w:color="auto" w:fill="C6D9F1" w:themeFill="text2" w:themeFillTint="33"/>
              </w:tcPr>
            </w:tcPrChange>
          </w:tcPr>
          <w:p w14:paraId="0BAA3782" w14:textId="77777777" w:rsidR="00447470" w:rsidRPr="00A76009" w:rsidRDefault="00447470" w:rsidP="00E4117B">
            <w:pPr>
              <w:pStyle w:val="TableText"/>
              <w:keepNext/>
              <w:keepLines/>
              <w:rPr>
                <w:rFonts w:cs="Arial"/>
                <w:b/>
                <w:sz w:val="20"/>
                <w:szCs w:val="20"/>
              </w:rPr>
            </w:pPr>
            <w:r w:rsidRPr="00A76009">
              <w:rPr>
                <w:rFonts w:cs="Arial"/>
                <w:b/>
                <w:sz w:val="20"/>
                <w:szCs w:val="20"/>
              </w:rPr>
              <w:t>Related Use Cases</w:t>
            </w:r>
          </w:p>
        </w:tc>
        <w:tc>
          <w:tcPr>
            <w:tcW w:w="3462" w:type="pct"/>
            <w:tcPrChange w:id="130" w:author="Batra Yogesh (EXT)" w:date="2018-04-13T13:15:00Z">
              <w:tcPr>
                <w:tcW w:w="6480" w:type="dxa"/>
              </w:tcPr>
            </w:tcPrChange>
          </w:tcPr>
          <w:p w14:paraId="0BAA3784" w14:textId="41EAF880" w:rsidR="00447470" w:rsidRPr="00A76009" w:rsidRDefault="00447470" w:rsidP="00182C55">
            <w:pPr>
              <w:keepNext/>
              <w:keepLines/>
              <w:rPr>
                <w:rFonts w:cs="Arial"/>
                <w:color w:val="000000" w:themeColor="text1"/>
                <w:sz w:val="20"/>
                <w:szCs w:val="20"/>
              </w:rPr>
            </w:pPr>
          </w:p>
        </w:tc>
      </w:tr>
      <w:tr w:rsidR="00726BBA" w:rsidRPr="00A76009" w14:paraId="786CE4E0" w14:textId="77777777" w:rsidTr="00A76009">
        <w:trPr>
          <w:cantSplit/>
          <w:trHeight w:val="242"/>
          <w:trPrChange w:id="131" w:author="Batra Yogesh (EXT)" w:date="2018-04-13T13:15:00Z">
            <w:trPr>
              <w:cantSplit/>
              <w:trHeight w:val="242"/>
            </w:trPr>
          </w:trPrChange>
        </w:trPr>
        <w:tc>
          <w:tcPr>
            <w:tcW w:w="1538" w:type="pct"/>
            <w:shd w:val="clear" w:color="auto" w:fill="C6D9F1" w:themeFill="text2" w:themeFillTint="33"/>
            <w:tcPrChange w:id="132" w:author="Batra Yogesh (EXT)" w:date="2018-04-13T13:15:00Z">
              <w:tcPr>
                <w:tcW w:w="2880" w:type="dxa"/>
                <w:shd w:val="clear" w:color="auto" w:fill="C6D9F1" w:themeFill="text2" w:themeFillTint="33"/>
              </w:tcPr>
            </w:tcPrChange>
          </w:tcPr>
          <w:p w14:paraId="44594FF9" w14:textId="0C92EA69" w:rsidR="00726BBA" w:rsidRPr="00A76009" w:rsidRDefault="00726BBA" w:rsidP="00E4117B">
            <w:pPr>
              <w:pStyle w:val="TableText"/>
              <w:keepNext/>
              <w:keepLines/>
              <w:rPr>
                <w:rFonts w:cs="Arial"/>
                <w:b/>
                <w:sz w:val="20"/>
                <w:szCs w:val="20"/>
              </w:rPr>
            </w:pPr>
            <w:r w:rsidRPr="00A76009">
              <w:rPr>
                <w:rFonts w:cs="Arial"/>
                <w:b/>
                <w:sz w:val="20"/>
                <w:szCs w:val="20"/>
              </w:rPr>
              <w:t>EC Business Functions</w:t>
            </w:r>
          </w:p>
        </w:tc>
        <w:tc>
          <w:tcPr>
            <w:tcW w:w="3462" w:type="pct"/>
            <w:tcPrChange w:id="133" w:author="Batra Yogesh (EXT)" w:date="2018-04-13T13:15:00Z">
              <w:tcPr>
                <w:tcW w:w="6480" w:type="dxa"/>
              </w:tcPr>
            </w:tcPrChange>
          </w:tcPr>
          <w:p w14:paraId="315DD97A" w14:textId="73AFA3E0" w:rsidR="00474389" w:rsidRPr="00A76009" w:rsidRDefault="00937AE3" w:rsidP="003B4C19">
            <w:pPr>
              <w:pStyle w:val="ListParagraph"/>
              <w:keepNext/>
              <w:keepLines/>
              <w:numPr>
                <w:ilvl w:val="0"/>
                <w:numId w:val="10"/>
              </w:numPr>
              <w:rPr>
                <w:rFonts w:cs="Arial"/>
                <w:color w:val="000000" w:themeColor="text1"/>
                <w:sz w:val="20"/>
                <w:szCs w:val="20"/>
              </w:rPr>
            </w:pPr>
            <w:r w:rsidRPr="00A76009">
              <w:rPr>
                <w:rFonts w:cs="Arial"/>
                <w:color w:val="000000" w:themeColor="text1"/>
                <w:sz w:val="20"/>
                <w:szCs w:val="20"/>
              </w:rPr>
              <w:t xml:space="preserve">BF – </w:t>
            </w:r>
            <w:r w:rsidR="00137686" w:rsidRPr="00A76009">
              <w:rPr>
                <w:rFonts w:cs="Arial"/>
                <w:color w:val="000000" w:themeColor="text1"/>
                <w:sz w:val="20"/>
                <w:szCs w:val="20"/>
              </w:rPr>
              <w:t>NODE (CO.0025</w:t>
            </w:r>
            <w:r w:rsidRPr="00A76009">
              <w:rPr>
                <w:rFonts w:cs="Arial"/>
                <w:color w:val="000000" w:themeColor="text1"/>
                <w:sz w:val="20"/>
                <w:szCs w:val="20"/>
              </w:rPr>
              <w:t>)</w:t>
            </w:r>
          </w:p>
        </w:tc>
      </w:tr>
      <w:tr w:rsidR="00137686" w:rsidRPr="00A76009" w14:paraId="45737CD4" w14:textId="77777777" w:rsidTr="00A76009">
        <w:trPr>
          <w:cantSplit/>
          <w:trHeight w:val="242"/>
          <w:trPrChange w:id="134" w:author="Batra Yogesh (EXT)" w:date="2018-04-13T13:15:00Z">
            <w:trPr>
              <w:cantSplit/>
              <w:trHeight w:val="242"/>
            </w:trPr>
          </w:trPrChange>
        </w:trPr>
        <w:tc>
          <w:tcPr>
            <w:tcW w:w="1538" w:type="pct"/>
            <w:shd w:val="clear" w:color="auto" w:fill="C6D9F1" w:themeFill="text2" w:themeFillTint="33"/>
            <w:tcPrChange w:id="135" w:author="Batra Yogesh (EXT)" w:date="2018-04-13T13:15:00Z">
              <w:tcPr>
                <w:tcW w:w="2880" w:type="dxa"/>
                <w:shd w:val="clear" w:color="auto" w:fill="C6D9F1" w:themeFill="text2" w:themeFillTint="33"/>
              </w:tcPr>
            </w:tcPrChange>
          </w:tcPr>
          <w:p w14:paraId="0C1B2D3A" w14:textId="76FAA325" w:rsidR="00137686" w:rsidRPr="00A76009" w:rsidRDefault="00137686" w:rsidP="00E4117B">
            <w:pPr>
              <w:pStyle w:val="TableText"/>
              <w:keepNext/>
              <w:keepLines/>
              <w:rPr>
                <w:rFonts w:cs="Arial"/>
                <w:b/>
                <w:sz w:val="20"/>
                <w:szCs w:val="20"/>
              </w:rPr>
            </w:pPr>
            <w:r w:rsidRPr="00A76009">
              <w:rPr>
                <w:rFonts w:cs="Arial"/>
                <w:b/>
                <w:sz w:val="20"/>
                <w:szCs w:val="20"/>
              </w:rPr>
              <w:t>EC Roles</w:t>
            </w:r>
          </w:p>
        </w:tc>
        <w:tc>
          <w:tcPr>
            <w:tcW w:w="3462" w:type="pct"/>
            <w:tcPrChange w:id="136" w:author="Batra Yogesh (EXT)" w:date="2018-04-13T13:15:00Z">
              <w:tcPr>
                <w:tcW w:w="6480" w:type="dxa"/>
              </w:tcPr>
            </w:tcPrChange>
          </w:tcPr>
          <w:p w14:paraId="09A2CBDC" w14:textId="3F4215D2" w:rsidR="00137686" w:rsidRPr="00A76009" w:rsidRDefault="00137686" w:rsidP="003B4C19">
            <w:pPr>
              <w:pStyle w:val="ListParagraph"/>
              <w:keepNext/>
              <w:keepLines/>
              <w:numPr>
                <w:ilvl w:val="0"/>
                <w:numId w:val="10"/>
              </w:numPr>
              <w:rPr>
                <w:rFonts w:cs="Arial"/>
                <w:color w:val="000000" w:themeColor="text1"/>
                <w:sz w:val="20"/>
                <w:szCs w:val="20"/>
              </w:rPr>
            </w:pPr>
            <w:r w:rsidRPr="00A76009">
              <w:rPr>
                <w:rFonts w:cs="Arial"/>
                <w:color w:val="000000" w:themeColor="text1"/>
                <w:sz w:val="20"/>
                <w:szCs w:val="20"/>
              </w:rPr>
              <w:t>EC Thailand Admin</w:t>
            </w:r>
          </w:p>
        </w:tc>
      </w:tr>
      <w:tr w:rsidR="00D17537" w:rsidRPr="00A76009" w14:paraId="0BAA378E" w14:textId="77777777" w:rsidTr="00A76009">
        <w:trPr>
          <w:cantSplit/>
          <w:trPrChange w:id="137" w:author="Batra Yogesh (EXT)" w:date="2018-04-13T13:15:00Z">
            <w:trPr>
              <w:cantSplit/>
            </w:trPr>
          </w:trPrChange>
        </w:trPr>
        <w:tc>
          <w:tcPr>
            <w:tcW w:w="1538" w:type="pct"/>
            <w:shd w:val="clear" w:color="auto" w:fill="C6D9F1" w:themeFill="text2" w:themeFillTint="33"/>
            <w:tcPrChange w:id="138" w:author="Batra Yogesh (EXT)" w:date="2018-04-13T13:15:00Z">
              <w:tcPr>
                <w:tcW w:w="2880" w:type="dxa"/>
                <w:shd w:val="clear" w:color="auto" w:fill="C6D9F1" w:themeFill="text2" w:themeFillTint="33"/>
              </w:tcPr>
            </w:tcPrChange>
          </w:tcPr>
          <w:p w14:paraId="0BAA378A" w14:textId="77777777" w:rsidR="00D17537" w:rsidRPr="00A76009" w:rsidRDefault="00D17537" w:rsidP="00E4117B">
            <w:pPr>
              <w:pStyle w:val="TableText"/>
              <w:keepNext/>
              <w:keepLines/>
              <w:tabs>
                <w:tab w:val="left" w:pos="2490"/>
              </w:tabs>
              <w:spacing w:after="0"/>
              <w:rPr>
                <w:rFonts w:cs="Arial"/>
                <w:b/>
                <w:sz w:val="20"/>
                <w:szCs w:val="20"/>
              </w:rPr>
            </w:pPr>
            <w:r w:rsidRPr="00A76009">
              <w:rPr>
                <w:rFonts w:cs="Arial"/>
                <w:b/>
                <w:sz w:val="20"/>
                <w:szCs w:val="20"/>
              </w:rPr>
              <w:t>Prerequisites</w:t>
            </w:r>
          </w:p>
        </w:tc>
        <w:tc>
          <w:tcPr>
            <w:tcW w:w="3462" w:type="pct"/>
            <w:tcPrChange w:id="139" w:author="Batra Yogesh (EXT)" w:date="2018-04-13T13:15:00Z">
              <w:tcPr>
                <w:tcW w:w="6480" w:type="dxa"/>
              </w:tcPr>
            </w:tcPrChange>
          </w:tcPr>
          <w:p w14:paraId="526C89E5" w14:textId="77777777" w:rsidR="00137686" w:rsidRPr="00A76009" w:rsidRDefault="00137686" w:rsidP="00137686">
            <w:pPr>
              <w:pStyle w:val="ListParagraph"/>
              <w:keepNext/>
              <w:keepLines/>
              <w:numPr>
                <w:ilvl w:val="0"/>
                <w:numId w:val="10"/>
              </w:numPr>
              <w:rPr>
                <w:rFonts w:cs="Arial"/>
                <w:color w:val="000000" w:themeColor="text1"/>
                <w:sz w:val="20"/>
                <w:szCs w:val="20"/>
              </w:rPr>
            </w:pPr>
            <w:r w:rsidRPr="00A76009">
              <w:rPr>
                <w:rFonts w:cs="Arial"/>
                <w:color w:val="000000" w:themeColor="text1"/>
                <w:sz w:val="20"/>
                <w:szCs w:val="20"/>
              </w:rPr>
              <w:t>User is logged In</w:t>
            </w:r>
          </w:p>
          <w:p w14:paraId="0BAA378D" w14:textId="1FD2B4FF" w:rsidR="00474389" w:rsidRPr="00A76009" w:rsidRDefault="00137686" w:rsidP="00137686">
            <w:pPr>
              <w:pStyle w:val="ListParagraph"/>
              <w:keepNext/>
              <w:keepLines/>
              <w:numPr>
                <w:ilvl w:val="0"/>
                <w:numId w:val="10"/>
              </w:numPr>
              <w:rPr>
                <w:rFonts w:cs="Arial"/>
                <w:color w:val="000000" w:themeColor="text1"/>
                <w:sz w:val="20"/>
                <w:szCs w:val="20"/>
              </w:rPr>
            </w:pPr>
            <w:r w:rsidRPr="00A76009">
              <w:rPr>
                <w:rFonts w:cs="Arial"/>
                <w:color w:val="000000" w:themeColor="text1"/>
                <w:sz w:val="20"/>
                <w:szCs w:val="20"/>
              </w:rPr>
              <w:t>User has permission to add/modify Nodes.</w:t>
            </w:r>
          </w:p>
        </w:tc>
      </w:tr>
      <w:tr w:rsidR="00447470" w:rsidRPr="00A76009" w14:paraId="0BAA3791" w14:textId="77777777" w:rsidTr="00A76009">
        <w:trPr>
          <w:cantSplit/>
          <w:trPrChange w:id="140" w:author="Batra Yogesh (EXT)" w:date="2018-04-13T13:15:00Z">
            <w:trPr>
              <w:cantSplit/>
            </w:trPr>
          </w:trPrChange>
        </w:trPr>
        <w:tc>
          <w:tcPr>
            <w:tcW w:w="1538" w:type="pct"/>
            <w:shd w:val="clear" w:color="auto" w:fill="C6D9F1" w:themeFill="text2" w:themeFillTint="33"/>
            <w:tcPrChange w:id="141" w:author="Batra Yogesh (EXT)" w:date="2018-04-13T13:15:00Z">
              <w:tcPr>
                <w:tcW w:w="2880" w:type="dxa"/>
                <w:shd w:val="clear" w:color="auto" w:fill="C6D9F1" w:themeFill="text2" w:themeFillTint="33"/>
              </w:tcPr>
            </w:tcPrChange>
          </w:tcPr>
          <w:p w14:paraId="0BAA378F" w14:textId="77777777" w:rsidR="00447470" w:rsidRPr="00A76009" w:rsidRDefault="00447470" w:rsidP="00E4117B">
            <w:pPr>
              <w:pStyle w:val="TableText"/>
              <w:keepNext/>
              <w:keepLines/>
              <w:tabs>
                <w:tab w:val="left" w:pos="2490"/>
              </w:tabs>
              <w:spacing w:after="0"/>
              <w:rPr>
                <w:rFonts w:cs="Arial"/>
                <w:b/>
                <w:sz w:val="20"/>
                <w:szCs w:val="20"/>
              </w:rPr>
            </w:pPr>
            <w:r w:rsidRPr="00A76009">
              <w:rPr>
                <w:rFonts w:cs="Arial"/>
                <w:b/>
                <w:sz w:val="20"/>
                <w:szCs w:val="20"/>
              </w:rPr>
              <w:t>Approver</w:t>
            </w:r>
          </w:p>
        </w:tc>
        <w:tc>
          <w:tcPr>
            <w:tcW w:w="3462" w:type="pct"/>
            <w:tcPrChange w:id="142" w:author="Batra Yogesh (EXT)" w:date="2018-04-13T13:15:00Z">
              <w:tcPr>
                <w:tcW w:w="6480" w:type="dxa"/>
              </w:tcPr>
            </w:tcPrChange>
          </w:tcPr>
          <w:p w14:paraId="0BAA3790" w14:textId="77777777" w:rsidR="00447470" w:rsidRPr="00A76009" w:rsidRDefault="00447470" w:rsidP="00E4117B">
            <w:pPr>
              <w:keepNext/>
              <w:keepLines/>
              <w:rPr>
                <w:rFonts w:cs="Arial"/>
                <w:color w:val="0070C0"/>
                <w:sz w:val="20"/>
                <w:szCs w:val="20"/>
              </w:rPr>
            </w:pPr>
          </w:p>
        </w:tc>
      </w:tr>
    </w:tbl>
    <w:p w14:paraId="0BAA3792" w14:textId="77777777" w:rsidR="00447470" w:rsidRPr="00A76009" w:rsidRDefault="00447470" w:rsidP="00447470">
      <w:pPr>
        <w:rPr>
          <w:ins w:id="143" w:author="Batra Yogesh (EXT)" w:date="2018-03-27T15:40:00Z"/>
          <w:rFonts w:cs="Arial"/>
        </w:rPr>
      </w:pPr>
    </w:p>
    <w:p w14:paraId="19402D25" w14:textId="289CCD86" w:rsidR="001D1BC8" w:rsidRPr="00241587" w:rsidRDefault="001D1BC8" w:rsidP="00447470">
      <w:pPr>
        <w:rPr>
          <w:ins w:id="144" w:author="Batra Yogesh (EXT)" w:date="2018-04-02T17:04:00Z"/>
          <w:rFonts w:cs="Arial"/>
          <w:sz w:val="20"/>
          <w:szCs w:val="19"/>
        </w:rPr>
      </w:pPr>
      <w:moveToRangeStart w:id="145" w:author="Batra Yogesh (EXT)" w:date="2018-03-27T15:40:00Z" w:name="move509928579"/>
      <w:moveTo w:id="146" w:author="Batra Yogesh (EXT)" w:date="2018-03-27T15:40:00Z">
        <w:r w:rsidRPr="00241587">
          <w:rPr>
            <w:rFonts w:cs="Arial"/>
            <w:sz w:val="20"/>
            <w:szCs w:val="19"/>
          </w:rPr>
          <w:t>Note: The toolbar on EC11</w:t>
        </w:r>
      </w:moveTo>
      <w:ins w:id="147" w:author="Batra Yogesh (EXT)" w:date="2018-04-13T13:15:00Z">
        <w:r w:rsidR="00A76009">
          <w:rPr>
            <w:rFonts w:cs="Arial"/>
            <w:sz w:val="20"/>
            <w:szCs w:val="19"/>
          </w:rPr>
          <w:t>.2</w:t>
        </w:r>
      </w:ins>
      <w:moveTo w:id="148" w:author="Batra Yogesh (EXT)" w:date="2018-03-27T15:40:00Z">
        <w:r w:rsidRPr="00241587">
          <w:rPr>
            <w:rFonts w:cs="Arial"/>
            <w:sz w:val="20"/>
            <w:szCs w:val="19"/>
          </w:rPr>
          <w:t xml:space="preserve"> has changed. Refer to the image below for different buttons</w:t>
        </w:r>
      </w:moveTo>
    </w:p>
    <w:p w14:paraId="447E0B9E" w14:textId="77777777" w:rsidR="00F843C3" w:rsidRPr="00B259E4" w:rsidRDefault="00F843C3" w:rsidP="00447470">
      <w:pPr>
        <w:rPr>
          <w:ins w:id="149" w:author="Batra Yogesh (EXT)" w:date="2018-03-27T15:40:00Z"/>
          <w:rFonts w:cs="Arial"/>
          <w:sz w:val="20"/>
          <w:szCs w:val="19"/>
        </w:rPr>
      </w:pPr>
    </w:p>
    <w:p w14:paraId="44FD79CD" w14:textId="4E109BE3" w:rsidR="001D1BC8" w:rsidRPr="00A76009" w:rsidRDefault="001D1BC8" w:rsidP="00447470">
      <w:pPr>
        <w:rPr>
          <w:rFonts w:cs="Arial"/>
        </w:rPr>
      </w:pPr>
      <w:moveTo w:id="150" w:author="Batra Yogesh (EXT)" w:date="2018-03-27T15:40:00Z">
        <w:r w:rsidRPr="00A76009">
          <w:rPr>
            <w:rFonts w:cs="Arial"/>
            <w:noProof/>
            <w:color w:val="000000"/>
            <w:szCs w:val="22"/>
            <w:rPrChange w:id="151" w:author="Batra Yogesh (EXT)" w:date="2018-04-13T13:15:00Z">
              <w:rPr>
                <w:rFonts w:ascii="Calibri" w:hAnsi="Calibri" w:cs="Calibri"/>
                <w:noProof/>
                <w:color w:val="000000"/>
                <w:szCs w:val="22"/>
              </w:rPr>
            </w:rPrChange>
          </w:rPr>
          <w:drawing>
            <wp:inline distT="0" distB="0" distL="0" distR="0" wp14:anchorId="04A468BD" wp14:editId="47D2778B">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r w:rsidRPr="00241587">
          <w:rPr>
            <w:rFonts w:cs="Arial"/>
          </w:rPr>
          <w:br/>
        </w:r>
      </w:moveTo>
      <w:moveToRangeEnd w:id="145"/>
    </w:p>
    <w:p w14:paraId="1B8E6067" w14:textId="390A3185" w:rsidR="00C6253C" w:rsidRPr="00A76009" w:rsidRDefault="004D61A0" w:rsidP="003C612A">
      <w:pPr>
        <w:pStyle w:val="Heading1"/>
        <w:jc w:val="center"/>
        <w:rPr>
          <w:sz w:val="24"/>
        </w:rPr>
      </w:pPr>
      <w:bookmarkStart w:id="152" w:name="_Toc536253722"/>
      <w:bookmarkStart w:id="153" w:name="_Toc536258288"/>
      <w:bookmarkStart w:id="154" w:name="_Toc502312903"/>
      <w:r w:rsidRPr="00A76009">
        <w:t xml:space="preserve">Primary </w:t>
      </w:r>
      <w:bookmarkEnd w:id="152"/>
      <w:bookmarkEnd w:id="153"/>
      <w:r w:rsidR="00BF2F96" w:rsidRPr="00A76009">
        <w:t>Flow</w:t>
      </w:r>
      <w:r w:rsidR="0033669C" w:rsidRPr="00A76009">
        <w:t xml:space="preserve">: </w:t>
      </w:r>
      <w:r w:rsidR="00137686" w:rsidRPr="00A76009">
        <w:t>BKK_UC53</w:t>
      </w:r>
      <w:r w:rsidR="0033669C" w:rsidRPr="00A76009">
        <w:t xml:space="preserve"> </w:t>
      </w:r>
      <w:r w:rsidR="00137686" w:rsidRPr="00A76009">
        <w:t>Receive notification for a new allocation network design.</w:t>
      </w:r>
      <w:r w:rsidR="003C612A" w:rsidRPr="00A76009">
        <w:t xml:space="preserve">                                                       </w:t>
      </w:r>
      <w:r w:rsidR="003C612A" w:rsidRPr="00A76009">
        <w:tab/>
      </w:r>
      <w:r w:rsidR="003C612A" w:rsidRPr="00A76009">
        <w:tab/>
      </w:r>
      <w:r w:rsidR="003C612A" w:rsidRPr="00A76009">
        <w:tab/>
      </w:r>
      <w:r w:rsidR="003C612A" w:rsidRPr="00A76009">
        <w:tab/>
      </w:r>
      <w:r w:rsidR="003C612A" w:rsidRPr="00A76009">
        <w:tab/>
        <w:t xml:space="preserve"> </w:t>
      </w:r>
      <w:moveFromRangeStart w:id="155" w:author="Batra Yogesh (EXT)" w:date="2018-03-27T15:40:00Z" w:name="move509928579"/>
      <w:moveFrom w:id="156" w:author="Batra Yogesh (EXT)" w:date="2018-03-27T15:40:00Z">
        <w:r w:rsidR="003C612A" w:rsidRPr="00A76009" w:rsidDel="001D1BC8">
          <w:rPr>
            <w:bCs w:val="0"/>
            <w:color w:val="auto"/>
            <w:sz w:val="20"/>
            <w:szCs w:val="19"/>
          </w:rPr>
          <w:lastRenderedPageBreak/>
          <w:t>Note: The toolbar on EC11 has changed. Refer to the image below for different buttons</w:t>
        </w:r>
        <w:del w:id="157" w:author="Shah Ashay" w:date="2018-04-16T17:33:00Z">
          <w:r w:rsidR="003C612A" w:rsidRPr="00A76009" w:rsidDel="00B259E4">
            <w:rPr>
              <w:noProof/>
              <w:color w:val="000000"/>
              <w:sz w:val="22"/>
              <w:szCs w:val="22"/>
              <w:rPrChange w:id="158" w:author="Batra Yogesh (EXT)" w:date="2018-04-13T13:15:00Z">
                <w:rPr>
                  <w:rFonts w:ascii="Calibri" w:hAnsi="Calibri" w:cs="Calibri"/>
                  <w:noProof/>
                  <w:color w:val="000000"/>
                  <w:sz w:val="22"/>
                  <w:szCs w:val="22"/>
                </w:rPr>
              </w:rPrChange>
            </w:rPr>
            <w:drawing>
              <wp:inline distT="0" distB="0" distL="0" distR="0" wp14:anchorId="7F524AB0" wp14:editId="571A8F3C">
                <wp:extent cx="5105048" cy="1144752"/>
                <wp:effectExtent l="0" t="0" r="635" b="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noFill/>
                        </a:ln>
                      </pic:spPr>
                    </pic:pic>
                  </a:graphicData>
                </a:graphic>
              </wp:inline>
            </w:drawing>
          </w:r>
        </w:del>
        <w:r w:rsidR="00137686" w:rsidRPr="00A76009" w:rsidDel="001D1BC8">
          <w:br/>
        </w:r>
      </w:moveFrom>
      <w:moveFromRangeEnd w:id="155"/>
      <w:r w:rsidRPr="00A76009">
        <w:rPr>
          <w:color w:val="000000" w:themeColor="text1"/>
          <w:sz w:val="18"/>
          <w:szCs w:val="20"/>
        </w:rPr>
        <w:t xml:space="preserve">Trigger: </w:t>
      </w:r>
      <w:r w:rsidR="00570D43" w:rsidRPr="00A76009">
        <w:rPr>
          <w:color w:val="000000" w:themeColor="text1"/>
          <w:sz w:val="18"/>
          <w:szCs w:val="20"/>
        </w:rPr>
        <w:t xml:space="preserve"> </w:t>
      </w:r>
      <w:bookmarkStart w:id="159" w:name="_Toc240857192"/>
      <w:r w:rsidR="00137686" w:rsidRPr="00A76009">
        <w:rPr>
          <w:color w:val="000000" w:themeColor="text1"/>
          <w:sz w:val="18"/>
          <w:szCs w:val="20"/>
        </w:rPr>
        <w:t>The field has developed a new product flow that requires a Node set up.</w:t>
      </w:r>
      <w:bookmarkEnd w:id="154"/>
      <w:r w:rsidR="00137686" w:rsidRPr="00A76009">
        <w:rPr>
          <w:color w:val="000000" w:themeColor="text1"/>
          <w:sz w:val="18"/>
          <w:szCs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60" w:author="Batra Yogesh (EXT)" w:date="2018-04-13T13:15: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61">
          <w:tblGrid>
            <w:gridCol w:w="690"/>
            <w:gridCol w:w="3630"/>
            <w:gridCol w:w="2160"/>
            <w:gridCol w:w="2880"/>
          </w:tblGrid>
        </w:tblGridChange>
      </w:tblGrid>
      <w:tr w:rsidR="00C6253C" w:rsidRPr="00A76009" w14:paraId="4045A374" w14:textId="77777777" w:rsidTr="00A76009">
        <w:trPr>
          <w:tblHeader/>
          <w:trPrChange w:id="162" w:author="Batra Yogesh (EXT)" w:date="2018-04-13T13:15:00Z">
            <w:trPr>
              <w:tblHeader/>
            </w:trPr>
          </w:trPrChange>
        </w:trPr>
        <w:tc>
          <w:tcPr>
            <w:tcW w:w="369" w:type="pct"/>
            <w:tcBorders>
              <w:bottom w:val="single" w:sz="4" w:space="0" w:color="auto"/>
            </w:tcBorders>
            <w:shd w:val="clear" w:color="auto" w:fill="3399FF"/>
            <w:tcPrChange w:id="163" w:author="Batra Yogesh (EXT)" w:date="2018-04-13T13:15:00Z">
              <w:tcPr>
                <w:tcW w:w="690" w:type="dxa"/>
                <w:tcBorders>
                  <w:bottom w:val="single" w:sz="4" w:space="0" w:color="auto"/>
                </w:tcBorders>
                <w:shd w:val="clear" w:color="auto" w:fill="3399FF"/>
              </w:tcPr>
            </w:tcPrChange>
          </w:tcPr>
          <w:p w14:paraId="159E4A3C" w14:textId="7D0D12F1" w:rsidR="00C6253C" w:rsidRPr="00A76009" w:rsidRDefault="00C6253C" w:rsidP="00045ECB">
            <w:pPr>
              <w:pStyle w:val="ColumnHead"/>
              <w:keepNext/>
              <w:keepLines/>
              <w:rPr>
                <w:rFonts w:cs="Arial"/>
                <w:color w:val="FFFFFF" w:themeColor="background1"/>
                <w:sz w:val="20"/>
                <w:szCs w:val="20"/>
              </w:rPr>
            </w:pPr>
            <w:r w:rsidRPr="00A76009">
              <w:rPr>
                <w:rFonts w:cs="Arial"/>
                <w:color w:val="FFFFFF" w:themeColor="background1"/>
                <w:sz w:val="20"/>
                <w:szCs w:val="20"/>
              </w:rPr>
              <w:t>Step</w:t>
            </w:r>
          </w:p>
        </w:tc>
        <w:tc>
          <w:tcPr>
            <w:tcW w:w="1939" w:type="pct"/>
            <w:shd w:val="clear" w:color="auto" w:fill="3399FF"/>
            <w:tcPrChange w:id="164" w:author="Batra Yogesh (EXT)" w:date="2018-04-13T13:15:00Z">
              <w:tcPr>
                <w:tcW w:w="3630" w:type="dxa"/>
                <w:shd w:val="clear" w:color="auto" w:fill="3399FF"/>
              </w:tcPr>
            </w:tcPrChange>
          </w:tcPr>
          <w:p w14:paraId="7492901F" w14:textId="77777777" w:rsidR="00C6253C" w:rsidRPr="00A76009" w:rsidRDefault="00C6253C" w:rsidP="00045ECB">
            <w:pPr>
              <w:pStyle w:val="ColumnHead"/>
              <w:keepNext/>
              <w:keepLines/>
              <w:rPr>
                <w:rFonts w:cs="Arial"/>
                <w:color w:val="FFFFFF" w:themeColor="background1"/>
                <w:sz w:val="20"/>
                <w:szCs w:val="20"/>
              </w:rPr>
            </w:pPr>
            <w:r w:rsidRPr="00A76009">
              <w:rPr>
                <w:rFonts w:cs="Arial"/>
                <w:color w:val="FFFFFF" w:themeColor="background1"/>
                <w:sz w:val="20"/>
                <w:szCs w:val="20"/>
              </w:rPr>
              <w:t>Actor Action</w:t>
            </w:r>
          </w:p>
        </w:tc>
        <w:tc>
          <w:tcPr>
            <w:tcW w:w="1154" w:type="pct"/>
            <w:shd w:val="clear" w:color="auto" w:fill="3399FF"/>
            <w:tcPrChange w:id="165" w:author="Batra Yogesh (EXT)" w:date="2018-04-13T13:15:00Z">
              <w:tcPr>
                <w:tcW w:w="2160" w:type="dxa"/>
                <w:shd w:val="clear" w:color="auto" w:fill="3399FF"/>
              </w:tcPr>
            </w:tcPrChange>
          </w:tcPr>
          <w:p w14:paraId="35AFFB89" w14:textId="77777777" w:rsidR="00C6253C" w:rsidRPr="00A76009" w:rsidRDefault="00C6253C" w:rsidP="00045ECB">
            <w:pPr>
              <w:pStyle w:val="ColumnHead"/>
              <w:keepNext/>
              <w:keepLines/>
              <w:rPr>
                <w:rFonts w:cs="Arial"/>
                <w:color w:val="FFFFFF" w:themeColor="background1"/>
                <w:sz w:val="20"/>
                <w:szCs w:val="20"/>
              </w:rPr>
            </w:pPr>
            <w:r w:rsidRPr="00A76009">
              <w:rPr>
                <w:rFonts w:cs="Arial"/>
                <w:color w:val="FFFFFF" w:themeColor="background1"/>
                <w:sz w:val="20"/>
                <w:szCs w:val="20"/>
              </w:rPr>
              <w:t>System Response</w:t>
            </w:r>
          </w:p>
        </w:tc>
        <w:tc>
          <w:tcPr>
            <w:tcW w:w="1538" w:type="pct"/>
            <w:shd w:val="clear" w:color="auto" w:fill="3399FF"/>
            <w:tcPrChange w:id="166" w:author="Batra Yogesh (EXT)" w:date="2018-04-13T13:15:00Z">
              <w:tcPr>
                <w:tcW w:w="2880" w:type="dxa"/>
                <w:shd w:val="clear" w:color="auto" w:fill="3399FF"/>
              </w:tcPr>
            </w:tcPrChange>
          </w:tcPr>
          <w:p w14:paraId="3B517D6D" w14:textId="77777777" w:rsidR="00C6253C" w:rsidRPr="00A76009" w:rsidRDefault="00C6253C" w:rsidP="00045ECB">
            <w:pPr>
              <w:pStyle w:val="ColumnHead"/>
              <w:keepNext/>
              <w:keepLines/>
              <w:rPr>
                <w:rFonts w:cs="Arial"/>
                <w:color w:val="FFFFFF" w:themeColor="background1"/>
                <w:sz w:val="20"/>
                <w:szCs w:val="20"/>
              </w:rPr>
            </w:pPr>
            <w:r w:rsidRPr="00A76009">
              <w:rPr>
                <w:rFonts w:cs="Arial"/>
                <w:color w:val="FFFFFF" w:themeColor="background1"/>
                <w:sz w:val="20"/>
                <w:szCs w:val="20"/>
              </w:rPr>
              <w:t>Notes</w:t>
            </w:r>
          </w:p>
        </w:tc>
      </w:tr>
      <w:tr w:rsidR="00137686" w:rsidRPr="00A76009" w14:paraId="2556EE83" w14:textId="77777777" w:rsidTr="00A76009">
        <w:tc>
          <w:tcPr>
            <w:tcW w:w="369" w:type="pct"/>
            <w:shd w:val="clear" w:color="auto" w:fill="C6D9F1" w:themeFill="text2" w:themeFillTint="33"/>
            <w:tcPrChange w:id="167" w:author="Batra Yogesh (EXT)" w:date="2018-04-13T13:15:00Z">
              <w:tcPr>
                <w:tcW w:w="690" w:type="dxa"/>
                <w:shd w:val="clear" w:color="auto" w:fill="C6D9F1" w:themeFill="text2" w:themeFillTint="33"/>
              </w:tcPr>
            </w:tcPrChange>
          </w:tcPr>
          <w:p w14:paraId="4A9C5F59" w14:textId="6FB7AF6B" w:rsidR="00137686" w:rsidRPr="00A76009" w:rsidRDefault="00137686" w:rsidP="00137686">
            <w:pPr>
              <w:pStyle w:val="TableText"/>
              <w:keepNext/>
              <w:keepLines/>
              <w:jc w:val="center"/>
              <w:rPr>
                <w:rFonts w:cs="Arial"/>
                <w:sz w:val="20"/>
                <w:szCs w:val="20"/>
              </w:rPr>
            </w:pPr>
            <w:r w:rsidRPr="00A76009">
              <w:rPr>
                <w:rFonts w:cs="Arial"/>
                <w:sz w:val="20"/>
                <w:szCs w:val="20"/>
              </w:rPr>
              <w:t>1.</w:t>
            </w:r>
          </w:p>
        </w:tc>
        <w:tc>
          <w:tcPr>
            <w:tcW w:w="1939" w:type="pct"/>
            <w:tcPrChange w:id="168" w:author="Batra Yogesh (EXT)" w:date="2018-04-13T13:15:00Z">
              <w:tcPr>
                <w:tcW w:w="3630" w:type="dxa"/>
              </w:tcPr>
            </w:tcPrChange>
          </w:tcPr>
          <w:p w14:paraId="0403B32A" w14:textId="77777777" w:rsidR="00137686" w:rsidRPr="00A76009" w:rsidRDefault="00137686" w:rsidP="00137686">
            <w:pPr>
              <w:pStyle w:val="TableText"/>
              <w:keepNext/>
              <w:keepLines/>
              <w:rPr>
                <w:rFonts w:cs="Arial"/>
                <w:sz w:val="20"/>
                <w:szCs w:val="20"/>
                <w:rPrChange w:id="169" w:author="Batra Yogesh (EXT)" w:date="2018-04-13T13:15:00Z">
                  <w:rPr>
                    <w:rFonts w:asciiTheme="minorHAnsi" w:hAnsiTheme="minorHAnsi"/>
                    <w:sz w:val="20"/>
                    <w:szCs w:val="20"/>
                  </w:rPr>
                </w:rPrChange>
              </w:rPr>
            </w:pPr>
            <w:r w:rsidRPr="00A76009">
              <w:rPr>
                <w:rFonts w:cs="Arial"/>
                <w:sz w:val="20"/>
                <w:szCs w:val="20"/>
                <w:rPrChange w:id="170" w:author="Batra Yogesh (EXT)" w:date="2018-04-13T13:15:00Z">
                  <w:rPr>
                    <w:rFonts w:asciiTheme="minorHAnsi" w:hAnsiTheme="minorHAnsi"/>
                    <w:sz w:val="20"/>
                    <w:szCs w:val="20"/>
                  </w:rPr>
                </w:rPrChange>
              </w:rPr>
              <w:t xml:space="preserve">EC Support opens up the </w:t>
            </w:r>
            <w:r w:rsidRPr="00A76009">
              <w:rPr>
                <w:rFonts w:cs="Arial"/>
                <w:b/>
                <w:i/>
                <w:sz w:val="20"/>
                <w:szCs w:val="20"/>
                <w:rPrChange w:id="171" w:author="Batra Yogesh (EXT)" w:date="2018-04-13T13:15:00Z">
                  <w:rPr>
                    <w:rFonts w:asciiTheme="minorHAnsi" w:hAnsiTheme="minorHAnsi"/>
                    <w:b/>
                    <w:i/>
                    <w:sz w:val="20"/>
                    <w:szCs w:val="20"/>
                  </w:rPr>
                </w:rPrChange>
              </w:rPr>
              <w:t xml:space="preserve">Node </w:t>
            </w:r>
            <w:r w:rsidRPr="00A76009">
              <w:rPr>
                <w:rFonts w:cs="Arial"/>
                <w:sz w:val="20"/>
                <w:szCs w:val="20"/>
                <w:rPrChange w:id="172" w:author="Batra Yogesh (EXT)" w:date="2018-04-13T13:15:00Z">
                  <w:rPr>
                    <w:rFonts w:asciiTheme="minorHAnsi" w:hAnsiTheme="minorHAnsi"/>
                    <w:sz w:val="20"/>
                    <w:szCs w:val="20"/>
                  </w:rPr>
                </w:rPrChange>
              </w:rPr>
              <w:t>screen.</w:t>
            </w:r>
          </w:p>
          <w:p w14:paraId="3FC2C398" w14:textId="2AF3BAEE" w:rsidR="00137686" w:rsidRPr="00A76009" w:rsidRDefault="001D1BC8" w:rsidP="00137686">
            <w:pPr>
              <w:pStyle w:val="TableText"/>
              <w:keepNext/>
              <w:keepLines/>
              <w:rPr>
                <w:rFonts w:cs="Arial"/>
                <w:color w:val="000000" w:themeColor="text1"/>
                <w:sz w:val="20"/>
                <w:szCs w:val="20"/>
              </w:rPr>
            </w:pPr>
            <w:ins w:id="173" w:author="Batra Yogesh (EXT)" w:date="2018-03-27T15:41:00Z">
              <w:r w:rsidRPr="00A76009">
                <w:rPr>
                  <w:rFonts w:cs="Arial"/>
                  <w:i/>
                  <w:sz w:val="20"/>
                  <w:szCs w:val="20"/>
                  <w:rPrChange w:id="174" w:author="Batra Yogesh (EXT)" w:date="2018-04-13T13:15:00Z">
                    <w:rPr>
                      <w:rFonts w:asciiTheme="minorHAnsi" w:hAnsiTheme="minorHAnsi"/>
                      <w:i/>
                      <w:sz w:val="20"/>
                      <w:szCs w:val="20"/>
                    </w:rPr>
                  </w:rPrChange>
                </w:rPr>
                <w:t xml:space="preserve">Administration </w:t>
              </w:r>
              <w:r w:rsidRPr="00A76009">
                <w:rPr>
                  <w:rFonts w:cs="Arial"/>
                  <w:i/>
                  <w:sz w:val="20"/>
                  <w:szCs w:val="20"/>
                  <w:rPrChange w:id="175" w:author="Batra Yogesh (EXT)" w:date="2018-04-13T13:15:00Z">
                    <w:rPr>
                      <w:rFonts w:asciiTheme="minorHAnsi" w:hAnsiTheme="minorHAnsi"/>
                      <w:i/>
                      <w:sz w:val="20"/>
                      <w:szCs w:val="20"/>
                    </w:rPr>
                  </w:rPrChange>
                </w:rPr>
                <w:sym w:font="Wingdings" w:char="F0E0"/>
              </w:r>
              <w:r w:rsidRPr="00A76009">
                <w:rPr>
                  <w:rFonts w:cs="Arial"/>
                  <w:i/>
                  <w:sz w:val="20"/>
                  <w:szCs w:val="20"/>
                  <w:rPrChange w:id="176" w:author="Batra Yogesh (EXT)" w:date="2018-04-13T13:15:00Z">
                    <w:rPr>
                      <w:rFonts w:asciiTheme="minorHAnsi" w:hAnsiTheme="minorHAnsi"/>
                      <w:i/>
                      <w:sz w:val="20"/>
                      <w:szCs w:val="20"/>
                    </w:rPr>
                  </w:rPrChange>
                </w:rPr>
                <w:t xml:space="preserve"> </w:t>
              </w:r>
            </w:ins>
            <w:r w:rsidR="00137686" w:rsidRPr="00A76009">
              <w:rPr>
                <w:rFonts w:cs="Arial"/>
                <w:i/>
                <w:sz w:val="20"/>
                <w:szCs w:val="20"/>
                <w:rPrChange w:id="177" w:author="Batra Yogesh (EXT)" w:date="2018-04-13T13:15:00Z">
                  <w:rPr>
                    <w:rFonts w:asciiTheme="minorHAnsi" w:hAnsiTheme="minorHAnsi"/>
                    <w:i/>
                    <w:sz w:val="20"/>
                    <w:szCs w:val="20"/>
                  </w:rPr>
                </w:rPrChange>
              </w:rPr>
              <w:t xml:space="preserve">Assets </w:t>
            </w:r>
            <w:r w:rsidR="00137686" w:rsidRPr="00A76009">
              <w:rPr>
                <w:rFonts w:cs="Arial"/>
                <w:i/>
                <w:sz w:val="20"/>
                <w:szCs w:val="20"/>
                <w:rPrChange w:id="178"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179" w:author="Batra Yogesh (EXT)" w:date="2018-04-13T13:15:00Z">
                  <w:rPr>
                    <w:rFonts w:asciiTheme="minorHAnsi" w:hAnsiTheme="minorHAnsi"/>
                    <w:i/>
                    <w:sz w:val="20"/>
                    <w:szCs w:val="20"/>
                  </w:rPr>
                </w:rPrChange>
              </w:rPr>
              <w:t xml:space="preserve"> Calculation Objects </w:t>
            </w:r>
            <w:r w:rsidR="00137686" w:rsidRPr="00A76009">
              <w:rPr>
                <w:rFonts w:cs="Arial"/>
                <w:i/>
                <w:sz w:val="20"/>
                <w:szCs w:val="20"/>
                <w:rPrChange w:id="180"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181" w:author="Batra Yogesh (EXT)" w:date="2018-04-13T13:15:00Z">
                  <w:rPr>
                    <w:rFonts w:asciiTheme="minorHAnsi" w:hAnsiTheme="minorHAnsi"/>
                    <w:i/>
                    <w:sz w:val="20"/>
                    <w:szCs w:val="20"/>
                  </w:rPr>
                </w:rPrChange>
              </w:rPr>
              <w:t xml:space="preserve"> Node</w:t>
            </w:r>
          </w:p>
        </w:tc>
        <w:tc>
          <w:tcPr>
            <w:tcW w:w="1154" w:type="pct"/>
            <w:tcPrChange w:id="182" w:author="Batra Yogesh (EXT)" w:date="2018-04-13T13:15:00Z">
              <w:tcPr>
                <w:tcW w:w="2160" w:type="dxa"/>
              </w:tcPr>
            </w:tcPrChange>
          </w:tcPr>
          <w:p w14:paraId="0BDAABC8" w14:textId="31DD4E74" w:rsidR="00137686" w:rsidRPr="00241587" w:rsidRDefault="00137686" w:rsidP="00137686">
            <w:pPr>
              <w:pStyle w:val="NoSpacing"/>
              <w:rPr>
                <w:rFonts w:cs="Arial"/>
              </w:rPr>
            </w:pPr>
            <w:r w:rsidRPr="00A76009">
              <w:rPr>
                <w:rFonts w:cs="Arial"/>
                <w:sz w:val="20"/>
                <w:szCs w:val="20"/>
                <w:rPrChange w:id="183" w:author="Batra Yogesh (EXT)" w:date="2018-04-13T13:15:00Z">
                  <w:rPr>
                    <w:rFonts w:asciiTheme="minorHAnsi" w:hAnsiTheme="minorHAnsi"/>
                    <w:sz w:val="20"/>
                    <w:szCs w:val="20"/>
                  </w:rPr>
                </w:rPrChange>
              </w:rPr>
              <w:t xml:space="preserve">A list of Nodes that are currently setup in EC appear in the Data Window. </w:t>
            </w:r>
          </w:p>
        </w:tc>
        <w:tc>
          <w:tcPr>
            <w:tcW w:w="1538" w:type="pct"/>
            <w:tcPrChange w:id="184" w:author="Batra Yogesh (EXT)" w:date="2018-04-13T13:15:00Z">
              <w:tcPr>
                <w:tcW w:w="2880" w:type="dxa"/>
              </w:tcPr>
            </w:tcPrChange>
          </w:tcPr>
          <w:p w14:paraId="5EFCDA7E" w14:textId="6465D4E8" w:rsidR="00137686" w:rsidRPr="00A76009" w:rsidRDefault="00137686" w:rsidP="00137686">
            <w:pPr>
              <w:keepNext/>
              <w:keepLines/>
              <w:rPr>
                <w:rFonts w:cs="Arial"/>
                <w:color w:val="000000" w:themeColor="text1"/>
                <w:sz w:val="20"/>
                <w:szCs w:val="20"/>
              </w:rPr>
            </w:pPr>
          </w:p>
        </w:tc>
      </w:tr>
      <w:tr w:rsidR="00137686" w:rsidRPr="00A76009" w14:paraId="07D65E3C" w14:textId="77777777" w:rsidTr="00A76009">
        <w:trPr>
          <w:trHeight w:val="350"/>
          <w:trPrChange w:id="185" w:author="Batra Yogesh (EXT)" w:date="2018-04-13T13:15:00Z">
            <w:trPr>
              <w:trHeight w:val="350"/>
            </w:trPr>
          </w:trPrChange>
        </w:trPr>
        <w:tc>
          <w:tcPr>
            <w:tcW w:w="369" w:type="pct"/>
            <w:shd w:val="clear" w:color="auto" w:fill="C6D9F1" w:themeFill="text2" w:themeFillTint="33"/>
            <w:tcPrChange w:id="186" w:author="Batra Yogesh (EXT)" w:date="2018-04-13T13:15:00Z">
              <w:tcPr>
                <w:tcW w:w="690" w:type="dxa"/>
                <w:shd w:val="clear" w:color="auto" w:fill="C6D9F1" w:themeFill="text2" w:themeFillTint="33"/>
              </w:tcPr>
            </w:tcPrChange>
          </w:tcPr>
          <w:p w14:paraId="1308F028" w14:textId="7368A3A9" w:rsidR="00137686" w:rsidRPr="00A76009" w:rsidRDefault="00137686" w:rsidP="00137686">
            <w:pPr>
              <w:pStyle w:val="TableText"/>
              <w:keepNext/>
              <w:keepLines/>
              <w:jc w:val="center"/>
              <w:rPr>
                <w:rFonts w:cs="Arial"/>
                <w:sz w:val="20"/>
                <w:szCs w:val="20"/>
              </w:rPr>
            </w:pPr>
            <w:r w:rsidRPr="00A76009">
              <w:rPr>
                <w:rFonts w:cs="Arial"/>
                <w:sz w:val="20"/>
                <w:szCs w:val="20"/>
              </w:rPr>
              <w:t>2.</w:t>
            </w:r>
          </w:p>
        </w:tc>
        <w:tc>
          <w:tcPr>
            <w:tcW w:w="1939" w:type="pct"/>
            <w:tcPrChange w:id="187" w:author="Batra Yogesh (EXT)" w:date="2018-04-13T13:15:00Z">
              <w:tcPr>
                <w:tcW w:w="3630" w:type="dxa"/>
              </w:tcPr>
            </w:tcPrChange>
          </w:tcPr>
          <w:p w14:paraId="58F1FCD5" w14:textId="10A923FE" w:rsidR="00137686" w:rsidRPr="00A76009" w:rsidRDefault="003C612A" w:rsidP="00137686">
            <w:pPr>
              <w:pStyle w:val="TableText"/>
              <w:keepNext/>
              <w:keepLines/>
              <w:rPr>
                <w:rFonts w:cs="Arial"/>
                <w:color w:val="000000" w:themeColor="text1"/>
                <w:sz w:val="20"/>
                <w:szCs w:val="20"/>
              </w:rPr>
            </w:pPr>
            <w:r w:rsidRPr="00A76009">
              <w:rPr>
                <w:rFonts w:cs="Arial"/>
                <w:sz w:val="20"/>
                <w:szCs w:val="20"/>
                <w:rPrChange w:id="188" w:author="Batra Yogesh (EXT)" w:date="2018-04-13T13:15:00Z">
                  <w:rPr>
                    <w:rFonts w:asciiTheme="minorHAnsi" w:hAnsiTheme="minorHAnsi"/>
                    <w:sz w:val="20"/>
                    <w:szCs w:val="20"/>
                  </w:rPr>
                </w:rPrChange>
              </w:rPr>
              <w:t>Mouse over to the Insert icon on the toolbar</w:t>
            </w:r>
          </w:p>
        </w:tc>
        <w:tc>
          <w:tcPr>
            <w:tcW w:w="1154" w:type="pct"/>
            <w:tcPrChange w:id="189" w:author="Batra Yogesh (EXT)" w:date="2018-04-13T13:15:00Z">
              <w:tcPr>
                <w:tcW w:w="2160" w:type="dxa"/>
              </w:tcPr>
            </w:tcPrChange>
          </w:tcPr>
          <w:p w14:paraId="2ABE7916" w14:textId="77777777" w:rsidR="00137686" w:rsidRPr="00A76009" w:rsidRDefault="00137686" w:rsidP="00137686">
            <w:pPr>
              <w:keepNext/>
              <w:keepLines/>
              <w:rPr>
                <w:rFonts w:cs="Arial"/>
                <w:sz w:val="20"/>
                <w:szCs w:val="20"/>
                <w:rPrChange w:id="190" w:author="Batra Yogesh (EXT)" w:date="2018-04-13T13:15:00Z">
                  <w:rPr>
                    <w:rFonts w:asciiTheme="minorHAnsi" w:hAnsiTheme="minorHAnsi"/>
                    <w:sz w:val="20"/>
                    <w:szCs w:val="20"/>
                  </w:rPr>
                </w:rPrChange>
              </w:rPr>
            </w:pPr>
            <w:r w:rsidRPr="00A76009">
              <w:rPr>
                <w:rFonts w:cs="Arial"/>
                <w:sz w:val="20"/>
                <w:szCs w:val="20"/>
                <w:rPrChange w:id="191" w:author="Batra Yogesh (EXT)" w:date="2018-04-13T13:15:00Z">
                  <w:rPr>
                    <w:rFonts w:asciiTheme="minorHAnsi" w:hAnsiTheme="minorHAnsi"/>
                    <w:sz w:val="20"/>
                    <w:szCs w:val="20"/>
                  </w:rPr>
                </w:rPrChange>
              </w:rPr>
              <w:t>Two menu options appear:</w:t>
            </w:r>
          </w:p>
          <w:p w14:paraId="6837FEA8" w14:textId="77777777" w:rsidR="00137686" w:rsidRPr="00A76009" w:rsidRDefault="00137686" w:rsidP="00137686">
            <w:pPr>
              <w:pStyle w:val="ListParagraph"/>
              <w:keepNext/>
              <w:keepLines/>
              <w:numPr>
                <w:ilvl w:val="0"/>
                <w:numId w:val="23"/>
              </w:numPr>
              <w:rPr>
                <w:rFonts w:cs="Arial"/>
                <w:sz w:val="20"/>
                <w:szCs w:val="20"/>
                <w:rPrChange w:id="192" w:author="Batra Yogesh (EXT)" w:date="2018-04-13T13:15:00Z">
                  <w:rPr>
                    <w:rFonts w:asciiTheme="minorHAnsi" w:hAnsiTheme="minorHAnsi"/>
                    <w:sz w:val="20"/>
                    <w:szCs w:val="20"/>
                  </w:rPr>
                </w:rPrChange>
              </w:rPr>
            </w:pPr>
            <w:r w:rsidRPr="00A76009">
              <w:rPr>
                <w:rFonts w:cs="Arial"/>
                <w:sz w:val="20"/>
                <w:szCs w:val="20"/>
                <w:rPrChange w:id="193" w:author="Batra Yogesh (EXT)" w:date="2018-04-13T13:15:00Z">
                  <w:rPr>
                    <w:rFonts w:asciiTheme="minorHAnsi" w:hAnsiTheme="minorHAnsi"/>
                    <w:sz w:val="20"/>
                    <w:szCs w:val="20"/>
                  </w:rPr>
                </w:rPrChange>
              </w:rPr>
              <w:t>New Version</w:t>
            </w:r>
          </w:p>
          <w:p w14:paraId="47315FAD" w14:textId="77777777" w:rsidR="00137686" w:rsidRPr="00A76009" w:rsidRDefault="00137686" w:rsidP="00137686">
            <w:pPr>
              <w:pStyle w:val="ListParagraph"/>
              <w:keepNext/>
              <w:keepLines/>
              <w:numPr>
                <w:ilvl w:val="0"/>
                <w:numId w:val="23"/>
              </w:numPr>
              <w:rPr>
                <w:rFonts w:cs="Arial"/>
                <w:sz w:val="20"/>
                <w:szCs w:val="20"/>
                <w:rPrChange w:id="194" w:author="Batra Yogesh (EXT)" w:date="2018-04-13T13:15:00Z">
                  <w:rPr>
                    <w:rFonts w:asciiTheme="minorHAnsi" w:hAnsiTheme="minorHAnsi"/>
                    <w:sz w:val="20"/>
                    <w:szCs w:val="20"/>
                  </w:rPr>
                </w:rPrChange>
              </w:rPr>
            </w:pPr>
            <w:r w:rsidRPr="00A76009">
              <w:rPr>
                <w:rFonts w:cs="Arial"/>
                <w:sz w:val="20"/>
                <w:szCs w:val="20"/>
                <w:rPrChange w:id="195" w:author="Batra Yogesh (EXT)" w:date="2018-04-13T13:15:00Z">
                  <w:rPr>
                    <w:rFonts w:asciiTheme="minorHAnsi" w:hAnsiTheme="minorHAnsi"/>
                    <w:sz w:val="20"/>
                    <w:szCs w:val="20"/>
                  </w:rPr>
                </w:rPrChange>
              </w:rPr>
              <w:t>New Object</w:t>
            </w:r>
          </w:p>
          <w:p w14:paraId="567D4A19" w14:textId="0FFC21A1" w:rsidR="00137686" w:rsidRPr="00A76009" w:rsidRDefault="00137686" w:rsidP="00137686">
            <w:pPr>
              <w:keepNext/>
              <w:keepLines/>
              <w:rPr>
                <w:rFonts w:cs="Arial"/>
                <w:color w:val="000000" w:themeColor="text1"/>
                <w:sz w:val="20"/>
                <w:szCs w:val="20"/>
              </w:rPr>
            </w:pPr>
          </w:p>
        </w:tc>
        <w:tc>
          <w:tcPr>
            <w:tcW w:w="1538" w:type="pct"/>
            <w:tcPrChange w:id="196" w:author="Batra Yogesh (EXT)" w:date="2018-04-13T13:15:00Z">
              <w:tcPr>
                <w:tcW w:w="2880" w:type="dxa"/>
              </w:tcPr>
            </w:tcPrChange>
          </w:tcPr>
          <w:p w14:paraId="1F908F4E" w14:textId="186ACE21" w:rsidR="00137686" w:rsidRPr="00A76009" w:rsidRDefault="00137686" w:rsidP="00137686">
            <w:pPr>
              <w:keepNext/>
              <w:keepLines/>
              <w:rPr>
                <w:rFonts w:cs="Arial"/>
                <w:color w:val="000000" w:themeColor="text1"/>
                <w:sz w:val="20"/>
                <w:szCs w:val="20"/>
              </w:rPr>
            </w:pPr>
          </w:p>
        </w:tc>
      </w:tr>
      <w:tr w:rsidR="00137686" w:rsidRPr="00A76009" w14:paraId="71C79D9B" w14:textId="77777777" w:rsidTr="00A76009">
        <w:tc>
          <w:tcPr>
            <w:tcW w:w="369" w:type="pct"/>
            <w:shd w:val="clear" w:color="auto" w:fill="C6D9F1" w:themeFill="text2" w:themeFillTint="33"/>
            <w:tcPrChange w:id="197" w:author="Batra Yogesh (EXT)" w:date="2018-04-13T13:15:00Z">
              <w:tcPr>
                <w:tcW w:w="690" w:type="dxa"/>
                <w:shd w:val="clear" w:color="auto" w:fill="C6D9F1" w:themeFill="text2" w:themeFillTint="33"/>
              </w:tcPr>
            </w:tcPrChange>
          </w:tcPr>
          <w:p w14:paraId="45E9CE6E" w14:textId="2D6245C4" w:rsidR="00137686" w:rsidRPr="00A76009" w:rsidRDefault="00137686" w:rsidP="00137686">
            <w:pPr>
              <w:pStyle w:val="TableText"/>
              <w:keepNext/>
              <w:keepLines/>
              <w:jc w:val="center"/>
              <w:rPr>
                <w:rFonts w:cs="Arial"/>
                <w:sz w:val="20"/>
                <w:szCs w:val="20"/>
              </w:rPr>
            </w:pPr>
            <w:r w:rsidRPr="00A76009">
              <w:rPr>
                <w:rFonts w:cs="Arial"/>
                <w:sz w:val="20"/>
                <w:szCs w:val="20"/>
              </w:rPr>
              <w:t>3.</w:t>
            </w:r>
          </w:p>
        </w:tc>
        <w:tc>
          <w:tcPr>
            <w:tcW w:w="1939" w:type="pct"/>
            <w:tcPrChange w:id="198" w:author="Batra Yogesh (EXT)" w:date="2018-04-13T13:15:00Z">
              <w:tcPr>
                <w:tcW w:w="3630" w:type="dxa"/>
              </w:tcPr>
            </w:tcPrChange>
          </w:tcPr>
          <w:p w14:paraId="4C305839" w14:textId="77777777" w:rsidR="00137686" w:rsidRPr="00A76009" w:rsidRDefault="00137686" w:rsidP="00137686">
            <w:pPr>
              <w:pStyle w:val="TableText"/>
              <w:keepNext/>
              <w:keepLines/>
              <w:tabs>
                <w:tab w:val="left" w:pos="2490"/>
              </w:tabs>
              <w:spacing w:after="0"/>
              <w:rPr>
                <w:rFonts w:cs="Arial"/>
                <w:sz w:val="20"/>
                <w:szCs w:val="20"/>
                <w:rPrChange w:id="199" w:author="Batra Yogesh (EXT)" w:date="2018-04-13T13:15:00Z">
                  <w:rPr>
                    <w:rFonts w:asciiTheme="minorHAnsi" w:hAnsiTheme="minorHAnsi"/>
                    <w:sz w:val="20"/>
                    <w:szCs w:val="20"/>
                  </w:rPr>
                </w:rPrChange>
              </w:rPr>
            </w:pPr>
            <w:r w:rsidRPr="00A76009">
              <w:rPr>
                <w:rFonts w:cs="Arial"/>
                <w:sz w:val="20"/>
                <w:szCs w:val="20"/>
                <w:rPrChange w:id="200" w:author="Batra Yogesh (EXT)" w:date="2018-04-13T13:15:00Z">
                  <w:rPr>
                    <w:rFonts w:asciiTheme="minorHAnsi" w:hAnsiTheme="minorHAnsi"/>
                    <w:sz w:val="20"/>
                    <w:szCs w:val="20"/>
                  </w:rPr>
                </w:rPrChange>
              </w:rPr>
              <w:t xml:space="preserve">Click </w:t>
            </w:r>
            <w:r w:rsidRPr="00A76009">
              <w:rPr>
                <w:rFonts w:cs="Arial"/>
                <w:b/>
                <w:i/>
                <w:sz w:val="20"/>
                <w:szCs w:val="20"/>
                <w:rPrChange w:id="201" w:author="Batra Yogesh (EXT)" w:date="2018-04-13T13:15:00Z">
                  <w:rPr>
                    <w:rFonts w:asciiTheme="minorHAnsi" w:hAnsiTheme="minorHAnsi"/>
                    <w:b/>
                    <w:i/>
                    <w:sz w:val="20"/>
                    <w:szCs w:val="20"/>
                  </w:rPr>
                </w:rPrChange>
              </w:rPr>
              <w:t>New Object</w:t>
            </w:r>
          </w:p>
          <w:p w14:paraId="7F53BB38" w14:textId="1411824F" w:rsidR="00137686" w:rsidRPr="00A76009" w:rsidRDefault="00137686" w:rsidP="00137686">
            <w:pPr>
              <w:pStyle w:val="TableText"/>
              <w:keepNext/>
              <w:keepLines/>
              <w:spacing w:after="0"/>
              <w:ind w:left="720"/>
              <w:rPr>
                <w:rFonts w:cs="Arial"/>
                <w:b/>
                <w:color w:val="000000" w:themeColor="text1"/>
                <w:sz w:val="20"/>
                <w:szCs w:val="20"/>
              </w:rPr>
            </w:pPr>
          </w:p>
        </w:tc>
        <w:tc>
          <w:tcPr>
            <w:tcW w:w="1154" w:type="pct"/>
            <w:tcPrChange w:id="202" w:author="Batra Yogesh (EXT)" w:date="2018-04-13T13:15:00Z">
              <w:tcPr>
                <w:tcW w:w="2160" w:type="dxa"/>
              </w:tcPr>
            </w:tcPrChange>
          </w:tcPr>
          <w:p w14:paraId="4ACBE1B1" w14:textId="75B55D84" w:rsidR="00137686" w:rsidRPr="00A76009" w:rsidRDefault="00137686" w:rsidP="00137686">
            <w:pPr>
              <w:keepNext/>
              <w:keepLines/>
              <w:rPr>
                <w:rFonts w:cs="Arial"/>
                <w:color w:val="000000" w:themeColor="text1"/>
                <w:sz w:val="20"/>
                <w:szCs w:val="20"/>
              </w:rPr>
            </w:pPr>
            <w:r w:rsidRPr="00A76009">
              <w:rPr>
                <w:rFonts w:cs="Arial"/>
                <w:sz w:val="20"/>
                <w:szCs w:val="20"/>
                <w:rPrChange w:id="203" w:author="Batra Yogesh (EXT)" w:date="2018-04-13T13:15:00Z">
                  <w:rPr>
                    <w:rFonts w:asciiTheme="minorHAnsi" w:hAnsiTheme="minorHAnsi"/>
                    <w:sz w:val="20"/>
                    <w:szCs w:val="20"/>
                  </w:rPr>
                </w:rPrChange>
              </w:rPr>
              <w:t>A blank entry form for the allocation network will appear in the Data Window.</w:t>
            </w:r>
          </w:p>
        </w:tc>
        <w:tc>
          <w:tcPr>
            <w:tcW w:w="1538" w:type="pct"/>
            <w:tcPrChange w:id="204" w:author="Batra Yogesh (EXT)" w:date="2018-04-13T13:15:00Z">
              <w:tcPr>
                <w:tcW w:w="2880" w:type="dxa"/>
              </w:tcPr>
            </w:tcPrChange>
          </w:tcPr>
          <w:p w14:paraId="0A9E30ED" w14:textId="6232DF91" w:rsidR="00137686" w:rsidRPr="00A76009" w:rsidRDefault="00137686" w:rsidP="00137686">
            <w:pPr>
              <w:textAlignment w:val="center"/>
              <w:rPr>
                <w:rFonts w:cs="Arial"/>
                <w:color w:val="000000" w:themeColor="text1"/>
                <w:sz w:val="20"/>
                <w:szCs w:val="20"/>
              </w:rPr>
            </w:pPr>
          </w:p>
        </w:tc>
      </w:tr>
      <w:tr w:rsidR="00137686" w:rsidRPr="00A76009" w14:paraId="53FBD0F4" w14:textId="77777777" w:rsidTr="00A76009">
        <w:tc>
          <w:tcPr>
            <w:tcW w:w="369" w:type="pct"/>
            <w:shd w:val="clear" w:color="auto" w:fill="C6D9F1" w:themeFill="text2" w:themeFillTint="33"/>
            <w:tcPrChange w:id="205" w:author="Batra Yogesh (EXT)" w:date="2018-04-13T13:15:00Z">
              <w:tcPr>
                <w:tcW w:w="690" w:type="dxa"/>
                <w:shd w:val="clear" w:color="auto" w:fill="C6D9F1" w:themeFill="text2" w:themeFillTint="33"/>
              </w:tcPr>
            </w:tcPrChange>
          </w:tcPr>
          <w:p w14:paraId="03657395" w14:textId="67BC4286" w:rsidR="00137686" w:rsidRPr="00A76009" w:rsidRDefault="00137686" w:rsidP="00137686">
            <w:pPr>
              <w:pStyle w:val="TableText"/>
              <w:keepNext/>
              <w:keepLines/>
              <w:jc w:val="center"/>
              <w:rPr>
                <w:rFonts w:cs="Arial"/>
                <w:sz w:val="20"/>
                <w:szCs w:val="20"/>
              </w:rPr>
            </w:pPr>
            <w:r w:rsidRPr="00A76009">
              <w:rPr>
                <w:rFonts w:cs="Arial"/>
                <w:sz w:val="20"/>
                <w:szCs w:val="20"/>
              </w:rPr>
              <w:t>4.</w:t>
            </w:r>
          </w:p>
        </w:tc>
        <w:tc>
          <w:tcPr>
            <w:tcW w:w="1939" w:type="pct"/>
            <w:tcPrChange w:id="206" w:author="Batra Yogesh (EXT)" w:date="2018-04-13T13:15:00Z">
              <w:tcPr>
                <w:tcW w:w="3630" w:type="dxa"/>
              </w:tcPr>
            </w:tcPrChange>
          </w:tcPr>
          <w:p w14:paraId="49D196DA" w14:textId="77777777" w:rsidR="00137686" w:rsidRPr="00A76009" w:rsidRDefault="00137686" w:rsidP="00137686">
            <w:pPr>
              <w:pStyle w:val="TableText"/>
              <w:keepNext/>
              <w:keepLines/>
              <w:rPr>
                <w:rFonts w:cs="Arial"/>
                <w:b/>
                <w:i/>
                <w:sz w:val="20"/>
                <w:szCs w:val="20"/>
                <w:rPrChange w:id="207" w:author="Batra Yogesh (EXT)" w:date="2018-04-13T13:15:00Z">
                  <w:rPr>
                    <w:rFonts w:asciiTheme="minorHAnsi" w:hAnsiTheme="minorHAnsi"/>
                    <w:b/>
                    <w:i/>
                    <w:sz w:val="20"/>
                    <w:szCs w:val="20"/>
                  </w:rPr>
                </w:rPrChange>
              </w:rPr>
            </w:pPr>
            <w:r w:rsidRPr="00A76009">
              <w:rPr>
                <w:rFonts w:cs="Arial"/>
                <w:sz w:val="20"/>
                <w:szCs w:val="20"/>
                <w:rPrChange w:id="208" w:author="Batra Yogesh (EXT)" w:date="2018-04-13T13:15:00Z">
                  <w:rPr>
                    <w:rFonts w:asciiTheme="minorHAnsi" w:hAnsiTheme="minorHAnsi"/>
                    <w:sz w:val="20"/>
                    <w:szCs w:val="20"/>
                  </w:rPr>
                </w:rPrChange>
              </w:rPr>
              <w:t xml:space="preserve">Enter the </w:t>
            </w:r>
            <w:r w:rsidRPr="00A76009">
              <w:rPr>
                <w:rFonts w:cs="Arial"/>
                <w:b/>
                <w:i/>
                <w:sz w:val="20"/>
                <w:szCs w:val="20"/>
                <w:rPrChange w:id="209" w:author="Batra Yogesh (EXT)" w:date="2018-04-13T13:15:00Z">
                  <w:rPr>
                    <w:rFonts w:asciiTheme="minorHAnsi" w:hAnsiTheme="minorHAnsi"/>
                    <w:b/>
                    <w:i/>
                    <w:sz w:val="20"/>
                    <w:szCs w:val="20"/>
                  </w:rPr>
                </w:rPrChange>
              </w:rPr>
              <w:t>Node Code</w:t>
            </w:r>
          </w:p>
          <w:p w14:paraId="0B6E1968" w14:textId="4CC6F1BB" w:rsidR="00137686" w:rsidRPr="00A76009" w:rsidRDefault="00137686" w:rsidP="00137686">
            <w:pPr>
              <w:rPr>
                <w:rFonts w:cs="Arial"/>
                <w:color w:val="000000" w:themeColor="text1"/>
                <w:sz w:val="20"/>
                <w:szCs w:val="20"/>
              </w:rPr>
            </w:pPr>
          </w:p>
        </w:tc>
        <w:tc>
          <w:tcPr>
            <w:tcW w:w="1154" w:type="pct"/>
            <w:tcPrChange w:id="210" w:author="Batra Yogesh (EXT)" w:date="2018-04-13T13:15:00Z">
              <w:tcPr>
                <w:tcW w:w="2160" w:type="dxa"/>
              </w:tcPr>
            </w:tcPrChange>
          </w:tcPr>
          <w:p w14:paraId="0894F374" w14:textId="77777777" w:rsidR="00137686" w:rsidRPr="00A76009" w:rsidRDefault="00137686" w:rsidP="00137686">
            <w:pPr>
              <w:keepNext/>
              <w:keepLines/>
              <w:rPr>
                <w:rFonts w:cs="Arial"/>
                <w:sz w:val="20"/>
                <w:szCs w:val="20"/>
                <w:rPrChange w:id="211" w:author="Batra Yogesh (EXT)" w:date="2018-04-13T13:15:00Z">
                  <w:rPr>
                    <w:rFonts w:asciiTheme="minorHAnsi" w:hAnsiTheme="minorHAnsi"/>
                    <w:sz w:val="20"/>
                    <w:szCs w:val="20"/>
                  </w:rPr>
                </w:rPrChange>
              </w:rPr>
            </w:pPr>
            <w:r w:rsidRPr="00A76009">
              <w:rPr>
                <w:rFonts w:cs="Arial"/>
                <w:sz w:val="20"/>
                <w:szCs w:val="20"/>
                <w:rPrChange w:id="212" w:author="Batra Yogesh (EXT)" w:date="2018-04-13T13:15:00Z">
                  <w:rPr>
                    <w:rFonts w:asciiTheme="minorHAnsi" w:hAnsiTheme="minorHAnsi"/>
                    <w:sz w:val="20"/>
                    <w:szCs w:val="20"/>
                  </w:rPr>
                </w:rPrChange>
              </w:rPr>
              <w:t>Entry is displayed</w:t>
            </w:r>
          </w:p>
          <w:p w14:paraId="12AEE08A" w14:textId="21C990DB" w:rsidR="00137686" w:rsidRPr="00A76009" w:rsidRDefault="00137686" w:rsidP="00137686">
            <w:pPr>
              <w:keepNext/>
              <w:keepLines/>
              <w:rPr>
                <w:rFonts w:cs="Arial"/>
                <w:color w:val="000000" w:themeColor="text1"/>
                <w:sz w:val="20"/>
                <w:szCs w:val="20"/>
              </w:rPr>
            </w:pPr>
          </w:p>
        </w:tc>
        <w:tc>
          <w:tcPr>
            <w:tcW w:w="1538" w:type="pct"/>
            <w:tcPrChange w:id="213" w:author="Batra Yogesh (EXT)" w:date="2018-04-13T13:15:00Z">
              <w:tcPr>
                <w:tcW w:w="2880" w:type="dxa"/>
              </w:tcPr>
            </w:tcPrChange>
          </w:tcPr>
          <w:p w14:paraId="59E8D337" w14:textId="554C5CD7" w:rsidR="00137686" w:rsidRPr="00A76009" w:rsidRDefault="00137686" w:rsidP="00137686">
            <w:pPr>
              <w:textAlignment w:val="center"/>
              <w:rPr>
                <w:rFonts w:cs="Arial"/>
                <w:color w:val="000000" w:themeColor="text1"/>
                <w:sz w:val="20"/>
                <w:szCs w:val="20"/>
              </w:rPr>
            </w:pPr>
            <w:r w:rsidRPr="00A76009">
              <w:rPr>
                <w:rFonts w:cs="Arial"/>
                <w:sz w:val="20"/>
                <w:rPrChange w:id="214" w:author="Batra Yogesh (EXT)" w:date="2018-04-13T13:15:00Z">
                  <w:rPr>
                    <w:rFonts w:asciiTheme="minorHAnsi" w:hAnsiTheme="minorHAnsi"/>
                    <w:sz w:val="20"/>
                  </w:rPr>
                </w:rPrChange>
              </w:rPr>
              <w:t xml:space="preserve">Mandatory field; </w:t>
            </w:r>
          </w:p>
        </w:tc>
      </w:tr>
      <w:tr w:rsidR="00137686" w:rsidRPr="00A76009" w14:paraId="6D9F6932" w14:textId="77777777" w:rsidTr="00A76009">
        <w:tc>
          <w:tcPr>
            <w:tcW w:w="369" w:type="pct"/>
            <w:shd w:val="clear" w:color="auto" w:fill="C6D9F1" w:themeFill="text2" w:themeFillTint="33"/>
            <w:tcPrChange w:id="215" w:author="Batra Yogesh (EXT)" w:date="2018-04-13T13:15:00Z">
              <w:tcPr>
                <w:tcW w:w="690" w:type="dxa"/>
                <w:shd w:val="clear" w:color="auto" w:fill="C6D9F1" w:themeFill="text2" w:themeFillTint="33"/>
              </w:tcPr>
            </w:tcPrChange>
          </w:tcPr>
          <w:p w14:paraId="3407D21B" w14:textId="2DAF322E" w:rsidR="00137686" w:rsidRPr="00A76009" w:rsidRDefault="00137686" w:rsidP="00137686">
            <w:pPr>
              <w:pStyle w:val="TableText"/>
              <w:keepNext/>
              <w:keepLines/>
              <w:jc w:val="center"/>
              <w:rPr>
                <w:rFonts w:cs="Arial"/>
                <w:sz w:val="20"/>
                <w:szCs w:val="20"/>
              </w:rPr>
            </w:pPr>
            <w:r w:rsidRPr="00A76009">
              <w:rPr>
                <w:rFonts w:cs="Arial"/>
                <w:sz w:val="20"/>
                <w:szCs w:val="20"/>
              </w:rPr>
              <w:t>5.</w:t>
            </w:r>
          </w:p>
        </w:tc>
        <w:tc>
          <w:tcPr>
            <w:tcW w:w="1939" w:type="pct"/>
            <w:tcPrChange w:id="216" w:author="Batra Yogesh (EXT)" w:date="2018-04-13T13:15:00Z">
              <w:tcPr>
                <w:tcW w:w="3630" w:type="dxa"/>
              </w:tcPr>
            </w:tcPrChange>
          </w:tcPr>
          <w:p w14:paraId="6D928AAE" w14:textId="77777777" w:rsidR="00137686" w:rsidRPr="00A76009" w:rsidRDefault="00137686" w:rsidP="00137686">
            <w:pPr>
              <w:pStyle w:val="TableText"/>
              <w:keepNext/>
              <w:keepLines/>
              <w:rPr>
                <w:rFonts w:cs="Arial"/>
                <w:b/>
                <w:i/>
                <w:sz w:val="20"/>
                <w:szCs w:val="20"/>
                <w:rPrChange w:id="217" w:author="Batra Yogesh (EXT)" w:date="2018-04-13T13:15:00Z">
                  <w:rPr>
                    <w:rFonts w:asciiTheme="minorHAnsi" w:hAnsiTheme="minorHAnsi"/>
                    <w:b/>
                    <w:i/>
                    <w:sz w:val="20"/>
                    <w:szCs w:val="20"/>
                  </w:rPr>
                </w:rPrChange>
              </w:rPr>
            </w:pPr>
            <w:r w:rsidRPr="00A76009">
              <w:rPr>
                <w:rFonts w:cs="Arial"/>
                <w:sz w:val="20"/>
                <w:szCs w:val="20"/>
                <w:rPrChange w:id="218" w:author="Batra Yogesh (EXT)" w:date="2018-04-13T13:15:00Z">
                  <w:rPr>
                    <w:rFonts w:asciiTheme="minorHAnsi" w:hAnsiTheme="minorHAnsi"/>
                    <w:sz w:val="20"/>
                    <w:szCs w:val="20"/>
                  </w:rPr>
                </w:rPrChange>
              </w:rPr>
              <w:t xml:space="preserve">Enter </w:t>
            </w:r>
            <w:r w:rsidRPr="00A76009">
              <w:rPr>
                <w:rFonts w:cs="Arial"/>
                <w:b/>
                <w:i/>
                <w:sz w:val="20"/>
                <w:szCs w:val="20"/>
                <w:rPrChange w:id="219" w:author="Batra Yogesh (EXT)" w:date="2018-04-13T13:15:00Z">
                  <w:rPr>
                    <w:rFonts w:asciiTheme="minorHAnsi" w:hAnsiTheme="minorHAnsi"/>
                    <w:b/>
                    <w:i/>
                    <w:sz w:val="20"/>
                    <w:szCs w:val="20"/>
                  </w:rPr>
                </w:rPrChange>
              </w:rPr>
              <w:t>Node Name</w:t>
            </w:r>
          </w:p>
          <w:p w14:paraId="2B142396" w14:textId="77777777" w:rsidR="00137686" w:rsidRPr="00A76009" w:rsidRDefault="00137686" w:rsidP="00137686">
            <w:pPr>
              <w:rPr>
                <w:rFonts w:cs="Arial"/>
                <w:sz w:val="20"/>
                <w:szCs w:val="20"/>
                <w:rPrChange w:id="220" w:author="Batra Yogesh (EXT)" w:date="2018-04-13T13:15:00Z">
                  <w:rPr>
                    <w:rFonts w:asciiTheme="minorHAnsi" w:hAnsiTheme="minorHAnsi"/>
                    <w:sz w:val="20"/>
                    <w:szCs w:val="20"/>
                  </w:rPr>
                </w:rPrChange>
              </w:rPr>
            </w:pPr>
          </w:p>
        </w:tc>
        <w:tc>
          <w:tcPr>
            <w:tcW w:w="1154" w:type="pct"/>
            <w:tcPrChange w:id="221" w:author="Batra Yogesh (EXT)" w:date="2018-04-13T13:15:00Z">
              <w:tcPr>
                <w:tcW w:w="2160" w:type="dxa"/>
              </w:tcPr>
            </w:tcPrChange>
          </w:tcPr>
          <w:p w14:paraId="29DF289A" w14:textId="77777777" w:rsidR="00137686" w:rsidRPr="00A76009" w:rsidRDefault="00137686" w:rsidP="00137686">
            <w:pPr>
              <w:keepNext/>
              <w:keepLines/>
              <w:rPr>
                <w:rFonts w:cs="Arial"/>
                <w:sz w:val="20"/>
                <w:szCs w:val="20"/>
                <w:rPrChange w:id="222" w:author="Batra Yogesh (EXT)" w:date="2018-04-13T13:15:00Z">
                  <w:rPr>
                    <w:rFonts w:asciiTheme="minorHAnsi" w:hAnsiTheme="minorHAnsi"/>
                    <w:sz w:val="20"/>
                    <w:szCs w:val="20"/>
                  </w:rPr>
                </w:rPrChange>
              </w:rPr>
            </w:pPr>
            <w:r w:rsidRPr="00A76009">
              <w:rPr>
                <w:rFonts w:cs="Arial"/>
                <w:sz w:val="20"/>
                <w:szCs w:val="20"/>
                <w:rPrChange w:id="223" w:author="Batra Yogesh (EXT)" w:date="2018-04-13T13:15:00Z">
                  <w:rPr>
                    <w:rFonts w:asciiTheme="minorHAnsi" w:hAnsiTheme="minorHAnsi"/>
                    <w:sz w:val="20"/>
                    <w:szCs w:val="20"/>
                  </w:rPr>
                </w:rPrChange>
              </w:rPr>
              <w:t>Entry is displayed</w:t>
            </w:r>
          </w:p>
          <w:p w14:paraId="3EA5F9CC" w14:textId="77777777" w:rsidR="00137686" w:rsidRPr="00A76009" w:rsidRDefault="00137686" w:rsidP="00137686">
            <w:pPr>
              <w:keepNext/>
              <w:keepLines/>
              <w:rPr>
                <w:rFonts w:cs="Arial"/>
                <w:sz w:val="20"/>
                <w:szCs w:val="20"/>
                <w:rPrChange w:id="224" w:author="Batra Yogesh (EXT)" w:date="2018-04-13T13:15:00Z">
                  <w:rPr>
                    <w:rFonts w:asciiTheme="minorHAnsi" w:hAnsiTheme="minorHAnsi"/>
                    <w:sz w:val="20"/>
                    <w:szCs w:val="20"/>
                  </w:rPr>
                </w:rPrChange>
              </w:rPr>
            </w:pPr>
          </w:p>
        </w:tc>
        <w:tc>
          <w:tcPr>
            <w:tcW w:w="1538" w:type="pct"/>
            <w:tcPrChange w:id="225" w:author="Batra Yogesh (EXT)" w:date="2018-04-13T13:15:00Z">
              <w:tcPr>
                <w:tcW w:w="2880" w:type="dxa"/>
              </w:tcPr>
            </w:tcPrChange>
          </w:tcPr>
          <w:p w14:paraId="006CEBD1" w14:textId="71256B4B" w:rsidR="00137686" w:rsidRPr="00A76009" w:rsidRDefault="00137686" w:rsidP="00137686">
            <w:pPr>
              <w:textAlignment w:val="center"/>
              <w:rPr>
                <w:rFonts w:cs="Arial"/>
                <w:sz w:val="20"/>
                <w:rPrChange w:id="226" w:author="Batra Yogesh (EXT)" w:date="2018-04-13T13:15:00Z">
                  <w:rPr>
                    <w:rFonts w:asciiTheme="minorHAnsi" w:hAnsiTheme="minorHAnsi"/>
                    <w:sz w:val="20"/>
                  </w:rPr>
                </w:rPrChange>
              </w:rPr>
            </w:pPr>
            <w:r w:rsidRPr="00A76009">
              <w:rPr>
                <w:rFonts w:cs="Arial"/>
                <w:sz w:val="20"/>
                <w:rPrChange w:id="227" w:author="Batra Yogesh (EXT)" w:date="2018-04-13T13:15:00Z">
                  <w:rPr>
                    <w:rFonts w:asciiTheme="minorHAnsi" w:hAnsiTheme="minorHAnsi"/>
                    <w:sz w:val="20"/>
                  </w:rPr>
                </w:rPrChange>
              </w:rPr>
              <w:t>Mandatory field</w:t>
            </w:r>
          </w:p>
        </w:tc>
      </w:tr>
      <w:tr w:rsidR="00137686" w:rsidRPr="00A76009" w14:paraId="62228599" w14:textId="77777777" w:rsidTr="00A76009">
        <w:tc>
          <w:tcPr>
            <w:tcW w:w="369" w:type="pct"/>
            <w:shd w:val="clear" w:color="auto" w:fill="C6D9F1" w:themeFill="text2" w:themeFillTint="33"/>
            <w:tcPrChange w:id="228" w:author="Batra Yogesh (EXT)" w:date="2018-04-13T13:15:00Z">
              <w:tcPr>
                <w:tcW w:w="690" w:type="dxa"/>
                <w:shd w:val="clear" w:color="auto" w:fill="C6D9F1" w:themeFill="text2" w:themeFillTint="33"/>
              </w:tcPr>
            </w:tcPrChange>
          </w:tcPr>
          <w:p w14:paraId="17938CD1" w14:textId="51DC9F17" w:rsidR="00137686" w:rsidRPr="00A76009" w:rsidRDefault="00137686" w:rsidP="00137686">
            <w:pPr>
              <w:pStyle w:val="TableText"/>
              <w:keepNext/>
              <w:keepLines/>
              <w:jc w:val="center"/>
              <w:rPr>
                <w:rFonts w:cs="Arial"/>
                <w:sz w:val="20"/>
                <w:szCs w:val="20"/>
              </w:rPr>
            </w:pPr>
            <w:r w:rsidRPr="00A76009">
              <w:rPr>
                <w:rFonts w:cs="Arial"/>
                <w:sz w:val="20"/>
                <w:szCs w:val="20"/>
              </w:rPr>
              <w:t>6.</w:t>
            </w:r>
          </w:p>
        </w:tc>
        <w:tc>
          <w:tcPr>
            <w:tcW w:w="1939" w:type="pct"/>
            <w:tcPrChange w:id="229" w:author="Batra Yogesh (EXT)" w:date="2018-04-13T13:15:00Z">
              <w:tcPr>
                <w:tcW w:w="3630" w:type="dxa"/>
              </w:tcPr>
            </w:tcPrChange>
          </w:tcPr>
          <w:p w14:paraId="439203CC" w14:textId="77777777" w:rsidR="00137686" w:rsidRPr="00A76009" w:rsidRDefault="00137686" w:rsidP="00137686">
            <w:pPr>
              <w:pStyle w:val="TableText"/>
              <w:keepNext/>
              <w:keepLines/>
              <w:rPr>
                <w:rFonts w:cs="Arial"/>
                <w:sz w:val="20"/>
                <w:szCs w:val="20"/>
                <w:rPrChange w:id="230" w:author="Batra Yogesh (EXT)" w:date="2018-04-13T13:15:00Z">
                  <w:rPr>
                    <w:rFonts w:asciiTheme="minorHAnsi" w:hAnsiTheme="minorHAnsi"/>
                    <w:sz w:val="20"/>
                    <w:szCs w:val="20"/>
                  </w:rPr>
                </w:rPrChange>
              </w:rPr>
            </w:pPr>
            <w:r w:rsidRPr="00A76009">
              <w:rPr>
                <w:rFonts w:cs="Arial"/>
                <w:sz w:val="20"/>
                <w:szCs w:val="20"/>
                <w:rPrChange w:id="231" w:author="Batra Yogesh (EXT)" w:date="2018-04-13T13:15:00Z">
                  <w:rPr>
                    <w:rFonts w:asciiTheme="minorHAnsi" w:hAnsiTheme="minorHAnsi"/>
                    <w:sz w:val="20"/>
                    <w:szCs w:val="20"/>
                  </w:rPr>
                </w:rPrChange>
              </w:rPr>
              <w:t xml:space="preserve">Enter </w:t>
            </w:r>
            <w:r w:rsidRPr="00A76009">
              <w:rPr>
                <w:rFonts w:cs="Arial"/>
                <w:b/>
                <w:sz w:val="20"/>
                <w:szCs w:val="20"/>
                <w:rPrChange w:id="232" w:author="Batra Yogesh (EXT)" w:date="2018-04-13T13:15:00Z">
                  <w:rPr>
                    <w:rFonts w:asciiTheme="minorHAnsi" w:hAnsiTheme="minorHAnsi"/>
                    <w:b/>
                    <w:sz w:val="20"/>
                    <w:szCs w:val="20"/>
                  </w:rPr>
                </w:rPrChange>
              </w:rPr>
              <w:t>Start Date</w:t>
            </w:r>
            <w:r w:rsidRPr="00A76009">
              <w:rPr>
                <w:rFonts w:cs="Arial"/>
                <w:sz w:val="20"/>
                <w:szCs w:val="20"/>
                <w:rPrChange w:id="233" w:author="Batra Yogesh (EXT)" w:date="2018-04-13T13:15:00Z">
                  <w:rPr>
                    <w:rFonts w:asciiTheme="minorHAnsi" w:hAnsiTheme="minorHAnsi"/>
                    <w:sz w:val="20"/>
                    <w:szCs w:val="20"/>
                  </w:rPr>
                </w:rPrChange>
              </w:rPr>
              <w:t xml:space="preserve"> manually or by using the calendar icon</w:t>
            </w:r>
          </w:p>
          <w:p w14:paraId="53A88425" w14:textId="77777777" w:rsidR="00137686" w:rsidRPr="00A76009" w:rsidRDefault="00137686" w:rsidP="00137686">
            <w:pPr>
              <w:pStyle w:val="TableText"/>
              <w:keepNext/>
              <w:keepLines/>
              <w:rPr>
                <w:rFonts w:cs="Arial"/>
                <w:sz w:val="20"/>
                <w:szCs w:val="20"/>
                <w:rPrChange w:id="234" w:author="Batra Yogesh (EXT)" w:date="2018-04-13T13:15:00Z">
                  <w:rPr>
                    <w:rFonts w:asciiTheme="minorHAnsi" w:hAnsiTheme="minorHAnsi"/>
                    <w:sz w:val="20"/>
                    <w:szCs w:val="20"/>
                  </w:rPr>
                </w:rPrChange>
              </w:rPr>
            </w:pPr>
          </w:p>
          <w:p w14:paraId="128DF14A" w14:textId="77777777" w:rsidR="00137686" w:rsidRPr="00A76009" w:rsidRDefault="00137686" w:rsidP="00137686">
            <w:pPr>
              <w:rPr>
                <w:rFonts w:cs="Arial"/>
                <w:sz w:val="20"/>
                <w:szCs w:val="20"/>
                <w:rPrChange w:id="235" w:author="Batra Yogesh (EXT)" w:date="2018-04-13T13:15:00Z">
                  <w:rPr>
                    <w:rFonts w:asciiTheme="minorHAnsi" w:hAnsiTheme="minorHAnsi"/>
                    <w:sz w:val="20"/>
                    <w:szCs w:val="20"/>
                  </w:rPr>
                </w:rPrChange>
              </w:rPr>
            </w:pPr>
          </w:p>
        </w:tc>
        <w:tc>
          <w:tcPr>
            <w:tcW w:w="1154" w:type="pct"/>
            <w:tcPrChange w:id="236" w:author="Batra Yogesh (EXT)" w:date="2018-04-13T13:15:00Z">
              <w:tcPr>
                <w:tcW w:w="2160" w:type="dxa"/>
              </w:tcPr>
            </w:tcPrChange>
          </w:tcPr>
          <w:p w14:paraId="02E273E2" w14:textId="77777777" w:rsidR="00137686" w:rsidRPr="00A76009" w:rsidRDefault="00137686" w:rsidP="00137686">
            <w:pPr>
              <w:keepNext/>
              <w:keepLines/>
              <w:rPr>
                <w:rFonts w:cs="Arial"/>
                <w:sz w:val="20"/>
                <w:szCs w:val="20"/>
                <w:rPrChange w:id="237" w:author="Batra Yogesh (EXT)" w:date="2018-04-13T13:15:00Z">
                  <w:rPr>
                    <w:rFonts w:asciiTheme="minorHAnsi" w:hAnsiTheme="minorHAnsi"/>
                    <w:sz w:val="20"/>
                    <w:szCs w:val="20"/>
                  </w:rPr>
                </w:rPrChange>
              </w:rPr>
            </w:pPr>
            <w:r w:rsidRPr="00A76009">
              <w:rPr>
                <w:rFonts w:cs="Arial"/>
                <w:sz w:val="20"/>
                <w:szCs w:val="20"/>
                <w:rPrChange w:id="238" w:author="Batra Yogesh (EXT)" w:date="2018-04-13T13:15:00Z">
                  <w:rPr>
                    <w:rFonts w:asciiTheme="minorHAnsi" w:hAnsiTheme="minorHAnsi"/>
                    <w:sz w:val="20"/>
                    <w:szCs w:val="20"/>
                  </w:rPr>
                </w:rPrChange>
              </w:rPr>
              <w:t>Date is displayed</w:t>
            </w:r>
          </w:p>
          <w:p w14:paraId="448462EB" w14:textId="77777777" w:rsidR="00137686" w:rsidRPr="00A76009" w:rsidRDefault="00137686" w:rsidP="00137686">
            <w:pPr>
              <w:keepNext/>
              <w:keepLines/>
              <w:rPr>
                <w:rFonts w:cs="Arial"/>
                <w:sz w:val="20"/>
                <w:szCs w:val="20"/>
                <w:rPrChange w:id="239" w:author="Batra Yogesh (EXT)" w:date="2018-04-13T13:15:00Z">
                  <w:rPr>
                    <w:rFonts w:asciiTheme="minorHAnsi" w:hAnsiTheme="minorHAnsi"/>
                    <w:sz w:val="20"/>
                    <w:szCs w:val="20"/>
                  </w:rPr>
                </w:rPrChange>
              </w:rPr>
            </w:pPr>
          </w:p>
          <w:p w14:paraId="6A6E62AC" w14:textId="77777777" w:rsidR="00137686" w:rsidRPr="00A76009" w:rsidRDefault="00137686" w:rsidP="00137686">
            <w:pPr>
              <w:keepNext/>
              <w:keepLines/>
              <w:rPr>
                <w:rFonts w:cs="Arial"/>
                <w:sz w:val="20"/>
                <w:szCs w:val="20"/>
                <w:rPrChange w:id="240" w:author="Batra Yogesh (EXT)" w:date="2018-04-13T13:15:00Z">
                  <w:rPr>
                    <w:rFonts w:asciiTheme="minorHAnsi" w:hAnsiTheme="minorHAnsi"/>
                    <w:sz w:val="20"/>
                    <w:szCs w:val="20"/>
                  </w:rPr>
                </w:rPrChange>
              </w:rPr>
            </w:pPr>
          </w:p>
        </w:tc>
        <w:tc>
          <w:tcPr>
            <w:tcW w:w="1538" w:type="pct"/>
            <w:tcPrChange w:id="241" w:author="Batra Yogesh (EXT)" w:date="2018-04-13T13:15:00Z">
              <w:tcPr>
                <w:tcW w:w="2880" w:type="dxa"/>
              </w:tcPr>
            </w:tcPrChange>
          </w:tcPr>
          <w:p w14:paraId="25D3A598" w14:textId="77777777" w:rsidR="00137686" w:rsidRPr="00A76009" w:rsidRDefault="00137686" w:rsidP="00137686">
            <w:pPr>
              <w:keepNext/>
              <w:keepLines/>
              <w:rPr>
                <w:rFonts w:cs="Arial"/>
                <w:sz w:val="20"/>
                <w:rPrChange w:id="242" w:author="Batra Yogesh (EXT)" w:date="2018-04-13T13:15:00Z">
                  <w:rPr>
                    <w:rFonts w:asciiTheme="minorHAnsi" w:hAnsiTheme="minorHAnsi"/>
                    <w:sz w:val="20"/>
                  </w:rPr>
                </w:rPrChange>
              </w:rPr>
            </w:pPr>
            <w:r w:rsidRPr="00A76009">
              <w:rPr>
                <w:rFonts w:cs="Arial"/>
                <w:sz w:val="20"/>
                <w:rPrChange w:id="243" w:author="Batra Yogesh (EXT)" w:date="2018-04-13T13:15:00Z">
                  <w:rPr>
                    <w:rFonts w:asciiTheme="minorHAnsi" w:hAnsiTheme="minorHAnsi"/>
                    <w:sz w:val="20"/>
                  </w:rPr>
                </w:rPrChange>
              </w:rPr>
              <w:t>Date format is yyyy-mm-dd</w:t>
            </w:r>
          </w:p>
          <w:p w14:paraId="27CC4291" w14:textId="77777777" w:rsidR="00137686" w:rsidRPr="00A76009" w:rsidRDefault="00137686" w:rsidP="00137686">
            <w:pPr>
              <w:textAlignment w:val="center"/>
              <w:rPr>
                <w:rFonts w:cs="Arial"/>
                <w:sz w:val="20"/>
                <w:rPrChange w:id="244" w:author="Batra Yogesh (EXT)" w:date="2018-04-13T13:15:00Z">
                  <w:rPr>
                    <w:rFonts w:asciiTheme="minorHAnsi" w:hAnsiTheme="minorHAnsi"/>
                    <w:sz w:val="20"/>
                  </w:rPr>
                </w:rPrChange>
              </w:rPr>
            </w:pPr>
          </w:p>
        </w:tc>
      </w:tr>
      <w:tr w:rsidR="00137686" w:rsidRPr="00A76009" w14:paraId="5231BB57" w14:textId="77777777" w:rsidTr="00A76009">
        <w:tc>
          <w:tcPr>
            <w:tcW w:w="369" w:type="pct"/>
            <w:shd w:val="clear" w:color="auto" w:fill="C6D9F1" w:themeFill="text2" w:themeFillTint="33"/>
            <w:tcPrChange w:id="245" w:author="Batra Yogesh (EXT)" w:date="2018-04-13T13:15:00Z">
              <w:tcPr>
                <w:tcW w:w="690" w:type="dxa"/>
                <w:shd w:val="clear" w:color="auto" w:fill="C6D9F1" w:themeFill="text2" w:themeFillTint="33"/>
              </w:tcPr>
            </w:tcPrChange>
          </w:tcPr>
          <w:p w14:paraId="616C1F03" w14:textId="0709C3C1" w:rsidR="00137686" w:rsidRPr="00A76009" w:rsidRDefault="00137686" w:rsidP="00137686">
            <w:pPr>
              <w:pStyle w:val="TableText"/>
              <w:keepNext/>
              <w:keepLines/>
              <w:jc w:val="center"/>
              <w:rPr>
                <w:rFonts w:cs="Arial"/>
                <w:sz w:val="20"/>
                <w:szCs w:val="20"/>
              </w:rPr>
            </w:pPr>
            <w:r w:rsidRPr="00A76009">
              <w:rPr>
                <w:rFonts w:cs="Arial"/>
                <w:sz w:val="20"/>
                <w:szCs w:val="20"/>
              </w:rPr>
              <w:t>7.</w:t>
            </w:r>
          </w:p>
        </w:tc>
        <w:tc>
          <w:tcPr>
            <w:tcW w:w="1939" w:type="pct"/>
            <w:tcPrChange w:id="246" w:author="Batra Yogesh (EXT)" w:date="2018-04-13T13:15:00Z">
              <w:tcPr>
                <w:tcW w:w="3630" w:type="dxa"/>
              </w:tcPr>
            </w:tcPrChange>
          </w:tcPr>
          <w:p w14:paraId="0BEEAD87" w14:textId="438488FE" w:rsidR="00137686" w:rsidRPr="00A76009" w:rsidRDefault="00137686" w:rsidP="00137686">
            <w:pPr>
              <w:rPr>
                <w:rFonts w:cs="Arial"/>
                <w:sz w:val="20"/>
                <w:szCs w:val="20"/>
                <w:rPrChange w:id="247" w:author="Batra Yogesh (EXT)" w:date="2018-04-13T13:15:00Z">
                  <w:rPr>
                    <w:rFonts w:asciiTheme="minorHAnsi" w:hAnsiTheme="minorHAnsi"/>
                    <w:sz w:val="20"/>
                    <w:szCs w:val="20"/>
                  </w:rPr>
                </w:rPrChange>
              </w:rPr>
            </w:pPr>
            <w:r w:rsidRPr="00A76009">
              <w:rPr>
                <w:rFonts w:cs="Arial"/>
                <w:sz w:val="20"/>
                <w:szCs w:val="20"/>
                <w:rPrChange w:id="248" w:author="Batra Yogesh (EXT)" w:date="2018-04-13T13:15:00Z">
                  <w:rPr>
                    <w:rFonts w:asciiTheme="minorHAnsi" w:hAnsiTheme="minorHAnsi"/>
                    <w:sz w:val="20"/>
                    <w:szCs w:val="20"/>
                  </w:rPr>
                </w:rPrChange>
              </w:rPr>
              <w:t xml:space="preserve">Enter the </w:t>
            </w:r>
            <w:r w:rsidRPr="00A76009">
              <w:rPr>
                <w:rFonts w:cs="Arial"/>
                <w:b/>
                <w:i/>
                <w:sz w:val="20"/>
                <w:szCs w:val="20"/>
                <w:rPrChange w:id="249" w:author="Batra Yogesh (EXT)" w:date="2018-04-13T13:15:00Z">
                  <w:rPr>
                    <w:rFonts w:asciiTheme="minorHAnsi" w:hAnsiTheme="minorHAnsi"/>
                    <w:b/>
                    <w:i/>
                    <w:sz w:val="20"/>
                    <w:szCs w:val="20"/>
                  </w:rPr>
                </w:rPrChange>
              </w:rPr>
              <w:t>Calculation Sequence Number</w:t>
            </w:r>
          </w:p>
        </w:tc>
        <w:tc>
          <w:tcPr>
            <w:tcW w:w="1154" w:type="pct"/>
            <w:tcPrChange w:id="250" w:author="Batra Yogesh (EXT)" w:date="2018-04-13T13:15:00Z">
              <w:tcPr>
                <w:tcW w:w="2160" w:type="dxa"/>
              </w:tcPr>
            </w:tcPrChange>
          </w:tcPr>
          <w:p w14:paraId="5E83DC0C" w14:textId="4E884AC5" w:rsidR="00137686" w:rsidRPr="00A76009" w:rsidRDefault="00137686" w:rsidP="00137686">
            <w:pPr>
              <w:keepNext/>
              <w:keepLines/>
              <w:rPr>
                <w:rFonts w:cs="Arial"/>
                <w:sz w:val="20"/>
                <w:szCs w:val="20"/>
                <w:rPrChange w:id="251" w:author="Batra Yogesh (EXT)" w:date="2018-04-13T13:15:00Z">
                  <w:rPr>
                    <w:rFonts w:asciiTheme="minorHAnsi" w:hAnsiTheme="minorHAnsi"/>
                    <w:sz w:val="20"/>
                    <w:szCs w:val="20"/>
                  </w:rPr>
                </w:rPrChange>
              </w:rPr>
            </w:pPr>
            <w:r w:rsidRPr="00A76009">
              <w:rPr>
                <w:rFonts w:cs="Arial"/>
                <w:sz w:val="20"/>
                <w:szCs w:val="20"/>
                <w:rPrChange w:id="252" w:author="Batra Yogesh (EXT)" w:date="2018-04-13T13:15:00Z">
                  <w:rPr>
                    <w:rFonts w:asciiTheme="minorHAnsi" w:hAnsiTheme="minorHAnsi"/>
                    <w:sz w:val="20"/>
                    <w:szCs w:val="20"/>
                  </w:rPr>
                </w:rPrChange>
              </w:rPr>
              <w:t>Calculation Sequence Number is displayed</w:t>
            </w:r>
          </w:p>
        </w:tc>
        <w:tc>
          <w:tcPr>
            <w:tcW w:w="1538" w:type="pct"/>
            <w:tcPrChange w:id="253" w:author="Batra Yogesh (EXT)" w:date="2018-04-13T13:15:00Z">
              <w:tcPr>
                <w:tcW w:w="2880" w:type="dxa"/>
              </w:tcPr>
            </w:tcPrChange>
          </w:tcPr>
          <w:p w14:paraId="039DA78F" w14:textId="5DA940E1" w:rsidR="00137686" w:rsidRPr="00A76009" w:rsidRDefault="00137686" w:rsidP="00137686">
            <w:pPr>
              <w:textAlignment w:val="center"/>
              <w:rPr>
                <w:rFonts w:cs="Arial"/>
                <w:sz w:val="20"/>
                <w:rPrChange w:id="254" w:author="Batra Yogesh (EXT)" w:date="2018-04-13T13:15:00Z">
                  <w:rPr>
                    <w:rFonts w:asciiTheme="minorHAnsi" w:hAnsiTheme="minorHAnsi"/>
                    <w:sz w:val="20"/>
                  </w:rPr>
                </w:rPrChange>
              </w:rPr>
            </w:pPr>
            <w:r w:rsidRPr="00A76009">
              <w:rPr>
                <w:rFonts w:cs="Arial"/>
                <w:sz w:val="20"/>
                <w:rPrChange w:id="255" w:author="Batra Yogesh (EXT)" w:date="2018-04-13T13:15:00Z">
                  <w:rPr>
                    <w:rFonts w:asciiTheme="minorHAnsi" w:hAnsiTheme="minorHAnsi"/>
                    <w:sz w:val="20"/>
                  </w:rPr>
                </w:rPrChange>
              </w:rPr>
              <w:t>This affects order of allocation</w:t>
            </w:r>
          </w:p>
        </w:tc>
      </w:tr>
      <w:tr w:rsidR="00137686" w:rsidRPr="00A76009" w14:paraId="2B98AB40" w14:textId="77777777" w:rsidTr="00A76009">
        <w:tc>
          <w:tcPr>
            <w:tcW w:w="369" w:type="pct"/>
            <w:shd w:val="clear" w:color="auto" w:fill="C6D9F1" w:themeFill="text2" w:themeFillTint="33"/>
            <w:tcPrChange w:id="256" w:author="Batra Yogesh (EXT)" w:date="2018-04-13T13:15:00Z">
              <w:tcPr>
                <w:tcW w:w="690" w:type="dxa"/>
                <w:shd w:val="clear" w:color="auto" w:fill="C6D9F1" w:themeFill="text2" w:themeFillTint="33"/>
              </w:tcPr>
            </w:tcPrChange>
          </w:tcPr>
          <w:p w14:paraId="58ECE0C1" w14:textId="0CC6B34A" w:rsidR="00137686" w:rsidRPr="00A76009" w:rsidRDefault="00137686" w:rsidP="00137686">
            <w:pPr>
              <w:pStyle w:val="TableText"/>
              <w:keepNext/>
              <w:keepLines/>
              <w:jc w:val="center"/>
              <w:rPr>
                <w:rFonts w:cs="Arial"/>
                <w:sz w:val="20"/>
                <w:szCs w:val="20"/>
              </w:rPr>
            </w:pPr>
            <w:r w:rsidRPr="00A76009">
              <w:rPr>
                <w:rFonts w:cs="Arial"/>
                <w:sz w:val="20"/>
                <w:szCs w:val="20"/>
              </w:rPr>
              <w:t>8.</w:t>
            </w:r>
          </w:p>
        </w:tc>
        <w:tc>
          <w:tcPr>
            <w:tcW w:w="1939" w:type="pct"/>
            <w:tcPrChange w:id="257" w:author="Batra Yogesh (EXT)" w:date="2018-04-13T13:15:00Z">
              <w:tcPr>
                <w:tcW w:w="3630" w:type="dxa"/>
              </w:tcPr>
            </w:tcPrChange>
          </w:tcPr>
          <w:p w14:paraId="12773863" w14:textId="412AE55C" w:rsidR="00137686" w:rsidRPr="00A76009" w:rsidRDefault="00137686" w:rsidP="00137686">
            <w:pPr>
              <w:rPr>
                <w:rFonts w:cs="Arial"/>
                <w:sz w:val="20"/>
                <w:szCs w:val="20"/>
                <w:rPrChange w:id="258" w:author="Batra Yogesh (EXT)" w:date="2018-04-13T13:15:00Z">
                  <w:rPr>
                    <w:rFonts w:asciiTheme="minorHAnsi" w:hAnsiTheme="minorHAnsi"/>
                    <w:sz w:val="20"/>
                    <w:szCs w:val="20"/>
                  </w:rPr>
                </w:rPrChange>
              </w:rPr>
            </w:pPr>
            <w:r w:rsidRPr="00A76009">
              <w:rPr>
                <w:rFonts w:cs="Arial"/>
                <w:sz w:val="20"/>
                <w:szCs w:val="20"/>
                <w:rPrChange w:id="259" w:author="Batra Yogesh (EXT)" w:date="2018-04-13T13:15:00Z">
                  <w:rPr>
                    <w:rFonts w:asciiTheme="minorHAnsi" w:hAnsiTheme="minorHAnsi"/>
                    <w:sz w:val="20"/>
                    <w:szCs w:val="20"/>
                  </w:rPr>
                </w:rPrChange>
              </w:rPr>
              <w:t xml:space="preserve">Click in the box in </w:t>
            </w:r>
            <w:r w:rsidRPr="00A76009">
              <w:rPr>
                <w:rFonts w:cs="Arial"/>
                <w:b/>
                <w:i/>
                <w:sz w:val="20"/>
                <w:szCs w:val="20"/>
                <w:rPrChange w:id="260" w:author="Batra Yogesh (EXT)" w:date="2018-04-13T13:15:00Z">
                  <w:rPr>
                    <w:rFonts w:asciiTheme="minorHAnsi" w:hAnsiTheme="minorHAnsi"/>
                    <w:b/>
                    <w:i/>
                    <w:sz w:val="20"/>
                    <w:szCs w:val="20"/>
                  </w:rPr>
                </w:rPrChange>
              </w:rPr>
              <w:t>Include in Allocation</w:t>
            </w:r>
          </w:p>
        </w:tc>
        <w:tc>
          <w:tcPr>
            <w:tcW w:w="1154" w:type="pct"/>
            <w:tcPrChange w:id="261" w:author="Batra Yogesh (EXT)" w:date="2018-04-13T13:15:00Z">
              <w:tcPr>
                <w:tcW w:w="2160" w:type="dxa"/>
              </w:tcPr>
            </w:tcPrChange>
          </w:tcPr>
          <w:p w14:paraId="02BAF381" w14:textId="25ADCA4C" w:rsidR="00137686" w:rsidRPr="00A76009" w:rsidRDefault="00137686" w:rsidP="00137686">
            <w:pPr>
              <w:keepNext/>
              <w:keepLines/>
              <w:rPr>
                <w:rFonts w:cs="Arial"/>
                <w:sz w:val="20"/>
                <w:szCs w:val="20"/>
                <w:rPrChange w:id="262" w:author="Batra Yogesh (EXT)" w:date="2018-04-13T13:15:00Z">
                  <w:rPr>
                    <w:rFonts w:asciiTheme="minorHAnsi" w:hAnsiTheme="minorHAnsi"/>
                    <w:sz w:val="20"/>
                    <w:szCs w:val="20"/>
                  </w:rPr>
                </w:rPrChange>
              </w:rPr>
            </w:pPr>
            <w:r w:rsidRPr="00A76009">
              <w:rPr>
                <w:rFonts w:cs="Arial"/>
                <w:sz w:val="20"/>
                <w:szCs w:val="20"/>
                <w:rPrChange w:id="263" w:author="Batra Yogesh (EXT)" w:date="2018-04-13T13:15:00Z">
                  <w:rPr>
                    <w:rFonts w:asciiTheme="minorHAnsi" w:hAnsiTheme="minorHAnsi"/>
                    <w:sz w:val="20"/>
                    <w:szCs w:val="20"/>
                  </w:rPr>
                </w:rPrChange>
              </w:rPr>
              <w:t>Check mark is displayed</w:t>
            </w:r>
          </w:p>
        </w:tc>
        <w:tc>
          <w:tcPr>
            <w:tcW w:w="1538" w:type="pct"/>
            <w:tcPrChange w:id="264" w:author="Batra Yogesh (EXT)" w:date="2018-04-13T13:15:00Z">
              <w:tcPr>
                <w:tcW w:w="2880" w:type="dxa"/>
              </w:tcPr>
            </w:tcPrChange>
          </w:tcPr>
          <w:p w14:paraId="591C3E8E" w14:textId="77777777" w:rsidR="00137686" w:rsidRPr="00A76009" w:rsidRDefault="00137686" w:rsidP="00137686">
            <w:pPr>
              <w:textAlignment w:val="center"/>
              <w:rPr>
                <w:rFonts w:cs="Arial"/>
                <w:sz w:val="20"/>
                <w:rPrChange w:id="265" w:author="Batra Yogesh (EXT)" w:date="2018-04-13T13:15:00Z">
                  <w:rPr>
                    <w:rFonts w:asciiTheme="minorHAnsi" w:hAnsiTheme="minorHAnsi"/>
                    <w:sz w:val="20"/>
                  </w:rPr>
                </w:rPrChange>
              </w:rPr>
            </w:pPr>
          </w:p>
        </w:tc>
      </w:tr>
      <w:tr w:rsidR="00137686" w:rsidRPr="00A76009" w14:paraId="7A475456" w14:textId="77777777" w:rsidTr="00A76009">
        <w:tc>
          <w:tcPr>
            <w:tcW w:w="369" w:type="pct"/>
            <w:shd w:val="clear" w:color="auto" w:fill="C6D9F1" w:themeFill="text2" w:themeFillTint="33"/>
            <w:tcPrChange w:id="266" w:author="Batra Yogesh (EXT)" w:date="2018-04-13T13:15:00Z">
              <w:tcPr>
                <w:tcW w:w="690" w:type="dxa"/>
                <w:shd w:val="clear" w:color="auto" w:fill="C6D9F1" w:themeFill="text2" w:themeFillTint="33"/>
              </w:tcPr>
            </w:tcPrChange>
          </w:tcPr>
          <w:p w14:paraId="1974987C" w14:textId="62CB9213" w:rsidR="00137686" w:rsidRPr="00A76009" w:rsidRDefault="00137686" w:rsidP="00137686">
            <w:pPr>
              <w:pStyle w:val="TableText"/>
              <w:keepNext/>
              <w:keepLines/>
              <w:jc w:val="center"/>
              <w:rPr>
                <w:rFonts w:cs="Arial"/>
                <w:sz w:val="20"/>
                <w:szCs w:val="20"/>
              </w:rPr>
            </w:pPr>
            <w:r w:rsidRPr="00A76009">
              <w:rPr>
                <w:rFonts w:cs="Arial"/>
                <w:sz w:val="20"/>
                <w:szCs w:val="20"/>
              </w:rPr>
              <w:t>9.</w:t>
            </w:r>
          </w:p>
        </w:tc>
        <w:tc>
          <w:tcPr>
            <w:tcW w:w="1939" w:type="pct"/>
            <w:tcPrChange w:id="267" w:author="Batra Yogesh (EXT)" w:date="2018-04-13T13:15:00Z">
              <w:tcPr>
                <w:tcW w:w="3630" w:type="dxa"/>
              </w:tcPr>
            </w:tcPrChange>
          </w:tcPr>
          <w:p w14:paraId="290A8E9C" w14:textId="17369137" w:rsidR="00137686" w:rsidRPr="00A76009" w:rsidRDefault="00137686" w:rsidP="00137686">
            <w:pPr>
              <w:rPr>
                <w:rFonts w:cs="Arial"/>
                <w:sz w:val="20"/>
                <w:szCs w:val="20"/>
                <w:rPrChange w:id="268" w:author="Batra Yogesh (EXT)" w:date="2018-04-13T13:15:00Z">
                  <w:rPr>
                    <w:rFonts w:asciiTheme="minorHAnsi" w:hAnsiTheme="minorHAnsi"/>
                    <w:sz w:val="20"/>
                    <w:szCs w:val="20"/>
                  </w:rPr>
                </w:rPrChange>
              </w:rPr>
            </w:pPr>
            <w:r w:rsidRPr="00A76009">
              <w:rPr>
                <w:rFonts w:cs="Arial"/>
                <w:sz w:val="20"/>
                <w:szCs w:val="20"/>
                <w:rPrChange w:id="269" w:author="Batra Yogesh (EXT)" w:date="2018-04-13T13:15:00Z">
                  <w:rPr>
                    <w:rFonts w:asciiTheme="minorHAnsi" w:hAnsiTheme="minorHAnsi"/>
                    <w:sz w:val="20"/>
                    <w:szCs w:val="20"/>
                  </w:rPr>
                </w:rPrChange>
              </w:rPr>
              <w:t>Other input boxes are left blank</w:t>
            </w:r>
          </w:p>
        </w:tc>
        <w:tc>
          <w:tcPr>
            <w:tcW w:w="1154" w:type="pct"/>
            <w:tcPrChange w:id="270" w:author="Batra Yogesh (EXT)" w:date="2018-04-13T13:15:00Z">
              <w:tcPr>
                <w:tcW w:w="2160" w:type="dxa"/>
              </w:tcPr>
            </w:tcPrChange>
          </w:tcPr>
          <w:p w14:paraId="150DCE0B" w14:textId="77777777" w:rsidR="00137686" w:rsidRPr="00A76009" w:rsidRDefault="00137686" w:rsidP="00137686">
            <w:pPr>
              <w:keepNext/>
              <w:keepLines/>
              <w:rPr>
                <w:rFonts w:cs="Arial"/>
                <w:sz w:val="20"/>
                <w:szCs w:val="20"/>
                <w:rPrChange w:id="271" w:author="Batra Yogesh (EXT)" w:date="2018-04-13T13:15:00Z">
                  <w:rPr>
                    <w:rFonts w:asciiTheme="minorHAnsi" w:hAnsiTheme="minorHAnsi"/>
                    <w:sz w:val="20"/>
                    <w:szCs w:val="20"/>
                  </w:rPr>
                </w:rPrChange>
              </w:rPr>
            </w:pPr>
          </w:p>
        </w:tc>
        <w:tc>
          <w:tcPr>
            <w:tcW w:w="1538" w:type="pct"/>
            <w:tcPrChange w:id="272" w:author="Batra Yogesh (EXT)" w:date="2018-04-13T13:15:00Z">
              <w:tcPr>
                <w:tcW w:w="2880" w:type="dxa"/>
              </w:tcPr>
            </w:tcPrChange>
          </w:tcPr>
          <w:p w14:paraId="4DA62787" w14:textId="77777777" w:rsidR="00137686" w:rsidRPr="00A76009" w:rsidRDefault="00137686" w:rsidP="00137686">
            <w:pPr>
              <w:textAlignment w:val="center"/>
              <w:rPr>
                <w:rFonts w:cs="Arial"/>
                <w:sz w:val="20"/>
                <w:rPrChange w:id="273" w:author="Batra Yogesh (EXT)" w:date="2018-04-13T13:15:00Z">
                  <w:rPr>
                    <w:rFonts w:asciiTheme="minorHAnsi" w:hAnsiTheme="minorHAnsi"/>
                    <w:sz w:val="20"/>
                  </w:rPr>
                </w:rPrChange>
              </w:rPr>
            </w:pPr>
          </w:p>
        </w:tc>
      </w:tr>
      <w:tr w:rsidR="00137686" w:rsidRPr="00A76009" w14:paraId="6A31BAE4" w14:textId="77777777" w:rsidTr="00A76009">
        <w:tc>
          <w:tcPr>
            <w:tcW w:w="369" w:type="pct"/>
            <w:shd w:val="clear" w:color="auto" w:fill="C6D9F1" w:themeFill="text2" w:themeFillTint="33"/>
            <w:tcPrChange w:id="274" w:author="Batra Yogesh (EXT)" w:date="2018-04-13T13:15:00Z">
              <w:tcPr>
                <w:tcW w:w="690" w:type="dxa"/>
                <w:shd w:val="clear" w:color="auto" w:fill="C6D9F1" w:themeFill="text2" w:themeFillTint="33"/>
              </w:tcPr>
            </w:tcPrChange>
          </w:tcPr>
          <w:p w14:paraId="1D7B4F78" w14:textId="343AB3F6" w:rsidR="00137686" w:rsidRPr="00A76009" w:rsidRDefault="00137686" w:rsidP="00137686">
            <w:pPr>
              <w:pStyle w:val="TableText"/>
              <w:keepNext/>
              <w:keepLines/>
              <w:jc w:val="center"/>
              <w:rPr>
                <w:rFonts w:cs="Arial"/>
                <w:sz w:val="20"/>
                <w:szCs w:val="20"/>
              </w:rPr>
            </w:pPr>
            <w:r w:rsidRPr="00A76009">
              <w:rPr>
                <w:rFonts w:cs="Arial"/>
                <w:sz w:val="20"/>
                <w:szCs w:val="20"/>
              </w:rPr>
              <w:t>10.</w:t>
            </w:r>
          </w:p>
        </w:tc>
        <w:tc>
          <w:tcPr>
            <w:tcW w:w="1939" w:type="pct"/>
            <w:tcPrChange w:id="275" w:author="Batra Yogesh (EXT)" w:date="2018-04-13T13:15:00Z">
              <w:tcPr>
                <w:tcW w:w="3630" w:type="dxa"/>
              </w:tcPr>
            </w:tcPrChange>
          </w:tcPr>
          <w:p w14:paraId="1EA47B8C" w14:textId="236DA906" w:rsidR="00137686" w:rsidRPr="00A76009" w:rsidRDefault="00137686" w:rsidP="00137686">
            <w:pPr>
              <w:rPr>
                <w:rFonts w:cs="Arial"/>
                <w:sz w:val="20"/>
                <w:szCs w:val="20"/>
                <w:rPrChange w:id="276" w:author="Batra Yogesh (EXT)" w:date="2018-04-13T13:15:00Z">
                  <w:rPr>
                    <w:rFonts w:asciiTheme="minorHAnsi" w:hAnsiTheme="minorHAnsi"/>
                    <w:sz w:val="20"/>
                    <w:szCs w:val="20"/>
                  </w:rPr>
                </w:rPrChange>
              </w:rPr>
            </w:pPr>
            <w:r w:rsidRPr="00A76009">
              <w:rPr>
                <w:rFonts w:cs="Arial"/>
                <w:sz w:val="20"/>
                <w:szCs w:val="20"/>
                <w:rPrChange w:id="277" w:author="Batra Yogesh (EXT)" w:date="2018-04-13T13:15:00Z">
                  <w:rPr>
                    <w:rFonts w:asciiTheme="minorHAnsi" w:hAnsiTheme="minorHAnsi"/>
                    <w:sz w:val="20"/>
                    <w:szCs w:val="20"/>
                  </w:rPr>
                </w:rPrChange>
              </w:rPr>
              <w:t xml:space="preserve">Click the </w:t>
            </w:r>
            <w:r w:rsidRPr="00A76009">
              <w:rPr>
                <w:rFonts w:cs="Arial"/>
                <w:b/>
                <w:i/>
                <w:sz w:val="20"/>
                <w:szCs w:val="20"/>
                <w:rPrChange w:id="278" w:author="Batra Yogesh (EXT)" w:date="2018-04-13T13:15:00Z">
                  <w:rPr>
                    <w:rFonts w:asciiTheme="minorHAnsi" w:hAnsiTheme="minorHAnsi"/>
                    <w:b/>
                    <w:i/>
                    <w:sz w:val="20"/>
                    <w:szCs w:val="20"/>
                  </w:rPr>
                </w:rPrChange>
              </w:rPr>
              <w:t>Save</w:t>
            </w:r>
            <w:r w:rsidRPr="00A76009">
              <w:rPr>
                <w:rFonts w:cs="Arial"/>
                <w:sz w:val="20"/>
                <w:szCs w:val="20"/>
                <w:rPrChange w:id="279" w:author="Batra Yogesh (EXT)" w:date="2018-04-13T13:15:00Z">
                  <w:rPr>
                    <w:rFonts w:asciiTheme="minorHAnsi" w:hAnsiTheme="minorHAnsi"/>
                    <w:sz w:val="20"/>
                    <w:szCs w:val="20"/>
                  </w:rPr>
                </w:rPrChange>
              </w:rPr>
              <w:t xml:space="preserve"> icon</w:t>
            </w:r>
          </w:p>
        </w:tc>
        <w:tc>
          <w:tcPr>
            <w:tcW w:w="1154" w:type="pct"/>
            <w:tcPrChange w:id="280" w:author="Batra Yogesh (EXT)" w:date="2018-04-13T13:15:00Z">
              <w:tcPr>
                <w:tcW w:w="2160" w:type="dxa"/>
              </w:tcPr>
            </w:tcPrChange>
          </w:tcPr>
          <w:p w14:paraId="2724723E" w14:textId="40FA0DF1" w:rsidR="00137686" w:rsidRPr="00A76009" w:rsidRDefault="00137686" w:rsidP="00137686">
            <w:pPr>
              <w:keepNext/>
              <w:keepLines/>
              <w:rPr>
                <w:rFonts w:cs="Arial"/>
                <w:sz w:val="20"/>
                <w:szCs w:val="20"/>
                <w:rPrChange w:id="281" w:author="Batra Yogesh (EXT)" w:date="2018-04-13T13:15:00Z">
                  <w:rPr>
                    <w:rFonts w:asciiTheme="minorHAnsi" w:hAnsiTheme="minorHAnsi"/>
                    <w:sz w:val="20"/>
                    <w:szCs w:val="20"/>
                  </w:rPr>
                </w:rPrChange>
              </w:rPr>
            </w:pPr>
            <w:r w:rsidRPr="00A76009">
              <w:rPr>
                <w:rFonts w:cs="Arial"/>
                <w:sz w:val="20"/>
                <w:szCs w:val="20"/>
                <w:rPrChange w:id="282" w:author="Batra Yogesh (EXT)" w:date="2018-04-13T13:15:00Z">
                  <w:rPr>
                    <w:rFonts w:asciiTheme="minorHAnsi" w:hAnsiTheme="minorHAnsi"/>
                    <w:sz w:val="20"/>
                    <w:szCs w:val="20"/>
                  </w:rPr>
                </w:rPrChange>
              </w:rPr>
              <w:t>The allocation network is saved and available for use in other EC screens.</w:t>
            </w:r>
          </w:p>
        </w:tc>
        <w:tc>
          <w:tcPr>
            <w:tcW w:w="1538" w:type="pct"/>
            <w:tcPrChange w:id="283" w:author="Batra Yogesh (EXT)" w:date="2018-04-13T13:15:00Z">
              <w:tcPr>
                <w:tcW w:w="2880" w:type="dxa"/>
              </w:tcPr>
            </w:tcPrChange>
          </w:tcPr>
          <w:p w14:paraId="3C3F79D5" w14:textId="77777777" w:rsidR="00137686" w:rsidRPr="00A76009" w:rsidRDefault="00137686" w:rsidP="00137686">
            <w:pPr>
              <w:textAlignment w:val="center"/>
              <w:rPr>
                <w:rFonts w:cs="Arial"/>
                <w:sz w:val="20"/>
                <w:rPrChange w:id="284" w:author="Batra Yogesh (EXT)" w:date="2018-04-13T13:15:00Z">
                  <w:rPr>
                    <w:rFonts w:asciiTheme="minorHAnsi" w:hAnsiTheme="minorHAnsi"/>
                    <w:sz w:val="20"/>
                  </w:rPr>
                </w:rPrChange>
              </w:rPr>
            </w:pPr>
          </w:p>
        </w:tc>
      </w:tr>
      <w:tr w:rsidR="00137686" w:rsidRPr="00A76009" w14:paraId="30ECEF77" w14:textId="77777777" w:rsidTr="00A76009">
        <w:tc>
          <w:tcPr>
            <w:tcW w:w="369" w:type="pct"/>
            <w:tcBorders>
              <w:top w:val="single" w:sz="4" w:space="0" w:color="auto"/>
              <w:bottom w:val="single" w:sz="4" w:space="0" w:color="auto"/>
            </w:tcBorders>
            <w:shd w:val="clear" w:color="auto" w:fill="C6D9F1" w:themeFill="text2" w:themeFillTint="33"/>
            <w:tcPrChange w:id="285" w:author="Batra Yogesh (EXT)" w:date="2018-04-13T13:15:00Z">
              <w:tcPr>
                <w:tcW w:w="690" w:type="dxa"/>
                <w:tcBorders>
                  <w:top w:val="single" w:sz="4" w:space="0" w:color="auto"/>
                  <w:bottom w:val="single" w:sz="4" w:space="0" w:color="auto"/>
                </w:tcBorders>
                <w:shd w:val="clear" w:color="auto" w:fill="C6D9F1" w:themeFill="text2" w:themeFillTint="33"/>
              </w:tcPr>
            </w:tcPrChange>
          </w:tcPr>
          <w:p w14:paraId="25F48A34" w14:textId="77777777" w:rsidR="00137686" w:rsidRPr="00A76009" w:rsidRDefault="00137686" w:rsidP="00137686">
            <w:pPr>
              <w:pStyle w:val="TableText"/>
              <w:keepNext/>
              <w:keepLines/>
              <w:numPr>
                <w:ilvl w:val="1"/>
                <w:numId w:val="5"/>
              </w:numPr>
              <w:jc w:val="center"/>
              <w:rPr>
                <w:rFonts w:cs="Arial"/>
                <w:sz w:val="20"/>
                <w:szCs w:val="20"/>
              </w:rPr>
            </w:pPr>
          </w:p>
        </w:tc>
        <w:tc>
          <w:tcPr>
            <w:tcW w:w="1939" w:type="pct"/>
            <w:shd w:val="clear" w:color="auto" w:fill="C6D9F1" w:themeFill="text2" w:themeFillTint="33"/>
            <w:tcPrChange w:id="286" w:author="Batra Yogesh (EXT)" w:date="2018-04-13T13:15:00Z">
              <w:tcPr>
                <w:tcW w:w="3630" w:type="dxa"/>
                <w:shd w:val="clear" w:color="auto" w:fill="C6D9F1" w:themeFill="text2" w:themeFillTint="33"/>
              </w:tcPr>
            </w:tcPrChange>
          </w:tcPr>
          <w:p w14:paraId="3166A11E" w14:textId="77777777" w:rsidR="00137686" w:rsidRPr="00A76009" w:rsidRDefault="00137686" w:rsidP="00137686">
            <w:pPr>
              <w:pStyle w:val="TableText"/>
              <w:keepNext/>
              <w:keepLines/>
              <w:rPr>
                <w:rFonts w:cs="Arial"/>
                <w:sz w:val="20"/>
                <w:szCs w:val="20"/>
              </w:rPr>
            </w:pPr>
            <w:r w:rsidRPr="00A76009">
              <w:rPr>
                <w:rFonts w:cs="Arial"/>
                <w:sz w:val="20"/>
                <w:szCs w:val="20"/>
              </w:rPr>
              <w:t>END OF USE CASE</w:t>
            </w:r>
          </w:p>
        </w:tc>
        <w:tc>
          <w:tcPr>
            <w:tcW w:w="1154" w:type="pct"/>
            <w:shd w:val="clear" w:color="auto" w:fill="C6D9F1" w:themeFill="text2" w:themeFillTint="33"/>
            <w:tcPrChange w:id="287" w:author="Batra Yogesh (EXT)" w:date="2018-04-13T13:15:00Z">
              <w:tcPr>
                <w:tcW w:w="2160" w:type="dxa"/>
                <w:shd w:val="clear" w:color="auto" w:fill="C6D9F1" w:themeFill="text2" w:themeFillTint="33"/>
              </w:tcPr>
            </w:tcPrChange>
          </w:tcPr>
          <w:p w14:paraId="493FC687" w14:textId="77777777" w:rsidR="00137686" w:rsidRPr="00A76009" w:rsidRDefault="00137686" w:rsidP="00137686">
            <w:pPr>
              <w:keepNext/>
              <w:keepLines/>
              <w:rPr>
                <w:rFonts w:cs="Arial"/>
                <w:sz w:val="20"/>
                <w:szCs w:val="20"/>
              </w:rPr>
            </w:pPr>
          </w:p>
        </w:tc>
        <w:tc>
          <w:tcPr>
            <w:tcW w:w="1538" w:type="pct"/>
            <w:shd w:val="clear" w:color="auto" w:fill="C6D9F1" w:themeFill="text2" w:themeFillTint="33"/>
            <w:tcPrChange w:id="288" w:author="Batra Yogesh (EXT)" w:date="2018-04-13T13:15:00Z">
              <w:tcPr>
                <w:tcW w:w="2880" w:type="dxa"/>
                <w:shd w:val="clear" w:color="auto" w:fill="C6D9F1" w:themeFill="text2" w:themeFillTint="33"/>
              </w:tcPr>
            </w:tcPrChange>
          </w:tcPr>
          <w:p w14:paraId="2EAFFF96" w14:textId="77777777" w:rsidR="00137686" w:rsidRPr="00A76009" w:rsidRDefault="00137686" w:rsidP="00137686">
            <w:pPr>
              <w:keepNext/>
              <w:keepLines/>
              <w:rPr>
                <w:rFonts w:cs="Arial"/>
                <w:sz w:val="20"/>
                <w:szCs w:val="20"/>
              </w:rPr>
            </w:pPr>
          </w:p>
        </w:tc>
      </w:tr>
    </w:tbl>
    <w:p w14:paraId="27CC4C89" w14:textId="77777777" w:rsidR="00C6253C" w:rsidRPr="00A76009" w:rsidRDefault="00C6253C">
      <w:pPr>
        <w:rPr>
          <w:rFonts w:cs="Arial"/>
          <w:b/>
          <w:bCs/>
          <w:sz w:val="24"/>
          <w:szCs w:val="32"/>
        </w:rPr>
      </w:pPr>
    </w:p>
    <w:p w14:paraId="0BAA37FF" w14:textId="73D7F0C1" w:rsidR="004D61A0" w:rsidRPr="00A76009" w:rsidRDefault="004D61A0" w:rsidP="005D1403">
      <w:pPr>
        <w:pStyle w:val="Heading1"/>
      </w:pPr>
      <w:bookmarkStart w:id="289" w:name="_Toc502312904"/>
      <w:r w:rsidRPr="00A76009">
        <w:t>Alternative</w:t>
      </w:r>
      <w:bookmarkEnd w:id="159"/>
      <w:r w:rsidR="00BF2F96" w:rsidRPr="00A76009">
        <w:t>s</w:t>
      </w:r>
      <w:bookmarkEnd w:id="289"/>
      <w:r w:rsidR="00023077" w:rsidRPr="00A76009">
        <w:t xml:space="preserve"> </w:t>
      </w:r>
    </w:p>
    <w:p w14:paraId="77D30341" w14:textId="77777777" w:rsidR="00137686" w:rsidRPr="00A76009" w:rsidRDefault="00137686" w:rsidP="00137686">
      <w:pPr>
        <w:pStyle w:val="Heading2"/>
        <w:ind w:left="1296"/>
        <w:rPr>
          <w:rPrChange w:id="290" w:author="Batra Yogesh (EXT)" w:date="2018-04-13T13:15:00Z">
            <w:rPr>
              <w:rFonts w:asciiTheme="minorHAnsi" w:hAnsiTheme="minorHAnsi"/>
            </w:rPr>
          </w:rPrChange>
        </w:rPr>
      </w:pPr>
      <w:bookmarkStart w:id="291" w:name="_Toc55750750"/>
      <w:bookmarkStart w:id="292" w:name="_Toc55748915"/>
      <w:bookmarkStart w:id="293" w:name="_Toc241653459"/>
      <w:bookmarkStart w:id="294" w:name="_Toc474485465"/>
      <w:bookmarkStart w:id="295" w:name="_Toc502312905"/>
      <w:r w:rsidRPr="00A76009">
        <w:rPr>
          <w:rPrChange w:id="296" w:author="Batra Yogesh (EXT)" w:date="2018-04-13T13:15:00Z">
            <w:rPr>
              <w:rFonts w:asciiTheme="minorHAnsi" w:hAnsiTheme="minorHAnsi"/>
            </w:rPr>
          </w:rPrChange>
        </w:rPr>
        <w:t>Alternate Condition A1:</w:t>
      </w:r>
      <w:bookmarkEnd w:id="291"/>
      <w:r w:rsidRPr="00A76009">
        <w:rPr>
          <w:rPrChange w:id="297" w:author="Batra Yogesh (EXT)" w:date="2018-04-13T13:15:00Z">
            <w:rPr>
              <w:rFonts w:asciiTheme="minorHAnsi" w:hAnsiTheme="minorHAnsi"/>
            </w:rPr>
          </w:rPrChange>
        </w:rPr>
        <w:t xml:space="preserve"> </w:t>
      </w:r>
      <w:bookmarkEnd w:id="292"/>
      <w:bookmarkEnd w:id="293"/>
      <w:r w:rsidRPr="00A76009">
        <w:rPr>
          <w:rPrChange w:id="298" w:author="Batra Yogesh (EXT)" w:date="2018-04-13T13:15:00Z">
            <w:rPr>
              <w:rFonts w:asciiTheme="minorHAnsi" w:hAnsiTheme="minorHAnsi"/>
            </w:rPr>
          </w:rPrChange>
        </w:rPr>
        <w:t>Update the Node due to error</w:t>
      </w:r>
      <w:bookmarkEnd w:id="294"/>
      <w:bookmarkEnd w:id="295"/>
    </w:p>
    <w:p w14:paraId="7530C5C1" w14:textId="77777777" w:rsidR="00137686" w:rsidRPr="00A76009" w:rsidRDefault="00137686" w:rsidP="00137686">
      <w:pPr>
        <w:ind w:left="1296"/>
        <w:rPr>
          <w:rFonts w:cs="Arial"/>
          <w:szCs w:val="22"/>
          <w:rPrChange w:id="299" w:author="Batra Yogesh (EXT)" w:date="2018-04-13T13:15:00Z">
            <w:rPr>
              <w:rFonts w:asciiTheme="minorHAnsi" w:hAnsiTheme="minorHAnsi"/>
            </w:rPr>
          </w:rPrChange>
        </w:rPr>
      </w:pPr>
      <w:r w:rsidRPr="00A76009">
        <w:rPr>
          <w:rFonts w:cs="Arial"/>
          <w:b/>
          <w:iCs/>
          <w:szCs w:val="22"/>
          <w:rPrChange w:id="300" w:author="Batra Yogesh (EXT)" w:date="2018-04-13T13:15:00Z">
            <w:rPr>
              <w:rFonts w:asciiTheme="minorHAnsi" w:hAnsiTheme="minorHAnsi" w:cs="Arial"/>
              <w:b/>
              <w:iCs/>
              <w:sz w:val="20"/>
              <w:szCs w:val="28"/>
            </w:rPr>
          </w:rPrChange>
        </w:rPr>
        <w:t>Details:</w:t>
      </w:r>
      <w:r w:rsidRPr="00A76009">
        <w:rPr>
          <w:rFonts w:cs="Arial"/>
          <w:szCs w:val="22"/>
          <w:rPrChange w:id="301" w:author="Batra Yogesh (EXT)" w:date="2018-04-13T13:15:00Z">
            <w:rPr>
              <w:rFonts w:asciiTheme="minorHAnsi" w:hAnsiTheme="minorHAnsi"/>
            </w:rPr>
          </w:rPrChange>
        </w:rPr>
        <w:t xml:space="preserve">  </w:t>
      </w:r>
      <w:r w:rsidRPr="00A76009">
        <w:rPr>
          <w:rFonts w:cs="Arial"/>
          <w:szCs w:val="22"/>
          <w:rPrChange w:id="302" w:author="Batra Yogesh (EXT)" w:date="2018-04-13T13:15:00Z">
            <w:rPr>
              <w:rFonts w:asciiTheme="minorHAnsi" w:hAnsiTheme="minorHAnsi"/>
              <w:sz w:val="20"/>
              <w:szCs w:val="20"/>
            </w:rPr>
          </w:rPrChange>
        </w:rPr>
        <w:t>The steps below are relevant when a Node requires an update to any attributes due to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03" w:author="Batra Yogesh (EXT)" w:date="2018-04-13T13:15:00Z">
          <w:tblPr>
            <w:tblW w:w="8100" w:type="dxa"/>
            <w:tblInd w:w="1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1040"/>
        <w:gridCol w:w="3845"/>
        <w:gridCol w:w="3117"/>
        <w:gridCol w:w="1348"/>
        <w:tblGridChange w:id="304">
          <w:tblGrid>
            <w:gridCol w:w="900"/>
            <w:gridCol w:w="3330"/>
            <w:gridCol w:w="2700"/>
            <w:gridCol w:w="1170"/>
          </w:tblGrid>
        </w:tblGridChange>
      </w:tblGrid>
      <w:tr w:rsidR="00137686" w:rsidRPr="00A76009" w14:paraId="15725722" w14:textId="77777777" w:rsidTr="00A76009">
        <w:trPr>
          <w:cantSplit/>
          <w:tblHeader/>
          <w:trPrChange w:id="305"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pct15" w:color="auto" w:fill="auto"/>
            <w:tcPrChange w:id="306" w:author="Batra Yogesh (EXT)" w:date="2018-04-13T13:15:00Z">
              <w:tcPr>
                <w:tcW w:w="900" w:type="dxa"/>
                <w:tcBorders>
                  <w:top w:val="single" w:sz="4" w:space="0" w:color="auto"/>
                  <w:left w:val="single" w:sz="4" w:space="0" w:color="auto"/>
                  <w:bottom w:val="single" w:sz="4" w:space="0" w:color="auto"/>
                  <w:right w:val="single" w:sz="4" w:space="0" w:color="auto"/>
                </w:tcBorders>
                <w:shd w:val="pct15" w:color="auto" w:fill="auto"/>
              </w:tcPr>
            </w:tcPrChange>
          </w:tcPr>
          <w:p w14:paraId="6B1F61BD" w14:textId="77777777" w:rsidR="00137686" w:rsidRPr="00A76009" w:rsidRDefault="00137686" w:rsidP="00B81F5B">
            <w:pPr>
              <w:pStyle w:val="ColumnHead"/>
              <w:keepNext/>
              <w:keepLines/>
              <w:rPr>
                <w:rFonts w:cs="Arial"/>
                <w:sz w:val="20"/>
                <w:rPrChange w:id="307" w:author="Batra Yogesh (EXT)" w:date="2018-04-13T13:15:00Z">
                  <w:rPr>
                    <w:rFonts w:asciiTheme="minorHAnsi" w:hAnsiTheme="minorHAnsi"/>
                    <w:sz w:val="20"/>
                  </w:rPr>
                </w:rPrChange>
              </w:rPr>
            </w:pPr>
            <w:r w:rsidRPr="00A76009">
              <w:rPr>
                <w:rFonts w:cs="Arial"/>
                <w:sz w:val="20"/>
                <w:rPrChange w:id="308" w:author="Batra Yogesh (EXT)" w:date="2018-04-13T13:15:00Z">
                  <w:rPr>
                    <w:rFonts w:asciiTheme="minorHAnsi" w:hAnsiTheme="minorHAnsi"/>
                    <w:sz w:val="20"/>
                  </w:rPr>
                </w:rPrChange>
              </w:rPr>
              <w:lastRenderedPageBreak/>
              <w:t>Step</w:t>
            </w:r>
          </w:p>
        </w:tc>
        <w:tc>
          <w:tcPr>
            <w:tcW w:w="2056" w:type="pct"/>
            <w:tcBorders>
              <w:top w:val="single" w:sz="4" w:space="0" w:color="auto"/>
              <w:left w:val="single" w:sz="4" w:space="0" w:color="auto"/>
              <w:bottom w:val="single" w:sz="4" w:space="0" w:color="auto"/>
              <w:right w:val="single" w:sz="4" w:space="0" w:color="auto"/>
            </w:tcBorders>
            <w:shd w:val="pct15" w:color="auto" w:fill="auto"/>
            <w:tcPrChange w:id="309" w:author="Batra Yogesh (EXT)" w:date="2018-04-13T13:15:00Z">
              <w:tcPr>
                <w:tcW w:w="3330" w:type="dxa"/>
                <w:tcBorders>
                  <w:top w:val="single" w:sz="4" w:space="0" w:color="auto"/>
                  <w:left w:val="single" w:sz="4" w:space="0" w:color="auto"/>
                  <w:bottom w:val="single" w:sz="4" w:space="0" w:color="auto"/>
                  <w:right w:val="single" w:sz="4" w:space="0" w:color="auto"/>
                </w:tcBorders>
                <w:shd w:val="pct15" w:color="auto" w:fill="auto"/>
              </w:tcPr>
            </w:tcPrChange>
          </w:tcPr>
          <w:p w14:paraId="2DF58DC4" w14:textId="77777777" w:rsidR="00137686" w:rsidRPr="00A76009" w:rsidRDefault="00137686" w:rsidP="00B81F5B">
            <w:pPr>
              <w:pStyle w:val="ColumnHead"/>
              <w:keepNext/>
              <w:keepLines/>
              <w:rPr>
                <w:rFonts w:cs="Arial"/>
                <w:sz w:val="20"/>
                <w:rPrChange w:id="310" w:author="Batra Yogesh (EXT)" w:date="2018-04-13T13:15:00Z">
                  <w:rPr>
                    <w:rFonts w:asciiTheme="minorHAnsi" w:hAnsiTheme="minorHAnsi"/>
                    <w:sz w:val="20"/>
                  </w:rPr>
                </w:rPrChange>
              </w:rPr>
            </w:pPr>
            <w:r w:rsidRPr="00A76009">
              <w:rPr>
                <w:rFonts w:cs="Arial"/>
                <w:sz w:val="20"/>
                <w:rPrChange w:id="311" w:author="Batra Yogesh (EXT)" w:date="2018-04-13T13:15:00Z">
                  <w:rPr>
                    <w:rFonts w:asciiTheme="minorHAnsi" w:hAnsiTheme="minorHAnsi"/>
                    <w:sz w:val="20"/>
                  </w:rPr>
                </w:rPrChange>
              </w:rPr>
              <w:t>Actor Action</w:t>
            </w:r>
          </w:p>
        </w:tc>
        <w:tc>
          <w:tcPr>
            <w:tcW w:w="1667" w:type="pct"/>
            <w:tcBorders>
              <w:top w:val="single" w:sz="4" w:space="0" w:color="auto"/>
              <w:left w:val="single" w:sz="4" w:space="0" w:color="auto"/>
              <w:bottom w:val="single" w:sz="4" w:space="0" w:color="auto"/>
              <w:right w:val="single" w:sz="4" w:space="0" w:color="auto"/>
            </w:tcBorders>
            <w:shd w:val="pct15" w:color="auto" w:fill="auto"/>
            <w:tcPrChange w:id="312" w:author="Batra Yogesh (EXT)" w:date="2018-04-13T13:15:00Z">
              <w:tcPr>
                <w:tcW w:w="2700" w:type="dxa"/>
                <w:tcBorders>
                  <w:top w:val="single" w:sz="4" w:space="0" w:color="auto"/>
                  <w:left w:val="single" w:sz="4" w:space="0" w:color="auto"/>
                  <w:bottom w:val="single" w:sz="4" w:space="0" w:color="auto"/>
                  <w:right w:val="single" w:sz="4" w:space="0" w:color="auto"/>
                </w:tcBorders>
                <w:shd w:val="pct15" w:color="auto" w:fill="auto"/>
              </w:tcPr>
            </w:tcPrChange>
          </w:tcPr>
          <w:p w14:paraId="404C66A7" w14:textId="77777777" w:rsidR="00137686" w:rsidRPr="00A76009" w:rsidRDefault="00137686" w:rsidP="00B81F5B">
            <w:pPr>
              <w:pStyle w:val="ColumnHead"/>
              <w:keepNext/>
              <w:keepLines/>
              <w:rPr>
                <w:rFonts w:cs="Arial"/>
                <w:sz w:val="20"/>
                <w:rPrChange w:id="313" w:author="Batra Yogesh (EXT)" w:date="2018-04-13T13:15:00Z">
                  <w:rPr>
                    <w:rFonts w:asciiTheme="minorHAnsi" w:hAnsiTheme="minorHAnsi"/>
                    <w:sz w:val="20"/>
                  </w:rPr>
                </w:rPrChange>
              </w:rPr>
            </w:pPr>
            <w:r w:rsidRPr="00A76009">
              <w:rPr>
                <w:rFonts w:cs="Arial"/>
                <w:sz w:val="20"/>
                <w:rPrChange w:id="314" w:author="Batra Yogesh (EXT)" w:date="2018-04-13T13:15:00Z">
                  <w:rPr>
                    <w:rFonts w:asciiTheme="minorHAnsi" w:hAnsiTheme="minorHAnsi"/>
                    <w:sz w:val="20"/>
                  </w:rPr>
                </w:rPrChange>
              </w:rPr>
              <w:t>System Response</w:t>
            </w:r>
          </w:p>
        </w:tc>
        <w:tc>
          <w:tcPr>
            <w:tcW w:w="722" w:type="pct"/>
            <w:tcBorders>
              <w:top w:val="single" w:sz="4" w:space="0" w:color="auto"/>
              <w:left w:val="single" w:sz="4" w:space="0" w:color="auto"/>
              <w:bottom w:val="single" w:sz="4" w:space="0" w:color="auto"/>
              <w:right w:val="single" w:sz="4" w:space="0" w:color="auto"/>
            </w:tcBorders>
            <w:shd w:val="pct15" w:color="auto" w:fill="auto"/>
            <w:tcPrChange w:id="315" w:author="Batra Yogesh (EXT)" w:date="2018-04-13T13:15:00Z">
              <w:tcPr>
                <w:tcW w:w="1170" w:type="dxa"/>
                <w:tcBorders>
                  <w:top w:val="single" w:sz="4" w:space="0" w:color="auto"/>
                  <w:left w:val="single" w:sz="4" w:space="0" w:color="auto"/>
                  <w:bottom w:val="single" w:sz="4" w:space="0" w:color="auto"/>
                  <w:right w:val="single" w:sz="4" w:space="0" w:color="auto"/>
                </w:tcBorders>
                <w:shd w:val="pct15" w:color="auto" w:fill="auto"/>
              </w:tcPr>
            </w:tcPrChange>
          </w:tcPr>
          <w:p w14:paraId="4E0AF553" w14:textId="77777777" w:rsidR="00137686" w:rsidRPr="00A76009" w:rsidRDefault="00137686" w:rsidP="00B81F5B">
            <w:pPr>
              <w:pStyle w:val="ColumnHead"/>
              <w:keepNext/>
              <w:keepLines/>
              <w:rPr>
                <w:rFonts w:cs="Arial"/>
                <w:sz w:val="20"/>
                <w:rPrChange w:id="316" w:author="Batra Yogesh (EXT)" w:date="2018-04-13T13:15:00Z">
                  <w:rPr>
                    <w:rFonts w:asciiTheme="minorHAnsi" w:hAnsiTheme="minorHAnsi"/>
                    <w:sz w:val="20"/>
                  </w:rPr>
                </w:rPrChange>
              </w:rPr>
            </w:pPr>
            <w:r w:rsidRPr="00A76009">
              <w:rPr>
                <w:rFonts w:cs="Arial"/>
                <w:sz w:val="20"/>
                <w:rPrChange w:id="317" w:author="Batra Yogesh (EXT)" w:date="2018-04-13T13:15:00Z">
                  <w:rPr>
                    <w:rFonts w:asciiTheme="minorHAnsi" w:hAnsiTheme="minorHAnsi"/>
                    <w:sz w:val="20"/>
                  </w:rPr>
                </w:rPrChange>
              </w:rPr>
              <w:t>Ref</w:t>
            </w:r>
          </w:p>
        </w:tc>
      </w:tr>
      <w:tr w:rsidR="00137686" w:rsidRPr="00A76009" w14:paraId="62025412" w14:textId="77777777" w:rsidTr="00A76009">
        <w:trPr>
          <w:cantSplit/>
          <w:tblHeader/>
          <w:trPrChange w:id="318"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clear" w:color="auto" w:fill="auto"/>
            <w:tcPrChange w:id="319" w:author="Batra Yogesh (EXT)" w:date="2018-04-13T13:15: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5E856EFE" w14:textId="77777777" w:rsidR="00137686" w:rsidRPr="00A76009" w:rsidRDefault="00137686" w:rsidP="00B81F5B">
            <w:pPr>
              <w:pStyle w:val="TableText"/>
              <w:keepNext/>
              <w:keepLines/>
              <w:rPr>
                <w:rFonts w:cs="Arial"/>
                <w:color w:val="000000"/>
                <w:sz w:val="20"/>
                <w:rPrChange w:id="320" w:author="Batra Yogesh (EXT)" w:date="2018-04-13T13:15:00Z">
                  <w:rPr>
                    <w:rFonts w:asciiTheme="minorHAnsi" w:hAnsiTheme="minorHAnsi"/>
                    <w:color w:val="000000"/>
                    <w:sz w:val="20"/>
                  </w:rPr>
                </w:rPrChange>
              </w:rPr>
            </w:pPr>
            <w:r w:rsidRPr="00A76009">
              <w:rPr>
                <w:rFonts w:cs="Arial"/>
                <w:color w:val="000000"/>
                <w:sz w:val="20"/>
                <w:rPrChange w:id="321" w:author="Batra Yogesh (EXT)" w:date="2018-04-13T13:15:00Z">
                  <w:rPr>
                    <w:rFonts w:asciiTheme="minorHAnsi" w:hAnsiTheme="minorHAnsi"/>
                    <w:color w:val="000000"/>
                    <w:sz w:val="20"/>
                  </w:rPr>
                </w:rPrChange>
              </w:rPr>
              <w:t>A1.1</w:t>
            </w:r>
          </w:p>
        </w:tc>
        <w:tc>
          <w:tcPr>
            <w:tcW w:w="2056" w:type="pct"/>
            <w:tcBorders>
              <w:top w:val="single" w:sz="4" w:space="0" w:color="auto"/>
              <w:left w:val="single" w:sz="4" w:space="0" w:color="auto"/>
              <w:bottom w:val="single" w:sz="4" w:space="0" w:color="auto"/>
              <w:right w:val="single" w:sz="4" w:space="0" w:color="auto"/>
            </w:tcBorders>
            <w:shd w:val="clear" w:color="auto" w:fill="auto"/>
            <w:tcPrChange w:id="322" w:author="Batra Yogesh (EXT)" w:date="2018-04-13T13:15: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3FFFF697" w14:textId="77777777" w:rsidR="00137686" w:rsidRPr="00A76009" w:rsidRDefault="00137686" w:rsidP="00B81F5B">
            <w:pPr>
              <w:pStyle w:val="TableText"/>
              <w:keepNext/>
              <w:keepLines/>
              <w:rPr>
                <w:rFonts w:cs="Arial"/>
                <w:sz w:val="20"/>
                <w:szCs w:val="20"/>
                <w:rPrChange w:id="323" w:author="Batra Yogesh (EXT)" w:date="2018-04-13T13:15:00Z">
                  <w:rPr>
                    <w:rFonts w:asciiTheme="minorHAnsi" w:hAnsiTheme="minorHAnsi"/>
                    <w:sz w:val="20"/>
                    <w:szCs w:val="20"/>
                  </w:rPr>
                </w:rPrChange>
              </w:rPr>
            </w:pPr>
            <w:r w:rsidRPr="00A76009">
              <w:rPr>
                <w:rFonts w:cs="Arial"/>
                <w:sz w:val="20"/>
                <w:szCs w:val="20"/>
                <w:rPrChange w:id="324" w:author="Batra Yogesh (EXT)" w:date="2018-04-13T13:15:00Z">
                  <w:rPr>
                    <w:rFonts w:asciiTheme="minorHAnsi" w:hAnsiTheme="minorHAnsi"/>
                    <w:sz w:val="20"/>
                    <w:szCs w:val="20"/>
                  </w:rPr>
                </w:rPrChange>
              </w:rPr>
              <w:t xml:space="preserve">EC Support opens up the </w:t>
            </w:r>
            <w:r w:rsidRPr="00A76009">
              <w:rPr>
                <w:rFonts w:cs="Arial"/>
                <w:b/>
                <w:i/>
                <w:sz w:val="20"/>
                <w:szCs w:val="20"/>
                <w:rPrChange w:id="325" w:author="Batra Yogesh (EXT)" w:date="2018-04-13T13:15:00Z">
                  <w:rPr>
                    <w:rFonts w:asciiTheme="minorHAnsi" w:hAnsiTheme="minorHAnsi"/>
                    <w:b/>
                    <w:i/>
                    <w:sz w:val="20"/>
                    <w:szCs w:val="20"/>
                  </w:rPr>
                </w:rPrChange>
              </w:rPr>
              <w:t xml:space="preserve">Node </w:t>
            </w:r>
            <w:r w:rsidRPr="00A76009">
              <w:rPr>
                <w:rFonts w:cs="Arial"/>
                <w:sz w:val="20"/>
                <w:szCs w:val="20"/>
                <w:rPrChange w:id="326" w:author="Batra Yogesh (EXT)" w:date="2018-04-13T13:15:00Z">
                  <w:rPr>
                    <w:rFonts w:asciiTheme="minorHAnsi" w:hAnsiTheme="minorHAnsi"/>
                    <w:sz w:val="20"/>
                    <w:szCs w:val="20"/>
                  </w:rPr>
                </w:rPrChange>
              </w:rPr>
              <w:t>screen.</w:t>
            </w:r>
          </w:p>
          <w:p w14:paraId="59A3E368" w14:textId="010508CE" w:rsidR="00137686" w:rsidRPr="00A76009" w:rsidRDefault="001D1BC8" w:rsidP="00B81F5B">
            <w:pPr>
              <w:pStyle w:val="TableText"/>
              <w:keepNext/>
              <w:keepLines/>
              <w:rPr>
                <w:rFonts w:cs="Arial"/>
                <w:i/>
                <w:sz w:val="20"/>
                <w:szCs w:val="20"/>
                <w:rPrChange w:id="327" w:author="Batra Yogesh (EXT)" w:date="2018-04-13T13:15:00Z">
                  <w:rPr>
                    <w:rFonts w:asciiTheme="minorHAnsi" w:hAnsiTheme="minorHAnsi"/>
                    <w:i/>
                    <w:sz w:val="20"/>
                    <w:szCs w:val="20"/>
                  </w:rPr>
                </w:rPrChange>
              </w:rPr>
            </w:pPr>
            <w:ins w:id="328" w:author="Batra Yogesh (EXT)" w:date="2018-03-27T15:41:00Z">
              <w:r w:rsidRPr="00A76009">
                <w:rPr>
                  <w:rFonts w:cs="Arial"/>
                  <w:i/>
                  <w:sz w:val="20"/>
                  <w:szCs w:val="20"/>
                  <w:rPrChange w:id="329" w:author="Batra Yogesh (EXT)" w:date="2018-04-13T13:15:00Z">
                    <w:rPr>
                      <w:rFonts w:asciiTheme="minorHAnsi" w:hAnsiTheme="minorHAnsi"/>
                      <w:i/>
                      <w:sz w:val="20"/>
                      <w:szCs w:val="20"/>
                    </w:rPr>
                  </w:rPrChange>
                </w:rPr>
                <w:t xml:space="preserve">Administration </w:t>
              </w:r>
            </w:ins>
            <w:ins w:id="330" w:author="Batra Yogesh (EXT)" w:date="2018-03-27T15:42:00Z">
              <w:r w:rsidRPr="00A76009">
                <w:rPr>
                  <w:rFonts w:cs="Arial"/>
                  <w:i/>
                  <w:sz w:val="20"/>
                  <w:szCs w:val="20"/>
                  <w:rPrChange w:id="331" w:author="Batra Yogesh (EXT)" w:date="2018-04-13T13:15:00Z">
                    <w:rPr>
                      <w:rFonts w:asciiTheme="minorHAnsi" w:hAnsiTheme="minorHAnsi"/>
                      <w:i/>
                      <w:sz w:val="20"/>
                      <w:szCs w:val="20"/>
                    </w:rPr>
                  </w:rPrChange>
                </w:rPr>
                <w:sym w:font="Wingdings" w:char="F0E0"/>
              </w:r>
              <w:r w:rsidRPr="00A76009">
                <w:rPr>
                  <w:rFonts w:cs="Arial"/>
                  <w:i/>
                  <w:sz w:val="20"/>
                  <w:szCs w:val="20"/>
                  <w:rPrChange w:id="332" w:author="Batra Yogesh (EXT)" w:date="2018-04-13T13:15:00Z">
                    <w:rPr>
                      <w:rFonts w:asciiTheme="minorHAnsi" w:hAnsiTheme="minorHAnsi"/>
                      <w:i/>
                      <w:sz w:val="20"/>
                      <w:szCs w:val="20"/>
                    </w:rPr>
                  </w:rPrChange>
                </w:rPr>
                <w:t xml:space="preserve"> </w:t>
              </w:r>
            </w:ins>
            <w:r w:rsidR="00137686" w:rsidRPr="00A76009">
              <w:rPr>
                <w:rFonts w:cs="Arial"/>
                <w:i/>
                <w:sz w:val="20"/>
                <w:szCs w:val="20"/>
                <w:rPrChange w:id="333" w:author="Batra Yogesh (EXT)" w:date="2018-04-13T13:15:00Z">
                  <w:rPr>
                    <w:rFonts w:asciiTheme="minorHAnsi" w:hAnsiTheme="minorHAnsi"/>
                    <w:i/>
                    <w:sz w:val="20"/>
                    <w:szCs w:val="20"/>
                  </w:rPr>
                </w:rPrChange>
              </w:rPr>
              <w:t xml:space="preserve">Assets </w:t>
            </w:r>
            <w:r w:rsidR="00137686" w:rsidRPr="00A76009">
              <w:rPr>
                <w:rFonts w:cs="Arial"/>
                <w:i/>
                <w:sz w:val="20"/>
                <w:szCs w:val="20"/>
                <w:rPrChange w:id="334"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335" w:author="Batra Yogesh (EXT)" w:date="2018-04-13T13:15:00Z">
                  <w:rPr>
                    <w:rFonts w:asciiTheme="minorHAnsi" w:hAnsiTheme="minorHAnsi"/>
                    <w:i/>
                    <w:sz w:val="20"/>
                    <w:szCs w:val="20"/>
                  </w:rPr>
                </w:rPrChange>
              </w:rPr>
              <w:t xml:space="preserve"> Calculation Objects </w:t>
            </w:r>
            <w:r w:rsidR="00137686" w:rsidRPr="00A76009">
              <w:rPr>
                <w:rFonts w:cs="Arial"/>
                <w:i/>
                <w:sz w:val="20"/>
                <w:szCs w:val="20"/>
                <w:rPrChange w:id="336"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337" w:author="Batra Yogesh (EXT)" w:date="2018-04-13T13:15:00Z">
                  <w:rPr>
                    <w:rFonts w:asciiTheme="minorHAnsi" w:hAnsiTheme="minorHAnsi"/>
                    <w:i/>
                    <w:sz w:val="20"/>
                    <w:szCs w:val="20"/>
                  </w:rPr>
                </w:rPrChange>
              </w:rPr>
              <w:t xml:space="preserve"> Node</w:t>
            </w:r>
          </w:p>
        </w:tc>
        <w:tc>
          <w:tcPr>
            <w:tcW w:w="1667" w:type="pct"/>
            <w:tcBorders>
              <w:top w:val="single" w:sz="4" w:space="0" w:color="auto"/>
              <w:left w:val="single" w:sz="4" w:space="0" w:color="auto"/>
              <w:bottom w:val="single" w:sz="4" w:space="0" w:color="auto"/>
              <w:right w:val="single" w:sz="4" w:space="0" w:color="auto"/>
            </w:tcBorders>
            <w:shd w:val="clear" w:color="auto" w:fill="auto"/>
            <w:tcPrChange w:id="338" w:author="Batra Yogesh (EXT)" w:date="2018-04-13T13:15:00Z">
              <w:tcPr>
                <w:tcW w:w="2700" w:type="dxa"/>
                <w:tcBorders>
                  <w:top w:val="single" w:sz="4" w:space="0" w:color="auto"/>
                  <w:left w:val="single" w:sz="4" w:space="0" w:color="auto"/>
                  <w:bottom w:val="single" w:sz="4" w:space="0" w:color="auto"/>
                  <w:right w:val="single" w:sz="4" w:space="0" w:color="auto"/>
                </w:tcBorders>
                <w:shd w:val="clear" w:color="auto" w:fill="auto"/>
              </w:tcPr>
            </w:tcPrChange>
          </w:tcPr>
          <w:p w14:paraId="7F5803D7" w14:textId="77777777" w:rsidR="00137686" w:rsidRPr="00A76009" w:rsidRDefault="00137686" w:rsidP="00B81F5B">
            <w:pPr>
              <w:keepNext/>
              <w:keepLines/>
              <w:spacing w:after="120"/>
              <w:rPr>
                <w:rFonts w:cs="Arial"/>
                <w:sz w:val="20"/>
                <w:szCs w:val="20"/>
                <w:rPrChange w:id="339" w:author="Batra Yogesh (EXT)" w:date="2018-04-13T13:15:00Z">
                  <w:rPr>
                    <w:rFonts w:asciiTheme="minorHAnsi" w:hAnsiTheme="minorHAnsi"/>
                    <w:sz w:val="20"/>
                    <w:szCs w:val="20"/>
                  </w:rPr>
                </w:rPrChange>
              </w:rPr>
            </w:pPr>
            <w:r w:rsidRPr="00A76009">
              <w:rPr>
                <w:rFonts w:cs="Arial"/>
                <w:sz w:val="20"/>
                <w:szCs w:val="20"/>
                <w:rPrChange w:id="340" w:author="Batra Yogesh (EXT)" w:date="2018-04-13T13:15:00Z">
                  <w:rPr>
                    <w:rFonts w:asciiTheme="minorHAnsi" w:hAnsiTheme="minorHAnsi"/>
                    <w:sz w:val="20"/>
                    <w:szCs w:val="20"/>
                  </w:rPr>
                </w:rPrChange>
              </w:rPr>
              <w:t xml:space="preserve">A list of Nodes that are currently setup in EC appear in the Data Window. </w:t>
            </w:r>
          </w:p>
        </w:tc>
        <w:tc>
          <w:tcPr>
            <w:tcW w:w="722" w:type="pct"/>
            <w:tcBorders>
              <w:top w:val="single" w:sz="4" w:space="0" w:color="auto"/>
              <w:left w:val="single" w:sz="4" w:space="0" w:color="auto"/>
              <w:bottom w:val="single" w:sz="4" w:space="0" w:color="auto"/>
              <w:right w:val="single" w:sz="4" w:space="0" w:color="auto"/>
            </w:tcBorders>
            <w:shd w:val="clear" w:color="auto" w:fill="auto"/>
            <w:tcPrChange w:id="341" w:author="Batra Yogesh (EXT)" w:date="2018-04-13T13:15:00Z">
              <w:tcPr>
                <w:tcW w:w="1170" w:type="dxa"/>
                <w:tcBorders>
                  <w:top w:val="single" w:sz="4" w:space="0" w:color="auto"/>
                  <w:left w:val="single" w:sz="4" w:space="0" w:color="auto"/>
                  <w:bottom w:val="single" w:sz="4" w:space="0" w:color="auto"/>
                  <w:right w:val="single" w:sz="4" w:space="0" w:color="auto"/>
                </w:tcBorders>
                <w:shd w:val="clear" w:color="auto" w:fill="auto"/>
              </w:tcPr>
            </w:tcPrChange>
          </w:tcPr>
          <w:p w14:paraId="6E9840FE" w14:textId="77777777" w:rsidR="00137686" w:rsidRPr="00A76009" w:rsidRDefault="00137686" w:rsidP="00B81F5B">
            <w:pPr>
              <w:keepNext/>
              <w:keepLines/>
              <w:rPr>
                <w:rFonts w:cs="Arial"/>
                <w:sz w:val="20"/>
                <w:rPrChange w:id="342" w:author="Batra Yogesh (EXT)" w:date="2018-04-13T13:15:00Z">
                  <w:rPr>
                    <w:rFonts w:asciiTheme="minorHAnsi" w:hAnsiTheme="minorHAnsi"/>
                    <w:sz w:val="20"/>
                  </w:rPr>
                </w:rPrChange>
              </w:rPr>
            </w:pPr>
          </w:p>
        </w:tc>
      </w:tr>
      <w:tr w:rsidR="00137686" w:rsidRPr="00A76009" w14:paraId="031C4E7C" w14:textId="77777777" w:rsidTr="00A76009">
        <w:trPr>
          <w:cantSplit/>
          <w:tblHeader/>
          <w:trPrChange w:id="343"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clear" w:color="auto" w:fill="auto"/>
            <w:tcPrChange w:id="344" w:author="Batra Yogesh (EXT)" w:date="2018-04-13T13:15: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0E6023DD" w14:textId="77777777" w:rsidR="00137686" w:rsidRPr="00A76009" w:rsidRDefault="00137686" w:rsidP="00B81F5B">
            <w:pPr>
              <w:pStyle w:val="TableText"/>
              <w:keepNext/>
              <w:keepLines/>
              <w:rPr>
                <w:rFonts w:cs="Arial"/>
                <w:color w:val="000000"/>
                <w:sz w:val="20"/>
                <w:rPrChange w:id="345" w:author="Batra Yogesh (EXT)" w:date="2018-04-13T13:15:00Z">
                  <w:rPr>
                    <w:rFonts w:asciiTheme="minorHAnsi" w:hAnsiTheme="minorHAnsi"/>
                    <w:color w:val="000000"/>
                    <w:sz w:val="20"/>
                  </w:rPr>
                </w:rPrChange>
              </w:rPr>
            </w:pPr>
            <w:r w:rsidRPr="00A76009">
              <w:rPr>
                <w:rFonts w:cs="Arial"/>
                <w:color w:val="000000"/>
                <w:sz w:val="20"/>
                <w:rPrChange w:id="346" w:author="Batra Yogesh (EXT)" w:date="2018-04-13T13:15:00Z">
                  <w:rPr>
                    <w:rFonts w:asciiTheme="minorHAnsi" w:hAnsiTheme="minorHAnsi"/>
                    <w:color w:val="000000"/>
                    <w:sz w:val="20"/>
                  </w:rPr>
                </w:rPrChange>
              </w:rPr>
              <w:t>A1.2</w:t>
            </w:r>
          </w:p>
        </w:tc>
        <w:tc>
          <w:tcPr>
            <w:tcW w:w="2056" w:type="pct"/>
            <w:tcBorders>
              <w:top w:val="single" w:sz="4" w:space="0" w:color="auto"/>
              <w:left w:val="single" w:sz="4" w:space="0" w:color="auto"/>
              <w:bottom w:val="single" w:sz="4" w:space="0" w:color="auto"/>
              <w:right w:val="single" w:sz="4" w:space="0" w:color="auto"/>
            </w:tcBorders>
            <w:shd w:val="clear" w:color="auto" w:fill="auto"/>
            <w:tcPrChange w:id="347" w:author="Batra Yogesh (EXT)" w:date="2018-04-13T13:15: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194C894A" w14:textId="77777777" w:rsidR="00137686" w:rsidRPr="00A76009" w:rsidRDefault="00137686" w:rsidP="00B81F5B">
            <w:pPr>
              <w:pStyle w:val="TableText"/>
              <w:keepNext/>
              <w:keepLines/>
              <w:rPr>
                <w:rFonts w:cs="Arial"/>
                <w:sz w:val="20"/>
                <w:szCs w:val="20"/>
                <w:rPrChange w:id="348" w:author="Batra Yogesh (EXT)" w:date="2018-04-13T13:15:00Z">
                  <w:rPr>
                    <w:rFonts w:asciiTheme="minorHAnsi" w:hAnsiTheme="minorHAnsi"/>
                    <w:sz w:val="20"/>
                    <w:szCs w:val="20"/>
                  </w:rPr>
                </w:rPrChange>
              </w:rPr>
            </w:pPr>
            <w:r w:rsidRPr="00A76009">
              <w:rPr>
                <w:rFonts w:cs="Arial"/>
                <w:sz w:val="20"/>
                <w:szCs w:val="20"/>
                <w:rPrChange w:id="349" w:author="Batra Yogesh (EXT)" w:date="2018-04-13T13:15:00Z">
                  <w:rPr>
                    <w:rFonts w:asciiTheme="minorHAnsi" w:hAnsiTheme="minorHAnsi"/>
                    <w:sz w:val="20"/>
                    <w:szCs w:val="20"/>
                  </w:rPr>
                </w:rPrChange>
              </w:rPr>
              <w:t xml:space="preserve">Click the </w:t>
            </w:r>
            <w:r w:rsidRPr="00A76009">
              <w:rPr>
                <w:rFonts w:cs="Arial"/>
                <w:b/>
                <w:i/>
                <w:sz w:val="20"/>
                <w:szCs w:val="20"/>
                <w:rPrChange w:id="350" w:author="Batra Yogesh (EXT)" w:date="2018-04-13T13:15:00Z">
                  <w:rPr>
                    <w:rFonts w:asciiTheme="minorHAnsi" w:hAnsiTheme="minorHAnsi"/>
                    <w:b/>
                    <w:i/>
                    <w:sz w:val="20"/>
                    <w:szCs w:val="20"/>
                  </w:rPr>
                </w:rPrChange>
              </w:rPr>
              <w:t>Node Code</w:t>
            </w:r>
            <w:r w:rsidRPr="00A76009">
              <w:rPr>
                <w:rFonts w:cs="Arial"/>
                <w:sz w:val="20"/>
                <w:szCs w:val="20"/>
                <w:rPrChange w:id="351" w:author="Batra Yogesh (EXT)" w:date="2018-04-13T13:15:00Z">
                  <w:rPr>
                    <w:rFonts w:asciiTheme="minorHAnsi" w:hAnsiTheme="minorHAnsi"/>
                    <w:sz w:val="20"/>
                    <w:szCs w:val="20"/>
                  </w:rPr>
                </w:rPrChange>
              </w:rPr>
              <w:t xml:space="preserve"> in the Data Window that requires an update</w:t>
            </w:r>
          </w:p>
        </w:tc>
        <w:tc>
          <w:tcPr>
            <w:tcW w:w="1667" w:type="pct"/>
            <w:tcBorders>
              <w:top w:val="single" w:sz="4" w:space="0" w:color="auto"/>
              <w:left w:val="single" w:sz="4" w:space="0" w:color="auto"/>
              <w:bottom w:val="single" w:sz="4" w:space="0" w:color="auto"/>
              <w:right w:val="single" w:sz="4" w:space="0" w:color="auto"/>
            </w:tcBorders>
            <w:shd w:val="clear" w:color="auto" w:fill="auto"/>
            <w:tcPrChange w:id="352" w:author="Batra Yogesh (EXT)" w:date="2018-04-13T13:15:00Z">
              <w:tcPr>
                <w:tcW w:w="2700" w:type="dxa"/>
                <w:tcBorders>
                  <w:top w:val="single" w:sz="4" w:space="0" w:color="auto"/>
                  <w:left w:val="single" w:sz="4" w:space="0" w:color="auto"/>
                  <w:bottom w:val="single" w:sz="4" w:space="0" w:color="auto"/>
                  <w:right w:val="single" w:sz="4" w:space="0" w:color="auto"/>
                </w:tcBorders>
                <w:shd w:val="clear" w:color="auto" w:fill="auto"/>
              </w:tcPr>
            </w:tcPrChange>
          </w:tcPr>
          <w:p w14:paraId="283B919C" w14:textId="5E69D2D1" w:rsidR="00137686" w:rsidRPr="00A76009" w:rsidRDefault="003C612A" w:rsidP="00B81F5B">
            <w:pPr>
              <w:keepNext/>
              <w:keepLines/>
              <w:rPr>
                <w:rFonts w:cs="Arial"/>
                <w:sz w:val="20"/>
                <w:szCs w:val="20"/>
                <w:rPrChange w:id="353" w:author="Batra Yogesh (EXT)" w:date="2018-04-13T13:15:00Z">
                  <w:rPr>
                    <w:rFonts w:asciiTheme="minorHAnsi" w:hAnsiTheme="minorHAnsi"/>
                    <w:sz w:val="20"/>
                    <w:szCs w:val="20"/>
                  </w:rPr>
                </w:rPrChange>
              </w:rPr>
            </w:pPr>
            <w:r w:rsidRPr="00A76009">
              <w:rPr>
                <w:rFonts w:cs="Arial"/>
                <w:sz w:val="20"/>
                <w:szCs w:val="20"/>
                <w:rPrChange w:id="354" w:author="Batra Yogesh (EXT)" w:date="2018-04-13T13:15:00Z">
                  <w:rPr>
                    <w:rFonts w:asciiTheme="minorHAnsi" w:hAnsiTheme="minorHAnsi"/>
                    <w:sz w:val="20"/>
                    <w:szCs w:val="20"/>
                  </w:rPr>
                </w:rPrChange>
              </w:rPr>
              <w:t>Row will be highlighted</w:t>
            </w:r>
          </w:p>
          <w:p w14:paraId="104DCA38" w14:textId="77777777" w:rsidR="00137686" w:rsidRPr="00A76009" w:rsidRDefault="00137686" w:rsidP="00B81F5B">
            <w:pPr>
              <w:keepNext/>
              <w:keepLines/>
              <w:spacing w:after="120"/>
              <w:rPr>
                <w:rFonts w:cs="Arial"/>
                <w:sz w:val="20"/>
                <w:szCs w:val="20"/>
                <w:rPrChange w:id="355" w:author="Batra Yogesh (EXT)" w:date="2018-04-13T13:15:00Z">
                  <w:rPr>
                    <w:rFonts w:asciiTheme="minorHAnsi" w:hAnsiTheme="minorHAnsi"/>
                    <w:sz w:val="20"/>
                    <w:szCs w:val="20"/>
                  </w:rPr>
                </w:rPrChange>
              </w:rPr>
            </w:pPr>
          </w:p>
        </w:tc>
        <w:tc>
          <w:tcPr>
            <w:tcW w:w="722" w:type="pct"/>
            <w:tcBorders>
              <w:top w:val="single" w:sz="4" w:space="0" w:color="auto"/>
              <w:left w:val="single" w:sz="4" w:space="0" w:color="auto"/>
              <w:bottom w:val="single" w:sz="4" w:space="0" w:color="auto"/>
              <w:right w:val="single" w:sz="4" w:space="0" w:color="auto"/>
            </w:tcBorders>
            <w:shd w:val="clear" w:color="auto" w:fill="auto"/>
            <w:tcPrChange w:id="356" w:author="Batra Yogesh (EXT)" w:date="2018-04-13T13:15:00Z">
              <w:tcPr>
                <w:tcW w:w="1170" w:type="dxa"/>
                <w:tcBorders>
                  <w:top w:val="single" w:sz="4" w:space="0" w:color="auto"/>
                  <w:left w:val="single" w:sz="4" w:space="0" w:color="auto"/>
                  <w:bottom w:val="single" w:sz="4" w:space="0" w:color="auto"/>
                  <w:right w:val="single" w:sz="4" w:space="0" w:color="auto"/>
                </w:tcBorders>
                <w:shd w:val="clear" w:color="auto" w:fill="auto"/>
              </w:tcPr>
            </w:tcPrChange>
          </w:tcPr>
          <w:p w14:paraId="135370D5" w14:textId="77777777" w:rsidR="00137686" w:rsidRPr="00A76009" w:rsidRDefault="00137686" w:rsidP="00B81F5B">
            <w:pPr>
              <w:keepNext/>
              <w:keepLines/>
              <w:rPr>
                <w:rFonts w:cs="Arial"/>
                <w:sz w:val="20"/>
                <w:rPrChange w:id="357" w:author="Batra Yogesh (EXT)" w:date="2018-04-13T13:15:00Z">
                  <w:rPr>
                    <w:rFonts w:asciiTheme="minorHAnsi" w:hAnsiTheme="minorHAnsi"/>
                    <w:sz w:val="20"/>
                  </w:rPr>
                </w:rPrChange>
              </w:rPr>
            </w:pPr>
          </w:p>
        </w:tc>
      </w:tr>
      <w:tr w:rsidR="00137686" w:rsidRPr="00A76009" w14:paraId="5A4CF768" w14:textId="77777777" w:rsidTr="00A76009">
        <w:trPr>
          <w:cantSplit/>
          <w:tblHeader/>
          <w:trPrChange w:id="358"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clear" w:color="auto" w:fill="auto"/>
            <w:tcPrChange w:id="359" w:author="Batra Yogesh (EXT)" w:date="2018-04-13T13:15: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6FFB99E0" w14:textId="77777777" w:rsidR="00137686" w:rsidRPr="00A76009" w:rsidRDefault="00137686" w:rsidP="00B81F5B">
            <w:pPr>
              <w:pStyle w:val="TableText"/>
              <w:keepNext/>
              <w:keepLines/>
              <w:rPr>
                <w:rFonts w:cs="Arial"/>
                <w:sz w:val="20"/>
                <w:rPrChange w:id="360" w:author="Batra Yogesh (EXT)" w:date="2018-04-13T13:15:00Z">
                  <w:rPr>
                    <w:rFonts w:asciiTheme="minorHAnsi" w:hAnsiTheme="minorHAnsi"/>
                    <w:sz w:val="20"/>
                  </w:rPr>
                </w:rPrChange>
              </w:rPr>
            </w:pPr>
            <w:r w:rsidRPr="00A76009">
              <w:rPr>
                <w:rFonts w:cs="Arial"/>
                <w:sz w:val="20"/>
                <w:rPrChange w:id="361" w:author="Batra Yogesh (EXT)" w:date="2018-04-13T13:15:00Z">
                  <w:rPr>
                    <w:rFonts w:asciiTheme="minorHAnsi" w:hAnsiTheme="minorHAnsi"/>
                    <w:sz w:val="20"/>
                  </w:rPr>
                </w:rPrChange>
              </w:rPr>
              <w:t>A1.3</w:t>
            </w:r>
          </w:p>
          <w:p w14:paraId="224B1460" w14:textId="77777777" w:rsidR="00137686" w:rsidRPr="00241587" w:rsidRDefault="00137686" w:rsidP="00B81F5B">
            <w:pPr>
              <w:rPr>
                <w:rFonts w:cs="Arial"/>
              </w:rPr>
            </w:pPr>
          </w:p>
        </w:tc>
        <w:tc>
          <w:tcPr>
            <w:tcW w:w="2056" w:type="pct"/>
            <w:tcBorders>
              <w:top w:val="single" w:sz="4" w:space="0" w:color="auto"/>
              <w:left w:val="single" w:sz="4" w:space="0" w:color="auto"/>
              <w:bottom w:val="single" w:sz="4" w:space="0" w:color="auto"/>
              <w:right w:val="single" w:sz="4" w:space="0" w:color="auto"/>
            </w:tcBorders>
            <w:shd w:val="clear" w:color="auto" w:fill="auto"/>
            <w:tcPrChange w:id="362" w:author="Batra Yogesh (EXT)" w:date="2018-04-13T13:15: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355963F1" w14:textId="77777777" w:rsidR="00137686" w:rsidRPr="00A76009" w:rsidRDefault="00137686" w:rsidP="00B81F5B">
            <w:pPr>
              <w:pStyle w:val="TableText"/>
              <w:keepNext/>
              <w:keepLines/>
              <w:tabs>
                <w:tab w:val="left" w:pos="2490"/>
              </w:tabs>
              <w:spacing w:after="0"/>
              <w:rPr>
                <w:rFonts w:cs="Arial"/>
                <w:sz w:val="20"/>
                <w:szCs w:val="20"/>
                <w:rPrChange w:id="363" w:author="Batra Yogesh (EXT)" w:date="2018-04-13T13:15:00Z">
                  <w:rPr>
                    <w:rFonts w:asciiTheme="minorHAnsi" w:hAnsiTheme="minorHAnsi"/>
                    <w:sz w:val="20"/>
                    <w:szCs w:val="20"/>
                  </w:rPr>
                </w:rPrChange>
              </w:rPr>
            </w:pPr>
            <w:r w:rsidRPr="00A76009">
              <w:rPr>
                <w:rFonts w:cs="Arial"/>
                <w:sz w:val="20"/>
                <w:szCs w:val="20"/>
                <w:rPrChange w:id="364" w:author="Batra Yogesh (EXT)" w:date="2018-04-13T13:15:00Z">
                  <w:rPr>
                    <w:rFonts w:asciiTheme="minorHAnsi" w:hAnsiTheme="minorHAnsi"/>
                    <w:sz w:val="20"/>
                    <w:szCs w:val="20"/>
                  </w:rPr>
                </w:rPrChange>
              </w:rPr>
              <w:t>Update necessary attributes in the Data Window</w:t>
            </w:r>
          </w:p>
          <w:p w14:paraId="415BEFD0" w14:textId="77777777" w:rsidR="00137686" w:rsidRPr="00A76009" w:rsidRDefault="00137686" w:rsidP="00B81F5B">
            <w:pPr>
              <w:pStyle w:val="TableText"/>
              <w:keepNext/>
              <w:keepLines/>
              <w:tabs>
                <w:tab w:val="left" w:pos="2490"/>
              </w:tabs>
              <w:spacing w:after="0"/>
              <w:ind w:left="720"/>
              <w:rPr>
                <w:rFonts w:cs="Arial"/>
                <w:sz w:val="20"/>
                <w:szCs w:val="20"/>
                <w:rPrChange w:id="365" w:author="Batra Yogesh (EXT)" w:date="2018-04-13T13:15:00Z">
                  <w:rPr>
                    <w:rFonts w:asciiTheme="minorHAnsi" w:hAnsiTheme="minorHAnsi"/>
                    <w:sz w:val="20"/>
                    <w:szCs w:val="20"/>
                  </w:rPr>
                </w:rPrChange>
              </w:rPr>
            </w:pPr>
          </w:p>
        </w:tc>
        <w:tc>
          <w:tcPr>
            <w:tcW w:w="1667" w:type="pct"/>
            <w:tcBorders>
              <w:top w:val="single" w:sz="4" w:space="0" w:color="auto"/>
              <w:left w:val="single" w:sz="4" w:space="0" w:color="auto"/>
              <w:bottom w:val="single" w:sz="4" w:space="0" w:color="auto"/>
              <w:right w:val="single" w:sz="4" w:space="0" w:color="auto"/>
            </w:tcBorders>
            <w:shd w:val="clear" w:color="auto" w:fill="auto"/>
            <w:tcPrChange w:id="366" w:author="Batra Yogesh (EXT)" w:date="2018-04-13T13:15:00Z">
              <w:tcPr>
                <w:tcW w:w="2700" w:type="dxa"/>
                <w:tcBorders>
                  <w:top w:val="single" w:sz="4" w:space="0" w:color="auto"/>
                  <w:left w:val="single" w:sz="4" w:space="0" w:color="auto"/>
                  <w:bottom w:val="single" w:sz="4" w:space="0" w:color="auto"/>
                  <w:right w:val="single" w:sz="4" w:space="0" w:color="auto"/>
                </w:tcBorders>
                <w:shd w:val="clear" w:color="auto" w:fill="auto"/>
              </w:tcPr>
            </w:tcPrChange>
          </w:tcPr>
          <w:p w14:paraId="7F0BE18A" w14:textId="77777777" w:rsidR="00137686" w:rsidRPr="00A76009" w:rsidRDefault="00137686" w:rsidP="00B81F5B">
            <w:pPr>
              <w:keepNext/>
              <w:keepLines/>
              <w:spacing w:after="120"/>
              <w:rPr>
                <w:rFonts w:cs="Arial"/>
                <w:sz w:val="20"/>
                <w:szCs w:val="20"/>
                <w:rPrChange w:id="367" w:author="Batra Yogesh (EXT)" w:date="2018-04-13T13:15:00Z">
                  <w:rPr>
                    <w:rFonts w:asciiTheme="minorHAnsi" w:hAnsiTheme="minorHAnsi"/>
                    <w:sz w:val="20"/>
                    <w:szCs w:val="20"/>
                  </w:rPr>
                </w:rPrChange>
              </w:rPr>
            </w:pPr>
            <w:r w:rsidRPr="00A76009">
              <w:rPr>
                <w:rFonts w:cs="Arial"/>
                <w:sz w:val="20"/>
                <w:szCs w:val="20"/>
                <w:rPrChange w:id="368" w:author="Batra Yogesh (EXT)" w:date="2018-04-13T13:15:00Z">
                  <w:rPr>
                    <w:rFonts w:asciiTheme="minorHAnsi" w:hAnsiTheme="minorHAnsi"/>
                    <w:sz w:val="20"/>
                    <w:szCs w:val="20"/>
                  </w:rPr>
                </w:rPrChange>
              </w:rPr>
              <w:t>Updates are displayed</w:t>
            </w:r>
          </w:p>
        </w:tc>
        <w:tc>
          <w:tcPr>
            <w:tcW w:w="722" w:type="pct"/>
            <w:tcBorders>
              <w:top w:val="single" w:sz="4" w:space="0" w:color="auto"/>
              <w:left w:val="single" w:sz="4" w:space="0" w:color="auto"/>
              <w:bottom w:val="single" w:sz="4" w:space="0" w:color="auto"/>
              <w:right w:val="single" w:sz="4" w:space="0" w:color="auto"/>
            </w:tcBorders>
            <w:shd w:val="clear" w:color="auto" w:fill="auto"/>
            <w:tcPrChange w:id="369" w:author="Batra Yogesh (EXT)" w:date="2018-04-13T13:15:00Z">
              <w:tcPr>
                <w:tcW w:w="1170" w:type="dxa"/>
                <w:tcBorders>
                  <w:top w:val="single" w:sz="4" w:space="0" w:color="auto"/>
                  <w:left w:val="single" w:sz="4" w:space="0" w:color="auto"/>
                  <w:bottom w:val="single" w:sz="4" w:space="0" w:color="auto"/>
                  <w:right w:val="single" w:sz="4" w:space="0" w:color="auto"/>
                </w:tcBorders>
                <w:shd w:val="clear" w:color="auto" w:fill="auto"/>
              </w:tcPr>
            </w:tcPrChange>
          </w:tcPr>
          <w:p w14:paraId="05D86951" w14:textId="77777777" w:rsidR="00137686" w:rsidRPr="00A76009" w:rsidRDefault="00137686" w:rsidP="00B81F5B">
            <w:pPr>
              <w:keepNext/>
              <w:keepLines/>
              <w:rPr>
                <w:rFonts w:cs="Arial"/>
                <w:sz w:val="20"/>
                <w:rPrChange w:id="370" w:author="Batra Yogesh (EXT)" w:date="2018-04-13T13:15:00Z">
                  <w:rPr>
                    <w:rFonts w:asciiTheme="minorHAnsi" w:hAnsiTheme="minorHAnsi"/>
                    <w:sz w:val="20"/>
                  </w:rPr>
                </w:rPrChange>
              </w:rPr>
            </w:pPr>
          </w:p>
        </w:tc>
      </w:tr>
      <w:tr w:rsidR="00137686" w:rsidRPr="00A76009" w14:paraId="242C2869" w14:textId="77777777" w:rsidTr="00A76009">
        <w:trPr>
          <w:cantSplit/>
          <w:tblHeader/>
          <w:trPrChange w:id="371"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clear" w:color="auto" w:fill="auto"/>
            <w:tcPrChange w:id="372" w:author="Batra Yogesh (EXT)" w:date="2018-04-13T13:15: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55BC2659" w14:textId="77777777" w:rsidR="00137686" w:rsidRPr="00A76009" w:rsidRDefault="00137686" w:rsidP="00B81F5B">
            <w:pPr>
              <w:pStyle w:val="TableText"/>
              <w:keepNext/>
              <w:keepLines/>
              <w:rPr>
                <w:rFonts w:cs="Arial"/>
                <w:sz w:val="20"/>
                <w:rPrChange w:id="373" w:author="Batra Yogesh (EXT)" w:date="2018-04-13T13:15:00Z">
                  <w:rPr>
                    <w:rFonts w:asciiTheme="minorHAnsi" w:hAnsiTheme="minorHAnsi"/>
                    <w:sz w:val="20"/>
                  </w:rPr>
                </w:rPrChange>
              </w:rPr>
            </w:pPr>
            <w:r w:rsidRPr="00A76009">
              <w:rPr>
                <w:rFonts w:cs="Arial"/>
                <w:sz w:val="20"/>
                <w:rPrChange w:id="374" w:author="Batra Yogesh (EXT)" w:date="2018-04-13T13:15:00Z">
                  <w:rPr>
                    <w:rFonts w:asciiTheme="minorHAnsi" w:hAnsiTheme="minorHAnsi"/>
                    <w:sz w:val="20"/>
                  </w:rPr>
                </w:rPrChange>
              </w:rPr>
              <w:t>A1.4</w:t>
            </w:r>
          </w:p>
        </w:tc>
        <w:tc>
          <w:tcPr>
            <w:tcW w:w="2056" w:type="pct"/>
            <w:tcBorders>
              <w:top w:val="single" w:sz="4" w:space="0" w:color="auto"/>
              <w:left w:val="single" w:sz="4" w:space="0" w:color="auto"/>
              <w:bottom w:val="single" w:sz="4" w:space="0" w:color="auto"/>
              <w:right w:val="single" w:sz="4" w:space="0" w:color="auto"/>
            </w:tcBorders>
            <w:shd w:val="clear" w:color="auto" w:fill="auto"/>
            <w:tcPrChange w:id="375" w:author="Batra Yogesh (EXT)" w:date="2018-04-13T13:15: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2E180ECE" w14:textId="77777777" w:rsidR="00137686" w:rsidRPr="00A76009" w:rsidRDefault="00137686" w:rsidP="00B81F5B">
            <w:pPr>
              <w:pStyle w:val="TableText"/>
              <w:keepNext/>
              <w:keepLines/>
              <w:rPr>
                <w:rFonts w:cs="Arial"/>
                <w:sz w:val="20"/>
                <w:szCs w:val="20"/>
                <w:rPrChange w:id="376" w:author="Batra Yogesh (EXT)" w:date="2018-04-13T13:15:00Z">
                  <w:rPr>
                    <w:rFonts w:asciiTheme="minorHAnsi" w:hAnsiTheme="minorHAnsi"/>
                    <w:sz w:val="20"/>
                    <w:szCs w:val="20"/>
                  </w:rPr>
                </w:rPrChange>
              </w:rPr>
            </w:pPr>
            <w:r w:rsidRPr="00A76009">
              <w:rPr>
                <w:rFonts w:cs="Arial"/>
                <w:sz w:val="20"/>
                <w:szCs w:val="20"/>
                <w:rPrChange w:id="377" w:author="Batra Yogesh (EXT)" w:date="2018-04-13T13:15:00Z">
                  <w:rPr>
                    <w:rFonts w:asciiTheme="minorHAnsi" w:hAnsiTheme="minorHAnsi"/>
                    <w:sz w:val="20"/>
                    <w:szCs w:val="20"/>
                  </w:rPr>
                </w:rPrChange>
              </w:rPr>
              <w:t xml:space="preserve">Click the </w:t>
            </w:r>
            <w:r w:rsidRPr="00A76009">
              <w:rPr>
                <w:rFonts w:cs="Arial"/>
                <w:b/>
                <w:i/>
                <w:sz w:val="20"/>
                <w:szCs w:val="20"/>
                <w:rPrChange w:id="378" w:author="Batra Yogesh (EXT)" w:date="2018-04-13T13:15:00Z">
                  <w:rPr>
                    <w:rFonts w:asciiTheme="minorHAnsi" w:hAnsiTheme="minorHAnsi"/>
                    <w:b/>
                    <w:i/>
                    <w:sz w:val="20"/>
                    <w:szCs w:val="20"/>
                  </w:rPr>
                </w:rPrChange>
              </w:rPr>
              <w:t xml:space="preserve">Save </w:t>
            </w:r>
            <w:r w:rsidRPr="00A76009">
              <w:rPr>
                <w:rFonts w:cs="Arial"/>
                <w:sz w:val="20"/>
                <w:szCs w:val="20"/>
                <w:rPrChange w:id="379" w:author="Batra Yogesh (EXT)" w:date="2018-04-13T13:15:00Z">
                  <w:rPr>
                    <w:rFonts w:asciiTheme="minorHAnsi" w:hAnsiTheme="minorHAnsi"/>
                    <w:sz w:val="20"/>
                    <w:szCs w:val="20"/>
                  </w:rPr>
                </w:rPrChange>
              </w:rPr>
              <w:t>icon</w:t>
            </w:r>
          </w:p>
        </w:tc>
        <w:tc>
          <w:tcPr>
            <w:tcW w:w="1667" w:type="pct"/>
            <w:tcBorders>
              <w:top w:val="single" w:sz="4" w:space="0" w:color="auto"/>
              <w:left w:val="single" w:sz="4" w:space="0" w:color="auto"/>
              <w:bottom w:val="single" w:sz="4" w:space="0" w:color="auto"/>
              <w:right w:val="single" w:sz="4" w:space="0" w:color="auto"/>
            </w:tcBorders>
            <w:shd w:val="clear" w:color="auto" w:fill="auto"/>
            <w:tcPrChange w:id="380" w:author="Batra Yogesh (EXT)" w:date="2018-04-13T13:15:00Z">
              <w:tcPr>
                <w:tcW w:w="2700" w:type="dxa"/>
                <w:tcBorders>
                  <w:top w:val="single" w:sz="4" w:space="0" w:color="auto"/>
                  <w:left w:val="single" w:sz="4" w:space="0" w:color="auto"/>
                  <w:bottom w:val="single" w:sz="4" w:space="0" w:color="auto"/>
                  <w:right w:val="single" w:sz="4" w:space="0" w:color="auto"/>
                </w:tcBorders>
                <w:shd w:val="clear" w:color="auto" w:fill="auto"/>
              </w:tcPr>
            </w:tcPrChange>
          </w:tcPr>
          <w:p w14:paraId="6BFCD2F2" w14:textId="77777777" w:rsidR="00137686" w:rsidRPr="00A76009" w:rsidRDefault="00137686" w:rsidP="00B81F5B">
            <w:pPr>
              <w:keepNext/>
              <w:keepLines/>
              <w:rPr>
                <w:rFonts w:cs="Arial"/>
                <w:sz w:val="20"/>
                <w:szCs w:val="20"/>
                <w:rPrChange w:id="381" w:author="Batra Yogesh (EXT)" w:date="2018-04-13T13:15:00Z">
                  <w:rPr>
                    <w:rFonts w:asciiTheme="minorHAnsi" w:hAnsiTheme="minorHAnsi"/>
                    <w:sz w:val="20"/>
                    <w:szCs w:val="20"/>
                  </w:rPr>
                </w:rPrChange>
              </w:rPr>
            </w:pPr>
            <w:r w:rsidRPr="00A76009">
              <w:rPr>
                <w:rFonts w:cs="Arial"/>
                <w:sz w:val="20"/>
                <w:szCs w:val="20"/>
                <w:rPrChange w:id="382" w:author="Batra Yogesh (EXT)" w:date="2018-04-13T13:15:00Z">
                  <w:rPr>
                    <w:rFonts w:asciiTheme="minorHAnsi" w:hAnsiTheme="minorHAnsi"/>
                    <w:sz w:val="20"/>
                    <w:szCs w:val="20"/>
                  </w:rPr>
                </w:rPrChange>
              </w:rPr>
              <w:t>Updates to the chemical product are saved.</w:t>
            </w:r>
          </w:p>
          <w:p w14:paraId="5D356D25" w14:textId="77777777" w:rsidR="00137686" w:rsidRPr="00A76009" w:rsidRDefault="00137686" w:rsidP="00B81F5B">
            <w:pPr>
              <w:keepNext/>
              <w:keepLines/>
              <w:rPr>
                <w:rFonts w:cs="Arial"/>
                <w:sz w:val="20"/>
                <w:szCs w:val="20"/>
                <w:rPrChange w:id="383" w:author="Batra Yogesh (EXT)" w:date="2018-04-13T13:15:00Z">
                  <w:rPr>
                    <w:rFonts w:asciiTheme="minorHAnsi" w:hAnsiTheme="minorHAnsi"/>
                    <w:sz w:val="20"/>
                    <w:szCs w:val="20"/>
                  </w:rPr>
                </w:rPrChange>
              </w:rPr>
            </w:pPr>
          </w:p>
        </w:tc>
        <w:tc>
          <w:tcPr>
            <w:tcW w:w="722" w:type="pct"/>
            <w:tcBorders>
              <w:top w:val="single" w:sz="4" w:space="0" w:color="auto"/>
              <w:left w:val="single" w:sz="4" w:space="0" w:color="auto"/>
              <w:bottom w:val="single" w:sz="4" w:space="0" w:color="auto"/>
              <w:right w:val="single" w:sz="4" w:space="0" w:color="auto"/>
            </w:tcBorders>
            <w:shd w:val="clear" w:color="auto" w:fill="auto"/>
            <w:tcPrChange w:id="384" w:author="Batra Yogesh (EXT)" w:date="2018-04-13T13:15:00Z">
              <w:tcPr>
                <w:tcW w:w="1170" w:type="dxa"/>
                <w:tcBorders>
                  <w:top w:val="single" w:sz="4" w:space="0" w:color="auto"/>
                  <w:left w:val="single" w:sz="4" w:space="0" w:color="auto"/>
                  <w:bottom w:val="single" w:sz="4" w:space="0" w:color="auto"/>
                  <w:right w:val="single" w:sz="4" w:space="0" w:color="auto"/>
                </w:tcBorders>
                <w:shd w:val="clear" w:color="auto" w:fill="auto"/>
              </w:tcPr>
            </w:tcPrChange>
          </w:tcPr>
          <w:p w14:paraId="65A91F8C" w14:textId="77777777" w:rsidR="00137686" w:rsidRPr="00A76009" w:rsidRDefault="00137686" w:rsidP="00B81F5B">
            <w:pPr>
              <w:keepNext/>
              <w:keepLines/>
              <w:rPr>
                <w:rFonts w:cs="Arial"/>
                <w:sz w:val="20"/>
                <w:rPrChange w:id="385" w:author="Batra Yogesh (EXT)" w:date="2018-04-13T13:15:00Z">
                  <w:rPr>
                    <w:rFonts w:asciiTheme="minorHAnsi" w:hAnsiTheme="minorHAnsi"/>
                    <w:sz w:val="20"/>
                  </w:rPr>
                </w:rPrChange>
              </w:rPr>
            </w:pPr>
          </w:p>
        </w:tc>
      </w:tr>
      <w:tr w:rsidR="00137686" w:rsidRPr="00A76009" w14:paraId="5B53A1DB" w14:textId="77777777" w:rsidTr="00A76009">
        <w:trPr>
          <w:cantSplit/>
          <w:tblHeader/>
          <w:trPrChange w:id="386" w:author="Batra Yogesh (EXT)" w:date="2018-04-13T13:15:00Z">
            <w:trPr>
              <w:cantSplit/>
              <w:tblHeader/>
            </w:trPr>
          </w:trPrChange>
        </w:trPr>
        <w:tc>
          <w:tcPr>
            <w:tcW w:w="556" w:type="pct"/>
            <w:tcBorders>
              <w:top w:val="single" w:sz="4" w:space="0" w:color="auto"/>
              <w:left w:val="single" w:sz="4" w:space="0" w:color="auto"/>
              <w:bottom w:val="single" w:sz="4" w:space="0" w:color="auto"/>
              <w:right w:val="single" w:sz="4" w:space="0" w:color="auto"/>
            </w:tcBorders>
            <w:shd w:val="clear" w:color="auto" w:fill="auto"/>
            <w:tcPrChange w:id="387" w:author="Batra Yogesh (EXT)" w:date="2018-04-13T13:15: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4D1702DC" w14:textId="77777777" w:rsidR="00137686" w:rsidRPr="00A76009" w:rsidRDefault="00137686" w:rsidP="00B81F5B">
            <w:pPr>
              <w:pStyle w:val="TableText"/>
              <w:keepNext/>
              <w:keepLines/>
              <w:rPr>
                <w:rFonts w:cs="Arial"/>
                <w:color w:val="000000"/>
                <w:sz w:val="20"/>
                <w:rPrChange w:id="388" w:author="Batra Yogesh (EXT)" w:date="2018-04-13T13:15:00Z">
                  <w:rPr>
                    <w:rFonts w:asciiTheme="minorHAnsi" w:hAnsiTheme="minorHAnsi"/>
                    <w:color w:val="000000"/>
                    <w:sz w:val="20"/>
                  </w:rPr>
                </w:rPrChange>
              </w:rPr>
            </w:pPr>
          </w:p>
        </w:tc>
        <w:tc>
          <w:tcPr>
            <w:tcW w:w="2056" w:type="pct"/>
            <w:tcBorders>
              <w:top w:val="single" w:sz="4" w:space="0" w:color="auto"/>
              <w:left w:val="single" w:sz="4" w:space="0" w:color="auto"/>
              <w:bottom w:val="single" w:sz="4" w:space="0" w:color="auto"/>
              <w:right w:val="single" w:sz="4" w:space="0" w:color="auto"/>
            </w:tcBorders>
            <w:shd w:val="clear" w:color="auto" w:fill="auto"/>
            <w:tcPrChange w:id="389" w:author="Batra Yogesh (EXT)" w:date="2018-04-13T13:15: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06D58D0A" w14:textId="77777777" w:rsidR="00137686" w:rsidRPr="00A76009" w:rsidRDefault="00137686" w:rsidP="00B81F5B">
            <w:pPr>
              <w:pStyle w:val="TableText"/>
              <w:keepNext/>
              <w:keepLines/>
              <w:rPr>
                <w:rFonts w:cs="Arial"/>
                <w:sz w:val="20"/>
                <w:szCs w:val="20"/>
                <w:rPrChange w:id="390" w:author="Batra Yogesh (EXT)" w:date="2018-04-13T13:15:00Z">
                  <w:rPr>
                    <w:rFonts w:asciiTheme="minorHAnsi" w:hAnsiTheme="minorHAnsi"/>
                    <w:sz w:val="20"/>
                    <w:szCs w:val="20"/>
                  </w:rPr>
                </w:rPrChange>
              </w:rPr>
            </w:pPr>
            <w:r w:rsidRPr="00A76009">
              <w:rPr>
                <w:rFonts w:cs="Arial"/>
                <w:sz w:val="20"/>
                <w:szCs w:val="20"/>
                <w:rPrChange w:id="391" w:author="Batra Yogesh (EXT)" w:date="2018-04-13T13:15:00Z">
                  <w:rPr>
                    <w:rFonts w:asciiTheme="minorHAnsi" w:hAnsiTheme="minorHAnsi"/>
                    <w:sz w:val="20"/>
                    <w:szCs w:val="20"/>
                  </w:rPr>
                </w:rPrChange>
              </w:rPr>
              <w:t>END OF ALTERNATE USE CASE</w:t>
            </w:r>
          </w:p>
        </w:tc>
        <w:tc>
          <w:tcPr>
            <w:tcW w:w="1667" w:type="pct"/>
            <w:tcBorders>
              <w:top w:val="single" w:sz="4" w:space="0" w:color="auto"/>
              <w:left w:val="single" w:sz="4" w:space="0" w:color="auto"/>
              <w:bottom w:val="single" w:sz="4" w:space="0" w:color="auto"/>
              <w:right w:val="single" w:sz="4" w:space="0" w:color="auto"/>
            </w:tcBorders>
            <w:shd w:val="clear" w:color="auto" w:fill="auto"/>
            <w:tcPrChange w:id="392" w:author="Batra Yogesh (EXT)" w:date="2018-04-13T13:15:00Z">
              <w:tcPr>
                <w:tcW w:w="2700" w:type="dxa"/>
                <w:tcBorders>
                  <w:top w:val="single" w:sz="4" w:space="0" w:color="auto"/>
                  <w:left w:val="single" w:sz="4" w:space="0" w:color="auto"/>
                  <w:bottom w:val="single" w:sz="4" w:space="0" w:color="auto"/>
                  <w:right w:val="single" w:sz="4" w:space="0" w:color="auto"/>
                </w:tcBorders>
                <w:shd w:val="clear" w:color="auto" w:fill="auto"/>
              </w:tcPr>
            </w:tcPrChange>
          </w:tcPr>
          <w:p w14:paraId="49906750" w14:textId="77777777" w:rsidR="00137686" w:rsidRPr="00A76009" w:rsidRDefault="00137686" w:rsidP="00B81F5B">
            <w:pPr>
              <w:keepNext/>
              <w:keepLines/>
              <w:rPr>
                <w:rFonts w:cs="Arial"/>
                <w:sz w:val="20"/>
                <w:szCs w:val="20"/>
                <w:rPrChange w:id="393" w:author="Batra Yogesh (EXT)" w:date="2018-04-13T13:15:00Z">
                  <w:rPr>
                    <w:rFonts w:asciiTheme="minorHAnsi" w:hAnsiTheme="minorHAnsi"/>
                    <w:sz w:val="20"/>
                    <w:szCs w:val="20"/>
                  </w:rPr>
                </w:rPrChange>
              </w:rPr>
            </w:pPr>
          </w:p>
        </w:tc>
        <w:tc>
          <w:tcPr>
            <w:tcW w:w="722" w:type="pct"/>
            <w:tcBorders>
              <w:top w:val="single" w:sz="4" w:space="0" w:color="auto"/>
              <w:left w:val="single" w:sz="4" w:space="0" w:color="auto"/>
              <w:bottom w:val="single" w:sz="4" w:space="0" w:color="auto"/>
              <w:right w:val="single" w:sz="4" w:space="0" w:color="auto"/>
            </w:tcBorders>
            <w:shd w:val="clear" w:color="auto" w:fill="auto"/>
            <w:tcPrChange w:id="394" w:author="Batra Yogesh (EXT)" w:date="2018-04-13T13:15:00Z">
              <w:tcPr>
                <w:tcW w:w="1170" w:type="dxa"/>
                <w:tcBorders>
                  <w:top w:val="single" w:sz="4" w:space="0" w:color="auto"/>
                  <w:left w:val="single" w:sz="4" w:space="0" w:color="auto"/>
                  <w:bottom w:val="single" w:sz="4" w:space="0" w:color="auto"/>
                  <w:right w:val="single" w:sz="4" w:space="0" w:color="auto"/>
                </w:tcBorders>
                <w:shd w:val="clear" w:color="auto" w:fill="auto"/>
              </w:tcPr>
            </w:tcPrChange>
          </w:tcPr>
          <w:p w14:paraId="43D8481F" w14:textId="77777777" w:rsidR="00137686" w:rsidRPr="00A76009" w:rsidRDefault="00137686" w:rsidP="00B81F5B">
            <w:pPr>
              <w:keepNext/>
              <w:keepLines/>
              <w:rPr>
                <w:rFonts w:cs="Arial"/>
                <w:sz w:val="20"/>
                <w:rPrChange w:id="395" w:author="Batra Yogesh (EXT)" w:date="2018-04-13T13:15:00Z">
                  <w:rPr>
                    <w:rFonts w:asciiTheme="minorHAnsi" w:hAnsiTheme="minorHAnsi"/>
                    <w:sz w:val="20"/>
                  </w:rPr>
                </w:rPrChange>
              </w:rPr>
            </w:pPr>
          </w:p>
        </w:tc>
      </w:tr>
    </w:tbl>
    <w:p w14:paraId="69353CA0" w14:textId="77777777" w:rsidR="00137686" w:rsidRPr="00A76009" w:rsidRDefault="00137686" w:rsidP="00137686">
      <w:pPr>
        <w:pStyle w:val="Heading2"/>
        <w:ind w:left="1296"/>
      </w:pPr>
      <w:bookmarkStart w:id="396" w:name="_Toc474485466"/>
      <w:bookmarkStart w:id="397" w:name="_Toc502312906"/>
      <w:r w:rsidRPr="00A76009">
        <w:t>Alternate Condition A2: Update Node details as a new version</w:t>
      </w:r>
      <w:bookmarkEnd w:id="396"/>
      <w:bookmarkEnd w:id="397"/>
    </w:p>
    <w:p w14:paraId="3A63A92E" w14:textId="77777777" w:rsidR="00137686" w:rsidRPr="00A76009" w:rsidRDefault="00137686" w:rsidP="00137686">
      <w:pPr>
        <w:ind w:left="1296"/>
        <w:rPr>
          <w:rFonts w:cs="Arial"/>
          <w:szCs w:val="22"/>
          <w:rPrChange w:id="398" w:author="Batra Yogesh (EXT)" w:date="2018-04-13T13:16:00Z">
            <w:rPr>
              <w:rFonts w:asciiTheme="minorHAnsi" w:hAnsiTheme="minorHAnsi"/>
            </w:rPr>
          </w:rPrChange>
        </w:rPr>
      </w:pPr>
      <w:r w:rsidRPr="00A76009">
        <w:rPr>
          <w:rFonts w:cs="Arial"/>
          <w:b/>
          <w:iCs/>
          <w:szCs w:val="22"/>
          <w:rPrChange w:id="399" w:author="Batra Yogesh (EXT)" w:date="2018-04-13T13:16:00Z">
            <w:rPr>
              <w:rFonts w:asciiTheme="minorHAnsi" w:hAnsiTheme="minorHAnsi" w:cs="Arial"/>
              <w:b/>
              <w:iCs/>
              <w:sz w:val="20"/>
              <w:szCs w:val="28"/>
            </w:rPr>
          </w:rPrChange>
        </w:rPr>
        <w:t>Details:</w:t>
      </w:r>
      <w:r w:rsidRPr="00A76009">
        <w:rPr>
          <w:rFonts w:cs="Arial"/>
          <w:szCs w:val="22"/>
          <w:rPrChange w:id="400" w:author="Batra Yogesh (EXT)" w:date="2018-04-13T13:16:00Z">
            <w:rPr>
              <w:rFonts w:asciiTheme="minorHAnsi" w:hAnsiTheme="minorHAnsi"/>
            </w:rPr>
          </w:rPrChange>
        </w:rPr>
        <w:t xml:space="preserve">  </w:t>
      </w:r>
      <w:r w:rsidRPr="00A76009">
        <w:rPr>
          <w:rFonts w:cs="Arial"/>
          <w:szCs w:val="22"/>
          <w:rPrChange w:id="401" w:author="Batra Yogesh (EXT)" w:date="2018-04-13T13:16:00Z">
            <w:rPr>
              <w:rFonts w:asciiTheme="minorHAnsi" w:hAnsiTheme="minorHAnsi"/>
              <w:sz w:val="20"/>
              <w:szCs w:val="20"/>
            </w:rPr>
          </w:rPrChange>
        </w:rPr>
        <w:t>The steps below are relevant when a Node requires an update to any attributes and the needs to be saved as a new version.  History of the Node will be saved.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402" w:author="Batra Yogesh (EXT)" w:date="2018-04-13T13:16:00Z">
          <w:tblPr>
            <w:tblW w:w="8640"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74"/>
        <w:gridCol w:w="3215"/>
        <w:gridCol w:w="3603"/>
        <w:gridCol w:w="1558"/>
        <w:tblGridChange w:id="403">
          <w:tblGrid>
            <w:gridCol w:w="900"/>
            <w:gridCol w:w="2970"/>
            <w:gridCol w:w="3330"/>
            <w:gridCol w:w="1440"/>
          </w:tblGrid>
        </w:tblGridChange>
      </w:tblGrid>
      <w:tr w:rsidR="00137686" w:rsidRPr="00A76009" w14:paraId="4F14962A" w14:textId="77777777" w:rsidTr="00A76009">
        <w:trPr>
          <w:tblHeader/>
          <w:trPrChange w:id="404"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pct15" w:color="auto" w:fill="auto"/>
            <w:tcPrChange w:id="405" w:author="Batra Yogesh (EXT)" w:date="2018-04-13T13:16:00Z">
              <w:tcPr>
                <w:tcW w:w="900" w:type="dxa"/>
                <w:tcBorders>
                  <w:top w:val="single" w:sz="4" w:space="0" w:color="auto"/>
                  <w:left w:val="single" w:sz="4" w:space="0" w:color="auto"/>
                  <w:bottom w:val="single" w:sz="4" w:space="0" w:color="auto"/>
                  <w:right w:val="single" w:sz="4" w:space="0" w:color="auto"/>
                </w:tcBorders>
                <w:shd w:val="pct15" w:color="auto" w:fill="auto"/>
              </w:tcPr>
            </w:tcPrChange>
          </w:tcPr>
          <w:p w14:paraId="1C5E287F" w14:textId="77777777" w:rsidR="00137686" w:rsidRPr="00A76009" w:rsidRDefault="00137686" w:rsidP="00B81F5B">
            <w:pPr>
              <w:pStyle w:val="ColumnHead"/>
              <w:keepNext/>
              <w:keepLines/>
              <w:rPr>
                <w:rFonts w:cs="Arial"/>
                <w:sz w:val="20"/>
                <w:rPrChange w:id="406" w:author="Batra Yogesh (EXT)" w:date="2018-04-13T13:15:00Z">
                  <w:rPr>
                    <w:rFonts w:asciiTheme="minorHAnsi" w:hAnsiTheme="minorHAnsi"/>
                    <w:sz w:val="20"/>
                  </w:rPr>
                </w:rPrChange>
              </w:rPr>
            </w:pPr>
            <w:r w:rsidRPr="00A76009">
              <w:rPr>
                <w:rFonts w:cs="Arial"/>
                <w:sz w:val="20"/>
                <w:rPrChange w:id="407" w:author="Batra Yogesh (EXT)" w:date="2018-04-13T13:15:00Z">
                  <w:rPr>
                    <w:rFonts w:asciiTheme="minorHAnsi" w:hAnsiTheme="minorHAnsi"/>
                    <w:sz w:val="20"/>
                  </w:rPr>
                </w:rPrChange>
              </w:rPr>
              <w:t>Step</w:t>
            </w:r>
          </w:p>
        </w:tc>
        <w:tc>
          <w:tcPr>
            <w:tcW w:w="1719" w:type="pct"/>
            <w:tcBorders>
              <w:top w:val="single" w:sz="4" w:space="0" w:color="auto"/>
              <w:left w:val="single" w:sz="4" w:space="0" w:color="auto"/>
              <w:bottom w:val="single" w:sz="4" w:space="0" w:color="auto"/>
              <w:right w:val="single" w:sz="4" w:space="0" w:color="auto"/>
            </w:tcBorders>
            <w:shd w:val="pct15" w:color="auto" w:fill="auto"/>
            <w:tcPrChange w:id="408" w:author="Batra Yogesh (EXT)" w:date="2018-04-13T13:16:00Z">
              <w:tcPr>
                <w:tcW w:w="2970" w:type="dxa"/>
                <w:tcBorders>
                  <w:top w:val="single" w:sz="4" w:space="0" w:color="auto"/>
                  <w:left w:val="single" w:sz="4" w:space="0" w:color="auto"/>
                  <w:bottom w:val="single" w:sz="4" w:space="0" w:color="auto"/>
                  <w:right w:val="single" w:sz="4" w:space="0" w:color="auto"/>
                </w:tcBorders>
                <w:shd w:val="pct15" w:color="auto" w:fill="auto"/>
              </w:tcPr>
            </w:tcPrChange>
          </w:tcPr>
          <w:p w14:paraId="6344615B" w14:textId="77777777" w:rsidR="00137686" w:rsidRPr="00A76009" w:rsidRDefault="00137686" w:rsidP="00B81F5B">
            <w:pPr>
              <w:pStyle w:val="ColumnHead"/>
              <w:keepNext/>
              <w:keepLines/>
              <w:rPr>
                <w:rFonts w:cs="Arial"/>
                <w:sz w:val="20"/>
                <w:rPrChange w:id="409" w:author="Batra Yogesh (EXT)" w:date="2018-04-13T13:15:00Z">
                  <w:rPr>
                    <w:rFonts w:asciiTheme="minorHAnsi" w:hAnsiTheme="minorHAnsi"/>
                    <w:sz w:val="20"/>
                  </w:rPr>
                </w:rPrChange>
              </w:rPr>
            </w:pPr>
            <w:r w:rsidRPr="00A76009">
              <w:rPr>
                <w:rFonts w:cs="Arial"/>
                <w:sz w:val="20"/>
                <w:rPrChange w:id="410" w:author="Batra Yogesh (EXT)" w:date="2018-04-13T13:15:00Z">
                  <w:rPr>
                    <w:rFonts w:asciiTheme="minorHAnsi" w:hAnsiTheme="minorHAnsi"/>
                    <w:sz w:val="20"/>
                  </w:rPr>
                </w:rPrChange>
              </w:rPr>
              <w:t>Actor Action</w:t>
            </w:r>
          </w:p>
        </w:tc>
        <w:tc>
          <w:tcPr>
            <w:tcW w:w="1927" w:type="pct"/>
            <w:tcBorders>
              <w:top w:val="single" w:sz="4" w:space="0" w:color="auto"/>
              <w:left w:val="single" w:sz="4" w:space="0" w:color="auto"/>
              <w:bottom w:val="single" w:sz="4" w:space="0" w:color="auto"/>
              <w:right w:val="single" w:sz="4" w:space="0" w:color="auto"/>
            </w:tcBorders>
            <w:shd w:val="pct15" w:color="auto" w:fill="auto"/>
            <w:tcPrChange w:id="411" w:author="Batra Yogesh (EXT)" w:date="2018-04-13T13:16:00Z">
              <w:tcPr>
                <w:tcW w:w="3330" w:type="dxa"/>
                <w:tcBorders>
                  <w:top w:val="single" w:sz="4" w:space="0" w:color="auto"/>
                  <w:left w:val="single" w:sz="4" w:space="0" w:color="auto"/>
                  <w:bottom w:val="single" w:sz="4" w:space="0" w:color="auto"/>
                  <w:right w:val="single" w:sz="4" w:space="0" w:color="auto"/>
                </w:tcBorders>
                <w:shd w:val="pct15" w:color="auto" w:fill="auto"/>
              </w:tcPr>
            </w:tcPrChange>
          </w:tcPr>
          <w:p w14:paraId="5157DC5D" w14:textId="77777777" w:rsidR="00137686" w:rsidRPr="00A76009" w:rsidRDefault="00137686" w:rsidP="00B81F5B">
            <w:pPr>
              <w:pStyle w:val="ColumnHead"/>
              <w:keepNext/>
              <w:keepLines/>
              <w:rPr>
                <w:rFonts w:cs="Arial"/>
                <w:sz w:val="20"/>
                <w:rPrChange w:id="412" w:author="Batra Yogesh (EXT)" w:date="2018-04-13T13:15:00Z">
                  <w:rPr>
                    <w:rFonts w:asciiTheme="minorHAnsi" w:hAnsiTheme="minorHAnsi"/>
                    <w:sz w:val="20"/>
                  </w:rPr>
                </w:rPrChange>
              </w:rPr>
            </w:pPr>
            <w:r w:rsidRPr="00A76009">
              <w:rPr>
                <w:rFonts w:cs="Arial"/>
                <w:sz w:val="20"/>
                <w:rPrChange w:id="413" w:author="Batra Yogesh (EXT)" w:date="2018-04-13T13:15:00Z">
                  <w:rPr>
                    <w:rFonts w:asciiTheme="minorHAnsi" w:hAnsiTheme="minorHAnsi"/>
                    <w:sz w:val="20"/>
                  </w:rPr>
                </w:rPrChange>
              </w:rPr>
              <w:t>System Response</w:t>
            </w:r>
          </w:p>
        </w:tc>
        <w:tc>
          <w:tcPr>
            <w:tcW w:w="833" w:type="pct"/>
            <w:tcBorders>
              <w:top w:val="single" w:sz="4" w:space="0" w:color="auto"/>
              <w:left w:val="single" w:sz="4" w:space="0" w:color="auto"/>
              <w:bottom w:val="single" w:sz="4" w:space="0" w:color="auto"/>
              <w:right w:val="single" w:sz="4" w:space="0" w:color="auto"/>
            </w:tcBorders>
            <w:shd w:val="pct15" w:color="auto" w:fill="auto"/>
            <w:tcPrChange w:id="414" w:author="Batra Yogesh (EXT)" w:date="2018-04-13T13:16:00Z">
              <w:tcPr>
                <w:tcW w:w="1440" w:type="dxa"/>
                <w:tcBorders>
                  <w:top w:val="single" w:sz="4" w:space="0" w:color="auto"/>
                  <w:left w:val="single" w:sz="4" w:space="0" w:color="auto"/>
                  <w:bottom w:val="single" w:sz="4" w:space="0" w:color="auto"/>
                  <w:right w:val="single" w:sz="4" w:space="0" w:color="auto"/>
                </w:tcBorders>
                <w:shd w:val="pct15" w:color="auto" w:fill="auto"/>
              </w:tcPr>
            </w:tcPrChange>
          </w:tcPr>
          <w:p w14:paraId="32ADC2BD" w14:textId="77777777" w:rsidR="00137686" w:rsidRPr="00A76009" w:rsidRDefault="00137686" w:rsidP="00B81F5B">
            <w:pPr>
              <w:pStyle w:val="ColumnHead"/>
              <w:keepNext/>
              <w:keepLines/>
              <w:rPr>
                <w:rFonts w:cs="Arial"/>
                <w:sz w:val="20"/>
                <w:rPrChange w:id="415" w:author="Batra Yogesh (EXT)" w:date="2018-04-13T13:15:00Z">
                  <w:rPr>
                    <w:rFonts w:asciiTheme="minorHAnsi" w:hAnsiTheme="minorHAnsi"/>
                    <w:sz w:val="20"/>
                  </w:rPr>
                </w:rPrChange>
              </w:rPr>
            </w:pPr>
            <w:r w:rsidRPr="00A76009">
              <w:rPr>
                <w:rFonts w:cs="Arial"/>
                <w:sz w:val="20"/>
                <w:rPrChange w:id="416" w:author="Batra Yogesh (EXT)" w:date="2018-04-13T13:15:00Z">
                  <w:rPr>
                    <w:rFonts w:asciiTheme="minorHAnsi" w:hAnsiTheme="minorHAnsi"/>
                    <w:sz w:val="20"/>
                  </w:rPr>
                </w:rPrChange>
              </w:rPr>
              <w:t>Ref</w:t>
            </w:r>
          </w:p>
        </w:tc>
      </w:tr>
      <w:tr w:rsidR="00137686" w:rsidRPr="00A76009" w14:paraId="39835CBA" w14:textId="77777777" w:rsidTr="00A76009">
        <w:trPr>
          <w:tblHeader/>
          <w:trPrChange w:id="417"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418"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63D1AA5D" w14:textId="77777777" w:rsidR="00137686" w:rsidRPr="00A76009" w:rsidRDefault="00137686" w:rsidP="00B81F5B">
            <w:pPr>
              <w:pStyle w:val="TableText"/>
              <w:keepNext/>
              <w:keepLines/>
              <w:rPr>
                <w:rFonts w:cs="Arial"/>
                <w:color w:val="000000"/>
                <w:sz w:val="20"/>
                <w:rPrChange w:id="419" w:author="Batra Yogesh (EXT)" w:date="2018-04-13T13:15:00Z">
                  <w:rPr>
                    <w:rFonts w:asciiTheme="minorHAnsi" w:hAnsiTheme="minorHAnsi"/>
                    <w:color w:val="000000"/>
                    <w:sz w:val="20"/>
                  </w:rPr>
                </w:rPrChange>
              </w:rPr>
            </w:pPr>
            <w:r w:rsidRPr="00A76009">
              <w:rPr>
                <w:rFonts w:cs="Arial"/>
                <w:color w:val="000000"/>
                <w:sz w:val="20"/>
                <w:rPrChange w:id="420" w:author="Batra Yogesh (EXT)" w:date="2018-04-13T13:15:00Z">
                  <w:rPr>
                    <w:rFonts w:asciiTheme="minorHAnsi" w:hAnsiTheme="minorHAnsi"/>
                    <w:color w:val="000000"/>
                    <w:sz w:val="20"/>
                  </w:rPr>
                </w:rPrChange>
              </w:rPr>
              <w:t>A2.1</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421"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7D819B35" w14:textId="77777777" w:rsidR="00137686" w:rsidRPr="00A76009" w:rsidRDefault="00137686" w:rsidP="00B81F5B">
            <w:pPr>
              <w:pStyle w:val="TableText"/>
              <w:keepNext/>
              <w:keepLines/>
              <w:rPr>
                <w:rFonts w:cs="Arial"/>
                <w:sz w:val="20"/>
                <w:szCs w:val="20"/>
                <w:rPrChange w:id="422" w:author="Batra Yogesh (EXT)" w:date="2018-04-13T13:15:00Z">
                  <w:rPr>
                    <w:rFonts w:asciiTheme="minorHAnsi" w:hAnsiTheme="minorHAnsi"/>
                    <w:sz w:val="20"/>
                    <w:szCs w:val="20"/>
                  </w:rPr>
                </w:rPrChange>
              </w:rPr>
            </w:pPr>
            <w:r w:rsidRPr="00A76009">
              <w:rPr>
                <w:rFonts w:cs="Arial"/>
                <w:sz w:val="20"/>
                <w:szCs w:val="20"/>
                <w:rPrChange w:id="423" w:author="Batra Yogesh (EXT)" w:date="2018-04-13T13:15:00Z">
                  <w:rPr>
                    <w:rFonts w:asciiTheme="minorHAnsi" w:hAnsiTheme="minorHAnsi"/>
                    <w:sz w:val="20"/>
                    <w:szCs w:val="20"/>
                  </w:rPr>
                </w:rPrChange>
              </w:rPr>
              <w:t xml:space="preserve">EC Support opens up the </w:t>
            </w:r>
            <w:r w:rsidRPr="00A76009">
              <w:rPr>
                <w:rFonts w:cs="Arial"/>
                <w:b/>
                <w:i/>
                <w:sz w:val="20"/>
                <w:szCs w:val="20"/>
                <w:rPrChange w:id="424" w:author="Batra Yogesh (EXT)" w:date="2018-04-13T13:15:00Z">
                  <w:rPr>
                    <w:rFonts w:asciiTheme="minorHAnsi" w:hAnsiTheme="minorHAnsi"/>
                    <w:b/>
                    <w:i/>
                    <w:sz w:val="20"/>
                    <w:szCs w:val="20"/>
                  </w:rPr>
                </w:rPrChange>
              </w:rPr>
              <w:t xml:space="preserve">Node </w:t>
            </w:r>
            <w:r w:rsidRPr="00A76009">
              <w:rPr>
                <w:rFonts w:cs="Arial"/>
                <w:sz w:val="20"/>
                <w:szCs w:val="20"/>
                <w:rPrChange w:id="425" w:author="Batra Yogesh (EXT)" w:date="2018-04-13T13:15:00Z">
                  <w:rPr>
                    <w:rFonts w:asciiTheme="minorHAnsi" w:hAnsiTheme="minorHAnsi"/>
                    <w:sz w:val="20"/>
                    <w:szCs w:val="20"/>
                  </w:rPr>
                </w:rPrChange>
              </w:rPr>
              <w:t>screen.</w:t>
            </w:r>
          </w:p>
          <w:p w14:paraId="702C2FE5" w14:textId="7B99A644" w:rsidR="00137686" w:rsidRPr="00A76009" w:rsidRDefault="001D1BC8" w:rsidP="00B81F5B">
            <w:pPr>
              <w:pStyle w:val="TableText"/>
              <w:keepNext/>
              <w:keepLines/>
              <w:rPr>
                <w:rFonts w:cs="Arial"/>
                <w:i/>
                <w:sz w:val="20"/>
                <w:szCs w:val="20"/>
                <w:rPrChange w:id="426" w:author="Batra Yogesh (EXT)" w:date="2018-04-13T13:15:00Z">
                  <w:rPr>
                    <w:rFonts w:asciiTheme="minorHAnsi" w:hAnsiTheme="minorHAnsi"/>
                    <w:i/>
                    <w:sz w:val="20"/>
                    <w:szCs w:val="20"/>
                  </w:rPr>
                </w:rPrChange>
              </w:rPr>
            </w:pPr>
            <w:ins w:id="427" w:author="Batra Yogesh (EXT)" w:date="2018-03-27T15:42:00Z">
              <w:r w:rsidRPr="00A76009">
                <w:rPr>
                  <w:rFonts w:cs="Arial"/>
                  <w:i/>
                  <w:sz w:val="20"/>
                  <w:szCs w:val="20"/>
                  <w:rPrChange w:id="428" w:author="Batra Yogesh (EXT)" w:date="2018-04-13T13:15:00Z">
                    <w:rPr>
                      <w:rFonts w:asciiTheme="minorHAnsi" w:hAnsiTheme="minorHAnsi"/>
                      <w:i/>
                      <w:sz w:val="20"/>
                      <w:szCs w:val="20"/>
                    </w:rPr>
                  </w:rPrChange>
                </w:rPr>
                <w:t xml:space="preserve">Administration </w:t>
              </w:r>
              <w:r w:rsidRPr="00A76009">
                <w:rPr>
                  <w:rFonts w:cs="Arial"/>
                  <w:i/>
                  <w:sz w:val="20"/>
                  <w:szCs w:val="20"/>
                  <w:rPrChange w:id="429" w:author="Batra Yogesh (EXT)" w:date="2018-04-13T13:15:00Z">
                    <w:rPr>
                      <w:rFonts w:asciiTheme="minorHAnsi" w:hAnsiTheme="minorHAnsi"/>
                      <w:i/>
                      <w:sz w:val="20"/>
                      <w:szCs w:val="20"/>
                    </w:rPr>
                  </w:rPrChange>
                </w:rPr>
                <w:sym w:font="Wingdings" w:char="F0E0"/>
              </w:r>
              <w:r w:rsidRPr="00A76009">
                <w:rPr>
                  <w:rFonts w:cs="Arial"/>
                  <w:i/>
                  <w:sz w:val="20"/>
                  <w:szCs w:val="20"/>
                  <w:rPrChange w:id="430" w:author="Batra Yogesh (EXT)" w:date="2018-04-13T13:15:00Z">
                    <w:rPr>
                      <w:rFonts w:asciiTheme="minorHAnsi" w:hAnsiTheme="minorHAnsi"/>
                      <w:i/>
                      <w:sz w:val="20"/>
                      <w:szCs w:val="20"/>
                    </w:rPr>
                  </w:rPrChange>
                </w:rPr>
                <w:t xml:space="preserve"> </w:t>
              </w:r>
            </w:ins>
            <w:r w:rsidR="00137686" w:rsidRPr="00A76009">
              <w:rPr>
                <w:rFonts w:cs="Arial"/>
                <w:i/>
                <w:sz w:val="20"/>
                <w:szCs w:val="20"/>
                <w:rPrChange w:id="431" w:author="Batra Yogesh (EXT)" w:date="2018-04-13T13:15:00Z">
                  <w:rPr>
                    <w:rFonts w:asciiTheme="minorHAnsi" w:hAnsiTheme="minorHAnsi"/>
                    <w:i/>
                    <w:sz w:val="20"/>
                    <w:szCs w:val="20"/>
                  </w:rPr>
                </w:rPrChange>
              </w:rPr>
              <w:t xml:space="preserve">Assets </w:t>
            </w:r>
            <w:r w:rsidR="00137686" w:rsidRPr="00A76009">
              <w:rPr>
                <w:rFonts w:cs="Arial"/>
                <w:i/>
                <w:sz w:val="20"/>
                <w:szCs w:val="20"/>
                <w:rPrChange w:id="432"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433" w:author="Batra Yogesh (EXT)" w:date="2018-04-13T13:15:00Z">
                  <w:rPr>
                    <w:rFonts w:asciiTheme="minorHAnsi" w:hAnsiTheme="minorHAnsi"/>
                    <w:i/>
                    <w:sz w:val="20"/>
                    <w:szCs w:val="20"/>
                  </w:rPr>
                </w:rPrChange>
              </w:rPr>
              <w:t xml:space="preserve"> Calculation Objects </w:t>
            </w:r>
            <w:r w:rsidR="00137686" w:rsidRPr="00A76009">
              <w:rPr>
                <w:rFonts w:cs="Arial"/>
                <w:i/>
                <w:sz w:val="20"/>
                <w:szCs w:val="20"/>
                <w:rPrChange w:id="434" w:author="Batra Yogesh (EXT)" w:date="2018-04-13T13:15:00Z">
                  <w:rPr>
                    <w:rFonts w:asciiTheme="minorHAnsi" w:hAnsiTheme="minorHAnsi"/>
                    <w:i/>
                    <w:sz w:val="20"/>
                    <w:szCs w:val="20"/>
                  </w:rPr>
                </w:rPrChange>
              </w:rPr>
              <w:sym w:font="Wingdings" w:char="F0E0"/>
            </w:r>
            <w:r w:rsidR="00137686" w:rsidRPr="00A76009">
              <w:rPr>
                <w:rFonts w:cs="Arial"/>
                <w:i/>
                <w:sz w:val="20"/>
                <w:szCs w:val="20"/>
                <w:rPrChange w:id="435" w:author="Batra Yogesh (EXT)" w:date="2018-04-13T13:15:00Z">
                  <w:rPr>
                    <w:rFonts w:asciiTheme="minorHAnsi" w:hAnsiTheme="minorHAnsi"/>
                    <w:i/>
                    <w:sz w:val="20"/>
                    <w:szCs w:val="20"/>
                  </w:rPr>
                </w:rPrChange>
              </w:rPr>
              <w:t xml:space="preserve"> Node</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436"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6A3656E8" w14:textId="77777777" w:rsidR="00137686" w:rsidRPr="00A76009" w:rsidRDefault="00137686" w:rsidP="00B81F5B">
            <w:pPr>
              <w:keepNext/>
              <w:keepLines/>
              <w:spacing w:after="120"/>
              <w:rPr>
                <w:rFonts w:cs="Arial"/>
                <w:sz w:val="20"/>
                <w:szCs w:val="20"/>
                <w:rPrChange w:id="437" w:author="Batra Yogesh (EXT)" w:date="2018-04-13T13:15:00Z">
                  <w:rPr>
                    <w:rFonts w:asciiTheme="minorHAnsi" w:hAnsiTheme="minorHAnsi"/>
                    <w:sz w:val="20"/>
                    <w:szCs w:val="20"/>
                  </w:rPr>
                </w:rPrChange>
              </w:rPr>
            </w:pPr>
            <w:r w:rsidRPr="00A76009">
              <w:rPr>
                <w:rFonts w:cs="Arial"/>
                <w:sz w:val="20"/>
                <w:szCs w:val="20"/>
                <w:rPrChange w:id="438" w:author="Batra Yogesh (EXT)" w:date="2018-04-13T13:15:00Z">
                  <w:rPr>
                    <w:rFonts w:asciiTheme="minorHAnsi" w:hAnsiTheme="minorHAnsi"/>
                    <w:sz w:val="20"/>
                    <w:szCs w:val="20"/>
                  </w:rPr>
                </w:rPrChange>
              </w:rPr>
              <w:t xml:space="preserve">A list of Nodes that are currently setup in EC appear in the Data Window. </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439"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41B0DFB8" w14:textId="77777777" w:rsidR="00137686" w:rsidRPr="00A76009" w:rsidRDefault="00137686" w:rsidP="00B81F5B">
            <w:pPr>
              <w:keepNext/>
              <w:keepLines/>
              <w:rPr>
                <w:rFonts w:cs="Arial"/>
                <w:sz w:val="20"/>
                <w:rPrChange w:id="440" w:author="Batra Yogesh (EXT)" w:date="2018-04-13T13:15:00Z">
                  <w:rPr>
                    <w:rFonts w:asciiTheme="minorHAnsi" w:hAnsiTheme="minorHAnsi"/>
                    <w:sz w:val="20"/>
                  </w:rPr>
                </w:rPrChange>
              </w:rPr>
            </w:pPr>
          </w:p>
        </w:tc>
      </w:tr>
      <w:tr w:rsidR="00137686" w:rsidRPr="00A76009" w14:paraId="6AD03941" w14:textId="77777777" w:rsidTr="00A76009">
        <w:trPr>
          <w:tblHeader/>
          <w:trPrChange w:id="441"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442"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7F891EF6" w14:textId="77777777" w:rsidR="00137686" w:rsidRPr="00A76009" w:rsidRDefault="00137686" w:rsidP="00B81F5B">
            <w:pPr>
              <w:pStyle w:val="TableText"/>
              <w:keepNext/>
              <w:keepLines/>
              <w:rPr>
                <w:rFonts w:cs="Arial"/>
                <w:color w:val="000000"/>
                <w:sz w:val="20"/>
                <w:rPrChange w:id="443" w:author="Batra Yogesh (EXT)" w:date="2018-04-13T13:15:00Z">
                  <w:rPr>
                    <w:rFonts w:asciiTheme="minorHAnsi" w:hAnsiTheme="minorHAnsi"/>
                    <w:color w:val="000000"/>
                    <w:sz w:val="20"/>
                  </w:rPr>
                </w:rPrChange>
              </w:rPr>
            </w:pPr>
            <w:r w:rsidRPr="00A76009">
              <w:rPr>
                <w:rFonts w:cs="Arial"/>
                <w:color w:val="000000"/>
                <w:sz w:val="20"/>
                <w:rPrChange w:id="444" w:author="Batra Yogesh (EXT)" w:date="2018-04-13T13:15:00Z">
                  <w:rPr>
                    <w:rFonts w:asciiTheme="minorHAnsi" w:hAnsiTheme="minorHAnsi"/>
                    <w:color w:val="000000"/>
                    <w:sz w:val="20"/>
                  </w:rPr>
                </w:rPrChange>
              </w:rPr>
              <w:t>A2.2</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445"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4A75C9F0" w14:textId="77777777" w:rsidR="00137686" w:rsidRPr="00A76009" w:rsidRDefault="00137686" w:rsidP="00B81F5B">
            <w:pPr>
              <w:pStyle w:val="TableText"/>
              <w:keepNext/>
              <w:keepLines/>
              <w:rPr>
                <w:rFonts w:cs="Arial"/>
                <w:sz w:val="20"/>
                <w:szCs w:val="20"/>
                <w:rPrChange w:id="446" w:author="Batra Yogesh (EXT)" w:date="2018-04-13T13:15:00Z">
                  <w:rPr>
                    <w:rFonts w:asciiTheme="minorHAnsi" w:hAnsiTheme="minorHAnsi"/>
                    <w:sz w:val="20"/>
                    <w:szCs w:val="20"/>
                  </w:rPr>
                </w:rPrChange>
              </w:rPr>
            </w:pPr>
            <w:r w:rsidRPr="00A76009">
              <w:rPr>
                <w:rFonts w:cs="Arial"/>
                <w:sz w:val="20"/>
                <w:szCs w:val="20"/>
                <w:rPrChange w:id="447" w:author="Batra Yogesh (EXT)" w:date="2018-04-13T13:15:00Z">
                  <w:rPr>
                    <w:rFonts w:asciiTheme="minorHAnsi" w:hAnsiTheme="minorHAnsi"/>
                    <w:sz w:val="20"/>
                    <w:szCs w:val="20"/>
                  </w:rPr>
                </w:rPrChange>
              </w:rPr>
              <w:t xml:space="preserve">Click the </w:t>
            </w:r>
            <w:r w:rsidRPr="00A76009">
              <w:rPr>
                <w:rFonts w:cs="Arial"/>
                <w:b/>
                <w:i/>
                <w:sz w:val="20"/>
                <w:szCs w:val="20"/>
                <w:rPrChange w:id="448" w:author="Batra Yogesh (EXT)" w:date="2018-04-13T13:15:00Z">
                  <w:rPr>
                    <w:rFonts w:asciiTheme="minorHAnsi" w:hAnsiTheme="minorHAnsi"/>
                    <w:b/>
                    <w:i/>
                    <w:sz w:val="20"/>
                    <w:szCs w:val="20"/>
                  </w:rPr>
                </w:rPrChange>
              </w:rPr>
              <w:t>Node Code</w:t>
            </w:r>
            <w:r w:rsidRPr="00A76009">
              <w:rPr>
                <w:rFonts w:cs="Arial"/>
                <w:sz w:val="20"/>
                <w:szCs w:val="20"/>
                <w:rPrChange w:id="449" w:author="Batra Yogesh (EXT)" w:date="2018-04-13T13:15:00Z">
                  <w:rPr>
                    <w:rFonts w:asciiTheme="minorHAnsi" w:hAnsiTheme="minorHAnsi"/>
                    <w:sz w:val="20"/>
                    <w:szCs w:val="20"/>
                  </w:rPr>
                </w:rPrChange>
              </w:rPr>
              <w:t xml:space="preserve"> in the Data Window that requires an update</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450"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1EFD0D37" w14:textId="28F76DAD" w:rsidR="00137686" w:rsidRPr="00A76009" w:rsidRDefault="00137686" w:rsidP="003C612A">
            <w:pPr>
              <w:keepNext/>
              <w:keepLines/>
              <w:rPr>
                <w:rFonts w:cs="Arial"/>
                <w:sz w:val="20"/>
                <w:szCs w:val="20"/>
                <w:rPrChange w:id="451" w:author="Batra Yogesh (EXT)" w:date="2018-04-13T13:15:00Z">
                  <w:rPr>
                    <w:rFonts w:asciiTheme="minorHAnsi" w:hAnsiTheme="minorHAnsi"/>
                    <w:sz w:val="20"/>
                    <w:szCs w:val="20"/>
                  </w:rPr>
                </w:rPrChange>
              </w:rPr>
            </w:pPr>
            <w:r w:rsidRPr="00A76009">
              <w:rPr>
                <w:rFonts w:cs="Arial"/>
                <w:sz w:val="20"/>
                <w:szCs w:val="20"/>
                <w:rPrChange w:id="452" w:author="Batra Yogesh (EXT)" w:date="2018-04-13T13:15:00Z">
                  <w:rPr>
                    <w:rFonts w:asciiTheme="minorHAnsi" w:hAnsiTheme="minorHAnsi"/>
                    <w:sz w:val="20"/>
                    <w:szCs w:val="20"/>
                  </w:rPr>
                </w:rPrChange>
              </w:rPr>
              <w:t xml:space="preserve">Row will be highlighted </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453"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6CF0BEAF" w14:textId="77777777" w:rsidR="00137686" w:rsidRPr="00A76009" w:rsidRDefault="00137686" w:rsidP="00B81F5B">
            <w:pPr>
              <w:keepNext/>
              <w:keepLines/>
              <w:rPr>
                <w:rFonts w:cs="Arial"/>
                <w:sz w:val="20"/>
                <w:rPrChange w:id="454" w:author="Batra Yogesh (EXT)" w:date="2018-04-13T13:15:00Z">
                  <w:rPr>
                    <w:rFonts w:asciiTheme="minorHAnsi" w:hAnsiTheme="minorHAnsi"/>
                    <w:sz w:val="20"/>
                  </w:rPr>
                </w:rPrChange>
              </w:rPr>
            </w:pPr>
          </w:p>
        </w:tc>
      </w:tr>
      <w:tr w:rsidR="00137686" w:rsidRPr="00A76009" w14:paraId="77E8C01B" w14:textId="77777777" w:rsidTr="00A76009">
        <w:trPr>
          <w:tblHeader/>
          <w:trPrChange w:id="455"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456"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51317237" w14:textId="77777777" w:rsidR="00137686" w:rsidRPr="00A76009" w:rsidRDefault="00137686" w:rsidP="00B81F5B">
            <w:pPr>
              <w:pStyle w:val="TableText"/>
              <w:keepNext/>
              <w:keepLines/>
              <w:rPr>
                <w:rFonts w:cs="Arial"/>
                <w:sz w:val="20"/>
                <w:rPrChange w:id="457" w:author="Batra Yogesh (EXT)" w:date="2018-04-13T13:15:00Z">
                  <w:rPr>
                    <w:rFonts w:asciiTheme="minorHAnsi" w:hAnsiTheme="minorHAnsi"/>
                    <w:sz w:val="20"/>
                  </w:rPr>
                </w:rPrChange>
              </w:rPr>
            </w:pPr>
            <w:r w:rsidRPr="00A76009">
              <w:rPr>
                <w:rFonts w:cs="Arial"/>
                <w:sz w:val="20"/>
                <w:rPrChange w:id="458" w:author="Batra Yogesh (EXT)" w:date="2018-04-13T13:15:00Z">
                  <w:rPr>
                    <w:rFonts w:asciiTheme="minorHAnsi" w:hAnsiTheme="minorHAnsi"/>
                    <w:sz w:val="20"/>
                  </w:rPr>
                </w:rPrChange>
              </w:rPr>
              <w:t>A2.3</w:t>
            </w:r>
          </w:p>
          <w:p w14:paraId="70F78EB4" w14:textId="77777777" w:rsidR="00137686" w:rsidRPr="00241587" w:rsidRDefault="00137686" w:rsidP="00B81F5B">
            <w:pPr>
              <w:rPr>
                <w:rFonts w:cs="Arial"/>
              </w:rPr>
            </w:pPr>
          </w:p>
        </w:tc>
        <w:tc>
          <w:tcPr>
            <w:tcW w:w="1719" w:type="pct"/>
            <w:tcBorders>
              <w:top w:val="single" w:sz="4" w:space="0" w:color="auto"/>
              <w:left w:val="single" w:sz="4" w:space="0" w:color="auto"/>
              <w:bottom w:val="single" w:sz="4" w:space="0" w:color="auto"/>
              <w:right w:val="single" w:sz="4" w:space="0" w:color="auto"/>
            </w:tcBorders>
            <w:shd w:val="clear" w:color="auto" w:fill="auto"/>
            <w:tcPrChange w:id="459"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4FFEAA1A" w14:textId="07321FB7" w:rsidR="00137686" w:rsidRPr="00A76009" w:rsidRDefault="003C612A" w:rsidP="003C612A">
            <w:pPr>
              <w:pStyle w:val="TableText"/>
              <w:keepNext/>
              <w:keepLines/>
              <w:tabs>
                <w:tab w:val="left" w:pos="2490"/>
              </w:tabs>
              <w:spacing w:after="0"/>
              <w:rPr>
                <w:rFonts w:cs="Arial"/>
                <w:sz w:val="20"/>
                <w:szCs w:val="20"/>
                <w:rPrChange w:id="460" w:author="Batra Yogesh (EXT)" w:date="2018-04-13T13:15:00Z">
                  <w:rPr>
                    <w:rFonts w:asciiTheme="minorHAnsi" w:hAnsiTheme="minorHAnsi"/>
                    <w:sz w:val="20"/>
                    <w:szCs w:val="20"/>
                  </w:rPr>
                </w:rPrChange>
              </w:rPr>
            </w:pPr>
            <w:r w:rsidRPr="00A76009">
              <w:rPr>
                <w:rFonts w:cs="Arial"/>
                <w:sz w:val="20"/>
                <w:szCs w:val="20"/>
                <w:rPrChange w:id="461" w:author="Batra Yogesh (EXT)" w:date="2018-04-13T13:15:00Z">
                  <w:rPr>
                    <w:rFonts w:asciiTheme="minorHAnsi" w:hAnsiTheme="minorHAnsi"/>
                    <w:sz w:val="20"/>
                    <w:szCs w:val="20"/>
                  </w:rPr>
                </w:rPrChange>
              </w:rPr>
              <w:t>Mouse over to the Insert icon on the toolbar</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462"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77D07751" w14:textId="77777777" w:rsidR="00137686" w:rsidRPr="00A76009" w:rsidRDefault="00137686" w:rsidP="00B81F5B">
            <w:pPr>
              <w:keepNext/>
              <w:keepLines/>
              <w:spacing w:after="120"/>
              <w:rPr>
                <w:rFonts w:cs="Arial"/>
                <w:sz w:val="20"/>
                <w:szCs w:val="20"/>
                <w:rPrChange w:id="463" w:author="Batra Yogesh (EXT)" w:date="2018-04-13T13:15:00Z">
                  <w:rPr>
                    <w:rFonts w:asciiTheme="minorHAnsi" w:hAnsiTheme="minorHAnsi"/>
                    <w:sz w:val="20"/>
                    <w:szCs w:val="20"/>
                  </w:rPr>
                </w:rPrChange>
              </w:rPr>
            </w:pPr>
            <w:r w:rsidRPr="00A76009">
              <w:rPr>
                <w:rFonts w:cs="Arial"/>
                <w:sz w:val="20"/>
                <w:szCs w:val="20"/>
                <w:rPrChange w:id="464" w:author="Batra Yogesh (EXT)" w:date="2018-04-13T13:15:00Z">
                  <w:rPr>
                    <w:rFonts w:asciiTheme="minorHAnsi" w:hAnsiTheme="minorHAnsi"/>
                    <w:sz w:val="20"/>
                    <w:szCs w:val="20"/>
                  </w:rPr>
                </w:rPrChange>
              </w:rPr>
              <w:t>Two menu options are displayed:</w:t>
            </w:r>
          </w:p>
          <w:p w14:paraId="137E5065" w14:textId="77777777" w:rsidR="00137686" w:rsidRPr="00A76009" w:rsidRDefault="00137686" w:rsidP="00137686">
            <w:pPr>
              <w:pStyle w:val="ListParagraph"/>
              <w:keepNext/>
              <w:keepLines/>
              <w:numPr>
                <w:ilvl w:val="0"/>
                <w:numId w:val="24"/>
              </w:numPr>
              <w:spacing w:after="120"/>
              <w:rPr>
                <w:rFonts w:cs="Arial"/>
                <w:sz w:val="20"/>
                <w:szCs w:val="20"/>
                <w:rPrChange w:id="465" w:author="Batra Yogesh (EXT)" w:date="2018-04-13T13:15:00Z">
                  <w:rPr>
                    <w:rFonts w:asciiTheme="minorHAnsi" w:hAnsiTheme="minorHAnsi"/>
                    <w:sz w:val="20"/>
                    <w:szCs w:val="20"/>
                  </w:rPr>
                </w:rPrChange>
              </w:rPr>
            </w:pPr>
            <w:r w:rsidRPr="00A76009">
              <w:rPr>
                <w:rFonts w:cs="Arial"/>
                <w:sz w:val="20"/>
                <w:szCs w:val="20"/>
                <w:rPrChange w:id="466" w:author="Batra Yogesh (EXT)" w:date="2018-04-13T13:15:00Z">
                  <w:rPr>
                    <w:rFonts w:asciiTheme="minorHAnsi" w:hAnsiTheme="minorHAnsi"/>
                    <w:sz w:val="20"/>
                    <w:szCs w:val="20"/>
                  </w:rPr>
                </w:rPrChange>
              </w:rPr>
              <w:t>New version</w:t>
            </w:r>
          </w:p>
          <w:p w14:paraId="6FDEF0CE" w14:textId="77777777" w:rsidR="00137686" w:rsidRPr="00A76009" w:rsidRDefault="00137686" w:rsidP="00137686">
            <w:pPr>
              <w:pStyle w:val="ListParagraph"/>
              <w:keepNext/>
              <w:keepLines/>
              <w:numPr>
                <w:ilvl w:val="0"/>
                <w:numId w:val="24"/>
              </w:numPr>
              <w:spacing w:after="120"/>
              <w:rPr>
                <w:rFonts w:cs="Arial"/>
                <w:sz w:val="20"/>
                <w:szCs w:val="20"/>
                <w:rPrChange w:id="467" w:author="Batra Yogesh (EXT)" w:date="2018-04-13T13:15:00Z">
                  <w:rPr>
                    <w:rFonts w:asciiTheme="minorHAnsi" w:hAnsiTheme="minorHAnsi"/>
                    <w:sz w:val="20"/>
                    <w:szCs w:val="20"/>
                  </w:rPr>
                </w:rPrChange>
              </w:rPr>
            </w:pPr>
            <w:r w:rsidRPr="00A76009">
              <w:rPr>
                <w:rFonts w:cs="Arial"/>
                <w:sz w:val="20"/>
                <w:szCs w:val="20"/>
                <w:rPrChange w:id="468" w:author="Batra Yogesh (EXT)" w:date="2018-04-13T13:15:00Z">
                  <w:rPr>
                    <w:rFonts w:asciiTheme="minorHAnsi" w:hAnsiTheme="minorHAnsi"/>
                    <w:sz w:val="20"/>
                    <w:szCs w:val="20"/>
                  </w:rPr>
                </w:rPrChange>
              </w:rPr>
              <w:t>New object</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469"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56C8FEED" w14:textId="77777777" w:rsidR="00137686" w:rsidRPr="00A76009" w:rsidRDefault="00137686" w:rsidP="00B81F5B">
            <w:pPr>
              <w:keepNext/>
              <w:keepLines/>
              <w:rPr>
                <w:rFonts w:cs="Arial"/>
                <w:sz w:val="20"/>
                <w:rPrChange w:id="470" w:author="Batra Yogesh (EXT)" w:date="2018-04-13T13:15:00Z">
                  <w:rPr>
                    <w:rFonts w:asciiTheme="minorHAnsi" w:hAnsiTheme="minorHAnsi"/>
                    <w:sz w:val="20"/>
                  </w:rPr>
                </w:rPrChange>
              </w:rPr>
            </w:pPr>
          </w:p>
        </w:tc>
      </w:tr>
      <w:tr w:rsidR="00137686" w:rsidRPr="00A76009" w14:paraId="7A96F75A" w14:textId="77777777" w:rsidTr="00A76009">
        <w:trPr>
          <w:tblHeader/>
          <w:trPrChange w:id="471"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472"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371ECF3C" w14:textId="77777777" w:rsidR="00137686" w:rsidRPr="00A76009" w:rsidRDefault="00137686" w:rsidP="00B81F5B">
            <w:pPr>
              <w:pStyle w:val="TableText"/>
              <w:keepNext/>
              <w:keepLines/>
              <w:rPr>
                <w:rFonts w:cs="Arial"/>
                <w:sz w:val="20"/>
                <w:rPrChange w:id="473" w:author="Batra Yogesh (EXT)" w:date="2018-04-13T13:15:00Z">
                  <w:rPr>
                    <w:rFonts w:asciiTheme="minorHAnsi" w:hAnsiTheme="minorHAnsi"/>
                    <w:sz w:val="20"/>
                  </w:rPr>
                </w:rPrChange>
              </w:rPr>
            </w:pPr>
            <w:r w:rsidRPr="00A76009">
              <w:rPr>
                <w:rFonts w:cs="Arial"/>
                <w:sz w:val="20"/>
                <w:rPrChange w:id="474" w:author="Batra Yogesh (EXT)" w:date="2018-04-13T13:15:00Z">
                  <w:rPr>
                    <w:rFonts w:asciiTheme="minorHAnsi" w:hAnsiTheme="minorHAnsi"/>
                    <w:sz w:val="20"/>
                  </w:rPr>
                </w:rPrChange>
              </w:rPr>
              <w:t>A2.4</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475"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3400FB5A" w14:textId="77777777" w:rsidR="00137686" w:rsidRPr="00A76009" w:rsidRDefault="00137686" w:rsidP="00B81F5B">
            <w:pPr>
              <w:pStyle w:val="TableText"/>
              <w:keepNext/>
              <w:keepLines/>
              <w:rPr>
                <w:rFonts w:cs="Arial"/>
                <w:sz w:val="20"/>
                <w:szCs w:val="20"/>
                <w:rPrChange w:id="476" w:author="Batra Yogesh (EXT)" w:date="2018-04-13T13:15:00Z">
                  <w:rPr>
                    <w:rFonts w:asciiTheme="minorHAnsi" w:hAnsiTheme="minorHAnsi"/>
                    <w:sz w:val="20"/>
                    <w:szCs w:val="20"/>
                  </w:rPr>
                </w:rPrChange>
              </w:rPr>
            </w:pPr>
            <w:r w:rsidRPr="00A76009">
              <w:rPr>
                <w:rFonts w:cs="Arial"/>
                <w:sz w:val="20"/>
                <w:szCs w:val="20"/>
                <w:rPrChange w:id="477" w:author="Batra Yogesh (EXT)" w:date="2018-04-13T13:15:00Z">
                  <w:rPr>
                    <w:rFonts w:asciiTheme="minorHAnsi" w:hAnsiTheme="minorHAnsi"/>
                    <w:sz w:val="20"/>
                    <w:szCs w:val="20"/>
                  </w:rPr>
                </w:rPrChange>
              </w:rPr>
              <w:t xml:space="preserve">Click </w:t>
            </w:r>
            <w:r w:rsidRPr="00A76009">
              <w:rPr>
                <w:rFonts w:cs="Arial"/>
                <w:b/>
                <w:i/>
                <w:sz w:val="20"/>
                <w:szCs w:val="20"/>
                <w:rPrChange w:id="478" w:author="Batra Yogesh (EXT)" w:date="2018-04-13T13:15:00Z">
                  <w:rPr>
                    <w:rFonts w:asciiTheme="minorHAnsi" w:hAnsiTheme="minorHAnsi"/>
                    <w:b/>
                    <w:i/>
                    <w:sz w:val="20"/>
                    <w:szCs w:val="20"/>
                  </w:rPr>
                </w:rPrChange>
              </w:rPr>
              <w:t>New Version</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479"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24B77B45" w14:textId="77777777" w:rsidR="00137686" w:rsidRPr="00A76009" w:rsidRDefault="00137686" w:rsidP="00B81F5B">
            <w:pPr>
              <w:keepNext/>
              <w:keepLines/>
              <w:rPr>
                <w:rFonts w:cs="Arial"/>
                <w:sz w:val="20"/>
                <w:szCs w:val="20"/>
                <w:rPrChange w:id="480" w:author="Batra Yogesh (EXT)" w:date="2018-04-13T13:15:00Z">
                  <w:rPr>
                    <w:rFonts w:asciiTheme="minorHAnsi" w:hAnsiTheme="minorHAnsi"/>
                    <w:sz w:val="20"/>
                    <w:szCs w:val="20"/>
                  </w:rPr>
                </w:rPrChange>
              </w:rPr>
            </w:pPr>
            <w:r w:rsidRPr="00A76009">
              <w:rPr>
                <w:rFonts w:cs="Arial"/>
                <w:sz w:val="20"/>
                <w:szCs w:val="20"/>
                <w:rPrChange w:id="481" w:author="Batra Yogesh (EXT)" w:date="2018-04-13T13:15:00Z">
                  <w:rPr>
                    <w:rFonts w:asciiTheme="minorHAnsi" w:hAnsiTheme="minorHAnsi"/>
                    <w:sz w:val="20"/>
                    <w:szCs w:val="20"/>
                  </w:rPr>
                </w:rPrChange>
              </w:rPr>
              <w:t>New form is displayed in the bottom half of the Data Window:</w:t>
            </w:r>
          </w:p>
          <w:p w14:paraId="2E00DC29" w14:textId="77777777" w:rsidR="00137686" w:rsidRPr="00A76009" w:rsidRDefault="00137686" w:rsidP="00137686">
            <w:pPr>
              <w:pStyle w:val="ListParagraph"/>
              <w:keepNext/>
              <w:keepLines/>
              <w:numPr>
                <w:ilvl w:val="0"/>
                <w:numId w:val="25"/>
              </w:numPr>
              <w:rPr>
                <w:rFonts w:cs="Arial"/>
                <w:sz w:val="20"/>
                <w:szCs w:val="20"/>
                <w:rPrChange w:id="482" w:author="Batra Yogesh (EXT)" w:date="2018-04-13T13:15:00Z">
                  <w:rPr>
                    <w:rFonts w:asciiTheme="minorHAnsi" w:hAnsiTheme="minorHAnsi"/>
                    <w:sz w:val="20"/>
                    <w:szCs w:val="20"/>
                  </w:rPr>
                </w:rPrChange>
              </w:rPr>
            </w:pPr>
            <w:r w:rsidRPr="00A76009">
              <w:rPr>
                <w:rFonts w:cs="Arial"/>
                <w:sz w:val="20"/>
                <w:szCs w:val="20"/>
                <w:rPrChange w:id="483" w:author="Batra Yogesh (EXT)" w:date="2018-04-13T13:15:00Z">
                  <w:rPr>
                    <w:rFonts w:asciiTheme="minorHAnsi" w:hAnsiTheme="minorHAnsi"/>
                    <w:sz w:val="20"/>
                    <w:szCs w:val="20"/>
                  </w:rPr>
                </w:rPrChange>
              </w:rPr>
              <w:t>Start Date is populated with the original start date of the allocation network in EC</w:t>
            </w:r>
          </w:p>
          <w:p w14:paraId="720ADF6B" w14:textId="77777777" w:rsidR="00137686" w:rsidRPr="00A76009" w:rsidRDefault="00137686" w:rsidP="00137686">
            <w:pPr>
              <w:pStyle w:val="ListParagraph"/>
              <w:keepNext/>
              <w:keepLines/>
              <w:numPr>
                <w:ilvl w:val="0"/>
                <w:numId w:val="25"/>
              </w:numPr>
              <w:rPr>
                <w:rFonts w:cs="Arial"/>
                <w:sz w:val="20"/>
                <w:szCs w:val="20"/>
                <w:rPrChange w:id="484" w:author="Batra Yogesh (EXT)" w:date="2018-04-13T13:15:00Z">
                  <w:rPr>
                    <w:rFonts w:asciiTheme="minorHAnsi" w:hAnsiTheme="minorHAnsi"/>
                    <w:sz w:val="20"/>
                    <w:szCs w:val="20"/>
                  </w:rPr>
                </w:rPrChange>
              </w:rPr>
            </w:pPr>
            <w:r w:rsidRPr="00A76009">
              <w:rPr>
                <w:rFonts w:cs="Arial"/>
                <w:sz w:val="20"/>
                <w:szCs w:val="20"/>
                <w:rPrChange w:id="485" w:author="Batra Yogesh (EXT)" w:date="2018-04-13T13:15:00Z">
                  <w:rPr>
                    <w:rFonts w:asciiTheme="minorHAnsi" w:hAnsiTheme="minorHAnsi"/>
                    <w:sz w:val="20"/>
                    <w:szCs w:val="20"/>
                  </w:rPr>
                </w:rPrChange>
              </w:rPr>
              <w:t>End Date is blank</w:t>
            </w:r>
          </w:p>
          <w:p w14:paraId="2629F380" w14:textId="77777777" w:rsidR="00137686" w:rsidRPr="00A76009" w:rsidRDefault="00137686" w:rsidP="00137686">
            <w:pPr>
              <w:pStyle w:val="ListParagraph"/>
              <w:keepNext/>
              <w:keepLines/>
              <w:numPr>
                <w:ilvl w:val="0"/>
                <w:numId w:val="25"/>
              </w:numPr>
              <w:rPr>
                <w:rFonts w:cs="Arial"/>
                <w:sz w:val="20"/>
                <w:szCs w:val="20"/>
                <w:rPrChange w:id="486" w:author="Batra Yogesh (EXT)" w:date="2018-04-13T13:15:00Z">
                  <w:rPr>
                    <w:rFonts w:asciiTheme="minorHAnsi" w:hAnsiTheme="minorHAnsi"/>
                    <w:sz w:val="20"/>
                    <w:szCs w:val="20"/>
                  </w:rPr>
                </w:rPrChange>
              </w:rPr>
            </w:pPr>
            <w:r w:rsidRPr="00A76009">
              <w:rPr>
                <w:rFonts w:cs="Arial"/>
                <w:sz w:val="20"/>
                <w:szCs w:val="20"/>
                <w:rPrChange w:id="487" w:author="Batra Yogesh (EXT)" w:date="2018-04-13T13:15:00Z">
                  <w:rPr>
                    <w:rFonts w:asciiTheme="minorHAnsi" w:hAnsiTheme="minorHAnsi"/>
                    <w:sz w:val="20"/>
                    <w:szCs w:val="20"/>
                  </w:rPr>
                </w:rPrChange>
              </w:rPr>
              <w:t>Daytime entry is open for entry</w:t>
            </w:r>
          </w:p>
          <w:p w14:paraId="326F3112" w14:textId="77777777" w:rsidR="00137686" w:rsidRPr="00A76009" w:rsidRDefault="00137686" w:rsidP="00B81F5B">
            <w:pPr>
              <w:keepNext/>
              <w:keepLines/>
              <w:rPr>
                <w:rFonts w:cs="Arial"/>
                <w:sz w:val="20"/>
                <w:szCs w:val="20"/>
                <w:rPrChange w:id="488" w:author="Batra Yogesh (EXT)" w:date="2018-04-13T13:15:00Z">
                  <w:rPr>
                    <w:rFonts w:asciiTheme="minorHAnsi" w:hAnsiTheme="minorHAnsi"/>
                    <w:sz w:val="20"/>
                    <w:szCs w:val="20"/>
                  </w:rPr>
                </w:rPrChange>
              </w:rPr>
            </w:pPr>
          </w:p>
        </w:tc>
        <w:tc>
          <w:tcPr>
            <w:tcW w:w="833" w:type="pct"/>
            <w:tcBorders>
              <w:top w:val="single" w:sz="4" w:space="0" w:color="auto"/>
              <w:left w:val="single" w:sz="4" w:space="0" w:color="auto"/>
              <w:bottom w:val="single" w:sz="4" w:space="0" w:color="auto"/>
              <w:right w:val="single" w:sz="4" w:space="0" w:color="auto"/>
            </w:tcBorders>
            <w:shd w:val="clear" w:color="auto" w:fill="auto"/>
            <w:tcPrChange w:id="489"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6EBA4286" w14:textId="77777777" w:rsidR="00137686" w:rsidRPr="00A76009" w:rsidRDefault="00137686" w:rsidP="00B81F5B">
            <w:pPr>
              <w:keepNext/>
              <w:keepLines/>
              <w:rPr>
                <w:rFonts w:cs="Arial"/>
                <w:sz w:val="20"/>
                <w:rPrChange w:id="490" w:author="Batra Yogesh (EXT)" w:date="2018-04-13T13:15:00Z">
                  <w:rPr>
                    <w:rFonts w:asciiTheme="minorHAnsi" w:hAnsiTheme="minorHAnsi"/>
                    <w:sz w:val="20"/>
                  </w:rPr>
                </w:rPrChange>
              </w:rPr>
            </w:pPr>
          </w:p>
        </w:tc>
      </w:tr>
      <w:tr w:rsidR="00137686" w:rsidRPr="00A76009" w14:paraId="063DCB42" w14:textId="77777777" w:rsidTr="00A76009">
        <w:trPr>
          <w:tblHeader/>
          <w:trPrChange w:id="491"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492"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0C9C2E76" w14:textId="77777777" w:rsidR="00137686" w:rsidRPr="00A76009" w:rsidRDefault="00137686" w:rsidP="00B81F5B">
            <w:pPr>
              <w:pStyle w:val="TableText"/>
              <w:keepNext/>
              <w:keepLines/>
              <w:rPr>
                <w:rFonts w:cs="Arial"/>
                <w:sz w:val="20"/>
                <w:rPrChange w:id="493" w:author="Batra Yogesh (EXT)" w:date="2018-04-13T13:15:00Z">
                  <w:rPr>
                    <w:rFonts w:asciiTheme="minorHAnsi" w:hAnsiTheme="minorHAnsi"/>
                    <w:sz w:val="20"/>
                  </w:rPr>
                </w:rPrChange>
              </w:rPr>
            </w:pPr>
            <w:r w:rsidRPr="00A76009">
              <w:rPr>
                <w:rFonts w:cs="Arial"/>
                <w:sz w:val="20"/>
                <w:rPrChange w:id="494" w:author="Batra Yogesh (EXT)" w:date="2018-04-13T13:15:00Z">
                  <w:rPr>
                    <w:rFonts w:asciiTheme="minorHAnsi" w:hAnsiTheme="minorHAnsi"/>
                    <w:sz w:val="20"/>
                  </w:rPr>
                </w:rPrChange>
              </w:rPr>
              <w:t>A2.5</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495"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5EAF1498" w14:textId="77777777" w:rsidR="00137686" w:rsidRPr="00A76009" w:rsidRDefault="00137686" w:rsidP="00B81F5B">
            <w:pPr>
              <w:pStyle w:val="TableText"/>
              <w:keepNext/>
              <w:keepLines/>
              <w:rPr>
                <w:rFonts w:cs="Arial"/>
                <w:i/>
                <w:sz w:val="20"/>
                <w:szCs w:val="20"/>
                <w:rPrChange w:id="496" w:author="Batra Yogesh (EXT)" w:date="2018-04-13T13:15:00Z">
                  <w:rPr>
                    <w:rFonts w:asciiTheme="minorHAnsi" w:hAnsiTheme="minorHAnsi"/>
                    <w:i/>
                    <w:sz w:val="20"/>
                    <w:szCs w:val="20"/>
                  </w:rPr>
                </w:rPrChange>
              </w:rPr>
            </w:pPr>
            <w:r w:rsidRPr="00A76009">
              <w:rPr>
                <w:rFonts w:cs="Arial"/>
                <w:sz w:val="20"/>
                <w:szCs w:val="20"/>
                <w:rPrChange w:id="497" w:author="Batra Yogesh (EXT)" w:date="2018-04-13T13:15:00Z">
                  <w:rPr>
                    <w:rFonts w:asciiTheme="minorHAnsi" w:hAnsiTheme="minorHAnsi"/>
                    <w:sz w:val="20"/>
                    <w:szCs w:val="20"/>
                  </w:rPr>
                </w:rPrChange>
              </w:rPr>
              <w:t>Manually enter the correct date for the update  or use the calendar icon</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498"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7DB6001A" w14:textId="77777777" w:rsidR="00137686" w:rsidRPr="00A76009" w:rsidRDefault="00137686" w:rsidP="00B81F5B">
            <w:pPr>
              <w:keepNext/>
              <w:keepLines/>
              <w:spacing w:after="120"/>
              <w:rPr>
                <w:rFonts w:cs="Arial"/>
                <w:sz w:val="20"/>
                <w:szCs w:val="20"/>
                <w:rPrChange w:id="499" w:author="Batra Yogesh (EXT)" w:date="2018-04-13T13:15:00Z">
                  <w:rPr>
                    <w:rFonts w:asciiTheme="minorHAnsi" w:hAnsiTheme="minorHAnsi"/>
                    <w:sz w:val="20"/>
                    <w:szCs w:val="20"/>
                  </w:rPr>
                </w:rPrChange>
              </w:rPr>
            </w:pPr>
            <w:r w:rsidRPr="00A76009">
              <w:rPr>
                <w:rFonts w:cs="Arial"/>
                <w:sz w:val="20"/>
                <w:szCs w:val="20"/>
                <w:rPrChange w:id="500" w:author="Batra Yogesh (EXT)" w:date="2018-04-13T13:15:00Z">
                  <w:rPr>
                    <w:rFonts w:asciiTheme="minorHAnsi" w:hAnsiTheme="minorHAnsi"/>
                    <w:sz w:val="20"/>
                    <w:szCs w:val="20"/>
                  </w:rPr>
                </w:rPrChange>
              </w:rPr>
              <w:t>Date is displayed.</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501"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4A2EF36F" w14:textId="77777777" w:rsidR="00137686" w:rsidRPr="00A76009" w:rsidRDefault="00137686" w:rsidP="00B81F5B">
            <w:pPr>
              <w:keepNext/>
              <w:keepLines/>
              <w:rPr>
                <w:rFonts w:cs="Arial"/>
                <w:sz w:val="20"/>
                <w:rPrChange w:id="502" w:author="Batra Yogesh (EXT)" w:date="2018-04-13T13:15:00Z">
                  <w:rPr>
                    <w:rFonts w:asciiTheme="minorHAnsi" w:hAnsiTheme="minorHAnsi"/>
                    <w:sz w:val="20"/>
                  </w:rPr>
                </w:rPrChange>
              </w:rPr>
            </w:pPr>
          </w:p>
        </w:tc>
      </w:tr>
      <w:tr w:rsidR="00137686" w:rsidRPr="00A76009" w14:paraId="400327E6" w14:textId="77777777" w:rsidTr="00A76009">
        <w:trPr>
          <w:tblHeader/>
          <w:trPrChange w:id="503"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504"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0BAB65F7" w14:textId="77777777" w:rsidR="00137686" w:rsidRPr="00A76009" w:rsidRDefault="00137686" w:rsidP="00B81F5B">
            <w:pPr>
              <w:pStyle w:val="TableText"/>
              <w:keepNext/>
              <w:keepLines/>
              <w:rPr>
                <w:rFonts w:cs="Arial"/>
                <w:color w:val="000000"/>
                <w:sz w:val="20"/>
                <w:rPrChange w:id="505" w:author="Batra Yogesh (EXT)" w:date="2018-04-13T13:15:00Z">
                  <w:rPr>
                    <w:rFonts w:asciiTheme="minorHAnsi" w:hAnsiTheme="minorHAnsi"/>
                    <w:color w:val="000000"/>
                    <w:sz w:val="20"/>
                  </w:rPr>
                </w:rPrChange>
              </w:rPr>
            </w:pPr>
            <w:r w:rsidRPr="00A76009">
              <w:rPr>
                <w:rFonts w:cs="Arial"/>
                <w:color w:val="000000"/>
                <w:sz w:val="20"/>
                <w:rPrChange w:id="506" w:author="Batra Yogesh (EXT)" w:date="2018-04-13T13:15:00Z">
                  <w:rPr>
                    <w:rFonts w:asciiTheme="minorHAnsi" w:hAnsiTheme="minorHAnsi"/>
                    <w:color w:val="000000"/>
                    <w:sz w:val="20"/>
                  </w:rPr>
                </w:rPrChange>
              </w:rPr>
              <w:t>A2.6</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507"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4973770B" w14:textId="77777777" w:rsidR="00137686" w:rsidRPr="00A76009" w:rsidRDefault="00137686" w:rsidP="00B81F5B">
            <w:pPr>
              <w:pStyle w:val="TableText"/>
              <w:keepNext/>
              <w:keepLines/>
              <w:tabs>
                <w:tab w:val="left" w:pos="2490"/>
              </w:tabs>
              <w:spacing w:after="0"/>
              <w:rPr>
                <w:rFonts w:cs="Arial"/>
                <w:sz w:val="20"/>
                <w:szCs w:val="20"/>
                <w:rPrChange w:id="508" w:author="Batra Yogesh (EXT)" w:date="2018-04-13T13:15:00Z">
                  <w:rPr>
                    <w:rFonts w:asciiTheme="minorHAnsi" w:hAnsiTheme="minorHAnsi"/>
                    <w:sz w:val="20"/>
                    <w:szCs w:val="20"/>
                  </w:rPr>
                </w:rPrChange>
              </w:rPr>
            </w:pPr>
            <w:r w:rsidRPr="00A76009">
              <w:rPr>
                <w:rFonts w:cs="Arial"/>
                <w:sz w:val="20"/>
                <w:szCs w:val="20"/>
                <w:rPrChange w:id="509" w:author="Batra Yogesh (EXT)" w:date="2018-04-13T13:15:00Z">
                  <w:rPr>
                    <w:rFonts w:asciiTheme="minorHAnsi" w:hAnsiTheme="minorHAnsi"/>
                    <w:sz w:val="20"/>
                    <w:szCs w:val="20"/>
                  </w:rPr>
                </w:rPrChange>
              </w:rPr>
              <w:t xml:space="preserve">Click the </w:t>
            </w:r>
            <w:r w:rsidRPr="00A76009">
              <w:rPr>
                <w:rFonts w:cs="Arial"/>
                <w:b/>
                <w:i/>
                <w:sz w:val="20"/>
                <w:szCs w:val="20"/>
                <w:rPrChange w:id="510" w:author="Batra Yogesh (EXT)" w:date="2018-04-13T13:15:00Z">
                  <w:rPr>
                    <w:rFonts w:asciiTheme="minorHAnsi" w:hAnsiTheme="minorHAnsi"/>
                    <w:b/>
                    <w:i/>
                    <w:sz w:val="20"/>
                    <w:szCs w:val="20"/>
                  </w:rPr>
                </w:rPrChange>
              </w:rPr>
              <w:t xml:space="preserve">Save </w:t>
            </w:r>
            <w:r w:rsidRPr="00A76009">
              <w:rPr>
                <w:rFonts w:cs="Arial"/>
                <w:sz w:val="20"/>
                <w:szCs w:val="20"/>
                <w:rPrChange w:id="511" w:author="Batra Yogesh (EXT)" w:date="2018-04-13T13:15:00Z">
                  <w:rPr>
                    <w:rFonts w:asciiTheme="minorHAnsi" w:hAnsiTheme="minorHAnsi"/>
                    <w:sz w:val="20"/>
                    <w:szCs w:val="20"/>
                  </w:rPr>
                </w:rPrChange>
              </w:rPr>
              <w:t>icon</w:t>
            </w:r>
          </w:p>
          <w:p w14:paraId="6DAAB151" w14:textId="77777777" w:rsidR="00137686" w:rsidRPr="00A76009" w:rsidRDefault="00137686" w:rsidP="00B81F5B">
            <w:pPr>
              <w:pStyle w:val="TableText"/>
              <w:keepNext/>
              <w:keepLines/>
              <w:tabs>
                <w:tab w:val="left" w:pos="2490"/>
              </w:tabs>
              <w:spacing w:after="0"/>
              <w:ind w:left="720"/>
              <w:rPr>
                <w:rFonts w:cs="Arial"/>
                <w:sz w:val="20"/>
                <w:szCs w:val="20"/>
                <w:rPrChange w:id="512" w:author="Batra Yogesh (EXT)" w:date="2018-04-13T13:15:00Z">
                  <w:rPr>
                    <w:rFonts w:asciiTheme="minorHAnsi" w:hAnsiTheme="minorHAnsi"/>
                    <w:sz w:val="20"/>
                    <w:szCs w:val="20"/>
                  </w:rPr>
                </w:rPrChange>
              </w:rPr>
            </w:pPr>
          </w:p>
        </w:tc>
        <w:tc>
          <w:tcPr>
            <w:tcW w:w="1927" w:type="pct"/>
            <w:tcBorders>
              <w:top w:val="single" w:sz="4" w:space="0" w:color="auto"/>
              <w:left w:val="single" w:sz="4" w:space="0" w:color="auto"/>
              <w:bottom w:val="single" w:sz="4" w:space="0" w:color="auto"/>
              <w:right w:val="single" w:sz="4" w:space="0" w:color="auto"/>
            </w:tcBorders>
            <w:shd w:val="clear" w:color="auto" w:fill="auto"/>
            <w:tcPrChange w:id="513"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486165D7" w14:textId="77777777" w:rsidR="00137686" w:rsidRPr="00A76009" w:rsidRDefault="00137686" w:rsidP="00B81F5B">
            <w:pPr>
              <w:keepNext/>
              <w:keepLines/>
              <w:spacing w:after="120"/>
              <w:rPr>
                <w:rFonts w:cs="Arial"/>
                <w:sz w:val="20"/>
                <w:szCs w:val="20"/>
                <w:rPrChange w:id="514" w:author="Batra Yogesh (EXT)" w:date="2018-04-13T13:15:00Z">
                  <w:rPr>
                    <w:rFonts w:asciiTheme="minorHAnsi" w:hAnsiTheme="minorHAnsi"/>
                    <w:sz w:val="20"/>
                    <w:szCs w:val="20"/>
                  </w:rPr>
                </w:rPrChange>
              </w:rPr>
            </w:pPr>
            <w:r w:rsidRPr="00A76009">
              <w:rPr>
                <w:rFonts w:cs="Arial"/>
                <w:sz w:val="20"/>
                <w:szCs w:val="20"/>
                <w:rPrChange w:id="515" w:author="Batra Yogesh (EXT)" w:date="2018-04-13T13:15:00Z">
                  <w:rPr>
                    <w:rFonts w:asciiTheme="minorHAnsi" w:hAnsiTheme="minorHAnsi"/>
                    <w:sz w:val="20"/>
                    <w:szCs w:val="20"/>
                  </w:rPr>
                </w:rPrChange>
              </w:rPr>
              <w:t>Changes to node are saved; Node form is displayed with current data displayed.</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516"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5B8CB4DB" w14:textId="77777777" w:rsidR="00137686" w:rsidRPr="00A76009" w:rsidRDefault="00137686" w:rsidP="00B81F5B">
            <w:pPr>
              <w:keepNext/>
              <w:keepLines/>
              <w:rPr>
                <w:rFonts w:cs="Arial"/>
                <w:sz w:val="20"/>
                <w:rPrChange w:id="517" w:author="Batra Yogesh (EXT)" w:date="2018-04-13T13:15:00Z">
                  <w:rPr>
                    <w:rFonts w:asciiTheme="minorHAnsi" w:hAnsiTheme="minorHAnsi"/>
                    <w:sz w:val="20"/>
                  </w:rPr>
                </w:rPrChange>
              </w:rPr>
            </w:pPr>
          </w:p>
        </w:tc>
      </w:tr>
      <w:tr w:rsidR="00137686" w:rsidRPr="00A76009" w14:paraId="6821DBB6" w14:textId="77777777" w:rsidTr="00A76009">
        <w:trPr>
          <w:tblHeader/>
          <w:trPrChange w:id="518"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519"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541E8370" w14:textId="77777777" w:rsidR="00137686" w:rsidRPr="00A76009" w:rsidRDefault="00137686" w:rsidP="00B81F5B">
            <w:pPr>
              <w:pStyle w:val="TableText"/>
              <w:keepNext/>
              <w:keepLines/>
              <w:rPr>
                <w:rFonts w:cs="Arial"/>
                <w:color w:val="000000"/>
                <w:sz w:val="20"/>
                <w:rPrChange w:id="520" w:author="Batra Yogesh (EXT)" w:date="2018-04-13T13:15:00Z">
                  <w:rPr>
                    <w:rFonts w:asciiTheme="minorHAnsi" w:hAnsiTheme="minorHAnsi"/>
                    <w:color w:val="000000"/>
                    <w:sz w:val="20"/>
                  </w:rPr>
                </w:rPrChange>
              </w:rPr>
            </w:pPr>
            <w:r w:rsidRPr="00A76009">
              <w:rPr>
                <w:rFonts w:cs="Arial"/>
                <w:color w:val="000000"/>
                <w:sz w:val="20"/>
                <w:rPrChange w:id="521" w:author="Batra Yogesh (EXT)" w:date="2018-04-13T13:15:00Z">
                  <w:rPr>
                    <w:rFonts w:asciiTheme="minorHAnsi" w:hAnsiTheme="minorHAnsi"/>
                    <w:color w:val="000000"/>
                    <w:sz w:val="20"/>
                  </w:rPr>
                </w:rPrChange>
              </w:rPr>
              <w:t>A2.7</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522"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31A53435" w14:textId="77777777" w:rsidR="00137686" w:rsidRPr="00A76009" w:rsidRDefault="00137686" w:rsidP="00B81F5B">
            <w:pPr>
              <w:pStyle w:val="TableText"/>
              <w:keepNext/>
              <w:keepLines/>
              <w:rPr>
                <w:rFonts w:cs="Arial"/>
                <w:sz w:val="20"/>
                <w:szCs w:val="20"/>
                <w:rPrChange w:id="523" w:author="Batra Yogesh (EXT)" w:date="2018-04-13T13:15:00Z">
                  <w:rPr>
                    <w:rFonts w:asciiTheme="minorHAnsi" w:hAnsiTheme="minorHAnsi"/>
                    <w:sz w:val="20"/>
                    <w:szCs w:val="20"/>
                  </w:rPr>
                </w:rPrChange>
              </w:rPr>
            </w:pPr>
            <w:r w:rsidRPr="00A76009">
              <w:rPr>
                <w:rFonts w:cs="Arial"/>
                <w:sz w:val="20"/>
                <w:szCs w:val="20"/>
                <w:rPrChange w:id="524" w:author="Batra Yogesh (EXT)" w:date="2018-04-13T13:15:00Z">
                  <w:rPr>
                    <w:rFonts w:asciiTheme="minorHAnsi" w:hAnsiTheme="minorHAnsi"/>
                    <w:sz w:val="20"/>
                    <w:szCs w:val="20"/>
                  </w:rPr>
                </w:rPrChange>
              </w:rPr>
              <w:t>Update necessary attributes for the new version of the allocation network</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525"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29D0AAE6" w14:textId="77777777" w:rsidR="00137686" w:rsidRPr="00A76009" w:rsidRDefault="00137686" w:rsidP="00B81F5B">
            <w:pPr>
              <w:keepNext/>
              <w:keepLines/>
              <w:rPr>
                <w:rFonts w:cs="Arial"/>
                <w:sz w:val="20"/>
                <w:szCs w:val="20"/>
                <w:rPrChange w:id="526" w:author="Batra Yogesh (EXT)" w:date="2018-04-13T13:15:00Z">
                  <w:rPr>
                    <w:rFonts w:asciiTheme="minorHAnsi" w:hAnsiTheme="minorHAnsi"/>
                    <w:sz w:val="20"/>
                    <w:szCs w:val="20"/>
                  </w:rPr>
                </w:rPrChange>
              </w:rPr>
            </w:pPr>
            <w:r w:rsidRPr="00A76009">
              <w:rPr>
                <w:rFonts w:cs="Arial"/>
                <w:sz w:val="20"/>
                <w:szCs w:val="20"/>
                <w:rPrChange w:id="527" w:author="Batra Yogesh (EXT)" w:date="2018-04-13T13:15:00Z">
                  <w:rPr>
                    <w:rFonts w:asciiTheme="minorHAnsi" w:hAnsiTheme="minorHAnsi"/>
                    <w:sz w:val="20"/>
                    <w:szCs w:val="20"/>
                  </w:rPr>
                </w:rPrChange>
              </w:rPr>
              <w:t>Updates are displayed.</w:t>
            </w:r>
          </w:p>
          <w:p w14:paraId="453904A2" w14:textId="77777777" w:rsidR="00137686" w:rsidRPr="00A76009" w:rsidRDefault="00137686" w:rsidP="00B81F5B">
            <w:pPr>
              <w:keepNext/>
              <w:keepLines/>
              <w:rPr>
                <w:rFonts w:cs="Arial"/>
                <w:sz w:val="20"/>
                <w:szCs w:val="20"/>
                <w:rPrChange w:id="528" w:author="Batra Yogesh (EXT)" w:date="2018-04-13T13:15:00Z">
                  <w:rPr>
                    <w:rFonts w:asciiTheme="minorHAnsi" w:hAnsiTheme="minorHAnsi"/>
                    <w:sz w:val="20"/>
                    <w:szCs w:val="20"/>
                  </w:rPr>
                </w:rPrChange>
              </w:rPr>
            </w:pPr>
          </w:p>
        </w:tc>
        <w:tc>
          <w:tcPr>
            <w:tcW w:w="833" w:type="pct"/>
            <w:tcBorders>
              <w:top w:val="single" w:sz="4" w:space="0" w:color="auto"/>
              <w:left w:val="single" w:sz="4" w:space="0" w:color="auto"/>
              <w:bottom w:val="single" w:sz="4" w:space="0" w:color="auto"/>
              <w:right w:val="single" w:sz="4" w:space="0" w:color="auto"/>
            </w:tcBorders>
            <w:shd w:val="clear" w:color="auto" w:fill="auto"/>
            <w:tcPrChange w:id="529"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377394D7" w14:textId="77777777" w:rsidR="00137686" w:rsidRPr="00A76009" w:rsidRDefault="00137686" w:rsidP="00B81F5B">
            <w:pPr>
              <w:keepNext/>
              <w:keepLines/>
              <w:rPr>
                <w:rFonts w:cs="Arial"/>
                <w:sz w:val="20"/>
                <w:rPrChange w:id="530" w:author="Batra Yogesh (EXT)" w:date="2018-04-13T13:15:00Z">
                  <w:rPr>
                    <w:rFonts w:asciiTheme="minorHAnsi" w:hAnsiTheme="minorHAnsi"/>
                    <w:sz w:val="20"/>
                  </w:rPr>
                </w:rPrChange>
              </w:rPr>
            </w:pPr>
          </w:p>
        </w:tc>
      </w:tr>
      <w:tr w:rsidR="00137686" w:rsidRPr="00A76009" w14:paraId="1D97B1C6" w14:textId="77777777" w:rsidTr="00A76009">
        <w:trPr>
          <w:tblHeader/>
          <w:trPrChange w:id="531"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532"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75F6CCA0" w14:textId="77777777" w:rsidR="00137686" w:rsidRPr="00A76009" w:rsidRDefault="00137686" w:rsidP="00B81F5B">
            <w:pPr>
              <w:pStyle w:val="TableText"/>
              <w:keepNext/>
              <w:keepLines/>
              <w:rPr>
                <w:rFonts w:cs="Arial"/>
                <w:color w:val="000000"/>
                <w:sz w:val="20"/>
                <w:rPrChange w:id="533" w:author="Batra Yogesh (EXT)" w:date="2018-04-13T13:15:00Z">
                  <w:rPr>
                    <w:rFonts w:asciiTheme="minorHAnsi" w:hAnsiTheme="minorHAnsi"/>
                    <w:color w:val="000000"/>
                    <w:sz w:val="20"/>
                  </w:rPr>
                </w:rPrChange>
              </w:rPr>
            </w:pPr>
            <w:r w:rsidRPr="00A76009">
              <w:rPr>
                <w:rFonts w:cs="Arial"/>
                <w:color w:val="000000"/>
                <w:sz w:val="20"/>
                <w:rPrChange w:id="534" w:author="Batra Yogesh (EXT)" w:date="2018-04-13T13:15:00Z">
                  <w:rPr>
                    <w:rFonts w:asciiTheme="minorHAnsi" w:hAnsiTheme="minorHAnsi"/>
                    <w:color w:val="000000"/>
                    <w:sz w:val="20"/>
                  </w:rPr>
                </w:rPrChange>
              </w:rPr>
              <w:t>A2.8</w:t>
            </w:r>
          </w:p>
        </w:tc>
        <w:tc>
          <w:tcPr>
            <w:tcW w:w="1719" w:type="pct"/>
            <w:tcBorders>
              <w:top w:val="single" w:sz="4" w:space="0" w:color="auto"/>
              <w:left w:val="single" w:sz="4" w:space="0" w:color="auto"/>
              <w:bottom w:val="single" w:sz="4" w:space="0" w:color="auto"/>
              <w:right w:val="single" w:sz="4" w:space="0" w:color="auto"/>
            </w:tcBorders>
            <w:shd w:val="clear" w:color="auto" w:fill="auto"/>
            <w:tcPrChange w:id="535"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18150B77" w14:textId="77777777" w:rsidR="00137686" w:rsidRPr="00A76009" w:rsidRDefault="00137686" w:rsidP="00B81F5B">
            <w:pPr>
              <w:pStyle w:val="TableText"/>
              <w:keepNext/>
              <w:keepLines/>
              <w:rPr>
                <w:rFonts w:cs="Arial"/>
                <w:sz w:val="20"/>
                <w:szCs w:val="20"/>
                <w:rPrChange w:id="536" w:author="Batra Yogesh (EXT)" w:date="2018-04-13T13:15:00Z">
                  <w:rPr>
                    <w:rFonts w:asciiTheme="minorHAnsi" w:hAnsiTheme="minorHAnsi"/>
                    <w:sz w:val="20"/>
                    <w:szCs w:val="20"/>
                  </w:rPr>
                </w:rPrChange>
              </w:rPr>
            </w:pPr>
            <w:r w:rsidRPr="00A76009">
              <w:rPr>
                <w:rFonts w:cs="Arial"/>
                <w:sz w:val="20"/>
                <w:szCs w:val="20"/>
                <w:rPrChange w:id="537" w:author="Batra Yogesh (EXT)" w:date="2018-04-13T13:15:00Z">
                  <w:rPr>
                    <w:rFonts w:asciiTheme="minorHAnsi" w:hAnsiTheme="minorHAnsi"/>
                    <w:sz w:val="20"/>
                    <w:szCs w:val="20"/>
                  </w:rPr>
                </w:rPrChange>
              </w:rPr>
              <w:t xml:space="preserve">Click the </w:t>
            </w:r>
            <w:r w:rsidRPr="00A76009">
              <w:rPr>
                <w:rFonts w:cs="Arial"/>
                <w:b/>
                <w:i/>
                <w:sz w:val="20"/>
                <w:szCs w:val="20"/>
                <w:rPrChange w:id="538" w:author="Batra Yogesh (EXT)" w:date="2018-04-13T13:15:00Z">
                  <w:rPr>
                    <w:rFonts w:asciiTheme="minorHAnsi" w:hAnsiTheme="minorHAnsi"/>
                    <w:b/>
                    <w:i/>
                    <w:sz w:val="20"/>
                    <w:szCs w:val="20"/>
                  </w:rPr>
                </w:rPrChange>
              </w:rPr>
              <w:t>Save</w:t>
            </w:r>
            <w:r w:rsidRPr="00A76009">
              <w:rPr>
                <w:rFonts w:cs="Arial"/>
                <w:sz w:val="20"/>
                <w:szCs w:val="20"/>
                <w:rPrChange w:id="539" w:author="Batra Yogesh (EXT)" w:date="2018-04-13T13:15:00Z">
                  <w:rPr>
                    <w:rFonts w:asciiTheme="minorHAnsi" w:hAnsiTheme="minorHAnsi"/>
                    <w:sz w:val="20"/>
                    <w:szCs w:val="20"/>
                  </w:rPr>
                </w:rPrChange>
              </w:rPr>
              <w:t xml:space="preserve"> icon</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540"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7A659916" w14:textId="77777777" w:rsidR="00137686" w:rsidRPr="00A76009" w:rsidRDefault="00137686" w:rsidP="00B81F5B">
            <w:pPr>
              <w:keepNext/>
              <w:keepLines/>
              <w:rPr>
                <w:rFonts w:cs="Arial"/>
                <w:sz w:val="20"/>
                <w:szCs w:val="20"/>
                <w:rPrChange w:id="541" w:author="Batra Yogesh (EXT)" w:date="2018-04-13T13:15:00Z">
                  <w:rPr>
                    <w:rFonts w:asciiTheme="minorHAnsi" w:hAnsiTheme="minorHAnsi"/>
                    <w:sz w:val="20"/>
                    <w:szCs w:val="20"/>
                  </w:rPr>
                </w:rPrChange>
              </w:rPr>
            </w:pPr>
            <w:r w:rsidRPr="00A76009">
              <w:rPr>
                <w:rFonts w:cs="Arial"/>
                <w:sz w:val="20"/>
                <w:szCs w:val="20"/>
                <w:rPrChange w:id="542" w:author="Batra Yogesh (EXT)" w:date="2018-04-13T13:15:00Z">
                  <w:rPr>
                    <w:rFonts w:asciiTheme="minorHAnsi" w:hAnsiTheme="minorHAnsi"/>
                    <w:sz w:val="20"/>
                    <w:szCs w:val="20"/>
                  </w:rPr>
                </w:rPrChange>
              </w:rPr>
              <w:t>New version with updates to attributes is saved.</w:t>
            </w:r>
          </w:p>
        </w:tc>
        <w:tc>
          <w:tcPr>
            <w:tcW w:w="833" w:type="pct"/>
            <w:tcBorders>
              <w:top w:val="single" w:sz="4" w:space="0" w:color="auto"/>
              <w:left w:val="single" w:sz="4" w:space="0" w:color="auto"/>
              <w:bottom w:val="single" w:sz="4" w:space="0" w:color="auto"/>
              <w:right w:val="single" w:sz="4" w:space="0" w:color="auto"/>
            </w:tcBorders>
            <w:shd w:val="clear" w:color="auto" w:fill="auto"/>
            <w:tcPrChange w:id="543"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26AEDE6D" w14:textId="77777777" w:rsidR="00137686" w:rsidRPr="00A76009" w:rsidRDefault="00137686" w:rsidP="00B81F5B">
            <w:pPr>
              <w:keepNext/>
              <w:keepLines/>
              <w:rPr>
                <w:rFonts w:cs="Arial"/>
                <w:sz w:val="20"/>
                <w:rPrChange w:id="544" w:author="Batra Yogesh (EXT)" w:date="2018-04-13T13:15:00Z">
                  <w:rPr>
                    <w:rFonts w:asciiTheme="minorHAnsi" w:hAnsiTheme="minorHAnsi"/>
                    <w:sz w:val="20"/>
                  </w:rPr>
                </w:rPrChange>
              </w:rPr>
            </w:pPr>
          </w:p>
        </w:tc>
      </w:tr>
      <w:tr w:rsidR="00137686" w:rsidRPr="00A76009" w14:paraId="27A6663A" w14:textId="77777777" w:rsidTr="00A76009">
        <w:trPr>
          <w:tblHeader/>
          <w:trPrChange w:id="545" w:author="Batra Yogesh (EXT)" w:date="2018-04-13T13:16:00Z">
            <w:trPr>
              <w:tblHeader/>
            </w:trPr>
          </w:trPrChange>
        </w:trPr>
        <w:tc>
          <w:tcPr>
            <w:tcW w:w="521" w:type="pct"/>
            <w:tcBorders>
              <w:top w:val="single" w:sz="4" w:space="0" w:color="auto"/>
              <w:left w:val="single" w:sz="4" w:space="0" w:color="auto"/>
              <w:bottom w:val="single" w:sz="4" w:space="0" w:color="auto"/>
              <w:right w:val="single" w:sz="4" w:space="0" w:color="auto"/>
            </w:tcBorders>
            <w:shd w:val="clear" w:color="auto" w:fill="auto"/>
            <w:tcPrChange w:id="546" w:author="Batra Yogesh (EXT)" w:date="2018-04-13T13:16:00Z">
              <w:tcPr>
                <w:tcW w:w="900" w:type="dxa"/>
                <w:tcBorders>
                  <w:top w:val="single" w:sz="4" w:space="0" w:color="auto"/>
                  <w:left w:val="single" w:sz="4" w:space="0" w:color="auto"/>
                  <w:bottom w:val="single" w:sz="4" w:space="0" w:color="auto"/>
                  <w:right w:val="single" w:sz="4" w:space="0" w:color="auto"/>
                </w:tcBorders>
                <w:shd w:val="clear" w:color="auto" w:fill="auto"/>
              </w:tcPr>
            </w:tcPrChange>
          </w:tcPr>
          <w:p w14:paraId="5F8BB8EB" w14:textId="77777777" w:rsidR="00137686" w:rsidRPr="00A76009" w:rsidRDefault="00137686" w:rsidP="00B81F5B">
            <w:pPr>
              <w:pStyle w:val="TableText"/>
              <w:keepNext/>
              <w:keepLines/>
              <w:rPr>
                <w:rFonts w:cs="Arial"/>
                <w:color w:val="000000"/>
                <w:sz w:val="20"/>
                <w:rPrChange w:id="547" w:author="Batra Yogesh (EXT)" w:date="2018-04-13T13:15:00Z">
                  <w:rPr>
                    <w:rFonts w:asciiTheme="minorHAnsi" w:hAnsiTheme="minorHAnsi"/>
                    <w:color w:val="000000"/>
                    <w:sz w:val="20"/>
                  </w:rPr>
                </w:rPrChange>
              </w:rPr>
            </w:pPr>
          </w:p>
        </w:tc>
        <w:tc>
          <w:tcPr>
            <w:tcW w:w="1719" w:type="pct"/>
            <w:tcBorders>
              <w:top w:val="single" w:sz="4" w:space="0" w:color="auto"/>
              <w:left w:val="single" w:sz="4" w:space="0" w:color="auto"/>
              <w:bottom w:val="single" w:sz="4" w:space="0" w:color="auto"/>
              <w:right w:val="single" w:sz="4" w:space="0" w:color="auto"/>
            </w:tcBorders>
            <w:shd w:val="clear" w:color="auto" w:fill="auto"/>
            <w:tcPrChange w:id="548" w:author="Batra Yogesh (EXT)" w:date="2018-04-13T13:16:00Z">
              <w:tcPr>
                <w:tcW w:w="2970" w:type="dxa"/>
                <w:tcBorders>
                  <w:top w:val="single" w:sz="4" w:space="0" w:color="auto"/>
                  <w:left w:val="single" w:sz="4" w:space="0" w:color="auto"/>
                  <w:bottom w:val="single" w:sz="4" w:space="0" w:color="auto"/>
                  <w:right w:val="single" w:sz="4" w:space="0" w:color="auto"/>
                </w:tcBorders>
                <w:shd w:val="clear" w:color="auto" w:fill="auto"/>
              </w:tcPr>
            </w:tcPrChange>
          </w:tcPr>
          <w:p w14:paraId="0E41EDDC" w14:textId="77777777" w:rsidR="00137686" w:rsidRPr="00A76009" w:rsidRDefault="00137686" w:rsidP="00B81F5B">
            <w:pPr>
              <w:pStyle w:val="TableText"/>
              <w:keepNext/>
              <w:keepLines/>
              <w:rPr>
                <w:rFonts w:cs="Arial"/>
                <w:sz w:val="20"/>
                <w:szCs w:val="20"/>
                <w:rPrChange w:id="549" w:author="Batra Yogesh (EXT)" w:date="2018-04-13T13:15:00Z">
                  <w:rPr>
                    <w:rFonts w:asciiTheme="minorHAnsi" w:hAnsiTheme="minorHAnsi"/>
                    <w:sz w:val="20"/>
                    <w:szCs w:val="20"/>
                  </w:rPr>
                </w:rPrChange>
              </w:rPr>
            </w:pPr>
            <w:r w:rsidRPr="00A76009">
              <w:rPr>
                <w:rFonts w:cs="Arial"/>
                <w:sz w:val="20"/>
                <w:szCs w:val="20"/>
                <w:rPrChange w:id="550" w:author="Batra Yogesh (EXT)" w:date="2018-04-13T13:15:00Z">
                  <w:rPr>
                    <w:rFonts w:asciiTheme="minorHAnsi" w:hAnsiTheme="minorHAnsi"/>
                    <w:sz w:val="20"/>
                    <w:szCs w:val="20"/>
                  </w:rPr>
                </w:rPrChange>
              </w:rPr>
              <w:t>END OF USE CASE</w:t>
            </w:r>
          </w:p>
        </w:tc>
        <w:tc>
          <w:tcPr>
            <w:tcW w:w="1927" w:type="pct"/>
            <w:tcBorders>
              <w:top w:val="single" w:sz="4" w:space="0" w:color="auto"/>
              <w:left w:val="single" w:sz="4" w:space="0" w:color="auto"/>
              <w:bottom w:val="single" w:sz="4" w:space="0" w:color="auto"/>
              <w:right w:val="single" w:sz="4" w:space="0" w:color="auto"/>
            </w:tcBorders>
            <w:shd w:val="clear" w:color="auto" w:fill="auto"/>
            <w:tcPrChange w:id="551" w:author="Batra Yogesh (EXT)" w:date="2018-04-13T13:16:00Z">
              <w:tcPr>
                <w:tcW w:w="3330" w:type="dxa"/>
                <w:tcBorders>
                  <w:top w:val="single" w:sz="4" w:space="0" w:color="auto"/>
                  <w:left w:val="single" w:sz="4" w:space="0" w:color="auto"/>
                  <w:bottom w:val="single" w:sz="4" w:space="0" w:color="auto"/>
                  <w:right w:val="single" w:sz="4" w:space="0" w:color="auto"/>
                </w:tcBorders>
                <w:shd w:val="clear" w:color="auto" w:fill="auto"/>
              </w:tcPr>
            </w:tcPrChange>
          </w:tcPr>
          <w:p w14:paraId="124EC646" w14:textId="77777777" w:rsidR="00137686" w:rsidRPr="00A76009" w:rsidRDefault="00137686" w:rsidP="00B81F5B">
            <w:pPr>
              <w:keepNext/>
              <w:keepLines/>
              <w:rPr>
                <w:rFonts w:cs="Arial"/>
                <w:sz w:val="20"/>
                <w:szCs w:val="20"/>
                <w:rPrChange w:id="552" w:author="Batra Yogesh (EXT)" w:date="2018-04-13T13:15:00Z">
                  <w:rPr>
                    <w:rFonts w:asciiTheme="minorHAnsi" w:hAnsiTheme="minorHAnsi"/>
                    <w:sz w:val="20"/>
                    <w:szCs w:val="20"/>
                  </w:rPr>
                </w:rPrChange>
              </w:rPr>
            </w:pPr>
          </w:p>
        </w:tc>
        <w:tc>
          <w:tcPr>
            <w:tcW w:w="833" w:type="pct"/>
            <w:tcBorders>
              <w:top w:val="single" w:sz="4" w:space="0" w:color="auto"/>
              <w:left w:val="single" w:sz="4" w:space="0" w:color="auto"/>
              <w:bottom w:val="single" w:sz="4" w:space="0" w:color="auto"/>
              <w:right w:val="single" w:sz="4" w:space="0" w:color="auto"/>
            </w:tcBorders>
            <w:shd w:val="clear" w:color="auto" w:fill="auto"/>
            <w:tcPrChange w:id="553" w:author="Batra Yogesh (EXT)" w:date="2018-04-13T13:16:00Z">
              <w:tcPr>
                <w:tcW w:w="1440" w:type="dxa"/>
                <w:tcBorders>
                  <w:top w:val="single" w:sz="4" w:space="0" w:color="auto"/>
                  <w:left w:val="single" w:sz="4" w:space="0" w:color="auto"/>
                  <w:bottom w:val="single" w:sz="4" w:space="0" w:color="auto"/>
                  <w:right w:val="single" w:sz="4" w:space="0" w:color="auto"/>
                </w:tcBorders>
                <w:shd w:val="clear" w:color="auto" w:fill="auto"/>
              </w:tcPr>
            </w:tcPrChange>
          </w:tcPr>
          <w:p w14:paraId="73192B7E" w14:textId="77777777" w:rsidR="00137686" w:rsidRPr="00A76009" w:rsidRDefault="00137686" w:rsidP="00B81F5B">
            <w:pPr>
              <w:keepNext/>
              <w:keepLines/>
              <w:rPr>
                <w:rFonts w:cs="Arial"/>
                <w:sz w:val="20"/>
                <w:rPrChange w:id="554" w:author="Batra Yogesh (EXT)" w:date="2018-04-13T13:15:00Z">
                  <w:rPr>
                    <w:rFonts w:asciiTheme="minorHAnsi" w:hAnsiTheme="minorHAnsi"/>
                    <w:sz w:val="20"/>
                  </w:rPr>
                </w:rPrChange>
              </w:rPr>
            </w:pPr>
          </w:p>
        </w:tc>
      </w:tr>
    </w:tbl>
    <w:p w14:paraId="35AC96D0" w14:textId="77777777" w:rsidR="00137686" w:rsidRPr="00A76009" w:rsidRDefault="00137686" w:rsidP="00137686">
      <w:pPr>
        <w:rPr>
          <w:rFonts w:cs="Arial"/>
          <w:rPrChange w:id="555" w:author="Batra Yogesh (EXT)" w:date="2018-04-13T13:15:00Z">
            <w:rPr>
              <w:rFonts w:asciiTheme="minorHAnsi" w:hAnsiTheme="minorHAnsi"/>
            </w:rPr>
          </w:rPrChange>
        </w:rPr>
      </w:pPr>
    </w:p>
    <w:p w14:paraId="392277F0" w14:textId="77777777" w:rsidR="00137686" w:rsidRPr="00A76009" w:rsidRDefault="00137686" w:rsidP="00137686">
      <w:pPr>
        <w:rPr>
          <w:rFonts w:cs="Arial"/>
          <w:b/>
          <w:iCs/>
          <w:sz w:val="20"/>
          <w:szCs w:val="28"/>
          <w:rPrChange w:id="556" w:author="Batra Yogesh (EXT)" w:date="2018-04-13T13:15:00Z">
            <w:rPr>
              <w:rFonts w:asciiTheme="minorHAnsi" w:hAnsiTheme="minorHAnsi" w:cs="Arial"/>
              <w:b/>
              <w:iCs/>
              <w:sz w:val="20"/>
              <w:szCs w:val="28"/>
            </w:rPr>
          </w:rPrChange>
        </w:rPr>
      </w:pPr>
    </w:p>
    <w:p w14:paraId="32752B2C" w14:textId="77777777" w:rsidR="00137686" w:rsidRPr="00A76009" w:rsidRDefault="00137686" w:rsidP="00137686">
      <w:pPr>
        <w:rPr>
          <w:rFonts w:cs="Arial"/>
          <w:rPrChange w:id="557" w:author="Batra Yogesh (EXT)" w:date="2018-04-13T13:15:00Z">
            <w:rPr>
              <w:rFonts w:asciiTheme="minorHAnsi" w:hAnsiTheme="minorHAnsi"/>
            </w:rPr>
          </w:rPrChange>
        </w:rPr>
      </w:pPr>
    </w:p>
    <w:p w14:paraId="0BAA3828" w14:textId="77777777" w:rsidR="003D41D8" w:rsidRPr="00A76009" w:rsidRDefault="001516B9" w:rsidP="003D41D8">
      <w:pPr>
        <w:pStyle w:val="Heading1"/>
      </w:pPr>
      <w:bookmarkStart w:id="558" w:name="_Toc502312907"/>
      <w:r w:rsidRPr="00A76009">
        <w:t>Exception</w:t>
      </w:r>
      <w:r w:rsidR="00BF2F96" w:rsidRPr="00A76009">
        <w:t>s</w:t>
      </w:r>
      <w:bookmarkEnd w:id="558"/>
    </w:p>
    <w:p w14:paraId="0BAA3829" w14:textId="2906BD66" w:rsidR="001516B9" w:rsidRPr="00A76009" w:rsidRDefault="00E71304" w:rsidP="00447470">
      <w:pPr>
        <w:pStyle w:val="Heading2"/>
      </w:pPr>
      <w:bookmarkStart w:id="559" w:name="_Toc502312908"/>
      <w:r w:rsidRPr="00A76009">
        <w:t>List of Common Issues/Errors</w:t>
      </w:r>
      <w:bookmarkEnd w:id="559"/>
    </w:p>
    <w:p w14:paraId="0BAA382A" w14:textId="77777777" w:rsidR="001516B9" w:rsidRPr="00A76009"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60" w:author="Batra Yogesh (EXT)" w:date="2018-04-13T13:16: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561">
          <w:tblGrid>
            <w:gridCol w:w="810"/>
            <w:gridCol w:w="2790"/>
            <w:gridCol w:w="3330"/>
            <w:gridCol w:w="1170"/>
          </w:tblGrid>
        </w:tblGridChange>
      </w:tblGrid>
      <w:tr w:rsidR="001516B9" w:rsidRPr="00A76009" w14:paraId="0BAA382F" w14:textId="77777777" w:rsidTr="00A76009">
        <w:trPr>
          <w:cantSplit/>
          <w:tblHeader/>
          <w:trPrChange w:id="562" w:author="Batra Yogesh (EXT)" w:date="2018-04-13T13:16:00Z">
            <w:trPr>
              <w:cantSplit/>
              <w:tblHeader/>
            </w:trPr>
          </w:trPrChange>
        </w:trPr>
        <w:tc>
          <w:tcPr>
            <w:tcW w:w="500" w:type="pct"/>
            <w:tcBorders>
              <w:bottom w:val="single" w:sz="4" w:space="0" w:color="auto"/>
            </w:tcBorders>
            <w:shd w:val="clear" w:color="auto" w:fill="3399FF"/>
            <w:tcPrChange w:id="563" w:author="Batra Yogesh (EXT)" w:date="2018-04-13T13:16:00Z">
              <w:tcPr>
                <w:tcW w:w="810" w:type="dxa"/>
                <w:tcBorders>
                  <w:bottom w:val="single" w:sz="4" w:space="0" w:color="auto"/>
                </w:tcBorders>
                <w:shd w:val="clear" w:color="auto" w:fill="3399FF"/>
              </w:tcPr>
            </w:tcPrChange>
          </w:tcPr>
          <w:p w14:paraId="0BAA382B" w14:textId="029CB4E5" w:rsidR="001516B9" w:rsidRPr="00A76009" w:rsidRDefault="001516B9" w:rsidP="0083596B">
            <w:pPr>
              <w:pStyle w:val="ColumnHead"/>
              <w:keepNext/>
              <w:keepLines/>
              <w:rPr>
                <w:rFonts w:cs="Arial"/>
                <w:color w:val="FFFFFF" w:themeColor="background1"/>
                <w:sz w:val="20"/>
              </w:rPr>
            </w:pPr>
          </w:p>
        </w:tc>
        <w:tc>
          <w:tcPr>
            <w:tcW w:w="1722" w:type="pct"/>
            <w:shd w:val="clear" w:color="auto" w:fill="3399FF"/>
            <w:tcPrChange w:id="564" w:author="Batra Yogesh (EXT)" w:date="2018-04-13T13:16:00Z">
              <w:tcPr>
                <w:tcW w:w="2790" w:type="dxa"/>
                <w:shd w:val="clear" w:color="auto" w:fill="3399FF"/>
              </w:tcPr>
            </w:tcPrChange>
          </w:tcPr>
          <w:p w14:paraId="0BAA382C" w14:textId="5D11B08C" w:rsidR="001516B9" w:rsidRPr="00A76009" w:rsidRDefault="00E71304" w:rsidP="0083596B">
            <w:pPr>
              <w:pStyle w:val="ColumnHead"/>
              <w:keepNext/>
              <w:keepLines/>
              <w:rPr>
                <w:rFonts w:cs="Arial"/>
                <w:color w:val="FFFFFF" w:themeColor="background1"/>
                <w:sz w:val="20"/>
              </w:rPr>
            </w:pPr>
            <w:r w:rsidRPr="00A76009">
              <w:rPr>
                <w:rFonts w:cs="Arial"/>
                <w:color w:val="FFFFFF" w:themeColor="background1"/>
                <w:sz w:val="20"/>
              </w:rPr>
              <w:t>Error</w:t>
            </w:r>
          </w:p>
        </w:tc>
        <w:tc>
          <w:tcPr>
            <w:tcW w:w="2056" w:type="pct"/>
            <w:shd w:val="clear" w:color="auto" w:fill="3399FF"/>
            <w:tcPrChange w:id="565" w:author="Batra Yogesh (EXT)" w:date="2018-04-13T13:16:00Z">
              <w:tcPr>
                <w:tcW w:w="3330" w:type="dxa"/>
                <w:shd w:val="clear" w:color="auto" w:fill="3399FF"/>
              </w:tcPr>
            </w:tcPrChange>
          </w:tcPr>
          <w:p w14:paraId="0BAA382D" w14:textId="232FB465" w:rsidR="001516B9" w:rsidRPr="00A76009" w:rsidRDefault="00E71304" w:rsidP="0083596B">
            <w:pPr>
              <w:pStyle w:val="ColumnHead"/>
              <w:keepNext/>
              <w:keepLines/>
              <w:rPr>
                <w:rFonts w:cs="Arial"/>
                <w:color w:val="FFFFFF" w:themeColor="background1"/>
                <w:sz w:val="20"/>
              </w:rPr>
            </w:pPr>
            <w:r w:rsidRPr="00A76009">
              <w:rPr>
                <w:rFonts w:cs="Arial"/>
                <w:color w:val="FFFFFF" w:themeColor="background1"/>
                <w:sz w:val="20"/>
              </w:rPr>
              <w:t>Error Message</w:t>
            </w:r>
          </w:p>
        </w:tc>
        <w:tc>
          <w:tcPr>
            <w:tcW w:w="722" w:type="pct"/>
            <w:shd w:val="clear" w:color="auto" w:fill="3399FF"/>
            <w:tcPrChange w:id="566" w:author="Batra Yogesh (EXT)" w:date="2018-04-13T13:16:00Z">
              <w:tcPr>
                <w:tcW w:w="1170" w:type="dxa"/>
                <w:shd w:val="clear" w:color="auto" w:fill="3399FF"/>
              </w:tcPr>
            </w:tcPrChange>
          </w:tcPr>
          <w:p w14:paraId="0BAA382E" w14:textId="37C307D4" w:rsidR="001516B9" w:rsidRPr="00A76009" w:rsidRDefault="001516B9" w:rsidP="0083596B">
            <w:pPr>
              <w:pStyle w:val="ColumnHead"/>
              <w:keepNext/>
              <w:keepLines/>
              <w:rPr>
                <w:rFonts w:cs="Arial"/>
                <w:color w:val="FFFFFF" w:themeColor="background1"/>
                <w:sz w:val="20"/>
              </w:rPr>
            </w:pPr>
          </w:p>
        </w:tc>
      </w:tr>
      <w:tr w:rsidR="00C24D1B" w:rsidRPr="00A76009" w14:paraId="0BAA3834" w14:textId="77777777" w:rsidTr="00A76009">
        <w:trPr>
          <w:cantSplit/>
          <w:trPrChange w:id="567" w:author="Batra Yogesh (EXT)" w:date="2018-04-13T13:16:00Z">
            <w:trPr>
              <w:cantSplit/>
            </w:trPr>
          </w:trPrChange>
        </w:trPr>
        <w:tc>
          <w:tcPr>
            <w:tcW w:w="500" w:type="pct"/>
            <w:shd w:val="clear" w:color="auto" w:fill="C6D9F1" w:themeFill="text2" w:themeFillTint="33"/>
            <w:tcPrChange w:id="568" w:author="Batra Yogesh (EXT)" w:date="2018-04-13T13:16:00Z">
              <w:tcPr>
                <w:tcW w:w="810" w:type="dxa"/>
                <w:shd w:val="clear" w:color="auto" w:fill="C6D9F1" w:themeFill="text2" w:themeFillTint="33"/>
              </w:tcPr>
            </w:tcPrChange>
          </w:tcPr>
          <w:p w14:paraId="0BAA3830" w14:textId="77777777" w:rsidR="00C24D1B" w:rsidRPr="00A76009" w:rsidRDefault="00C24D1B" w:rsidP="00C24D1B">
            <w:pPr>
              <w:pStyle w:val="TableText"/>
              <w:keepNext/>
              <w:keepLines/>
              <w:numPr>
                <w:ilvl w:val="0"/>
                <w:numId w:val="8"/>
              </w:numPr>
              <w:jc w:val="center"/>
              <w:rPr>
                <w:rFonts w:cs="Arial"/>
                <w:color w:val="000000"/>
                <w:sz w:val="20"/>
              </w:rPr>
            </w:pPr>
          </w:p>
        </w:tc>
        <w:tc>
          <w:tcPr>
            <w:tcW w:w="1722" w:type="pct"/>
            <w:tcPrChange w:id="569" w:author="Batra Yogesh (EXT)" w:date="2018-04-13T13:16:00Z">
              <w:tcPr>
                <w:tcW w:w="2790" w:type="dxa"/>
              </w:tcPr>
            </w:tcPrChange>
          </w:tcPr>
          <w:p w14:paraId="0BAA3831" w14:textId="63705538" w:rsidR="00C24D1B" w:rsidRPr="00A76009" w:rsidRDefault="00C24D1B" w:rsidP="00C24D1B">
            <w:pPr>
              <w:pStyle w:val="TableText"/>
              <w:keepNext/>
              <w:keepLines/>
              <w:rPr>
                <w:rFonts w:cs="Arial"/>
                <w:color w:val="000000"/>
                <w:sz w:val="20"/>
              </w:rPr>
            </w:pPr>
            <w:r w:rsidRPr="00A76009">
              <w:rPr>
                <w:rFonts w:cs="Arial"/>
                <w:color w:val="000000"/>
                <w:sz w:val="20"/>
                <w:rPrChange w:id="570" w:author="Batra Yogesh (EXT)" w:date="2018-04-13T13:15:00Z">
                  <w:rPr>
                    <w:rFonts w:asciiTheme="minorHAnsi" w:hAnsiTheme="minorHAnsi"/>
                    <w:color w:val="000000"/>
                    <w:sz w:val="20"/>
                  </w:rPr>
                </w:rPrChange>
              </w:rPr>
              <w:t>User does not enter an EC required field</w:t>
            </w:r>
          </w:p>
        </w:tc>
        <w:tc>
          <w:tcPr>
            <w:tcW w:w="2056" w:type="pct"/>
            <w:tcPrChange w:id="571" w:author="Batra Yogesh (EXT)" w:date="2018-04-13T13:16:00Z">
              <w:tcPr>
                <w:tcW w:w="3330" w:type="dxa"/>
              </w:tcPr>
            </w:tcPrChange>
          </w:tcPr>
          <w:p w14:paraId="0BAA3832" w14:textId="67822327" w:rsidR="00C24D1B" w:rsidRPr="00A76009" w:rsidRDefault="00C24D1B" w:rsidP="00C24D1B">
            <w:pPr>
              <w:keepNext/>
              <w:keepLines/>
              <w:rPr>
                <w:rFonts w:cs="Arial"/>
                <w:color w:val="000000"/>
                <w:sz w:val="20"/>
              </w:rPr>
            </w:pPr>
            <w:r w:rsidRPr="00A76009">
              <w:rPr>
                <w:rFonts w:cs="Arial"/>
                <w:color w:val="000000"/>
                <w:sz w:val="20"/>
                <w:rPrChange w:id="572" w:author="Batra Yogesh (EXT)" w:date="2018-04-13T13:15:00Z">
                  <w:rPr>
                    <w:rFonts w:asciiTheme="minorHAnsi" w:hAnsiTheme="minorHAnsi"/>
                    <w:color w:val="000000"/>
                    <w:sz w:val="20"/>
                  </w:rPr>
                </w:rPrChange>
              </w:rPr>
              <w:t xml:space="preserve">Error: “Please enter” + required field not entered. </w:t>
            </w:r>
          </w:p>
        </w:tc>
        <w:tc>
          <w:tcPr>
            <w:tcW w:w="722" w:type="pct"/>
            <w:tcPrChange w:id="573" w:author="Batra Yogesh (EXT)" w:date="2018-04-13T13:16:00Z">
              <w:tcPr>
                <w:tcW w:w="1170" w:type="dxa"/>
              </w:tcPr>
            </w:tcPrChange>
          </w:tcPr>
          <w:p w14:paraId="0BAA3833" w14:textId="77777777" w:rsidR="00C24D1B" w:rsidRPr="00A76009" w:rsidRDefault="00C24D1B" w:rsidP="00C24D1B">
            <w:pPr>
              <w:keepNext/>
              <w:keepLines/>
              <w:rPr>
                <w:rFonts w:cs="Arial"/>
                <w:color w:val="000000"/>
                <w:sz w:val="20"/>
              </w:rPr>
            </w:pPr>
          </w:p>
        </w:tc>
      </w:tr>
      <w:tr w:rsidR="00C24D1B" w:rsidRPr="00A76009" w14:paraId="0BAA3839" w14:textId="77777777" w:rsidTr="00A76009">
        <w:trPr>
          <w:cantSplit/>
          <w:trHeight w:val="341"/>
          <w:trPrChange w:id="574" w:author="Batra Yogesh (EXT)" w:date="2018-04-13T13:16:00Z">
            <w:trPr>
              <w:cantSplit/>
              <w:trHeight w:val="341"/>
            </w:trPr>
          </w:trPrChange>
        </w:trPr>
        <w:tc>
          <w:tcPr>
            <w:tcW w:w="500" w:type="pct"/>
            <w:shd w:val="clear" w:color="auto" w:fill="C6D9F1" w:themeFill="text2" w:themeFillTint="33"/>
            <w:tcPrChange w:id="575" w:author="Batra Yogesh (EXT)" w:date="2018-04-13T13:16:00Z">
              <w:tcPr>
                <w:tcW w:w="810" w:type="dxa"/>
                <w:shd w:val="clear" w:color="auto" w:fill="C6D9F1" w:themeFill="text2" w:themeFillTint="33"/>
              </w:tcPr>
            </w:tcPrChange>
          </w:tcPr>
          <w:p w14:paraId="0BAA3835" w14:textId="77777777" w:rsidR="00C24D1B" w:rsidRPr="00A76009" w:rsidRDefault="00C24D1B" w:rsidP="00C24D1B">
            <w:pPr>
              <w:pStyle w:val="TableText"/>
              <w:keepNext/>
              <w:keepLines/>
              <w:numPr>
                <w:ilvl w:val="0"/>
                <w:numId w:val="8"/>
              </w:numPr>
              <w:jc w:val="center"/>
              <w:rPr>
                <w:rFonts w:cs="Arial"/>
                <w:color w:val="000000"/>
                <w:sz w:val="20"/>
              </w:rPr>
            </w:pPr>
          </w:p>
        </w:tc>
        <w:tc>
          <w:tcPr>
            <w:tcW w:w="1722" w:type="pct"/>
            <w:tcPrChange w:id="576" w:author="Batra Yogesh (EXT)" w:date="2018-04-13T13:16:00Z">
              <w:tcPr>
                <w:tcW w:w="2790" w:type="dxa"/>
              </w:tcPr>
            </w:tcPrChange>
          </w:tcPr>
          <w:p w14:paraId="0BAA3836" w14:textId="14B8F0AF" w:rsidR="00C24D1B" w:rsidRPr="00A76009" w:rsidRDefault="00C24D1B" w:rsidP="00C24D1B">
            <w:pPr>
              <w:pStyle w:val="TableText"/>
              <w:keepNext/>
              <w:keepLines/>
              <w:rPr>
                <w:rFonts w:cs="Arial"/>
                <w:color w:val="000000"/>
                <w:sz w:val="20"/>
              </w:rPr>
            </w:pPr>
          </w:p>
        </w:tc>
        <w:tc>
          <w:tcPr>
            <w:tcW w:w="2056" w:type="pct"/>
            <w:tcPrChange w:id="577" w:author="Batra Yogesh (EXT)" w:date="2018-04-13T13:16:00Z">
              <w:tcPr>
                <w:tcW w:w="3330" w:type="dxa"/>
              </w:tcPr>
            </w:tcPrChange>
          </w:tcPr>
          <w:p w14:paraId="0BAA3837" w14:textId="263685D5" w:rsidR="00C24D1B" w:rsidRPr="00A76009" w:rsidRDefault="00C24D1B" w:rsidP="00C24D1B">
            <w:pPr>
              <w:keepNext/>
              <w:keepLines/>
              <w:rPr>
                <w:rFonts w:cs="Arial"/>
                <w:color w:val="000000"/>
                <w:sz w:val="20"/>
              </w:rPr>
            </w:pPr>
          </w:p>
        </w:tc>
        <w:tc>
          <w:tcPr>
            <w:tcW w:w="722" w:type="pct"/>
            <w:tcPrChange w:id="578" w:author="Batra Yogesh (EXT)" w:date="2018-04-13T13:16:00Z">
              <w:tcPr>
                <w:tcW w:w="1170" w:type="dxa"/>
              </w:tcPr>
            </w:tcPrChange>
          </w:tcPr>
          <w:p w14:paraId="0BAA3838" w14:textId="77777777" w:rsidR="00C24D1B" w:rsidRPr="00A76009" w:rsidRDefault="00C24D1B" w:rsidP="00C24D1B">
            <w:pPr>
              <w:keepNext/>
              <w:keepLines/>
              <w:rPr>
                <w:rFonts w:cs="Arial"/>
                <w:color w:val="000000"/>
                <w:sz w:val="20"/>
              </w:rPr>
            </w:pPr>
          </w:p>
        </w:tc>
      </w:tr>
      <w:tr w:rsidR="00C24D1B" w:rsidRPr="00A76009" w14:paraId="0BAA383E" w14:textId="77777777" w:rsidTr="00A76009">
        <w:trPr>
          <w:cantSplit/>
          <w:trHeight w:val="341"/>
          <w:trPrChange w:id="579" w:author="Batra Yogesh (EXT)" w:date="2018-04-13T13:16:00Z">
            <w:trPr>
              <w:cantSplit/>
              <w:trHeight w:val="341"/>
            </w:trPr>
          </w:trPrChange>
        </w:trPr>
        <w:tc>
          <w:tcPr>
            <w:tcW w:w="500" w:type="pct"/>
            <w:shd w:val="clear" w:color="auto" w:fill="C6D9F1" w:themeFill="text2" w:themeFillTint="33"/>
            <w:tcPrChange w:id="580" w:author="Batra Yogesh (EXT)" w:date="2018-04-13T13:16:00Z">
              <w:tcPr>
                <w:tcW w:w="810" w:type="dxa"/>
                <w:shd w:val="clear" w:color="auto" w:fill="C6D9F1" w:themeFill="text2" w:themeFillTint="33"/>
              </w:tcPr>
            </w:tcPrChange>
          </w:tcPr>
          <w:p w14:paraId="0BAA383A" w14:textId="77777777" w:rsidR="00C24D1B" w:rsidRPr="00A76009" w:rsidRDefault="00C24D1B" w:rsidP="00C24D1B">
            <w:pPr>
              <w:pStyle w:val="TableText"/>
              <w:keepNext/>
              <w:keepLines/>
              <w:numPr>
                <w:ilvl w:val="0"/>
                <w:numId w:val="8"/>
              </w:numPr>
              <w:jc w:val="center"/>
              <w:rPr>
                <w:rFonts w:cs="Arial"/>
                <w:color w:val="000000"/>
                <w:sz w:val="20"/>
              </w:rPr>
            </w:pPr>
          </w:p>
        </w:tc>
        <w:tc>
          <w:tcPr>
            <w:tcW w:w="1722" w:type="pct"/>
            <w:tcPrChange w:id="581" w:author="Batra Yogesh (EXT)" w:date="2018-04-13T13:16:00Z">
              <w:tcPr>
                <w:tcW w:w="2790" w:type="dxa"/>
              </w:tcPr>
            </w:tcPrChange>
          </w:tcPr>
          <w:p w14:paraId="0BAA383B" w14:textId="77777777" w:rsidR="00C24D1B" w:rsidRPr="00A76009" w:rsidRDefault="00C24D1B" w:rsidP="00C24D1B">
            <w:pPr>
              <w:pStyle w:val="TableText"/>
              <w:keepNext/>
              <w:keepLines/>
              <w:rPr>
                <w:rFonts w:cs="Arial"/>
                <w:color w:val="000000"/>
                <w:sz w:val="20"/>
              </w:rPr>
            </w:pPr>
          </w:p>
        </w:tc>
        <w:tc>
          <w:tcPr>
            <w:tcW w:w="2056" w:type="pct"/>
            <w:tcPrChange w:id="582" w:author="Batra Yogesh (EXT)" w:date="2018-04-13T13:16:00Z">
              <w:tcPr>
                <w:tcW w:w="3330" w:type="dxa"/>
              </w:tcPr>
            </w:tcPrChange>
          </w:tcPr>
          <w:p w14:paraId="0BAA383C" w14:textId="77777777" w:rsidR="00C24D1B" w:rsidRPr="00A76009" w:rsidRDefault="00C24D1B" w:rsidP="00C24D1B">
            <w:pPr>
              <w:keepNext/>
              <w:keepLines/>
              <w:rPr>
                <w:rFonts w:cs="Arial"/>
                <w:color w:val="000000"/>
                <w:sz w:val="20"/>
              </w:rPr>
            </w:pPr>
          </w:p>
        </w:tc>
        <w:tc>
          <w:tcPr>
            <w:tcW w:w="722" w:type="pct"/>
            <w:tcPrChange w:id="583" w:author="Batra Yogesh (EXT)" w:date="2018-04-13T13:16:00Z">
              <w:tcPr>
                <w:tcW w:w="1170" w:type="dxa"/>
              </w:tcPr>
            </w:tcPrChange>
          </w:tcPr>
          <w:p w14:paraId="0BAA383D" w14:textId="77777777" w:rsidR="00C24D1B" w:rsidRPr="00A76009" w:rsidRDefault="00C24D1B" w:rsidP="00C24D1B">
            <w:pPr>
              <w:keepNext/>
              <w:keepLines/>
              <w:rPr>
                <w:rFonts w:cs="Arial"/>
                <w:color w:val="000000"/>
                <w:sz w:val="20"/>
              </w:rPr>
            </w:pPr>
          </w:p>
        </w:tc>
      </w:tr>
    </w:tbl>
    <w:p w14:paraId="0BAA3844" w14:textId="77777777" w:rsidR="00E77205" w:rsidRPr="00A76009" w:rsidRDefault="00E77205" w:rsidP="00BF2F96">
      <w:pPr>
        <w:rPr>
          <w:rFonts w:cs="Arial"/>
          <w:i/>
        </w:rPr>
      </w:pPr>
    </w:p>
    <w:sectPr w:rsidR="00E77205" w:rsidRPr="00A76009" w:rsidSect="004D002A">
      <w:footerReference w:type="even" r:id="rId16"/>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502615" w14:textId="77777777" w:rsidR="00212D21" w:rsidRDefault="00212D21">
      <w:r>
        <w:separator/>
      </w:r>
    </w:p>
  </w:endnote>
  <w:endnote w:type="continuationSeparator" w:id="0">
    <w:p w14:paraId="772D9C91" w14:textId="77777777" w:rsidR="00212D21" w:rsidRDefault="00212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AE41C" w14:textId="7AFE5851"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AF706E">
      <w:rPr>
        <w:rFonts w:cs="Arial"/>
        <w:noProof/>
        <w:color w:val="3399FF"/>
      </w:rPr>
      <w:t>6</w:t>
    </w:r>
    <w:r>
      <w:rPr>
        <w:rFonts w:cs="Arial"/>
        <w:color w:val="3399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530B4" w14:textId="77777777" w:rsidR="00212D21" w:rsidRDefault="00212D21">
      <w:r>
        <w:separator/>
      </w:r>
    </w:p>
  </w:footnote>
  <w:footnote w:type="continuationSeparator" w:id="0">
    <w:p w14:paraId="0E5D735D" w14:textId="77777777" w:rsidR="00212D21" w:rsidRDefault="00212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A3849" w14:textId="0DF5CCA0" w:rsidR="00014D25" w:rsidRPr="007E3FFF" w:rsidRDefault="00C05FBB" w:rsidP="00D730E7">
    <w:pPr>
      <w:pStyle w:val="Header"/>
      <w:pBdr>
        <w:bottom w:val="single" w:sz="4" w:space="1" w:color="auto"/>
      </w:pBdr>
      <w:tabs>
        <w:tab w:val="right" w:pos="8460"/>
      </w:tabs>
      <w:jc w:val="center"/>
      <w:rPr>
        <w:bCs/>
        <w:color w:val="3399FF"/>
      </w:rPr>
    </w:pPr>
    <w:r w:rsidRPr="007E3FFF">
      <w:rPr>
        <w:bCs/>
        <w:color w:val="3399FF"/>
      </w:rPr>
      <w:t>BKK</w:t>
    </w:r>
    <w:r w:rsidR="00645ABA" w:rsidRPr="007E3FFF">
      <w:rPr>
        <w:bCs/>
        <w:color w:val="3399FF"/>
      </w:rPr>
      <w:t>_</w:t>
    </w:r>
    <w:r w:rsidR="00FA58CA" w:rsidRPr="007E3FFF">
      <w:rPr>
        <w:bCs/>
        <w:color w:val="3399FF"/>
      </w:rPr>
      <w:t>U</w:t>
    </w:r>
    <w:r w:rsidR="00572C56" w:rsidRPr="007E3FFF">
      <w:rPr>
        <w:bCs/>
        <w:color w:val="3399FF"/>
      </w:rPr>
      <w:t>C</w:t>
    </w:r>
    <w:r w:rsidR="00137686">
      <w:rPr>
        <w:bCs/>
        <w:color w:val="3399FF"/>
      </w:rPr>
      <w:t>53</w:t>
    </w:r>
    <w:r w:rsidR="00C84971">
      <w:rPr>
        <w:bCs/>
        <w:color w:val="3399FF"/>
      </w:rPr>
      <w:t>-</w:t>
    </w:r>
    <w:r w:rsidR="00137686" w:rsidRPr="00137686">
      <w:t xml:space="preserve"> </w:t>
    </w:r>
    <w:r w:rsidR="00137686" w:rsidRPr="00137686">
      <w:rPr>
        <w:bCs/>
        <w:color w:val="3399FF"/>
      </w:rPr>
      <w:t>Setup Node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237594"/>
    <w:multiLevelType w:val="hybridMultilevel"/>
    <w:tmpl w:val="18A6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40529"/>
    <w:multiLevelType w:val="hybridMultilevel"/>
    <w:tmpl w:val="41F4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A4181"/>
    <w:multiLevelType w:val="hybridMultilevel"/>
    <w:tmpl w:val="7F101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E1BDD"/>
    <w:multiLevelType w:val="hybridMultilevel"/>
    <w:tmpl w:val="57027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C450B6"/>
    <w:multiLevelType w:val="hybridMultilevel"/>
    <w:tmpl w:val="5098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991558F"/>
    <w:multiLevelType w:val="hybridMultilevel"/>
    <w:tmpl w:val="23166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4"/>
  </w:num>
  <w:num w:numId="2">
    <w:abstractNumId w:val="13"/>
  </w:num>
  <w:num w:numId="3">
    <w:abstractNumId w:val="15"/>
  </w:num>
  <w:num w:numId="4">
    <w:abstractNumId w:val="16"/>
  </w:num>
  <w:num w:numId="5">
    <w:abstractNumId w:val="20"/>
  </w:num>
  <w:num w:numId="6">
    <w:abstractNumId w:val="0"/>
  </w:num>
  <w:num w:numId="7">
    <w:abstractNumId w:val="21"/>
  </w:num>
  <w:num w:numId="8">
    <w:abstractNumId w:val="22"/>
  </w:num>
  <w:num w:numId="9">
    <w:abstractNumId w:val="14"/>
  </w:num>
  <w:num w:numId="10">
    <w:abstractNumId w:val="6"/>
  </w:num>
  <w:num w:numId="11">
    <w:abstractNumId w:val="18"/>
  </w:num>
  <w:num w:numId="12">
    <w:abstractNumId w:val="10"/>
  </w:num>
  <w:num w:numId="13">
    <w:abstractNumId w:val="2"/>
  </w:num>
  <w:num w:numId="14">
    <w:abstractNumId w:val="17"/>
  </w:num>
  <w:num w:numId="15">
    <w:abstractNumId w:val="23"/>
  </w:num>
  <w:num w:numId="16">
    <w:abstractNumId w:val="5"/>
  </w:num>
  <w:num w:numId="17">
    <w:abstractNumId w:val="8"/>
  </w:num>
  <w:num w:numId="18">
    <w:abstractNumId w:val="11"/>
  </w:num>
  <w:num w:numId="19">
    <w:abstractNumId w:val="12"/>
  </w:num>
  <w:num w:numId="20">
    <w:abstractNumId w:val="1"/>
  </w:num>
  <w:num w:numId="21">
    <w:abstractNumId w:val="9"/>
  </w:num>
  <w:num w:numId="22">
    <w:abstractNumId w:val="3"/>
  </w:num>
  <w:num w:numId="23">
    <w:abstractNumId w:val="7"/>
  </w:num>
  <w:num w:numId="24">
    <w:abstractNumId w:val="4"/>
  </w:num>
  <w:num w:numId="25">
    <w:abstractNumId w:val="1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tra Yogesh (EXT)">
    <w15:presenceInfo w15:providerId="AD" w15:userId="S-1-5-21-4162059163-1544859033-1701284029-51988"/>
  </w15:person>
  <w15:person w15:author="Shah Ashay">
    <w15:presenceInfo w15:providerId="None" w15:userId="Shah Ash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646"/>
    <w:rsid w:val="00033B40"/>
    <w:rsid w:val="00034155"/>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1482"/>
    <w:rsid w:val="000C1CA0"/>
    <w:rsid w:val="000C707E"/>
    <w:rsid w:val="000C76CA"/>
    <w:rsid w:val="000D0315"/>
    <w:rsid w:val="000D0593"/>
    <w:rsid w:val="000D219F"/>
    <w:rsid w:val="000D33FC"/>
    <w:rsid w:val="000D3574"/>
    <w:rsid w:val="000D586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426C"/>
    <w:rsid w:val="00117CB3"/>
    <w:rsid w:val="00120981"/>
    <w:rsid w:val="001216F3"/>
    <w:rsid w:val="00122D71"/>
    <w:rsid w:val="001249B6"/>
    <w:rsid w:val="00124DE3"/>
    <w:rsid w:val="00133721"/>
    <w:rsid w:val="00133BC8"/>
    <w:rsid w:val="00133ECF"/>
    <w:rsid w:val="0013418F"/>
    <w:rsid w:val="00134581"/>
    <w:rsid w:val="00134986"/>
    <w:rsid w:val="00137686"/>
    <w:rsid w:val="00140BC5"/>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61D8A"/>
    <w:rsid w:val="001626DE"/>
    <w:rsid w:val="00162B5C"/>
    <w:rsid w:val="001655FA"/>
    <w:rsid w:val="00167857"/>
    <w:rsid w:val="0017076D"/>
    <w:rsid w:val="001750D9"/>
    <w:rsid w:val="00175246"/>
    <w:rsid w:val="00182C55"/>
    <w:rsid w:val="00185E6A"/>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D1BC8"/>
    <w:rsid w:val="001D4407"/>
    <w:rsid w:val="001D705B"/>
    <w:rsid w:val="001E2C66"/>
    <w:rsid w:val="001E3D6C"/>
    <w:rsid w:val="001E52CE"/>
    <w:rsid w:val="001F39DB"/>
    <w:rsid w:val="001F4076"/>
    <w:rsid w:val="0020298E"/>
    <w:rsid w:val="00205F8C"/>
    <w:rsid w:val="00207B56"/>
    <w:rsid w:val="002127A4"/>
    <w:rsid w:val="00212D21"/>
    <w:rsid w:val="002153C4"/>
    <w:rsid w:val="00215B02"/>
    <w:rsid w:val="0021753E"/>
    <w:rsid w:val="0022028E"/>
    <w:rsid w:val="00226A6D"/>
    <w:rsid w:val="002277E3"/>
    <w:rsid w:val="00232E39"/>
    <w:rsid w:val="002377AB"/>
    <w:rsid w:val="00241587"/>
    <w:rsid w:val="0024192C"/>
    <w:rsid w:val="00243945"/>
    <w:rsid w:val="0025276B"/>
    <w:rsid w:val="00253EC1"/>
    <w:rsid w:val="002541D2"/>
    <w:rsid w:val="00260010"/>
    <w:rsid w:val="00261D47"/>
    <w:rsid w:val="0026388A"/>
    <w:rsid w:val="0026754A"/>
    <w:rsid w:val="00267E2C"/>
    <w:rsid w:val="00270F0B"/>
    <w:rsid w:val="0027180E"/>
    <w:rsid w:val="00271C23"/>
    <w:rsid w:val="0027207C"/>
    <w:rsid w:val="00272623"/>
    <w:rsid w:val="00276855"/>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2241"/>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479B"/>
    <w:rsid w:val="0032596E"/>
    <w:rsid w:val="0032732F"/>
    <w:rsid w:val="003342A7"/>
    <w:rsid w:val="0033669C"/>
    <w:rsid w:val="003367BD"/>
    <w:rsid w:val="00337919"/>
    <w:rsid w:val="003420C4"/>
    <w:rsid w:val="003427A0"/>
    <w:rsid w:val="00345908"/>
    <w:rsid w:val="00346E29"/>
    <w:rsid w:val="00347FAA"/>
    <w:rsid w:val="0035641B"/>
    <w:rsid w:val="00357BFB"/>
    <w:rsid w:val="0036072C"/>
    <w:rsid w:val="00361941"/>
    <w:rsid w:val="0036271F"/>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5ECB"/>
    <w:rsid w:val="0038641F"/>
    <w:rsid w:val="00390637"/>
    <w:rsid w:val="0039280F"/>
    <w:rsid w:val="00393BC9"/>
    <w:rsid w:val="003977AD"/>
    <w:rsid w:val="003A51A0"/>
    <w:rsid w:val="003A5410"/>
    <w:rsid w:val="003A79F2"/>
    <w:rsid w:val="003B211E"/>
    <w:rsid w:val="003B4C19"/>
    <w:rsid w:val="003C087F"/>
    <w:rsid w:val="003C2946"/>
    <w:rsid w:val="003C2D16"/>
    <w:rsid w:val="003C4506"/>
    <w:rsid w:val="003C612A"/>
    <w:rsid w:val="003D1052"/>
    <w:rsid w:val="003D397C"/>
    <w:rsid w:val="003D41D8"/>
    <w:rsid w:val="003D44B5"/>
    <w:rsid w:val="003D53AB"/>
    <w:rsid w:val="003D67DB"/>
    <w:rsid w:val="003D7BD5"/>
    <w:rsid w:val="003E062A"/>
    <w:rsid w:val="003E23CF"/>
    <w:rsid w:val="003E542E"/>
    <w:rsid w:val="003E6AB3"/>
    <w:rsid w:val="003F01E3"/>
    <w:rsid w:val="003F4F7B"/>
    <w:rsid w:val="00405C0C"/>
    <w:rsid w:val="00407A55"/>
    <w:rsid w:val="00412031"/>
    <w:rsid w:val="00412C60"/>
    <w:rsid w:val="004150E1"/>
    <w:rsid w:val="0041547A"/>
    <w:rsid w:val="00415AD7"/>
    <w:rsid w:val="00415F12"/>
    <w:rsid w:val="00420502"/>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3EF3"/>
    <w:rsid w:val="00474389"/>
    <w:rsid w:val="00474606"/>
    <w:rsid w:val="00476DA4"/>
    <w:rsid w:val="00477499"/>
    <w:rsid w:val="0047772D"/>
    <w:rsid w:val="004828E2"/>
    <w:rsid w:val="00482A32"/>
    <w:rsid w:val="00483DFC"/>
    <w:rsid w:val="004842BE"/>
    <w:rsid w:val="0048437B"/>
    <w:rsid w:val="00484AE9"/>
    <w:rsid w:val="00484D5F"/>
    <w:rsid w:val="00490E48"/>
    <w:rsid w:val="004930B1"/>
    <w:rsid w:val="004963F3"/>
    <w:rsid w:val="0049647C"/>
    <w:rsid w:val="004A1B2A"/>
    <w:rsid w:val="004A5FBD"/>
    <w:rsid w:val="004A6570"/>
    <w:rsid w:val="004A65DE"/>
    <w:rsid w:val="004B16C6"/>
    <w:rsid w:val="004B2324"/>
    <w:rsid w:val="004B6593"/>
    <w:rsid w:val="004C0E10"/>
    <w:rsid w:val="004C36C6"/>
    <w:rsid w:val="004C665F"/>
    <w:rsid w:val="004C6BA9"/>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2C56"/>
    <w:rsid w:val="00573E1D"/>
    <w:rsid w:val="00576AE7"/>
    <w:rsid w:val="00577258"/>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4C0"/>
    <w:rsid w:val="005B5A0D"/>
    <w:rsid w:val="005C2746"/>
    <w:rsid w:val="005C3416"/>
    <w:rsid w:val="005C3E20"/>
    <w:rsid w:val="005C4449"/>
    <w:rsid w:val="005C7D08"/>
    <w:rsid w:val="005D1274"/>
    <w:rsid w:val="005D1403"/>
    <w:rsid w:val="005D6B17"/>
    <w:rsid w:val="005D6F2C"/>
    <w:rsid w:val="005E503D"/>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5974"/>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D0858"/>
    <w:rsid w:val="006D15A5"/>
    <w:rsid w:val="006D3C31"/>
    <w:rsid w:val="006D3F63"/>
    <w:rsid w:val="006D62C5"/>
    <w:rsid w:val="006D6B36"/>
    <w:rsid w:val="006E2D9C"/>
    <w:rsid w:val="006E7313"/>
    <w:rsid w:val="006E74EE"/>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E3FFF"/>
    <w:rsid w:val="007E565A"/>
    <w:rsid w:val="007E6830"/>
    <w:rsid w:val="007F55FC"/>
    <w:rsid w:val="007F6141"/>
    <w:rsid w:val="007F76A3"/>
    <w:rsid w:val="008015B3"/>
    <w:rsid w:val="008018AC"/>
    <w:rsid w:val="00802F3B"/>
    <w:rsid w:val="00806B74"/>
    <w:rsid w:val="0081344C"/>
    <w:rsid w:val="0082085E"/>
    <w:rsid w:val="00821C02"/>
    <w:rsid w:val="008220C4"/>
    <w:rsid w:val="00822718"/>
    <w:rsid w:val="00824BD2"/>
    <w:rsid w:val="0083094B"/>
    <w:rsid w:val="00831EBD"/>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598"/>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4E5"/>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AE3"/>
    <w:rsid w:val="00937D81"/>
    <w:rsid w:val="009420E0"/>
    <w:rsid w:val="00943AE5"/>
    <w:rsid w:val="00944993"/>
    <w:rsid w:val="00945D93"/>
    <w:rsid w:val="00946448"/>
    <w:rsid w:val="0095039A"/>
    <w:rsid w:val="00950923"/>
    <w:rsid w:val="00952CA5"/>
    <w:rsid w:val="00953165"/>
    <w:rsid w:val="009534B0"/>
    <w:rsid w:val="00955216"/>
    <w:rsid w:val="009555EF"/>
    <w:rsid w:val="009601B2"/>
    <w:rsid w:val="009628C7"/>
    <w:rsid w:val="00962991"/>
    <w:rsid w:val="00963D78"/>
    <w:rsid w:val="00972CC3"/>
    <w:rsid w:val="009746E4"/>
    <w:rsid w:val="00974D4F"/>
    <w:rsid w:val="00975F5A"/>
    <w:rsid w:val="0097797D"/>
    <w:rsid w:val="00982D61"/>
    <w:rsid w:val="00986279"/>
    <w:rsid w:val="00987FBB"/>
    <w:rsid w:val="00990EB0"/>
    <w:rsid w:val="00992AE2"/>
    <w:rsid w:val="0099324B"/>
    <w:rsid w:val="00993B75"/>
    <w:rsid w:val="00996334"/>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643A"/>
    <w:rsid w:val="009D657D"/>
    <w:rsid w:val="009D6FDD"/>
    <w:rsid w:val="009D73F5"/>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09"/>
    <w:rsid w:val="00A76055"/>
    <w:rsid w:val="00A77D6E"/>
    <w:rsid w:val="00A81107"/>
    <w:rsid w:val="00A82979"/>
    <w:rsid w:val="00A8329D"/>
    <w:rsid w:val="00A8459B"/>
    <w:rsid w:val="00A8498C"/>
    <w:rsid w:val="00A87505"/>
    <w:rsid w:val="00A877EA"/>
    <w:rsid w:val="00A902A5"/>
    <w:rsid w:val="00A91870"/>
    <w:rsid w:val="00A92FF2"/>
    <w:rsid w:val="00A93A96"/>
    <w:rsid w:val="00A94435"/>
    <w:rsid w:val="00A956A8"/>
    <w:rsid w:val="00AA2283"/>
    <w:rsid w:val="00AA2654"/>
    <w:rsid w:val="00AA2D97"/>
    <w:rsid w:val="00AA5610"/>
    <w:rsid w:val="00AA6340"/>
    <w:rsid w:val="00AA6B33"/>
    <w:rsid w:val="00AB19C4"/>
    <w:rsid w:val="00AB281C"/>
    <w:rsid w:val="00AB2E16"/>
    <w:rsid w:val="00AB4770"/>
    <w:rsid w:val="00AB62EC"/>
    <w:rsid w:val="00AB6889"/>
    <w:rsid w:val="00AC034C"/>
    <w:rsid w:val="00AC03E8"/>
    <w:rsid w:val="00AC16E0"/>
    <w:rsid w:val="00AC30FD"/>
    <w:rsid w:val="00AC5686"/>
    <w:rsid w:val="00AD190F"/>
    <w:rsid w:val="00AD20E6"/>
    <w:rsid w:val="00AD22E9"/>
    <w:rsid w:val="00AD5566"/>
    <w:rsid w:val="00AD74A5"/>
    <w:rsid w:val="00AD7C99"/>
    <w:rsid w:val="00AE04CC"/>
    <w:rsid w:val="00AE0E17"/>
    <w:rsid w:val="00AE145C"/>
    <w:rsid w:val="00AF18F6"/>
    <w:rsid w:val="00AF45BD"/>
    <w:rsid w:val="00AF706E"/>
    <w:rsid w:val="00B01900"/>
    <w:rsid w:val="00B0474B"/>
    <w:rsid w:val="00B07A31"/>
    <w:rsid w:val="00B107D1"/>
    <w:rsid w:val="00B10D68"/>
    <w:rsid w:val="00B120E0"/>
    <w:rsid w:val="00B17CD1"/>
    <w:rsid w:val="00B210A0"/>
    <w:rsid w:val="00B210AD"/>
    <w:rsid w:val="00B217C5"/>
    <w:rsid w:val="00B2237A"/>
    <w:rsid w:val="00B235F4"/>
    <w:rsid w:val="00B259E4"/>
    <w:rsid w:val="00B312B4"/>
    <w:rsid w:val="00B317C9"/>
    <w:rsid w:val="00B34A65"/>
    <w:rsid w:val="00B360C4"/>
    <w:rsid w:val="00B364A9"/>
    <w:rsid w:val="00B4574E"/>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2B4"/>
    <w:rsid w:val="00BB443F"/>
    <w:rsid w:val="00BB48EF"/>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05FBB"/>
    <w:rsid w:val="00C106B0"/>
    <w:rsid w:val="00C1318A"/>
    <w:rsid w:val="00C13B91"/>
    <w:rsid w:val="00C16108"/>
    <w:rsid w:val="00C17943"/>
    <w:rsid w:val="00C20B8B"/>
    <w:rsid w:val="00C21389"/>
    <w:rsid w:val="00C219B1"/>
    <w:rsid w:val="00C23626"/>
    <w:rsid w:val="00C24D1B"/>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5177E"/>
    <w:rsid w:val="00C540E2"/>
    <w:rsid w:val="00C54432"/>
    <w:rsid w:val="00C55FA5"/>
    <w:rsid w:val="00C6253C"/>
    <w:rsid w:val="00C65A24"/>
    <w:rsid w:val="00C67034"/>
    <w:rsid w:val="00C67D1E"/>
    <w:rsid w:val="00C71E1F"/>
    <w:rsid w:val="00C74154"/>
    <w:rsid w:val="00C8028D"/>
    <w:rsid w:val="00C8324A"/>
    <w:rsid w:val="00C84971"/>
    <w:rsid w:val="00C84A1C"/>
    <w:rsid w:val="00C865FE"/>
    <w:rsid w:val="00C96A28"/>
    <w:rsid w:val="00CA2B98"/>
    <w:rsid w:val="00CA3BD4"/>
    <w:rsid w:val="00CB045B"/>
    <w:rsid w:val="00CB1209"/>
    <w:rsid w:val="00CB1BFA"/>
    <w:rsid w:val="00CB40AE"/>
    <w:rsid w:val="00CB4BE8"/>
    <w:rsid w:val="00CB4C9A"/>
    <w:rsid w:val="00CB50F7"/>
    <w:rsid w:val="00CB5914"/>
    <w:rsid w:val="00CB6F9F"/>
    <w:rsid w:val="00CC2264"/>
    <w:rsid w:val="00CC4087"/>
    <w:rsid w:val="00CC49A2"/>
    <w:rsid w:val="00CC7038"/>
    <w:rsid w:val="00CC7385"/>
    <w:rsid w:val="00CD25C5"/>
    <w:rsid w:val="00CD6D2D"/>
    <w:rsid w:val="00CE0106"/>
    <w:rsid w:val="00CE07B5"/>
    <w:rsid w:val="00CE2DDA"/>
    <w:rsid w:val="00CE5400"/>
    <w:rsid w:val="00CE64C6"/>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4F0F"/>
    <w:rsid w:val="00E16003"/>
    <w:rsid w:val="00E21D91"/>
    <w:rsid w:val="00E25E3A"/>
    <w:rsid w:val="00E26F9D"/>
    <w:rsid w:val="00E30B54"/>
    <w:rsid w:val="00E3158B"/>
    <w:rsid w:val="00E31F59"/>
    <w:rsid w:val="00E33BBB"/>
    <w:rsid w:val="00E33F40"/>
    <w:rsid w:val="00E359E4"/>
    <w:rsid w:val="00E41DB9"/>
    <w:rsid w:val="00E42F54"/>
    <w:rsid w:val="00E46F9D"/>
    <w:rsid w:val="00E507ED"/>
    <w:rsid w:val="00E5429B"/>
    <w:rsid w:val="00E56D67"/>
    <w:rsid w:val="00E57878"/>
    <w:rsid w:val="00E57BC7"/>
    <w:rsid w:val="00E621CB"/>
    <w:rsid w:val="00E62DF2"/>
    <w:rsid w:val="00E647CC"/>
    <w:rsid w:val="00E64945"/>
    <w:rsid w:val="00E66188"/>
    <w:rsid w:val="00E71172"/>
    <w:rsid w:val="00E71304"/>
    <w:rsid w:val="00E71BA7"/>
    <w:rsid w:val="00E77205"/>
    <w:rsid w:val="00E82144"/>
    <w:rsid w:val="00E82B4B"/>
    <w:rsid w:val="00E84673"/>
    <w:rsid w:val="00E87851"/>
    <w:rsid w:val="00E92708"/>
    <w:rsid w:val="00E95DEB"/>
    <w:rsid w:val="00E962B2"/>
    <w:rsid w:val="00EA53BB"/>
    <w:rsid w:val="00EB17E2"/>
    <w:rsid w:val="00EB3A11"/>
    <w:rsid w:val="00EB49E1"/>
    <w:rsid w:val="00EB4F9D"/>
    <w:rsid w:val="00EB6997"/>
    <w:rsid w:val="00ED22C4"/>
    <w:rsid w:val="00ED2C0A"/>
    <w:rsid w:val="00ED2DE9"/>
    <w:rsid w:val="00ED3C5A"/>
    <w:rsid w:val="00ED4E88"/>
    <w:rsid w:val="00ED6CD3"/>
    <w:rsid w:val="00ED6D99"/>
    <w:rsid w:val="00ED7981"/>
    <w:rsid w:val="00EE1F15"/>
    <w:rsid w:val="00EE2A9E"/>
    <w:rsid w:val="00EE72D5"/>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6303B"/>
    <w:rsid w:val="00F73B62"/>
    <w:rsid w:val="00F7428F"/>
    <w:rsid w:val="00F759E8"/>
    <w:rsid w:val="00F77C31"/>
    <w:rsid w:val="00F823AA"/>
    <w:rsid w:val="00F831D9"/>
    <w:rsid w:val="00F836EE"/>
    <w:rsid w:val="00F8412B"/>
    <w:rsid w:val="00F843C3"/>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link w:val="Heading6Char"/>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4A65DE"/>
    <w:pPr>
      <w:tabs>
        <w:tab w:val="left" w:pos="720"/>
        <w:tab w:val="right" w:leader="dot" w:pos="9350"/>
      </w:tabs>
      <w:ind w:left="270"/>
      <w:pPrChange w:id="0" w:author="Batra Yogesh (EXT)" w:date="2018-04-06T12:24:00Z">
        <w:pPr>
          <w:tabs>
            <w:tab w:val="left" w:pos="720"/>
            <w:tab w:val="right" w:leader="dot" w:pos="9350"/>
          </w:tabs>
          <w:ind w:left="270"/>
        </w:pPr>
      </w:pPrChange>
    </w:pPr>
    <w:rPr>
      <w:rFonts w:asciiTheme="minorHAnsi" w:hAnsiTheme="minorHAnsi" w:cstheme="minorHAnsi"/>
      <w:noProof/>
      <w:rPrChange w:id="0" w:author="Batra Yogesh (EXT)" w:date="2018-04-06T12:24: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 w:type="character" w:customStyle="1" w:styleId="Heading6Char">
    <w:name w:val="Heading 6 Char"/>
    <w:basedOn w:val="DefaultParagraphFont"/>
    <w:link w:val="Heading6"/>
    <w:rsid w:val="00F6303B"/>
    <w:rPr>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32DD84CB7784ED4CB82E6C3B3F786DC3" ma:contentTypeVersion="48" ma:contentTypeDescription="Create a new document." ma:contentTypeScope="" ma:versionID="06a44db59b576fc963baba7a31f252c6">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xmlns:ns6="34f27d19-6e49-4bd2-8814-b69628ee737c" xmlns:ns7="f859c475-30f4-43a2-88d9-a9c78c15eb6e" targetNamespace="http://schemas.microsoft.com/office/2006/metadata/properties" ma:root="true" ma:fieldsID="2d528b1a3f8b4a47a62b639850e9ce9f" ns1:_="" ns3:_="" ns4:_="" ns5:_="" ns6:_="" ns7:_="">
    <xsd:import namespace="http://schemas.microsoft.com/sharepoint/v3"/>
    <xsd:import namespace="b9f1db13-37d0-4e45-944c-b878e8992007"/>
    <xsd:import namespace="e6bb6fa4-9c23-4df5-9c72-0315fa8fef6d"/>
    <xsd:import namespace="fae423db-7aea-40a7-8e81-2a365c617d65"/>
    <xsd:import namespace="34f27d19-6e49-4bd2-8814-b69628ee737c"/>
    <xsd:import namespace="f859c475-30f4-43a2-88d9-a9c78c15eb6e"/>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element ref="ns6:EC_x0020_Version" minOccurs="0"/>
                <xsd:element ref="ns6:EC_x0020_Module" minOccurs="0"/>
                <xsd:element ref="ns6:Instance" minOccurs="0"/>
                <xsd:element ref="ns6:Test_x0020_Type" minOccurs="0"/>
                <xsd:element ref="ns7:MediaServiceMetadata" minOccurs="0"/>
                <xsd:element ref="ns7: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description="" ma:hidden="true" ma:list="{9a7f3dbb-1390-42c7-ab1b-496d57f725ce}" ma:internalName="TaxCatchAllLabel" ma:readOnly="true" ma:showField="CatchAllDataLabel" ma:web="e12b17b5-c4e2-4288-9ab6-0db96d31272b">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description="" ma:hidden="true" ma:list="{9a7f3dbb-1390-42c7-ab1b-496d57f725ce}" ma:internalName="TaxCatchAll" ma:showField="CatchAllData" ma:web="e12b17b5-c4e2-4288-9ab6-0db96d31272b">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2"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ma:readOnly="false">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readOnly="false" ma:default="25;#Upstream IT|80c762de-2caa-402a-af34-c8655b678446"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f27d19-6e49-4bd2-8814-b69628ee737c" elementFormDefault="qualified">
    <xsd:import namespace="http://schemas.microsoft.com/office/2006/documentManagement/types"/>
    <xsd:import namespace="http://schemas.microsoft.com/office/infopath/2007/PartnerControls"/>
    <xsd:element name="EC_x0020_Version" ma:index="23" nillable="true" ma:displayName="EC Version" ma:format="Dropdown" ma:internalName="EC_x0020_Version">
      <xsd:simpleType>
        <xsd:restriction base="dms:Choice">
          <xsd:enumeration value="9.3"/>
          <xsd:enumeration value="9.4"/>
          <xsd:enumeration value="10.3"/>
          <xsd:enumeration value="10.4"/>
          <xsd:enumeration value="11.1"/>
        </xsd:restriction>
      </xsd:simpleType>
    </xsd:element>
    <xsd:element name="EC_x0020_Module" ma:index="24" nillable="true" ma:displayName="EC Module" ma:format="Dropdown" ma:internalName="EC_x0020_Module">
      <xsd:simpleType>
        <xsd:restriction base="dms:Choice">
          <xsd:enumeration value="Production"/>
          <xsd:enumeration value="Revenue"/>
          <xsd:enumeration value="Sales"/>
          <xsd:enumeration value="Transport"/>
        </xsd:restriction>
      </xsd:simpleType>
    </xsd:element>
    <xsd:element name="Instance" ma:index="25" nillable="true" ma:displayName="Instance" ma:format="Dropdown" ma:internalName="Instance">
      <xsd:simpleType>
        <xsd:restriction base="dms:Choice">
          <xsd:enumeration value="ADP"/>
          <xsd:enumeration value="AGB"/>
          <xsd:enumeration value="BKK"/>
          <xsd:enumeration value="BRZ"/>
          <xsd:enumeration value="CDB"/>
          <xsd:enumeration value="CLB"/>
          <xsd:enumeration value="CLBSR"/>
          <xsd:enumeration value="CPI"/>
          <xsd:enumeration value="CPI_TRANS"/>
          <xsd:enumeration value="CSJ"/>
          <xsd:enumeration value="CUK"/>
          <xsd:enumeration value="DHA"/>
          <xsd:enumeration value="EGTL"/>
          <xsd:enumeration value="GOM"/>
          <xsd:enumeration value="GORGON"/>
          <xsd:enumeration value="KLO"/>
          <xsd:enumeration value="MCA"/>
          <xsd:enumeration value="NAGCOMP"/>
          <xsd:enumeration value="NMAJV"/>
          <xsd:enumeration value="SASBU"/>
          <xsd:enumeration value="SJV"/>
          <xsd:enumeration value="TCO"/>
          <xsd:enumeration value="WAOIL"/>
          <xsd:enumeration value="WHT"/>
        </xsd:restriction>
      </xsd:simpleType>
    </xsd:element>
    <xsd:element name="Test_x0020_Type" ma:index="26" nillable="true" ma:displayName="Test Type" ma:default="EC Use Case" ma:format="Dropdown" ma:internalName="Test_x0020_Type">
      <xsd:simpleType>
        <xsd:restriction base="dms:Choice">
          <xsd:enumeration value="EC Use Case"/>
          <xsd:enumeration value="Report"/>
          <xsd:enumeration value="Interface"/>
        </xsd:restriction>
      </xsd:simpleType>
    </xsd:element>
  </xsd:schema>
  <xsd:schema xmlns:xsd="http://www.w3.org/2001/XMLSchema" xmlns:xs="http://www.w3.org/2001/XMLSchema" xmlns:dms="http://schemas.microsoft.com/office/2006/documentManagement/types" xmlns:pc="http://schemas.microsoft.com/office/infopath/2007/PartnerControls" targetNamespace="f859c475-30f4-43a2-88d9-a9c78c15eb6e" elementFormDefault="qualified">
    <xsd:import namespace="http://schemas.microsoft.com/office/2006/documentManagement/types"/>
    <xsd:import namespace="http://schemas.microsoft.com/office/infopath/2007/PartnerControls"/>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haredContentType xmlns="Microsoft.SharePoint.Taxonomy.ContentTypeSync" SourceId="03b784c7-ee61-4ee7-89a9-d87ec2bf0954" ContentTypeId="0x010100FBB1BDE89FB27C449A0E29AF421E312401" PreviousValue="false"/>
</file>

<file path=customXml/itemProps1.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 ds:uri="34f27d19-6e49-4bd2-8814-b69628ee737c"/>
  </ds:schemaRefs>
</ds:datastoreItem>
</file>

<file path=customXml/itemProps2.xml><?xml version="1.0" encoding="utf-8"?>
<ds:datastoreItem xmlns:ds="http://schemas.openxmlformats.org/officeDocument/2006/customXml" ds:itemID="{13C807B0-84FD-4D4C-9E12-07B91E2EE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34f27d19-6e49-4bd2-8814-b69628ee737c"/>
    <ds:schemaRef ds:uri="f859c475-30f4-43a2-88d9-a9c78c15e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EFB698-2EE4-41ED-A22E-5BF8650DF975}"/>
</file>

<file path=customXml/itemProps4.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5.xml><?xml version="1.0" encoding="utf-8"?>
<ds:datastoreItem xmlns:ds="http://schemas.openxmlformats.org/officeDocument/2006/customXml" ds:itemID="{8693B161-6553-40B9-9BD2-19612FBCE2C5}">
  <ds:schemaRefs>
    <ds:schemaRef ds:uri="http://schemas.openxmlformats.org/officeDocument/2006/bibliography"/>
  </ds:schemaRefs>
</ds:datastoreItem>
</file>

<file path=customXml/itemProps6.xml><?xml version="1.0" encoding="utf-8"?>
<ds:datastoreItem xmlns:ds="http://schemas.openxmlformats.org/officeDocument/2006/customXml" ds:itemID="{A9EFF7A4-EC09-40E1-B88D-10DECF8F5E81}"/>
</file>

<file path=docProps/app.xml><?xml version="1.0" encoding="utf-8"?>
<Properties xmlns="http://schemas.openxmlformats.org/officeDocument/2006/extended-properties" xmlns:vt="http://schemas.openxmlformats.org/officeDocument/2006/docPropsVTypes">
  <Template>BlankTemplate_t</Template>
  <TotalTime>0</TotalTime>
  <Pages>7</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Node</vt:lpstr>
    </vt:vector>
  </TitlesOfParts>
  <Company>Chevron</Company>
  <LinksUpToDate>false</LinksUpToDate>
  <CharactersWithSpaces>5378</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dc:title>
  <dc:creator>Wirasak Chomphu</dc:creator>
  <cp:lastModifiedBy>Prakash Atul (Ext)</cp:lastModifiedBy>
  <cp:revision>2</cp:revision>
  <cp:lastPrinted>2005-03-03T19:34:00Z</cp:lastPrinted>
  <dcterms:created xsi:type="dcterms:W3CDTF">2018-04-18T06:33:00Z</dcterms:created>
  <dcterms:modified xsi:type="dcterms:W3CDTF">2018-04-18T06:33:00Z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