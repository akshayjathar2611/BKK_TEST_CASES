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440167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47:00Z">
            <w:rPr>
              <w:rFonts w:asciiTheme="minorHAnsi" w:hAnsiTheme="minorHAnsi"/>
            </w:rPr>
          </w:rPrChange>
        </w:rPr>
      </w:pPr>
      <w:r w:rsidRPr="00440167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47:00Z">
            <w:rPr>
              <w:rFonts w:asciiTheme="minorHAnsi" w:hAnsiTheme="minorHAnsi"/>
            </w:rPr>
          </w:rPrChange>
        </w:rPr>
      </w:pPr>
    </w:p>
    <w:p w14:paraId="0BAA3730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47:00Z">
            <w:rPr>
              <w:rFonts w:asciiTheme="minorHAnsi" w:hAnsiTheme="minorHAnsi"/>
            </w:rPr>
          </w:rPrChange>
        </w:rPr>
      </w:pPr>
    </w:p>
    <w:p w14:paraId="0BAA3731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47:00Z">
            <w:rPr>
              <w:rFonts w:asciiTheme="minorHAnsi" w:hAnsiTheme="minorHAnsi"/>
            </w:rPr>
          </w:rPrChange>
        </w:rPr>
      </w:pPr>
    </w:p>
    <w:p w14:paraId="0BAA3732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47:00Z">
            <w:rPr>
              <w:rFonts w:asciiTheme="minorHAnsi" w:hAnsiTheme="minorHAnsi"/>
            </w:rPr>
          </w:rPrChange>
        </w:rPr>
      </w:pPr>
    </w:p>
    <w:p w14:paraId="0BAA3733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47:00Z">
            <w:rPr>
              <w:rFonts w:asciiTheme="minorHAnsi" w:hAnsiTheme="minorHAnsi"/>
            </w:rPr>
          </w:rPrChange>
        </w:rPr>
      </w:pPr>
    </w:p>
    <w:p w14:paraId="0BAA3734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47:00Z">
            <w:rPr>
              <w:rFonts w:asciiTheme="minorHAnsi" w:hAnsiTheme="minorHAnsi"/>
            </w:rPr>
          </w:rPrChange>
        </w:rPr>
      </w:pPr>
    </w:p>
    <w:p w14:paraId="0BAA3735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47:00Z">
            <w:rPr>
              <w:rFonts w:asciiTheme="minorHAnsi" w:hAnsiTheme="minorHAnsi"/>
            </w:rPr>
          </w:rPrChange>
        </w:rPr>
      </w:pPr>
    </w:p>
    <w:p w14:paraId="0BAA3736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47:00Z">
            <w:rPr>
              <w:rFonts w:asciiTheme="minorHAnsi" w:hAnsiTheme="minorHAnsi"/>
            </w:rPr>
          </w:rPrChange>
        </w:rPr>
      </w:pPr>
    </w:p>
    <w:p w14:paraId="0BAA3737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47:00Z">
            <w:rPr>
              <w:rFonts w:asciiTheme="minorHAnsi" w:hAnsiTheme="minorHAnsi"/>
            </w:rPr>
          </w:rPrChange>
        </w:rPr>
      </w:pPr>
    </w:p>
    <w:p w14:paraId="0BAA3738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47:00Z">
            <w:rPr>
              <w:rFonts w:asciiTheme="minorHAnsi" w:hAnsiTheme="minorHAnsi"/>
            </w:rPr>
          </w:rPrChange>
        </w:rPr>
      </w:pPr>
    </w:p>
    <w:p w14:paraId="0BAA3739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7DF3A431" w:rsidR="004D61A0" w:rsidRPr="00440167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440167">
        <w:rPr>
          <w:rFonts w:cs="Arial"/>
          <w:color w:val="3399FF"/>
          <w:sz w:val="52"/>
          <w:szCs w:val="52"/>
        </w:rPr>
        <w:t xml:space="preserve">EC Upgrade </w:t>
      </w:r>
      <w:r w:rsidR="009E1547" w:rsidRPr="00440167">
        <w:rPr>
          <w:rFonts w:cs="Arial"/>
          <w:color w:val="3399FF"/>
          <w:sz w:val="52"/>
          <w:szCs w:val="52"/>
        </w:rPr>
        <w:t>BKK</w:t>
      </w:r>
      <w:r w:rsidRPr="00440167">
        <w:rPr>
          <w:rFonts w:cs="Arial"/>
          <w:color w:val="3399FF"/>
          <w:sz w:val="52"/>
          <w:szCs w:val="52"/>
        </w:rPr>
        <w:t xml:space="preserve"> </w:t>
      </w:r>
      <w:r w:rsidR="004D61A0" w:rsidRPr="00440167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440167" w:rsidRDefault="004D61A0">
      <w:pPr>
        <w:jc w:val="center"/>
        <w:rPr>
          <w:rFonts w:cs="Arial"/>
        </w:rPr>
      </w:pPr>
    </w:p>
    <w:p w14:paraId="0BAA373C" w14:textId="77777777" w:rsidR="007C0F5B" w:rsidRPr="00440167" w:rsidRDefault="007C0F5B">
      <w:pPr>
        <w:jc w:val="center"/>
        <w:rPr>
          <w:rFonts w:cs="Arial"/>
        </w:rPr>
      </w:pPr>
    </w:p>
    <w:p w14:paraId="0BAA373D" w14:textId="77777777" w:rsidR="007C0F5B" w:rsidRPr="00440167" w:rsidRDefault="007C0F5B">
      <w:pPr>
        <w:jc w:val="center"/>
        <w:rPr>
          <w:rFonts w:cs="Arial"/>
        </w:rPr>
      </w:pPr>
    </w:p>
    <w:p w14:paraId="0BAA373E" w14:textId="77777777" w:rsidR="007C0F5B" w:rsidRPr="00440167" w:rsidRDefault="004D61A0">
      <w:pPr>
        <w:pStyle w:val="BodyText"/>
        <w:rPr>
          <w:rFonts w:cs="Arial"/>
          <w:color w:val="3399FF"/>
        </w:rPr>
      </w:pPr>
      <w:r w:rsidRPr="00440167">
        <w:rPr>
          <w:rFonts w:cs="Arial"/>
          <w:b/>
          <w:color w:val="3399FF"/>
        </w:rPr>
        <w:t>Project Name</w:t>
      </w:r>
    </w:p>
    <w:p w14:paraId="0BAA373F" w14:textId="29F70252" w:rsidR="00EF4239" w:rsidRPr="00440167" w:rsidRDefault="00995052">
      <w:pPr>
        <w:pStyle w:val="BodyText"/>
        <w:rPr>
          <w:rFonts w:cs="Arial"/>
          <w:color w:val="3399FF"/>
        </w:rPr>
      </w:pPr>
      <w:r w:rsidRPr="00440167">
        <w:rPr>
          <w:rFonts w:cs="Arial"/>
          <w:color w:val="3399FF"/>
        </w:rPr>
        <w:t>BKK</w:t>
      </w:r>
      <w:r w:rsidR="00CF7480" w:rsidRPr="00440167">
        <w:rPr>
          <w:rFonts w:cs="Arial"/>
          <w:color w:val="3399FF"/>
        </w:rPr>
        <w:t xml:space="preserve"> 11</w:t>
      </w:r>
      <w:r w:rsidR="00B61F29" w:rsidRPr="00440167">
        <w:rPr>
          <w:rFonts w:cs="Arial"/>
          <w:color w:val="3399FF"/>
        </w:rPr>
        <w:t>.2</w:t>
      </w:r>
      <w:r w:rsidR="00FA58CA" w:rsidRPr="00440167">
        <w:rPr>
          <w:rFonts w:cs="Arial"/>
          <w:color w:val="3399FF"/>
        </w:rPr>
        <w:t xml:space="preserve"> Project</w:t>
      </w:r>
      <w:r w:rsidR="000A438C" w:rsidRPr="00440167">
        <w:rPr>
          <w:rFonts w:cs="Arial"/>
          <w:color w:val="3399FF"/>
        </w:rPr>
        <w:t xml:space="preserve"> </w:t>
      </w:r>
      <w:r w:rsidR="002A6A74" w:rsidRPr="00440167">
        <w:rPr>
          <w:rFonts w:cs="Arial"/>
          <w:color w:val="3399FF"/>
        </w:rPr>
        <w:t>Energy Components</w:t>
      </w:r>
    </w:p>
    <w:p w14:paraId="0BAA3740" w14:textId="77777777" w:rsidR="004D61A0" w:rsidRPr="00440167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440167" w:rsidRDefault="004D61A0">
      <w:pPr>
        <w:jc w:val="center"/>
        <w:rPr>
          <w:rFonts w:cs="Arial"/>
          <w:color w:val="3399FF"/>
        </w:rPr>
      </w:pPr>
      <w:r w:rsidRPr="00440167">
        <w:rPr>
          <w:rFonts w:cs="Arial"/>
          <w:b/>
          <w:color w:val="3399FF"/>
        </w:rPr>
        <w:t>Use-Case Name</w:t>
      </w:r>
    </w:p>
    <w:p w14:paraId="0BAA3742" w14:textId="6D604878" w:rsidR="004D61A0" w:rsidRPr="00440167" w:rsidRDefault="009A2799">
      <w:pPr>
        <w:jc w:val="center"/>
        <w:rPr>
          <w:rFonts w:cs="Arial"/>
          <w:color w:val="3399FF"/>
        </w:rPr>
      </w:pPr>
      <w:r w:rsidRPr="00440167">
        <w:rPr>
          <w:rFonts w:cs="Arial"/>
          <w:color w:val="3399FF"/>
        </w:rPr>
        <w:t>BKK_UC30 – Setup User Access</w:t>
      </w:r>
      <w:r w:rsidR="004D61A0" w:rsidRPr="00440167">
        <w:rPr>
          <w:rFonts w:cs="Arial"/>
          <w:color w:val="3399FF"/>
        </w:rPr>
        <w:br/>
      </w:r>
    </w:p>
    <w:p w14:paraId="0BAA3743" w14:textId="77777777" w:rsidR="007C0F5B" w:rsidRPr="00440167" w:rsidRDefault="004D61A0" w:rsidP="00B107D1">
      <w:pPr>
        <w:jc w:val="center"/>
        <w:rPr>
          <w:rFonts w:cs="Arial"/>
          <w:color w:val="3399FF"/>
        </w:rPr>
      </w:pPr>
      <w:r w:rsidRPr="00440167">
        <w:rPr>
          <w:rFonts w:cs="Arial"/>
          <w:b/>
          <w:color w:val="3399FF"/>
        </w:rPr>
        <w:t>Origination Date</w:t>
      </w:r>
    </w:p>
    <w:p w14:paraId="0BAA3744" w14:textId="62CB4333" w:rsidR="004D61A0" w:rsidRPr="00440167" w:rsidRDefault="00C23780" w:rsidP="00995052">
      <w:pPr>
        <w:jc w:val="center"/>
        <w:rPr>
          <w:rFonts w:cs="Arial"/>
          <w:color w:val="3399FF"/>
        </w:rPr>
      </w:pPr>
      <w:r w:rsidRPr="00440167">
        <w:rPr>
          <w:rFonts w:cs="Arial"/>
          <w:color w:val="3399FF"/>
        </w:rPr>
        <w:t>26</w:t>
      </w:r>
      <w:r w:rsidR="00995052" w:rsidRPr="00440167">
        <w:rPr>
          <w:rFonts w:cs="Arial"/>
          <w:color w:val="3399FF"/>
        </w:rPr>
        <w:t>-</w:t>
      </w:r>
      <w:r w:rsidRPr="00440167">
        <w:rPr>
          <w:rFonts w:cs="Arial"/>
          <w:color w:val="3399FF"/>
        </w:rPr>
        <w:t>Dec</w:t>
      </w:r>
      <w:r w:rsidR="00995052" w:rsidRPr="00440167">
        <w:rPr>
          <w:rFonts w:cs="Arial"/>
          <w:color w:val="3399FF"/>
        </w:rPr>
        <w:t>-2017</w:t>
      </w:r>
    </w:p>
    <w:p w14:paraId="0BAA3745" w14:textId="77777777" w:rsidR="004D61A0" w:rsidRPr="00440167" w:rsidRDefault="004D61A0">
      <w:pPr>
        <w:rPr>
          <w:rFonts w:cs="Arial"/>
        </w:rPr>
      </w:pPr>
    </w:p>
    <w:p w14:paraId="0BAA3746" w14:textId="77777777" w:rsidR="004D61A0" w:rsidRPr="00440167" w:rsidRDefault="004D61A0">
      <w:pPr>
        <w:rPr>
          <w:rFonts w:cs="Arial"/>
        </w:rPr>
      </w:pPr>
    </w:p>
    <w:p w14:paraId="0BAA3747" w14:textId="77777777" w:rsidR="004D61A0" w:rsidRPr="00440167" w:rsidRDefault="004D61A0">
      <w:pPr>
        <w:rPr>
          <w:rFonts w:cs="Arial"/>
        </w:rPr>
      </w:pPr>
    </w:p>
    <w:p w14:paraId="0BAA3748" w14:textId="4E9E5E94" w:rsidR="004D61A0" w:rsidRPr="00440167" w:rsidDel="006E76DA" w:rsidRDefault="004D61A0">
      <w:pPr>
        <w:rPr>
          <w:del w:id="12" w:author="Wirasak Chomphu" w:date="2020-07-02T16:10:00Z"/>
          <w:rFonts w:cs="Arial"/>
        </w:rPr>
      </w:pPr>
    </w:p>
    <w:p w14:paraId="0BAA3749" w14:textId="2C9F3F4A" w:rsidR="004D61A0" w:rsidRPr="00440167" w:rsidDel="006E76DA" w:rsidRDefault="004D61A0">
      <w:pPr>
        <w:rPr>
          <w:del w:id="13" w:author="Wirasak Chomphu" w:date="2020-07-02T16:10:00Z"/>
          <w:rFonts w:cs="Arial"/>
        </w:rPr>
      </w:pPr>
    </w:p>
    <w:p w14:paraId="0BAA374A" w14:textId="744BC675" w:rsidR="004D61A0" w:rsidRPr="00440167" w:rsidDel="006E76DA" w:rsidRDefault="004D61A0">
      <w:pPr>
        <w:rPr>
          <w:del w:id="14" w:author="Wirasak Chomphu" w:date="2020-07-02T16:10:00Z"/>
          <w:rFonts w:cs="Arial"/>
        </w:rPr>
      </w:pPr>
    </w:p>
    <w:p w14:paraId="0BAA374B" w14:textId="1A0968C6" w:rsidR="004D61A0" w:rsidRPr="00440167" w:rsidDel="006E76DA" w:rsidRDefault="004D61A0">
      <w:pPr>
        <w:rPr>
          <w:del w:id="15" w:author="Wirasak Chomphu" w:date="2020-07-02T16:10:00Z"/>
          <w:rFonts w:cs="Arial"/>
        </w:rPr>
      </w:pPr>
    </w:p>
    <w:p w14:paraId="0BAA374C" w14:textId="7605278D" w:rsidR="004D61A0" w:rsidRPr="00440167" w:rsidDel="006E76DA" w:rsidRDefault="004D61A0">
      <w:pPr>
        <w:rPr>
          <w:del w:id="16" w:author="Wirasak Chomphu" w:date="2020-07-02T16:10:00Z"/>
          <w:rFonts w:cs="Arial"/>
        </w:rPr>
      </w:pPr>
    </w:p>
    <w:p w14:paraId="0BAA374D" w14:textId="77777777" w:rsidR="004D61A0" w:rsidRPr="00440167" w:rsidRDefault="004D61A0">
      <w:pPr>
        <w:rPr>
          <w:rFonts w:cs="Arial"/>
        </w:rPr>
      </w:pPr>
    </w:p>
    <w:p w14:paraId="0BAA374E" w14:textId="77777777" w:rsidR="004D61A0" w:rsidRPr="00440167" w:rsidRDefault="004D61A0">
      <w:pPr>
        <w:rPr>
          <w:rFonts w:cs="Arial"/>
        </w:rPr>
      </w:pPr>
    </w:p>
    <w:p w14:paraId="0BAA374F" w14:textId="77777777" w:rsidR="007C0F5B" w:rsidRPr="00440167" w:rsidRDefault="007C0F5B">
      <w:pPr>
        <w:rPr>
          <w:rFonts w:cs="Arial"/>
        </w:rPr>
      </w:pPr>
    </w:p>
    <w:p w14:paraId="0BAA3750" w14:textId="77777777" w:rsidR="004D61A0" w:rsidRPr="00440167" w:rsidRDefault="004D61A0" w:rsidP="00447470">
      <w:pPr>
        <w:rPr>
          <w:rFonts w:cs="Arial"/>
        </w:rPr>
      </w:pPr>
      <w:r w:rsidRPr="00440167">
        <w:rPr>
          <w:rFonts w:cs="Arial"/>
        </w:rPr>
        <w:t>Revision History</w:t>
      </w:r>
    </w:p>
    <w:p w14:paraId="0BAA3751" w14:textId="77777777" w:rsidR="004D61A0" w:rsidRPr="00440167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7" w:author="Shah Ashay" w:date="2018-04-16T16:35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18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440167" w14:paraId="0BAA3756" w14:textId="5ED8BD66" w:rsidTr="0037724F">
        <w:trPr>
          <w:cantSplit/>
          <w:tblHeader/>
          <w:trPrChange w:id="19" w:author="Shah Ashay" w:date="2018-04-16T16:35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0" w:author="Shah Ashay" w:date="2018-04-16T16:35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44016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440167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1" w:author="Shah Ashay" w:date="2018-04-16T16:35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44016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440167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2" w:author="Shah Ashay" w:date="2018-04-16T16:35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44016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44016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3" w:author="Shah Ashay" w:date="2018-04-16T16:35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44016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440167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44016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440167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4" w:author="Shah Ashay" w:date="2018-04-16T16:35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44016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440167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44016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440167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5" w:author="Shah Ashay" w:date="2018-04-16T16:35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44016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440167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995052" w:rsidRPr="00440167" w14:paraId="0BAA375B" w14:textId="2375FBD8" w:rsidTr="0037724F">
        <w:trPr>
          <w:cantSplit/>
          <w:trPrChange w:id="26" w:author="Shah Ashay" w:date="2018-04-16T16:35:00Z">
            <w:trPr>
              <w:cantSplit/>
            </w:trPr>
          </w:trPrChange>
        </w:trPr>
        <w:tc>
          <w:tcPr>
            <w:tcW w:w="611" w:type="pct"/>
            <w:tcPrChange w:id="27" w:author="Shah Ashay" w:date="2018-04-16T16:35:00Z">
              <w:tcPr>
                <w:tcW w:w="1165" w:type="dxa"/>
                <w:gridSpan w:val="2"/>
              </w:tcPr>
            </w:tcPrChange>
          </w:tcPr>
          <w:p w14:paraId="0BAA3757" w14:textId="0545F3C1" w:rsidR="00995052" w:rsidRPr="00440167" w:rsidRDefault="00995052" w:rsidP="00995052">
            <w:pPr>
              <w:jc w:val="center"/>
              <w:rPr>
                <w:rFonts w:cs="Arial"/>
                <w:sz w:val="20"/>
              </w:rPr>
            </w:pPr>
            <w:r w:rsidRPr="00440167">
              <w:rPr>
                <w:rFonts w:cs="Arial"/>
                <w:sz w:val="20"/>
              </w:rPr>
              <w:t>0.1</w:t>
            </w:r>
          </w:p>
        </w:tc>
        <w:tc>
          <w:tcPr>
            <w:tcW w:w="897" w:type="pct"/>
            <w:tcPrChange w:id="28" w:author="Shah Ashay" w:date="2018-04-16T16:35:00Z">
              <w:tcPr>
                <w:tcW w:w="1710" w:type="dxa"/>
                <w:gridSpan w:val="2"/>
              </w:tcPr>
            </w:tcPrChange>
          </w:tcPr>
          <w:p w14:paraId="67A4E95C" w14:textId="317DB6C1" w:rsidR="00995052" w:rsidRPr="00440167" w:rsidRDefault="00C23780" w:rsidP="00995052">
            <w:pPr>
              <w:jc w:val="center"/>
              <w:rPr>
                <w:rFonts w:cs="Arial"/>
                <w:sz w:val="20"/>
              </w:rPr>
            </w:pPr>
            <w:r w:rsidRPr="00440167">
              <w:rPr>
                <w:rFonts w:cs="Arial"/>
                <w:sz w:val="20"/>
              </w:rPr>
              <w:t>26</w:t>
            </w:r>
            <w:r w:rsidR="00995052" w:rsidRPr="00440167">
              <w:rPr>
                <w:rFonts w:cs="Arial"/>
                <w:sz w:val="20"/>
              </w:rPr>
              <w:t>-</w:t>
            </w:r>
            <w:r w:rsidRPr="00440167">
              <w:rPr>
                <w:rFonts w:cs="Arial"/>
                <w:sz w:val="20"/>
              </w:rPr>
              <w:t>Dec</w:t>
            </w:r>
            <w:r w:rsidR="00995052" w:rsidRPr="00440167">
              <w:rPr>
                <w:rFonts w:cs="Arial"/>
                <w:sz w:val="20"/>
              </w:rPr>
              <w:t>-2017</w:t>
            </w:r>
          </w:p>
          <w:p w14:paraId="0BAA3758" w14:textId="29DF5BD9" w:rsidR="00995052" w:rsidRPr="0044016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557" w:type="pct"/>
            <w:tcPrChange w:id="29" w:author="Shah Ashay" w:date="2018-04-16T16:35:00Z">
              <w:tcPr>
                <w:tcW w:w="2970" w:type="dxa"/>
                <w:gridSpan w:val="2"/>
              </w:tcPr>
            </w:tcPrChange>
          </w:tcPr>
          <w:p w14:paraId="0BAA3759" w14:textId="62616263" w:rsidR="00995052" w:rsidRPr="00440167" w:rsidRDefault="00995052" w:rsidP="00995052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440167">
              <w:rPr>
                <w:rFonts w:cs="Arial"/>
                <w:sz w:val="20"/>
              </w:rPr>
              <w:t xml:space="preserve">Draft </w:t>
            </w:r>
          </w:p>
        </w:tc>
        <w:tc>
          <w:tcPr>
            <w:tcW w:w="614" w:type="pct"/>
            <w:tcPrChange w:id="30" w:author="Shah Ashay" w:date="2018-04-16T16:35:00Z">
              <w:tcPr>
                <w:tcW w:w="1170" w:type="dxa"/>
                <w:gridSpan w:val="2"/>
              </w:tcPr>
            </w:tcPrChange>
          </w:tcPr>
          <w:p w14:paraId="0BAA375A" w14:textId="525A71A1" w:rsidR="00995052" w:rsidRPr="00440167" w:rsidRDefault="00995052" w:rsidP="00995052">
            <w:pPr>
              <w:jc w:val="center"/>
              <w:rPr>
                <w:rFonts w:cs="Arial"/>
                <w:sz w:val="20"/>
                <w:szCs w:val="20"/>
                <w:rPrChange w:id="31" w:author="Batra Yogesh (EXT)" w:date="2018-04-13T12:47:00Z">
                  <w:rPr>
                    <w:rFonts w:cs="Arial"/>
                    <w:sz w:val="18"/>
                    <w:szCs w:val="18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32" w:author="Batra Yogesh (EXT)" w:date="2018-04-13T12:47:00Z">
                  <w:rPr>
                    <w:rFonts w:cs="Arial"/>
                    <w:sz w:val="18"/>
                    <w:szCs w:val="18"/>
                  </w:rPr>
                </w:rPrChange>
              </w:rPr>
              <w:t>Wirasak C.</w:t>
            </w:r>
          </w:p>
        </w:tc>
        <w:tc>
          <w:tcPr>
            <w:tcW w:w="614" w:type="pct"/>
            <w:tcPrChange w:id="33" w:author="Shah Ashay" w:date="2018-04-16T16:35:00Z">
              <w:tcPr>
                <w:tcW w:w="1170" w:type="dxa"/>
                <w:gridSpan w:val="2"/>
              </w:tcPr>
            </w:tcPrChange>
          </w:tcPr>
          <w:p w14:paraId="29DF2C40" w14:textId="77777777" w:rsidR="00995052" w:rsidRPr="0044016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4" w:author="Shah Ashay" w:date="2018-04-16T16:35:00Z">
              <w:tcPr>
                <w:tcW w:w="1350" w:type="dxa"/>
                <w:gridSpan w:val="2"/>
              </w:tcPr>
            </w:tcPrChange>
          </w:tcPr>
          <w:p w14:paraId="6A1BC662" w14:textId="1DDFB2E8" w:rsidR="00995052" w:rsidRPr="0044016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</w:tr>
      <w:tr w:rsidR="00995052" w:rsidRPr="00440167" w14:paraId="0BAA3760" w14:textId="645D3AAF" w:rsidTr="0037724F">
        <w:trPr>
          <w:cantSplit/>
          <w:trPrChange w:id="35" w:author="Shah Ashay" w:date="2018-04-16T16:35:00Z">
            <w:trPr>
              <w:cantSplit/>
            </w:trPr>
          </w:trPrChange>
        </w:trPr>
        <w:tc>
          <w:tcPr>
            <w:tcW w:w="611" w:type="pct"/>
            <w:tcPrChange w:id="36" w:author="Shah Ashay" w:date="2018-04-16T16:35:00Z">
              <w:tcPr>
                <w:tcW w:w="1165" w:type="dxa"/>
                <w:gridSpan w:val="2"/>
              </w:tcPr>
            </w:tcPrChange>
          </w:tcPr>
          <w:p w14:paraId="0BAA375C" w14:textId="2C9451F7" w:rsidR="00995052" w:rsidRPr="00440167" w:rsidRDefault="008E02F0" w:rsidP="00995052">
            <w:pPr>
              <w:jc w:val="center"/>
              <w:rPr>
                <w:rFonts w:cs="Arial"/>
                <w:sz w:val="20"/>
              </w:rPr>
            </w:pPr>
            <w:del w:id="37" w:author="Prakash Atul (Ext)" w:date="2018-03-27T12:13:00Z">
              <w:r w:rsidRPr="00440167" w:rsidDel="004F6DD5">
                <w:rPr>
                  <w:rFonts w:cs="Arial"/>
                  <w:sz w:val="20"/>
                </w:rPr>
                <w:delText>2</w:delText>
              </w:r>
            </w:del>
            <w:ins w:id="38" w:author="Prakash Atul (Ext)" w:date="2018-03-27T12:13:00Z">
              <w:r w:rsidR="004F6DD5" w:rsidRPr="00440167">
                <w:rPr>
                  <w:rFonts w:cs="Arial"/>
                  <w:sz w:val="20"/>
                </w:rPr>
                <w:t>1.0</w:t>
              </w:r>
            </w:ins>
          </w:p>
        </w:tc>
        <w:tc>
          <w:tcPr>
            <w:tcW w:w="897" w:type="pct"/>
            <w:tcPrChange w:id="39" w:author="Shah Ashay" w:date="2018-04-16T16:35:00Z">
              <w:tcPr>
                <w:tcW w:w="1710" w:type="dxa"/>
                <w:gridSpan w:val="2"/>
              </w:tcPr>
            </w:tcPrChange>
          </w:tcPr>
          <w:p w14:paraId="0BAA375D" w14:textId="0F1D1613" w:rsidR="00995052" w:rsidRPr="00440167" w:rsidRDefault="008E02F0" w:rsidP="00995052">
            <w:pPr>
              <w:jc w:val="center"/>
              <w:rPr>
                <w:rFonts w:cs="Arial"/>
                <w:sz w:val="20"/>
              </w:rPr>
            </w:pPr>
            <w:del w:id="40" w:author="Prakash Atul (Ext)" w:date="2018-03-27T12:13:00Z">
              <w:r w:rsidRPr="00440167" w:rsidDel="004F6DD5">
                <w:rPr>
                  <w:rFonts w:cs="Arial"/>
                  <w:sz w:val="20"/>
                </w:rPr>
                <w:delText>19</w:delText>
              </w:r>
            </w:del>
            <w:ins w:id="41" w:author="Prakash Atul (Ext)" w:date="2018-03-27T12:13:00Z">
              <w:r w:rsidR="004F6DD5" w:rsidRPr="00440167">
                <w:rPr>
                  <w:rFonts w:cs="Arial"/>
                  <w:sz w:val="20"/>
                </w:rPr>
                <w:t>27</w:t>
              </w:r>
            </w:ins>
            <w:r w:rsidRPr="00440167">
              <w:rPr>
                <w:rFonts w:cs="Arial"/>
                <w:sz w:val="20"/>
              </w:rPr>
              <w:t>-</w:t>
            </w:r>
            <w:ins w:id="42" w:author="Prakash Atul (Ext)" w:date="2018-03-27T12:14:00Z">
              <w:r w:rsidR="004F6DD5" w:rsidRPr="00440167">
                <w:rPr>
                  <w:rFonts w:cs="Arial"/>
                  <w:sz w:val="20"/>
                </w:rPr>
                <w:t>Mar</w:t>
              </w:r>
            </w:ins>
            <w:del w:id="43" w:author="Prakash Atul (Ext)" w:date="2018-03-27T12:14:00Z">
              <w:r w:rsidRPr="00440167" w:rsidDel="004F6DD5">
                <w:rPr>
                  <w:rFonts w:cs="Arial"/>
                  <w:sz w:val="20"/>
                </w:rPr>
                <w:delText>Jan</w:delText>
              </w:r>
            </w:del>
            <w:r w:rsidRPr="00440167">
              <w:rPr>
                <w:rFonts w:cs="Arial"/>
                <w:sz w:val="20"/>
              </w:rPr>
              <w:t>-2018</w:t>
            </w:r>
          </w:p>
        </w:tc>
        <w:tc>
          <w:tcPr>
            <w:tcW w:w="1557" w:type="pct"/>
            <w:tcPrChange w:id="44" w:author="Shah Ashay" w:date="2018-04-16T16:35:00Z">
              <w:tcPr>
                <w:tcW w:w="2970" w:type="dxa"/>
                <w:gridSpan w:val="2"/>
              </w:tcPr>
            </w:tcPrChange>
          </w:tcPr>
          <w:p w14:paraId="0BAA375E" w14:textId="632936A6" w:rsidR="00995052" w:rsidRPr="00440167" w:rsidRDefault="008E02F0" w:rsidP="00995052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440167">
              <w:rPr>
                <w:rFonts w:cs="Arial"/>
                <w:sz w:val="20"/>
              </w:rPr>
              <w:t xml:space="preserve">Updated as per </w:t>
            </w:r>
            <w:ins w:id="45" w:author="Prakash Atul (Ext)" w:date="2018-03-27T12:14:00Z">
              <w:r w:rsidR="004F6DD5" w:rsidRPr="00440167">
                <w:rPr>
                  <w:rFonts w:cs="Arial"/>
                  <w:sz w:val="20"/>
                </w:rPr>
                <w:t xml:space="preserve">EC </w:t>
              </w:r>
            </w:ins>
            <w:r w:rsidRPr="00440167">
              <w:rPr>
                <w:rFonts w:cs="Arial"/>
                <w:sz w:val="20"/>
              </w:rPr>
              <w:t>11.2</w:t>
            </w:r>
          </w:p>
        </w:tc>
        <w:tc>
          <w:tcPr>
            <w:tcW w:w="614" w:type="pct"/>
            <w:tcPrChange w:id="46" w:author="Shah Ashay" w:date="2018-04-16T16:35:00Z">
              <w:tcPr>
                <w:tcW w:w="1170" w:type="dxa"/>
                <w:gridSpan w:val="2"/>
              </w:tcPr>
            </w:tcPrChange>
          </w:tcPr>
          <w:p w14:paraId="0BAA375F" w14:textId="2658CD7A" w:rsidR="00995052" w:rsidRPr="00440167" w:rsidRDefault="008E02F0" w:rsidP="00995052">
            <w:pPr>
              <w:jc w:val="center"/>
              <w:rPr>
                <w:rFonts w:cs="Arial"/>
                <w:sz w:val="20"/>
              </w:rPr>
            </w:pPr>
            <w:r w:rsidRPr="00440167">
              <w:rPr>
                <w:rFonts w:cs="Arial"/>
                <w:sz w:val="20"/>
              </w:rPr>
              <w:t>Tieto</w:t>
            </w:r>
          </w:p>
        </w:tc>
        <w:tc>
          <w:tcPr>
            <w:tcW w:w="614" w:type="pct"/>
            <w:tcPrChange w:id="47" w:author="Shah Ashay" w:date="2018-04-16T16:35:00Z">
              <w:tcPr>
                <w:tcW w:w="1170" w:type="dxa"/>
                <w:gridSpan w:val="2"/>
              </w:tcPr>
            </w:tcPrChange>
          </w:tcPr>
          <w:p w14:paraId="3A3230E3" w14:textId="5FE52A69" w:rsidR="00995052" w:rsidRPr="0044016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8" w:author="Shah Ashay" w:date="2018-04-16T16:35:00Z">
              <w:tcPr>
                <w:tcW w:w="1350" w:type="dxa"/>
                <w:gridSpan w:val="2"/>
              </w:tcPr>
            </w:tcPrChange>
          </w:tcPr>
          <w:p w14:paraId="16DB2B6E" w14:textId="7598E8B1" w:rsidR="00995052" w:rsidRPr="0044016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</w:tr>
      <w:tr w:rsidR="006E76DA" w:rsidRPr="00440167" w14:paraId="6E62E7B1" w14:textId="77777777" w:rsidTr="0037724F">
        <w:trPr>
          <w:cantSplit/>
          <w:ins w:id="49" w:author="Wirasak Chomphu" w:date="2020-07-02T16:10:00Z"/>
        </w:trPr>
        <w:tc>
          <w:tcPr>
            <w:tcW w:w="611" w:type="pct"/>
          </w:tcPr>
          <w:p w14:paraId="11A4DAC9" w14:textId="2353EA20" w:rsidR="006E76DA" w:rsidRPr="00440167" w:rsidDel="004F6DD5" w:rsidRDefault="006E76DA" w:rsidP="006E76DA">
            <w:pPr>
              <w:jc w:val="center"/>
              <w:rPr>
                <w:ins w:id="50" w:author="Wirasak Chomphu" w:date="2020-07-02T16:10:00Z"/>
                <w:rFonts w:cs="Arial"/>
                <w:sz w:val="20"/>
              </w:rPr>
            </w:pPr>
            <w:ins w:id="51" w:author="Wirasak Chomphu" w:date="2020-07-02T16:10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7C6A186C" w14:textId="6549849F" w:rsidR="006E76DA" w:rsidRPr="00440167" w:rsidDel="004F6DD5" w:rsidRDefault="006E76DA" w:rsidP="006E76DA">
            <w:pPr>
              <w:jc w:val="center"/>
              <w:rPr>
                <w:ins w:id="52" w:author="Wirasak Chomphu" w:date="2020-07-02T16:10:00Z"/>
                <w:rFonts w:cs="Arial"/>
                <w:sz w:val="20"/>
              </w:rPr>
            </w:pPr>
            <w:ins w:id="53" w:author="Wirasak Chomphu" w:date="2020-07-02T16:10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0D37EB69" w14:textId="5071AE0A" w:rsidR="006E76DA" w:rsidRPr="00440167" w:rsidRDefault="006E76DA" w:rsidP="006E76DA">
            <w:pPr>
              <w:pStyle w:val="Header"/>
              <w:tabs>
                <w:tab w:val="clear" w:pos="4320"/>
                <w:tab w:val="clear" w:pos="8640"/>
              </w:tabs>
              <w:rPr>
                <w:ins w:id="54" w:author="Wirasak Chomphu" w:date="2020-07-02T16:10:00Z"/>
                <w:rFonts w:cs="Arial"/>
                <w:sz w:val="20"/>
              </w:rPr>
            </w:pPr>
            <w:ins w:id="55" w:author="Wirasak Chomphu" w:date="2020-07-02T16:10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354EDE82" w14:textId="342E8D26" w:rsidR="006E76DA" w:rsidRPr="00440167" w:rsidRDefault="006E76DA" w:rsidP="006E76DA">
            <w:pPr>
              <w:jc w:val="center"/>
              <w:rPr>
                <w:ins w:id="56" w:author="Wirasak Chomphu" w:date="2020-07-02T16:10:00Z"/>
                <w:rFonts w:cs="Arial"/>
                <w:sz w:val="20"/>
              </w:rPr>
            </w:pPr>
            <w:ins w:id="57" w:author="Wirasak Chomphu" w:date="2020-07-02T16:10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2DBAE005" w14:textId="77777777" w:rsidR="006E76DA" w:rsidRPr="00440167" w:rsidRDefault="006E76DA" w:rsidP="006E76DA">
            <w:pPr>
              <w:jc w:val="center"/>
              <w:rPr>
                <w:ins w:id="58" w:author="Wirasak Chomphu" w:date="2020-07-02T16:10:00Z"/>
                <w:rFonts w:cs="Arial"/>
                <w:sz w:val="20"/>
              </w:rPr>
            </w:pPr>
            <w:bookmarkStart w:id="59" w:name="_GoBack"/>
            <w:bookmarkEnd w:id="59"/>
          </w:p>
        </w:tc>
        <w:tc>
          <w:tcPr>
            <w:tcW w:w="707" w:type="pct"/>
          </w:tcPr>
          <w:p w14:paraId="7530DB88" w14:textId="77777777" w:rsidR="006E76DA" w:rsidRPr="00440167" w:rsidRDefault="006E76DA" w:rsidP="006E76DA">
            <w:pPr>
              <w:jc w:val="center"/>
              <w:rPr>
                <w:ins w:id="60" w:author="Wirasak Chomphu" w:date="2020-07-02T16:10:00Z"/>
                <w:rFonts w:cs="Arial"/>
                <w:sz w:val="20"/>
              </w:rPr>
            </w:pPr>
          </w:p>
        </w:tc>
      </w:tr>
      <w:tr w:rsidR="005F74A6" w:rsidRPr="00440167" w:rsidDel="0037724F" w14:paraId="0BAA3765" w14:textId="0BE45B18" w:rsidTr="0037724F">
        <w:trPr>
          <w:cantSplit/>
          <w:del w:id="61" w:author="Shah Ashay" w:date="2018-04-16T16:35:00Z"/>
          <w:trPrChange w:id="62" w:author="Shah Ashay" w:date="2018-04-16T16:35:00Z">
            <w:trPr>
              <w:cantSplit/>
            </w:trPr>
          </w:trPrChange>
        </w:trPr>
        <w:tc>
          <w:tcPr>
            <w:tcW w:w="611" w:type="pct"/>
            <w:tcPrChange w:id="63" w:author="Shah Ashay" w:date="2018-04-16T16:35:00Z">
              <w:tcPr>
                <w:tcW w:w="1165" w:type="dxa"/>
                <w:gridSpan w:val="2"/>
              </w:tcPr>
            </w:tcPrChange>
          </w:tcPr>
          <w:p w14:paraId="0BAA3761" w14:textId="197495E1" w:rsidR="005F74A6" w:rsidRPr="00440167" w:rsidDel="0037724F" w:rsidRDefault="005F74A6">
            <w:pPr>
              <w:jc w:val="center"/>
              <w:rPr>
                <w:del w:id="64" w:author="Shah Ashay" w:date="2018-04-16T16:35:00Z"/>
                <w:rFonts w:cs="Arial"/>
                <w:sz w:val="20"/>
              </w:rPr>
            </w:pPr>
          </w:p>
        </w:tc>
        <w:tc>
          <w:tcPr>
            <w:tcW w:w="897" w:type="pct"/>
            <w:tcPrChange w:id="65" w:author="Shah Ashay" w:date="2018-04-16T16:35:00Z">
              <w:tcPr>
                <w:tcW w:w="1710" w:type="dxa"/>
                <w:gridSpan w:val="2"/>
              </w:tcPr>
            </w:tcPrChange>
          </w:tcPr>
          <w:p w14:paraId="0BAA3762" w14:textId="28A6AA69" w:rsidR="005F74A6" w:rsidRPr="00440167" w:rsidDel="0037724F" w:rsidRDefault="005F74A6">
            <w:pPr>
              <w:jc w:val="center"/>
              <w:rPr>
                <w:del w:id="66" w:author="Shah Ashay" w:date="2018-04-16T16:35:00Z"/>
                <w:rFonts w:cs="Arial"/>
                <w:sz w:val="20"/>
              </w:rPr>
            </w:pPr>
          </w:p>
        </w:tc>
        <w:tc>
          <w:tcPr>
            <w:tcW w:w="1557" w:type="pct"/>
            <w:tcPrChange w:id="67" w:author="Shah Ashay" w:date="2018-04-16T16:35:00Z">
              <w:tcPr>
                <w:tcW w:w="2970" w:type="dxa"/>
                <w:gridSpan w:val="2"/>
              </w:tcPr>
            </w:tcPrChange>
          </w:tcPr>
          <w:p w14:paraId="0BAA3763" w14:textId="1CE45789" w:rsidR="005F74A6" w:rsidRPr="00440167" w:rsidDel="0037724F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68" w:author="Shah Ashay" w:date="2018-04-16T16:35:00Z"/>
                <w:rFonts w:cs="Arial"/>
                <w:sz w:val="20"/>
              </w:rPr>
            </w:pPr>
          </w:p>
        </w:tc>
        <w:tc>
          <w:tcPr>
            <w:tcW w:w="614" w:type="pct"/>
            <w:tcPrChange w:id="69" w:author="Shah Ashay" w:date="2018-04-16T16:35:00Z">
              <w:tcPr>
                <w:tcW w:w="1170" w:type="dxa"/>
                <w:gridSpan w:val="2"/>
              </w:tcPr>
            </w:tcPrChange>
          </w:tcPr>
          <w:p w14:paraId="0BAA3764" w14:textId="7EFEF0FE" w:rsidR="005F74A6" w:rsidRPr="00440167" w:rsidDel="0037724F" w:rsidRDefault="005F74A6">
            <w:pPr>
              <w:jc w:val="center"/>
              <w:rPr>
                <w:del w:id="70" w:author="Shah Ashay" w:date="2018-04-16T16:35:00Z"/>
                <w:rFonts w:cs="Arial"/>
                <w:sz w:val="20"/>
              </w:rPr>
            </w:pPr>
          </w:p>
        </w:tc>
        <w:tc>
          <w:tcPr>
            <w:tcW w:w="614" w:type="pct"/>
            <w:tcPrChange w:id="71" w:author="Shah Ashay" w:date="2018-04-16T16:35:00Z">
              <w:tcPr>
                <w:tcW w:w="1170" w:type="dxa"/>
                <w:gridSpan w:val="2"/>
              </w:tcPr>
            </w:tcPrChange>
          </w:tcPr>
          <w:p w14:paraId="7F4C939B" w14:textId="15703264" w:rsidR="005F74A6" w:rsidRPr="00440167" w:rsidDel="0037724F" w:rsidRDefault="005F74A6">
            <w:pPr>
              <w:jc w:val="center"/>
              <w:rPr>
                <w:del w:id="72" w:author="Shah Ashay" w:date="2018-04-16T16:35:00Z"/>
                <w:rFonts w:cs="Arial"/>
                <w:sz w:val="20"/>
              </w:rPr>
            </w:pPr>
          </w:p>
        </w:tc>
        <w:tc>
          <w:tcPr>
            <w:tcW w:w="707" w:type="pct"/>
            <w:tcPrChange w:id="73" w:author="Shah Ashay" w:date="2018-04-16T16:35:00Z">
              <w:tcPr>
                <w:tcW w:w="1350" w:type="dxa"/>
                <w:gridSpan w:val="2"/>
              </w:tcPr>
            </w:tcPrChange>
          </w:tcPr>
          <w:p w14:paraId="2220525C" w14:textId="0C49F262" w:rsidR="005F74A6" w:rsidRPr="00440167" w:rsidDel="0037724F" w:rsidRDefault="005F74A6">
            <w:pPr>
              <w:jc w:val="center"/>
              <w:rPr>
                <w:del w:id="74" w:author="Shah Ashay" w:date="2018-04-16T16:35:00Z"/>
                <w:rFonts w:cs="Arial"/>
                <w:sz w:val="20"/>
              </w:rPr>
            </w:pPr>
          </w:p>
        </w:tc>
      </w:tr>
      <w:tr w:rsidR="005F74A6" w:rsidRPr="00440167" w:rsidDel="0037724F" w14:paraId="0BAA376A" w14:textId="59E6FCAA" w:rsidTr="0037724F">
        <w:trPr>
          <w:cantSplit/>
          <w:del w:id="75" w:author="Shah Ashay" w:date="2018-04-16T16:35:00Z"/>
          <w:trPrChange w:id="76" w:author="Shah Ashay" w:date="2018-04-16T16:35:00Z">
            <w:trPr>
              <w:cantSplit/>
            </w:trPr>
          </w:trPrChange>
        </w:trPr>
        <w:tc>
          <w:tcPr>
            <w:tcW w:w="611" w:type="pct"/>
            <w:tcPrChange w:id="77" w:author="Shah Ashay" w:date="2018-04-16T16:35:00Z">
              <w:tcPr>
                <w:tcW w:w="1165" w:type="dxa"/>
                <w:gridSpan w:val="2"/>
              </w:tcPr>
            </w:tcPrChange>
          </w:tcPr>
          <w:p w14:paraId="0BAA3766" w14:textId="528751C1" w:rsidR="005F74A6" w:rsidRPr="00440167" w:rsidDel="0037724F" w:rsidRDefault="005F74A6">
            <w:pPr>
              <w:jc w:val="center"/>
              <w:rPr>
                <w:del w:id="78" w:author="Shah Ashay" w:date="2018-04-16T16:35:00Z"/>
                <w:rFonts w:cs="Arial"/>
                <w:sz w:val="20"/>
              </w:rPr>
            </w:pPr>
          </w:p>
        </w:tc>
        <w:tc>
          <w:tcPr>
            <w:tcW w:w="897" w:type="pct"/>
            <w:tcPrChange w:id="79" w:author="Shah Ashay" w:date="2018-04-16T16:35:00Z">
              <w:tcPr>
                <w:tcW w:w="1710" w:type="dxa"/>
                <w:gridSpan w:val="2"/>
              </w:tcPr>
            </w:tcPrChange>
          </w:tcPr>
          <w:p w14:paraId="0BAA3767" w14:textId="2C582F22" w:rsidR="005F74A6" w:rsidRPr="00440167" w:rsidDel="0037724F" w:rsidRDefault="005F74A6">
            <w:pPr>
              <w:jc w:val="center"/>
              <w:rPr>
                <w:del w:id="80" w:author="Shah Ashay" w:date="2018-04-16T16:35:00Z"/>
                <w:rFonts w:cs="Arial"/>
                <w:sz w:val="20"/>
              </w:rPr>
            </w:pPr>
          </w:p>
        </w:tc>
        <w:tc>
          <w:tcPr>
            <w:tcW w:w="1557" w:type="pct"/>
            <w:tcPrChange w:id="81" w:author="Shah Ashay" w:date="2018-04-16T16:35:00Z">
              <w:tcPr>
                <w:tcW w:w="2970" w:type="dxa"/>
                <w:gridSpan w:val="2"/>
              </w:tcPr>
            </w:tcPrChange>
          </w:tcPr>
          <w:p w14:paraId="0BAA3768" w14:textId="4E14F2E8" w:rsidR="005F74A6" w:rsidRPr="00440167" w:rsidDel="0037724F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2" w:author="Shah Ashay" w:date="2018-04-16T16:35:00Z"/>
                <w:rFonts w:cs="Arial"/>
                <w:sz w:val="20"/>
              </w:rPr>
            </w:pPr>
          </w:p>
        </w:tc>
        <w:tc>
          <w:tcPr>
            <w:tcW w:w="614" w:type="pct"/>
            <w:tcPrChange w:id="83" w:author="Shah Ashay" w:date="2018-04-16T16:35:00Z">
              <w:tcPr>
                <w:tcW w:w="1170" w:type="dxa"/>
                <w:gridSpan w:val="2"/>
              </w:tcPr>
            </w:tcPrChange>
          </w:tcPr>
          <w:p w14:paraId="0BAA3769" w14:textId="14B79A08" w:rsidR="005F74A6" w:rsidRPr="00440167" w:rsidDel="0037724F" w:rsidRDefault="005F74A6">
            <w:pPr>
              <w:jc w:val="center"/>
              <w:rPr>
                <w:del w:id="84" w:author="Shah Ashay" w:date="2018-04-16T16:35:00Z"/>
                <w:rFonts w:cs="Arial"/>
                <w:sz w:val="20"/>
              </w:rPr>
            </w:pPr>
          </w:p>
        </w:tc>
        <w:tc>
          <w:tcPr>
            <w:tcW w:w="614" w:type="pct"/>
            <w:tcPrChange w:id="85" w:author="Shah Ashay" w:date="2018-04-16T16:35:00Z">
              <w:tcPr>
                <w:tcW w:w="1170" w:type="dxa"/>
                <w:gridSpan w:val="2"/>
              </w:tcPr>
            </w:tcPrChange>
          </w:tcPr>
          <w:p w14:paraId="027A5A19" w14:textId="629CE006" w:rsidR="005F74A6" w:rsidRPr="00440167" w:rsidDel="0037724F" w:rsidRDefault="005F74A6">
            <w:pPr>
              <w:jc w:val="center"/>
              <w:rPr>
                <w:del w:id="86" w:author="Shah Ashay" w:date="2018-04-16T16:35:00Z"/>
                <w:rFonts w:cs="Arial"/>
                <w:sz w:val="20"/>
              </w:rPr>
            </w:pPr>
          </w:p>
        </w:tc>
        <w:tc>
          <w:tcPr>
            <w:tcW w:w="707" w:type="pct"/>
            <w:tcPrChange w:id="87" w:author="Shah Ashay" w:date="2018-04-16T16:35:00Z">
              <w:tcPr>
                <w:tcW w:w="1350" w:type="dxa"/>
                <w:gridSpan w:val="2"/>
              </w:tcPr>
            </w:tcPrChange>
          </w:tcPr>
          <w:p w14:paraId="38883292" w14:textId="374B2C15" w:rsidR="005F74A6" w:rsidRPr="00440167" w:rsidDel="0037724F" w:rsidRDefault="005F74A6">
            <w:pPr>
              <w:jc w:val="center"/>
              <w:rPr>
                <w:del w:id="88" w:author="Shah Ashay" w:date="2018-04-16T16:35:00Z"/>
                <w:rFonts w:cs="Arial"/>
                <w:sz w:val="20"/>
              </w:rPr>
            </w:pPr>
          </w:p>
        </w:tc>
      </w:tr>
      <w:tr w:rsidR="005F74A6" w:rsidRPr="00440167" w:rsidDel="0037724F" w14:paraId="0BAA376F" w14:textId="2677A505" w:rsidTr="0037724F">
        <w:trPr>
          <w:cantSplit/>
          <w:del w:id="89" w:author="Shah Ashay" w:date="2018-04-16T16:35:00Z"/>
          <w:trPrChange w:id="90" w:author="Shah Ashay" w:date="2018-04-16T16:35:00Z">
            <w:trPr>
              <w:cantSplit/>
            </w:trPr>
          </w:trPrChange>
        </w:trPr>
        <w:tc>
          <w:tcPr>
            <w:tcW w:w="611" w:type="pct"/>
            <w:tcPrChange w:id="91" w:author="Shah Ashay" w:date="2018-04-16T16:35:00Z">
              <w:tcPr>
                <w:tcW w:w="1165" w:type="dxa"/>
                <w:gridSpan w:val="2"/>
              </w:tcPr>
            </w:tcPrChange>
          </w:tcPr>
          <w:p w14:paraId="0BAA376B" w14:textId="0D77FA33" w:rsidR="005F74A6" w:rsidRPr="00440167" w:rsidDel="0037724F" w:rsidRDefault="005F74A6">
            <w:pPr>
              <w:jc w:val="center"/>
              <w:rPr>
                <w:del w:id="92" w:author="Shah Ashay" w:date="2018-04-16T16:35:00Z"/>
                <w:rFonts w:cs="Arial"/>
                <w:sz w:val="20"/>
              </w:rPr>
            </w:pPr>
          </w:p>
        </w:tc>
        <w:tc>
          <w:tcPr>
            <w:tcW w:w="897" w:type="pct"/>
            <w:tcPrChange w:id="93" w:author="Shah Ashay" w:date="2018-04-16T16:35:00Z">
              <w:tcPr>
                <w:tcW w:w="1710" w:type="dxa"/>
                <w:gridSpan w:val="2"/>
              </w:tcPr>
            </w:tcPrChange>
          </w:tcPr>
          <w:p w14:paraId="0BAA376C" w14:textId="4EC63458" w:rsidR="005F74A6" w:rsidRPr="00440167" w:rsidDel="0037724F" w:rsidRDefault="005F74A6">
            <w:pPr>
              <w:jc w:val="center"/>
              <w:rPr>
                <w:del w:id="94" w:author="Shah Ashay" w:date="2018-04-16T16:35:00Z"/>
                <w:rFonts w:cs="Arial"/>
                <w:sz w:val="20"/>
              </w:rPr>
            </w:pPr>
          </w:p>
        </w:tc>
        <w:tc>
          <w:tcPr>
            <w:tcW w:w="1557" w:type="pct"/>
            <w:tcPrChange w:id="95" w:author="Shah Ashay" w:date="2018-04-16T16:35:00Z">
              <w:tcPr>
                <w:tcW w:w="2970" w:type="dxa"/>
                <w:gridSpan w:val="2"/>
              </w:tcPr>
            </w:tcPrChange>
          </w:tcPr>
          <w:p w14:paraId="0BAA376D" w14:textId="24D2E831" w:rsidR="005F74A6" w:rsidRPr="00440167" w:rsidDel="0037724F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6" w:author="Shah Ashay" w:date="2018-04-16T16:35:00Z"/>
                <w:rFonts w:cs="Arial"/>
                <w:sz w:val="20"/>
              </w:rPr>
            </w:pPr>
          </w:p>
        </w:tc>
        <w:tc>
          <w:tcPr>
            <w:tcW w:w="614" w:type="pct"/>
            <w:tcPrChange w:id="97" w:author="Shah Ashay" w:date="2018-04-16T16:35:00Z">
              <w:tcPr>
                <w:tcW w:w="1170" w:type="dxa"/>
                <w:gridSpan w:val="2"/>
              </w:tcPr>
            </w:tcPrChange>
          </w:tcPr>
          <w:p w14:paraId="0BAA376E" w14:textId="4A225992" w:rsidR="005F74A6" w:rsidRPr="00440167" w:rsidDel="0037724F" w:rsidRDefault="005F74A6">
            <w:pPr>
              <w:jc w:val="center"/>
              <w:rPr>
                <w:del w:id="98" w:author="Shah Ashay" w:date="2018-04-16T16:35:00Z"/>
                <w:rFonts w:cs="Arial"/>
                <w:sz w:val="20"/>
              </w:rPr>
            </w:pPr>
          </w:p>
        </w:tc>
        <w:tc>
          <w:tcPr>
            <w:tcW w:w="614" w:type="pct"/>
            <w:tcPrChange w:id="99" w:author="Shah Ashay" w:date="2018-04-16T16:35:00Z">
              <w:tcPr>
                <w:tcW w:w="1170" w:type="dxa"/>
                <w:gridSpan w:val="2"/>
              </w:tcPr>
            </w:tcPrChange>
          </w:tcPr>
          <w:p w14:paraId="4BC707ED" w14:textId="22D3119B" w:rsidR="005F74A6" w:rsidRPr="00440167" w:rsidDel="0037724F" w:rsidRDefault="005F74A6">
            <w:pPr>
              <w:jc w:val="center"/>
              <w:rPr>
                <w:del w:id="100" w:author="Shah Ashay" w:date="2018-04-16T16:35:00Z"/>
                <w:rFonts w:cs="Arial"/>
                <w:sz w:val="20"/>
              </w:rPr>
            </w:pPr>
          </w:p>
        </w:tc>
        <w:tc>
          <w:tcPr>
            <w:tcW w:w="707" w:type="pct"/>
            <w:tcPrChange w:id="101" w:author="Shah Ashay" w:date="2018-04-16T16:35:00Z">
              <w:tcPr>
                <w:tcW w:w="1350" w:type="dxa"/>
                <w:gridSpan w:val="2"/>
              </w:tcPr>
            </w:tcPrChange>
          </w:tcPr>
          <w:p w14:paraId="5CF39564" w14:textId="16571970" w:rsidR="005F74A6" w:rsidRPr="00440167" w:rsidDel="0037724F" w:rsidRDefault="005F74A6">
            <w:pPr>
              <w:jc w:val="center"/>
              <w:rPr>
                <w:del w:id="102" w:author="Shah Ashay" w:date="2018-04-16T16:35:00Z"/>
                <w:rFonts w:cs="Arial"/>
                <w:sz w:val="20"/>
              </w:rPr>
            </w:pPr>
          </w:p>
        </w:tc>
      </w:tr>
    </w:tbl>
    <w:p w14:paraId="0BAA3770" w14:textId="77777777" w:rsidR="00AD190F" w:rsidRPr="00440167" w:rsidRDefault="00AD190F">
      <w:pPr>
        <w:rPr>
          <w:rFonts w:cs="Arial"/>
        </w:rPr>
        <w:sectPr w:rsidR="00AD190F" w:rsidRPr="00440167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440167" w:rsidRDefault="004D61A0">
      <w:pPr>
        <w:jc w:val="center"/>
        <w:rPr>
          <w:rFonts w:cs="Arial"/>
          <w:b/>
          <w:color w:val="3399FF"/>
          <w:sz w:val="28"/>
        </w:rPr>
      </w:pPr>
      <w:r w:rsidRPr="00440167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440167" w:rsidRDefault="004D61A0">
      <w:pPr>
        <w:rPr>
          <w:rFonts w:cs="Arial"/>
        </w:rPr>
      </w:pPr>
    </w:p>
    <w:p w14:paraId="06DD71CC" w14:textId="065CE827" w:rsidR="00206752" w:rsidRPr="0037724F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37724F">
        <w:rPr>
          <w:rFonts w:ascii="Arial" w:hAnsi="Arial" w:cs="Arial"/>
        </w:rPr>
        <w:fldChar w:fldCharType="begin"/>
      </w:r>
      <w:r w:rsidR="004D61A0" w:rsidRPr="00440167">
        <w:rPr>
          <w:rFonts w:ascii="Arial" w:hAnsi="Arial" w:cs="Arial"/>
        </w:rPr>
        <w:instrText xml:space="preserve"> TOC \o "1-2" \h \z </w:instrText>
      </w:r>
      <w:r w:rsidRPr="0037724F">
        <w:rPr>
          <w:rFonts w:ascii="Arial" w:hAnsi="Arial" w:cs="Arial"/>
          <w:rPrChange w:id="103" w:author="Batra Yogesh (EXT)" w:date="2018-04-13T12:47:00Z">
            <w:rPr>
              <w:rFonts w:ascii="Arial" w:hAnsi="Arial" w:cs="Arial"/>
            </w:rPr>
          </w:rPrChange>
        </w:rPr>
        <w:fldChar w:fldCharType="separate"/>
      </w:r>
      <w:r w:rsidR="0052025A" w:rsidRPr="0037724F">
        <w:fldChar w:fldCharType="begin"/>
      </w:r>
      <w:r w:rsidR="0052025A" w:rsidRPr="00440167">
        <w:rPr>
          <w:rFonts w:ascii="Arial" w:hAnsi="Arial" w:cs="Arial"/>
          <w:rPrChange w:id="104" w:author="Batra Yogesh (EXT)" w:date="2018-04-13T12:47:00Z">
            <w:rPr/>
          </w:rPrChange>
        </w:rPr>
        <w:instrText xml:space="preserve"> HYPERLINK \l "_Toc502071830" </w:instrText>
      </w:r>
      <w:r w:rsidR="0052025A" w:rsidRPr="0037724F">
        <w:rPr>
          <w:noProof/>
        </w:rPr>
        <w:fldChar w:fldCharType="separate"/>
      </w:r>
      <w:r w:rsidR="00206752" w:rsidRPr="00440167">
        <w:rPr>
          <w:rStyle w:val="Hyperlink"/>
          <w:rFonts w:ascii="Arial" w:hAnsi="Arial" w:cs="Arial"/>
          <w:noProof/>
          <w:rPrChange w:id="105" w:author="Batra Yogesh (EXT)" w:date="2018-04-13T12:47:00Z">
            <w:rPr>
              <w:rStyle w:val="Hyperlink"/>
              <w:noProof/>
            </w:rPr>
          </w:rPrChange>
        </w:rPr>
        <w:t>1.</w:t>
      </w:r>
      <w:r w:rsidR="00206752" w:rsidRPr="00440167">
        <w:rPr>
          <w:rFonts w:ascii="Arial" w:hAnsi="Arial" w:cs="Arial"/>
          <w:noProof/>
          <w:szCs w:val="28"/>
          <w:lang w:bidi="th-TH"/>
          <w:rPrChange w:id="106" w:author="Batra Yogesh (EXT)" w:date="2018-04-13T12:47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206752" w:rsidRPr="00440167">
        <w:rPr>
          <w:rStyle w:val="Hyperlink"/>
          <w:rFonts w:ascii="Arial" w:hAnsi="Arial" w:cs="Arial"/>
          <w:noProof/>
          <w:rPrChange w:id="107" w:author="Batra Yogesh (EXT)" w:date="2018-04-13T12:47:00Z">
            <w:rPr>
              <w:rStyle w:val="Hyperlink"/>
              <w:noProof/>
            </w:rPr>
          </w:rPrChange>
        </w:rPr>
        <w:t>Use Case Information</w:t>
      </w:r>
      <w:r w:rsidR="00206752" w:rsidRPr="00440167">
        <w:rPr>
          <w:rFonts w:ascii="Arial" w:hAnsi="Arial" w:cs="Arial"/>
          <w:noProof/>
          <w:webHidden/>
          <w:rPrChange w:id="108" w:author="Batra Yogesh (EXT)" w:date="2018-04-13T12:47:00Z">
            <w:rPr>
              <w:noProof/>
              <w:webHidden/>
            </w:rPr>
          </w:rPrChange>
        </w:rPr>
        <w:tab/>
      </w:r>
      <w:r w:rsidR="00206752" w:rsidRPr="0037724F">
        <w:rPr>
          <w:noProof/>
          <w:webHidden/>
        </w:rPr>
        <w:fldChar w:fldCharType="begin"/>
      </w:r>
      <w:r w:rsidR="00206752" w:rsidRPr="0037724F">
        <w:rPr>
          <w:noProof/>
          <w:webHidden/>
        </w:rPr>
        <w:instrText xml:space="preserve"> PAGEREF _Toc502071830 \h </w:instrText>
      </w:r>
      <w:r w:rsidR="00206752" w:rsidRPr="0037724F">
        <w:rPr>
          <w:noProof/>
          <w:webHidden/>
        </w:rPr>
      </w:r>
      <w:r w:rsidR="00206752" w:rsidRPr="0037724F">
        <w:rPr>
          <w:noProof/>
          <w:webHidden/>
        </w:rPr>
        <w:fldChar w:fldCharType="separate"/>
      </w:r>
      <w:r w:rsidR="00206752" w:rsidRPr="0037724F">
        <w:rPr>
          <w:noProof/>
          <w:webHidden/>
        </w:rPr>
        <w:t>3</w:t>
      </w:r>
      <w:r w:rsidR="00206752" w:rsidRPr="0037724F">
        <w:rPr>
          <w:noProof/>
          <w:webHidden/>
        </w:rPr>
        <w:fldChar w:fldCharType="end"/>
      </w:r>
      <w:r w:rsidR="0052025A" w:rsidRPr="0037724F">
        <w:rPr>
          <w:noProof/>
        </w:rPr>
        <w:fldChar w:fldCharType="end"/>
      </w:r>
    </w:p>
    <w:p w14:paraId="786353C8" w14:textId="08D6EA13" w:rsidR="00206752" w:rsidRPr="0037724F" w:rsidRDefault="0052025A">
      <w:pPr>
        <w:pStyle w:val="TOC1"/>
        <w:rPr>
          <w:rFonts w:cstheme="minorBidi"/>
          <w:noProof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"_Toc502071831" </w:instrText>
      </w:r>
      <w:r w:rsidRPr="0037724F">
        <w:rPr>
          <w:noProof/>
        </w:rPr>
        <w:fldChar w:fldCharType="separate"/>
      </w:r>
      <w:r w:rsidR="00206752" w:rsidRPr="0037724F">
        <w:rPr>
          <w:rStyle w:val="Hyperlink"/>
          <w:rFonts w:ascii="Arial" w:hAnsi="Arial" w:cs="Arial"/>
          <w:noProof/>
          <w:rPrChange w:id="109" w:author="Shah Ashay" w:date="2018-04-16T16:35:00Z">
            <w:rPr>
              <w:rStyle w:val="Hyperlink"/>
              <w:noProof/>
            </w:rPr>
          </w:rPrChange>
        </w:rPr>
        <w:t>2.</w:t>
      </w:r>
      <w:r w:rsidR="00206752" w:rsidRPr="0037724F">
        <w:rPr>
          <w:rFonts w:ascii="Arial" w:hAnsi="Arial" w:cs="Arial"/>
          <w:noProof/>
          <w:szCs w:val="28"/>
          <w:lang w:bidi="th-TH"/>
          <w:rPrChange w:id="110" w:author="Shah Ashay" w:date="2018-04-16T16:35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noProof/>
          <w:rPrChange w:id="111" w:author="Shah Ashay" w:date="2018-04-16T16:35:00Z">
            <w:rPr>
              <w:rStyle w:val="Hyperlink"/>
              <w:noProof/>
            </w:rPr>
          </w:rPrChange>
        </w:rPr>
        <w:t>Primary Flow: BKK_UC30 – Setup User Access</w:t>
      </w:r>
      <w:r w:rsidR="00206752" w:rsidRPr="0037724F">
        <w:rPr>
          <w:noProof/>
          <w:webHidden/>
        </w:rPr>
        <w:tab/>
      </w:r>
      <w:r w:rsidR="00206752" w:rsidRPr="0037724F">
        <w:rPr>
          <w:noProof/>
          <w:webHidden/>
        </w:rPr>
        <w:fldChar w:fldCharType="begin"/>
      </w:r>
      <w:r w:rsidR="00206752" w:rsidRPr="0037724F">
        <w:rPr>
          <w:noProof/>
          <w:webHidden/>
        </w:rPr>
        <w:instrText xml:space="preserve"> PAGEREF _Toc502071831 \h </w:instrText>
      </w:r>
      <w:r w:rsidR="00206752" w:rsidRPr="0037724F">
        <w:rPr>
          <w:noProof/>
          <w:webHidden/>
        </w:rPr>
      </w:r>
      <w:r w:rsidR="00206752" w:rsidRPr="0037724F">
        <w:rPr>
          <w:noProof/>
          <w:webHidden/>
        </w:rPr>
        <w:fldChar w:fldCharType="separate"/>
      </w:r>
      <w:r w:rsidR="00206752" w:rsidRPr="0037724F">
        <w:rPr>
          <w:noProof/>
          <w:webHidden/>
        </w:rPr>
        <w:t>3</w:t>
      </w:r>
      <w:r w:rsidR="00206752" w:rsidRPr="0037724F">
        <w:rPr>
          <w:noProof/>
          <w:webHidden/>
        </w:rPr>
        <w:fldChar w:fldCharType="end"/>
      </w:r>
      <w:r w:rsidRPr="0037724F">
        <w:rPr>
          <w:noProof/>
        </w:rPr>
        <w:fldChar w:fldCharType="end"/>
      </w:r>
    </w:p>
    <w:p w14:paraId="15921419" w14:textId="77E69BA2" w:rsidR="00206752" w:rsidRPr="0037724F" w:rsidRDefault="0052025A" w:rsidP="005E72ED">
      <w:pPr>
        <w:pStyle w:val="TOC2"/>
        <w:rPr>
          <w:rFonts w:eastAsiaTheme="minorEastAsia" w:cstheme="minorBidi"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"_Toc502071832" </w:instrText>
      </w:r>
      <w:r w:rsidRPr="0037724F">
        <w:fldChar w:fldCharType="separate"/>
      </w:r>
      <w:r w:rsidR="00206752" w:rsidRPr="0037724F">
        <w:rPr>
          <w:rStyle w:val="Hyperlink"/>
          <w:rFonts w:ascii="Arial" w:hAnsi="Arial" w:cs="Arial"/>
          <w:rPrChange w:id="112" w:author="Shah Ashay" w:date="2018-04-16T16:35:00Z">
            <w:rPr>
              <w:rStyle w:val="Hyperlink"/>
            </w:rPr>
          </w:rPrChange>
        </w:rPr>
        <w:t>2.1</w:t>
      </w:r>
      <w:r w:rsidR="00206752" w:rsidRPr="0037724F">
        <w:rPr>
          <w:rFonts w:ascii="Arial" w:eastAsiaTheme="minorEastAsia" w:hAnsi="Arial" w:cs="Arial"/>
          <w:szCs w:val="28"/>
          <w:lang w:bidi="th-TH"/>
          <w:rPrChange w:id="113" w:author="Shah Ashay" w:date="2018-04-16T16:35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rPrChange w:id="114" w:author="Shah Ashay" w:date="2018-04-16T16:35:00Z">
            <w:rPr>
              <w:rStyle w:val="Hyperlink"/>
            </w:rPr>
          </w:rPrChange>
        </w:rPr>
        <w:t>Trigger:  User requests access to EC</w:t>
      </w:r>
      <w:r w:rsidR="00206752" w:rsidRPr="0037724F">
        <w:rPr>
          <w:webHidden/>
        </w:rPr>
        <w:tab/>
      </w:r>
      <w:r w:rsidR="00206752" w:rsidRPr="0037724F">
        <w:rPr>
          <w:webHidden/>
        </w:rPr>
        <w:fldChar w:fldCharType="begin"/>
      </w:r>
      <w:r w:rsidR="00206752" w:rsidRPr="0037724F">
        <w:rPr>
          <w:webHidden/>
        </w:rPr>
        <w:instrText xml:space="preserve"> PAGEREF _Toc502071832 \h </w:instrText>
      </w:r>
      <w:r w:rsidR="00206752" w:rsidRPr="0037724F">
        <w:rPr>
          <w:webHidden/>
        </w:rPr>
      </w:r>
      <w:r w:rsidR="00206752" w:rsidRPr="0037724F">
        <w:rPr>
          <w:webHidden/>
        </w:rPr>
        <w:fldChar w:fldCharType="separate"/>
      </w:r>
      <w:r w:rsidR="00206752" w:rsidRPr="0037724F">
        <w:rPr>
          <w:webHidden/>
        </w:rPr>
        <w:t>3</w:t>
      </w:r>
      <w:r w:rsidR="00206752" w:rsidRPr="0037724F">
        <w:rPr>
          <w:webHidden/>
        </w:rPr>
        <w:fldChar w:fldCharType="end"/>
      </w:r>
      <w:r w:rsidRPr="0037724F">
        <w:fldChar w:fldCharType="end"/>
      </w:r>
    </w:p>
    <w:p w14:paraId="2019C10D" w14:textId="551CB69C" w:rsidR="00206752" w:rsidRPr="0037724F" w:rsidRDefault="0052025A">
      <w:pPr>
        <w:pStyle w:val="TOC1"/>
        <w:rPr>
          <w:rFonts w:cstheme="minorBidi"/>
          <w:noProof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"_Toc502071833" </w:instrText>
      </w:r>
      <w:r w:rsidRPr="0037724F">
        <w:rPr>
          <w:noProof/>
        </w:rPr>
        <w:fldChar w:fldCharType="separate"/>
      </w:r>
      <w:r w:rsidR="00206752" w:rsidRPr="0037724F">
        <w:rPr>
          <w:rStyle w:val="Hyperlink"/>
          <w:rFonts w:ascii="Arial" w:hAnsi="Arial" w:cs="Arial"/>
          <w:noProof/>
          <w:rPrChange w:id="115" w:author="Shah Ashay" w:date="2018-04-16T16:35:00Z">
            <w:rPr>
              <w:rStyle w:val="Hyperlink"/>
              <w:noProof/>
            </w:rPr>
          </w:rPrChange>
        </w:rPr>
        <w:t>3.</w:t>
      </w:r>
      <w:r w:rsidR="00206752" w:rsidRPr="0037724F">
        <w:rPr>
          <w:rFonts w:ascii="Arial" w:hAnsi="Arial" w:cs="Arial"/>
          <w:noProof/>
          <w:szCs w:val="28"/>
          <w:lang w:bidi="th-TH"/>
          <w:rPrChange w:id="116" w:author="Shah Ashay" w:date="2018-04-16T16:35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noProof/>
          <w:rPrChange w:id="117" w:author="Shah Ashay" w:date="2018-04-16T16:35:00Z">
            <w:rPr>
              <w:rStyle w:val="Hyperlink"/>
              <w:noProof/>
            </w:rPr>
          </w:rPrChange>
        </w:rPr>
        <w:t>Alternatives</w:t>
      </w:r>
      <w:r w:rsidR="00206752" w:rsidRPr="0037724F">
        <w:rPr>
          <w:noProof/>
          <w:webHidden/>
        </w:rPr>
        <w:tab/>
      </w:r>
      <w:r w:rsidR="00206752" w:rsidRPr="0037724F">
        <w:rPr>
          <w:noProof/>
          <w:webHidden/>
        </w:rPr>
        <w:fldChar w:fldCharType="begin"/>
      </w:r>
      <w:r w:rsidR="00206752" w:rsidRPr="0037724F">
        <w:rPr>
          <w:noProof/>
          <w:webHidden/>
        </w:rPr>
        <w:instrText xml:space="preserve"> PAGEREF _Toc502071833 \h </w:instrText>
      </w:r>
      <w:r w:rsidR="00206752" w:rsidRPr="0037724F">
        <w:rPr>
          <w:noProof/>
          <w:webHidden/>
        </w:rPr>
      </w:r>
      <w:r w:rsidR="00206752" w:rsidRPr="0037724F">
        <w:rPr>
          <w:noProof/>
          <w:webHidden/>
        </w:rPr>
        <w:fldChar w:fldCharType="separate"/>
      </w:r>
      <w:r w:rsidR="00206752" w:rsidRPr="0037724F">
        <w:rPr>
          <w:noProof/>
          <w:webHidden/>
        </w:rPr>
        <w:t>7</w:t>
      </w:r>
      <w:r w:rsidR="00206752" w:rsidRPr="0037724F">
        <w:rPr>
          <w:noProof/>
          <w:webHidden/>
        </w:rPr>
        <w:fldChar w:fldCharType="end"/>
      </w:r>
      <w:r w:rsidRPr="0037724F">
        <w:rPr>
          <w:noProof/>
        </w:rPr>
        <w:fldChar w:fldCharType="end"/>
      </w:r>
    </w:p>
    <w:p w14:paraId="170FCB85" w14:textId="09B7A85D" w:rsidR="00206752" w:rsidRPr="0037724F" w:rsidRDefault="000B2585" w:rsidP="005E72ED">
      <w:pPr>
        <w:pStyle w:val="TOC2"/>
        <w:rPr>
          <w:rFonts w:eastAsiaTheme="minorEastAsia" w:cstheme="minorBidi"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"_Toc502071834" </w:instrText>
      </w:r>
      <w:r w:rsidRPr="0037724F">
        <w:fldChar w:fldCharType="separate"/>
      </w:r>
      <w:r w:rsidR="00206752" w:rsidRPr="0037724F">
        <w:rPr>
          <w:rStyle w:val="Hyperlink"/>
          <w:rFonts w:ascii="Arial" w:hAnsi="Arial" w:cs="Arial"/>
          <w:rPrChange w:id="118" w:author="Shah Ashay" w:date="2018-04-16T16:35:00Z">
            <w:rPr>
              <w:rStyle w:val="Hyperlink"/>
            </w:rPr>
          </w:rPrChange>
        </w:rPr>
        <w:t>3.1</w:t>
      </w:r>
      <w:r w:rsidR="00206752" w:rsidRPr="0037724F">
        <w:rPr>
          <w:rFonts w:ascii="Arial" w:eastAsiaTheme="minorEastAsia" w:hAnsi="Arial" w:cs="Arial"/>
          <w:szCs w:val="28"/>
          <w:lang w:bidi="th-TH"/>
          <w:rPrChange w:id="119" w:author="Shah Ashay" w:date="2018-04-16T16:35:00Z">
            <w:rPr>
              <w:rFonts w:eastAsiaTheme="minorEastAsia"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rPrChange w:id="120" w:author="Shah Ashay" w:date="2018-04-16T16:35:00Z">
            <w:rPr>
              <w:rStyle w:val="Hyperlink"/>
            </w:rPr>
          </w:rPrChange>
        </w:rPr>
        <w:t>Alternate Flow A1: Edit user role</w:t>
      </w:r>
      <w:r w:rsidR="00206752" w:rsidRPr="0037724F">
        <w:rPr>
          <w:webHidden/>
        </w:rPr>
        <w:tab/>
      </w:r>
      <w:r w:rsidR="00206752" w:rsidRPr="0037724F">
        <w:rPr>
          <w:webHidden/>
        </w:rPr>
        <w:fldChar w:fldCharType="begin"/>
      </w:r>
      <w:r w:rsidR="00206752" w:rsidRPr="0037724F">
        <w:rPr>
          <w:webHidden/>
        </w:rPr>
        <w:instrText xml:space="preserve"> PAGEREF _Toc502071834 \h </w:instrText>
      </w:r>
      <w:r w:rsidR="00206752" w:rsidRPr="0037724F">
        <w:rPr>
          <w:webHidden/>
        </w:rPr>
      </w:r>
      <w:r w:rsidR="00206752" w:rsidRPr="0037724F">
        <w:rPr>
          <w:webHidden/>
        </w:rPr>
        <w:fldChar w:fldCharType="separate"/>
      </w:r>
      <w:r w:rsidR="00206752" w:rsidRPr="0037724F">
        <w:rPr>
          <w:webHidden/>
        </w:rPr>
        <w:t>7</w:t>
      </w:r>
      <w:r w:rsidR="00206752" w:rsidRPr="0037724F">
        <w:rPr>
          <w:webHidden/>
        </w:rPr>
        <w:fldChar w:fldCharType="end"/>
      </w:r>
      <w:r w:rsidRPr="0037724F">
        <w:fldChar w:fldCharType="end"/>
      </w:r>
    </w:p>
    <w:p w14:paraId="53FF5ED8" w14:textId="7BD062B2" w:rsidR="00206752" w:rsidRPr="0037724F" w:rsidRDefault="0052025A" w:rsidP="005E72ED">
      <w:pPr>
        <w:pStyle w:val="TOC2"/>
        <w:rPr>
          <w:rFonts w:eastAsiaTheme="minorEastAsia" w:cstheme="minorBidi"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"_Toc502071835" </w:instrText>
      </w:r>
      <w:r w:rsidRPr="0037724F">
        <w:fldChar w:fldCharType="separate"/>
      </w:r>
      <w:r w:rsidR="00206752" w:rsidRPr="0037724F">
        <w:rPr>
          <w:rStyle w:val="Hyperlink"/>
          <w:rFonts w:ascii="Arial" w:hAnsi="Arial" w:cs="Arial"/>
          <w:rPrChange w:id="121" w:author="Shah Ashay" w:date="2018-04-16T16:36:00Z">
            <w:rPr>
              <w:rStyle w:val="Hyperlink"/>
            </w:rPr>
          </w:rPrChange>
        </w:rPr>
        <w:t>3.2</w:t>
      </w:r>
      <w:r w:rsidR="00206752" w:rsidRPr="0037724F">
        <w:rPr>
          <w:rFonts w:ascii="Arial" w:eastAsiaTheme="minorEastAsia" w:hAnsi="Arial" w:cs="Arial"/>
          <w:szCs w:val="28"/>
          <w:lang w:bidi="th-TH"/>
          <w:rPrChange w:id="122" w:author="Shah Ashay" w:date="2018-04-16T16:36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rPrChange w:id="123" w:author="Shah Ashay" w:date="2018-04-16T16:36:00Z">
            <w:rPr>
              <w:rStyle w:val="Hyperlink"/>
            </w:rPr>
          </w:rPrChange>
        </w:rPr>
        <w:t xml:space="preserve">Alternate Flow A2: </w:t>
      </w:r>
      <w:r w:rsidR="00206752" w:rsidRPr="0037724F">
        <w:rPr>
          <w:rStyle w:val="Hyperlink"/>
          <w:rFonts w:ascii="Arial" w:hAnsi="Arial" w:cs="Arial"/>
          <w:rPrChange w:id="124" w:author="Shah Ashay" w:date="2018-04-16T16:36:00Z">
            <w:rPr>
              <w:rStyle w:val="Hyperlink"/>
              <w:rFonts w:ascii="Calibri" w:hAnsi="Calibri"/>
            </w:rPr>
          </w:rPrChange>
        </w:rPr>
        <w:t>Edit user details</w:t>
      </w:r>
      <w:r w:rsidR="00206752" w:rsidRPr="0037724F">
        <w:rPr>
          <w:webHidden/>
        </w:rPr>
        <w:tab/>
      </w:r>
      <w:r w:rsidR="00206752" w:rsidRPr="0037724F">
        <w:rPr>
          <w:webHidden/>
        </w:rPr>
        <w:fldChar w:fldCharType="begin"/>
      </w:r>
      <w:r w:rsidR="00206752" w:rsidRPr="0037724F">
        <w:rPr>
          <w:webHidden/>
        </w:rPr>
        <w:instrText xml:space="preserve"> PAGEREF _Toc502071835 \h </w:instrText>
      </w:r>
      <w:r w:rsidR="00206752" w:rsidRPr="0037724F">
        <w:rPr>
          <w:webHidden/>
        </w:rPr>
      </w:r>
      <w:r w:rsidR="00206752" w:rsidRPr="0037724F">
        <w:rPr>
          <w:webHidden/>
        </w:rPr>
        <w:fldChar w:fldCharType="separate"/>
      </w:r>
      <w:r w:rsidR="00206752" w:rsidRPr="0037724F">
        <w:rPr>
          <w:webHidden/>
        </w:rPr>
        <w:t>7</w:t>
      </w:r>
      <w:r w:rsidR="00206752" w:rsidRPr="0037724F">
        <w:rPr>
          <w:webHidden/>
        </w:rPr>
        <w:fldChar w:fldCharType="end"/>
      </w:r>
      <w:r w:rsidRPr="0037724F">
        <w:fldChar w:fldCharType="end"/>
      </w:r>
    </w:p>
    <w:p w14:paraId="06E660C9" w14:textId="158C4A85" w:rsidR="00206752" w:rsidRPr="0037724F" w:rsidRDefault="000B2585">
      <w:pPr>
        <w:pStyle w:val="TOC2"/>
        <w:rPr>
          <w:rFonts w:eastAsiaTheme="minorEastAsia" w:cstheme="minorBidi"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"_Toc502071836" </w:instrText>
      </w:r>
      <w:r w:rsidRPr="0037724F">
        <w:fldChar w:fldCharType="separate"/>
      </w:r>
      <w:r w:rsidR="00206752" w:rsidRPr="0037724F">
        <w:rPr>
          <w:rStyle w:val="Hyperlink"/>
          <w:rFonts w:ascii="Arial" w:hAnsi="Arial" w:cs="Arial"/>
          <w:rPrChange w:id="125" w:author="Shah Ashay" w:date="2018-04-16T16:36:00Z">
            <w:rPr>
              <w:rStyle w:val="Hyperlink"/>
            </w:rPr>
          </w:rPrChange>
        </w:rPr>
        <w:t>3.3</w:t>
      </w:r>
      <w:r w:rsidR="00206752" w:rsidRPr="0037724F">
        <w:rPr>
          <w:rFonts w:ascii="Arial" w:eastAsiaTheme="minorEastAsia" w:hAnsi="Arial" w:cs="Arial"/>
          <w:szCs w:val="28"/>
          <w:lang w:bidi="th-TH"/>
          <w:rPrChange w:id="126" w:author="Shah Ashay" w:date="2018-04-16T16:36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rPrChange w:id="127" w:author="Shah Ashay" w:date="2018-04-16T16:36:00Z">
            <w:rPr>
              <w:rStyle w:val="Hyperlink"/>
            </w:rPr>
          </w:rPrChange>
        </w:rPr>
        <w:t xml:space="preserve">Alternate Flow A3: </w:t>
      </w:r>
      <w:r w:rsidR="00206752" w:rsidRPr="0037724F">
        <w:rPr>
          <w:rStyle w:val="Hyperlink"/>
          <w:rFonts w:ascii="Arial" w:hAnsi="Arial" w:cs="Arial"/>
          <w:rPrChange w:id="128" w:author="Shah Ashay" w:date="2018-04-16T16:36:00Z">
            <w:rPr>
              <w:rStyle w:val="Hyperlink"/>
              <w:rFonts w:ascii="Calibri" w:hAnsi="Calibri"/>
            </w:rPr>
          </w:rPrChange>
        </w:rPr>
        <w:t>Inactivate a User</w:t>
      </w:r>
      <w:r w:rsidR="00206752" w:rsidRPr="0037724F">
        <w:rPr>
          <w:webHidden/>
        </w:rPr>
        <w:tab/>
      </w:r>
      <w:r w:rsidR="00206752" w:rsidRPr="0037724F">
        <w:rPr>
          <w:webHidden/>
        </w:rPr>
        <w:fldChar w:fldCharType="begin"/>
      </w:r>
      <w:r w:rsidR="00206752" w:rsidRPr="0037724F">
        <w:rPr>
          <w:webHidden/>
        </w:rPr>
        <w:instrText xml:space="preserve"> PAGEREF _Toc502071836 \h </w:instrText>
      </w:r>
      <w:r w:rsidR="00206752" w:rsidRPr="0037724F">
        <w:rPr>
          <w:webHidden/>
        </w:rPr>
      </w:r>
      <w:r w:rsidR="00206752" w:rsidRPr="0037724F">
        <w:rPr>
          <w:webHidden/>
        </w:rPr>
        <w:fldChar w:fldCharType="separate"/>
      </w:r>
      <w:r w:rsidR="00206752" w:rsidRPr="0037724F">
        <w:rPr>
          <w:webHidden/>
        </w:rPr>
        <w:t>8</w:t>
      </w:r>
      <w:r w:rsidR="00206752" w:rsidRPr="0037724F">
        <w:rPr>
          <w:webHidden/>
        </w:rPr>
        <w:fldChar w:fldCharType="end"/>
      </w:r>
      <w:r w:rsidRPr="0037724F">
        <w:fldChar w:fldCharType="end"/>
      </w:r>
    </w:p>
    <w:p w14:paraId="4F1BAA1A" w14:textId="7051B650" w:rsidR="00206752" w:rsidRPr="0037724F" w:rsidRDefault="0052025A">
      <w:pPr>
        <w:pStyle w:val="TOC1"/>
        <w:rPr>
          <w:rFonts w:cstheme="minorBidi"/>
          <w:noProof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"_Toc502071837" </w:instrText>
      </w:r>
      <w:r w:rsidRPr="0037724F">
        <w:rPr>
          <w:noProof/>
        </w:rPr>
        <w:fldChar w:fldCharType="separate"/>
      </w:r>
      <w:r w:rsidR="00206752" w:rsidRPr="0037724F">
        <w:rPr>
          <w:rStyle w:val="Hyperlink"/>
          <w:rFonts w:ascii="Arial" w:hAnsi="Arial" w:cs="Arial"/>
          <w:noProof/>
          <w:rPrChange w:id="129" w:author="Shah Ashay" w:date="2018-04-16T16:36:00Z">
            <w:rPr>
              <w:rStyle w:val="Hyperlink"/>
              <w:noProof/>
            </w:rPr>
          </w:rPrChange>
        </w:rPr>
        <w:t>4.</w:t>
      </w:r>
      <w:r w:rsidR="00206752" w:rsidRPr="0037724F">
        <w:rPr>
          <w:rFonts w:ascii="Arial" w:hAnsi="Arial" w:cs="Arial"/>
          <w:noProof/>
          <w:szCs w:val="28"/>
          <w:lang w:bidi="th-TH"/>
          <w:rPrChange w:id="130" w:author="Shah Ashay" w:date="2018-04-16T16:36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noProof/>
          <w:rPrChange w:id="131" w:author="Shah Ashay" w:date="2018-04-16T16:36:00Z">
            <w:rPr>
              <w:rStyle w:val="Hyperlink"/>
              <w:noProof/>
            </w:rPr>
          </w:rPrChange>
        </w:rPr>
        <w:t>Exceptions</w:t>
      </w:r>
      <w:r w:rsidR="00206752" w:rsidRPr="0037724F">
        <w:rPr>
          <w:noProof/>
          <w:webHidden/>
        </w:rPr>
        <w:tab/>
      </w:r>
      <w:r w:rsidR="00206752" w:rsidRPr="0037724F">
        <w:rPr>
          <w:noProof/>
          <w:webHidden/>
        </w:rPr>
        <w:fldChar w:fldCharType="begin"/>
      </w:r>
      <w:r w:rsidR="00206752" w:rsidRPr="0037724F">
        <w:rPr>
          <w:noProof/>
          <w:webHidden/>
        </w:rPr>
        <w:instrText xml:space="preserve"> PAGEREF _Toc502071837 \h </w:instrText>
      </w:r>
      <w:r w:rsidR="00206752" w:rsidRPr="0037724F">
        <w:rPr>
          <w:noProof/>
          <w:webHidden/>
        </w:rPr>
      </w:r>
      <w:r w:rsidR="00206752" w:rsidRPr="0037724F">
        <w:rPr>
          <w:noProof/>
          <w:webHidden/>
        </w:rPr>
        <w:fldChar w:fldCharType="separate"/>
      </w:r>
      <w:r w:rsidR="00206752" w:rsidRPr="0037724F">
        <w:rPr>
          <w:noProof/>
          <w:webHidden/>
        </w:rPr>
        <w:t>8</w:t>
      </w:r>
      <w:r w:rsidR="00206752" w:rsidRPr="0037724F">
        <w:rPr>
          <w:noProof/>
          <w:webHidden/>
        </w:rPr>
        <w:fldChar w:fldCharType="end"/>
      </w:r>
      <w:r w:rsidRPr="0037724F">
        <w:rPr>
          <w:noProof/>
        </w:rPr>
        <w:fldChar w:fldCharType="end"/>
      </w:r>
    </w:p>
    <w:p w14:paraId="7359924A" w14:textId="11B6BE4B" w:rsidR="00206752" w:rsidRPr="0037724F" w:rsidRDefault="0052025A" w:rsidP="005E72ED">
      <w:pPr>
        <w:pStyle w:val="TOC2"/>
        <w:rPr>
          <w:rFonts w:eastAsiaTheme="minorEastAsia" w:cstheme="minorBidi"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"_Toc502071838" </w:instrText>
      </w:r>
      <w:r w:rsidRPr="0037724F">
        <w:fldChar w:fldCharType="separate"/>
      </w:r>
      <w:r w:rsidR="00206752" w:rsidRPr="0037724F">
        <w:rPr>
          <w:rStyle w:val="Hyperlink"/>
          <w:rFonts w:ascii="Arial" w:hAnsi="Arial" w:cs="Arial"/>
          <w:rPrChange w:id="132" w:author="Shah Ashay" w:date="2018-04-16T16:36:00Z">
            <w:rPr>
              <w:rStyle w:val="Hyperlink"/>
            </w:rPr>
          </w:rPrChange>
        </w:rPr>
        <w:t>4.1</w:t>
      </w:r>
      <w:r w:rsidR="00206752" w:rsidRPr="0037724F">
        <w:rPr>
          <w:rFonts w:ascii="Arial" w:eastAsiaTheme="minorEastAsia" w:hAnsi="Arial" w:cs="Arial"/>
          <w:szCs w:val="28"/>
          <w:lang w:bidi="th-TH"/>
          <w:rPrChange w:id="133" w:author="Shah Ashay" w:date="2018-04-16T16:36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rPrChange w:id="134" w:author="Shah Ashay" w:date="2018-04-16T16:36:00Z">
            <w:rPr>
              <w:rStyle w:val="Hyperlink"/>
            </w:rPr>
          </w:rPrChange>
        </w:rPr>
        <w:t>List of Common Issues/Errors</w:t>
      </w:r>
      <w:r w:rsidR="00206752" w:rsidRPr="0037724F">
        <w:rPr>
          <w:webHidden/>
        </w:rPr>
        <w:tab/>
      </w:r>
      <w:r w:rsidR="00206752" w:rsidRPr="0037724F">
        <w:rPr>
          <w:webHidden/>
        </w:rPr>
        <w:fldChar w:fldCharType="begin"/>
      </w:r>
      <w:r w:rsidR="00206752" w:rsidRPr="0037724F">
        <w:rPr>
          <w:webHidden/>
        </w:rPr>
        <w:instrText xml:space="preserve"> PAGEREF _Toc502071838 \h </w:instrText>
      </w:r>
      <w:r w:rsidR="00206752" w:rsidRPr="0037724F">
        <w:rPr>
          <w:webHidden/>
        </w:rPr>
      </w:r>
      <w:r w:rsidR="00206752" w:rsidRPr="0037724F">
        <w:rPr>
          <w:webHidden/>
        </w:rPr>
        <w:fldChar w:fldCharType="separate"/>
      </w:r>
      <w:r w:rsidR="00206752" w:rsidRPr="0037724F">
        <w:rPr>
          <w:webHidden/>
        </w:rPr>
        <w:t>8</w:t>
      </w:r>
      <w:r w:rsidR="00206752" w:rsidRPr="0037724F">
        <w:rPr>
          <w:webHidden/>
        </w:rPr>
        <w:fldChar w:fldCharType="end"/>
      </w:r>
      <w:r w:rsidRPr="0037724F">
        <w:fldChar w:fldCharType="end"/>
      </w:r>
    </w:p>
    <w:p w14:paraId="4E4E21D5" w14:textId="2B76FD9F" w:rsidR="00206752" w:rsidRPr="0037724F" w:rsidRDefault="0052025A">
      <w:pPr>
        <w:pStyle w:val="TOC1"/>
        <w:rPr>
          <w:rFonts w:cstheme="minorBidi"/>
          <w:noProof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"_Toc502071839" </w:instrText>
      </w:r>
      <w:r w:rsidRPr="0037724F">
        <w:rPr>
          <w:noProof/>
        </w:rPr>
        <w:fldChar w:fldCharType="separate"/>
      </w:r>
      <w:r w:rsidR="00206752" w:rsidRPr="0037724F">
        <w:rPr>
          <w:rStyle w:val="Hyperlink"/>
          <w:rFonts w:ascii="Arial" w:hAnsi="Arial" w:cs="Arial"/>
          <w:noProof/>
          <w:rPrChange w:id="135" w:author="Shah Ashay" w:date="2018-04-16T16:36:00Z">
            <w:rPr>
              <w:rStyle w:val="Hyperlink"/>
              <w:rFonts w:ascii="Calibri" w:hAnsi="Calibri"/>
              <w:noProof/>
            </w:rPr>
          </w:rPrChange>
        </w:rPr>
        <w:t>5.</w:t>
      </w:r>
      <w:r w:rsidR="00206752" w:rsidRPr="0037724F">
        <w:rPr>
          <w:rFonts w:ascii="Arial" w:hAnsi="Arial" w:cs="Arial"/>
          <w:noProof/>
          <w:szCs w:val="28"/>
          <w:lang w:bidi="th-TH"/>
          <w:rPrChange w:id="136" w:author="Shah Ashay" w:date="2018-04-16T16:36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noProof/>
          <w:rPrChange w:id="137" w:author="Shah Ashay" w:date="2018-04-16T16:36:00Z">
            <w:rPr>
              <w:rStyle w:val="Hyperlink"/>
              <w:rFonts w:ascii="Calibri" w:hAnsi="Calibri"/>
              <w:noProof/>
            </w:rPr>
          </w:rPrChange>
        </w:rPr>
        <w:t>Additional Clarifying Information</w:t>
      </w:r>
      <w:r w:rsidR="00206752" w:rsidRPr="0037724F">
        <w:rPr>
          <w:noProof/>
          <w:webHidden/>
        </w:rPr>
        <w:tab/>
      </w:r>
      <w:r w:rsidR="00206752" w:rsidRPr="0037724F">
        <w:rPr>
          <w:noProof/>
          <w:webHidden/>
        </w:rPr>
        <w:fldChar w:fldCharType="begin"/>
      </w:r>
      <w:r w:rsidR="00206752" w:rsidRPr="0037724F">
        <w:rPr>
          <w:noProof/>
          <w:webHidden/>
        </w:rPr>
        <w:instrText xml:space="preserve"> PAGEREF _Toc502071839 \h </w:instrText>
      </w:r>
      <w:r w:rsidR="00206752" w:rsidRPr="0037724F">
        <w:rPr>
          <w:noProof/>
          <w:webHidden/>
        </w:rPr>
      </w:r>
      <w:r w:rsidR="00206752" w:rsidRPr="0037724F">
        <w:rPr>
          <w:noProof/>
          <w:webHidden/>
        </w:rPr>
        <w:fldChar w:fldCharType="separate"/>
      </w:r>
      <w:r w:rsidR="00206752" w:rsidRPr="0037724F">
        <w:rPr>
          <w:noProof/>
          <w:webHidden/>
        </w:rPr>
        <w:t>9</w:t>
      </w:r>
      <w:r w:rsidR="00206752" w:rsidRPr="0037724F">
        <w:rPr>
          <w:noProof/>
          <w:webHidden/>
        </w:rPr>
        <w:fldChar w:fldCharType="end"/>
      </w:r>
      <w:r w:rsidRPr="0037724F">
        <w:rPr>
          <w:noProof/>
        </w:rPr>
        <w:fldChar w:fldCharType="end"/>
      </w:r>
    </w:p>
    <w:p w14:paraId="2674D973" w14:textId="64BAFA9D" w:rsidR="00206752" w:rsidRPr="0037724F" w:rsidRDefault="0052025A" w:rsidP="005E72ED">
      <w:pPr>
        <w:pStyle w:val="TOC2"/>
        <w:rPr>
          <w:rFonts w:eastAsiaTheme="minorEastAsia" w:cstheme="minorBidi"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"_Toc502071840" </w:instrText>
      </w:r>
      <w:r w:rsidRPr="0037724F">
        <w:fldChar w:fldCharType="separate"/>
      </w:r>
      <w:r w:rsidR="00206752" w:rsidRPr="0037724F">
        <w:rPr>
          <w:rStyle w:val="Hyperlink"/>
          <w:rFonts w:ascii="Arial" w:hAnsi="Arial" w:cs="Arial"/>
          <w:rPrChange w:id="138" w:author="Shah Ashay" w:date="2018-04-16T16:36:00Z">
            <w:rPr>
              <w:rStyle w:val="Hyperlink"/>
            </w:rPr>
          </w:rPrChange>
        </w:rPr>
        <w:t>5.1</w:t>
      </w:r>
      <w:r w:rsidR="00206752" w:rsidRPr="0037724F">
        <w:rPr>
          <w:rFonts w:ascii="Arial" w:eastAsiaTheme="minorEastAsia" w:hAnsi="Arial" w:cs="Arial"/>
          <w:szCs w:val="28"/>
          <w:lang w:bidi="th-TH"/>
          <w:rPrChange w:id="139" w:author="Shah Ashay" w:date="2018-04-16T16:36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rPrChange w:id="140" w:author="Shah Ashay" w:date="2018-04-16T16:36:00Z">
            <w:rPr>
              <w:rStyle w:val="Hyperlink"/>
              <w:rFonts w:ascii="Calibri" w:hAnsi="Calibri"/>
            </w:rPr>
          </w:rPrChange>
        </w:rPr>
        <w:t>Additional Variations</w:t>
      </w:r>
      <w:r w:rsidR="00206752" w:rsidRPr="0037724F">
        <w:rPr>
          <w:webHidden/>
        </w:rPr>
        <w:tab/>
      </w:r>
      <w:r w:rsidR="00206752" w:rsidRPr="0037724F">
        <w:rPr>
          <w:webHidden/>
        </w:rPr>
        <w:fldChar w:fldCharType="begin"/>
      </w:r>
      <w:r w:rsidR="00206752" w:rsidRPr="0037724F">
        <w:rPr>
          <w:webHidden/>
        </w:rPr>
        <w:instrText xml:space="preserve"> PAGEREF _Toc502071840 \h </w:instrText>
      </w:r>
      <w:r w:rsidR="00206752" w:rsidRPr="0037724F">
        <w:rPr>
          <w:webHidden/>
        </w:rPr>
      </w:r>
      <w:r w:rsidR="00206752" w:rsidRPr="0037724F">
        <w:rPr>
          <w:webHidden/>
        </w:rPr>
        <w:fldChar w:fldCharType="separate"/>
      </w:r>
      <w:r w:rsidR="00206752" w:rsidRPr="0037724F">
        <w:rPr>
          <w:webHidden/>
        </w:rPr>
        <w:t>9</w:t>
      </w:r>
      <w:r w:rsidR="00206752" w:rsidRPr="0037724F">
        <w:rPr>
          <w:webHidden/>
        </w:rPr>
        <w:fldChar w:fldCharType="end"/>
      </w:r>
      <w:r w:rsidRPr="0037724F">
        <w:fldChar w:fldCharType="end"/>
      </w:r>
    </w:p>
    <w:p w14:paraId="6BC6C7EC" w14:textId="56B23589" w:rsidR="00206752" w:rsidRPr="0037724F" w:rsidRDefault="0052025A" w:rsidP="005E72ED">
      <w:pPr>
        <w:pStyle w:val="TOC2"/>
        <w:rPr>
          <w:rFonts w:eastAsiaTheme="minorEastAsia" w:cstheme="minorBidi"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"_Toc502071841" </w:instrText>
      </w:r>
      <w:r w:rsidRPr="0037724F">
        <w:fldChar w:fldCharType="separate"/>
      </w:r>
      <w:r w:rsidR="00206752" w:rsidRPr="0037724F">
        <w:rPr>
          <w:rStyle w:val="Hyperlink"/>
          <w:rFonts w:ascii="Arial" w:hAnsi="Arial" w:cs="Arial"/>
          <w:rPrChange w:id="141" w:author="Shah Ashay" w:date="2018-04-16T16:36:00Z">
            <w:rPr>
              <w:rStyle w:val="Hyperlink"/>
            </w:rPr>
          </w:rPrChange>
        </w:rPr>
        <w:t>5.2</w:t>
      </w:r>
      <w:r w:rsidR="00206752" w:rsidRPr="0037724F">
        <w:rPr>
          <w:rFonts w:ascii="Arial" w:eastAsiaTheme="minorEastAsia" w:hAnsi="Arial" w:cs="Arial"/>
          <w:szCs w:val="28"/>
          <w:lang w:bidi="th-TH"/>
          <w:rPrChange w:id="142" w:author="Shah Ashay" w:date="2018-04-16T16:36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rPrChange w:id="143" w:author="Shah Ashay" w:date="2018-04-16T16:36:00Z">
            <w:rPr>
              <w:rStyle w:val="Hyperlink"/>
              <w:rFonts w:ascii="Calibri" w:hAnsi="Calibri"/>
            </w:rPr>
          </w:rPrChange>
        </w:rPr>
        <w:t>Business Rules:</w:t>
      </w:r>
      <w:r w:rsidR="00206752" w:rsidRPr="0037724F">
        <w:rPr>
          <w:webHidden/>
        </w:rPr>
        <w:tab/>
      </w:r>
      <w:r w:rsidR="00206752" w:rsidRPr="0037724F">
        <w:rPr>
          <w:webHidden/>
        </w:rPr>
        <w:fldChar w:fldCharType="begin"/>
      </w:r>
      <w:r w:rsidR="00206752" w:rsidRPr="0037724F">
        <w:rPr>
          <w:webHidden/>
        </w:rPr>
        <w:instrText xml:space="preserve"> PAGEREF _Toc502071841 \h </w:instrText>
      </w:r>
      <w:r w:rsidR="00206752" w:rsidRPr="0037724F">
        <w:rPr>
          <w:webHidden/>
        </w:rPr>
      </w:r>
      <w:r w:rsidR="00206752" w:rsidRPr="0037724F">
        <w:rPr>
          <w:webHidden/>
        </w:rPr>
        <w:fldChar w:fldCharType="separate"/>
      </w:r>
      <w:r w:rsidR="00206752" w:rsidRPr="0037724F">
        <w:rPr>
          <w:webHidden/>
        </w:rPr>
        <w:t>9</w:t>
      </w:r>
      <w:r w:rsidR="00206752" w:rsidRPr="0037724F">
        <w:rPr>
          <w:webHidden/>
        </w:rPr>
        <w:fldChar w:fldCharType="end"/>
      </w:r>
      <w:r w:rsidRPr="0037724F">
        <w:fldChar w:fldCharType="end"/>
      </w:r>
    </w:p>
    <w:p w14:paraId="43F09CF3" w14:textId="18E9268E" w:rsidR="00206752" w:rsidRPr="0037724F" w:rsidRDefault="000B2585">
      <w:pPr>
        <w:pStyle w:val="TOC2"/>
        <w:rPr>
          <w:rFonts w:eastAsiaTheme="minorEastAsia" w:cstheme="minorBidi"/>
          <w:szCs w:val="28"/>
          <w:lang w:bidi="th-TH"/>
        </w:rPr>
      </w:pPr>
      <w:r w:rsidRPr="0037724F">
        <w:fldChar w:fldCharType="begin"/>
      </w:r>
      <w:r w:rsidRPr="0037724F">
        <w:instrText xml:space="preserve"> HYPERLINK \l "_Toc502071842" </w:instrText>
      </w:r>
      <w:r w:rsidRPr="0037724F">
        <w:fldChar w:fldCharType="separate"/>
      </w:r>
      <w:r w:rsidR="00206752" w:rsidRPr="0037724F">
        <w:rPr>
          <w:rStyle w:val="Hyperlink"/>
          <w:rFonts w:ascii="Arial" w:hAnsi="Arial" w:cs="Arial"/>
          <w:rPrChange w:id="144" w:author="Shah Ashay" w:date="2018-04-16T16:36:00Z">
            <w:rPr>
              <w:rStyle w:val="Hyperlink"/>
            </w:rPr>
          </w:rPrChange>
        </w:rPr>
        <w:t>5.3</w:t>
      </w:r>
      <w:r w:rsidR="00206752" w:rsidRPr="0037724F">
        <w:rPr>
          <w:rFonts w:ascii="Arial" w:eastAsiaTheme="minorEastAsia" w:hAnsi="Arial" w:cs="Arial"/>
          <w:szCs w:val="28"/>
          <w:lang w:bidi="th-TH"/>
          <w:rPrChange w:id="145" w:author="Shah Ashay" w:date="2018-04-16T16:36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206752" w:rsidRPr="0037724F">
        <w:rPr>
          <w:rStyle w:val="Hyperlink"/>
          <w:rFonts w:ascii="Arial" w:hAnsi="Arial" w:cs="Arial"/>
          <w:rPrChange w:id="146" w:author="Shah Ashay" w:date="2018-04-16T16:36:00Z">
            <w:rPr>
              <w:rStyle w:val="Hyperlink"/>
              <w:rFonts w:ascii="Calibri" w:hAnsi="Calibri"/>
            </w:rPr>
          </w:rPrChange>
        </w:rPr>
        <w:t>Data Impacts</w:t>
      </w:r>
      <w:r w:rsidR="00206752" w:rsidRPr="0037724F">
        <w:rPr>
          <w:webHidden/>
        </w:rPr>
        <w:tab/>
      </w:r>
      <w:r w:rsidR="00206752" w:rsidRPr="0037724F">
        <w:rPr>
          <w:webHidden/>
        </w:rPr>
        <w:fldChar w:fldCharType="begin"/>
      </w:r>
      <w:r w:rsidR="00206752" w:rsidRPr="0037724F">
        <w:rPr>
          <w:webHidden/>
        </w:rPr>
        <w:instrText xml:space="preserve"> PAGEREF _Toc502071842 \h </w:instrText>
      </w:r>
      <w:r w:rsidR="00206752" w:rsidRPr="0037724F">
        <w:rPr>
          <w:webHidden/>
        </w:rPr>
      </w:r>
      <w:r w:rsidR="00206752" w:rsidRPr="0037724F">
        <w:rPr>
          <w:webHidden/>
        </w:rPr>
        <w:fldChar w:fldCharType="separate"/>
      </w:r>
      <w:r w:rsidR="00206752" w:rsidRPr="0037724F">
        <w:rPr>
          <w:webHidden/>
        </w:rPr>
        <w:t>9</w:t>
      </w:r>
      <w:r w:rsidR="00206752" w:rsidRPr="0037724F">
        <w:rPr>
          <w:webHidden/>
        </w:rPr>
        <w:fldChar w:fldCharType="end"/>
      </w:r>
      <w:r w:rsidRPr="0037724F">
        <w:fldChar w:fldCharType="end"/>
      </w:r>
    </w:p>
    <w:p w14:paraId="0BAA3779" w14:textId="7393C445" w:rsidR="004D61A0" w:rsidRPr="00440167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440167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37724F">
        <w:rPr>
          <w:rFonts w:ascii="Arial" w:hAnsi="Arial" w:cs="Arial"/>
        </w:rPr>
        <w:fldChar w:fldCharType="end"/>
      </w:r>
    </w:p>
    <w:p w14:paraId="0BAA377A" w14:textId="77777777" w:rsidR="00447470" w:rsidRPr="00440167" w:rsidRDefault="00447470" w:rsidP="00447470">
      <w:pPr>
        <w:pStyle w:val="Heading1"/>
      </w:pPr>
      <w:bookmarkStart w:id="147" w:name="_Toc502071830"/>
      <w:r w:rsidRPr="00440167">
        <w:lastRenderedPageBreak/>
        <w:t>Use Case Information</w:t>
      </w:r>
      <w:bookmarkEnd w:id="147"/>
    </w:p>
    <w:p w14:paraId="0BAA377B" w14:textId="77777777" w:rsidR="00447470" w:rsidRPr="00440167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48" w:author="Shah Ashay" w:date="2018-04-16T16:37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76"/>
        <w:gridCol w:w="6474"/>
        <w:tblGridChange w:id="149">
          <w:tblGrid>
            <w:gridCol w:w="2880"/>
            <w:gridCol w:w="6480"/>
          </w:tblGrid>
        </w:tblGridChange>
      </w:tblGrid>
      <w:tr w:rsidR="00447470" w:rsidRPr="0037724F" w14:paraId="0BAA377E" w14:textId="77777777" w:rsidTr="0037724F">
        <w:trPr>
          <w:cantSplit/>
          <w:trPrChange w:id="150" w:author="Shah Ashay" w:date="2018-04-16T16:37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51" w:author="Shah Ashay" w:date="2018-04-16T16:3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37724F" w:rsidRDefault="00447470" w:rsidP="0037724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37724F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462" w:type="pct"/>
            <w:vAlign w:val="center"/>
            <w:tcPrChange w:id="152" w:author="Shah Ashay" w:date="2018-04-16T16:37:00Z">
              <w:tcPr>
                <w:tcW w:w="6480" w:type="dxa"/>
              </w:tcPr>
            </w:tcPrChange>
          </w:tcPr>
          <w:p w14:paraId="0BAA377D" w14:textId="7E2291E3" w:rsidR="00447470" w:rsidRPr="0037724F" w:rsidRDefault="009B2144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37724F">
              <w:rPr>
                <w:rFonts w:cs="Arial"/>
                <w:color w:val="000000" w:themeColor="text1"/>
                <w:sz w:val="20"/>
                <w:szCs w:val="20"/>
              </w:rPr>
              <w:t>BKK_UC30 – Setup User Access</w:t>
            </w:r>
          </w:p>
        </w:tc>
      </w:tr>
      <w:tr w:rsidR="00447470" w:rsidRPr="0037724F" w14:paraId="0BAA3781" w14:textId="77777777" w:rsidTr="0037724F">
        <w:trPr>
          <w:cantSplit/>
          <w:trPrChange w:id="153" w:author="Shah Ashay" w:date="2018-04-16T16:37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54" w:author="Shah Ashay" w:date="2018-04-16T16:3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37724F" w:rsidRDefault="00447470" w:rsidP="0037724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37724F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462" w:type="pct"/>
            <w:vAlign w:val="center"/>
            <w:tcPrChange w:id="155" w:author="Shah Ashay" w:date="2018-04-16T16:37:00Z">
              <w:tcPr>
                <w:tcW w:w="6480" w:type="dxa"/>
              </w:tcPr>
            </w:tcPrChange>
          </w:tcPr>
          <w:p w14:paraId="0BAA3780" w14:textId="319EAF03" w:rsidR="00447470" w:rsidRPr="0037724F" w:rsidRDefault="00450256" w:rsidP="0037724F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37724F">
              <w:rPr>
                <w:rFonts w:cs="Arial"/>
                <w:color w:val="000000" w:themeColor="text1"/>
                <w:sz w:val="20"/>
                <w:szCs w:val="20"/>
                <w:rPrChange w:id="156" w:author="Shah Ashay" w:date="2018-04-16T16:37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In order for a user to use EC, they must be granted access through a user name.  Each user is given a certain level of access depending on their system needs.</w:t>
            </w:r>
          </w:p>
        </w:tc>
      </w:tr>
      <w:tr w:rsidR="00447470" w:rsidRPr="0037724F" w14:paraId="0BAA3785" w14:textId="77777777" w:rsidTr="0037724F">
        <w:trPr>
          <w:cantSplit/>
          <w:trHeight w:val="881"/>
          <w:trPrChange w:id="157" w:author="Shah Ashay" w:date="2018-04-16T16:37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58" w:author="Shah Ashay" w:date="2018-04-16T16:3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37724F" w:rsidRDefault="00447470" w:rsidP="0037724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37724F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462" w:type="pct"/>
            <w:vAlign w:val="center"/>
            <w:tcPrChange w:id="159" w:author="Shah Ashay" w:date="2018-04-16T16:37:00Z">
              <w:tcPr>
                <w:tcW w:w="6480" w:type="dxa"/>
              </w:tcPr>
            </w:tcPrChange>
          </w:tcPr>
          <w:p w14:paraId="0BAA3784" w14:textId="61D790A4" w:rsidR="00447470" w:rsidRPr="0037724F" w:rsidRDefault="00D17537" w:rsidP="0037724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37724F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450256" w:rsidRPr="0037724F">
              <w:rPr>
                <w:rFonts w:cs="Arial"/>
                <w:color w:val="000000" w:themeColor="text1"/>
                <w:sz w:val="20"/>
                <w:szCs w:val="20"/>
              </w:rPr>
              <w:t>EC_09_03_BKK_UC31 - SetUp User Roles</w:t>
            </w:r>
          </w:p>
        </w:tc>
      </w:tr>
      <w:tr w:rsidR="00AF2D5A" w:rsidRPr="0037724F" w14:paraId="786CE4E0" w14:textId="77777777" w:rsidTr="0037724F">
        <w:trPr>
          <w:cantSplit/>
          <w:trHeight w:val="881"/>
          <w:trPrChange w:id="160" w:author="Shah Ashay" w:date="2018-04-16T16:37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61" w:author="Shah Ashay" w:date="2018-04-16T16:3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AF2D5A" w:rsidRPr="0037724F" w:rsidRDefault="00AF2D5A" w:rsidP="0037724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37724F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462" w:type="pct"/>
            <w:vAlign w:val="center"/>
            <w:tcPrChange w:id="162" w:author="Shah Ashay" w:date="2018-04-16T16:37:00Z">
              <w:tcPr>
                <w:tcW w:w="6480" w:type="dxa"/>
              </w:tcPr>
            </w:tcPrChange>
          </w:tcPr>
          <w:p w14:paraId="315DD97A" w14:textId="1A85A8E1" w:rsidR="00AF2D5A" w:rsidRPr="0037724F" w:rsidRDefault="00450256" w:rsidP="0037724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37724F">
              <w:rPr>
                <w:rFonts w:cs="Arial"/>
                <w:color w:val="000000" w:themeColor="text1"/>
                <w:sz w:val="20"/>
                <w:szCs w:val="20"/>
              </w:rPr>
              <w:t>Setup User Access</w:t>
            </w:r>
          </w:p>
        </w:tc>
      </w:tr>
      <w:tr w:rsidR="00B61F29" w:rsidRPr="0037724F" w14:paraId="4EAB152C" w14:textId="77777777" w:rsidTr="0037724F">
        <w:trPr>
          <w:cantSplit/>
          <w:trHeight w:val="881"/>
          <w:trPrChange w:id="163" w:author="Shah Ashay" w:date="2018-04-16T16:37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64" w:author="Shah Ashay" w:date="2018-04-16T16:3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5F23130C" w14:textId="77777777" w:rsidR="00B61F29" w:rsidRPr="0037724F" w:rsidRDefault="00B61F29" w:rsidP="0037724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37724F">
              <w:rPr>
                <w:rFonts w:cs="Arial"/>
                <w:b/>
                <w:sz w:val="20"/>
                <w:szCs w:val="20"/>
              </w:rPr>
              <w:t>EC Roles</w:t>
            </w:r>
          </w:p>
          <w:p w14:paraId="49360F54" w14:textId="5F9E936A" w:rsidR="00B61F29" w:rsidRPr="0037724F" w:rsidRDefault="00B61F29" w:rsidP="0037724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37724F">
              <w:rPr>
                <w:rFonts w:cs="Arial"/>
                <w:sz w:val="20"/>
                <w:szCs w:val="20"/>
              </w:rPr>
              <w:t>(list EC roles that may execute Use Case)</w:t>
            </w:r>
          </w:p>
        </w:tc>
        <w:tc>
          <w:tcPr>
            <w:tcW w:w="3462" w:type="pct"/>
            <w:vAlign w:val="center"/>
            <w:tcPrChange w:id="165" w:author="Shah Ashay" w:date="2018-04-16T16:37:00Z">
              <w:tcPr>
                <w:tcW w:w="6480" w:type="dxa"/>
              </w:tcPr>
            </w:tcPrChange>
          </w:tcPr>
          <w:p w14:paraId="39F6DDE3" w14:textId="69D376E5" w:rsidR="00B61F29" w:rsidRPr="0037724F" w:rsidRDefault="00B61F2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37724F">
              <w:rPr>
                <w:rFonts w:cs="Arial"/>
                <w:color w:val="000000" w:themeColor="text1"/>
                <w:sz w:val="20"/>
                <w:szCs w:val="20"/>
              </w:rPr>
              <w:t xml:space="preserve">Roles can be able to execute this use case is </w:t>
            </w:r>
            <w:r w:rsidRPr="0037724F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Thailand EC Admin</w:t>
            </w:r>
            <w:r w:rsidR="00450256" w:rsidRPr="0037724F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, Super User</w:t>
            </w:r>
          </w:p>
        </w:tc>
      </w:tr>
      <w:tr w:rsidR="00AF2D5A" w:rsidRPr="0037724F" w14:paraId="0BAA378E" w14:textId="77777777" w:rsidTr="0037724F">
        <w:trPr>
          <w:cantSplit/>
          <w:trPrChange w:id="166" w:author="Shah Ashay" w:date="2018-04-16T16:37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67" w:author="Shah Ashay" w:date="2018-04-16T16:3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AF2D5A" w:rsidRPr="0037724F" w:rsidRDefault="00AF2D5A" w:rsidP="0037724F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37724F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462" w:type="pct"/>
            <w:vAlign w:val="center"/>
            <w:tcPrChange w:id="168" w:author="Shah Ashay" w:date="2018-04-16T16:37:00Z">
              <w:tcPr>
                <w:tcW w:w="6480" w:type="dxa"/>
              </w:tcPr>
            </w:tcPrChange>
          </w:tcPr>
          <w:p w14:paraId="7A538E49" w14:textId="77777777" w:rsidR="00450256" w:rsidRPr="0037724F" w:rsidRDefault="00450256" w:rsidP="0037724F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37724F">
              <w:rPr>
                <w:rFonts w:cs="Arial"/>
                <w:color w:val="000000" w:themeColor="text1"/>
                <w:sz w:val="20"/>
                <w:szCs w:val="20"/>
              </w:rPr>
              <w:t>User is logged in</w:t>
            </w:r>
          </w:p>
          <w:p w14:paraId="0BAA378D" w14:textId="49816F3F" w:rsidR="00AF2D5A" w:rsidRPr="0037724F" w:rsidRDefault="00450256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37724F">
              <w:rPr>
                <w:rFonts w:cs="Arial"/>
                <w:color w:val="000000" w:themeColor="text1"/>
                <w:sz w:val="20"/>
                <w:szCs w:val="20"/>
              </w:rPr>
              <w:t>User has permission to setup user access</w:t>
            </w:r>
          </w:p>
        </w:tc>
      </w:tr>
      <w:tr w:rsidR="00447470" w:rsidRPr="0037724F" w14:paraId="0BAA3791" w14:textId="77777777" w:rsidTr="0037724F">
        <w:trPr>
          <w:cantSplit/>
          <w:trPrChange w:id="169" w:author="Shah Ashay" w:date="2018-04-16T16:37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70" w:author="Shah Ashay" w:date="2018-04-16T16:3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37724F" w:rsidRDefault="00447470" w:rsidP="0037724F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37724F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462" w:type="pct"/>
            <w:vAlign w:val="center"/>
            <w:tcPrChange w:id="171" w:author="Shah Ashay" w:date="2018-04-16T16:37:00Z">
              <w:tcPr>
                <w:tcW w:w="6480" w:type="dxa"/>
              </w:tcPr>
            </w:tcPrChange>
          </w:tcPr>
          <w:p w14:paraId="0BAA3790" w14:textId="77777777" w:rsidR="00447470" w:rsidRPr="0037724F" w:rsidRDefault="00447470" w:rsidP="0037724F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440167" w:rsidRDefault="00447470" w:rsidP="00447470">
      <w:pPr>
        <w:rPr>
          <w:rFonts w:cs="Arial"/>
        </w:rPr>
      </w:pPr>
    </w:p>
    <w:p w14:paraId="6A818208" w14:textId="7B522043" w:rsidR="00C369A5" w:rsidRPr="00440167" w:rsidRDefault="00C369A5" w:rsidP="00C369A5">
      <w:pPr>
        <w:pStyle w:val="NormalWeb"/>
        <w:spacing w:before="0" w:beforeAutospacing="0" w:after="0" w:afterAutospacing="0"/>
        <w:rPr>
          <w:ins w:id="172" w:author="Batra Yogesh (EXT)" w:date="2018-04-02T16:55:00Z"/>
          <w:rFonts w:ascii="Arial" w:hAnsi="Arial" w:cs="Arial"/>
          <w:b/>
          <w:bCs/>
          <w:color w:val="000000"/>
          <w:sz w:val="22"/>
          <w:szCs w:val="22"/>
          <w:rPrChange w:id="173" w:author="Batra Yogesh (EXT)" w:date="2018-04-13T12:47:00Z">
            <w:rPr>
              <w:ins w:id="174" w:author="Batra Yogesh (EXT)" w:date="2018-04-02T16:55:00Z"/>
              <w:rFonts w:ascii="Calibri Light" w:hAnsi="Calibri Light" w:cs="Calibri Light"/>
              <w:b/>
              <w:bCs/>
              <w:color w:val="000000"/>
              <w:sz w:val="22"/>
              <w:szCs w:val="22"/>
            </w:rPr>
          </w:rPrChange>
        </w:rPr>
      </w:pPr>
      <w:bookmarkStart w:id="175" w:name="_Toc536253722"/>
      <w:bookmarkStart w:id="176" w:name="_Toc536258288"/>
      <w:ins w:id="177" w:author="Batra Yogesh (EXT)" w:date="2018-04-02T16:55:00Z">
        <w:r w:rsidRPr="00440167" w:rsidDel="004F6DD5">
          <w:rPr>
            <w:rFonts w:ascii="Arial" w:hAnsi="Arial" w:cs="Arial"/>
            <w:b/>
            <w:bCs/>
            <w:color w:val="000000"/>
            <w:sz w:val="22"/>
            <w:szCs w:val="22"/>
            <w:rPrChange w:id="178" w:author="Batra Yogesh (EXT)" w:date="2018-04-13T12:47:00Z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rPrChange>
          </w:rPr>
          <w:t xml:space="preserve">Note: </w:t>
        </w:r>
      </w:ins>
      <w:ins w:id="179" w:author="Shah Ashay" w:date="2018-04-16T16:37:00Z">
        <w:r w:rsidR="0037724F">
          <w:rPr>
            <w:rFonts w:ascii="Arial" w:hAnsi="Arial" w:cs="Arial"/>
            <w:b/>
            <w:bCs/>
            <w:color w:val="000000"/>
            <w:sz w:val="22"/>
            <w:szCs w:val="22"/>
          </w:rPr>
          <w:t>T</w:t>
        </w:r>
      </w:ins>
      <w:ins w:id="180" w:author="Batra Yogesh (EXT)" w:date="2018-04-02T16:55:00Z">
        <w:del w:id="181" w:author="Shah Ashay" w:date="2018-04-16T16:37:00Z">
          <w:r w:rsidRPr="00440167" w:rsidDel="0037724F">
            <w:rPr>
              <w:rFonts w:ascii="Arial" w:hAnsi="Arial" w:cs="Arial"/>
              <w:b/>
              <w:bCs/>
              <w:color w:val="000000"/>
              <w:sz w:val="22"/>
              <w:szCs w:val="22"/>
              <w:rPrChange w:id="182" w:author="Batra Yogesh (EXT)" w:date="2018-04-13T12:47:00Z">
                <w:rPr>
                  <w:rFonts w:ascii="Calibri Light" w:hAnsi="Calibri Light" w:cs="Calibri Light"/>
                  <w:b/>
                  <w:bCs/>
                  <w:color w:val="000000"/>
                  <w:sz w:val="22"/>
                  <w:szCs w:val="22"/>
                </w:rPr>
              </w:rPrChange>
            </w:rPr>
            <w:delText>t</w:delText>
          </w:r>
        </w:del>
        <w:r w:rsidRPr="00440167" w:rsidDel="004F6DD5">
          <w:rPr>
            <w:rFonts w:ascii="Arial" w:hAnsi="Arial" w:cs="Arial"/>
            <w:b/>
            <w:bCs/>
            <w:color w:val="000000"/>
            <w:sz w:val="22"/>
            <w:szCs w:val="22"/>
            <w:rPrChange w:id="183" w:author="Batra Yogesh (EXT)" w:date="2018-04-13T12:47:00Z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rPrChange>
          </w:rPr>
          <w:t>he toolbar on EC11</w:t>
        </w:r>
      </w:ins>
      <w:ins w:id="184" w:author="Shah Ashay" w:date="2018-04-16T16:38:00Z">
        <w:r w:rsidR="0037724F">
          <w:rPr>
            <w:rFonts w:ascii="Arial" w:hAnsi="Arial" w:cs="Arial"/>
            <w:b/>
            <w:bCs/>
            <w:color w:val="000000"/>
            <w:sz w:val="22"/>
            <w:szCs w:val="22"/>
          </w:rPr>
          <w:t>.2</w:t>
        </w:r>
      </w:ins>
      <w:ins w:id="185" w:author="Batra Yogesh (EXT)" w:date="2018-04-02T16:55:00Z">
        <w:r w:rsidRPr="00440167" w:rsidDel="004F6DD5">
          <w:rPr>
            <w:rFonts w:ascii="Arial" w:hAnsi="Arial" w:cs="Arial"/>
            <w:b/>
            <w:bCs/>
            <w:color w:val="000000"/>
            <w:sz w:val="22"/>
            <w:szCs w:val="22"/>
            <w:rPrChange w:id="186" w:author="Batra Yogesh (EXT)" w:date="2018-04-13T12:47:00Z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rPrChange>
          </w:rPr>
          <w:t xml:space="preserve"> has changed. Refer to the image below for different buttons</w:t>
        </w:r>
      </w:ins>
    </w:p>
    <w:p w14:paraId="43993B99" w14:textId="77777777" w:rsidR="00C369A5" w:rsidRPr="00440167" w:rsidDel="004F6DD5" w:rsidRDefault="00C369A5" w:rsidP="00C369A5">
      <w:pPr>
        <w:pStyle w:val="NormalWeb"/>
        <w:spacing w:before="0" w:beforeAutospacing="0" w:after="0" w:afterAutospacing="0"/>
        <w:rPr>
          <w:ins w:id="187" w:author="Batra Yogesh (EXT)" w:date="2018-04-02T16:55:00Z"/>
          <w:rFonts w:ascii="Arial" w:hAnsi="Arial" w:cs="Arial"/>
          <w:b/>
          <w:bCs/>
          <w:color w:val="000000"/>
          <w:sz w:val="22"/>
          <w:szCs w:val="22"/>
          <w:rPrChange w:id="188" w:author="Batra Yogesh (EXT)" w:date="2018-04-13T12:47:00Z">
            <w:rPr>
              <w:ins w:id="189" w:author="Batra Yogesh (EXT)" w:date="2018-04-02T16:55:00Z"/>
              <w:rFonts w:ascii="Calibri Light" w:hAnsi="Calibri Light" w:cs="Calibri Light"/>
              <w:b/>
              <w:bCs/>
              <w:color w:val="000000"/>
              <w:sz w:val="22"/>
              <w:szCs w:val="22"/>
            </w:rPr>
          </w:rPrChange>
        </w:rPr>
      </w:pPr>
    </w:p>
    <w:p w14:paraId="05665523" w14:textId="105EA338" w:rsidR="00C369A5" w:rsidRPr="00440167" w:rsidDel="004F6DD5" w:rsidRDefault="00C369A5" w:rsidP="00C369A5">
      <w:pPr>
        <w:pStyle w:val="NormalWeb"/>
        <w:spacing w:before="0" w:beforeAutospacing="0" w:after="0" w:afterAutospacing="0"/>
        <w:rPr>
          <w:ins w:id="190" w:author="Batra Yogesh (EXT)" w:date="2018-04-02T16:55:00Z"/>
          <w:rFonts w:ascii="Arial" w:hAnsi="Arial" w:cs="Arial"/>
          <w:b/>
          <w:bCs/>
          <w:color w:val="000000"/>
          <w:sz w:val="22"/>
          <w:szCs w:val="22"/>
          <w:rPrChange w:id="191" w:author="Batra Yogesh (EXT)" w:date="2018-04-13T12:47:00Z">
            <w:rPr>
              <w:ins w:id="192" w:author="Batra Yogesh (EXT)" w:date="2018-04-02T16:55:00Z"/>
              <w:rFonts w:ascii="Calibri Light" w:hAnsi="Calibri Light" w:cs="Calibri Light"/>
              <w:b/>
              <w:bCs/>
              <w:color w:val="000000"/>
              <w:sz w:val="22"/>
              <w:szCs w:val="22"/>
            </w:rPr>
          </w:rPrChange>
        </w:rPr>
      </w:pPr>
      <w:ins w:id="193" w:author="Batra Yogesh (EXT)" w:date="2018-04-02T16:55:00Z">
        <w:del w:id="194" w:author="Batra Yogesh (EXT)" w:date="2018-04-02T16:52:00Z">
          <w:r w:rsidRPr="00440167" w:rsidDel="006021C7">
            <w:rPr>
              <w:rFonts w:ascii="Arial" w:hAnsi="Arial" w:cs="Arial"/>
              <w:noProof/>
              <w:color w:val="000000"/>
              <w:szCs w:val="22"/>
              <w:rPrChange w:id="195" w:author="Batra Yogesh (EXT)" w:date="2018-04-13T12:47:00Z">
                <w:rPr>
                  <w:rFonts w:ascii="Calibri" w:hAnsi="Calibri" w:cs="Calibri"/>
                  <w:noProof/>
                  <w:color w:val="000000"/>
                  <w:szCs w:val="22"/>
                </w:rPr>
              </w:rPrChange>
            </w:rPr>
            <w:drawing>
              <wp:inline distT="0" distB="0" distL="0" distR="0" wp14:anchorId="19A85D5C" wp14:editId="22F59D1E">
                <wp:extent cx="5105048" cy="1144752"/>
                <wp:effectExtent l="19050" t="19050" r="19685" b="17780"/>
                <wp:docPr id="3" name="Picture 3" descr="https://lh6.googleusercontent.com/WUdP0PFWezKFy2Ynx-I6avqXmLbFPFOLIYlo40eBVOTZ-vJOdZnOV0ODUljUAsdXAocQF1qJlQhDZBlJkGa1jHBfmEYwONfYQJ3I8xsTx6uQmEAeBYLtyGw9svpNaG1_w2p1RQu34tA_2epWh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WUdP0PFWezKFy2Ynx-I6avqXmLbFPFOLIYlo40eBVOTZ-vJOdZnOV0ODUljUAsdXAocQF1qJlQhDZBlJkGa1jHBfmEYwONfYQJ3I8xsTx6uQmEAeBYLtyGw9svpNaG1_w2p1RQu34tA_2epWhQ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30089" cy="11503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41DCC63A" w14:textId="77777777" w:rsidR="00C369A5" w:rsidRPr="00440167" w:rsidDel="004F6DD5" w:rsidRDefault="00C369A5" w:rsidP="00C369A5">
      <w:pPr>
        <w:pStyle w:val="NormalWeb"/>
        <w:spacing w:before="0" w:beforeAutospacing="0" w:after="0" w:afterAutospacing="0"/>
        <w:rPr>
          <w:ins w:id="196" w:author="Batra Yogesh (EXT)" w:date="2018-04-02T16:55:00Z"/>
          <w:rFonts w:ascii="Arial" w:hAnsi="Arial" w:cs="Arial"/>
          <w:b/>
          <w:rPrChange w:id="197" w:author="Batra Yogesh (EXT)" w:date="2018-04-13T12:47:00Z">
            <w:rPr>
              <w:ins w:id="198" w:author="Batra Yogesh (EXT)" w:date="2018-04-02T16:55:00Z"/>
              <w:rFonts w:ascii="Calibri Light" w:hAnsi="Calibri Light" w:cs="Calibri Light"/>
              <w:b/>
            </w:rPr>
          </w:rPrChange>
        </w:rPr>
      </w:pPr>
    </w:p>
    <w:p w14:paraId="0BAA3793" w14:textId="77777777" w:rsidR="00D17537" w:rsidRPr="00440167" w:rsidRDefault="00D17537">
      <w:pPr>
        <w:rPr>
          <w:rFonts w:cs="Arial"/>
          <w:b/>
          <w:bCs/>
          <w:sz w:val="24"/>
          <w:szCs w:val="32"/>
        </w:rPr>
      </w:pPr>
    </w:p>
    <w:p w14:paraId="037A1447" w14:textId="5DCAF1B6" w:rsidR="00CA3FFB" w:rsidRPr="00440167" w:rsidRDefault="00CA3FFB" w:rsidP="00450256">
      <w:pPr>
        <w:pStyle w:val="Heading1"/>
      </w:pPr>
      <w:bookmarkStart w:id="199" w:name="_Toc502071831"/>
      <w:bookmarkEnd w:id="175"/>
      <w:bookmarkEnd w:id="176"/>
      <w:r w:rsidRPr="00440167">
        <w:t xml:space="preserve">Primary Flow: </w:t>
      </w:r>
      <w:r w:rsidR="00995052" w:rsidRPr="00440167">
        <w:t>BKK</w:t>
      </w:r>
      <w:r w:rsidR="00B61F29" w:rsidRPr="00440167">
        <w:t>_</w:t>
      </w:r>
      <w:r w:rsidR="00450256" w:rsidRPr="00440167">
        <w:t>UC30 – Setup User Access</w:t>
      </w:r>
      <w:bookmarkEnd w:id="199"/>
      <w:r w:rsidR="00257727" w:rsidRPr="00440167">
        <w:t xml:space="preserve"> </w:t>
      </w:r>
    </w:p>
    <w:p w14:paraId="4EF8D314" w14:textId="40A1D409" w:rsidR="00FD23F0" w:rsidRPr="00440167" w:rsidRDefault="005B21E9" w:rsidP="00450256">
      <w:pPr>
        <w:pStyle w:val="Heading2"/>
        <w:rPr>
          <w:sz w:val="20"/>
          <w:szCs w:val="20"/>
          <w:rPrChange w:id="200" w:author="Batra Yogesh (EXT)" w:date="2018-04-13T12:47:00Z">
            <w:rPr>
              <w:rFonts w:asciiTheme="minorHAnsi" w:hAnsiTheme="minorHAnsi"/>
              <w:sz w:val="20"/>
              <w:szCs w:val="20"/>
            </w:rPr>
          </w:rPrChange>
        </w:rPr>
      </w:pPr>
      <w:bookmarkStart w:id="201" w:name="_Toc456769178"/>
      <w:bookmarkStart w:id="202" w:name="_Toc502071832"/>
      <w:bookmarkStart w:id="203" w:name="_Toc456593749"/>
      <w:r w:rsidRPr="00440167">
        <w:rPr>
          <w:rPrChange w:id="204" w:author="Batra Yogesh (EXT)" w:date="2018-04-13T12:47:00Z">
            <w:rPr>
              <w:rFonts w:asciiTheme="minorHAnsi" w:hAnsiTheme="minorHAnsi"/>
            </w:rPr>
          </w:rPrChange>
        </w:rPr>
        <w:t xml:space="preserve">Trigger:  </w:t>
      </w:r>
      <w:bookmarkEnd w:id="201"/>
      <w:r w:rsidR="00450256" w:rsidRPr="00440167">
        <w:rPr>
          <w:rPrChange w:id="205" w:author="Batra Yogesh (EXT)" w:date="2018-04-13T12:47:00Z">
            <w:rPr>
              <w:rFonts w:asciiTheme="minorHAnsi" w:hAnsiTheme="minorHAnsi"/>
            </w:rPr>
          </w:rPrChange>
        </w:rPr>
        <w:t>User requests access to EC</w:t>
      </w:r>
      <w:bookmarkEnd w:id="202"/>
      <w:r w:rsidRPr="00440167">
        <w:rPr>
          <w:rPrChange w:id="206" w:author="Batra Yogesh (EXT)" w:date="2018-04-13T12:47:00Z">
            <w:rPr>
              <w:rFonts w:asciiTheme="minorHAnsi" w:hAnsiTheme="minorHAnsi"/>
            </w:rPr>
          </w:rPrChange>
        </w:rPr>
        <w:t xml:space="preserve"> </w:t>
      </w:r>
      <w:bookmarkEnd w:id="203"/>
    </w:p>
    <w:p w14:paraId="37CF8DAC" w14:textId="77777777" w:rsidR="008E02F0" w:rsidRPr="00440167" w:rsidRDefault="008E02F0" w:rsidP="00CA3FFB">
      <w:pPr>
        <w:rPr>
          <w:rFonts w:cs="Arial"/>
          <w:color w:val="000000" w:themeColor="text1"/>
          <w:sz w:val="20"/>
          <w:szCs w:val="20"/>
        </w:rPr>
      </w:pPr>
    </w:p>
    <w:p w14:paraId="60C80BC0" w14:textId="5063AA38" w:rsidR="008E02F0" w:rsidRPr="0037724F" w:rsidDel="0037724F" w:rsidRDefault="008E02F0" w:rsidP="008E02F0">
      <w:pPr>
        <w:pStyle w:val="NormalWeb"/>
        <w:spacing w:before="0" w:beforeAutospacing="0" w:after="0" w:afterAutospacing="0"/>
        <w:rPr>
          <w:del w:id="207" w:author="Shah Ashay" w:date="2018-04-16T16:37:00Z"/>
          <w:rFonts w:ascii="Arial" w:hAnsi="Arial" w:cs="Arial"/>
          <w:b/>
          <w:bCs/>
          <w:color w:val="000000"/>
          <w:sz w:val="22"/>
          <w:szCs w:val="22"/>
          <w:rPrChange w:id="208" w:author="Shah Ashay" w:date="2018-04-16T16:37:00Z">
            <w:rPr>
              <w:del w:id="209" w:author="Shah Ashay" w:date="2018-04-16T16:37:00Z"/>
              <w:rFonts w:ascii="Calibri Light" w:hAnsi="Calibri Light" w:cs="Calibri Light"/>
              <w:b/>
              <w:bCs/>
              <w:color w:val="000000"/>
              <w:sz w:val="22"/>
              <w:szCs w:val="22"/>
            </w:rPr>
          </w:rPrChange>
        </w:rPr>
      </w:pPr>
      <w:del w:id="210" w:author="Shah Ashay" w:date="2018-04-16T16:37:00Z">
        <w:r w:rsidRPr="0037724F" w:rsidDel="0037724F">
          <w:rPr>
            <w:rFonts w:ascii="Arial" w:hAnsi="Arial" w:cs="Arial"/>
            <w:b/>
            <w:bCs/>
            <w:color w:val="000000"/>
            <w:szCs w:val="22"/>
            <w:rPrChange w:id="211" w:author="Shah Ashay" w:date="2018-04-16T16:37:00Z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</w:rPrChange>
          </w:rPr>
          <w:delText>Note: the toolbar on EC11 has changed. Refer to the image below for different buttons</w:delText>
        </w:r>
      </w:del>
    </w:p>
    <w:p w14:paraId="7577AACD" w14:textId="439BD2D9" w:rsidR="008E02F0" w:rsidRPr="00440167" w:rsidDel="004F6DD5" w:rsidRDefault="008E02F0" w:rsidP="008E02F0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rPrChange w:id="212" w:author="Batra Yogesh (EXT)" w:date="2018-04-13T12:47:00Z">
            <w:rPr>
              <w:rFonts w:ascii="Calibri Light" w:hAnsi="Calibri Light" w:cs="Calibri Light"/>
              <w:b/>
              <w:bCs/>
              <w:color w:val="000000"/>
              <w:sz w:val="22"/>
              <w:szCs w:val="22"/>
            </w:rPr>
          </w:rPrChange>
        </w:rPr>
      </w:pPr>
    </w:p>
    <w:p w14:paraId="0AE06373" w14:textId="1B42ADF1" w:rsidR="008E02F0" w:rsidRPr="00440167" w:rsidDel="004F6DD5" w:rsidRDefault="008E02F0" w:rsidP="008E02F0">
      <w:pPr>
        <w:pStyle w:val="NormalWeb"/>
        <w:spacing w:before="0" w:beforeAutospacing="0" w:after="0" w:afterAutospacing="0"/>
        <w:rPr>
          <w:rFonts w:ascii="Arial" w:hAnsi="Arial" w:cs="Arial"/>
          <w:b/>
          <w:rPrChange w:id="213" w:author="Batra Yogesh (EXT)" w:date="2018-04-13T12:47:00Z">
            <w:rPr>
              <w:rFonts w:ascii="Calibri Light" w:hAnsi="Calibri Light" w:cs="Calibri Light"/>
              <w:b/>
            </w:rPr>
          </w:rPrChange>
        </w:rPr>
      </w:pPr>
      <w:del w:id="214" w:author="Shah Ashay" w:date="2018-04-16T16:37:00Z">
        <w:r w:rsidRPr="00440167" w:rsidDel="0037724F">
          <w:rPr>
            <w:rFonts w:ascii="Arial" w:hAnsi="Arial" w:cs="Arial"/>
            <w:noProof/>
            <w:color w:val="000000"/>
            <w:szCs w:val="22"/>
            <w:rPrChange w:id="215" w:author="Batra Yogesh (EXT)" w:date="2018-04-13T12:47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72A94568" wp14:editId="6817BCC2">
              <wp:extent cx="5105048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</w:p>
    <w:p w14:paraId="0C6D138E" w14:textId="77777777" w:rsidR="00C70CF0" w:rsidRPr="00440167" w:rsidRDefault="00C70CF0" w:rsidP="00C70CF0">
      <w:pPr>
        <w:rPr>
          <w:rFonts w:cs="Arial"/>
          <w:color w:val="000000" w:themeColor="text1"/>
          <w:szCs w:val="22"/>
          <w:rPrChange w:id="216" w:author="Batra Yogesh (EXT)" w:date="2018-04-13T12:47:00Z">
            <w:rPr>
              <w:rFonts w:cs="Arial"/>
              <w:color w:val="000000" w:themeColor="text1"/>
              <w:sz w:val="20"/>
              <w:szCs w:val="20"/>
            </w:rPr>
          </w:rPrChange>
        </w:rPr>
      </w:pPr>
      <w:r w:rsidRPr="00440167">
        <w:rPr>
          <w:rFonts w:cs="Arial"/>
          <w:color w:val="000000" w:themeColor="text1"/>
          <w:szCs w:val="22"/>
          <w:rPrChange w:id="217" w:author="Batra Yogesh (EXT)" w:date="2018-04-13T12:47:00Z">
            <w:rPr>
              <w:rFonts w:cs="Arial"/>
              <w:color w:val="000000" w:themeColor="text1"/>
              <w:sz w:val="20"/>
              <w:szCs w:val="20"/>
            </w:rPr>
          </w:rPrChange>
        </w:rPr>
        <w:t>Details: Super user receive a request form requesting access to EC.</w:t>
      </w:r>
    </w:p>
    <w:p w14:paraId="307ADCD9" w14:textId="77777777" w:rsidR="008E02F0" w:rsidRPr="00440167" w:rsidRDefault="008E02F0" w:rsidP="00CA3FFB">
      <w:pPr>
        <w:rPr>
          <w:rFonts w:cs="Arial"/>
          <w:color w:val="000000" w:themeColor="text1"/>
          <w:sz w:val="20"/>
          <w:szCs w:val="20"/>
        </w:rPr>
      </w:pPr>
    </w:p>
    <w:p w14:paraId="31E58E8F" w14:textId="77777777" w:rsidR="00CA3FFB" w:rsidRPr="0037724F" w:rsidRDefault="00CA3FFB" w:rsidP="00CA3FFB">
      <w:pPr>
        <w:rPr>
          <w:rFonts w:cs="Arial"/>
          <w:i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18" w:author="Shah Ashay" w:date="2018-04-16T16:38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30"/>
        <w:gridCol w:w="84"/>
        <w:gridCol w:w="3602"/>
        <w:gridCol w:w="2158"/>
        <w:gridCol w:w="2876"/>
        <w:tblGridChange w:id="219">
          <w:tblGrid>
            <w:gridCol w:w="630"/>
            <w:gridCol w:w="3690"/>
            <w:gridCol w:w="2160"/>
            <w:gridCol w:w="2880"/>
          </w:tblGrid>
        </w:tblGridChange>
      </w:tblGrid>
      <w:tr w:rsidR="000A3D8F" w:rsidRPr="0037724F" w14:paraId="396D6452" w14:textId="77777777" w:rsidTr="0037724F">
        <w:trPr>
          <w:tblHeader/>
          <w:trPrChange w:id="220" w:author="Shah Ashay" w:date="2018-04-16T16:38:00Z">
            <w:trPr>
              <w:tblHeader/>
            </w:trPr>
          </w:trPrChange>
        </w:trPr>
        <w:tc>
          <w:tcPr>
            <w:tcW w:w="382" w:type="pct"/>
            <w:gridSpan w:val="2"/>
            <w:shd w:val="pct15" w:color="auto" w:fill="3399FF"/>
            <w:tcPrChange w:id="221" w:author="Shah Ashay" w:date="2018-04-16T16:38:00Z">
              <w:tcPr>
                <w:tcW w:w="630" w:type="dxa"/>
                <w:shd w:val="pct15" w:color="auto" w:fill="3399FF"/>
              </w:tcPr>
            </w:tcPrChange>
          </w:tcPr>
          <w:p w14:paraId="4E9AC55C" w14:textId="77777777" w:rsidR="00CA3FFB" w:rsidRPr="0037724F" w:rsidRDefault="00CA3FFB" w:rsidP="00CA3FFB">
            <w:pPr>
              <w:spacing w:before="60" w:after="60"/>
              <w:jc w:val="center"/>
              <w:rPr>
                <w:rFonts w:cs="Arial"/>
                <w:b/>
                <w:color w:val="FFFFFF" w:themeColor="background1"/>
                <w:sz w:val="20"/>
                <w:rPrChange w:id="222" w:author="Shah Ashay" w:date="2018-04-16T16:38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</w:pPr>
            <w:r w:rsidRPr="0037724F">
              <w:rPr>
                <w:rFonts w:cs="Arial"/>
                <w:b/>
                <w:color w:val="FFFFFF" w:themeColor="background1"/>
                <w:sz w:val="20"/>
                <w:rPrChange w:id="223" w:author="Shah Ashay" w:date="2018-04-16T16:38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  <w:t>Step</w:t>
            </w:r>
          </w:p>
        </w:tc>
        <w:tc>
          <w:tcPr>
            <w:tcW w:w="1926" w:type="pct"/>
            <w:shd w:val="pct15" w:color="auto" w:fill="017EEF"/>
            <w:tcPrChange w:id="224" w:author="Shah Ashay" w:date="2018-04-16T16:38:00Z">
              <w:tcPr>
                <w:tcW w:w="3690" w:type="dxa"/>
                <w:shd w:val="pct15" w:color="auto" w:fill="017EEF"/>
              </w:tcPr>
            </w:tcPrChange>
          </w:tcPr>
          <w:p w14:paraId="22924A38" w14:textId="77777777" w:rsidR="00CA3FFB" w:rsidRPr="0037724F" w:rsidRDefault="00CA3FFB" w:rsidP="000A3D8F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7724F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54" w:type="pct"/>
            <w:shd w:val="pct15" w:color="auto" w:fill="017EEF"/>
            <w:tcPrChange w:id="225" w:author="Shah Ashay" w:date="2018-04-16T16:38:00Z">
              <w:tcPr>
                <w:tcW w:w="2160" w:type="dxa"/>
                <w:shd w:val="pct15" w:color="auto" w:fill="017EEF"/>
              </w:tcPr>
            </w:tcPrChange>
          </w:tcPr>
          <w:p w14:paraId="6135FA1E" w14:textId="77777777" w:rsidR="00CA3FFB" w:rsidRPr="0037724F" w:rsidRDefault="00CA3FFB" w:rsidP="00CA3FFB">
            <w:pPr>
              <w:spacing w:before="60" w:after="60"/>
              <w:jc w:val="center"/>
              <w:rPr>
                <w:rFonts w:cs="Arial"/>
                <w:b/>
                <w:color w:val="FFFFFF" w:themeColor="background1"/>
                <w:sz w:val="20"/>
                <w:rPrChange w:id="226" w:author="Shah Ashay" w:date="2018-04-16T16:38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</w:pPr>
            <w:r w:rsidRPr="0037724F">
              <w:rPr>
                <w:rFonts w:cs="Arial"/>
                <w:b/>
                <w:color w:val="FFFFFF" w:themeColor="background1"/>
                <w:sz w:val="20"/>
                <w:rPrChange w:id="227" w:author="Shah Ashay" w:date="2018-04-16T16:38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  <w:t>System Response</w:t>
            </w:r>
          </w:p>
        </w:tc>
        <w:tc>
          <w:tcPr>
            <w:tcW w:w="1538" w:type="pct"/>
            <w:shd w:val="pct15" w:color="auto" w:fill="017EEF"/>
            <w:tcPrChange w:id="228" w:author="Shah Ashay" w:date="2018-04-16T16:38:00Z">
              <w:tcPr>
                <w:tcW w:w="2880" w:type="dxa"/>
                <w:shd w:val="pct15" w:color="auto" w:fill="017EEF"/>
              </w:tcPr>
            </w:tcPrChange>
          </w:tcPr>
          <w:p w14:paraId="6EC93E71" w14:textId="77777777" w:rsidR="00CA3FFB" w:rsidRPr="0037724F" w:rsidRDefault="00CA3FFB" w:rsidP="00CA3FFB">
            <w:pPr>
              <w:spacing w:before="60" w:after="60"/>
              <w:jc w:val="center"/>
              <w:rPr>
                <w:rFonts w:cs="Arial"/>
                <w:b/>
                <w:color w:val="FFFFFF" w:themeColor="background1"/>
                <w:sz w:val="20"/>
                <w:rPrChange w:id="229" w:author="Shah Ashay" w:date="2018-04-16T16:38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</w:pPr>
            <w:r w:rsidRPr="0037724F">
              <w:rPr>
                <w:rFonts w:cs="Arial"/>
                <w:b/>
                <w:color w:val="FFFFFF" w:themeColor="background1"/>
                <w:sz w:val="20"/>
                <w:rPrChange w:id="230" w:author="Shah Ashay" w:date="2018-04-16T16:38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  <w:t>Notes</w:t>
            </w:r>
          </w:p>
        </w:tc>
      </w:tr>
      <w:tr w:rsidR="00450256" w:rsidRPr="0037724F" w14:paraId="17D7F246" w14:textId="77777777" w:rsidTr="00440167">
        <w:trPr>
          <w:cantSplit/>
          <w:trPrChange w:id="231" w:author="Batra Yogesh (EXT)" w:date="2018-04-13T12:47:00Z">
            <w:trPr>
              <w:cantSplit/>
            </w:trPr>
          </w:trPrChange>
        </w:trPr>
        <w:tc>
          <w:tcPr>
            <w:tcW w:w="337" w:type="pct"/>
            <w:tcPrChange w:id="232" w:author="Batra Yogesh (EXT)" w:date="2018-04-13T12:47:00Z">
              <w:tcPr>
                <w:tcW w:w="630" w:type="dxa"/>
              </w:tcPr>
            </w:tcPrChange>
          </w:tcPr>
          <w:p w14:paraId="34AE6D97" w14:textId="77777777" w:rsidR="00450256" w:rsidRPr="0037724F" w:rsidRDefault="00450256" w:rsidP="00450256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rPrChange w:id="233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71" w:type="pct"/>
            <w:gridSpan w:val="2"/>
            <w:tcPrChange w:id="234" w:author="Batra Yogesh (EXT)" w:date="2018-04-13T12:47:00Z">
              <w:tcPr>
                <w:tcW w:w="3690" w:type="dxa"/>
              </w:tcPr>
            </w:tcPrChange>
          </w:tcPr>
          <w:p w14:paraId="210C909A" w14:textId="77777777" w:rsidR="00450256" w:rsidRPr="0037724F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23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23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Open up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237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Maintenance </w:t>
            </w:r>
            <w:r w:rsidRPr="0037724F">
              <w:rPr>
                <w:rFonts w:cs="Arial"/>
                <w:sz w:val="20"/>
                <w:szCs w:val="20"/>
                <w:rPrChange w:id="23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Screen</w:t>
            </w:r>
          </w:p>
          <w:p w14:paraId="2E65E9F0" w14:textId="7A1424D4" w:rsidR="00450256" w:rsidRPr="0037724F" w:rsidRDefault="00450256" w:rsidP="00450256">
            <w:pPr>
              <w:spacing w:after="120"/>
              <w:rPr>
                <w:rFonts w:cs="Arial"/>
                <w:i/>
                <w:sz w:val="20"/>
                <w:szCs w:val="20"/>
              </w:rPr>
            </w:pPr>
            <w:r w:rsidRPr="0037724F">
              <w:rPr>
                <w:rFonts w:cs="Arial"/>
                <w:i/>
                <w:sz w:val="20"/>
                <w:szCs w:val="20"/>
                <w:rPrChange w:id="239" w:author="Shah Ashay" w:date="2018-04-16T16:38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Administration </w:t>
            </w:r>
            <w:r w:rsidRPr="0037724F">
              <w:rPr>
                <w:rFonts w:cs="Arial"/>
                <w:i/>
                <w:sz w:val="20"/>
                <w:szCs w:val="20"/>
                <w:rPrChange w:id="240" w:author="Shah Ashay" w:date="2018-04-16T16:38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37724F">
              <w:rPr>
                <w:rFonts w:cs="Arial"/>
                <w:i/>
                <w:sz w:val="20"/>
                <w:szCs w:val="20"/>
                <w:rPrChange w:id="241" w:author="Shah Ashay" w:date="2018-04-16T16:38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 Access </w:t>
            </w:r>
            <w:r w:rsidRPr="0037724F">
              <w:rPr>
                <w:rFonts w:cs="Arial"/>
                <w:i/>
                <w:noProof/>
                <w:sz w:val="20"/>
                <w:szCs w:val="20"/>
                <w:rPrChange w:id="242" w:author="Shah Ashay" w:date="2018-04-16T16:38:00Z">
                  <w:rPr>
                    <w:rFonts w:ascii="Calibri" w:hAnsi="Calibri"/>
                    <w:i/>
                    <w:noProof/>
                    <w:sz w:val="20"/>
                    <w:szCs w:val="20"/>
                  </w:rPr>
                </w:rPrChange>
              </w:rPr>
              <w:sym w:font="Wingdings" w:char="F0E0"/>
            </w:r>
            <w:r w:rsidRPr="0037724F">
              <w:rPr>
                <w:rFonts w:cs="Arial"/>
                <w:i/>
                <w:sz w:val="20"/>
                <w:szCs w:val="20"/>
                <w:rPrChange w:id="243" w:author="Shah Ashay" w:date="2018-04-16T16:38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 User Maintenance</w:t>
            </w:r>
          </w:p>
        </w:tc>
        <w:tc>
          <w:tcPr>
            <w:tcW w:w="1154" w:type="pct"/>
            <w:tcPrChange w:id="244" w:author="Batra Yogesh (EXT)" w:date="2018-04-13T12:47:00Z">
              <w:tcPr>
                <w:tcW w:w="2160" w:type="dxa"/>
              </w:tcPr>
            </w:tcPrChange>
          </w:tcPr>
          <w:p w14:paraId="395504B2" w14:textId="71D5E4C1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</w:rPr>
            </w:pPr>
            <w:r w:rsidRPr="0037724F">
              <w:rPr>
                <w:rFonts w:cs="Arial"/>
                <w:sz w:val="20"/>
                <w:szCs w:val="20"/>
                <w:rPrChange w:id="24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List of users is displayed on screen</w:t>
            </w:r>
          </w:p>
        </w:tc>
        <w:tc>
          <w:tcPr>
            <w:tcW w:w="1538" w:type="pct"/>
            <w:tcPrChange w:id="246" w:author="Batra Yogesh (EXT)" w:date="2018-04-13T12:47:00Z">
              <w:tcPr>
                <w:tcW w:w="2880" w:type="dxa"/>
              </w:tcPr>
            </w:tcPrChange>
          </w:tcPr>
          <w:p w14:paraId="0DA1EB99" w14:textId="111E16BF" w:rsidR="00450256" w:rsidRPr="0037724F" w:rsidRDefault="00450256" w:rsidP="00450256">
            <w:pPr>
              <w:rPr>
                <w:rFonts w:cs="Arial"/>
                <w:sz w:val="20"/>
                <w:szCs w:val="20"/>
              </w:rPr>
            </w:pPr>
          </w:p>
        </w:tc>
      </w:tr>
      <w:tr w:rsidR="00450256" w:rsidRPr="0037724F" w14:paraId="6010F02E" w14:textId="77777777" w:rsidTr="00440167">
        <w:trPr>
          <w:cantSplit/>
          <w:trHeight w:val="881"/>
          <w:trPrChange w:id="247" w:author="Batra Yogesh (EXT)" w:date="2018-04-13T12:47:00Z">
            <w:trPr>
              <w:cantSplit/>
              <w:trHeight w:val="881"/>
            </w:trPr>
          </w:trPrChange>
        </w:trPr>
        <w:tc>
          <w:tcPr>
            <w:tcW w:w="337" w:type="pct"/>
            <w:tcPrChange w:id="248" w:author="Batra Yogesh (EXT)" w:date="2018-04-13T12:47:00Z">
              <w:tcPr>
                <w:tcW w:w="630" w:type="dxa"/>
              </w:tcPr>
            </w:tcPrChange>
          </w:tcPr>
          <w:p w14:paraId="527628EB" w14:textId="77777777" w:rsidR="00450256" w:rsidRPr="0037724F" w:rsidRDefault="00450256" w:rsidP="00450256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rPrChange w:id="249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71" w:type="pct"/>
            <w:gridSpan w:val="2"/>
            <w:tcPrChange w:id="250" w:author="Batra Yogesh (EXT)" w:date="2018-04-13T12:47:00Z">
              <w:tcPr>
                <w:tcW w:w="3690" w:type="dxa"/>
              </w:tcPr>
            </w:tcPrChange>
          </w:tcPr>
          <w:p w14:paraId="1A0C8FC6" w14:textId="174104F4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</w:rPr>
            </w:pPr>
            <w:r w:rsidRPr="0037724F">
              <w:rPr>
                <w:rFonts w:cs="Arial"/>
                <w:sz w:val="20"/>
                <w:szCs w:val="20"/>
                <w:rPrChange w:id="25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 the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252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Group </w:t>
            </w:r>
            <w:r w:rsidRPr="0037724F">
              <w:rPr>
                <w:rFonts w:cs="Arial"/>
                <w:sz w:val="20"/>
                <w:szCs w:val="20"/>
                <w:rPrChange w:id="25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of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254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*Default</w:t>
            </w:r>
            <w:r w:rsidRPr="0037724F">
              <w:rPr>
                <w:rFonts w:cs="Arial"/>
                <w:sz w:val="20"/>
                <w:szCs w:val="20"/>
                <w:rPrChange w:id="25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 and click 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256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Go</w:t>
            </w:r>
          </w:p>
        </w:tc>
        <w:tc>
          <w:tcPr>
            <w:tcW w:w="1154" w:type="pct"/>
            <w:tcPrChange w:id="257" w:author="Batra Yogesh (EXT)" w:date="2018-04-13T12:47:00Z">
              <w:tcPr>
                <w:tcW w:w="2160" w:type="dxa"/>
              </w:tcPr>
            </w:tcPrChange>
          </w:tcPr>
          <w:p w14:paraId="6EF44E95" w14:textId="0BA47657" w:rsidR="00450256" w:rsidRPr="0037724F" w:rsidRDefault="00450256" w:rsidP="00450256">
            <w:pPr>
              <w:rPr>
                <w:rFonts w:cs="Arial"/>
                <w:sz w:val="20"/>
                <w:szCs w:val="20"/>
              </w:rPr>
            </w:pPr>
            <w:r w:rsidRPr="0037724F">
              <w:rPr>
                <w:rFonts w:cs="Arial"/>
                <w:sz w:val="20"/>
                <w:szCs w:val="20"/>
                <w:rPrChange w:id="25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Current users for the selected group are displayed in the Data Window</w:t>
            </w:r>
          </w:p>
        </w:tc>
        <w:tc>
          <w:tcPr>
            <w:tcW w:w="1538" w:type="pct"/>
            <w:tcPrChange w:id="259" w:author="Batra Yogesh (EXT)" w:date="2018-04-13T12:47:00Z">
              <w:tcPr>
                <w:tcW w:w="2880" w:type="dxa"/>
              </w:tcPr>
            </w:tcPrChange>
          </w:tcPr>
          <w:p w14:paraId="2D77980D" w14:textId="77777777" w:rsidR="00450256" w:rsidRPr="0037724F" w:rsidRDefault="00450256" w:rsidP="00450256">
            <w:pPr>
              <w:rPr>
                <w:rFonts w:cs="Arial"/>
                <w:sz w:val="20"/>
                <w:szCs w:val="20"/>
              </w:rPr>
            </w:pPr>
          </w:p>
        </w:tc>
      </w:tr>
      <w:tr w:rsidR="00450256" w:rsidRPr="0037724F" w14:paraId="6F6FB13A" w14:textId="77777777" w:rsidTr="00440167">
        <w:tc>
          <w:tcPr>
            <w:tcW w:w="337" w:type="pct"/>
            <w:tcPrChange w:id="260" w:author="Batra Yogesh (EXT)" w:date="2018-04-13T12:47:00Z">
              <w:tcPr>
                <w:tcW w:w="630" w:type="dxa"/>
              </w:tcPr>
            </w:tcPrChange>
          </w:tcPr>
          <w:p w14:paraId="04DAFD2A" w14:textId="77777777" w:rsidR="00450256" w:rsidRPr="0037724F" w:rsidRDefault="00450256" w:rsidP="00450256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rPrChange w:id="261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71" w:type="pct"/>
            <w:gridSpan w:val="2"/>
            <w:tcPrChange w:id="262" w:author="Batra Yogesh (EXT)" w:date="2018-04-13T12:47:00Z">
              <w:tcPr>
                <w:tcW w:w="3690" w:type="dxa"/>
              </w:tcPr>
            </w:tcPrChange>
          </w:tcPr>
          <w:p w14:paraId="48B73963" w14:textId="76ABC768" w:rsidR="006F6340" w:rsidRPr="0037724F" w:rsidRDefault="006F6340" w:rsidP="006F6340">
            <w:pPr>
              <w:rPr>
                <w:rFonts w:cs="Arial"/>
                <w:sz w:val="20"/>
                <w:szCs w:val="20"/>
                <w:rPrChange w:id="26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26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Mouse over to the Insert icon on the toolbar.</w:t>
            </w:r>
          </w:p>
          <w:p w14:paraId="69E4483A" w14:textId="382175AA" w:rsidR="00450256" w:rsidRPr="0037724F" w:rsidRDefault="00450256" w:rsidP="00450256">
            <w:pPr>
              <w:tabs>
                <w:tab w:val="left" w:pos="2490"/>
              </w:tabs>
              <w:rPr>
                <w:rFonts w:cs="Arial"/>
                <w:sz w:val="20"/>
                <w:szCs w:val="20"/>
              </w:rPr>
            </w:pPr>
          </w:p>
        </w:tc>
        <w:tc>
          <w:tcPr>
            <w:tcW w:w="1154" w:type="pct"/>
            <w:tcPrChange w:id="265" w:author="Batra Yogesh (EXT)" w:date="2018-04-13T12:47:00Z">
              <w:tcPr>
                <w:tcW w:w="2160" w:type="dxa"/>
              </w:tcPr>
            </w:tcPrChange>
          </w:tcPr>
          <w:p w14:paraId="2F4E4A96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26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26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Menu appears with two options:</w:t>
            </w:r>
          </w:p>
          <w:p w14:paraId="699038F4" w14:textId="77777777" w:rsidR="00450256" w:rsidRPr="0037724F" w:rsidRDefault="00450256" w:rsidP="00450256">
            <w:pPr>
              <w:keepNext/>
              <w:keepLines/>
              <w:numPr>
                <w:ilvl w:val="0"/>
                <w:numId w:val="28"/>
              </w:numPr>
              <w:rPr>
                <w:rFonts w:cs="Arial"/>
                <w:sz w:val="20"/>
                <w:szCs w:val="20"/>
                <w:rPrChange w:id="26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26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Table</w:t>
            </w:r>
          </w:p>
          <w:p w14:paraId="5CE5C806" w14:textId="77777777" w:rsidR="00450256" w:rsidRPr="0037724F" w:rsidRDefault="00450256" w:rsidP="00450256">
            <w:pPr>
              <w:keepNext/>
              <w:keepLines/>
              <w:numPr>
                <w:ilvl w:val="0"/>
                <w:numId w:val="28"/>
              </w:numPr>
              <w:rPr>
                <w:rFonts w:cs="Arial"/>
                <w:sz w:val="20"/>
                <w:szCs w:val="20"/>
                <w:rPrChange w:id="27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27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Role Table</w:t>
            </w:r>
          </w:p>
          <w:p w14:paraId="75B3C5DD" w14:textId="2D6C5038" w:rsidR="00450256" w:rsidRPr="0037724F" w:rsidRDefault="00450256" w:rsidP="00450256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tcPrChange w:id="272" w:author="Batra Yogesh (EXT)" w:date="2018-04-13T12:47:00Z">
              <w:tcPr>
                <w:tcW w:w="2880" w:type="dxa"/>
              </w:tcPr>
            </w:tcPrChange>
          </w:tcPr>
          <w:p w14:paraId="0CBAA59A" w14:textId="39F061F7" w:rsidR="00450256" w:rsidRPr="0037724F" w:rsidRDefault="00450256" w:rsidP="00450256">
            <w:pPr>
              <w:rPr>
                <w:rFonts w:cs="Arial"/>
                <w:sz w:val="20"/>
                <w:szCs w:val="20"/>
              </w:rPr>
            </w:pPr>
          </w:p>
        </w:tc>
      </w:tr>
      <w:tr w:rsidR="00450256" w:rsidRPr="0037724F" w14:paraId="35E7386F" w14:textId="77777777" w:rsidTr="00440167">
        <w:trPr>
          <w:cantSplit/>
          <w:trPrChange w:id="273" w:author="Batra Yogesh (EXT)" w:date="2018-04-13T12:47:00Z">
            <w:trPr>
              <w:cantSplit/>
            </w:trPr>
          </w:trPrChange>
        </w:trPr>
        <w:tc>
          <w:tcPr>
            <w:tcW w:w="337" w:type="pct"/>
            <w:tcPrChange w:id="274" w:author="Batra Yogesh (EXT)" w:date="2018-04-13T12:47:00Z">
              <w:tcPr>
                <w:tcW w:w="630" w:type="dxa"/>
              </w:tcPr>
            </w:tcPrChange>
          </w:tcPr>
          <w:p w14:paraId="2AEEE553" w14:textId="77777777" w:rsidR="00450256" w:rsidRPr="0037724F" w:rsidRDefault="00450256" w:rsidP="00450256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rPrChange w:id="275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71" w:type="pct"/>
            <w:gridSpan w:val="2"/>
            <w:tcPrChange w:id="276" w:author="Batra Yogesh (EXT)" w:date="2018-04-13T12:47:00Z">
              <w:tcPr>
                <w:tcW w:w="3690" w:type="dxa"/>
              </w:tcPr>
            </w:tcPrChange>
          </w:tcPr>
          <w:p w14:paraId="04281D0D" w14:textId="47EEAA5B" w:rsidR="00450256" w:rsidRPr="0037724F" w:rsidRDefault="00450256" w:rsidP="00450256">
            <w:pPr>
              <w:rPr>
                <w:rFonts w:cs="Arial"/>
                <w:sz w:val="20"/>
                <w:szCs w:val="20"/>
              </w:rPr>
            </w:pPr>
            <w:r w:rsidRPr="0037724F">
              <w:rPr>
                <w:rFonts w:cs="Arial"/>
                <w:sz w:val="20"/>
                <w:szCs w:val="20"/>
                <w:rPrChange w:id="27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Select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278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User</w:t>
            </w:r>
            <w:del w:id="279" w:author="Prakash Atul (Ext)" w:date="2018-03-27T12:30:00Z">
              <w:r w:rsidRPr="0037724F" w:rsidDel="00F609BA">
                <w:rPr>
                  <w:rFonts w:cs="Arial"/>
                  <w:b/>
                  <w:i/>
                  <w:sz w:val="20"/>
                  <w:szCs w:val="20"/>
                  <w:rPrChange w:id="280" w:author="Shah Ashay" w:date="2018-04-16T16:38:00Z">
                    <w:rPr>
                      <w:rFonts w:ascii="Calibri" w:hAnsi="Calibri"/>
                      <w:b/>
                      <w:i/>
                      <w:sz w:val="20"/>
                      <w:szCs w:val="20"/>
                    </w:rPr>
                  </w:rPrChange>
                </w:rPr>
                <w:delText xml:space="preserve"> Table</w:delText>
              </w:r>
            </w:del>
          </w:p>
        </w:tc>
        <w:tc>
          <w:tcPr>
            <w:tcW w:w="1154" w:type="pct"/>
            <w:tcPrChange w:id="281" w:author="Batra Yogesh (EXT)" w:date="2018-04-13T12:47:00Z">
              <w:tcPr>
                <w:tcW w:w="2160" w:type="dxa"/>
              </w:tcPr>
            </w:tcPrChange>
          </w:tcPr>
          <w:p w14:paraId="2A0A4F15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28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28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New user entry fields are displayed in the Data Window</w:t>
            </w:r>
          </w:p>
          <w:p w14:paraId="5F8EFE38" w14:textId="0CC0399C" w:rsidR="00450256" w:rsidRPr="0037724F" w:rsidRDefault="00450256" w:rsidP="00450256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tcPrChange w:id="284" w:author="Batra Yogesh (EXT)" w:date="2018-04-13T12:47:00Z">
              <w:tcPr>
                <w:tcW w:w="2880" w:type="dxa"/>
              </w:tcPr>
            </w:tcPrChange>
          </w:tcPr>
          <w:p w14:paraId="0BBB9246" w14:textId="3725ACCC" w:rsidR="00450256" w:rsidRPr="0037724F" w:rsidRDefault="00450256" w:rsidP="00450256">
            <w:pPr>
              <w:rPr>
                <w:rFonts w:cs="Arial"/>
                <w:sz w:val="20"/>
                <w:szCs w:val="20"/>
              </w:rPr>
            </w:pPr>
          </w:p>
        </w:tc>
      </w:tr>
      <w:tr w:rsidR="00450256" w:rsidRPr="0037724F" w14:paraId="50F6FD44" w14:textId="77777777" w:rsidTr="00440167">
        <w:trPr>
          <w:cantSplit/>
          <w:trPrChange w:id="285" w:author="Batra Yogesh (EXT)" w:date="2018-04-13T12:47:00Z">
            <w:trPr>
              <w:cantSplit/>
            </w:trPr>
          </w:trPrChange>
        </w:trPr>
        <w:tc>
          <w:tcPr>
            <w:tcW w:w="337" w:type="pct"/>
            <w:tcPrChange w:id="286" w:author="Batra Yogesh (EXT)" w:date="2018-04-13T12:47:00Z">
              <w:tcPr>
                <w:tcW w:w="630" w:type="dxa"/>
              </w:tcPr>
            </w:tcPrChange>
          </w:tcPr>
          <w:p w14:paraId="24AAE30D" w14:textId="77777777" w:rsidR="00450256" w:rsidRPr="0037724F" w:rsidRDefault="00450256" w:rsidP="00450256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rPrChange w:id="287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71" w:type="pct"/>
            <w:gridSpan w:val="2"/>
            <w:tcPrChange w:id="288" w:author="Batra Yogesh (EXT)" w:date="2018-04-13T12:47:00Z">
              <w:tcPr>
                <w:tcW w:w="3690" w:type="dxa"/>
              </w:tcPr>
            </w:tcPrChange>
          </w:tcPr>
          <w:p w14:paraId="4AD53D91" w14:textId="5F5315D7" w:rsidR="00450256" w:rsidRPr="0037724F" w:rsidRDefault="00450256" w:rsidP="00450256">
            <w:pPr>
              <w:rPr>
                <w:rFonts w:cs="Arial"/>
                <w:sz w:val="20"/>
                <w:szCs w:val="20"/>
                <w:rPrChange w:id="28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29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Enter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291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User ID</w:t>
            </w:r>
            <w:r w:rsidRPr="0037724F">
              <w:rPr>
                <w:rFonts w:cs="Arial"/>
                <w:sz w:val="20"/>
                <w:szCs w:val="20"/>
                <w:rPrChange w:id="29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and hit Tab</w:t>
            </w:r>
          </w:p>
        </w:tc>
        <w:tc>
          <w:tcPr>
            <w:tcW w:w="1154" w:type="pct"/>
            <w:tcPrChange w:id="293" w:author="Batra Yogesh (EXT)" w:date="2018-04-13T12:47:00Z">
              <w:tcPr>
                <w:tcW w:w="2160" w:type="dxa"/>
              </w:tcPr>
            </w:tcPrChange>
          </w:tcPr>
          <w:p w14:paraId="71A7C754" w14:textId="1179D1E5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29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29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ID is displayed on screen</w:t>
            </w:r>
          </w:p>
        </w:tc>
        <w:tc>
          <w:tcPr>
            <w:tcW w:w="1538" w:type="pct"/>
            <w:tcPrChange w:id="296" w:author="Batra Yogesh (EXT)" w:date="2018-04-13T12:47:00Z">
              <w:tcPr>
                <w:tcW w:w="2880" w:type="dxa"/>
              </w:tcPr>
            </w:tcPrChange>
          </w:tcPr>
          <w:p w14:paraId="0975EA2E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highlight w:val="cyan"/>
                <w:rPrChange w:id="297" w:author="Shah Ashay" w:date="2018-04-16T16:38:00Z">
                  <w:rPr>
                    <w:rFonts w:ascii="Calibri" w:hAnsi="Calibri"/>
                    <w:sz w:val="20"/>
                    <w:highlight w:val="cyan"/>
                  </w:rPr>
                </w:rPrChange>
              </w:rPr>
            </w:pPr>
          </w:p>
          <w:p w14:paraId="4C96D1AF" w14:textId="0BA58BBB" w:rsidR="00450256" w:rsidRPr="0037724F" w:rsidRDefault="00450256" w:rsidP="00450256">
            <w:pPr>
              <w:rPr>
                <w:rFonts w:cs="Arial"/>
                <w:sz w:val="20"/>
                <w:szCs w:val="20"/>
              </w:rPr>
            </w:pPr>
            <w:r w:rsidRPr="0037724F">
              <w:rPr>
                <w:rFonts w:cs="Arial"/>
                <w:sz w:val="20"/>
                <w:rPrChange w:id="298" w:author="Shah Ashay" w:date="2018-04-16T16:38:00Z">
                  <w:rPr>
                    <w:rFonts w:ascii="Calibri" w:hAnsi="Calibri"/>
                    <w:sz w:val="20"/>
                  </w:rPr>
                </w:rPrChange>
              </w:rPr>
              <w:t xml:space="preserve">Note:  </w:t>
            </w:r>
            <w:r w:rsidRPr="0037724F">
              <w:rPr>
                <w:rFonts w:cs="Arial"/>
                <w:b/>
                <w:i/>
                <w:sz w:val="20"/>
                <w:rPrChange w:id="299" w:author="Shah Ashay" w:date="2018-04-16T16:38:00Z">
                  <w:rPr>
                    <w:rFonts w:ascii="Calibri" w:hAnsi="Calibri"/>
                    <w:b/>
                    <w:i/>
                    <w:sz w:val="20"/>
                  </w:rPr>
                </w:rPrChange>
              </w:rPr>
              <w:t>User ID</w:t>
            </w:r>
            <w:r w:rsidRPr="0037724F">
              <w:rPr>
                <w:rFonts w:cs="Arial"/>
                <w:sz w:val="20"/>
                <w:rPrChange w:id="300" w:author="Shah Ashay" w:date="2018-04-16T16:38:00Z">
                  <w:rPr>
                    <w:rFonts w:ascii="Calibri" w:hAnsi="Calibri"/>
                    <w:sz w:val="20"/>
                  </w:rPr>
                </w:rPrChange>
              </w:rPr>
              <w:t xml:space="preserve"> needs to be their computer login ID, either a 4 letter CAI or the 7 digit alphanumeric ID (legacy Texaco ID)</w:t>
            </w:r>
          </w:p>
        </w:tc>
      </w:tr>
      <w:tr w:rsidR="00450256" w:rsidRPr="0037724F" w14:paraId="33A3B62C" w14:textId="77777777" w:rsidTr="00440167">
        <w:trPr>
          <w:cantSplit/>
          <w:trPrChange w:id="301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302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026CCC3A" w14:textId="231A48A0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lastRenderedPageBreak/>
              <w:t>6</w:t>
            </w:r>
          </w:p>
        </w:tc>
        <w:tc>
          <w:tcPr>
            <w:tcW w:w="1971" w:type="pct"/>
            <w:gridSpan w:val="2"/>
            <w:tcPrChange w:id="303" w:author="Batra Yogesh (EXT)" w:date="2018-04-13T12:47:00Z">
              <w:tcPr>
                <w:tcW w:w="3690" w:type="dxa"/>
              </w:tcPr>
            </w:tcPrChange>
          </w:tcPr>
          <w:p w14:paraId="22E36EA4" w14:textId="146A37AB" w:rsidR="00450256" w:rsidRPr="0037724F" w:rsidRDefault="00450256" w:rsidP="00450256">
            <w:pPr>
              <w:spacing w:after="120"/>
              <w:rPr>
                <w:rFonts w:cs="Arial"/>
                <w:sz w:val="20"/>
                <w:rPrChange w:id="304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0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Enter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306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Surname </w:t>
            </w:r>
            <w:r w:rsidRPr="0037724F">
              <w:rPr>
                <w:rFonts w:cs="Arial"/>
                <w:sz w:val="20"/>
                <w:szCs w:val="20"/>
                <w:rPrChange w:id="30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and hit Tab</w:t>
            </w:r>
          </w:p>
        </w:tc>
        <w:tc>
          <w:tcPr>
            <w:tcW w:w="1154" w:type="pct"/>
            <w:tcPrChange w:id="308" w:author="Batra Yogesh (EXT)" w:date="2018-04-13T12:47:00Z">
              <w:tcPr>
                <w:tcW w:w="2160" w:type="dxa"/>
              </w:tcPr>
            </w:tcPrChange>
          </w:tcPr>
          <w:p w14:paraId="0A184B72" w14:textId="47900937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b/>
                <w:i/>
                <w:sz w:val="20"/>
                <w:szCs w:val="20"/>
                <w:rPrChange w:id="309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1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surname is displayed on screen</w:t>
            </w:r>
          </w:p>
        </w:tc>
        <w:tc>
          <w:tcPr>
            <w:tcW w:w="1538" w:type="pct"/>
            <w:tcPrChange w:id="311" w:author="Batra Yogesh (EXT)" w:date="2018-04-13T12:47:00Z">
              <w:tcPr>
                <w:tcW w:w="2880" w:type="dxa"/>
              </w:tcPr>
            </w:tcPrChange>
          </w:tcPr>
          <w:p w14:paraId="611311EE" w14:textId="77777777" w:rsidR="00450256" w:rsidRPr="0037724F" w:rsidRDefault="00450256" w:rsidP="00450256">
            <w:pPr>
              <w:rPr>
                <w:rFonts w:cs="Arial"/>
                <w:sz w:val="20"/>
                <w:rPrChange w:id="312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430B1D77" w14:textId="77777777" w:rsidTr="00440167">
        <w:trPr>
          <w:cantSplit/>
          <w:trPrChange w:id="313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314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5A02E7F2" w14:textId="6BE312A1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7</w:t>
            </w:r>
          </w:p>
        </w:tc>
        <w:tc>
          <w:tcPr>
            <w:tcW w:w="1971" w:type="pct"/>
            <w:gridSpan w:val="2"/>
            <w:tcPrChange w:id="315" w:author="Batra Yogesh (EXT)" w:date="2018-04-13T12:47:00Z">
              <w:tcPr>
                <w:tcW w:w="3690" w:type="dxa"/>
              </w:tcPr>
            </w:tcPrChange>
          </w:tcPr>
          <w:p w14:paraId="3C8926E1" w14:textId="10462737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31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1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Enter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318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Surname </w:t>
            </w:r>
            <w:r w:rsidRPr="0037724F">
              <w:rPr>
                <w:rFonts w:cs="Arial"/>
                <w:sz w:val="20"/>
                <w:szCs w:val="20"/>
                <w:rPrChange w:id="31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and hit Tab</w:t>
            </w:r>
          </w:p>
        </w:tc>
        <w:tc>
          <w:tcPr>
            <w:tcW w:w="1154" w:type="pct"/>
            <w:tcPrChange w:id="320" w:author="Batra Yogesh (EXT)" w:date="2018-04-13T12:47:00Z">
              <w:tcPr>
                <w:tcW w:w="2160" w:type="dxa"/>
              </w:tcPr>
            </w:tcPrChange>
          </w:tcPr>
          <w:p w14:paraId="74A548CC" w14:textId="5725928D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b/>
                <w:i/>
                <w:sz w:val="20"/>
                <w:szCs w:val="20"/>
                <w:rPrChange w:id="321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2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surname is displayed on screen</w:t>
            </w:r>
          </w:p>
        </w:tc>
        <w:tc>
          <w:tcPr>
            <w:tcW w:w="1538" w:type="pct"/>
            <w:tcPrChange w:id="323" w:author="Batra Yogesh (EXT)" w:date="2018-04-13T12:47:00Z">
              <w:tcPr>
                <w:tcW w:w="2880" w:type="dxa"/>
              </w:tcPr>
            </w:tcPrChange>
          </w:tcPr>
          <w:p w14:paraId="03E6A9C2" w14:textId="77777777" w:rsidR="00450256" w:rsidRPr="0037724F" w:rsidRDefault="00450256" w:rsidP="00450256">
            <w:pPr>
              <w:rPr>
                <w:rFonts w:cs="Arial"/>
                <w:sz w:val="20"/>
                <w:rPrChange w:id="324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21D4D52A" w14:textId="77777777" w:rsidTr="00440167">
        <w:trPr>
          <w:cantSplit/>
          <w:trPrChange w:id="325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326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7A982949" w14:textId="7579E664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8</w:t>
            </w:r>
          </w:p>
        </w:tc>
        <w:tc>
          <w:tcPr>
            <w:tcW w:w="1971" w:type="pct"/>
            <w:gridSpan w:val="2"/>
            <w:tcPrChange w:id="327" w:author="Batra Yogesh (EXT)" w:date="2018-04-13T12:47:00Z">
              <w:tcPr>
                <w:tcW w:w="3690" w:type="dxa"/>
              </w:tcPr>
            </w:tcPrChange>
          </w:tcPr>
          <w:p w14:paraId="3A74BC3F" w14:textId="3AE64914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32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2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Enter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330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Given Name</w:t>
            </w:r>
            <w:r w:rsidRPr="0037724F">
              <w:rPr>
                <w:rFonts w:cs="Arial"/>
                <w:sz w:val="20"/>
                <w:szCs w:val="20"/>
                <w:rPrChange w:id="33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and hit Tab</w:t>
            </w:r>
          </w:p>
        </w:tc>
        <w:tc>
          <w:tcPr>
            <w:tcW w:w="1154" w:type="pct"/>
            <w:tcPrChange w:id="332" w:author="Batra Yogesh (EXT)" w:date="2018-04-13T12:47:00Z">
              <w:tcPr>
                <w:tcW w:w="2160" w:type="dxa"/>
              </w:tcPr>
            </w:tcPrChange>
          </w:tcPr>
          <w:p w14:paraId="2B6697ED" w14:textId="3BD83EC5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33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3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User given name is displayed in entry field </w:t>
            </w:r>
          </w:p>
        </w:tc>
        <w:tc>
          <w:tcPr>
            <w:tcW w:w="1538" w:type="pct"/>
            <w:tcPrChange w:id="335" w:author="Batra Yogesh (EXT)" w:date="2018-04-13T12:47:00Z">
              <w:tcPr>
                <w:tcW w:w="2880" w:type="dxa"/>
              </w:tcPr>
            </w:tcPrChange>
          </w:tcPr>
          <w:p w14:paraId="19DF2D2D" w14:textId="77777777" w:rsidR="00450256" w:rsidRPr="0037724F" w:rsidRDefault="00450256" w:rsidP="00450256">
            <w:pPr>
              <w:rPr>
                <w:rFonts w:cs="Arial"/>
                <w:sz w:val="20"/>
                <w:rPrChange w:id="336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6F3275E8" w14:textId="77777777" w:rsidTr="00440167">
        <w:trPr>
          <w:cantSplit/>
          <w:trPrChange w:id="337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338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3314F09B" w14:textId="32935908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9</w:t>
            </w:r>
          </w:p>
        </w:tc>
        <w:tc>
          <w:tcPr>
            <w:tcW w:w="1971" w:type="pct"/>
            <w:gridSpan w:val="2"/>
            <w:tcPrChange w:id="339" w:author="Batra Yogesh (EXT)" w:date="2018-04-13T12:47:00Z">
              <w:tcPr>
                <w:tcW w:w="3690" w:type="dxa"/>
              </w:tcPr>
            </w:tcPrChange>
          </w:tcPr>
          <w:p w14:paraId="455F4C17" w14:textId="02B48F62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34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4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Enter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342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Supervisor </w:t>
            </w:r>
            <w:r w:rsidRPr="0037724F">
              <w:rPr>
                <w:rFonts w:cs="Arial"/>
                <w:sz w:val="20"/>
                <w:szCs w:val="20"/>
                <w:rPrChange w:id="34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and hit Tab</w:t>
            </w:r>
          </w:p>
        </w:tc>
        <w:tc>
          <w:tcPr>
            <w:tcW w:w="1154" w:type="pct"/>
            <w:tcPrChange w:id="344" w:author="Batra Yogesh (EXT)" w:date="2018-04-13T12:47:00Z">
              <w:tcPr>
                <w:tcW w:w="2160" w:type="dxa"/>
              </w:tcPr>
            </w:tcPrChange>
          </w:tcPr>
          <w:p w14:paraId="73F6E9C4" w14:textId="63ED5121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34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4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Supervisor is displayed in entry field</w:t>
            </w:r>
          </w:p>
        </w:tc>
        <w:tc>
          <w:tcPr>
            <w:tcW w:w="1538" w:type="pct"/>
            <w:tcPrChange w:id="347" w:author="Batra Yogesh (EXT)" w:date="2018-04-13T12:47:00Z">
              <w:tcPr>
                <w:tcW w:w="2880" w:type="dxa"/>
              </w:tcPr>
            </w:tcPrChange>
          </w:tcPr>
          <w:p w14:paraId="6272F51E" w14:textId="224E577A" w:rsidR="00450256" w:rsidRPr="0037724F" w:rsidRDefault="00450256" w:rsidP="00450256">
            <w:pPr>
              <w:rPr>
                <w:rFonts w:cs="Arial"/>
                <w:sz w:val="20"/>
                <w:rPrChange w:id="348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37724F">
              <w:rPr>
                <w:rFonts w:cs="Arial"/>
                <w:sz w:val="20"/>
                <w:rPrChange w:id="349" w:author="Shah Ashay" w:date="2018-04-16T16:38:00Z">
                  <w:rPr>
                    <w:rFonts w:ascii="Calibri" w:hAnsi="Calibri"/>
                    <w:sz w:val="20"/>
                  </w:rPr>
                </w:rPrChange>
              </w:rPr>
              <w:t xml:space="preserve">Supervisor is a code used to group users together for the user review process </w:t>
            </w:r>
          </w:p>
        </w:tc>
      </w:tr>
      <w:tr w:rsidR="00450256" w:rsidRPr="0037724F" w14:paraId="0F6A03F9" w14:textId="77777777" w:rsidTr="00440167">
        <w:trPr>
          <w:cantSplit/>
          <w:trPrChange w:id="350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351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7DE248B4" w14:textId="65980366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10</w:t>
            </w:r>
          </w:p>
        </w:tc>
        <w:tc>
          <w:tcPr>
            <w:tcW w:w="1971" w:type="pct"/>
            <w:gridSpan w:val="2"/>
            <w:tcPrChange w:id="352" w:author="Batra Yogesh (EXT)" w:date="2018-04-13T12:47:00Z">
              <w:tcPr>
                <w:tcW w:w="3690" w:type="dxa"/>
              </w:tcPr>
            </w:tcPrChange>
          </w:tcPr>
          <w:p w14:paraId="6D0C124E" w14:textId="327EB0CC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35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5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If you want user to be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355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active</w:t>
            </w:r>
            <w:r w:rsidRPr="0037724F">
              <w:rPr>
                <w:rFonts w:cs="Arial"/>
                <w:sz w:val="20"/>
                <w:szCs w:val="20"/>
                <w:rPrChange w:id="35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, check box </w:t>
            </w:r>
          </w:p>
        </w:tc>
        <w:tc>
          <w:tcPr>
            <w:tcW w:w="1154" w:type="pct"/>
            <w:tcPrChange w:id="357" w:author="Batra Yogesh (EXT)" w:date="2018-04-13T12:47:00Z">
              <w:tcPr>
                <w:tcW w:w="2160" w:type="dxa"/>
              </w:tcPr>
            </w:tcPrChange>
          </w:tcPr>
          <w:p w14:paraId="0327305A" w14:textId="415154E8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35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5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Active check box is checked </w:t>
            </w:r>
          </w:p>
        </w:tc>
        <w:tc>
          <w:tcPr>
            <w:tcW w:w="1538" w:type="pct"/>
            <w:tcPrChange w:id="360" w:author="Batra Yogesh (EXT)" w:date="2018-04-13T12:47:00Z">
              <w:tcPr>
                <w:tcW w:w="2880" w:type="dxa"/>
              </w:tcPr>
            </w:tcPrChange>
          </w:tcPr>
          <w:p w14:paraId="1176A379" w14:textId="77777777" w:rsidR="00450256" w:rsidRPr="0037724F" w:rsidRDefault="00450256" w:rsidP="00450256">
            <w:pPr>
              <w:rPr>
                <w:rFonts w:cs="Arial"/>
                <w:sz w:val="20"/>
                <w:rPrChange w:id="361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12222384" w14:textId="77777777" w:rsidTr="00440167">
        <w:trPr>
          <w:cantSplit/>
          <w:trPrChange w:id="362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363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7127159C" w14:textId="2C7E05EF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11</w:t>
            </w:r>
          </w:p>
        </w:tc>
        <w:tc>
          <w:tcPr>
            <w:tcW w:w="1971" w:type="pct"/>
            <w:gridSpan w:val="2"/>
            <w:tcPrChange w:id="364" w:author="Batra Yogesh (EXT)" w:date="2018-04-13T12:47:00Z">
              <w:tcPr>
                <w:tcW w:w="3690" w:type="dxa"/>
              </w:tcPr>
            </w:tcPrChange>
          </w:tcPr>
          <w:p w14:paraId="0374FDAF" w14:textId="6833171B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36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6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Select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367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Application</w:t>
            </w:r>
            <w:r w:rsidRPr="0037724F">
              <w:rPr>
                <w:rFonts w:cs="Arial"/>
                <w:sz w:val="20"/>
                <w:szCs w:val="20"/>
                <w:rPrChange w:id="36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and hit Dropdown</w:t>
            </w:r>
          </w:p>
        </w:tc>
        <w:tc>
          <w:tcPr>
            <w:tcW w:w="1154" w:type="pct"/>
            <w:tcPrChange w:id="369" w:author="Batra Yogesh (EXT)" w:date="2018-04-13T12:47:00Z">
              <w:tcPr>
                <w:tcW w:w="2160" w:type="dxa"/>
              </w:tcPr>
            </w:tcPrChange>
          </w:tcPr>
          <w:p w14:paraId="0B0A43F3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37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7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Application is displayed in entry field</w:t>
            </w:r>
          </w:p>
          <w:p w14:paraId="23DD6C4A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37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  <w:p w14:paraId="00901067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37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7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Dropdown options include: </w:t>
            </w:r>
          </w:p>
          <w:p w14:paraId="3A34C75D" w14:textId="31D1F7C4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37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b/>
                <w:i/>
                <w:sz w:val="20"/>
                <w:szCs w:val="20"/>
                <w:rPrChange w:id="376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EC</w:t>
            </w:r>
          </w:p>
        </w:tc>
        <w:tc>
          <w:tcPr>
            <w:tcW w:w="1538" w:type="pct"/>
            <w:tcPrChange w:id="377" w:author="Batra Yogesh (EXT)" w:date="2018-04-13T12:47:00Z">
              <w:tcPr>
                <w:tcW w:w="2880" w:type="dxa"/>
              </w:tcPr>
            </w:tcPrChange>
          </w:tcPr>
          <w:p w14:paraId="15D11BBF" w14:textId="77777777" w:rsidR="00450256" w:rsidRPr="0037724F" w:rsidRDefault="00450256" w:rsidP="00450256">
            <w:pPr>
              <w:rPr>
                <w:rFonts w:cs="Arial"/>
                <w:sz w:val="20"/>
                <w:rPrChange w:id="378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20EEF85B" w14:textId="77777777" w:rsidTr="00440167">
        <w:trPr>
          <w:cantSplit/>
          <w:trPrChange w:id="379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380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4EF1C209" w14:textId="1F436B31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12</w:t>
            </w:r>
          </w:p>
        </w:tc>
        <w:tc>
          <w:tcPr>
            <w:tcW w:w="1971" w:type="pct"/>
            <w:gridSpan w:val="2"/>
            <w:tcPrChange w:id="381" w:author="Batra Yogesh (EXT)" w:date="2018-04-13T12:47:00Z">
              <w:tcPr>
                <w:tcW w:w="3690" w:type="dxa"/>
              </w:tcPr>
            </w:tcPrChange>
          </w:tcPr>
          <w:p w14:paraId="2BADC2FD" w14:textId="5F1AE475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38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8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Enter a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384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Password</w:t>
            </w:r>
            <w:r w:rsidRPr="0037724F">
              <w:rPr>
                <w:rFonts w:cs="Arial"/>
                <w:sz w:val="20"/>
                <w:szCs w:val="20"/>
                <w:rPrChange w:id="38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and hit Tab</w:t>
            </w:r>
          </w:p>
        </w:tc>
        <w:tc>
          <w:tcPr>
            <w:tcW w:w="1154" w:type="pct"/>
            <w:tcPrChange w:id="386" w:author="Batra Yogesh (EXT)" w:date="2018-04-13T12:47:00Z">
              <w:tcPr>
                <w:tcW w:w="2160" w:type="dxa"/>
              </w:tcPr>
            </w:tcPrChange>
          </w:tcPr>
          <w:p w14:paraId="441E3715" w14:textId="25BB4212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38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38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Temporary password is displayed in entry field</w:t>
            </w:r>
          </w:p>
        </w:tc>
        <w:tc>
          <w:tcPr>
            <w:tcW w:w="1538" w:type="pct"/>
            <w:tcPrChange w:id="389" w:author="Batra Yogesh (EXT)" w:date="2018-04-13T12:47:00Z">
              <w:tcPr>
                <w:tcW w:w="2880" w:type="dxa"/>
              </w:tcPr>
            </w:tcPrChange>
          </w:tcPr>
          <w:p w14:paraId="5633EBEE" w14:textId="1BE27B5E" w:rsidR="00450256" w:rsidRPr="0037724F" w:rsidRDefault="00450256" w:rsidP="00450256">
            <w:pPr>
              <w:rPr>
                <w:rFonts w:cs="Arial"/>
                <w:sz w:val="20"/>
                <w:rPrChange w:id="390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37724F">
              <w:rPr>
                <w:rFonts w:cs="Arial"/>
                <w:sz w:val="20"/>
                <w:rPrChange w:id="391" w:author="Shah Ashay" w:date="2018-04-16T16:38:00Z">
                  <w:rPr>
                    <w:rFonts w:ascii="Calibri" w:hAnsi="Calibri"/>
                    <w:sz w:val="20"/>
                  </w:rPr>
                </w:rPrChange>
              </w:rPr>
              <w:t>This password is not given out to the user</w:t>
            </w:r>
          </w:p>
        </w:tc>
      </w:tr>
      <w:tr w:rsidR="00450256" w:rsidRPr="0037724F" w:rsidDel="00722E6F" w14:paraId="4D066000" w14:textId="29CC70AD" w:rsidTr="00440167">
        <w:trPr>
          <w:cantSplit/>
          <w:del w:id="392" w:author="Prakash Atul (Ext)" w:date="2018-03-27T12:34:00Z"/>
          <w:trPrChange w:id="393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394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0ABA8E4F" w14:textId="33FB88B2" w:rsidR="00450256" w:rsidRPr="0037724F" w:rsidDel="00722E6F" w:rsidRDefault="00450256" w:rsidP="00450256">
            <w:pPr>
              <w:pStyle w:val="TableText"/>
              <w:keepNext/>
              <w:keepLines/>
              <w:jc w:val="center"/>
              <w:rPr>
                <w:del w:id="395" w:author="Prakash Atul (Ext)" w:date="2018-03-27T12:34:00Z"/>
                <w:rFonts w:cs="Arial"/>
                <w:sz w:val="20"/>
              </w:rPr>
            </w:pPr>
            <w:del w:id="396" w:author="Prakash Atul (Ext)" w:date="2018-03-27T12:34:00Z">
              <w:r w:rsidRPr="0037724F" w:rsidDel="00722E6F">
                <w:rPr>
                  <w:rFonts w:cs="Arial"/>
                  <w:sz w:val="20"/>
                </w:rPr>
                <w:delText>13</w:delText>
              </w:r>
            </w:del>
          </w:p>
        </w:tc>
        <w:tc>
          <w:tcPr>
            <w:tcW w:w="1971" w:type="pct"/>
            <w:gridSpan w:val="2"/>
            <w:tcPrChange w:id="397" w:author="Batra Yogesh (EXT)" w:date="2018-04-13T12:47:00Z">
              <w:tcPr>
                <w:tcW w:w="3690" w:type="dxa"/>
              </w:tcPr>
            </w:tcPrChange>
          </w:tcPr>
          <w:p w14:paraId="31F2189C" w14:textId="0E59996A" w:rsidR="00450256" w:rsidRPr="0037724F" w:rsidDel="00722E6F" w:rsidRDefault="00450256" w:rsidP="00450256">
            <w:pPr>
              <w:spacing w:after="120"/>
              <w:rPr>
                <w:del w:id="398" w:author="Prakash Atul (Ext)" w:date="2018-03-27T12:34:00Z"/>
                <w:rFonts w:cs="Arial"/>
                <w:sz w:val="20"/>
                <w:szCs w:val="20"/>
                <w:rPrChange w:id="399" w:author="Shah Ashay" w:date="2018-04-16T16:38:00Z">
                  <w:rPr>
                    <w:del w:id="400" w:author="Prakash Atul (Ext)" w:date="2018-03-27T12:34:00Z"/>
                    <w:rFonts w:ascii="Calibri" w:hAnsi="Calibri"/>
                    <w:sz w:val="20"/>
                    <w:szCs w:val="20"/>
                  </w:rPr>
                </w:rPrChange>
              </w:rPr>
            </w:pPr>
            <w:del w:id="401" w:author="Prakash Atul (Ext)" w:date="2018-03-27T12:34:00Z">
              <w:r w:rsidRPr="0037724F" w:rsidDel="00722E6F">
                <w:rPr>
                  <w:rFonts w:cs="Arial"/>
                  <w:sz w:val="20"/>
                  <w:szCs w:val="20"/>
                  <w:rPrChange w:id="402" w:author="Shah Ashay" w:date="2018-04-16T16:38:00Z">
                    <w:rPr>
                      <w:rFonts w:ascii="Calibri" w:hAnsi="Calibri"/>
                      <w:sz w:val="20"/>
                      <w:szCs w:val="20"/>
                    </w:rPr>
                  </w:rPrChange>
                </w:rPr>
                <w:delText xml:space="preserve">Enter </w:delText>
              </w:r>
              <w:r w:rsidRPr="0037724F" w:rsidDel="00722E6F">
                <w:rPr>
                  <w:rFonts w:cs="Arial"/>
                  <w:b/>
                  <w:i/>
                  <w:sz w:val="20"/>
                  <w:szCs w:val="20"/>
                  <w:rPrChange w:id="403" w:author="Shah Ashay" w:date="2018-04-16T16:38:00Z">
                    <w:rPr>
                      <w:rFonts w:ascii="Calibri" w:hAnsi="Calibri"/>
                      <w:b/>
                      <w:i/>
                      <w:sz w:val="20"/>
                      <w:szCs w:val="20"/>
                    </w:rPr>
                  </w:rPrChange>
                </w:rPr>
                <w:delText>User Group</w:delText>
              </w:r>
              <w:r w:rsidRPr="0037724F" w:rsidDel="00722E6F">
                <w:rPr>
                  <w:rFonts w:cs="Arial"/>
                  <w:sz w:val="20"/>
                  <w:szCs w:val="20"/>
                  <w:rPrChange w:id="404" w:author="Shah Ashay" w:date="2018-04-16T16:38:00Z">
                    <w:rPr>
                      <w:rFonts w:ascii="Calibri" w:hAnsi="Calibri"/>
                      <w:sz w:val="20"/>
                      <w:szCs w:val="20"/>
                    </w:rPr>
                  </w:rPrChange>
                </w:rPr>
                <w:delText xml:space="preserve"> and hit Dropdown</w:delText>
              </w:r>
            </w:del>
          </w:p>
        </w:tc>
        <w:tc>
          <w:tcPr>
            <w:tcW w:w="1154" w:type="pct"/>
            <w:tcPrChange w:id="405" w:author="Batra Yogesh (EXT)" w:date="2018-04-13T12:47:00Z">
              <w:tcPr>
                <w:tcW w:w="2160" w:type="dxa"/>
              </w:tcPr>
            </w:tcPrChange>
          </w:tcPr>
          <w:p w14:paraId="4CD5DE1B" w14:textId="430C8236" w:rsidR="00450256" w:rsidRPr="0037724F" w:rsidDel="00722E6F" w:rsidRDefault="00450256" w:rsidP="00450256">
            <w:pPr>
              <w:keepNext/>
              <w:keepLines/>
              <w:rPr>
                <w:del w:id="406" w:author="Prakash Atul (Ext)" w:date="2018-03-27T12:34:00Z"/>
                <w:rFonts w:cs="Arial"/>
                <w:sz w:val="20"/>
                <w:szCs w:val="20"/>
                <w:rPrChange w:id="407" w:author="Shah Ashay" w:date="2018-04-16T16:38:00Z">
                  <w:rPr>
                    <w:del w:id="408" w:author="Prakash Atul (Ext)" w:date="2018-03-27T12:34:00Z"/>
                    <w:rFonts w:ascii="Calibri" w:hAnsi="Calibri"/>
                    <w:sz w:val="20"/>
                    <w:szCs w:val="20"/>
                  </w:rPr>
                </w:rPrChange>
              </w:rPr>
            </w:pPr>
            <w:del w:id="409" w:author="Prakash Atul (Ext)" w:date="2018-03-27T12:34:00Z">
              <w:r w:rsidRPr="0037724F" w:rsidDel="00722E6F">
                <w:rPr>
                  <w:rFonts w:cs="Arial"/>
                  <w:sz w:val="20"/>
                  <w:szCs w:val="20"/>
                  <w:rPrChange w:id="410" w:author="Shah Ashay" w:date="2018-04-16T16:38:00Z">
                    <w:rPr>
                      <w:rFonts w:ascii="Calibri" w:hAnsi="Calibri"/>
                      <w:sz w:val="20"/>
                      <w:szCs w:val="20"/>
                    </w:rPr>
                  </w:rPrChange>
                </w:rPr>
                <w:delText xml:space="preserve">Dropdown options include: </w:delText>
              </w:r>
            </w:del>
          </w:p>
          <w:p w14:paraId="43B695B0" w14:textId="51EC3007" w:rsidR="00450256" w:rsidRPr="0037724F" w:rsidDel="00722E6F" w:rsidRDefault="00450256" w:rsidP="00450256">
            <w:pPr>
              <w:keepNext/>
              <w:keepLines/>
              <w:rPr>
                <w:del w:id="411" w:author="Prakash Atul (Ext)" w:date="2018-03-27T12:34:00Z"/>
                <w:rFonts w:cs="Arial"/>
                <w:sz w:val="20"/>
                <w:szCs w:val="20"/>
                <w:rPrChange w:id="412" w:author="Shah Ashay" w:date="2018-04-16T16:38:00Z">
                  <w:rPr>
                    <w:del w:id="413" w:author="Prakash Atul (Ext)" w:date="2018-03-27T12:34:00Z"/>
                    <w:rFonts w:ascii="Calibri" w:hAnsi="Calibri"/>
                    <w:sz w:val="20"/>
                    <w:szCs w:val="20"/>
                  </w:rPr>
                </w:rPrChange>
              </w:rPr>
            </w:pPr>
          </w:p>
          <w:p w14:paraId="4E995FA5" w14:textId="006A4812" w:rsidR="00450256" w:rsidRPr="0037724F" w:rsidDel="00722E6F" w:rsidRDefault="00450256" w:rsidP="00450256">
            <w:pPr>
              <w:keepNext/>
              <w:keepLines/>
              <w:rPr>
                <w:del w:id="414" w:author="Prakash Atul (Ext)" w:date="2018-03-27T12:34:00Z"/>
                <w:rFonts w:cs="Arial"/>
                <w:b/>
                <w:i/>
                <w:sz w:val="20"/>
                <w:szCs w:val="20"/>
                <w:rPrChange w:id="415" w:author="Shah Ashay" w:date="2018-04-16T16:38:00Z">
                  <w:rPr>
                    <w:del w:id="416" w:author="Prakash Atul (Ext)" w:date="2018-03-27T12:34:00Z"/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</w:pPr>
            <w:del w:id="417" w:author="Prakash Atul (Ext)" w:date="2018-03-27T12:34:00Z">
              <w:r w:rsidRPr="0037724F" w:rsidDel="00722E6F">
                <w:rPr>
                  <w:rFonts w:cs="Arial"/>
                  <w:b/>
                  <w:i/>
                  <w:sz w:val="20"/>
                  <w:szCs w:val="20"/>
                  <w:rPrChange w:id="418" w:author="Shah Ashay" w:date="2018-04-16T16:38:00Z">
                    <w:rPr>
                      <w:rFonts w:ascii="Calibri" w:hAnsi="Calibri"/>
                      <w:b/>
                      <w:i/>
                      <w:sz w:val="20"/>
                      <w:szCs w:val="20"/>
                    </w:rPr>
                  </w:rPrChange>
                </w:rPr>
                <w:delText>*Default</w:delText>
              </w:r>
            </w:del>
          </w:p>
          <w:p w14:paraId="2FA6DD15" w14:textId="3D18ED78" w:rsidR="00450256" w:rsidRPr="0037724F" w:rsidDel="00722E6F" w:rsidRDefault="00450256" w:rsidP="00450256">
            <w:pPr>
              <w:keepNext/>
              <w:keepLines/>
              <w:spacing w:after="120"/>
              <w:rPr>
                <w:del w:id="419" w:author="Prakash Atul (Ext)" w:date="2018-03-27T12:34:00Z"/>
                <w:rFonts w:cs="Arial"/>
                <w:sz w:val="20"/>
                <w:szCs w:val="20"/>
                <w:rPrChange w:id="420" w:author="Shah Ashay" w:date="2018-04-16T16:38:00Z">
                  <w:rPr>
                    <w:del w:id="421" w:author="Prakash Atul (Ext)" w:date="2018-03-27T12:34:00Z"/>
                    <w:rFonts w:ascii="Calibri" w:hAnsi="Calibri"/>
                    <w:sz w:val="20"/>
                    <w:szCs w:val="20"/>
                  </w:rPr>
                </w:rPrChange>
              </w:rPr>
            </w:pPr>
            <w:del w:id="422" w:author="Prakash Atul (Ext)" w:date="2018-03-27T12:34:00Z">
              <w:r w:rsidRPr="0037724F" w:rsidDel="00722E6F">
                <w:rPr>
                  <w:rFonts w:cs="Arial"/>
                  <w:b/>
                  <w:i/>
                  <w:sz w:val="20"/>
                  <w:szCs w:val="20"/>
                  <w:rPrChange w:id="423" w:author="Shah Ashay" w:date="2018-04-16T16:38:00Z">
                    <w:rPr>
                      <w:rFonts w:ascii="Calibri" w:hAnsi="Calibri"/>
                      <w:b/>
                      <w:i/>
                      <w:sz w:val="20"/>
                      <w:szCs w:val="20"/>
                    </w:rPr>
                  </w:rPrChange>
                </w:rPr>
                <w:delText>INACTIVE USERS</w:delText>
              </w:r>
            </w:del>
          </w:p>
        </w:tc>
        <w:tc>
          <w:tcPr>
            <w:tcW w:w="1538" w:type="pct"/>
            <w:tcPrChange w:id="424" w:author="Batra Yogesh (EXT)" w:date="2018-04-13T12:47:00Z">
              <w:tcPr>
                <w:tcW w:w="2880" w:type="dxa"/>
              </w:tcPr>
            </w:tcPrChange>
          </w:tcPr>
          <w:p w14:paraId="2F7C4240" w14:textId="4F3E72F1" w:rsidR="00450256" w:rsidRPr="0037724F" w:rsidDel="00722E6F" w:rsidRDefault="00450256" w:rsidP="00450256">
            <w:pPr>
              <w:rPr>
                <w:del w:id="425" w:author="Prakash Atul (Ext)" w:date="2018-03-27T12:34:00Z"/>
                <w:rFonts w:cs="Arial"/>
                <w:sz w:val="20"/>
                <w:rPrChange w:id="426" w:author="Shah Ashay" w:date="2018-04-16T16:38:00Z">
                  <w:rPr>
                    <w:del w:id="427" w:author="Prakash Atul (Ext)" w:date="2018-03-27T12:34:00Z"/>
                    <w:rFonts w:asciiTheme="minorHAnsi" w:hAnsiTheme="minorHAnsi"/>
                    <w:sz w:val="20"/>
                  </w:rPr>
                </w:rPrChange>
              </w:rPr>
            </w:pPr>
            <w:del w:id="428" w:author="Prakash Atul (Ext)" w:date="2018-03-27T12:34:00Z">
              <w:r w:rsidRPr="0037724F" w:rsidDel="00722E6F">
                <w:rPr>
                  <w:rFonts w:cs="Arial"/>
                  <w:sz w:val="20"/>
                  <w:rPrChange w:id="429" w:author="Shah Ashay" w:date="2018-04-16T16:38:00Z">
                    <w:rPr>
                      <w:rFonts w:ascii="Calibri" w:hAnsi="Calibri"/>
                      <w:sz w:val="20"/>
                    </w:rPr>
                  </w:rPrChange>
                </w:rPr>
                <w:delText xml:space="preserve">Choose </w:delText>
              </w:r>
              <w:r w:rsidRPr="0037724F" w:rsidDel="00722E6F">
                <w:rPr>
                  <w:rFonts w:cs="Arial"/>
                  <w:b/>
                  <w:i/>
                  <w:sz w:val="20"/>
                  <w:rPrChange w:id="430" w:author="Shah Ashay" w:date="2018-04-16T16:38:00Z">
                    <w:rPr>
                      <w:rFonts w:ascii="Calibri" w:hAnsi="Calibri"/>
                      <w:b/>
                      <w:i/>
                      <w:sz w:val="20"/>
                    </w:rPr>
                  </w:rPrChange>
                </w:rPr>
                <w:delText>Default</w:delText>
              </w:r>
              <w:r w:rsidRPr="0037724F" w:rsidDel="00722E6F">
                <w:rPr>
                  <w:rFonts w:cs="Arial"/>
                  <w:sz w:val="20"/>
                  <w:rPrChange w:id="431" w:author="Shah Ashay" w:date="2018-04-16T16:38:00Z">
                    <w:rPr>
                      <w:rFonts w:ascii="Calibri" w:hAnsi="Calibri"/>
                      <w:sz w:val="20"/>
                    </w:rPr>
                  </w:rPrChange>
                </w:rPr>
                <w:delText xml:space="preserve"> for all new ID’s</w:delText>
              </w:r>
            </w:del>
          </w:p>
        </w:tc>
      </w:tr>
      <w:tr w:rsidR="00450256" w:rsidRPr="0037724F" w14:paraId="28754F25" w14:textId="77777777" w:rsidTr="00440167">
        <w:trPr>
          <w:cantSplit/>
          <w:trPrChange w:id="432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433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089DB62C" w14:textId="498C9807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14</w:t>
            </w:r>
          </w:p>
        </w:tc>
        <w:tc>
          <w:tcPr>
            <w:tcW w:w="1971" w:type="pct"/>
            <w:gridSpan w:val="2"/>
            <w:tcPrChange w:id="434" w:author="Batra Yogesh (EXT)" w:date="2018-04-13T12:47:00Z">
              <w:tcPr>
                <w:tcW w:w="3690" w:type="dxa"/>
              </w:tcPr>
            </w:tcPrChange>
          </w:tcPr>
          <w:p w14:paraId="2562651E" w14:textId="2A7CD6D1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43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3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Check the box in the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437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User Autologin</w:t>
            </w:r>
            <w:r w:rsidRPr="0037724F">
              <w:rPr>
                <w:rFonts w:cs="Arial"/>
                <w:sz w:val="20"/>
                <w:szCs w:val="20"/>
                <w:rPrChange w:id="43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</w:t>
            </w:r>
          </w:p>
        </w:tc>
        <w:tc>
          <w:tcPr>
            <w:tcW w:w="1154" w:type="pct"/>
            <w:tcPrChange w:id="439" w:author="Batra Yogesh (EXT)" w:date="2018-04-13T12:47:00Z">
              <w:tcPr>
                <w:tcW w:w="2160" w:type="dxa"/>
              </w:tcPr>
            </w:tcPrChange>
          </w:tcPr>
          <w:p w14:paraId="4ACDED0A" w14:textId="1249EAE4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44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4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Autologin check box is checked</w:t>
            </w:r>
          </w:p>
        </w:tc>
        <w:tc>
          <w:tcPr>
            <w:tcW w:w="1538" w:type="pct"/>
            <w:tcPrChange w:id="442" w:author="Batra Yogesh (EXT)" w:date="2018-04-13T12:47:00Z">
              <w:tcPr>
                <w:tcW w:w="2880" w:type="dxa"/>
              </w:tcPr>
            </w:tcPrChange>
          </w:tcPr>
          <w:p w14:paraId="590B7ADD" w14:textId="77777777" w:rsidR="00450256" w:rsidRPr="0037724F" w:rsidRDefault="00450256" w:rsidP="00450256">
            <w:pPr>
              <w:rPr>
                <w:rFonts w:cs="Arial"/>
                <w:sz w:val="20"/>
                <w:rPrChange w:id="443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68E7773B" w14:textId="77777777" w:rsidTr="00440167">
        <w:trPr>
          <w:cantSplit/>
          <w:trPrChange w:id="444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445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376A16A2" w14:textId="1F9A0F05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15</w:t>
            </w:r>
          </w:p>
        </w:tc>
        <w:tc>
          <w:tcPr>
            <w:tcW w:w="1971" w:type="pct"/>
            <w:gridSpan w:val="2"/>
            <w:tcPrChange w:id="446" w:author="Batra Yogesh (EXT)" w:date="2018-04-13T12:47:00Z">
              <w:tcPr>
                <w:tcW w:w="3690" w:type="dxa"/>
              </w:tcPr>
            </w:tcPrChange>
          </w:tcPr>
          <w:p w14:paraId="7BF316AC" w14:textId="38C4F3F0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44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4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Click the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449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37724F">
              <w:rPr>
                <w:rFonts w:cs="Arial"/>
                <w:sz w:val="20"/>
                <w:szCs w:val="20"/>
                <w:rPrChange w:id="45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154" w:type="pct"/>
            <w:tcPrChange w:id="451" w:author="Batra Yogesh (EXT)" w:date="2018-04-13T12:47:00Z">
              <w:tcPr>
                <w:tcW w:w="2160" w:type="dxa"/>
              </w:tcPr>
            </w:tcPrChange>
          </w:tcPr>
          <w:p w14:paraId="76CF001F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45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5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Entry is saved </w:t>
            </w:r>
          </w:p>
          <w:p w14:paraId="37B9ABD0" w14:textId="77777777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45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455" w:author="Batra Yogesh (EXT)" w:date="2018-04-13T12:47:00Z">
              <w:tcPr>
                <w:tcW w:w="2880" w:type="dxa"/>
              </w:tcPr>
            </w:tcPrChange>
          </w:tcPr>
          <w:p w14:paraId="6901109E" w14:textId="77777777" w:rsidR="00450256" w:rsidRPr="0037724F" w:rsidRDefault="00450256" w:rsidP="00450256">
            <w:pPr>
              <w:rPr>
                <w:rFonts w:cs="Arial"/>
                <w:sz w:val="20"/>
                <w:rPrChange w:id="456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6AA01D86" w14:textId="77777777" w:rsidTr="00440167">
        <w:trPr>
          <w:cantSplit/>
          <w:trPrChange w:id="457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458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12D5F99D" w14:textId="780A2E6E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16</w:t>
            </w:r>
          </w:p>
        </w:tc>
        <w:tc>
          <w:tcPr>
            <w:tcW w:w="1971" w:type="pct"/>
            <w:gridSpan w:val="2"/>
            <w:tcPrChange w:id="459" w:author="Batra Yogesh (EXT)" w:date="2018-04-13T12:47:00Z">
              <w:tcPr>
                <w:tcW w:w="3690" w:type="dxa"/>
              </w:tcPr>
            </w:tcPrChange>
          </w:tcPr>
          <w:p w14:paraId="35D5B415" w14:textId="7E449F77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46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6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Ensure the user that was just added is highlighted</w:t>
            </w:r>
          </w:p>
        </w:tc>
        <w:tc>
          <w:tcPr>
            <w:tcW w:w="1154" w:type="pct"/>
            <w:tcPrChange w:id="462" w:author="Batra Yogesh (EXT)" w:date="2018-04-13T12:47:00Z">
              <w:tcPr>
                <w:tcW w:w="2160" w:type="dxa"/>
              </w:tcPr>
            </w:tcPrChange>
          </w:tcPr>
          <w:p w14:paraId="626A5E5F" w14:textId="61940993" w:rsidR="00450256" w:rsidRPr="0037724F" w:rsidRDefault="006F6340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46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6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Record is highlighted</w:t>
            </w:r>
          </w:p>
        </w:tc>
        <w:tc>
          <w:tcPr>
            <w:tcW w:w="1538" w:type="pct"/>
            <w:tcPrChange w:id="465" w:author="Batra Yogesh (EXT)" w:date="2018-04-13T12:47:00Z">
              <w:tcPr>
                <w:tcW w:w="2880" w:type="dxa"/>
              </w:tcPr>
            </w:tcPrChange>
          </w:tcPr>
          <w:p w14:paraId="25B34D10" w14:textId="77777777" w:rsidR="00450256" w:rsidRPr="0037724F" w:rsidRDefault="00450256" w:rsidP="00450256">
            <w:pPr>
              <w:rPr>
                <w:rFonts w:cs="Arial"/>
                <w:sz w:val="20"/>
                <w:rPrChange w:id="466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45382F4B" w14:textId="77777777" w:rsidTr="00440167">
        <w:trPr>
          <w:cantSplit/>
          <w:trPrChange w:id="467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468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1B999F29" w14:textId="38E4D6A0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17</w:t>
            </w:r>
          </w:p>
        </w:tc>
        <w:tc>
          <w:tcPr>
            <w:tcW w:w="1971" w:type="pct"/>
            <w:gridSpan w:val="2"/>
            <w:tcPrChange w:id="469" w:author="Batra Yogesh (EXT)" w:date="2018-04-13T12:47:00Z">
              <w:tcPr>
                <w:tcW w:w="3690" w:type="dxa"/>
              </w:tcPr>
            </w:tcPrChange>
          </w:tcPr>
          <w:p w14:paraId="2ABF3173" w14:textId="77777777" w:rsidR="006F6340" w:rsidRPr="0037724F" w:rsidRDefault="006F6340" w:rsidP="006F6340">
            <w:pPr>
              <w:rPr>
                <w:rFonts w:cs="Arial"/>
                <w:sz w:val="20"/>
                <w:szCs w:val="20"/>
                <w:rPrChange w:id="47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7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Mouse over to the Insert icon on the toolbar</w:t>
            </w:r>
          </w:p>
          <w:p w14:paraId="6F7B9693" w14:textId="074986A6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47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154" w:type="pct"/>
            <w:tcPrChange w:id="473" w:author="Batra Yogesh (EXT)" w:date="2018-04-13T12:47:00Z">
              <w:tcPr>
                <w:tcW w:w="2160" w:type="dxa"/>
              </w:tcPr>
            </w:tcPrChange>
          </w:tcPr>
          <w:p w14:paraId="4A4EA877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47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7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Menu appears with two options:</w:t>
            </w:r>
          </w:p>
          <w:p w14:paraId="46A1B293" w14:textId="387BAC0A" w:rsidR="00450256" w:rsidRPr="0037724F" w:rsidRDefault="00450256" w:rsidP="00450256">
            <w:pPr>
              <w:keepNext/>
              <w:keepLines/>
              <w:numPr>
                <w:ilvl w:val="0"/>
                <w:numId w:val="28"/>
              </w:numPr>
              <w:rPr>
                <w:rFonts w:cs="Arial"/>
                <w:sz w:val="20"/>
                <w:szCs w:val="20"/>
                <w:rPrChange w:id="47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7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User </w:t>
            </w:r>
            <w:del w:id="478" w:author="Prakash Atul (Ext)" w:date="2018-03-27T12:34:00Z">
              <w:r w:rsidRPr="0037724F" w:rsidDel="00722E6F">
                <w:rPr>
                  <w:rFonts w:cs="Arial"/>
                  <w:sz w:val="20"/>
                  <w:szCs w:val="20"/>
                  <w:rPrChange w:id="479" w:author="Shah Ashay" w:date="2018-04-16T16:38:00Z">
                    <w:rPr>
                      <w:rFonts w:ascii="Calibri" w:hAnsi="Calibri"/>
                      <w:sz w:val="20"/>
                      <w:szCs w:val="20"/>
                    </w:rPr>
                  </w:rPrChange>
                </w:rPr>
                <w:delText>Table</w:delText>
              </w:r>
            </w:del>
          </w:p>
          <w:p w14:paraId="444C86F8" w14:textId="6D7580B1" w:rsidR="00450256" w:rsidRPr="0037724F" w:rsidRDefault="00450256" w:rsidP="00450256">
            <w:pPr>
              <w:keepNext/>
              <w:keepLines/>
              <w:numPr>
                <w:ilvl w:val="0"/>
                <w:numId w:val="28"/>
              </w:numPr>
              <w:rPr>
                <w:rFonts w:cs="Arial"/>
                <w:sz w:val="20"/>
                <w:szCs w:val="20"/>
                <w:rPrChange w:id="48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8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Role </w:t>
            </w:r>
            <w:del w:id="482" w:author="Prakash Atul (Ext)" w:date="2018-03-27T12:34:00Z">
              <w:r w:rsidRPr="0037724F" w:rsidDel="00722E6F">
                <w:rPr>
                  <w:rFonts w:cs="Arial"/>
                  <w:sz w:val="20"/>
                  <w:szCs w:val="20"/>
                  <w:rPrChange w:id="483" w:author="Shah Ashay" w:date="2018-04-16T16:38:00Z">
                    <w:rPr>
                      <w:rFonts w:ascii="Calibri" w:hAnsi="Calibri"/>
                      <w:sz w:val="20"/>
                      <w:szCs w:val="20"/>
                    </w:rPr>
                  </w:rPrChange>
                </w:rPr>
                <w:delText>Table</w:delText>
              </w:r>
            </w:del>
          </w:p>
          <w:p w14:paraId="734C6575" w14:textId="77777777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48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485" w:author="Batra Yogesh (EXT)" w:date="2018-04-13T12:47:00Z">
              <w:tcPr>
                <w:tcW w:w="2880" w:type="dxa"/>
              </w:tcPr>
            </w:tcPrChange>
          </w:tcPr>
          <w:p w14:paraId="54DD349C" w14:textId="77777777" w:rsidR="00450256" w:rsidRPr="0037724F" w:rsidRDefault="00450256" w:rsidP="00450256">
            <w:pPr>
              <w:rPr>
                <w:rFonts w:cs="Arial"/>
                <w:sz w:val="20"/>
                <w:rPrChange w:id="486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0E3FE3EB" w14:textId="77777777" w:rsidTr="00440167">
        <w:trPr>
          <w:cantSplit/>
          <w:trPrChange w:id="487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488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21AE3895" w14:textId="4469C376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18</w:t>
            </w:r>
          </w:p>
        </w:tc>
        <w:tc>
          <w:tcPr>
            <w:tcW w:w="1971" w:type="pct"/>
            <w:gridSpan w:val="2"/>
            <w:tcPrChange w:id="489" w:author="Batra Yogesh (EXT)" w:date="2018-04-13T12:47:00Z">
              <w:tcPr>
                <w:tcW w:w="3690" w:type="dxa"/>
              </w:tcPr>
            </w:tcPrChange>
          </w:tcPr>
          <w:p w14:paraId="33BD7230" w14:textId="34597AA7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49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9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Select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492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Role </w:t>
            </w:r>
            <w:del w:id="493" w:author="Prakash Atul (Ext)" w:date="2018-03-27T12:34:00Z">
              <w:r w:rsidRPr="0037724F" w:rsidDel="00722E6F">
                <w:rPr>
                  <w:rFonts w:cs="Arial"/>
                  <w:b/>
                  <w:i/>
                  <w:sz w:val="20"/>
                  <w:szCs w:val="20"/>
                  <w:rPrChange w:id="494" w:author="Shah Ashay" w:date="2018-04-16T16:38:00Z">
                    <w:rPr>
                      <w:rFonts w:ascii="Calibri" w:hAnsi="Calibri"/>
                      <w:b/>
                      <w:i/>
                      <w:sz w:val="20"/>
                      <w:szCs w:val="20"/>
                    </w:rPr>
                  </w:rPrChange>
                </w:rPr>
                <w:delText>Table</w:delText>
              </w:r>
            </w:del>
          </w:p>
        </w:tc>
        <w:tc>
          <w:tcPr>
            <w:tcW w:w="1154" w:type="pct"/>
            <w:tcPrChange w:id="495" w:author="Batra Yogesh (EXT)" w:date="2018-04-13T12:47:00Z">
              <w:tcPr>
                <w:tcW w:w="2160" w:type="dxa"/>
              </w:tcPr>
            </w:tcPrChange>
          </w:tcPr>
          <w:p w14:paraId="044F12CA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49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49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New role entry field is displayed in the bottom section of the Data Window</w:t>
            </w:r>
          </w:p>
          <w:p w14:paraId="05D26EE9" w14:textId="77777777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49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499" w:author="Batra Yogesh (EXT)" w:date="2018-04-13T12:47:00Z">
              <w:tcPr>
                <w:tcW w:w="2880" w:type="dxa"/>
              </w:tcPr>
            </w:tcPrChange>
          </w:tcPr>
          <w:p w14:paraId="74F5A174" w14:textId="77777777" w:rsidR="00450256" w:rsidRPr="0037724F" w:rsidRDefault="00450256" w:rsidP="00450256">
            <w:pPr>
              <w:rPr>
                <w:rFonts w:cs="Arial"/>
                <w:sz w:val="20"/>
                <w:rPrChange w:id="500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5CB04AC4" w14:textId="77777777" w:rsidTr="00440167">
        <w:trPr>
          <w:cantSplit/>
          <w:trPrChange w:id="501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502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44175CC0" w14:textId="11CC01C5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19</w:t>
            </w:r>
          </w:p>
        </w:tc>
        <w:tc>
          <w:tcPr>
            <w:tcW w:w="1971" w:type="pct"/>
            <w:gridSpan w:val="2"/>
            <w:tcPrChange w:id="503" w:author="Batra Yogesh (EXT)" w:date="2018-04-13T12:47:00Z">
              <w:tcPr>
                <w:tcW w:w="3690" w:type="dxa"/>
              </w:tcPr>
            </w:tcPrChange>
          </w:tcPr>
          <w:p w14:paraId="4F4E1C4C" w14:textId="68908840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50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0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 the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506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Role </w:t>
            </w:r>
            <w:r w:rsidRPr="0037724F">
              <w:rPr>
                <w:rFonts w:cs="Arial"/>
                <w:sz w:val="20"/>
                <w:szCs w:val="20"/>
                <w:rPrChange w:id="50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drop-down and select the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508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Role ID </w:t>
            </w:r>
            <w:r w:rsidRPr="0037724F">
              <w:rPr>
                <w:rFonts w:cs="Arial"/>
                <w:sz w:val="20"/>
                <w:szCs w:val="20"/>
                <w:rPrChange w:id="50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“NO.ACCESS”</w:t>
            </w:r>
          </w:p>
        </w:tc>
        <w:tc>
          <w:tcPr>
            <w:tcW w:w="1154" w:type="pct"/>
            <w:tcPrChange w:id="510" w:author="Batra Yogesh (EXT)" w:date="2018-04-13T12:47:00Z">
              <w:tcPr>
                <w:tcW w:w="2160" w:type="dxa"/>
              </w:tcPr>
            </w:tcPrChange>
          </w:tcPr>
          <w:p w14:paraId="02A074B1" w14:textId="0BC7FA49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51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1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“No Access base role” is displayed in role</w:t>
            </w:r>
          </w:p>
        </w:tc>
        <w:tc>
          <w:tcPr>
            <w:tcW w:w="1538" w:type="pct"/>
            <w:tcPrChange w:id="513" w:author="Batra Yogesh (EXT)" w:date="2018-04-13T12:47:00Z">
              <w:tcPr>
                <w:tcW w:w="2880" w:type="dxa"/>
              </w:tcPr>
            </w:tcPrChange>
          </w:tcPr>
          <w:p w14:paraId="60A95F0C" w14:textId="77777777" w:rsidR="00450256" w:rsidRPr="0037724F" w:rsidRDefault="00450256" w:rsidP="00450256">
            <w:pPr>
              <w:rPr>
                <w:rFonts w:cs="Arial"/>
                <w:sz w:val="20"/>
                <w:rPrChange w:id="514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2434E997" w14:textId="77777777" w:rsidTr="00440167">
        <w:trPr>
          <w:cantSplit/>
          <w:trPrChange w:id="515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516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72313843" w14:textId="1D5D815F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20</w:t>
            </w:r>
          </w:p>
        </w:tc>
        <w:tc>
          <w:tcPr>
            <w:tcW w:w="1971" w:type="pct"/>
            <w:gridSpan w:val="2"/>
            <w:tcPrChange w:id="517" w:author="Batra Yogesh (EXT)" w:date="2018-04-13T12:47:00Z">
              <w:tcPr>
                <w:tcW w:w="3690" w:type="dxa"/>
              </w:tcPr>
            </w:tcPrChange>
          </w:tcPr>
          <w:p w14:paraId="6548543B" w14:textId="206A8A43" w:rsidR="00450256" w:rsidRPr="0037724F" w:rsidRDefault="006F6340" w:rsidP="00450256">
            <w:pPr>
              <w:spacing w:after="120"/>
              <w:rPr>
                <w:rFonts w:cs="Arial"/>
                <w:sz w:val="20"/>
                <w:szCs w:val="20"/>
                <w:rPrChange w:id="51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1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Mouse over to the Insert icon on the toolbar</w:t>
            </w:r>
          </w:p>
        </w:tc>
        <w:tc>
          <w:tcPr>
            <w:tcW w:w="1154" w:type="pct"/>
            <w:tcPrChange w:id="520" w:author="Batra Yogesh (EXT)" w:date="2018-04-13T12:47:00Z">
              <w:tcPr>
                <w:tcW w:w="2160" w:type="dxa"/>
              </w:tcPr>
            </w:tcPrChange>
          </w:tcPr>
          <w:p w14:paraId="6006387F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52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2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Menu appears with two options:</w:t>
            </w:r>
          </w:p>
          <w:p w14:paraId="69B23ADF" w14:textId="5E8EC00C" w:rsidR="00450256" w:rsidRPr="0037724F" w:rsidRDefault="00450256" w:rsidP="00450256">
            <w:pPr>
              <w:keepNext/>
              <w:keepLines/>
              <w:numPr>
                <w:ilvl w:val="0"/>
                <w:numId w:val="28"/>
              </w:numPr>
              <w:rPr>
                <w:rFonts w:cs="Arial"/>
                <w:sz w:val="20"/>
                <w:szCs w:val="20"/>
                <w:rPrChange w:id="52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2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User </w:t>
            </w:r>
            <w:del w:id="525" w:author="Prakash Atul (Ext)" w:date="2018-03-27T12:34:00Z">
              <w:r w:rsidRPr="0037724F" w:rsidDel="00722E6F">
                <w:rPr>
                  <w:rFonts w:cs="Arial"/>
                  <w:sz w:val="20"/>
                  <w:szCs w:val="20"/>
                  <w:rPrChange w:id="526" w:author="Shah Ashay" w:date="2018-04-16T16:38:00Z">
                    <w:rPr>
                      <w:rFonts w:ascii="Calibri" w:hAnsi="Calibri"/>
                      <w:sz w:val="20"/>
                      <w:szCs w:val="20"/>
                    </w:rPr>
                  </w:rPrChange>
                </w:rPr>
                <w:delText>Table</w:delText>
              </w:r>
            </w:del>
          </w:p>
          <w:p w14:paraId="75897BF0" w14:textId="6F8D91F3" w:rsidR="00450256" w:rsidRPr="0037724F" w:rsidDel="00722E6F" w:rsidRDefault="00450256">
            <w:pPr>
              <w:keepNext/>
              <w:keepLines/>
              <w:numPr>
                <w:ilvl w:val="0"/>
                <w:numId w:val="28"/>
              </w:numPr>
              <w:rPr>
                <w:del w:id="527" w:author="Prakash Atul (Ext)" w:date="2018-03-27T12:34:00Z"/>
                <w:rFonts w:cs="Arial"/>
                <w:sz w:val="20"/>
                <w:szCs w:val="20"/>
                <w:rPrChange w:id="528" w:author="Shah Ashay" w:date="2018-04-16T16:38:00Z">
                  <w:rPr>
                    <w:del w:id="529" w:author="Prakash Atul (Ext)" w:date="2018-03-27T12:34:00Z"/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3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Role </w:t>
            </w:r>
            <w:del w:id="531" w:author="Prakash Atul (Ext)" w:date="2018-03-27T12:34:00Z">
              <w:r w:rsidRPr="0037724F" w:rsidDel="00722E6F">
                <w:rPr>
                  <w:rFonts w:cs="Arial"/>
                  <w:sz w:val="20"/>
                  <w:szCs w:val="20"/>
                  <w:rPrChange w:id="532" w:author="Shah Ashay" w:date="2018-04-16T16:38:00Z">
                    <w:rPr>
                      <w:rFonts w:ascii="Calibri" w:hAnsi="Calibri"/>
                      <w:sz w:val="20"/>
                      <w:szCs w:val="20"/>
                    </w:rPr>
                  </w:rPrChange>
                </w:rPr>
                <w:delText>Table</w:delText>
              </w:r>
            </w:del>
          </w:p>
          <w:p w14:paraId="22D438DF" w14:textId="77777777" w:rsidR="00450256" w:rsidRPr="0037724F" w:rsidRDefault="00450256">
            <w:pPr>
              <w:keepNext/>
              <w:keepLines/>
              <w:numPr>
                <w:ilvl w:val="0"/>
                <w:numId w:val="28"/>
              </w:numPr>
              <w:rPr>
                <w:rFonts w:cs="Arial"/>
                <w:sz w:val="20"/>
                <w:szCs w:val="20"/>
                <w:rPrChange w:id="533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pPrChange w:id="534" w:author="Prakash Atul (Ext)" w:date="2018-03-27T12:34:00Z">
                <w:pPr>
                  <w:keepNext/>
                  <w:keepLines/>
                  <w:spacing w:after="120"/>
                </w:pPr>
              </w:pPrChange>
            </w:pPr>
          </w:p>
        </w:tc>
        <w:tc>
          <w:tcPr>
            <w:tcW w:w="1538" w:type="pct"/>
            <w:tcPrChange w:id="535" w:author="Batra Yogesh (EXT)" w:date="2018-04-13T12:47:00Z">
              <w:tcPr>
                <w:tcW w:w="2880" w:type="dxa"/>
              </w:tcPr>
            </w:tcPrChange>
          </w:tcPr>
          <w:p w14:paraId="429689E5" w14:textId="77777777" w:rsidR="00450256" w:rsidRPr="0037724F" w:rsidRDefault="00450256" w:rsidP="00450256">
            <w:pPr>
              <w:rPr>
                <w:rFonts w:cs="Arial"/>
                <w:sz w:val="20"/>
                <w:rPrChange w:id="536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492464B3" w14:textId="77777777" w:rsidTr="00440167">
        <w:trPr>
          <w:cantSplit/>
          <w:trPrChange w:id="537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538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3037BFE0" w14:textId="1C0C832E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lastRenderedPageBreak/>
              <w:t>21</w:t>
            </w:r>
          </w:p>
        </w:tc>
        <w:tc>
          <w:tcPr>
            <w:tcW w:w="1971" w:type="pct"/>
            <w:gridSpan w:val="2"/>
            <w:tcPrChange w:id="539" w:author="Batra Yogesh (EXT)" w:date="2018-04-13T12:47:00Z">
              <w:tcPr>
                <w:tcW w:w="3690" w:type="dxa"/>
              </w:tcPr>
            </w:tcPrChange>
          </w:tcPr>
          <w:p w14:paraId="65C8AE71" w14:textId="7C9EDD22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54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4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Select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542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Role </w:t>
            </w:r>
            <w:del w:id="543" w:author="Prakash Atul (Ext)" w:date="2018-03-27T12:34:00Z">
              <w:r w:rsidRPr="0037724F" w:rsidDel="00722E6F">
                <w:rPr>
                  <w:rFonts w:cs="Arial"/>
                  <w:b/>
                  <w:i/>
                  <w:sz w:val="20"/>
                  <w:szCs w:val="20"/>
                  <w:rPrChange w:id="544" w:author="Shah Ashay" w:date="2018-04-16T16:38:00Z">
                    <w:rPr>
                      <w:rFonts w:ascii="Calibri" w:hAnsi="Calibri"/>
                      <w:b/>
                      <w:i/>
                      <w:sz w:val="20"/>
                      <w:szCs w:val="20"/>
                    </w:rPr>
                  </w:rPrChange>
                </w:rPr>
                <w:delText>Table</w:delText>
              </w:r>
            </w:del>
          </w:p>
        </w:tc>
        <w:tc>
          <w:tcPr>
            <w:tcW w:w="1154" w:type="pct"/>
            <w:tcPrChange w:id="545" w:author="Batra Yogesh (EXT)" w:date="2018-04-13T12:47:00Z">
              <w:tcPr>
                <w:tcW w:w="2160" w:type="dxa"/>
              </w:tcPr>
            </w:tcPrChange>
          </w:tcPr>
          <w:p w14:paraId="4C956FFE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54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4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New role entry field is displayed in the bottom section of the Data Window</w:t>
            </w:r>
          </w:p>
          <w:p w14:paraId="5ED91C7C" w14:textId="77777777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54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549" w:author="Batra Yogesh (EXT)" w:date="2018-04-13T12:47:00Z">
              <w:tcPr>
                <w:tcW w:w="2880" w:type="dxa"/>
              </w:tcPr>
            </w:tcPrChange>
          </w:tcPr>
          <w:p w14:paraId="4A26AF6A" w14:textId="77777777" w:rsidR="00450256" w:rsidRPr="0037724F" w:rsidRDefault="00450256" w:rsidP="00450256">
            <w:pPr>
              <w:rPr>
                <w:rFonts w:cs="Arial"/>
                <w:sz w:val="20"/>
                <w:rPrChange w:id="550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5F9542BC" w14:textId="77777777" w:rsidTr="00440167">
        <w:trPr>
          <w:cantSplit/>
          <w:trPrChange w:id="551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552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14381626" w14:textId="20EE84F8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22</w:t>
            </w:r>
          </w:p>
        </w:tc>
        <w:tc>
          <w:tcPr>
            <w:tcW w:w="1971" w:type="pct"/>
            <w:gridSpan w:val="2"/>
            <w:tcPrChange w:id="553" w:author="Batra Yogesh (EXT)" w:date="2018-04-13T12:47:00Z">
              <w:tcPr>
                <w:tcW w:w="3690" w:type="dxa"/>
              </w:tcPr>
            </w:tcPrChange>
          </w:tcPr>
          <w:p w14:paraId="46B67197" w14:textId="1BF6321A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554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5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 the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556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Role </w:t>
            </w:r>
            <w:r w:rsidRPr="0037724F">
              <w:rPr>
                <w:rFonts w:cs="Arial"/>
                <w:sz w:val="20"/>
                <w:szCs w:val="20"/>
                <w:rPrChange w:id="55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drop-down and select the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558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Role ID </w:t>
            </w:r>
            <w:r w:rsidRPr="0037724F">
              <w:rPr>
                <w:rFonts w:cs="Arial"/>
                <w:sz w:val="20"/>
                <w:szCs w:val="20"/>
                <w:rPrChange w:id="55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“WEB”</w:t>
            </w:r>
          </w:p>
        </w:tc>
        <w:tc>
          <w:tcPr>
            <w:tcW w:w="1154" w:type="pct"/>
            <w:tcPrChange w:id="560" w:author="Batra Yogesh (EXT)" w:date="2018-04-13T12:47:00Z">
              <w:tcPr>
                <w:tcW w:w="2160" w:type="dxa"/>
              </w:tcPr>
            </w:tcPrChange>
          </w:tcPr>
          <w:p w14:paraId="60309A20" w14:textId="4EECC638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56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6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“Web-role (Mandatory for all users” is displayed in role</w:t>
            </w:r>
          </w:p>
        </w:tc>
        <w:tc>
          <w:tcPr>
            <w:tcW w:w="1538" w:type="pct"/>
            <w:tcPrChange w:id="563" w:author="Batra Yogesh (EXT)" w:date="2018-04-13T12:47:00Z">
              <w:tcPr>
                <w:tcW w:w="2880" w:type="dxa"/>
              </w:tcPr>
            </w:tcPrChange>
          </w:tcPr>
          <w:p w14:paraId="4395A986" w14:textId="77777777" w:rsidR="00450256" w:rsidRPr="0037724F" w:rsidRDefault="00450256" w:rsidP="00450256">
            <w:pPr>
              <w:rPr>
                <w:rFonts w:cs="Arial"/>
                <w:sz w:val="20"/>
                <w:rPrChange w:id="564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2221D1FC" w14:textId="77777777" w:rsidTr="00440167">
        <w:trPr>
          <w:cantSplit/>
          <w:trPrChange w:id="565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566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7C2E03F4" w14:textId="7A0552E5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23</w:t>
            </w:r>
          </w:p>
        </w:tc>
        <w:tc>
          <w:tcPr>
            <w:tcW w:w="1971" w:type="pct"/>
            <w:gridSpan w:val="2"/>
            <w:tcPrChange w:id="567" w:author="Batra Yogesh (EXT)" w:date="2018-04-13T12:47:00Z">
              <w:tcPr>
                <w:tcW w:w="3690" w:type="dxa"/>
              </w:tcPr>
            </w:tcPrChange>
          </w:tcPr>
          <w:p w14:paraId="0C5AA9CB" w14:textId="76390218" w:rsidR="00450256" w:rsidRPr="0037724F" w:rsidRDefault="006F6340" w:rsidP="00450256">
            <w:pPr>
              <w:spacing w:after="120"/>
              <w:rPr>
                <w:rFonts w:cs="Arial"/>
                <w:sz w:val="20"/>
                <w:szCs w:val="20"/>
                <w:rPrChange w:id="56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6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Mouse over to the Insert icon on the toolbar </w:t>
            </w:r>
            <w:r w:rsidR="00450256" w:rsidRPr="0037724F">
              <w:rPr>
                <w:rFonts w:cs="Arial"/>
                <w:sz w:val="20"/>
                <w:szCs w:val="20"/>
                <w:rPrChange w:id="57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and select </w:t>
            </w:r>
            <w:r w:rsidR="00450256" w:rsidRPr="0037724F">
              <w:rPr>
                <w:rFonts w:cs="Arial"/>
                <w:b/>
                <w:i/>
                <w:sz w:val="20"/>
                <w:szCs w:val="20"/>
                <w:rPrChange w:id="571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Role</w:t>
            </w:r>
            <w:del w:id="572" w:author="Prakash Atul (Ext)" w:date="2018-03-27T12:34:00Z">
              <w:r w:rsidR="00450256" w:rsidRPr="0037724F" w:rsidDel="00722E6F">
                <w:rPr>
                  <w:rFonts w:cs="Arial"/>
                  <w:b/>
                  <w:i/>
                  <w:sz w:val="20"/>
                  <w:szCs w:val="20"/>
                  <w:rPrChange w:id="573" w:author="Shah Ashay" w:date="2018-04-16T16:38:00Z">
                    <w:rPr>
                      <w:rFonts w:ascii="Calibri" w:hAnsi="Calibri"/>
                      <w:b/>
                      <w:i/>
                      <w:sz w:val="20"/>
                      <w:szCs w:val="20"/>
                    </w:rPr>
                  </w:rPrChange>
                </w:rPr>
                <w:delText xml:space="preserve"> Table</w:delText>
              </w:r>
            </w:del>
            <w:r w:rsidR="00450256" w:rsidRPr="0037724F">
              <w:rPr>
                <w:rFonts w:cs="Arial"/>
                <w:b/>
                <w:i/>
                <w:sz w:val="20"/>
                <w:szCs w:val="20"/>
                <w:rPrChange w:id="574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.</w:t>
            </w:r>
            <w:r w:rsidR="00450256" w:rsidRPr="0037724F">
              <w:rPr>
                <w:rFonts w:cs="Arial"/>
                <w:sz w:val="20"/>
                <w:szCs w:val="20"/>
                <w:rPrChange w:id="57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 Add necessary roles.  Repeat until all required roles have been assigned to the user.</w:t>
            </w:r>
          </w:p>
        </w:tc>
        <w:tc>
          <w:tcPr>
            <w:tcW w:w="1154" w:type="pct"/>
            <w:tcPrChange w:id="576" w:author="Batra Yogesh (EXT)" w:date="2018-04-13T12:47:00Z">
              <w:tcPr>
                <w:tcW w:w="2160" w:type="dxa"/>
              </w:tcPr>
            </w:tcPrChange>
          </w:tcPr>
          <w:p w14:paraId="17D0075D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577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7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role is assigned</w:t>
            </w:r>
          </w:p>
          <w:p w14:paraId="0D3097DB" w14:textId="77777777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579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580" w:author="Batra Yogesh (EXT)" w:date="2018-04-13T12:47:00Z">
              <w:tcPr>
                <w:tcW w:w="2880" w:type="dxa"/>
              </w:tcPr>
            </w:tcPrChange>
          </w:tcPr>
          <w:p w14:paraId="1C3E6E7F" w14:textId="77777777" w:rsidR="00450256" w:rsidRPr="0037724F" w:rsidRDefault="00450256" w:rsidP="00450256">
            <w:pPr>
              <w:rPr>
                <w:rFonts w:cs="Arial"/>
                <w:sz w:val="20"/>
                <w:rPrChange w:id="581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774396EF" w14:textId="77777777" w:rsidTr="00440167">
        <w:trPr>
          <w:cantSplit/>
          <w:trPrChange w:id="582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583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06816DD8" w14:textId="024DD101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  <w:r w:rsidRPr="0037724F">
              <w:rPr>
                <w:rFonts w:cs="Arial"/>
                <w:sz w:val="20"/>
              </w:rPr>
              <w:t>24</w:t>
            </w:r>
          </w:p>
        </w:tc>
        <w:tc>
          <w:tcPr>
            <w:tcW w:w="1971" w:type="pct"/>
            <w:gridSpan w:val="2"/>
            <w:tcPrChange w:id="584" w:author="Batra Yogesh (EXT)" w:date="2018-04-13T12:47:00Z">
              <w:tcPr>
                <w:tcW w:w="3690" w:type="dxa"/>
              </w:tcPr>
            </w:tcPrChange>
          </w:tcPr>
          <w:p w14:paraId="2E5F9AE9" w14:textId="22B73335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585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86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Click the </w:t>
            </w:r>
            <w:r w:rsidRPr="0037724F">
              <w:rPr>
                <w:rFonts w:cs="Arial"/>
                <w:b/>
                <w:i/>
                <w:sz w:val="20"/>
                <w:szCs w:val="20"/>
                <w:rPrChange w:id="587" w:author="Shah Ashay" w:date="2018-04-16T16:38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37724F">
              <w:rPr>
                <w:rFonts w:cs="Arial"/>
                <w:sz w:val="20"/>
                <w:szCs w:val="20"/>
                <w:rPrChange w:id="58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154" w:type="pct"/>
            <w:tcPrChange w:id="589" w:author="Batra Yogesh (EXT)" w:date="2018-04-13T12:47:00Z">
              <w:tcPr>
                <w:tcW w:w="2160" w:type="dxa"/>
              </w:tcPr>
            </w:tcPrChange>
          </w:tcPr>
          <w:p w14:paraId="69344979" w14:textId="77777777" w:rsidR="00450256" w:rsidRPr="0037724F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590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szCs w:val="20"/>
                <w:rPrChange w:id="59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Roles are saved </w:t>
            </w:r>
          </w:p>
          <w:p w14:paraId="24C6B343" w14:textId="77777777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592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593" w:author="Batra Yogesh (EXT)" w:date="2018-04-13T12:47:00Z">
              <w:tcPr>
                <w:tcW w:w="2880" w:type="dxa"/>
              </w:tcPr>
            </w:tcPrChange>
          </w:tcPr>
          <w:p w14:paraId="75D7EA47" w14:textId="77777777" w:rsidR="00450256" w:rsidRPr="0037724F" w:rsidRDefault="00450256" w:rsidP="00450256">
            <w:pPr>
              <w:rPr>
                <w:rFonts w:cs="Arial"/>
                <w:sz w:val="20"/>
                <w:rPrChange w:id="594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450256" w:rsidRPr="0037724F" w14:paraId="2DBFC6B8" w14:textId="77777777" w:rsidTr="00440167">
        <w:trPr>
          <w:cantSplit/>
          <w:trPrChange w:id="595" w:author="Batra Yogesh (EXT)" w:date="2018-04-13T12:47:00Z">
            <w:trPr>
              <w:cantSplit/>
            </w:trPr>
          </w:trPrChange>
        </w:trPr>
        <w:tc>
          <w:tcPr>
            <w:tcW w:w="337" w:type="pct"/>
            <w:tcBorders>
              <w:top w:val="single" w:sz="4" w:space="0" w:color="auto"/>
              <w:bottom w:val="single" w:sz="4" w:space="0" w:color="auto"/>
            </w:tcBorders>
            <w:tcPrChange w:id="596" w:author="Batra Yogesh (EXT)" w:date="2018-04-13T12:47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77023373" w14:textId="77777777" w:rsidR="00450256" w:rsidRPr="0037724F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1971" w:type="pct"/>
            <w:gridSpan w:val="2"/>
            <w:tcPrChange w:id="597" w:author="Batra Yogesh (EXT)" w:date="2018-04-13T12:47:00Z">
              <w:tcPr>
                <w:tcW w:w="3690" w:type="dxa"/>
              </w:tcPr>
            </w:tcPrChange>
          </w:tcPr>
          <w:p w14:paraId="2A7CC0E2" w14:textId="15F3A344" w:rsidR="00450256" w:rsidRPr="0037724F" w:rsidRDefault="00450256" w:rsidP="00450256">
            <w:pPr>
              <w:spacing w:after="120"/>
              <w:rPr>
                <w:rFonts w:cs="Arial"/>
                <w:sz w:val="20"/>
                <w:szCs w:val="20"/>
                <w:rPrChange w:id="598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37724F">
              <w:rPr>
                <w:rFonts w:cs="Arial"/>
                <w:sz w:val="20"/>
                <w:rPrChange w:id="599" w:author="Shah Ashay" w:date="2018-04-16T16:38:00Z">
                  <w:rPr>
                    <w:rFonts w:ascii="Calibri" w:hAnsi="Calibri"/>
                    <w:sz w:val="20"/>
                  </w:rPr>
                </w:rPrChange>
              </w:rPr>
              <w:t>END OF USE CASE</w:t>
            </w:r>
          </w:p>
        </w:tc>
        <w:tc>
          <w:tcPr>
            <w:tcW w:w="1154" w:type="pct"/>
            <w:tcPrChange w:id="600" w:author="Batra Yogesh (EXT)" w:date="2018-04-13T12:47:00Z">
              <w:tcPr>
                <w:tcW w:w="2160" w:type="dxa"/>
              </w:tcPr>
            </w:tcPrChange>
          </w:tcPr>
          <w:p w14:paraId="0F006C8E" w14:textId="77777777" w:rsidR="00450256" w:rsidRPr="0037724F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601" w:author="Shah Ashay" w:date="2018-04-16T16:38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602" w:author="Batra Yogesh (EXT)" w:date="2018-04-13T12:47:00Z">
              <w:tcPr>
                <w:tcW w:w="2880" w:type="dxa"/>
              </w:tcPr>
            </w:tcPrChange>
          </w:tcPr>
          <w:p w14:paraId="1E513DE2" w14:textId="77777777" w:rsidR="00450256" w:rsidRPr="0037724F" w:rsidRDefault="00450256" w:rsidP="00450256">
            <w:pPr>
              <w:rPr>
                <w:rFonts w:cs="Arial"/>
                <w:sz w:val="20"/>
                <w:rPrChange w:id="603" w:author="Shah Ashay" w:date="2018-04-16T16:38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</w:tbl>
    <w:p w14:paraId="2A90803D" w14:textId="77777777" w:rsidR="00CA3FFB" w:rsidRPr="00440167" w:rsidRDefault="00CA3FFB" w:rsidP="00CA3FFB">
      <w:pPr>
        <w:rPr>
          <w:rFonts w:cs="Arial"/>
          <w:rPrChange w:id="604" w:author="Batra Yogesh (EXT)" w:date="2018-04-13T12:47:00Z">
            <w:rPr>
              <w:rFonts w:asciiTheme="minorHAnsi" w:hAnsiTheme="minorHAnsi"/>
            </w:rPr>
          </w:rPrChange>
        </w:rPr>
      </w:pPr>
    </w:p>
    <w:p w14:paraId="0BAA37FD" w14:textId="77777777" w:rsidR="004D61A0" w:rsidRPr="00440167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E" w14:textId="77777777" w:rsidR="00AB281C" w:rsidRPr="00440167" w:rsidRDefault="00AB281C">
      <w:pPr>
        <w:rPr>
          <w:rFonts w:cs="Arial"/>
          <w:b/>
          <w:bCs/>
          <w:sz w:val="24"/>
          <w:szCs w:val="32"/>
        </w:rPr>
      </w:pPr>
      <w:bookmarkStart w:id="605" w:name="_Toc240857192"/>
      <w:r w:rsidRPr="00440167">
        <w:rPr>
          <w:rFonts w:cs="Arial"/>
        </w:rPr>
        <w:br w:type="page"/>
      </w:r>
    </w:p>
    <w:p w14:paraId="0BAA37FF" w14:textId="77777777" w:rsidR="004D61A0" w:rsidRPr="00440167" w:rsidRDefault="004D61A0" w:rsidP="005D1403">
      <w:pPr>
        <w:pStyle w:val="Heading1"/>
      </w:pPr>
      <w:bookmarkStart w:id="606" w:name="_Toc502071833"/>
      <w:r w:rsidRPr="00440167">
        <w:lastRenderedPageBreak/>
        <w:t>Alternative</w:t>
      </w:r>
      <w:bookmarkEnd w:id="605"/>
      <w:r w:rsidR="00BF2F96" w:rsidRPr="00440167">
        <w:t>s</w:t>
      </w:r>
      <w:bookmarkEnd w:id="606"/>
      <w:r w:rsidR="00023077" w:rsidRPr="00440167">
        <w:t xml:space="preserve"> </w:t>
      </w:r>
    </w:p>
    <w:p w14:paraId="0FA90AE3" w14:textId="5982E478" w:rsidR="008B44A5" w:rsidRPr="00440167" w:rsidRDefault="004D61A0" w:rsidP="00450256">
      <w:pPr>
        <w:pStyle w:val="Heading2"/>
      </w:pPr>
      <w:bookmarkStart w:id="607" w:name="_Toc55750750"/>
      <w:bookmarkStart w:id="608" w:name="_Toc55748915"/>
      <w:bookmarkStart w:id="609" w:name="_Toc240857193"/>
      <w:bookmarkStart w:id="610" w:name="_Toc502071834"/>
      <w:r w:rsidRPr="00440167">
        <w:t xml:space="preserve">Alternate </w:t>
      </w:r>
      <w:r w:rsidR="00447470" w:rsidRPr="00440167">
        <w:t>Flow</w:t>
      </w:r>
      <w:r w:rsidRPr="00440167">
        <w:t xml:space="preserve"> A1:</w:t>
      </w:r>
      <w:bookmarkEnd w:id="607"/>
      <w:r w:rsidRPr="00440167">
        <w:t xml:space="preserve"> </w:t>
      </w:r>
      <w:bookmarkEnd w:id="608"/>
      <w:bookmarkEnd w:id="609"/>
      <w:r w:rsidR="00450256" w:rsidRPr="00440167">
        <w:rPr>
          <w:rPrChange w:id="611" w:author="Batra Yogesh (EXT)" w:date="2018-04-13T12:47:00Z">
            <w:rPr>
              <w:rFonts w:asciiTheme="minorHAnsi" w:hAnsiTheme="minorHAnsi"/>
            </w:rPr>
          </w:rPrChange>
        </w:rPr>
        <w:t>Edit user role</w:t>
      </w:r>
      <w:bookmarkEnd w:id="610"/>
    </w:p>
    <w:p w14:paraId="0BAA3802" w14:textId="5F4F29A8" w:rsidR="00446086" w:rsidRPr="00440167" w:rsidRDefault="00C002FE" w:rsidP="00A749F9">
      <w:pPr>
        <w:rPr>
          <w:rFonts w:cs="Arial"/>
        </w:rPr>
      </w:pPr>
      <w:r w:rsidRPr="00440167">
        <w:rPr>
          <w:rFonts w:cs="Arial"/>
          <w:iCs/>
          <w:szCs w:val="28"/>
        </w:rPr>
        <w:t>Details:</w:t>
      </w:r>
      <w:r w:rsidRPr="00440167">
        <w:rPr>
          <w:rFonts w:cs="Arial"/>
        </w:rPr>
        <w:t xml:space="preserve">  </w:t>
      </w:r>
      <w:r w:rsidR="00450256" w:rsidRPr="00440167">
        <w:rPr>
          <w:rFonts w:cs="Arial"/>
        </w:rPr>
        <w:t xml:space="preserve">Once a user’s access has been setup, it may be necessary to later edit the user role that was assigned to them. </w:t>
      </w:r>
    </w:p>
    <w:p w14:paraId="7AFDE99F" w14:textId="77777777" w:rsidR="00450256" w:rsidRPr="00440167" w:rsidRDefault="00450256" w:rsidP="00A749F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612" w:author="Batra Yogesh (EXT)" w:date="2018-04-13T12:47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40"/>
        <w:gridCol w:w="3845"/>
        <w:gridCol w:w="3117"/>
        <w:gridCol w:w="1348"/>
        <w:tblGridChange w:id="613">
          <w:tblGrid>
            <w:gridCol w:w="900"/>
            <w:gridCol w:w="3330"/>
            <w:gridCol w:w="2700"/>
            <w:gridCol w:w="1170"/>
          </w:tblGrid>
        </w:tblGridChange>
      </w:tblGrid>
      <w:tr w:rsidR="009D7887" w:rsidRPr="00440167" w14:paraId="0BAA3807" w14:textId="77777777" w:rsidTr="00440167">
        <w:trPr>
          <w:cantSplit/>
          <w:tblHeader/>
          <w:trPrChange w:id="614" w:author="Batra Yogesh (EXT)" w:date="2018-04-13T12:47:00Z">
            <w:trPr>
              <w:cantSplit/>
              <w:tblHeader/>
            </w:trPr>
          </w:trPrChange>
        </w:trPr>
        <w:tc>
          <w:tcPr>
            <w:tcW w:w="556" w:type="pct"/>
            <w:tcBorders>
              <w:bottom w:val="single" w:sz="4" w:space="0" w:color="auto"/>
            </w:tcBorders>
            <w:shd w:val="clear" w:color="auto" w:fill="3399FF"/>
            <w:tcPrChange w:id="615" w:author="Batra Yogesh (EXT)" w:date="2018-04-13T12:47:00Z">
              <w:tcPr>
                <w:tcW w:w="90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03" w14:textId="77777777" w:rsidR="00446086" w:rsidRPr="00440167" w:rsidRDefault="00446086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2056" w:type="pct"/>
            <w:shd w:val="clear" w:color="auto" w:fill="3399FF"/>
            <w:tcPrChange w:id="616" w:author="Batra Yogesh (EXT)" w:date="2018-04-13T12:47:00Z">
              <w:tcPr>
                <w:tcW w:w="3330" w:type="dxa"/>
                <w:shd w:val="clear" w:color="auto" w:fill="3399FF"/>
              </w:tcPr>
            </w:tcPrChange>
          </w:tcPr>
          <w:p w14:paraId="0BAA3804" w14:textId="77777777" w:rsidR="00446086" w:rsidRPr="00440167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667" w:type="pct"/>
            <w:shd w:val="clear" w:color="auto" w:fill="3399FF"/>
            <w:tcPrChange w:id="617" w:author="Batra Yogesh (EXT)" w:date="2018-04-13T12:47:00Z">
              <w:tcPr>
                <w:tcW w:w="2700" w:type="dxa"/>
                <w:shd w:val="clear" w:color="auto" w:fill="3399FF"/>
              </w:tcPr>
            </w:tcPrChange>
          </w:tcPr>
          <w:p w14:paraId="0BAA3805" w14:textId="77777777" w:rsidR="00446086" w:rsidRPr="00440167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722" w:type="pct"/>
            <w:shd w:val="clear" w:color="auto" w:fill="3399FF"/>
            <w:tcPrChange w:id="618" w:author="Batra Yogesh (EXT)" w:date="2018-04-13T12:47:00Z">
              <w:tcPr>
                <w:tcW w:w="1170" w:type="dxa"/>
                <w:shd w:val="clear" w:color="auto" w:fill="3399FF"/>
              </w:tcPr>
            </w:tcPrChange>
          </w:tcPr>
          <w:p w14:paraId="0BAA3806" w14:textId="77777777" w:rsidR="00446086" w:rsidRPr="00440167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450256" w:rsidRPr="00440167" w14:paraId="0BAA380C" w14:textId="77777777" w:rsidTr="00440167">
        <w:trPr>
          <w:cantSplit/>
          <w:trPrChange w:id="619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20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08" w14:textId="0F600A9C" w:rsidR="00450256" w:rsidRPr="00440167" w:rsidRDefault="00450256" w:rsidP="00450256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621" w:author="Batra Yogesh (EXT)" w:date="2018-04-13T12:47:00Z">
              <w:tcPr>
                <w:tcW w:w="3330" w:type="dxa"/>
              </w:tcPr>
            </w:tcPrChange>
          </w:tcPr>
          <w:p w14:paraId="67404A41" w14:textId="77777777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622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62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Open up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624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Maintenance </w:t>
            </w:r>
            <w:r w:rsidRPr="00440167">
              <w:rPr>
                <w:rFonts w:cs="Arial"/>
                <w:sz w:val="20"/>
                <w:szCs w:val="20"/>
                <w:rPrChange w:id="625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Screen</w:t>
            </w:r>
          </w:p>
          <w:p w14:paraId="0BAA3809" w14:textId="286D7F60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40167">
              <w:rPr>
                <w:rFonts w:cs="Arial"/>
                <w:i/>
                <w:sz w:val="20"/>
                <w:szCs w:val="20"/>
                <w:rPrChange w:id="626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Administration </w:t>
            </w:r>
            <w:r w:rsidRPr="00440167">
              <w:rPr>
                <w:rFonts w:cs="Arial"/>
                <w:i/>
                <w:sz w:val="20"/>
                <w:szCs w:val="20"/>
                <w:rPrChange w:id="627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440167">
              <w:rPr>
                <w:rFonts w:cs="Arial"/>
                <w:i/>
                <w:sz w:val="20"/>
                <w:szCs w:val="20"/>
                <w:rPrChange w:id="628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 Access </w:t>
            </w:r>
            <w:r w:rsidRPr="00440167">
              <w:rPr>
                <w:rFonts w:cs="Arial"/>
                <w:i/>
                <w:noProof/>
                <w:sz w:val="20"/>
                <w:szCs w:val="20"/>
                <w:rPrChange w:id="629" w:author="Batra Yogesh (EXT)" w:date="2018-04-13T12:47:00Z">
                  <w:rPr>
                    <w:rFonts w:ascii="Calibri" w:hAnsi="Calibri"/>
                    <w:i/>
                    <w:noProof/>
                    <w:sz w:val="20"/>
                    <w:szCs w:val="20"/>
                  </w:rPr>
                </w:rPrChange>
              </w:rPr>
              <w:sym w:font="Wingdings" w:char="F0E0"/>
            </w:r>
            <w:r w:rsidRPr="00440167">
              <w:rPr>
                <w:rFonts w:cs="Arial"/>
                <w:i/>
                <w:sz w:val="20"/>
                <w:szCs w:val="20"/>
                <w:rPrChange w:id="630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 User Maintenance</w:t>
            </w:r>
          </w:p>
        </w:tc>
        <w:tc>
          <w:tcPr>
            <w:tcW w:w="1667" w:type="pct"/>
            <w:tcPrChange w:id="631" w:author="Batra Yogesh (EXT)" w:date="2018-04-13T12:47:00Z">
              <w:tcPr>
                <w:tcW w:w="2700" w:type="dxa"/>
              </w:tcPr>
            </w:tcPrChange>
          </w:tcPr>
          <w:p w14:paraId="0BBC3E99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632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63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0BAA380A" w14:textId="4FBA3A50" w:rsidR="00450256" w:rsidRPr="00440167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b/>
                <w:i/>
                <w:sz w:val="20"/>
                <w:szCs w:val="20"/>
                <w:rPrChange w:id="634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Group </w:t>
            </w:r>
            <w:r w:rsidRPr="00440167">
              <w:rPr>
                <w:rFonts w:cs="Arial"/>
                <w:sz w:val="20"/>
                <w:szCs w:val="20"/>
                <w:rPrChange w:id="635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is default populated to “Default”</w:t>
            </w:r>
          </w:p>
        </w:tc>
        <w:tc>
          <w:tcPr>
            <w:tcW w:w="722" w:type="pct"/>
            <w:tcPrChange w:id="636" w:author="Batra Yogesh (EXT)" w:date="2018-04-13T12:47:00Z">
              <w:tcPr>
                <w:tcW w:w="1170" w:type="dxa"/>
              </w:tcPr>
            </w:tcPrChange>
          </w:tcPr>
          <w:p w14:paraId="0BAA380B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0BAA3816" w14:textId="77777777" w:rsidTr="00440167">
        <w:trPr>
          <w:cantSplit/>
          <w:trPrChange w:id="637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38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12" w14:textId="431CA73F" w:rsidR="00450256" w:rsidRPr="00440167" w:rsidRDefault="00450256" w:rsidP="00450256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639" w:author="Batra Yogesh (EXT)" w:date="2018-04-13T12:47:00Z">
              <w:tcPr>
                <w:tcW w:w="3330" w:type="dxa"/>
              </w:tcPr>
            </w:tcPrChange>
          </w:tcPr>
          <w:p w14:paraId="0BAA3813" w14:textId="365BFAE3" w:rsidR="00450256" w:rsidRPr="00440167" w:rsidRDefault="00450256" w:rsidP="00450256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640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 the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641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Group </w:t>
            </w:r>
            <w:r w:rsidRPr="00440167">
              <w:rPr>
                <w:rFonts w:cs="Arial"/>
                <w:sz w:val="20"/>
                <w:szCs w:val="20"/>
                <w:rPrChange w:id="642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drop-down to select the group that contains the user that needs to be edited and click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643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Go</w:t>
            </w:r>
          </w:p>
        </w:tc>
        <w:tc>
          <w:tcPr>
            <w:tcW w:w="1667" w:type="pct"/>
            <w:tcPrChange w:id="644" w:author="Batra Yogesh (EXT)" w:date="2018-04-13T12:47:00Z">
              <w:tcPr>
                <w:tcW w:w="2700" w:type="dxa"/>
              </w:tcPr>
            </w:tcPrChange>
          </w:tcPr>
          <w:p w14:paraId="0BAA3814" w14:textId="01B4988E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645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group is displayed in Data Window</w:t>
            </w:r>
          </w:p>
        </w:tc>
        <w:tc>
          <w:tcPr>
            <w:tcW w:w="722" w:type="pct"/>
            <w:tcPrChange w:id="646" w:author="Batra Yogesh (EXT)" w:date="2018-04-13T12:47:00Z">
              <w:tcPr>
                <w:tcW w:w="1170" w:type="dxa"/>
              </w:tcPr>
            </w:tcPrChange>
          </w:tcPr>
          <w:p w14:paraId="0BAA3815" w14:textId="0603A19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0BAA381B" w14:textId="77777777" w:rsidTr="00440167">
        <w:trPr>
          <w:cantSplit/>
          <w:trPrChange w:id="647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48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17" w14:textId="5E26BE51" w:rsidR="00450256" w:rsidRPr="00440167" w:rsidRDefault="00450256" w:rsidP="00450256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649" w:author="Batra Yogesh (EXT)" w:date="2018-04-13T12:47:00Z">
              <w:tcPr>
                <w:tcW w:w="3330" w:type="dxa"/>
              </w:tcPr>
            </w:tcPrChange>
          </w:tcPr>
          <w:p w14:paraId="0BAA3818" w14:textId="084D3B02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650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Select user from list that you want to assign new role to</w:t>
            </w:r>
          </w:p>
        </w:tc>
        <w:tc>
          <w:tcPr>
            <w:tcW w:w="1667" w:type="pct"/>
            <w:tcPrChange w:id="651" w:author="Batra Yogesh (EXT)" w:date="2018-04-13T12:47:00Z">
              <w:tcPr>
                <w:tcW w:w="2700" w:type="dxa"/>
              </w:tcPr>
            </w:tcPrChange>
          </w:tcPr>
          <w:p w14:paraId="0BAA3819" w14:textId="15DD70C8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652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record is highlighted</w:t>
            </w:r>
          </w:p>
        </w:tc>
        <w:tc>
          <w:tcPr>
            <w:tcW w:w="722" w:type="pct"/>
            <w:tcPrChange w:id="653" w:author="Batra Yogesh (EXT)" w:date="2018-04-13T12:47:00Z">
              <w:tcPr>
                <w:tcW w:w="1170" w:type="dxa"/>
              </w:tcPr>
            </w:tcPrChange>
          </w:tcPr>
          <w:p w14:paraId="0BAA381A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0BAA3820" w14:textId="77777777" w:rsidTr="00440167">
        <w:trPr>
          <w:cantSplit/>
          <w:trPrChange w:id="654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55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1C" w14:textId="311E2328" w:rsidR="00450256" w:rsidRPr="00440167" w:rsidRDefault="00450256" w:rsidP="00450256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Borders>
              <w:bottom w:val="single" w:sz="4" w:space="0" w:color="auto"/>
            </w:tcBorders>
            <w:tcPrChange w:id="656" w:author="Batra Yogesh (EXT)" w:date="2018-04-13T12:47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0BAA381D" w14:textId="38638432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657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If a new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658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Role </w:t>
            </w:r>
            <w:r w:rsidRPr="00440167">
              <w:rPr>
                <w:rFonts w:cs="Arial"/>
                <w:sz w:val="20"/>
                <w:szCs w:val="20"/>
                <w:rPrChange w:id="65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is needed, </w:t>
            </w:r>
            <w:r w:rsidR="006F6340" w:rsidRPr="00440167">
              <w:rPr>
                <w:rFonts w:cs="Arial"/>
                <w:sz w:val="20"/>
                <w:szCs w:val="20"/>
                <w:rPrChange w:id="660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Mouse over to the Insert icon on the toolbar </w:t>
            </w:r>
            <w:r w:rsidRPr="00440167">
              <w:rPr>
                <w:rFonts w:cs="Arial"/>
                <w:sz w:val="20"/>
                <w:szCs w:val="20"/>
                <w:rPrChange w:id="661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and select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662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Role</w:t>
            </w:r>
            <w:del w:id="663" w:author="Prakash Atul (Ext)" w:date="2018-03-27T12:35:00Z">
              <w:r w:rsidRPr="00440167" w:rsidDel="00722E6F">
                <w:rPr>
                  <w:rFonts w:cs="Arial"/>
                  <w:b/>
                  <w:i/>
                  <w:sz w:val="20"/>
                  <w:szCs w:val="20"/>
                  <w:rPrChange w:id="664" w:author="Batra Yogesh (EXT)" w:date="2018-04-13T12:47:00Z">
                    <w:rPr>
                      <w:rFonts w:ascii="Calibri" w:hAnsi="Calibri"/>
                      <w:b/>
                      <w:i/>
                      <w:sz w:val="20"/>
                      <w:szCs w:val="20"/>
                    </w:rPr>
                  </w:rPrChange>
                </w:rPr>
                <w:delText xml:space="preserve"> Table</w:delText>
              </w:r>
            </w:del>
            <w:r w:rsidRPr="00440167">
              <w:rPr>
                <w:rFonts w:cs="Arial"/>
                <w:b/>
                <w:i/>
                <w:sz w:val="20"/>
                <w:szCs w:val="20"/>
                <w:rPrChange w:id="665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.</w:t>
            </w:r>
            <w:r w:rsidRPr="00440167">
              <w:rPr>
                <w:rFonts w:cs="Arial"/>
                <w:sz w:val="20"/>
                <w:szCs w:val="20"/>
                <w:rPrChange w:id="666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 Add necessary roles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PrChange w:id="667" w:author="Batra Yogesh (EXT)" w:date="2018-04-13T12:47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0BAA381E" w14:textId="06CF0CBB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668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New role is assigned to user</w:t>
            </w:r>
          </w:p>
        </w:tc>
        <w:tc>
          <w:tcPr>
            <w:tcW w:w="722" w:type="pct"/>
            <w:tcBorders>
              <w:bottom w:val="single" w:sz="4" w:space="0" w:color="auto"/>
            </w:tcBorders>
            <w:tcPrChange w:id="669" w:author="Batra Yogesh (EXT)" w:date="2018-04-13T12:47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0BAA381F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016DD3E8" w14:textId="77777777" w:rsidTr="00440167">
        <w:trPr>
          <w:cantSplit/>
          <w:trPrChange w:id="670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71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60B8354B" w14:textId="77777777" w:rsidR="00450256" w:rsidRPr="00440167" w:rsidRDefault="00450256" w:rsidP="00450256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Borders>
              <w:bottom w:val="single" w:sz="4" w:space="0" w:color="auto"/>
            </w:tcBorders>
            <w:tcPrChange w:id="672" w:author="Batra Yogesh (EXT)" w:date="2018-04-13T12:47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15E16FB1" w14:textId="50282717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67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If an existing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674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Role</w:t>
            </w:r>
            <w:r w:rsidRPr="00440167">
              <w:rPr>
                <w:rFonts w:cs="Arial"/>
                <w:sz w:val="20"/>
                <w:szCs w:val="20"/>
                <w:rPrChange w:id="675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needs to be removed, highlight the role and click the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676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Delete </w:t>
            </w:r>
            <w:r w:rsidRPr="00440167">
              <w:rPr>
                <w:rFonts w:cs="Arial"/>
                <w:sz w:val="20"/>
                <w:szCs w:val="20"/>
                <w:rPrChange w:id="677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icon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PrChange w:id="678" w:author="Batra Yogesh (EXT)" w:date="2018-04-13T12:47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04868CEE" w14:textId="2F70904C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67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Role is removed from user</w:t>
            </w:r>
          </w:p>
        </w:tc>
        <w:tc>
          <w:tcPr>
            <w:tcW w:w="722" w:type="pct"/>
            <w:tcBorders>
              <w:bottom w:val="single" w:sz="4" w:space="0" w:color="auto"/>
            </w:tcBorders>
            <w:tcPrChange w:id="680" w:author="Batra Yogesh (EXT)" w:date="2018-04-13T12:47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38D93FB5" w14:textId="545AD00E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2761EA8C" w14:textId="77777777" w:rsidTr="00440167">
        <w:trPr>
          <w:cantSplit/>
          <w:trPrChange w:id="681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82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E724FF7" w14:textId="77777777" w:rsidR="00450256" w:rsidRPr="00440167" w:rsidRDefault="00450256" w:rsidP="00450256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Borders>
              <w:bottom w:val="single" w:sz="4" w:space="0" w:color="auto"/>
            </w:tcBorders>
            <w:tcPrChange w:id="683" w:author="Batra Yogesh (EXT)" w:date="2018-04-13T12:47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52727D63" w14:textId="0C5C7F84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684" w:author="Batra Yogesh (EXT)" w:date="2018-04-13T12:47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685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Click the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686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440167">
              <w:rPr>
                <w:rFonts w:cs="Arial"/>
                <w:sz w:val="20"/>
                <w:szCs w:val="20"/>
                <w:rPrChange w:id="687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PrChange w:id="688" w:author="Batra Yogesh (EXT)" w:date="2018-04-13T12:47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0D4123D2" w14:textId="569F10E7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68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690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Entry is saved </w:t>
            </w:r>
          </w:p>
        </w:tc>
        <w:tc>
          <w:tcPr>
            <w:tcW w:w="722" w:type="pct"/>
            <w:tcBorders>
              <w:bottom w:val="single" w:sz="4" w:space="0" w:color="auto"/>
            </w:tcBorders>
            <w:tcPrChange w:id="691" w:author="Batra Yogesh (EXT)" w:date="2018-04-13T12:47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1707F580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05" w:rsidRPr="00440167" w14:paraId="0BAA3825" w14:textId="77777777" w:rsidTr="00440167">
        <w:trPr>
          <w:cantSplit/>
          <w:trPrChange w:id="692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93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21" w14:textId="77777777" w:rsidR="00C63E05" w:rsidRPr="00440167" w:rsidRDefault="00C63E05" w:rsidP="009D7887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2056" w:type="pct"/>
            <w:shd w:val="clear" w:color="auto" w:fill="C6D9F1" w:themeFill="text2" w:themeFillTint="33"/>
            <w:tcPrChange w:id="694" w:author="Batra Yogesh (EXT)" w:date="2018-04-13T12:47:00Z">
              <w:tcPr>
                <w:tcW w:w="3330" w:type="dxa"/>
                <w:shd w:val="clear" w:color="auto" w:fill="C6D9F1" w:themeFill="text2" w:themeFillTint="33"/>
              </w:tcPr>
            </w:tcPrChange>
          </w:tcPr>
          <w:p w14:paraId="0BAA3822" w14:textId="1F7D5FDF" w:rsidR="00C63E05" w:rsidRPr="00440167" w:rsidRDefault="00C63E05" w:rsidP="00450256">
            <w:pPr>
              <w:pStyle w:val="TableText"/>
              <w:rPr>
                <w:rFonts w:cs="Arial"/>
                <w:sz w:val="20"/>
                <w:rPrChange w:id="695" w:author="Batra Yogesh (EXT)" w:date="2018-04-13T12:47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440167">
              <w:rPr>
                <w:rFonts w:cs="Arial"/>
                <w:sz w:val="20"/>
                <w:rPrChange w:id="696" w:author="Batra Yogesh (EXT)" w:date="2018-04-13T12:47:00Z">
                  <w:rPr>
                    <w:rFonts w:asciiTheme="minorHAnsi" w:hAnsiTheme="minorHAnsi"/>
                    <w:sz w:val="20"/>
                  </w:rPr>
                </w:rPrChange>
              </w:rPr>
              <w:t>END OF USE CASE</w:t>
            </w:r>
          </w:p>
        </w:tc>
        <w:tc>
          <w:tcPr>
            <w:tcW w:w="1667" w:type="pct"/>
            <w:shd w:val="clear" w:color="auto" w:fill="C6D9F1" w:themeFill="text2" w:themeFillTint="33"/>
            <w:tcPrChange w:id="697" w:author="Batra Yogesh (EXT)" w:date="2018-04-13T12:47:00Z">
              <w:tcPr>
                <w:tcW w:w="2700" w:type="dxa"/>
                <w:shd w:val="clear" w:color="auto" w:fill="C6D9F1" w:themeFill="text2" w:themeFillTint="33"/>
              </w:tcPr>
            </w:tcPrChange>
          </w:tcPr>
          <w:p w14:paraId="0BAA3823" w14:textId="77777777" w:rsidR="00C63E05" w:rsidRPr="00440167" w:rsidRDefault="00C63E05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722" w:type="pct"/>
            <w:shd w:val="clear" w:color="auto" w:fill="C6D9F1" w:themeFill="text2" w:themeFillTint="33"/>
            <w:tcPrChange w:id="698" w:author="Batra Yogesh (EXT)" w:date="2018-04-13T12:47:00Z">
              <w:tcPr>
                <w:tcW w:w="1170" w:type="dxa"/>
                <w:shd w:val="clear" w:color="auto" w:fill="C6D9F1" w:themeFill="text2" w:themeFillTint="33"/>
              </w:tcPr>
            </w:tcPrChange>
          </w:tcPr>
          <w:p w14:paraId="0BAA3824" w14:textId="77777777" w:rsidR="00C63E05" w:rsidRPr="00440167" w:rsidRDefault="00C63E05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26" w14:textId="420BD810" w:rsidR="00C13B91" w:rsidRPr="00440167" w:rsidRDefault="00C13B91" w:rsidP="009601B2">
      <w:pPr>
        <w:rPr>
          <w:rFonts w:cs="Arial"/>
          <w:b/>
          <w:iCs/>
          <w:sz w:val="20"/>
          <w:szCs w:val="28"/>
        </w:rPr>
      </w:pPr>
    </w:p>
    <w:p w14:paraId="77DABA0D" w14:textId="1F0840DB" w:rsidR="00450256" w:rsidRPr="00440167" w:rsidRDefault="00450256" w:rsidP="00450256">
      <w:pPr>
        <w:pStyle w:val="Heading2"/>
      </w:pPr>
      <w:bookmarkStart w:id="699" w:name="_Toc502071835"/>
      <w:r w:rsidRPr="00440167">
        <w:t>Alternate Flow A2: Edit user details</w:t>
      </w:r>
      <w:bookmarkEnd w:id="699"/>
    </w:p>
    <w:p w14:paraId="1D208680" w14:textId="562772D7" w:rsidR="00450256" w:rsidRPr="00440167" w:rsidRDefault="00450256" w:rsidP="00450256">
      <w:pPr>
        <w:rPr>
          <w:rFonts w:cs="Arial"/>
          <w:szCs w:val="22"/>
          <w:rPrChange w:id="700" w:author="Batra Yogesh (EXT)" w:date="2018-04-13T12:48:00Z">
            <w:rPr>
              <w:rFonts w:ascii="Calibri" w:hAnsi="Calibri"/>
              <w:sz w:val="20"/>
              <w:szCs w:val="20"/>
            </w:rPr>
          </w:rPrChange>
        </w:rPr>
      </w:pPr>
      <w:r w:rsidRPr="0037724F">
        <w:rPr>
          <w:rFonts w:cs="Arial"/>
          <w:iCs/>
          <w:szCs w:val="22"/>
        </w:rPr>
        <w:t>Details:</w:t>
      </w:r>
      <w:r w:rsidRPr="0037724F">
        <w:rPr>
          <w:rFonts w:cs="Arial"/>
          <w:szCs w:val="22"/>
        </w:rPr>
        <w:t xml:space="preserve">  </w:t>
      </w:r>
      <w:r w:rsidRPr="00440167">
        <w:rPr>
          <w:rFonts w:cs="Arial"/>
          <w:szCs w:val="22"/>
          <w:rPrChange w:id="701" w:author="Batra Yogesh (EXT)" w:date="2018-04-13T12:48:00Z">
            <w:rPr>
              <w:rFonts w:ascii="Calibri" w:hAnsi="Calibri"/>
              <w:sz w:val="20"/>
              <w:szCs w:val="20"/>
            </w:rPr>
          </w:rPrChange>
        </w:rPr>
        <w:t>Once a user’s access has been setup, it may be necessary to later edit user details.</w:t>
      </w:r>
    </w:p>
    <w:p w14:paraId="426D75BA" w14:textId="77777777" w:rsidR="00450256" w:rsidRPr="00440167" w:rsidRDefault="00450256" w:rsidP="00450256">
      <w:pPr>
        <w:rPr>
          <w:rFonts w:cs="Arial"/>
        </w:rPr>
      </w:pPr>
    </w:p>
    <w:p w14:paraId="03D4A70F" w14:textId="77777777" w:rsidR="00450256" w:rsidRPr="00440167" w:rsidRDefault="00450256" w:rsidP="00450256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702" w:author="Batra Yogesh (EXT)" w:date="2018-04-13T12:47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40"/>
        <w:gridCol w:w="3845"/>
        <w:gridCol w:w="3117"/>
        <w:gridCol w:w="1348"/>
        <w:tblGridChange w:id="703">
          <w:tblGrid>
            <w:gridCol w:w="900"/>
            <w:gridCol w:w="3330"/>
            <w:gridCol w:w="2700"/>
            <w:gridCol w:w="1170"/>
          </w:tblGrid>
        </w:tblGridChange>
      </w:tblGrid>
      <w:tr w:rsidR="00450256" w:rsidRPr="00440167" w14:paraId="73D556A1" w14:textId="77777777" w:rsidTr="00440167">
        <w:trPr>
          <w:cantSplit/>
          <w:tblHeader/>
          <w:trPrChange w:id="704" w:author="Batra Yogesh (EXT)" w:date="2018-04-13T12:47:00Z">
            <w:trPr>
              <w:cantSplit/>
              <w:tblHeader/>
            </w:trPr>
          </w:trPrChange>
        </w:trPr>
        <w:tc>
          <w:tcPr>
            <w:tcW w:w="556" w:type="pct"/>
            <w:tcBorders>
              <w:bottom w:val="single" w:sz="4" w:space="0" w:color="auto"/>
            </w:tcBorders>
            <w:shd w:val="clear" w:color="auto" w:fill="3399FF"/>
            <w:tcPrChange w:id="705" w:author="Batra Yogesh (EXT)" w:date="2018-04-13T12:47:00Z">
              <w:tcPr>
                <w:tcW w:w="90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01993AA" w14:textId="77777777" w:rsidR="00450256" w:rsidRPr="00440167" w:rsidRDefault="00450256" w:rsidP="00BD5CB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2056" w:type="pct"/>
            <w:shd w:val="clear" w:color="auto" w:fill="3399FF"/>
            <w:tcPrChange w:id="706" w:author="Batra Yogesh (EXT)" w:date="2018-04-13T12:47:00Z">
              <w:tcPr>
                <w:tcW w:w="3330" w:type="dxa"/>
                <w:shd w:val="clear" w:color="auto" w:fill="3399FF"/>
              </w:tcPr>
            </w:tcPrChange>
          </w:tcPr>
          <w:p w14:paraId="4042907D" w14:textId="77777777" w:rsidR="00450256" w:rsidRPr="00440167" w:rsidRDefault="00450256" w:rsidP="00BD5CB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667" w:type="pct"/>
            <w:shd w:val="clear" w:color="auto" w:fill="3399FF"/>
            <w:tcPrChange w:id="707" w:author="Batra Yogesh (EXT)" w:date="2018-04-13T12:47:00Z">
              <w:tcPr>
                <w:tcW w:w="2700" w:type="dxa"/>
                <w:shd w:val="clear" w:color="auto" w:fill="3399FF"/>
              </w:tcPr>
            </w:tcPrChange>
          </w:tcPr>
          <w:p w14:paraId="54ADD9EF" w14:textId="77777777" w:rsidR="00450256" w:rsidRPr="00440167" w:rsidRDefault="00450256" w:rsidP="00BD5CB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722" w:type="pct"/>
            <w:shd w:val="clear" w:color="auto" w:fill="3399FF"/>
            <w:tcPrChange w:id="708" w:author="Batra Yogesh (EXT)" w:date="2018-04-13T12:47:00Z">
              <w:tcPr>
                <w:tcW w:w="1170" w:type="dxa"/>
                <w:shd w:val="clear" w:color="auto" w:fill="3399FF"/>
              </w:tcPr>
            </w:tcPrChange>
          </w:tcPr>
          <w:p w14:paraId="2C8E8D74" w14:textId="77777777" w:rsidR="00450256" w:rsidRPr="00440167" w:rsidRDefault="00450256" w:rsidP="00BD5CB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450256" w:rsidRPr="00440167" w14:paraId="72A5EC0B" w14:textId="77777777" w:rsidTr="00440167">
        <w:trPr>
          <w:cantSplit/>
          <w:trPrChange w:id="709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10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5A69673B" w14:textId="2D09153B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711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1.</w:t>
            </w:r>
          </w:p>
        </w:tc>
        <w:tc>
          <w:tcPr>
            <w:tcW w:w="2056" w:type="pct"/>
            <w:tcPrChange w:id="712" w:author="Batra Yogesh (EXT)" w:date="2018-04-13T12:47:00Z">
              <w:tcPr>
                <w:tcW w:w="3330" w:type="dxa"/>
              </w:tcPr>
            </w:tcPrChange>
          </w:tcPr>
          <w:p w14:paraId="50804220" w14:textId="77777777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71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714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Open up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715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Maintenance </w:t>
            </w:r>
            <w:r w:rsidRPr="00440167">
              <w:rPr>
                <w:rFonts w:cs="Arial"/>
                <w:sz w:val="20"/>
                <w:szCs w:val="20"/>
                <w:rPrChange w:id="716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Screen</w:t>
            </w:r>
          </w:p>
          <w:p w14:paraId="53E59A40" w14:textId="6375A4F8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40167">
              <w:rPr>
                <w:rFonts w:cs="Arial"/>
                <w:i/>
                <w:sz w:val="20"/>
                <w:szCs w:val="20"/>
                <w:rPrChange w:id="717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Administration </w:t>
            </w:r>
            <w:r w:rsidRPr="00440167">
              <w:rPr>
                <w:rFonts w:cs="Arial"/>
                <w:i/>
                <w:sz w:val="20"/>
                <w:szCs w:val="20"/>
                <w:rPrChange w:id="718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440167">
              <w:rPr>
                <w:rFonts w:cs="Arial"/>
                <w:i/>
                <w:sz w:val="20"/>
                <w:szCs w:val="20"/>
                <w:rPrChange w:id="719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 Access </w:t>
            </w:r>
            <w:r w:rsidRPr="00440167">
              <w:rPr>
                <w:rFonts w:cs="Arial"/>
                <w:i/>
                <w:noProof/>
                <w:sz w:val="20"/>
                <w:szCs w:val="20"/>
                <w:rPrChange w:id="720" w:author="Batra Yogesh (EXT)" w:date="2018-04-13T12:47:00Z">
                  <w:rPr>
                    <w:rFonts w:ascii="Calibri" w:hAnsi="Calibri"/>
                    <w:i/>
                    <w:noProof/>
                    <w:sz w:val="20"/>
                    <w:szCs w:val="20"/>
                  </w:rPr>
                </w:rPrChange>
              </w:rPr>
              <w:sym w:font="Wingdings" w:char="F0E0"/>
            </w:r>
            <w:r w:rsidRPr="00440167">
              <w:rPr>
                <w:rFonts w:cs="Arial"/>
                <w:i/>
                <w:sz w:val="20"/>
                <w:szCs w:val="20"/>
                <w:rPrChange w:id="721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 User Maintenance</w:t>
            </w:r>
          </w:p>
        </w:tc>
        <w:tc>
          <w:tcPr>
            <w:tcW w:w="1667" w:type="pct"/>
            <w:tcPrChange w:id="722" w:author="Batra Yogesh (EXT)" w:date="2018-04-13T12:47:00Z">
              <w:tcPr>
                <w:tcW w:w="2700" w:type="dxa"/>
              </w:tcPr>
            </w:tcPrChange>
          </w:tcPr>
          <w:p w14:paraId="3346B06F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72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724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13000C79" w14:textId="39EB7335" w:rsidR="00450256" w:rsidRPr="00440167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b/>
                <w:i/>
                <w:sz w:val="20"/>
                <w:szCs w:val="20"/>
                <w:rPrChange w:id="725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Group </w:t>
            </w:r>
            <w:r w:rsidRPr="00440167">
              <w:rPr>
                <w:rFonts w:cs="Arial"/>
                <w:sz w:val="20"/>
                <w:szCs w:val="20"/>
                <w:rPrChange w:id="726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is default populated to “Default”</w:t>
            </w:r>
          </w:p>
        </w:tc>
        <w:tc>
          <w:tcPr>
            <w:tcW w:w="722" w:type="pct"/>
            <w:tcPrChange w:id="727" w:author="Batra Yogesh (EXT)" w:date="2018-04-13T12:47:00Z">
              <w:tcPr>
                <w:tcW w:w="1170" w:type="dxa"/>
              </w:tcPr>
            </w:tcPrChange>
          </w:tcPr>
          <w:p w14:paraId="03EB3D93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2F0DF563" w14:textId="77777777" w:rsidTr="00440167">
        <w:trPr>
          <w:cantSplit/>
          <w:trPrChange w:id="728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29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625D5250" w14:textId="18AF8CC7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730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 xml:space="preserve">2. </w:t>
            </w:r>
          </w:p>
        </w:tc>
        <w:tc>
          <w:tcPr>
            <w:tcW w:w="2056" w:type="pct"/>
            <w:tcPrChange w:id="731" w:author="Batra Yogesh (EXT)" w:date="2018-04-13T12:47:00Z">
              <w:tcPr>
                <w:tcW w:w="3330" w:type="dxa"/>
              </w:tcPr>
            </w:tcPrChange>
          </w:tcPr>
          <w:p w14:paraId="312BABB1" w14:textId="21B85D93" w:rsidR="00450256" w:rsidRPr="00440167" w:rsidRDefault="00450256" w:rsidP="00450256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732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 the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733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Group </w:t>
            </w:r>
            <w:r w:rsidRPr="00440167">
              <w:rPr>
                <w:rFonts w:cs="Arial"/>
                <w:sz w:val="20"/>
                <w:szCs w:val="20"/>
                <w:rPrChange w:id="734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drop-down to select the group that contains the user that needs to be edited and click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735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Go</w:t>
            </w:r>
          </w:p>
        </w:tc>
        <w:tc>
          <w:tcPr>
            <w:tcW w:w="1667" w:type="pct"/>
            <w:tcPrChange w:id="736" w:author="Batra Yogesh (EXT)" w:date="2018-04-13T12:47:00Z">
              <w:tcPr>
                <w:tcW w:w="2700" w:type="dxa"/>
              </w:tcPr>
            </w:tcPrChange>
          </w:tcPr>
          <w:p w14:paraId="73667CF7" w14:textId="38EA9B7B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737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group is displayed in Data Window</w:t>
            </w:r>
          </w:p>
        </w:tc>
        <w:tc>
          <w:tcPr>
            <w:tcW w:w="722" w:type="pct"/>
            <w:tcPrChange w:id="738" w:author="Batra Yogesh (EXT)" w:date="2018-04-13T12:47:00Z">
              <w:tcPr>
                <w:tcW w:w="1170" w:type="dxa"/>
              </w:tcPr>
            </w:tcPrChange>
          </w:tcPr>
          <w:p w14:paraId="3DD4FD80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10346380" w14:textId="77777777" w:rsidTr="00440167">
        <w:trPr>
          <w:cantSplit/>
          <w:trPrChange w:id="739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40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458BA14B" w14:textId="1B5B97AD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741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3.</w:t>
            </w:r>
          </w:p>
        </w:tc>
        <w:tc>
          <w:tcPr>
            <w:tcW w:w="2056" w:type="pct"/>
            <w:tcPrChange w:id="742" w:author="Batra Yogesh (EXT)" w:date="2018-04-13T12:47:00Z">
              <w:tcPr>
                <w:tcW w:w="3330" w:type="dxa"/>
              </w:tcPr>
            </w:tcPrChange>
          </w:tcPr>
          <w:p w14:paraId="18B79B48" w14:textId="23D68118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74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Select user from list that you want to edit details for</w:t>
            </w:r>
          </w:p>
        </w:tc>
        <w:tc>
          <w:tcPr>
            <w:tcW w:w="1667" w:type="pct"/>
            <w:tcPrChange w:id="744" w:author="Batra Yogesh (EXT)" w:date="2018-04-13T12:47:00Z">
              <w:tcPr>
                <w:tcW w:w="2700" w:type="dxa"/>
              </w:tcPr>
            </w:tcPrChange>
          </w:tcPr>
          <w:p w14:paraId="56CCD53F" w14:textId="772346DD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745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information is highlighted</w:t>
            </w:r>
          </w:p>
        </w:tc>
        <w:tc>
          <w:tcPr>
            <w:tcW w:w="722" w:type="pct"/>
            <w:tcPrChange w:id="746" w:author="Batra Yogesh (EXT)" w:date="2018-04-13T12:47:00Z">
              <w:tcPr>
                <w:tcW w:w="1170" w:type="dxa"/>
              </w:tcPr>
            </w:tcPrChange>
          </w:tcPr>
          <w:p w14:paraId="0B1DC5A8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26F082B9" w14:textId="77777777" w:rsidTr="00440167">
        <w:trPr>
          <w:cantSplit/>
          <w:trPrChange w:id="747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48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44D9D215" w14:textId="1F6281A0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749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4.</w:t>
            </w:r>
          </w:p>
        </w:tc>
        <w:tc>
          <w:tcPr>
            <w:tcW w:w="2056" w:type="pct"/>
            <w:tcBorders>
              <w:bottom w:val="single" w:sz="4" w:space="0" w:color="auto"/>
            </w:tcBorders>
            <w:tcPrChange w:id="750" w:author="Batra Yogesh (EXT)" w:date="2018-04-13T12:47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735D4C63" w14:textId="21139BFC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751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Edit details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PrChange w:id="752" w:author="Batra Yogesh (EXT)" w:date="2018-04-13T12:47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5D486D38" w14:textId="0853E99E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75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Correct user details are shown in entry fields</w:t>
            </w:r>
          </w:p>
        </w:tc>
        <w:tc>
          <w:tcPr>
            <w:tcW w:w="722" w:type="pct"/>
            <w:tcBorders>
              <w:bottom w:val="single" w:sz="4" w:space="0" w:color="auto"/>
            </w:tcBorders>
            <w:tcPrChange w:id="754" w:author="Batra Yogesh (EXT)" w:date="2018-04-13T12:47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3E92F5E7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5233CEF1" w14:textId="77777777" w:rsidTr="00440167">
        <w:trPr>
          <w:cantSplit/>
          <w:trPrChange w:id="755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56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73D3CAF2" w14:textId="1636086D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757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5.</w:t>
            </w:r>
          </w:p>
        </w:tc>
        <w:tc>
          <w:tcPr>
            <w:tcW w:w="2056" w:type="pct"/>
            <w:tcBorders>
              <w:bottom w:val="single" w:sz="4" w:space="0" w:color="auto"/>
            </w:tcBorders>
            <w:tcPrChange w:id="758" w:author="Batra Yogesh (EXT)" w:date="2018-04-13T12:47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1F1D9AA8" w14:textId="31EDEFA7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75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Click the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760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440167">
              <w:rPr>
                <w:rFonts w:cs="Arial"/>
                <w:sz w:val="20"/>
                <w:szCs w:val="20"/>
                <w:rPrChange w:id="761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PrChange w:id="762" w:author="Batra Yogesh (EXT)" w:date="2018-04-13T12:47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100F9A09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76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764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Entry is saved </w:t>
            </w:r>
          </w:p>
          <w:p w14:paraId="4DC2D282" w14:textId="3396DB8D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Borders>
              <w:bottom w:val="single" w:sz="4" w:space="0" w:color="auto"/>
            </w:tcBorders>
            <w:tcPrChange w:id="765" w:author="Batra Yogesh (EXT)" w:date="2018-04-13T12:47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461296E6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480F6B6A" w14:textId="77777777" w:rsidTr="00440167">
        <w:trPr>
          <w:cantSplit/>
          <w:trPrChange w:id="766" w:author="Batra Yogesh (EXT)" w:date="2018-04-13T12:47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67" w:author="Batra Yogesh (EXT)" w:date="2018-04-13T12:47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2460D82F" w14:textId="77777777" w:rsidR="00450256" w:rsidRPr="00440167" w:rsidRDefault="00450256" w:rsidP="00450256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2056" w:type="pct"/>
            <w:shd w:val="clear" w:color="auto" w:fill="C6D9F1" w:themeFill="text2" w:themeFillTint="33"/>
            <w:tcPrChange w:id="768" w:author="Batra Yogesh (EXT)" w:date="2018-04-13T12:47:00Z">
              <w:tcPr>
                <w:tcW w:w="3330" w:type="dxa"/>
                <w:shd w:val="clear" w:color="auto" w:fill="C6D9F1" w:themeFill="text2" w:themeFillTint="33"/>
              </w:tcPr>
            </w:tcPrChange>
          </w:tcPr>
          <w:p w14:paraId="1A8FE808" w14:textId="3D347AB7" w:rsidR="00450256" w:rsidRPr="00440167" w:rsidRDefault="00450256" w:rsidP="00450256">
            <w:pPr>
              <w:pStyle w:val="TableText"/>
              <w:rPr>
                <w:rFonts w:cs="Arial"/>
                <w:sz w:val="20"/>
                <w:rPrChange w:id="769" w:author="Batra Yogesh (EXT)" w:date="2018-04-13T12:47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440167">
              <w:rPr>
                <w:rFonts w:cs="Arial"/>
                <w:sz w:val="20"/>
                <w:rPrChange w:id="770" w:author="Batra Yogesh (EXT)" w:date="2018-04-13T12:47:00Z">
                  <w:rPr>
                    <w:rFonts w:asciiTheme="minorHAnsi" w:hAnsiTheme="minorHAnsi"/>
                    <w:sz w:val="20"/>
                  </w:rPr>
                </w:rPrChange>
              </w:rPr>
              <w:t>END OF USE CASE</w:t>
            </w:r>
          </w:p>
        </w:tc>
        <w:tc>
          <w:tcPr>
            <w:tcW w:w="1667" w:type="pct"/>
            <w:shd w:val="clear" w:color="auto" w:fill="C6D9F1" w:themeFill="text2" w:themeFillTint="33"/>
            <w:tcPrChange w:id="771" w:author="Batra Yogesh (EXT)" w:date="2018-04-13T12:47:00Z">
              <w:tcPr>
                <w:tcW w:w="2700" w:type="dxa"/>
                <w:shd w:val="clear" w:color="auto" w:fill="C6D9F1" w:themeFill="text2" w:themeFillTint="33"/>
              </w:tcPr>
            </w:tcPrChange>
          </w:tcPr>
          <w:p w14:paraId="1DC53008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722" w:type="pct"/>
            <w:shd w:val="clear" w:color="auto" w:fill="C6D9F1" w:themeFill="text2" w:themeFillTint="33"/>
            <w:tcPrChange w:id="772" w:author="Batra Yogesh (EXT)" w:date="2018-04-13T12:47:00Z">
              <w:tcPr>
                <w:tcW w:w="1170" w:type="dxa"/>
                <w:shd w:val="clear" w:color="auto" w:fill="C6D9F1" w:themeFill="text2" w:themeFillTint="33"/>
              </w:tcPr>
            </w:tcPrChange>
          </w:tcPr>
          <w:p w14:paraId="30D0746E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2D093934" w14:textId="0331BA0C" w:rsidR="00450256" w:rsidRPr="00440167" w:rsidRDefault="00450256" w:rsidP="00450256">
      <w:pPr>
        <w:pStyle w:val="Heading2"/>
      </w:pPr>
      <w:bookmarkStart w:id="773" w:name="_Toc502071836"/>
      <w:r w:rsidRPr="00440167">
        <w:t>Alternate Flow A3: Inactivate a User</w:t>
      </w:r>
      <w:bookmarkEnd w:id="773"/>
    </w:p>
    <w:p w14:paraId="5E9C6FC1" w14:textId="77777777" w:rsidR="00450256" w:rsidRPr="00440167" w:rsidRDefault="00450256" w:rsidP="00450256">
      <w:pPr>
        <w:rPr>
          <w:rFonts w:cs="Arial"/>
          <w:szCs w:val="22"/>
          <w:rPrChange w:id="774" w:author="Batra Yogesh (EXT)" w:date="2018-04-13T12:47:00Z">
            <w:rPr>
              <w:rFonts w:ascii="Calibri" w:hAnsi="Calibri"/>
              <w:sz w:val="20"/>
              <w:szCs w:val="20"/>
            </w:rPr>
          </w:rPrChange>
        </w:rPr>
      </w:pPr>
      <w:r w:rsidRPr="00440167">
        <w:rPr>
          <w:rFonts w:cs="Arial"/>
          <w:b/>
          <w:iCs/>
          <w:szCs w:val="22"/>
          <w:rPrChange w:id="775" w:author="Batra Yogesh (EXT)" w:date="2018-04-13T12:47:00Z">
            <w:rPr>
              <w:rFonts w:ascii="Calibri" w:hAnsi="Calibri" w:cs="Arial"/>
              <w:b/>
              <w:iCs/>
              <w:sz w:val="20"/>
              <w:szCs w:val="28"/>
            </w:rPr>
          </w:rPrChange>
        </w:rPr>
        <w:t>Details:</w:t>
      </w:r>
      <w:r w:rsidRPr="00440167">
        <w:rPr>
          <w:rFonts w:cs="Arial"/>
          <w:szCs w:val="22"/>
          <w:rPrChange w:id="776" w:author="Batra Yogesh (EXT)" w:date="2018-04-13T12:47:00Z">
            <w:rPr>
              <w:rFonts w:ascii="Calibri" w:hAnsi="Calibri"/>
              <w:sz w:val="20"/>
              <w:szCs w:val="20"/>
            </w:rPr>
          </w:rPrChange>
        </w:rPr>
        <w:t xml:space="preserve">  Periodically, EC Support must inactive a user’s access to EC.  (Users should not be deleted.)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777" w:author="Batra Yogesh (EXT)" w:date="2018-04-13T12:48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40"/>
        <w:gridCol w:w="3845"/>
        <w:gridCol w:w="3117"/>
        <w:gridCol w:w="1348"/>
        <w:tblGridChange w:id="778">
          <w:tblGrid>
            <w:gridCol w:w="900"/>
            <w:gridCol w:w="3330"/>
            <w:gridCol w:w="2700"/>
            <w:gridCol w:w="1170"/>
          </w:tblGrid>
        </w:tblGridChange>
      </w:tblGrid>
      <w:tr w:rsidR="00450256" w:rsidRPr="00440167" w14:paraId="0B15C136" w14:textId="77777777" w:rsidTr="00440167">
        <w:trPr>
          <w:cantSplit/>
          <w:tblHeader/>
          <w:trPrChange w:id="779" w:author="Batra Yogesh (EXT)" w:date="2018-04-13T12:48:00Z">
            <w:trPr>
              <w:cantSplit/>
              <w:tblHeader/>
            </w:trPr>
          </w:trPrChange>
        </w:trPr>
        <w:tc>
          <w:tcPr>
            <w:tcW w:w="556" w:type="pct"/>
            <w:tcBorders>
              <w:bottom w:val="single" w:sz="4" w:space="0" w:color="auto"/>
            </w:tcBorders>
            <w:shd w:val="clear" w:color="auto" w:fill="3399FF"/>
            <w:tcPrChange w:id="780" w:author="Batra Yogesh (EXT)" w:date="2018-04-13T12:48:00Z">
              <w:tcPr>
                <w:tcW w:w="90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64D4584E" w14:textId="77777777" w:rsidR="00450256" w:rsidRPr="00440167" w:rsidRDefault="00450256" w:rsidP="00BD5CB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2056" w:type="pct"/>
            <w:shd w:val="clear" w:color="auto" w:fill="3399FF"/>
            <w:tcPrChange w:id="781" w:author="Batra Yogesh (EXT)" w:date="2018-04-13T12:48:00Z">
              <w:tcPr>
                <w:tcW w:w="3330" w:type="dxa"/>
                <w:shd w:val="clear" w:color="auto" w:fill="3399FF"/>
              </w:tcPr>
            </w:tcPrChange>
          </w:tcPr>
          <w:p w14:paraId="414CA0BF" w14:textId="77777777" w:rsidR="00450256" w:rsidRPr="00440167" w:rsidRDefault="00450256" w:rsidP="00BD5CB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667" w:type="pct"/>
            <w:shd w:val="clear" w:color="auto" w:fill="3399FF"/>
            <w:tcPrChange w:id="782" w:author="Batra Yogesh (EXT)" w:date="2018-04-13T12:48:00Z">
              <w:tcPr>
                <w:tcW w:w="2700" w:type="dxa"/>
                <w:shd w:val="clear" w:color="auto" w:fill="3399FF"/>
              </w:tcPr>
            </w:tcPrChange>
          </w:tcPr>
          <w:p w14:paraId="33BF9541" w14:textId="77777777" w:rsidR="00450256" w:rsidRPr="00440167" w:rsidRDefault="00450256" w:rsidP="00BD5CB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722" w:type="pct"/>
            <w:shd w:val="clear" w:color="auto" w:fill="3399FF"/>
            <w:tcPrChange w:id="783" w:author="Batra Yogesh (EXT)" w:date="2018-04-13T12:48:00Z">
              <w:tcPr>
                <w:tcW w:w="1170" w:type="dxa"/>
                <w:shd w:val="clear" w:color="auto" w:fill="3399FF"/>
              </w:tcPr>
            </w:tcPrChange>
          </w:tcPr>
          <w:p w14:paraId="57CDBE98" w14:textId="77777777" w:rsidR="00450256" w:rsidRPr="00440167" w:rsidRDefault="00450256" w:rsidP="00BD5CB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450256" w:rsidRPr="00440167" w14:paraId="342340CD" w14:textId="77777777" w:rsidTr="00440167">
        <w:trPr>
          <w:cantSplit/>
          <w:trPrChange w:id="784" w:author="Batra Yogesh (EXT)" w:date="2018-04-13T12:48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85" w:author="Batra Yogesh (EXT)" w:date="2018-04-13T12:4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5CA1EEFC" w14:textId="77777777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786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1.</w:t>
            </w:r>
          </w:p>
        </w:tc>
        <w:tc>
          <w:tcPr>
            <w:tcW w:w="2056" w:type="pct"/>
            <w:tcPrChange w:id="787" w:author="Batra Yogesh (EXT)" w:date="2018-04-13T12:48:00Z">
              <w:tcPr>
                <w:tcW w:w="3330" w:type="dxa"/>
              </w:tcPr>
            </w:tcPrChange>
          </w:tcPr>
          <w:p w14:paraId="2EB88BDE" w14:textId="77777777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788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78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Open up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790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Maintenance </w:t>
            </w:r>
            <w:r w:rsidRPr="00440167">
              <w:rPr>
                <w:rFonts w:cs="Arial"/>
                <w:sz w:val="20"/>
                <w:szCs w:val="20"/>
                <w:rPrChange w:id="791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Screen</w:t>
            </w:r>
          </w:p>
          <w:p w14:paraId="5C838DA8" w14:textId="78DA9278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440167">
              <w:rPr>
                <w:rFonts w:cs="Arial"/>
                <w:i/>
                <w:sz w:val="20"/>
                <w:szCs w:val="20"/>
                <w:rPrChange w:id="792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Administration </w:t>
            </w:r>
            <w:r w:rsidRPr="00440167">
              <w:rPr>
                <w:rFonts w:cs="Arial"/>
                <w:i/>
                <w:sz w:val="20"/>
                <w:szCs w:val="20"/>
                <w:rPrChange w:id="793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440167">
              <w:rPr>
                <w:rFonts w:cs="Arial"/>
                <w:i/>
                <w:sz w:val="20"/>
                <w:szCs w:val="20"/>
                <w:rPrChange w:id="794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 Access </w:t>
            </w:r>
            <w:r w:rsidRPr="00440167">
              <w:rPr>
                <w:rFonts w:cs="Arial"/>
                <w:i/>
                <w:noProof/>
                <w:sz w:val="20"/>
                <w:szCs w:val="20"/>
                <w:rPrChange w:id="795" w:author="Batra Yogesh (EXT)" w:date="2018-04-13T12:47:00Z">
                  <w:rPr>
                    <w:rFonts w:ascii="Calibri" w:hAnsi="Calibri"/>
                    <w:i/>
                    <w:noProof/>
                    <w:sz w:val="20"/>
                    <w:szCs w:val="20"/>
                  </w:rPr>
                </w:rPrChange>
              </w:rPr>
              <w:sym w:font="Wingdings" w:char="F0E0"/>
            </w:r>
            <w:r w:rsidRPr="00440167">
              <w:rPr>
                <w:rFonts w:cs="Arial"/>
                <w:i/>
                <w:sz w:val="20"/>
                <w:szCs w:val="20"/>
                <w:rPrChange w:id="796" w:author="Batra Yogesh (EXT)" w:date="2018-04-13T12:47:00Z">
                  <w:rPr>
                    <w:rFonts w:ascii="Calibri" w:hAnsi="Calibri"/>
                    <w:i/>
                    <w:sz w:val="20"/>
                    <w:szCs w:val="20"/>
                  </w:rPr>
                </w:rPrChange>
              </w:rPr>
              <w:t xml:space="preserve"> User Maintenance</w:t>
            </w:r>
          </w:p>
        </w:tc>
        <w:tc>
          <w:tcPr>
            <w:tcW w:w="1667" w:type="pct"/>
            <w:tcPrChange w:id="797" w:author="Batra Yogesh (EXT)" w:date="2018-04-13T12:48:00Z">
              <w:tcPr>
                <w:tcW w:w="2700" w:type="dxa"/>
              </w:tcPr>
            </w:tcPrChange>
          </w:tcPr>
          <w:p w14:paraId="3E93AF2B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  <w:rPrChange w:id="798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79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15B1D83E" w14:textId="42B3C92E" w:rsidR="00450256" w:rsidRPr="00440167" w:rsidRDefault="00450256" w:rsidP="0045025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b/>
                <w:i/>
                <w:sz w:val="20"/>
                <w:szCs w:val="20"/>
                <w:rPrChange w:id="800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Group </w:t>
            </w:r>
            <w:r w:rsidRPr="00440167">
              <w:rPr>
                <w:rFonts w:cs="Arial"/>
                <w:sz w:val="20"/>
                <w:szCs w:val="20"/>
                <w:rPrChange w:id="801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is default populated to “Default”</w:t>
            </w:r>
          </w:p>
        </w:tc>
        <w:tc>
          <w:tcPr>
            <w:tcW w:w="722" w:type="pct"/>
            <w:tcPrChange w:id="802" w:author="Batra Yogesh (EXT)" w:date="2018-04-13T12:48:00Z">
              <w:tcPr>
                <w:tcW w:w="1170" w:type="dxa"/>
              </w:tcPr>
            </w:tcPrChange>
          </w:tcPr>
          <w:p w14:paraId="62C17E9D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18E9E003" w14:textId="77777777" w:rsidTr="00440167">
        <w:trPr>
          <w:cantSplit/>
          <w:trPrChange w:id="803" w:author="Batra Yogesh (EXT)" w:date="2018-04-13T12:48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804" w:author="Batra Yogesh (EXT)" w:date="2018-04-13T12:4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4779C44D" w14:textId="77777777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805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 xml:space="preserve">2. </w:t>
            </w:r>
          </w:p>
        </w:tc>
        <w:tc>
          <w:tcPr>
            <w:tcW w:w="2056" w:type="pct"/>
            <w:tcPrChange w:id="806" w:author="Batra Yogesh (EXT)" w:date="2018-04-13T12:48:00Z">
              <w:tcPr>
                <w:tcW w:w="3330" w:type="dxa"/>
              </w:tcPr>
            </w:tcPrChange>
          </w:tcPr>
          <w:p w14:paraId="256C90EC" w14:textId="7237DC92" w:rsidR="00450256" w:rsidRPr="00440167" w:rsidRDefault="00450256" w:rsidP="00450256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807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 the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808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User Group </w:t>
            </w:r>
            <w:r w:rsidRPr="00440167">
              <w:rPr>
                <w:rFonts w:cs="Arial"/>
                <w:sz w:val="20"/>
                <w:szCs w:val="20"/>
                <w:rPrChange w:id="80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drop-down to select the group that contains the user that needs to be edited and click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810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Go</w:t>
            </w:r>
          </w:p>
        </w:tc>
        <w:tc>
          <w:tcPr>
            <w:tcW w:w="1667" w:type="pct"/>
            <w:tcPrChange w:id="811" w:author="Batra Yogesh (EXT)" w:date="2018-04-13T12:48:00Z">
              <w:tcPr>
                <w:tcW w:w="2700" w:type="dxa"/>
              </w:tcPr>
            </w:tcPrChange>
          </w:tcPr>
          <w:p w14:paraId="51006422" w14:textId="32FF7A3D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812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group is displayed in Data Window</w:t>
            </w:r>
          </w:p>
        </w:tc>
        <w:tc>
          <w:tcPr>
            <w:tcW w:w="722" w:type="pct"/>
            <w:tcPrChange w:id="813" w:author="Batra Yogesh (EXT)" w:date="2018-04-13T12:48:00Z">
              <w:tcPr>
                <w:tcW w:w="1170" w:type="dxa"/>
              </w:tcPr>
            </w:tcPrChange>
          </w:tcPr>
          <w:p w14:paraId="170E4140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4D5B28D6" w14:textId="77777777" w:rsidTr="00440167">
        <w:trPr>
          <w:cantSplit/>
          <w:trPrChange w:id="814" w:author="Batra Yogesh (EXT)" w:date="2018-04-13T12:48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815" w:author="Batra Yogesh (EXT)" w:date="2018-04-13T12:4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5F438990" w14:textId="77777777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816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3.</w:t>
            </w:r>
          </w:p>
        </w:tc>
        <w:tc>
          <w:tcPr>
            <w:tcW w:w="2056" w:type="pct"/>
            <w:tcPrChange w:id="817" w:author="Batra Yogesh (EXT)" w:date="2018-04-13T12:48:00Z">
              <w:tcPr>
                <w:tcW w:w="3330" w:type="dxa"/>
              </w:tcPr>
            </w:tcPrChange>
          </w:tcPr>
          <w:p w14:paraId="3D01352D" w14:textId="646C75E7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818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Select user from list that you want to remove</w:t>
            </w:r>
          </w:p>
        </w:tc>
        <w:tc>
          <w:tcPr>
            <w:tcW w:w="1667" w:type="pct"/>
            <w:tcPrChange w:id="819" w:author="Batra Yogesh (EXT)" w:date="2018-04-13T12:48:00Z">
              <w:tcPr>
                <w:tcW w:w="2700" w:type="dxa"/>
              </w:tcPr>
            </w:tcPrChange>
          </w:tcPr>
          <w:p w14:paraId="7261CD58" w14:textId="3ED44E0D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820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information is highlighted</w:t>
            </w:r>
          </w:p>
        </w:tc>
        <w:tc>
          <w:tcPr>
            <w:tcW w:w="722" w:type="pct"/>
            <w:tcPrChange w:id="821" w:author="Batra Yogesh (EXT)" w:date="2018-04-13T12:48:00Z">
              <w:tcPr>
                <w:tcW w:w="1170" w:type="dxa"/>
              </w:tcPr>
            </w:tcPrChange>
          </w:tcPr>
          <w:p w14:paraId="2D0FAC8B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6250147E" w14:textId="77777777" w:rsidTr="00440167">
        <w:trPr>
          <w:cantSplit/>
          <w:trPrChange w:id="822" w:author="Batra Yogesh (EXT)" w:date="2018-04-13T12:48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823" w:author="Batra Yogesh (EXT)" w:date="2018-04-13T12:4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3D3A7980" w14:textId="77777777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824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4.</w:t>
            </w:r>
          </w:p>
        </w:tc>
        <w:tc>
          <w:tcPr>
            <w:tcW w:w="2056" w:type="pct"/>
            <w:tcBorders>
              <w:bottom w:val="single" w:sz="4" w:space="0" w:color="auto"/>
            </w:tcBorders>
            <w:tcPrChange w:id="825" w:author="Batra Yogesh (EXT)" w:date="2018-04-13T12:48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07540296" w14:textId="67ACCD7D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826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Uncheck the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827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Active </w:t>
            </w:r>
            <w:r w:rsidRPr="00440167">
              <w:rPr>
                <w:rFonts w:cs="Arial"/>
                <w:sz w:val="20"/>
                <w:szCs w:val="20"/>
                <w:rPrChange w:id="828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checkbox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PrChange w:id="829" w:author="Batra Yogesh (EXT)" w:date="2018-04-13T12:48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3CF3FB3A" w14:textId="16511548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b/>
                <w:i/>
                <w:sz w:val="20"/>
                <w:szCs w:val="20"/>
                <w:rPrChange w:id="830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 xml:space="preserve">Active </w:t>
            </w:r>
            <w:r w:rsidRPr="00440167">
              <w:rPr>
                <w:rFonts w:cs="Arial"/>
                <w:sz w:val="20"/>
                <w:szCs w:val="20"/>
                <w:rPrChange w:id="831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box is unchecked</w:t>
            </w:r>
          </w:p>
        </w:tc>
        <w:tc>
          <w:tcPr>
            <w:tcW w:w="722" w:type="pct"/>
            <w:tcBorders>
              <w:bottom w:val="single" w:sz="4" w:space="0" w:color="auto"/>
            </w:tcBorders>
            <w:tcPrChange w:id="832" w:author="Batra Yogesh (EXT)" w:date="2018-04-13T12:48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76F9A587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42701F40" w14:textId="77777777" w:rsidTr="00440167">
        <w:trPr>
          <w:cantSplit/>
          <w:trPrChange w:id="833" w:author="Batra Yogesh (EXT)" w:date="2018-04-13T12:48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834" w:author="Batra Yogesh (EXT)" w:date="2018-04-13T12:4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352F07B5" w14:textId="77777777" w:rsidR="00450256" w:rsidRPr="00440167" w:rsidRDefault="00450256" w:rsidP="00450256">
            <w:pPr>
              <w:pStyle w:val="TableText"/>
              <w:keepNext/>
              <w:keepLines/>
              <w:ind w:left="360"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sz w:val="20"/>
                <w:rPrChange w:id="835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5.</w:t>
            </w:r>
          </w:p>
        </w:tc>
        <w:tc>
          <w:tcPr>
            <w:tcW w:w="2056" w:type="pct"/>
            <w:tcBorders>
              <w:bottom w:val="single" w:sz="4" w:space="0" w:color="auto"/>
            </w:tcBorders>
            <w:tcPrChange w:id="836" w:author="Batra Yogesh (EXT)" w:date="2018-04-13T12:48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68476DBD" w14:textId="7EB06423" w:rsidR="00450256" w:rsidRPr="00440167" w:rsidRDefault="00450256" w:rsidP="00450256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837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Click the </w:t>
            </w:r>
            <w:r w:rsidRPr="00440167">
              <w:rPr>
                <w:rFonts w:cs="Arial"/>
                <w:b/>
                <w:i/>
                <w:sz w:val="20"/>
                <w:szCs w:val="20"/>
                <w:rPrChange w:id="838" w:author="Batra Yogesh (EXT)" w:date="2018-04-13T12:47:00Z">
                  <w:rPr>
                    <w:rFonts w:ascii="Calibri" w:hAnsi="Calibr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440167">
              <w:rPr>
                <w:rFonts w:cs="Arial"/>
                <w:sz w:val="20"/>
                <w:szCs w:val="20"/>
                <w:rPrChange w:id="83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PrChange w:id="840" w:author="Batra Yogesh (EXT)" w:date="2018-04-13T12:48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0663B792" w14:textId="4FFE95C4" w:rsidR="00450256" w:rsidRPr="00440167" w:rsidRDefault="00450256" w:rsidP="00450256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40167">
              <w:rPr>
                <w:rFonts w:cs="Arial"/>
                <w:sz w:val="20"/>
                <w:szCs w:val="20"/>
                <w:rPrChange w:id="841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 xml:space="preserve">User record is removed </w:t>
            </w:r>
          </w:p>
        </w:tc>
        <w:tc>
          <w:tcPr>
            <w:tcW w:w="722" w:type="pct"/>
            <w:tcBorders>
              <w:bottom w:val="single" w:sz="4" w:space="0" w:color="auto"/>
            </w:tcBorders>
            <w:tcPrChange w:id="842" w:author="Batra Yogesh (EXT)" w:date="2018-04-13T12:48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3A8604BA" w14:textId="77777777" w:rsidR="00450256" w:rsidRPr="00440167" w:rsidRDefault="00450256" w:rsidP="00450256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450256" w:rsidRPr="00440167" w14:paraId="536DB5E5" w14:textId="77777777" w:rsidTr="00440167">
        <w:trPr>
          <w:cantSplit/>
          <w:trPrChange w:id="843" w:author="Batra Yogesh (EXT)" w:date="2018-04-13T12:48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844" w:author="Batra Yogesh (EXT)" w:date="2018-04-13T12:4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626B9F42" w14:textId="77777777" w:rsidR="00450256" w:rsidRPr="00440167" w:rsidRDefault="00450256" w:rsidP="00BD5CB3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2056" w:type="pct"/>
            <w:shd w:val="clear" w:color="auto" w:fill="C6D9F1" w:themeFill="text2" w:themeFillTint="33"/>
            <w:tcPrChange w:id="845" w:author="Batra Yogesh (EXT)" w:date="2018-04-13T12:48:00Z">
              <w:tcPr>
                <w:tcW w:w="3330" w:type="dxa"/>
                <w:shd w:val="clear" w:color="auto" w:fill="C6D9F1" w:themeFill="text2" w:themeFillTint="33"/>
              </w:tcPr>
            </w:tcPrChange>
          </w:tcPr>
          <w:p w14:paraId="55C98BFB" w14:textId="77777777" w:rsidR="00450256" w:rsidRPr="00440167" w:rsidRDefault="00450256" w:rsidP="00BD5CB3">
            <w:pPr>
              <w:pStyle w:val="TableText"/>
              <w:rPr>
                <w:rFonts w:cs="Arial"/>
                <w:sz w:val="20"/>
                <w:rPrChange w:id="846" w:author="Batra Yogesh (EXT)" w:date="2018-04-13T12:47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440167">
              <w:rPr>
                <w:rFonts w:cs="Arial"/>
                <w:sz w:val="20"/>
                <w:rPrChange w:id="847" w:author="Batra Yogesh (EXT)" w:date="2018-04-13T12:47:00Z">
                  <w:rPr>
                    <w:rFonts w:asciiTheme="minorHAnsi" w:hAnsiTheme="minorHAnsi"/>
                    <w:sz w:val="20"/>
                  </w:rPr>
                </w:rPrChange>
              </w:rPr>
              <w:t>END OF USE CASE</w:t>
            </w:r>
          </w:p>
        </w:tc>
        <w:tc>
          <w:tcPr>
            <w:tcW w:w="1667" w:type="pct"/>
            <w:shd w:val="clear" w:color="auto" w:fill="C6D9F1" w:themeFill="text2" w:themeFillTint="33"/>
            <w:tcPrChange w:id="848" w:author="Batra Yogesh (EXT)" w:date="2018-04-13T12:48:00Z">
              <w:tcPr>
                <w:tcW w:w="2700" w:type="dxa"/>
                <w:shd w:val="clear" w:color="auto" w:fill="C6D9F1" w:themeFill="text2" w:themeFillTint="33"/>
              </w:tcPr>
            </w:tcPrChange>
          </w:tcPr>
          <w:p w14:paraId="300BF054" w14:textId="77777777" w:rsidR="00450256" w:rsidRPr="00440167" w:rsidRDefault="00450256" w:rsidP="00BD5CB3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722" w:type="pct"/>
            <w:shd w:val="clear" w:color="auto" w:fill="C6D9F1" w:themeFill="text2" w:themeFillTint="33"/>
            <w:tcPrChange w:id="849" w:author="Batra Yogesh (EXT)" w:date="2018-04-13T12:48:00Z">
              <w:tcPr>
                <w:tcW w:w="1170" w:type="dxa"/>
                <w:shd w:val="clear" w:color="auto" w:fill="C6D9F1" w:themeFill="text2" w:themeFillTint="33"/>
              </w:tcPr>
            </w:tcPrChange>
          </w:tcPr>
          <w:p w14:paraId="550F9FAE" w14:textId="77777777" w:rsidR="00450256" w:rsidRPr="00440167" w:rsidRDefault="00450256" w:rsidP="00BD5CB3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5B6CB9AC" w14:textId="77777777" w:rsidR="00450256" w:rsidRPr="00440167" w:rsidRDefault="00450256" w:rsidP="009601B2">
      <w:pPr>
        <w:rPr>
          <w:rFonts w:cs="Arial"/>
          <w:b/>
          <w:iCs/>
          <w:sz w:val="20"/>
          <w:szCs w:val="28"/>
        </w:rPr>
      </w:pPr>
    </w:p>
    <w:p w14:paraId="0BAA3828" w14:textId="77777777" w:rsidR="003D41D8" w:rsidRPr="00440167" w:rsidRDefault="001516B9" w:rsidP="003D41D8">
      <w:pPr>
        <w:pStyle w:val="Heading1"/>
      </w:pPr>
      <w:bookmarkStart w:id="850" w:name="_Toc502071837"/>
      <w:r w:rsidRPr="00440167">
        <w:t>Exception</w:t>
      </w:r>
      <w:r w:rsidR="00BF2F96" w:rsidRPr="00440167">
        <w:t>s</w:t>
      </w:r>
      <w:bookmarkEnd w:id="850"/>
    </w:p>
    <w:p w14:paraId="0BAA3829" w14:textId="2906BD66" w:rsidR="001516B9" w:rsidRPr="00440167" w:rsidRDefault="00E71304" w:rsidP="00447470">
      <w:pPr>
        <w:pStyle w:val="Heading2"/>
      </w:pPr>
      <w:bookmarkStart w:id="851" w:name="_Toc502071838"/>
      <w:r w:rsidRPr="00440167">
        <w:t>List of Common Issues/Errors</w:t>
      </w:r>
      <w:bookmarkEnd w:id="851"/>
    </w:p>
    <w:p w14:paraId="0BAA382A" w14:textId="6605AC92" w:rsidR="001516B9" w:rsidRPr="00440167" w:rsidRDefault="009D157E" w:rsidP="001516B9">
      <w:pPr>
        <w:rPr>
          <w:rFonts w:cs="Arial"/>
        </w:rPr>
      </w:pPr>
      <w:r w:rsidRPr="00440167">
        <w:rPr>
          <w:rFonts w:cs="Arial"/>
        </w:rPr>
        <w:t>Not aware of any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852" w:author="Batra Yogesh (EXT)" w:date="2018-04-13T12:48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853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440167" w14:paraId="0BAA382F" w14:textId="77777777" w:rsidTr="00440167">
        <w:trPr>
          <w:cantSplit/>
          <w:tblHeader/>
          <w:trPrChange w:id="854" w:author="Batra Yogesh (EXT)" w:date="2018-04-13T12:48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855" w:author="Batra Yogesh (EXT)" w:date="2018-04-13T12:48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440167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856" w:author="Batra Yogesh (EXT)" w:date="2018-04-13T12:48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440167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857" w:author="Batra Yogesh (EXT)" w:date="2018-04-13T12:48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440167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440167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858" w:author="Batra Yogesh (EXT)" w:date="2018-04-13T12:48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440167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4A5BBB" w:rsidRPr="00440167" w14:paraId="0BAA3834" w14:textId="77777777" w:rsidTr="00440167">
        <w:trPr>
          <w:cantSplit/>
          <w:trPrChange w:id="859" w:author="Batra Yogesh (EXT)" w:date="2018-04-13T12:48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860" w:author="Batra Yogesh (EXT)" w:date="2018-04-13T12:48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A5BBB" w:rsidRPr="00440167" w:rsidRDefault="004A5BBB" w:rsidP="004A5BBB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861" w:author="Batra Yogesh (EXT)" w:date="2018-04-13T12:48:00Z">
              <w:tcPr>
                <w:tcW w:w="2790" w:type="dxa"/>
              </w:tcPr>
            </w:tcPrChange>
          </w:tcPr>
          <w:p w14:paraId="0BAA3831" w14:textId="2F50433B" w:rsidR="004A5BBB" w:rsidRPr="00440167" w:rsidRDefault="004A5BBB" w:rsidP="004A5BB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color w:val="000000"/>
                <w:sz w:val="20"/>
                <w:rPrChange w:id="862" w:author="Batra Yogesh (EXT)" w:date="2018-04-13T12:47:00Z">
                  <w:rPr>
                    <w:rFonts w:ascii="Calibri" w:hAnsi="Calibri"/>
                    <w:color w:val="000000"/>
                    <w:sz w:val="20"/>
                  </w:rPr>
                </w:rPrChange>
              </w:rPr>
              <w:t>User does not enter an EC required field</w:t>
            </w:r>
          </w:p>
        </w:tc>
        <w:tc>
          <w:tcPr>
            <w:tcW w:w="2056" w:type="pct"/>
            <w:tcPrChange w:id="863" w:author="Batra Yogesh (EXT)" w:date="2018-04-13T12:48:00Z">
              <w:tcPr>
                <w:tcW w:w="3330" w:type="dxa"/>
              </w:tcPr>
            </w:tcPrChange>
          </w:tcPr>
          <w:p w14:paraId="0BAA3832" w14:textId="352FE967" w:rsidR="004A5BBB" w:rsidRPr="00440167" w:rsidRDefault="004A5BBB" w:rsidP="004A5BBB">
            <w:pPr>
              <w:keepNext/>
              <w:keepLines/>
              <w:rPr>
                <w:rFonts w:cs="Arial"/>
                <w:color w:val="000000"/>
                <w:sz w:val="20"/>
              </w:rPr>
            </w:pPr>
            <w:r w:rsidRPr="00440167">
              <w:rPr>
                <w:rFonts w:cs="Arial"/>
                <w:color w:val="000000"/>
                <w:sz w:val="20"/>
                <w:rPrChange w:id="864" w:author="Batra Yogesh (EXT)" w:date="2018-04-13T12:47:00Z">
                  <w:rPr>
                    <w:rFonts w:ascii="Calibri" w:hAnsi="Calibri"/>
                    <w:color w:val="000000"/>
                    <w:sz w:val="20"/>
                  </w:rPr>
                </w:rPrChange>
              </w:rPr>
              <w:t xml:space="preserve">Error: “Please enter” + required field not entered. </w:t>
            </w:r>
          </w:p>
        </w:tc>
        <w:tc>
          <w:tcPr>
            <w:tcW w:w="722" w:type="pct"/>
            <w:tcPrChange w:id="865" w:author="Batra Yogesh (EXT)" w:date="2018-04-13T12:48:00Z">
              <w:tcPr>
                <w:tcW w:w="1170" w:type="dxa"/>
              </w:tcPr>
            </w:tcPrChange>
          </w:tcPr>
          <w:p w14:paraId="0BAA3833" w14:textId="77777777" w:rsidR="004A5BBB" w:rsidRPr="00440167" w:rsidRDefault="004A5BBB" w:rsidP="004A5BB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440167" w14:paraId="0BAA3839" w14:textId="77777777" w:rsidTr="00440167">
        <w:trPr>
          <w:cantSplit/>
          <w:trHeight w:val="341"/>
          <w:trPrChange w:id="866" w:author="Batra Yogesh (EXT)" w:date="2018-04-13T12:48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867" w:author="Batra Yogesh (EXT)" w:date="2018-04-13T12:48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440167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868" w:author="Batra Yogesh (EXT)" w:date="2018-04-13T12:48:00Z">
              <w:tcPr>
                <w:tcW w:w="2790" w:type="dxa"/>
              </w:tcPr>
            </w:tcPrChange>
          </w:tcPr>
          <w:p w14:paraId="0BAA3836" w14:textId="77777777" w:rsidR="000A438C" w:rsidRPr="00440167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869" w:author="Batra Yogesh (EXT)" w:date="2018-04-13T12:48:00Z">
              <w:tcPr>
                <w:tcW w:w="3330" w:type="dxa"/>
              </w:tcPr>
            </w:tcPrChange>
          </w:tcPr>
          <w:p w14:paraId="0BAA3837" w14:textId="77777777" w:rsidR="000A438C" w:rsidRPr="00440167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870" w:author="Batra Yogesh (EXT)" w:date="2018-04-13T12:48:00Z">
              <w:tcPr>
                <w:tcW w:w="1170" w:type="dxa"/>
              </w:tcPr>
            </w:tcPrChange>
          </w:tcPr>
          <w:p w14:paraId="0BAA3838" w14:textId="77777777" w:rsidR="000A438C" w:rsidRPr="00440167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440167" w14:paraId="0BAA383E" w14:textId="77777777" w:rsidTr="00440167">
        <w:trPr>
          <w:cantSplit/>
          <w:trHeight w:val="341"/>
          <w:trPrChange w:id="871" w:author="Batra Yogesh (EXT)" w:date="2018-04-13T12:48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872" w:author="Batra Yogesh (EXT)" w:date="2018-04-13T12:48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440167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873" w:author="Batra Yogesh (EXT)" w:date="2018-04-13T12:48:00Z">
              <w:tcPr>
                <w:tcW w:w="2790" w:type="dxa"/>
              </w:tcPr>
            </w:tcPrChange>
          </w:tcPr>
          <w:p w14:paraId="0BAA383B" w14:textId="77777777" w:rsidR="000A438C" w:rsidRPr="00440167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874" w:author="Batra Yogesh (EXT)" w:date="2018-04-13T12:48:00Z">
              <w:tcPr>
                <w:tcW w:w="3330" w:type="dxa"/>
              </w:tcPr>
            </w:tcPrChange>
          </w:tcPr>
          <w:p w14:paraId="0BAA383C" w14:textId="77777777" w:rsidR="000A438C" w:rsidRPr="00440167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875" w:author="Batra Yogesh (EXT)" w:date="2018-04-13T12:48:00Z">
              <w:tcPr>
                <w:tcW w:w="1170" w:type="dxa"/>
              </w:tcPr>
            </w:tcPrChange>
          </w:tcPr>
          <w:p w14:paraId="0BAA383D" w14:textId="77777777" w:rsidR="000A438C" w:rsidRPr="00440167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67BE8A85" w14:textId="77777777" w:rsidR="004A5BBB" w:rsidRPr="00440167" w:rsidRDefault="004A5BBB" w:rsidP="004A5BBB">
      <w:pPr>
        <w:pStyle w:val="Heading1"/>
        <w:rPr>
          <w:rPrChange w:id="876" w:author="Batra Yogesh (EXT)" w:date="2018-04-13T12:47:00Z">
            <w:rPr>
              <w:rFonts w:ascii="Calibri" w:hAnsi="Calibri"/>
            </w:rPr>
          </w:rPrChange>
        </w:rPr>
      </w:pPr>
      <w:bookmarkStart w:id="877" w:name="_Toc473367009"/>
      <w:bookmarkStart w:id="878" w:name="_Toc502071839"/>
      <w:r w:rsidRPr="00440167">
        <w:rPr>
          <w:rPrChange w:id="879" w:author="Batra Yogesh (EXT)" w:date="2018-04-13T12:47:00Z">
            <w:rPr>
              <w:rFonts w:ascii="Calibri" w:hAnsi="Calibri"/>
            </w:rPr>
          </w:rPrChange>
        </w:rPr>
        <w:t>Additional Clarifying Information</w:t>
      </w:r>
      <w:bookmarkEnd w:id="877"/>
      <w:bookmarkEnd w:id="878"/>
      <w:r w:rsidRPr="00440167">
        <w:rPr>
          <w:rPrChange w:id="880" w:author="Batra Yogesh (EXT)" w:date="2018-04-13T12:47:00Z">
            <w:rPr>
              <w:rFonts w:ascii="Calibri" w:hAnsi="Calibri"/>
            </w:rPr>
          </w:rPrChange>
        </w:rPr>
        <w:t xml:space="preserve"> </w:t>
      </w:r>
    </w:p>
    <w:p w14:paraId="13D500F0" w14:textId="77777777" w:rsidR="004A5BBB" w:rsidRPr="00440167" w:rsidRDefault="004A5BBB" w:rsidP="004A5BBB">
      <w:pPr>
        <w:pStyle w:val="Heading2"/>
        <w:ind w:left="1296"/>
        <w:rPr>
          <w:szCs w:val="20"/>
          <w:rPrChange w:id="881" w:author="Batra Yogesh (EXT)" w:date="2018-04-13T12:47:00Z">
            <w:rPr>
              <w:rFonts w:ascii="Calibri" w:hAnsi="Calibri"/>
              <w:szCs w:val="20"/>
            </w:rPr>
          </w:rPrChange>
        </w:rPr>
      </w:pPr>
      <w:bookmarkStart w:id="882" w:name="_Toc473367010"/>
      <w:bookmarkStart w:id="883" w:name="_Toc502071840"/>
      <w:r w:rsidRPr="00440167">
        <w:rPr>
          <w:szCs w:val="20"/>
          <w:rPrChange w:id="884" w:author="Batra Yogesh (EXT)" w:date="2018-04-13T12:47:00Z">
            <w:rPr>
              <w:rFonts w:ascii="Calibri" w:hAnsi="Calibri"/>
              <w:szCs w:val="20"/>
            </w:rPr>
          </w:rPrChange>
        </w:rPr>
        <w:t>Additional Variations</w:t>
      </w:r>
      <w:bookmarkEnd w:id="882"/>
      <w:bookmarkEnd w:id="883"/>
      <w:r w:rsidRPr="00440167">
        <w:rPr>
          <w:szCs w:val="20"/>
          <w:rPrChange w:id="885" w:author="Batra Yogesh (EXT)" w:date="2018-04-13T12:47:00Z">
            <w:rPr>
              <w:rFonts w:ascii="Calibri" w:hAnsi="Calibri"/>
              <w:szCs w:val="20"/>
            </w:rPr>
          </w:rPrChange>
        </w:rPr>
        <w:t xml:space="preserve"> </w:t>
      </w:r>
    </w:p>
    <w:p w14:paraId="6D91AAE3" w14:textId="77777777" w:rsidR="004A5BBB" w:rsidRPr="00440167" w:rsidRDefault="004A5BBB" w:rsidP="004A5BBB">
      <w:pPr>
        <w:rPr>
          <w:rFonts w:cs="Arial"/>
          <w:rPrChange w:id="886" w:author="Batra Yogesh (EXT)" w:date="2018-04-13T12:47:00Z">
            <w:rPr>
              <w:rFonts w:ascii="Calibri" w:hAnsi="Calibri"/>
            </w:rPr>
          </w:rPrChange>
        </w:rPr>
      </w:pPr>
    </w:p>
    <w:p w14:paraId="0855AD0C" w14:textId="77777777" w:rsidR="004A5BBB" w:rsidRPr="00440167" w:rsidRDefault="004A5BBB" w:rsidP="004A5BBB">
      <w:pPr>
        <w:pStyle w:val="Heading2"/>
        <w:ind w:left="1296"/>
        <w:rPr>
          <w:rPrChange w:id="887" w:author="Batra Yogesh (EXT)" w:date="2018-04-13T12:47:00Z">
            <w:rPr>
              <w:rFonts w:ascii="Calibri" w:hAnsi="Calibri"/>
            </w:rPr>
          </w:rPrChange>
        </w:rPr>
      </w:pPr>
      <w:bookmarkStart w:id="888" w:name="_Toc473367011"/>
      <w:bookmarkStart w:id="889" w:name="_Toc502071841"/>
      <w:r w:rsidRPr="00440167">
        <w:rPr>
          <w:rPrChange w:id="890" w:author="Batra Yogesh (EXT)" w:date="2018-04-13T12:47:00Z">
            <w:rPr>
              <w:rFonts w:ascii="Calibri" w:hAnsi="Calibri"/>
            </w:rPr>
          </w:rPrChange>
        </w:rPr>
        <w:t>Business Rules:</w:t>
      </w:r>
      <w:bookmarkEnd w:id="888"/>
      <w:bookmarkEnd w:id="889"/>
      <w:r w:rsidRPr="00440167">
        <w:rPr>
          <w:rPrChange w:id="891" w:author="Batra Yogesh (EXT)" w:date="2018-04-13T12:47:00Z">
            <w:rPr>
              <w:rFonts w:ascii="Calibri" w:hAnsi="Calibri"/>
            </w:rPr>
          </w:rPrChange>
        </w:rPr>
        <w:t xml:space="preserve">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PrChange w:id="892" w:author="Batra Yogesh (EXT)" w:date="2018-04-13T12:48:00Z">
          <w:tblPr>
            <w:tblW w:w="0" w:type="auto"/>
            <w:tblInd w:w="136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</w:tblPrChange>
      </w:tblPr>
      <w:tblGrid>
        <w:gridCol w:w="1264"/>
        <w:gridCol w:w="4350"/>
        <w:gridCol w:w="3736"/>
        <w:tblGridChange w:id="893">
          <w:tblGrid>
            <w:gridCol w:w="1079"/>
            <w:gridCol w:w="3713"/>
            <w:gridCol w:w="3190"/>
          </w:tblGrid>
        </w:tblGridChange>
      </w:tblGrid>
      <w:tr w:rsidR="004A5BBB" w:rsidRPr="00440167" w14:paraId="4C96E562" w14:textId="77777777" w:rsidTr="00440167">
        <w:trPr>
          <w:cantSplit/>
          <w:tblHeader/>
          <w:trPrChange w:id="894" w:author="Batra Yogesh (EXT)" w:date="2018-04-13T12:48:00Z">
            <w:trPr>
              <w:cantSplit/>
              <w:tblHeader/>
            </w:trPr>
          </w:trPrChange>
        </w:trPr>
        <w:tc>
          <w:tcPr>
            <w:tcW w:w="676" w:type="pct"/>
            <w:tcPrChange w:id="895" w:author="Batra Yogesh (EXT)" w:date="2018-04-13T12:48:00Z">
              <w:tcPr>
                <w:tcW w:w="1080" w:type="dxa"/>
              </w:tcPr>
            </w:tcPrChange>
          </w:tcPr>
          <w:p w14:paraId="59DC4C19" w14:textId="77777777" w:rsidR="004A5BBB" w:rsidRPr="00440167" w:rsidRDefault="004A5BBB" w:rsidP="00BD5CB3">
            <w:pPr>
              <w:jc w:val="center"/>
              <w:rPr>
                <w:rFonts w:cs="Arial"/>
                <w:sz w:val="20"/>
                <w:szCs w:val="20"/>
                <w:rPrChange w:id="896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897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Business Rule</w:t>
            </w:r>
          </w:p>
        </w:tc>
        <w:tc>
          <w:tcPr>
            <w:tcW w:w="2326" w:type="pct"/>
            <w:tcPrChange w:id="898" w:author="Batra Yogesh (EXT)" w:date="2018-04-13T12:48:00Z">
              <w:tcPr>
                <w:tcW w:w="3780" w:type="dxa"/>
              </w:tcPr>
            </w:tcPrChange>
          </w:tcPr>
          <w:p w14:paraId="73603166" w14:textId="77777777" w:rsidR="004A5BBB" w:rsidRPr="00440167" w:rsidRDefault="004A5BBB" w:rsidP="00BD5CB3">
            <w:pPr>
              <w:jc w:val="center"/>
              <w:rPr>
                <w:rFonts w:cs="Arial"/>
                <w:sz w:val="20"/>
                <w:szCs w:val="20"/>
                <w:rPrChange w:id="89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900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Data Elements</w:t>
            </w:r>
          </w:p>
        </w:tc>
        <w:tc>
          <w:tcPr>
            <w:tcW w:w="1998" w:type="pct"/>
            <w:tcPrChange w:id="901" w:author="Batra Yogesh (EXT)" w:date="2018-04-13T12:48:00Z">
              <w:tcPr>
                <w:tcW w:w="3240" w:type="dxa"/>
              </w:tcPr>
            </w:tcPrChange>
          </w:tcPr>
          <w:p w14:paraId="4C53F97C" w14:textId="77777777" w:rsidR="004A5BBB" w:rsidRPr="00440167" w:rsidRDefault="004A5BBB" w:rsidP="00BD5CB3">
            <w:pPr>
              <w:jc w:val="center"/>
              <w:rPr>
                <w:rFonts w:cs="Arial"/>
                <w:sz w:val="20"/>
                <w:szCs w:val="20"/>
                <w:rPrChange w:id="902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90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Description</w:t>
            </w:r>
          </w:p>
        </w:tc>
      </w:tr>
      <w:tr w:rsidR="004A5BBB" w:rsidRPr="00440167" w14:paraId="17A58368" w14:textId="77777777" w:rsidTr="00440167">
        <w:trPr>
          <w:cantSplit/>
          <w:trHeight w:val="1277"/>
          <w:tblHeader/>
          <w:trPrChange w:id="904" w:author="Batra Yogesh (EXT)" w:date="2018-04-13T12:48:00Z">
            <w:trPr>
              <w:cantSplit/>
              <w:trHeight w:val="1277"/>
              <w:tblHeader/>
            </w:trPr>
          </w:trPrChange>
        </w:trPr>
        <w:tc>
          <w:tcPr>
            <w:tcW w:w="676" w:type="pct"/>
            <w:tcPrChange w:id="905" w:author="Batra Yogesh (EXT)" w:date="2018-04-13T12:48:00Z">
              <w:tcPr>
                <w:tcW w:w="1080" w:type="dxa"/>
              </w:tcPr>
            </w:tcPrChange>
          </w:tcPr>
          <w:p w14:paraId="53EACA8D" w14:textId="77777777" w:rsidR="004A5BBB" w:rsidRPr="00440167" w:rsidRDefault="004A5BBB" w:rsidP="00BD5CB3">
            <w:pPr>
              <w:rPr>
                <w:rFonts w:cs="Arial"/>
                <w:sz w:val="20"/>
                <w:szCs w:val="20"/>
                <w:rPrChange w:id="906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907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BR.1</w:t>
            </w:r>
          </w:p>
        </w:tc>
        <w:tc>
          <w:tcPr>
            <w:tcW w:w="2326" w:type="pct"/>
            <w:tcPrChange w:id="908" w:author="Batra Yogesh (EXT)" w:date="2018-04-13T12:48:00Z">
              <w:tcPr>
                <w:tcW w:w="3780" w:type="dxa"/>
              </w:tcPr>
            </w:tcPrChange>
          </w:tcPr>
          <w:p w14:paraId="716956EA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09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10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User ID</w:t>
            </w:r>
          </w:p>
        </w:tc>
        <w:tc>
          <w:tcPr>
            <w:tcW w:w="1998" w:type="pct"/>
            <w:tcPrChange w:id="911" w:author="Batra Yogesh (EXT)" w:date="2018-04-13T12:48:00Z">
              <w:tcPr>
                <w:tcW w:w="3240" w:type="dxa"/>
              </w:tcPr>
            </w:tcPrChange>
          </w:tcPr>
          <w:p w14:paraId="71384B16" w14:textId="77777777" w:rsidR="004A5BBB" w:rsidRPr="00440167" w:rsidRDefault="004A5BBB" w:rsidP="00BD5CB3">
            <w:pPr>
              <w:keepNext/>
              <w:keepLines/>
              <w:rPr>
                <w:rFonts w:cs="Arial"/>
                <w:sz w:val="20"/>
                <w:szCs w:val="20"/>
                <w:rPrChange w:id="912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</w:tr>
    </w:tbl>
    <w:p w14:paraId="43AEDC5C" w14:textId="77777777" w:rsidR="004A5BBB" w:rsidRPr="00440167" w:rsidRDefault="004A5BBB" w:rsidP="004A5BBB">
      <w:pPr>
        <w:pStyle w:val="Heading2"/>
        <w:ind w:left="1296"/>
        <w:rPr>
          <w:rPrChange w:id="913" w:author="Batra Yogesh (EXT)" w:date="2018-04-13T12:47:00Z">
            <w:rPr>
              <w:rFonts w:ascii="Calibri" w:hAnsi="Calibri"/>
            </w:rPr>
          </w:rPrChange>
        </w:rPr>
      </w:pPr>
      <w:bookmarkStart w:id="914" w:name="_Toc473367012"/>
      <w:bookmarkStart w:id="915" w:name="_Toc502071842"/>
      <w:r w:rsidRPr="00440167">
        <w:rPr>
          <w:rPrChange w:id="916" w:author="Batra Yogesh (EXT)" w:date="2018-04-13T12:47:00Z">
            <w:rPr>
              <w:rFonts w:ascii="Calibri" w:hAnsi="Calibri"/>
            </w:rPr>
          </w:rPrChange>
        </w:rPr>
        <w:t>Data Impacts</w:t>
      </w:r>
      <w:bookmarkEnd w:id="914"/>
      <w:bookmarkEnd w:id="915"/>
      <w:r w:rsidRPr="00440167">
        <w:rPr>
          <w:rPrChange w:id="917" w:author="Batra Yogesh (EXT)" w:date="2018-04-13T12:47:00Z">
            <w:rPr>
              <w:rFonts w:ascii="Calibri" w:hAnsi="Calibri"/>
            </w:rPr>
          </w:rPrChange>
        </w:rPr>
        <w:t xml:space="preserve"> </w:t>
      </w:r>
    </w:p>
    <w:p w14:paraId="26489C60" w14:textId="77777777" w:rsidR="004A5BBB" w:rsidRPr="00440167" w:rsidRDefault="004A5BBB" w:rsidP="004A5BBB">
      <w:pPr>
        <w:rPr>
          <w:rFonts w:cs="Arial"/>
          <w:rPrChange w:id="918" w:author="Batra Yogesh (EXT)" w:date="2018-04-13T12:47:00Z">
            <w:rPr>
              <w:rFonts w:ascii="Calibri" w:hAnsi="Calibri"/>
            </w:rPr>
          </w:rPrChange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PrChange w:id="919" w:author="Batra Yogesh (EXT)" w:date="2018-04-13T12:48:00Z">
          <w:tblPr>
            <w:tblW w:w="8100" w:type="dxa"/>
            <w:tblInd w:w="136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</w:tblPrChange>
      </w:tblPr>
      <w:tblGrid>
        <w:gridCol w:w="2493"/>
        <w:gridCol w:w="3532"/>
        <w:gridCol w:w="3325"/>
        <w:tblGridChange w:id="920">
          <w:tblGrid>
            <w:gridCol w:w="2160"/>
            <w:gridCol w:w="3060"/>
            <w:gridCol w:w="2880"/>
          </w:tblGrid>
        </w:tblGridChange>
      </w:tblGrid>
      <w:tr w:rsidR="004A5BBB" w:rsidRPr="00440167" w14:paraId="6D0872F8" w14:textId="77777777" w:rsidTr="00440167">
        <w:tc>
          <w:tcPr>
            <w:tcW w:w="1333" w:type="pct"/>
            <w:tcPrChange w:id="921" w:author="Batra Yogesh (EXT)" w:date="2018-04-13T12:48:00Z">
              <w:tcPr>
                <w:tcW w:w="2160" w:type="dxa"/>
              </w:tcPr>
            </w:tcPrChange>
          </w:tcPr>
          <w:p w14:paraId="4AA3D861" w14:textId="77777777" w:rsidR="004A5BBB" w:rsidRPr="00440167" w:rsidRDefault="004A5BBB" w:rsidP="00BD5CB3">
            <w:pPr>
              <w:jc w:val="center"/>
              <w:rPr>
                <w:rFonts w:cs="Arial"/>
                <w:b/>
                <w:bCs/>
                <w:iCs/>
                <w:sz w:val="20"/>
                <w:rPrChange w:id="922" w:author="Batra Yogesh (EXT)" w:date="2018-04-13T12:47:00Z">
                  <w:rPr>
                    <w:rFonts w:ascii="Calibri" w:hAnsi="Calibri"/>
                    <w:b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/>
                <w:bCs/>
                <w:iCs/>
                <w:sz w:val="20"/>
                <w:rPrChange w:id="923" w:author="Batra Yogesh (EXT)" w:date="2018-04-13T12:47:00Z">
                  <w:rPr>
                    <w:rFonts w:ascii="Calibri" w:hAnsi="Calibri"/>
                    <w:b/>
                    <w:bCs/>
                    <w:iCs/>
                    <w:sz w:val="20"/>
                  </w:rPr>
                </w:rPrChange>
              </w:rPr>
              <w:t>Business Entry Screen: User Maintenance</w:t>
            </w:r>
          </w:p>
        </w:tc>
        <w:tc>
          <w:tcPr>
            <w:tcW w:w="1889" w:type="pct"/>
            <w:tcPrChange w:id="924" w:author="Batra Yogesh (EXT)" w:date="2018-04-13T12:48:00Z">
              <w:tcPr>
                <w:tcW w:w="3060" w:type="dxa"/>
              </w:tcPr>
            </w:tcPrChange>
          </w:tcPr>
          <w:p w14:paraId="0AB0E259" w14:textId="77777777" w:rsidR="004A5BBB" w:rsidRPr="00440167" w:rsidRDefault="004A5BBB" w:rsidP="00BD5CB3">
            <w:pPr>
              <w:jc w:val="center"/>
              <w:rPr>
                <w:rFonts w:cs="Arial"/>
                <w:b/>
                <w:bCs/>
                <w:iCs/>
                <w:sz w:val="20"/>
                <w:rPrChange w:id="925" w:author="Batra Yogesh (EXT)" w:date="2018-04-13T12:47:00Z">
                  <w:rPr>
                    <w:rFonts w:ascii="Calibri" w:hAnsi="Calibri"/>
                    <w:b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/>
                <w:bCs/>
                <w:iCs/>
                <w:sz w:val="20"/>
                <w:rPrChange w:id="926" w:author="Batra Yogesh (EXT)" w:date="2018-04-13T12:47:00Z">
                  <w:rPr>
                    <w:rFonts w:ascii="Calibri" w:hAnsi="Calibri"/>
                    <w:b/>
                    <w:bCs/>
                    <w:iCs/>
                    <w:sz w:val="20"/>
                  </w:rPr>
                </w:rPrChange>
              </w:rPr>
              <w:t>Description</w:t>
            </w:r>
          </w:p>
        </w:tc>
        <w:tc>
          <w:tcPr>
            <w:tcW w:w="1778" w:type="pct"/>
            <w:tcPrChange w:id="927" w:author="Batra Yogesh (EXT)" w:date="2018-04-13T12:48:00Z">
              <w:tcPr>
                <w:tcW w:w="2880" w:type="dxa"/>
              </w:tcPr>
            </w:tcPrChange>
          </w:tcPr>
          <w:p w14:paraId="3EE83365" w14:textId="77777777" w:rsidR="004A5BBB" w:rsidRPr="00440167" w:rsidRDefault="004A5BBB" w:rsidP="00BD5CB3">
            <w:pPr>
              <w:jc w:val="center"/>
              <w:rPr>
                <w:rFonts w:cs="Arial"/>
                <w:b/>
                <w:bCs/>
                <w:iCs/>
                <w:sz w:val="20"/>
                <w:rPrChange w:id="928" w:author="Batra Yogesh (EXT)" w:date="2018-04-13T12:47:00Z">
                  <w:rPr>
                    <w:rFonts w:ascii="Calibri" w:hAnsi="Calibri"/>
                    <w:b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/>
                <w:bCs/>
                <w:iCs/>
                <w:sz w:val="20"/>
                <w:rPrChange w:id="929" w:author="Batra Yogesh (EXT)" w:date="2018-04-13T12:47:00Z">
                  <w:rPr>
                    <w:rFonts w:ascii="Calibri" w:hAnsi="Calibri"/>
                    <w:b/>
                    <w:bCs/>
                    <w:iCs/>
                    <w:sz w:val="20"/>
                  </w:rPr>
                </w:rPrChange>
              </w:rPr>
              <w:t>Valid Values</w:t>
            </w:r>
          </w:p>
        </w:tc>
      </w:tr>
      <w:tr w:rsidR="004A5BBB" w:rsidRPr="00440167" w14:paraId="3BA2C5F1" w14:textId="77777777" w:rsidTr="00440167">
        <w:tc>
          <w:tcPr>
            <w:tcW w:w="1333" w:type="pct"/>
            <w:tcPrChange w:id="930" w:author="Batra Yogesh (EXT)" w:date="2018-04-13T12:48:00Z">
              <w:tcPr>
                <w:tcW w:w="2160" w:type="dxa"/>
              </w:tcPr>
            </w:tcPrChange>
          </w:tcPr>
          <w:p w14:paraId="782F86A8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31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32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User ID</w:t>
            </w:r>
          </w:p>
        </w:tc>
        <w:tc>
          <w:tcPr>
            <w:tcW w:w="1889" w:type="pct"/>
            <w:tcPrChange w:id="933" w:author="Batra Yogesh (EXT)" w:date="2018-04-13T12:48:00Z">
              <w:tcPr>
                <w:tcW w:w="3060" w:type="dxa"/>
              </w:tcPr>
            </w:tcPrChange>
          </w:tcPr>
          <w:p w14:paraId="524DD0E5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34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35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Mandatory, Freeform Entry</w:t>
            </w:r>
          </w:p>
        </w:tc>
        <w:tc>
          <w:tcPr>
            <w:tcW w:w="1778" w:type="pct"/>
            <w:tcPrChange w:id="936" w:author="Batra Yogesh (EXT)" w:date="2018-04-13T12:48:00Z">
              <w:tcPr>
                <w:tcW w:w="2880" w:type="dxa"/>
              </w:tcPr>
            </w:tcPrChange>
          </w:tcPr>
          <w:p w14:paraId="0E53B065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37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38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CAI</w:t>
            </w:r>
          </w:p>
        </w:tc>
      </w:tr>
      <w:tr w:rsidR="004A5BBB" w:rsidRPr="00440167" w14:paraId="1CF69E71" w14:textId="77777777" w:rsidTr="00440167">
        <w:tc>
          <w:tcPr>
            <w:tcW w:w="1333" w:type="pct"/>
            <w:tcPrChange w:id="939" w:author="Batra Yogesh (EXT)" w:date="2018-04-13T12:48:00Z">
              <w:tcPr>
                <w:tcW w:w="2160" w:type="dxa"/>
              </w:tcPr>
            </w:tcPrChange>
          </w:tcPr>
          <w:p w14:paraId="6E9091AE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40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41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Surname</w:t>
            </w:r>
          </w:p>
        </w:tc>
        <w:tc>
          <w:tcPr>
            <w:tcW w:w="1889" w:type="pct"/>
            <w:tcPrChange w:id="942" w:author="Batra Yogesh (EXT)" w:date="2018-04-13T12:48:00Z">
              <w:tcPr>
                <w:tcW w:w="3060" w:type="dxa"/>
              </w:tcPr>
            </w:tcPrChange>
          </w:tcPr>
          <w:p w14:paraId="3B31A5F7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43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44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Mandatory, Freeform Entry</w:t>
            </w:r>
          </w:p>
        </w:tc>
        <w:tc>
          <w:tcPr>
            <w:tcW w:w="1778" w:type="pct"/>
            <w:tcPrChange w:id="945" w:author="Batra Yogesh (EXT)" w:date="2018-04-13T12:48:00Z">
              <w:tcPr>
                <w:tcW w:w="2880" w:type="dxa"/>
              </w:tcPr>
            </w:tcPrChange>
          </w:tcPr>
          <w:p w14:paraId="7AB8C1FA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46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</w:p>
        </w:tc>
      </w:tr>
      <w:tr w:rsidR="004A5BBB" w:rsidRPr="00440167" w14:paraId="2EDF224B" w14:textId="77777777" w:rsidTr="00440167">
        <w:tc>
          <w:tcPr>
            <w:tcW w:w="1333" w:type="pct"/>
            <w:shd w:val="clear" w:color="auto" w:fill="auto"/>
            <w:tcPrChange w:id="947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3C290A07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48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49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Given Name</w:t>
            </w:r>
          </w:p>
        </w:tc>
        <w:tc>
          <w:tcPr>
            <w:tcW w:w="1889" w:type="pct"/>
            <w:shd w:val="clear" w:color="auto" w:fill="auto"/>
            <w:tcPrChange w:id="950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0D727222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51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52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Mandatory, Freeform Entry</w:t>
            </w:r>
          </w:p>
        </w:tc>
        <w:tc>
          <w:tcPr>
            <w:tcW w:w="1778" w:type="pct"/>
            <w:shd w:val="clear" w:color="auto" w:fill="auto"/>
            <w:tcPrChange w:id="953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7A912FAE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54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</w:p>
        </w:tc>
      </w:tr>
      <w:tr w:rsidR="004A5BBB" w:rsidRPr="00440167" w14:paraId="32A90C05" w14:textId="77777777" w:rsidTr="00440167">
        <w:tc>
          <w:tcPr>
            <w:tcW w:w="1333" w:type="pct"/>
            <w:shd w:val="clear" w:color="auto" w:fill="auto"/>
            <w:tcPrChange w:id="955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4133694B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56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57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Active</w:t>
            </w:r>
          </w:p>
        </w:tc>
        <w:tc>
          <w:tcPr>
            <w:tcW w:w="1889" w:type="pct"/>
            <w:shd w:val="clear" w:color="auto" w:fill="auto"/>
            <w:tcPrChange w:id="958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6C5B381D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59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60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Optional, Checkbox</w:t>
            </w:r>
          </w:p>
        </w:tc>
        <w:tc>
          <w:tcPr>
            <w:tcW w:w="1778" w:type="pct"/>
            <w:shd w:val="clear" w:color="auto" w:fill="auto"/>
            <w:tcPrChange w:id="961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02849086" w14:textId="77777777" w:rsidR="004A5BBB" w:rsidRPr="00440167" w:rsidRDefault="004A5BBB" w:rsidP="00BD5CB3">
            <w:pPr>
              <w:rPr>
                <w:rFonts w:cs="Arial"/>
                <w:bCs/>
                <w:iCs/>
                <w:sz w:val="20"/>
                <w:rPrChange w:id="962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</w:pPr>
          </w:p>
        </w:tc>
      </w:tr>
      <w:tr w:rsidR="004A5BBB" w:rsidRPr="00440167" w14:paraId="6AC1D215" w14:textId="77777777" w:rsidTr="00440167">
        <w:tc>
          <w:tcPr>
            <w:tcW w:w="1333" w:type="pct"/>
            <w:shd w:val="clear" w:color="auto" w:fill="auto"/>
            <w:tcPrChange w:id="963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1A3EDD29" w14:textId="77777777" w:rsidR="004A5BBB" w:rsidRPr="00440167" w:rsidRDefault="004A5BBB" w:rsidP="00BD5CB3">
            <w:pPr>
              <w:tabs>
                <w:tab w:val="num" w:pos="1440"/>
              </w:tabs>
              <w:rPr>
                <w:rFonts w:cs="Arial"/>
                <w:sz w:val="20"/>
                <w:rPrChange w:id="964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  <w:r w:rsidRPr="00440167">
              <w:rPr>
                <w:rFonts w:cs="Arial"/>
                <w:sz w:val="20"/>
                <w:rPrChange w:id="965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Application</w:t>
            </w:r>
          </w:p>
        </w:tc>
        <w:tc>
          <w:tcPr>
            <w:tcW w:w="1889" w:type="pct"/>
            <w:shd w:val="clear" w:color="auto" w:fill="auto"/>
            <w:tcPrChange w:id="966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78B720FE" w14:textId="77777777" w:rsidR="004A5BBB" w:rsidRPr="00440167" w:rsidRDefault="004A5BBB" w:rsidP="00BD5CB3">
            <w:pPr>
              <w:rPr>
                <w:rFonts w:cs="Arial"/>
                <w:iCs/>
                <w:sz w:val="20"/>
                <w:rPrChange w:id="967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68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Mandatory, Dropdown</w:t>
            </w:r>
          </w:p>
        </w:tc>
        <w:tc>
          <w:tcPr>
            <w:tcW w:w="1778" w:type="pct"/>
            <w:shd w:val="clear" w:color="auto" w:fill="auto"/>
            <w:tcPrChange w:id="969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2479ABD5" w14:textId="77777777" w:rsidR="004A5BBB" w:rsidRPr="00440167" w:rsidRDefault="004A5BBB" w:rsidP="00BD5CB3">
            <w:pPr>
              <w:rPr>
                <w:rFonts w:cs="Arial"/>
                <w:sz w:val="20"/>
                <w:rPrChange w:id="970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  <w:r w:rsidRPr="00440167">
              <w:rPr>
                <w:rFonts w:cs="Arial"/>
                <w:sz w:val="20"/>
                <w:rPrChange w:id="971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EC</w:t>
            </w:r>
          </w:p>
        </w:tc>
      </w:tr>
      <w:tr w:rsidR="004A5BBB" w:rsidRPr="00440167" w14:paraId="6A669144" w14:textId="77777777" w:rsidTr="00440167">
        <w:tc>
          <w:tcPr>
            <w:tcW w:w="1333" w:type="pct"/>
            <w:shd w:val="clear" w:color="auto" w:fill="auto"/>
            <w:tcPrChange w:id="972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28A56950" w14:textId="77777777" w:rsidR="004A5BBB" w:rsidRPr="00440167" w:rsidRDefault="004A5BBB" w:rsidP="00BD5CB3">
            <w:pPr>
              <w:tabs>
                <w:tab w:val="num" w:pos="1440"/>
              </w:tabs>
              <w:rPr>
                <w:rFonts w:cs="Arial"/>
                <w:sz w:val="20"/>
                <w:rPrChange w:id="973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  <w:r w:rsidRPr="00440167">
              <w:rPr>
                <w:rFonts w:cs="Arial"/>
                <w:sz w:val="20"/>
                <w:rPrChange w:id="974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Password</w:t>
            </w:r>
          </w:p>
        </w:tc>
        <w:tc>
          <w:tcPr>
            <w:tcW w:w="1889" w:type="pct"/>
            <w:shd w:val="clear" w:color="auto" w:fill="auto"/>
            <w:tcPrChange w:id="975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6CC5FB4D" w14:textId="77777777" w:rsidR="004A5BBB" w:rsidRPr="00440167" w:rsidRDefault="004A5BBB" w:rsidP="00BD5CB3">
            <w:pPr>
              <w:rPr>
                <w:rFonts w:cs="Arial"/>
                <w:iCs/>
                <w:sz w:val="20"/>
                <w:rPrChange w:id="976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iCs/>
                <w:sz w:val="20"/>
                <w:rPrChange w:id="977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  <w:t>Mandatory, Freeform Entry</w:t>
            </w:r>
          </w:p>
        </w:tc>
        <w:tc>
          <w:tcPr>
            <w:tcW w:w="1778" w:type="pct"/>
            <w:shd w:val="clear" w:color="auto" w:fill="auto"/>
            <w:tcPrChange w:id="978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02469FA1" w14:textId="77777777" w:rsidR="004A5BBB" w:rsidRPr="00440167" w:rsidRDefault="004A5BBB" w:rsidP="00BD5CB3">
            <w:pPr>
              <w:rPr>
                <w:rFonts w:cs="Arial"/>
                <w:sz w:val="20"/>
                <w:rPrChange w:id="979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</w:p>
        </w:tc>
      </w:tr>
      <w:tr w:rsidR="004A5BBB" w:rsidRPr="00440167" w14:paraId="0DE3FBBE" w14:textId="77777777" w:rsidTr="00440167">
        <w:tc>
          <w:tcPr>
            <w:tcW w:w="1333" w:type="pct"/>
            <w:shd w:val="clear" w:color="auto" w:fill="auto"/>
            <w:tcPrChange w:id="980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7BDFDD3B" w14:textId="77777777" w:rsidR="004A5BBB" w:rsidRPr="00440167" w:rsidRDefault="004A5BBB" w:rsidP="00BD5CB3">
            <w:pPr>
              <w:tabs>
                <w:tab w:val="num" w:pos="1440"/>
              </w:tabs>
              <w:rPr>
                <w:rFonts w:cs="Arial"/>
                <w:sz w:val="20"/>
                <w:rPrChange w:id="981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  <w:r w:rsidRPr="00440167">
              <w:rPr>
                <w:rFonts w:cs="Arial"/>
                <w:sz w:val="20"/>
                <w:rPrChange w:id="982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Failed Login Attempt</w:t>
            </w:r>
          </w:p>
        </w:tc>
        <w:tc>
          <w:tcPr>
            <w:tcW w:w="1889" w:type="pct"/>
            <w:shd w:val="clear" w:color="auto" w:fill="auto"/>
            <w:tcPrChange w:id="983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5637171E" w14:textId="77777777" w:rsidR="004A5BBB" w:rsidRPr="00440167" w:rsidRDefault="004A5BBB" w:rsidP="00BD5CB3">
            <w:pPr>
              <w:rPr>
                <w:rFonts w:cs="Arial"/>
                <w:sz w:val="20"/>
                <w:rPrChange w:id="984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85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Not editable, Auto-populated</w:t>
            </w:r>
          </w:p>
        </w:tc>
        <w:tc>
          <w:tcPr>
            <w:tcW w:w="1778" w:type="pct"/>
            <w:shd w:val="clear" w:color="auto" w:fill="auto"/>
            <w:tcPrChange w:id="986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1A7ECF50" w14:textId="77777777" w:rsidR="004A5BBB" w:rsidRPr="00440167" w:rsidRDefault="004A5BBB" w:rsidP="00BD5CB3">
            <w:pPr>
              <w:rPr>
                <w:rFonts w:cs="Arial"/>
                <w:sz w:val="20"/>
                <w:rPrChange w:id="987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</w:p>
        </w:tc>
      </w:tr>
      <w:tr w:rsidR="004A5BBB" w:rsidRPr="00440167" w14:paraId="2B1D548D" w14:textId="77777777" w:rsidTr="00440167">
        <w:tc>
          <w:tcPr>
            <w:tcW w:w="1333" w:type="pct"/>
            <w:shd w:val="clear" w:color="auto" w:fill="auto"/>
            <w:tcPrChange w:id="988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7E3D6D07" w14:textId="77777777" w:rsidR="004A5BBB" w:rsidRPr="00440167" w:rsidRDefault="004A5BBB" w:rsidP="00BD5CB3">
            <w:pPr>
              <w:rPr>
                <w:rFonts w:cs="Arial"/>
                <w:sz w:val="20"/>
                <w:szCs w:val="20"/>
                <w:rPrChange w:id="989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990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Group</w:t>
            </w:r>
          </w:p>
        </w:tc>
        <w:tc>
          <w:tcPr>
            <w:tcW w:w="1889" w:type="pct"/>
            <w:shd w:val="clear" w:color="auto" w:fill="auto"/>
            <w:tcPrChange w:id="991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158CB0EA" w14:textId="77777777" w:rsidR="004A5BBB" w:rsidRPr="00440167" w:rsidRDefault="004A5BBB" w:rsidP="00BD5CB3">
            <w:pPr>
              <w:rPr>
                <w:rFonts w:cs="Arial"/>
                <w:iCs/>
                <w:sz w:val="20"/>
                <w:rPrChange w:id="992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993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Mandatory, Dropdown</w:t>
            </w:r>
          </w:p>
        </w:tc>
        <w:tc>
          <w:tcPr>
            <w:tcW w:w="1778" w:type="pct"/>
            <w:shd w:val="clear" w:color="auto" w:fill="auto"/>
            <w:tcPrChange w:id="994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516BAECA" w14:textId="77777777" w:rsidR="004A5BBB" w:rsidRPr="00440167" w:rsidRDefault="004A5BBB" w:rsidP="00BD5CB3">
            <w:pPr>
              <w:rPr>
                <w:rFonts w:cs="Arial"/>
                <w:sz w:val="20"/>
                <w:rPrChange w:id="995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</w:p>
        </w:tc>
      </w:tr>
      <w:tr w:rsidR="004A5BBB" w:rsidRPr="00440167" w14:paraId="00893EEB" w14:textId="77777777" w:rsidTr="00440167">
        <w:tc>
          <w:tcPr>
            <w:tcW w:w="1333" w:type="pct"/>
            <w:shd w:val="clear" w:color="auto" w:fill="auto"/>
            <w:tcPrChange w:id="996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1F415E8C" w14:textId="77777777" w:rsidR="004A5BBB" w:rsidRPr="00440167" w:rsidRDefault="004A5BBB" w:rsidP="00BD5CB3">
            <w:pPr>
              <w:rPr>
                <w:rFonts w:cs="Arial"/>
                <w:sz w:val="20"/>
                <w:szCs w:val="20"/>
                <w:rPrChange w:id="997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998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lastRenderedPageBreak/>
              <w:t>Logged In</w:t>
            </w:r>
          </w:p>
        </w:tc>
        <w:tc>
          <w:tcPr>
            <w:tcW w:w="1889" w:type="pct"/>
            <w:shd w:val="clear" w:color="auto" w:fill="auto"/>
            <w:tcPrChange w:id="999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29D4D29D" w14:textId="77777777" w:rsidR="004A5BBB" w:rsidRPr="00440167" w:rsidRDefault="004A5BBB" w:rsidP="00BD5CB3">
            <w:pPr>
              <w:rPr>
                <w:rFonts w:cs="Arial"/>
                <w:iCs/>
                <w:sz w:val="20"/>
                <w:rPrChange w:id="1000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iCs/>
                <w:sz w:val="20"/>
                <w:rPrChange w:id="1001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  <w:t>Not editable, Auto-populated</w:t>
            </w:r>
          </w:p>
        </w:tc>
        <w:tc>
          <w:tcPr>
            <w:tcW w:w="1778" w:type="pct"/>
            <w:shd w:val="clear" w:color="auto" w:fill="auto"/>
            <w:tcPrChange w:id="1002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64A09BE3" w14:textId="77777777" w:rsidR="004A5BBB" w:rsidRPr="00440167" w:rsidRDefault="004A5BBB" w:rsidP="00BD5CB3">
            <w:pPr>
              <w:rPr>
                <w:rFonts w:cs="Arial"/>
                <w:sz w:val="20"/>
                <w:rPrChange w:id="1003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</w:p>
        </w:tc>
      </w:tr>
      <w:tr w:rsidR="004A5BBB" w:rsidRPr="00440167" w14:paraId="79AB9D3D" w14:textId="77777777" w:rsidTr="00440167">
        <w:tc>
          <w:tcPr>
            <w:tcW w:w="1333" w:type="pct"/>
            <w:shd w:val="clear" w:color="auto" w:fill="auto"/>
            <w:tcPrChange w:id="1004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2C3F5C9E" w14:textId="77777777" w:rsidR="004A5BBB" w:rsidRPr="00440167" w:rsidRDefault="004A5BBB" w:rsidP="00BD5CB3">
            <w:pPr>
              <w:rPr>
                <w:rFonts w:cs="Arial"/>
                <w:sz w:val="20"/>
                <w:szCs w:val="20"/>
                <w:rPrChange w:id="1005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1006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User Autologin</w:t>
            </w:r>
          </w:p>
        </w:tc>
        <w:tc>
          <w:tcPr>
            <w:tcW w:w="1889" w:type="pct"/>
            <w:shd w:val="clear" w:color="auto" w:fill="auto"/>
            <w:tcPrChange w:id="1007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15D0E96D" w14:textId="77777777" w:rsidR="004A5BBB" w:rsidRPr="00440167" w:rsidRDefault="004A5BBB" w:rsidP="00BD5CB3">
            <w:pPr>
              <w:rPr>
                <w:rFonts w:cs="Arial"/>
                <w:iCs/>
                <w:sz w:val="20"/>
                <w:rPrChange w:id="1008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bCs/>
                <w:iCs/>
                <w:sz w:val="20"/>
                <w:rPrChange w:id="1009" w:author="Batra Yogesh (EXT)" w:date="2018-04-13T12:47:00Z">
                  <w:rPr>
                    <w:rFonts w:ascii="Calibri" w:hAnsi="Calibri"/>
                    <w:bCs/>
                    <w:iCs/>
                    <w:sz w:val="20"/>
                  </w:rPr>
                </w:rPrChange>
              </w:rPr>
              <w:t>Mandatory, Checkbox</w:t>
            </w:r>
          </w:p>
        </w:tc>
        <w:tc>
          <w:tcPr>
            <w:tcW w:w="1778" w:type="pct"/>
            <w:shd w:val="clear" w:color="auto" w:fill="auto"/>
            <w:tcPrChange w:id="1010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0A97B947" w14:textId="77777777" w:rsidR="004A5BBB" w:rsidRPr="00440167" w:rsidRDefault="004A5BBB" w:rsidP="00BD5CB3">
            <w:pPr>
              <w:rPr>
                <w:rFonts w:cs="Arial"/>
                <w:sz w:val="20"/>
                <w:rPrChange w:id="1011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</w:p>
        </w:tc>
      </w:tr>
      <w:tr w:rsidR="004A5BBB" w:rsidRPr="00440167" w14:paraId="20A9C1F2" w14:textId="77777777" w:rsidTr="00440167">
        <w:tc>
          <w:tcPr>
            <w:tcW w:w="1333" w:type="pct"/>
            <w:shd w:val="clear" w:color="auto" w:fill="auto"/>
            <w:tcPrChange w:id="1012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47BC1772" w14:textId="77777777" w:rsidR="004A5BBB" w:rsidRPr="00440167" w:rsidRDefault="004A5BBB" w:rsidP="00BD5CB3">
            <w:pPr>
              <w:rPr>
                <w:rFonts w:cs="Arial"/>
                <w:sz w:val="20"/>
                <w:szCs w:val="20"/>
                <w:rPrChange w:id="1013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1014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Role</w:t>
            </w:r>
          </w:p>
        </w:tc>
        <w:tc>
          <w:tcPr>
            <w:tcW w:w="1889" w:type="pct"/>
            <w:shd w:val="clear" w:color="auto" w:fill="auto"/>
            <w:tcPrChange w:id="1015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15DC5066" w14:textId="77777777" w:rsidR="004A5BBB" w:rsidRPr="00440167" w:rsidRDefault="004A5BBB" w:rsidP="00BD5CB3">
            <w:pPr>
              <w:rPr>
                <w:rFonts w:cs="Arial"/>
                <w:iCs/>
                <w:sz w:val="20"/>
                <w:rPrChange w:id="1016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iCs/>
                <w:sz w:val="20"/>
                <w:rPrChange w:id="1017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  <w:t>Mandatory, Dropdown</w:t>
            </w:r>
          </w:p>
        </w:tc>
        <w:tc>
          <w:tcPr>
            <w:tcW w:w="1778" w:type="pct"/>
            <w:shd w:val="clear" w:color="auto" w:fill="auto"/>
            <w:tcPrChange w:id="1018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400526AE" w14:textId="77777777" w:rsidR="004A5BBB" w:rsidRPr="00440167" w:rsidRDefault="004A5BBB" w:rsidP="00BD5CB3">
            <w:pPr>
              <w:rPr>
                <w:rFonts w:cs="Arial"/>
                <w:sz w:val="20"/>
                <w:rPrChange w:id="1019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</w:p>
        </w:tc>
      </w:tr>
      <w:tr w:rsidR="004A5BBB" w:rsidRPr="00440167" w14:paraId="1715A543" w14:textId="77777777" w:rsidTr="00440167">
        <w:tc>
          <w:tcPr>
            <w:tcW w:w="1333" w:type="pct"/>
            <w:shd w:val="clear" w:color="auto" w:fill="auto"/>
            <w:tcPrChange w:id="1020" w:author="Batra Yogesh (EXT)" w:date="2018-04-13T12:48:00Z">
              <w:tcPr>
                <w:tcW w:w="2160" w:type="dxa"/>
                <w:shd w:val="clear" w:color="auto" w:fill="auto"/>
              </w:tcPr>
            </w:tcPrChange>
          </w:tcPr>
          <w:p w14:paraId="2B822780" w14:textId="77777777" w:rsidR="004A5BBB" w:rsidRPr="00440167" w:rsidRDefault="004A5BBB" w:rsidP="00BD5CB3">
            <w:pPr>
              <w:rPr>
                <w:rFonts w:cs="Arial"/>
                <w:sz w:val="20"/>
                <w:szCs w:val="20"/>
                <w:rPrChange w:id="1021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440167">
              <w:rPr>
                <w:rFonts w:cs="Arial"/>
                <w:sz w:val="20"/>
                <w:szCs w:val="20"/>
                <w:rPrChange w:id="1022" w:author="Batra Yogesh (EXT)" w:date="2018-04-13T12:47:00Z">
                  <w:rPr>
                    <w:rFonts w:ascii="Calibri" w:hAnsi="Calibri"/>
                    <w:sz w:val="20"/>
                    <w:szCs w:val="20"/>
                  </w:rPr>
                </w:rPrChange>
              </w:rPr>
              <w:t>Application</w:t>
            </w:r>
          </w:p>
        </w:tc>
        <w:tc>
          <w:tcPr>
            <w:tcW w:w="1889" w:type="pct"/>
            <w:shd w:val="clear" w:color="auto" w:fill="auto"/>
            <w:tcPrChange w:id="1023" w:author="Batra Yogesh (EXT)" w:date="2018-04-13T12:48:00Z">
              <w:tcPr>
                <w:tcW w:w="3060" w:type="dxa"/>
                <w:shd w:val="clear" w:color="auto" w:fill="auto"/>
              </w:tcPr>
            </w:tcPrChange>
          </w:tcPr>
          <w:p w14:paraId="3B321106" w14:textId="77777777" w:rsidR="004A5BBB" w:rsidRPr="00440167" w:rsidRDefault="004A5BBB" w:rsidP="00BD5CB3">
            <w:pPr>
              <w:rPr>
                <w:rFonts w:cs="Arial"/>
                <w:iCs/>
                <w:sz w:val="20"/>
                <w:rPrChange w:id="1024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</w:pPr>
            <w:r w:rsidRPr="00440167">
              <w:rPr>
                <w:rFonts w:cs="Arial"/>
                <w:iCs/>
                <w:sz w:val="20"/>
                <w:rPrChange w:id="1025" w:author="Batra Yogesh (EXT)" w:date="2018-04-13T12:47:00Z">
                  <w:rPr>
                    <w:rFonts w:ascii="Calibri" w:hAnsi="Calibri"/>
                    <w:iCs/>
                    <w:sz w:val="20"/>
                  </w:rPr>
                </w:rPrChange>
              </w:rPr>
              <w:t>Mandatory, Dropdown</w:t>
            </w:r>
          </w:p>
        </w:tc>
        <w:tc>
          <w:tcPr>
            <w:tcW w:w="1778" w:type="pct"/>
            <w:shd w:val="clear" w:color="auto" w:fill="auto"/>
            <w:tcPrChange w:id="1026" w:author="Batra Yogesh (EXT)" w:date="2018-04-13T12:48:00Z">
              <w:tcPr>
                <w:tcW w:w="2880" w:type="dxa"/>
                <w:shd w:val="clear" w:color="auto" w:fill="auto"/>
              </w:tcPr>
            </w:tcPrChange>
          </w:tcPr>
          <w:p w14:paraId="0AC3DD83" w14:textId="77777777" w:rsidR="004A5BBB" w:rsidRPr="00440167" w:rsidRDefault="004A5BBB" w:rsidP="00BD5CB3">
            <w:pPr>
              <w:rPr>
                <w:rFonts w:cs="Arial"/>
                <w:sz w:val="20"/>
                <w:rPrChange w:id="1027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</w:pPr>
            <w:r w:rsidRPr="00440167">
              <w:rPr>
                <w:rFonts w:cs="Arial"/>
                <w:sz w:val="20"/>
                <w:rPrChange w:id="1028" w:author="Batra Yogesh (EXT)" w:date="2018-04-13T12:47:00Z">
                  <w:rPr>
                    <w:rFonts w:ascii="Calibri" w:hAnsi="Calibri"/>
                    <w:sz w:val="20"/>
                  </w:rPr>
                </w:rPrChange>
              </w:rPr>
              <w:t>EC</w:t>
            </w:r>
          </w:p>
        </w:tc>
      </w:tr>
    </w:tbl>
    <w:p w14:paraId="3471B76F" w14:textId="77777777" w:rsidR="004A5BBB" w:rsidRPr="00440167" w:rsidRDefault="004A5BBB" w:rsidP="004A5BBB">
      <w:pPr>
        <w:pStyle w:val="Heading1"/>
        <w:numPr>
          <w:ilvl w:val="0"/>
          <w:numId w:val="0"/>
        </w:numPr>
        <w:rPr>
          <w:rPrChange w:id="1029" w:author="Batra Yogesh (EXT)" w:date="2018-04-13T12:47:00Z">
            <w:rPr>
              <w:rFonts w:ascii="Calibri" w:hAnsi="Calibri"/>
            </w:rPr>
          </w:rPrChange>
        </w:rPr>
      </w:pPr>
    </w:p>
    <w:p w14:paraId="0BAA3844" w14:textId="77777777" w:rsidR="00E77205" w:rsidRPr="00440167" w:rsidRDefault="00E77205" w:rsidP="00BF2F96">
      <w:pPr>
        <w:rPr>
          <w:rFonts w:cs="Arial"/>
          <w:i/>
        </w:rPr>
      </w:pPr>
    </w:p>
    <w:sectPr w:rsidR="00E77205" w:rsidRPr="00440167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9EEC16" w14:textId="77777777" w:rsidR="00F151E6" w:rsidRDefault="00F151E6">
      <w:r>
        <w:separator/>
      </w:r>
    </w:p>
  </w:endnote>
  <w:endnote w:type="continuationSeparator" w:id="0">
    <w:p w14:paraId="66C522F9" w14:textId="77777777" w:rsidR="00F151E6" w:rsidRDefault="00F15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3CCAC9" w14:textId="77777777" w:rsidR="006E76DA" w:rsidRDefault="006E76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5EBB745A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C42784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EC99B" w14:textId="77777777" w:rsidR="006E76DA" w:rsidRDefault="006E76D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783358" w14:textId="77777777" w:rsidR="00F151E6" w:rsidRDefault="00F151E6">
      <w:r>
        <w:separator/>
      </w:r>
    </w:p>
  </w:footnote>
  <w:footnote w:type="continuationSeparator" w:id="0">
    <w:p w14:paraId="3D5A4E3E" w14:textId="77777777" w:rsidR="00F151E6" w:rsidRDefault="00F15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FB545" w14:textId="77777777" w:rsidR="006E76DA" w:rsidRDefault="006E76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0444F39C" w:rsidR="00014D25" w:rsidRPr="009A5D5C" w:rsidRDefault="00995052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rFonts w:cs="Arial"/>
        <w:b/>
        <w:color w:val="3399FF"/>
      </w:rPr>
      <w:t>BKK</w:t>
    </w:r>
    <w:r w:rsidR="00B61F29">
      <w:rPr>
        <w:rFonts w:cs="Arial"/>
        <w:b/>
        <w:color w:val="3399FF"/>
      </w:rPr>
      <w:t>_UC</w:t>
    </w:r>
    <w:r w:rsidR="009A2799">
      <w:rPr>
        <w:rFonts w:cs="Arial"/>
        <w:b/>
        <w:color w:val="3399FF"/>
      </w:rPr>
      <w:t>3</w:t>
    </w:r>
    <w:r w:rsidR="00B61F29">
      <w:rPr>
        <w:rFonts w:cs="Arial"/>
        <w:b/>
        <w:color w:val="3399FF"/>
      </w:rPr>
      <w:t>0</w:t>
    </w:r>
    <w:r w:rsidR="005518FE" w:rsidRPr="005518FE">
      <w:rPr>
        <w:rFonts w:cs="Arial"/>
        <w:b/>
        <w:color w:val="3399FF"/>
      </w:rPr>
      <w:t xml:space="preserve"> – </w:t>
    </w:r>
    <w:r w:rsidR="009A2799">
      <w:rPr>
        <w:rFonts w:cs="Arial"/>
        <w:b/>
        <w:color w:val="3399FF"/>
      </w:rPr>
      <w:t>Setup User Access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3B6AE" w14:textId="77777777" w:rsidR="006E76DA" w:rsidRDefault="006E76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441B8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AC3192C"/>
    <w:multiLevelType w:val="hybridMultilevel"/>
    <w:tmpl w:val="54AC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92E9A"/>
    <w:multiLevelType w:val="hybridMultilevel"/>
    <w:tmpl w:val="03CA9B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1118F6"/>
    <w:multiLevelType w:val="hybridMultilevel"/>
    <w:tmpl w:val="B8088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D12C9B"/>
    <w:multiLevelType w:val="hybridMultilevel"/>
    <w:tmpl w:val="E814CD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B096C"/>
    <w:multiLevelType w:val="hybridMultilevel"/>
    <w:tmpl w:val="267A84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A9533D"/>
    <w:multiLevelType w:val="hybridMultilevel"/>
    <w:tmpl w:val="65667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17793"/>
    <w:multiLevelType w:val="hybridMultilevel"/>
    <w:tmpl w:val="0B28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65982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6D573F1"/>
    <w:multiLevelType w:val="hybridMultilevel"/>
    <w:tmpl w:val="7CB46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7A3919"/>
    <w:multiLevelType w:val="hybridMultilevel"/>
    <w:tmpl w:val="65D4DF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1147DE"/>
    <w:multiLevelType w:val="hybridMultilevel"/>
    <w:tmpl w:val="FCDC3F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1E26EE5"/>
    <w:multiLevelType w:val="hybridMultilevel"/>
    <w:tmpl w:val="1AF0E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3F11EE"/>
    <w:multiLevelType w:val="hybridMultilevel"/>
    <w:tmpl w:val="98E411B2"/>
    <w:lvl w:ilvl="0" w:tplc="04090005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1" w:tplc="619ADA60">
      <w:start w:val="1"/>
      <w:numFmt w:val="decimal"/>
      <w:lvlText w:val="%2."/>
      <w:lvlJc w:val="left"/>
      <w:pPr>
        <w:tabs>
          <w:tab w:val="num" w:pos="2016"/>
        </w:tabs>
        <w:ind w:left="2016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2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794D5DC5"/>
    <w:multiLevelType w:val="hybridMultilevel"/>
    <w:tmpl w:val="3C029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5624AF"/>
    <w:multiLevelType w:val="hybridMultilevel"/>
    <w:tmpl w:val="5B845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D7B2E4E"/>
    <w:multiLevelType w:val="hybridMultilevel"/>
    <w:tmpl w:val="F3D28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0"/>
  </w:num>
  <w:num w:numId="3">
    <w:abstractNumId w:val="12"/>
  </w:num>
  <w:num w:numId="4">
    <w:abstractNumId w:val="14"/>
  </w:num>
  <w:num w:numId="5">
    <w:abstractNumId w:val="20"/>
  </w:num>
  <w:num w:numId="6">
    <w:abstractNumId w:val="0"/>
  </w:num>
  <w:num w:numId="7">
    <w:abstractNumId w:val="22"/>
  </w:num>
  <w:num w:numId="8">
    <w:abstractNumId w:val="23"/>
  </w:num>
  <w:num w:numId="9">
    <w:abstractNumId w:val="11"/>
  </w:num>
  <w:num w:numId="10">
    <w:abstractNumId w:val="2"/>
  </w:num>
  <w:num w:numId="11">
    <w:abstractNumId w:val="15"/>
  </w:num>
  <w:num w:numId="12">
    <w:abstractNumId w:val="8"/>
  </w:num>
  <w:num w:numId="13">
    <w:abstractNumId w:val="1"/>
  </w:num>
  <w:num w:numId="14">
    <w:abstractNumId w:val="21"/>
  </w:num>
  <w:num w:numId="15">
    <w:abstractNumId w:val="9"/>
  </w:num>
  <w:num w:numId="16">
    <w:abstractNumId w:val="5"/>
  </w:num>
  <w:num w:numId="17">
    <w:abstractNumId w:val="18"/>
  </w:num>
  <w:num w:numId="18">
    <w:abstractNumId w:val="7"/>
  </w:num>
  <w:num w:numId="19">
    <w:abstractNumId w:val="4"/>
  </w:num>
  <w:num w:numId="20">
    <w:abstractNumId w:val="25"/>
  </w:num>
  <w:num w:numId="21">
    <w:abstractNumId w:val="6"/>
  </w:num>
  <w:num w:numId="22">
    <w:abstractNumId w:val="17"/>
  </w:num>
  <w:num w:numId="23">
    <w:abstractNumId w:val="19"/>
  </w:num>
  <w:num w:numId="24">
    <w:abstractNumId w:val="26"/>
  </w:num>
  <w:num w:numId="25">
    <w:abstractNumId w:val="27"/>
  </w:num>
  <w:num w:numId="26">
    <w:abstractNumId w:val="3"/>
  </w:num>
  <w:num w:numId="27">
    <w:abstractNumId w:val="13"/>
  </w:num>
  <w:num w:numId="28">
    <w:abstractNumId w:val="16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Wirasak Chomphu">
    <w15:presenceInfo w15:providerId="AD" w15:userId="S::wcld@chevron.com::ff9f8cb3-7801-46c4-8294-8ccee1c17fab"/>
  </w15:person>
  <w15:person w15:author="Shah Ashay">
    <w15:presenceInfo w15:providerId="None" w15:userId="Shah Ashay"/>
  </w15:person>
  <w15:person w15:author="Prakash Atul (Ext)">
    <w15:presenceInfo w15:providerId="AD" w15:userId="S-1-5-21-4162059163-1544859033-1701284029-50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3772"/>
    <w:rsid w:val="000A00B0"/>
    <w:rsid w:val="000A3BC9"/>
    <w:rsid w:val="000A3D8F"/>
    <w:rsid w:val="000A438C"/>
    <w:rsid w:val="000A4DD3"/>
    <w:rsid w:val="000A54FA"/>
    <w:rsid w:val="000A5C76"/>
    <w:rsid w:val="000A645D"/>
    <w:rsid w:val="000A6E9E"/>
    <w:rsid w:val="000A739A"/>
    <w:rsid w:val="000B2585"/>
    <w:rsid w:val="000B2968"/>
    <w:rsid w:val="000B3D95"/>
    <w:rsid w:val="000B4758"/>
    <w:rsid w:val="000B6484"/>
    <w:rsid w:val="000C02EF"/>
    <w:rsid w:val="000C08CA"/>
    <w:rsid w:val="000C707E"/>
    <w:rsid w:val="000C76CA"/>
    <w:rsid w:val="000D0315"/>
    <w:rsid w:val="000D0593"/>
    <w:rsid w:val="000D219F"/>
    <w:rsid w:val="000D33FC"/>
    <w:rsid w:val="000D3574"/>
    <w:rsid w:val="000D73A9"/>
    <w:rsid w:val="000E035F"/>
    <w:rsid w:val="000E15CC"/>
    <w:rsid w:val="000E2318"/>
    <w:rsid w:val="000E32A2"/>
    <w:rsid w:val="000E3D8E"/>
    <w:rsid w:val="000E413F"/>
    <w:rsid w:val="000E69E6"/>
    <w:rsid w:val="000F3E52"/>
    <w:rsid w:val="000F63BE"/>
    <w:rsid w:val="000F6560"/>
    <w:rsid w:val="00100CEB"/>
    <w:rsid w:val="00101DA8"/>
    <w:rsid w:val="001055C7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57A9"/>
    <w:rsid w:val="00156337"/>
    <w:rsid w:val="00156920"/>
    <w:rsid w:val="00157466"/>
    <w:rsid w:val="00161D8A"/>
    <w:rsid w:val="001626DE"/>
    <w:rsid w:val="00162B5C"/>
    <w:rsid w:val="00163EAF"/>
    <w:rsid w:val="001655FA"/>
    <w:rsid w:val="00167857"/>
    <w:rsid w:val="0017076D"/>
    <w:rsid w:val="001750D9"/>
    <w:rsid w:val="00175246"/>
    <w:rsid w:val="00184194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C5CA6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6752"/>
    <w:rsid w:val="00207B56"/>
    <w:rsid w:val="002127A4"/>
    <w:rsid w:val="002153C4"/>
    <w:rsid w:val="00215B02"/>
    <w:rsid w:val="0022028E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57727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0D7E"/>
    <w:rsid w:val="002A3B29"/>
    <w:rsid w:val="002A56C4"/>
    <w:rsid w:val="002A5F0D"/>
    <w:rsid w:val="002A6A74"/>
    <w:rsid w:val="002B11F2"/>
    <w:rsid w:val="002B36DF"/>
    <w:rsid w:val="002B4081"/>
    <w:rsid w:val="002B5473"/>
    <w:rsid w:val="002B7DDC"/>
    <w:rsid w:val="002C366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2F7A27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5641B"/>
    <w:rsid w:val="00357BFB"/>
    <w:rsid w:val="0036072C"/>
    <w:rsid w:val="00361941"/>
    <w:rsid w:val="00364608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7724F"/>
    <w:rsid w:val="00380D23"/>
    <w:rsid w:val="00380DA0"/>
    <w:rsid w:val="00381205"/>
    <w:rsid w:val="0038191C"/>
    <w:rsid w:val="0038641F"/>
    <w:rsid w:val="00390637"/>
    <w:rsid w:val="0039280F"/>
    <w:rsid w:val="00393BC9"/>
    <w:rsid w:val="003A291D"/>
    <w:rsid w:val="003A4370"/>
    <w:rsid w:val="003A51A0"/>
    <w:rsid w:val="003A5410"/>
    <w:rsid w:val="003A67BF"/>
    <w:rsid w:val="003A79F2"/>
    <w:rsid w:val="003B211E"/>
    <w:rsid w:val="003C087F"/>
    <w:rsid w:val="003C2946"/>
    <w:rsid w:val="003C2D16"/>
    <w:rsid w:val="003C4506"/>
    <w:rsid w:val="003C6E28"/>
    <w:rsid w:val="003D1052"/>
    <w:rsid w:val="003D397C"/>
    <w:rsid w:val="003D41D8"/>
    <w:rsid w:val="003D44B5"/>
    <w:rsid w:val="003D53AB"/>
    <w:rsid w:val="003D67DB"/>
    <w:rsid w:val="003D7BD5"/>
    <w:rsid w:val="003E23CF"/>
    <w:rsid w:val="003E542E"/>
    <w:rsid w:val="003E6AB3"/>
    <w:rsid w:val="003F01E3"/>
    <w:rsid w:val="003F4F7B"/>
    <w:rsid w:val="00403523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148"/>
    <w:rsid w:val="00424C51"/>
    <w:rsid w:val="00425F0F"/>
    <w:rsid w:val="00426A09"/>
    <w:rsid w:val="00427461"/>
    <w:rsid w:val="00431934"/>
    <w:rsid w:val="00436FDA"/>
    <w:rsid w:val="00437370"/>
    <w:rsid w:val="00440018"/>
    <w:rsid w:val="00440167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0256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8180D"/>
    <w:rsid w:val="004828E2"/>
    <w:rsid w:val="00482A32"/>
    <w:rsid w:val="00483DFC"/>
    <w:rsid w:val="0048437B"/>
    <w:rsid w:val="00484AE9"/>
    <w:rsid w:val="00484D5F"/>
    <w:rsid w:val="00490E48"/>
    <w:rsid w:val="004930B1"/>
    <w:rsid w:val="004963F3"/>
    <w:rsid w:val="0049647C"/>
    <w:rsid w:val="00497EED"/>
    <w:rsid w:val="004A1B2A"/>
    <w:rsid w:val="004A5BBB"/>
    <w:rsid w:val="004A5FBD"/>
    <w:rsid w:val="004A6570"/>
    <w:rsid w:val="004B16C6"/>
    <w:rsid w:val="004B2324"/>
    <w:rsid w:val="004B6593"/>
    <w:rsid w:val="004C0E10"/>
    <w:rsid w:val="004C36C6"/>
    <w:rsid w:val="004C665F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4F6DD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025A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18FE"/>
    <w:rsid w:val="005526F6"/>
    <w:rsid w:val="005539EF"/>
    <w:rsid w:val="00553C7A"/>
    <w:rsid w:val="0055734A"/>
    <w:rsid w:val="005602BF"/>
    <w:rsid w:val="00560974"/>
    <w:rsid w:val="00563401"/>
    <w:rsid w:val="00570D43"/>
    <w:rsid w:val="00572CDB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4D37"/>
    <w:rsid w:val="005A5F1D"/>
    <w:rsid w:val="005A7E32"/>
    <w:rsid w:val="005B04D3"/>
    <w:rsid w:val="005B21E9"/>
    <w:rsid w:val="005B2627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D7FC7"/>
    <w:rsid w:val="005E64D7"/>
    <w:rsid w:val="005E685F"/>
    <w:rsid w:val="005E72ED"/>
    <w:rsid w:val="005F15A0"/>
    <w:rsid w:val="005F4704"/>
    <w:rsid w:val="005F74A6"/>
    <w:rsid w:val="00600618"/>
    <w:rsid w:val="00600EC8"/>
    <w:rsid w:val="00601C0A"/>
    <w:rsid w:val="006021C7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60428"/>
    <w:rsid w:val="006610A7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1F9A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43A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76DA"/>
    <w:rsid w:val="006F2C73"/>
    <w:rsid w:val="006F4CFE"/>
    <w:rsid w:val="006F6340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2E6F"/>
    <w:rsid w:val="0072699D"/>
    <w:rsid w:val="00726BBA"/>
    <w:rsid w:val="007270F5"/>
    <w:rsid w:val="00730760"/>
    <w:rsid w:val="007319E6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F6141"/>
    <w:rsid w:val="007F76A3"/>
    <w:rsid w:val="008015B3"/>
    <w:rsid w:val="008018AC"/>
    <w:rsid w:val="008029FF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44A5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02F0"/>
    <w:rsid w:val="008E1BBB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991"/>
    <w:rsid w:val="00963D78"/>
    <w:rsid w:val="00972CC3"/>
    <w:rsid w:val="009746E4"/>
    <w:rsid w:val="00974D4F"/>
    <w:rsid w:val="00975F5A"/>
    <w:rsid w:val="0097797D"/>
    <w:rsid w:val="009805A3"/>
    <w:rsid w:val="00982D61"/>
    <w:rsid w:val="00986279"/>
    <w:rsid w:val="00987FBB"/>
    <w:rsid w:val="00990EB0"/>
    <w:rsid w:val="00992AE2"/>
    <w:rsid w:val="0099324B"/>
    <w:rsid w:val="00995052"/>
    <w:rsid w:val="00996334"/>
    <w:rsid w:val="009A2799"/>
    <w:rsid w:val="009A4918"/>
    <w:rsid w:val="009A5A0D"/>
    <w:rsid w:val="009A5D5C"/>
    <w:rsid w:val="009A6744"/>
    <w:rsid w:val="009A6F35"/>
    <w:rsid w:val="009A7F0B"/>
    <w:rsid w:val="009B2144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157E"/>
    <w:rsid w:val="009D2E53"/>
    <w:rsid w:val="009D643A"/>
    <w:rsid w:val="009D657D"/>
    <w:rsid w:val="009D6FDD"/>
    <w:rsid w:val="009D7887"/>
    <w:rsid w:val="009E04D1"/>
    <w:rsid w:val="009E1547"/>
    <w:rsid w:val="009E29B7"/>
    <w:rsid w:val="009E5A8E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49F9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F18F6"/>
    <w:rsid w:val="00AF2D5A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633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1F29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4C57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E78DF"/>
    <w:rsid w:val="00BF273B"/>
    <w:rsid w:val="00BF2F96"/>
    <w:rsid w:val="00C002FE"/>
    <w:rsid w:val="00C00446"/>
    <w:rsid w:val="00C0332E"/>
    <w:rsid w:val="00C053FB"/>
    <w:rsid w:val="00C07B9E"/>
    <w:rsid w:val="00C106B0"/>
    <w:rsid w:val="00C1318A"/>
    <w:rsid w:val="00C13B91"/>
    <w:rsid w:val="00C17943"/>
    <w:rsid w:val="00C20B8B"/>
    <w:rsid w:val="00C21389"/>
    <w:rsid w:val="00C219B1"/>
    <w:rsid w:val="00C23626"/>
    <w:rsid w:val="00C23780"/>
    <w:rsid w:val="00C26EF7"/>
    <w:rsid w:val="00C30619"/>
    <w:rsid w:val="00C31134"/>
    <w:rsid w:val="00C31456"/>
    <w:rsid w:val="00C3185D"/>
    <w:rsid w:val="00C33012"/>
    <w:rsid w:val="00C357AD"/>
    <w:rsid w:val="00C369A5"/>
    <w:rsid w:val="00C36EFD"/>
    <w:rsid w:val="00C37617"/>
    <w:rsid w:val="00C40764"/>
    <w:rsid w:val="00C4135F"/>
    <w:rsid w:val="00C4182E"/>
    <w:rsid w:val="00C42784"/>
    <w:rsid w:val="00C428DE"/>
    <w:rsid w:val="00C46342"/>
    <w:rsid w:val="00C46FC0"/>
    <w:rsid w:val="00C5177E"/>
    <w:rsid w:val="00C540E2"/>
    <w:rsid w:val="00C54432"/>
    <w:rsid w:val="00C55FA5"/>
    <w:rsid w:val="00C63E05"/>
    <w:rsid w:val="00C65A24"/>
    <w:rsid w:val="00C67034"/>
    <w:rsid w:val="00C67D1E"/>
    <w:rsid w:val="00C70CF0"/>
    <w:rsid w:val="00C71E1F"/>
    <w:rsid w:val="00C7221E"/>
    <w:rsid w:val="00C8028D"/>
    <w:rsid w:val="00C8324A"/>
    <w:rsid w:val="00C84A1C"/>
    <w:rsid w:val="00C865FE"/>
    <w:rsid w:val="00C96A28"/>
    <w:rsid w:val="00CA2B98"/>
    <w:rsid w:val="00CA3FFB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4812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CF7480"/>
    <w:rsid w:val="00D0296D"/>
    <w:rsid w:val="00D031E8"/>
    <w:rsid w:val="00D10347"/>
    <w:rsid w:val="00D119D8"/>
    <w:rsid w:val="00D12E33"/>
    <w:rsid w:val="00D15662"/>
    <w:rsid w:val="00D17537"/>
    <w:rsid w:val="00D1764C"/>
    <w:rsid w:val="00D203D3"/>
    <w:rsid w:val="00D236B7"/>
    <w:rsid w:val="00D26A8E"/>
    <w:rsid w:val="00D321CA"/>
    <w:rsid w:val="00D32A99"/>
    <w:rsid w:val="00D34D90"/>
    <w:rsid w:val="00D37C94"/>
    <w:rsid w:val="00D41042"/>
    <w:rsid w:val="00D433EB"/>
    <w:rsid w:val="00D4728F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77B88"/>
    <w:rsid w:val="00D84640"/>
    <w:rsid w:val="00D84803"/>
    <w:rsid w:val="00D85330"/>
    <w:rsid w:val="00D8633F"/>
    <w:rsid w:val="00D9214C"/>
    <w:rsid w:val="00D95CF7"/>
    <w:rsid w:val="00D966C1"/>
    <w:rsid w:val="00D966DC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E7BB0"/>
    <w:rsid w:val="00DF4320"/>
    <w:rsid w:val="00DF5000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6003"/>
    <w:rsid w:val="00E162E9"/>
    <w:rsid w:val="00E21D91"/>
    <w:rsid w:val="00E25E3A"/>
    <w:rsid w:val="00E31F59"/>
    <w:rsid w:val="00E33BBB"/>
    <w:rsid w:val="00E33F40"/>
    <w:rsid w:val="00E359E4"/>
    <w:rsid w:val="00E41DB9"/>
    <w:rsid w:val="00E42F54"/>
    <w:rsid w:val="00E47873"/>
    <w:rsid w:val="00E507ED"/>
    <w:rsid w:val="00E57878"/>
    <w:rsid w:val="00E621CB"/>
    <w:rsid w:val="00E62DF2"/>
    <w:rsid w:val="00E647CC"/>
    <w:rsid w:val="00E66188"/>
    <w:rsid w:val="00E71304"/>
    <w:rsid w:val="00E71BA7"/>
    <w:rsid w:val="00E77205"/>
    <w:rsid w:val="00E82144"/>
    <w:rsid w:val="00E82B4B"/>
    <w:rsid w:val="00E84673"/>
    <w:rsid w:val="00E87851"/>
    <w:rsid w:val="00E95DEB"/>
    <w:rsid w:val="00E962B2"/>
    <w:rsid w:val="00E967ED"/>
    <w:rsid w:val="00EA53BB"/>
    <w:rsid w:val="00EB17E2"/>
    <w:rsid w:val="00EB3A11"/>
    <w:rsid w:val="00EB49E1"/>
    <w:rsid w:val="00EB4F9D"/>
    <w:rsid w:val="00EC7139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9F"/>
    <w:rsid w:val="00EF4239"/>
    <w:rsid w:val="00EF5112"/>
    <w:rsid w:val="00EF674F"/>
    <w:rsid w:val="00EF7BB7"/>
    <w:rsid w:val="00F00C0F"/>
    <w:rsid w:val="00F015AF"/>
    <w:rsid w:val="00F05BEF"/>
    <w:rsid w:val="00F07E6B"/>
    <w:rsid w:val="00F1392D"/>
    <w:rsid w:val="00F150B9"/>
    <w:rsid w:val="00F151E6"/>
    <w:rsid w:val="00F200A3"/>
    <w:rsid w:val="00F2242B"/>
    <w:rsid w:val="00F22E4B"/>
    <w:rsid w:val="00F309B0"/>
    <w:rsid w:val="00F31E60"/>
    <w:rsid w:val="00F34D95"/>
    <w:rsid w:val="00F36052"/>
    <w:rsid w:val="00F362F5"/>
    <w:rsid w:val="00F36D02"/>
    <w:rsid w:val="00F36F6C"/>
    <w:rsid w:val="00F37483"/>
    <w:rsid w:val="00F412A6"/>
    <w:rsid w:val="00F43629"/>
    <w:rsid w:val="00F443D5"/>
    <w:rsid w:val="00F467C1"/>
    <w:rsid w:val="00F51118"/>
    <w:rsid w:val="00F52A4D"/>
    <w:rsid w:val="00F537D9"/>
    <w:rsid w:val="00F53B11"/>
    <w:rsid w:val="00F53B81"/>
    <w:rsid w:val="00F53EF6"/>
    <w:rsid w:val="00F54205"/>
    <w:rsid w:val="00F55B30"/>
    <w:rsid w:val="00F55B7F"/>
    <w:rsid w:val="00F609BA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23F0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8524411C-0492-403A-AE52-C925E0ED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5E72ED"/>
    <w:pPr>
      <w:tabs>
        <w:tab w:val="left" w:pos="720"/>
        <w:tab w:val="right" w:leader="dot" w:pos="9350"/>
      </w:tabs>
      <w:ind w:left="270"/>
      <w:pPrChange w:id="0" w:author="Batra Yogesh (EXT)" w:date="2018-04-06T12:49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49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rmalWeb">
    <w:name w:val="Normal (Web)"/>
    <w:basedOn w:val="Normal"/>
    <w:uiPriority w:val="99"/>
    <w:semiHidden/>
    <w:unhideWhenUsed/>
    <w:rsid w:val="008E02F0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30B088-1ED9-4CB5-9AE0-081F651AF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6BEC5E-35D8-480A-91FD-69A783563F13}"/>
</file>

<file path=customXml/itemProps3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42F85D4-70E2-42AE-98BE-BF437FD18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0</TotalTime>
  <Pages>9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Setup User Access</vt:lpstr>
    </vt:vector>
  </TitlesOfParts>
  <Company>Chevron</Company>
  <LinksUpToDate>false</LinksUpToDate>
  <CharactersWithSpaces>8320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User Access</dc:title>
  <dc:creator>Wirasak Chomphu</dc:creator>
  <cp:lastModifiedBy>Wirasak Chomphu</cp:lastModifiedBy>
  <cp:revision>11</cp:revision>
  <cp:lastPrinted>2005-03-03T19:34:00Z</cp:lastPrinted>
  <dcterms:created xsi:type="dcterms:W3CDTF">2018-03-27T07:06:00Z</dcterms:created>
  <dcterms:modified xsi:type="dcterms:W3CDTF">2020-07-02T09:10:00Z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Tester">
    <vt:lpwstr/>
  </property>
  <property fmtid="{D5CDD505-2E9C-101B-9397-08002B2CF9AE}" pid="18" name="EC Module">
    <vt:lpwstr>Production</vt:lpwstr>
  </property>
  <property fmtid="{D5CDD505-2E9C-101B-9397-08002B2CF9AE}" pid="19" name="Instance">
    <vt:lpwstr>CUK</vt:lpwstr>
  </property>
  <property fmtid="{D5CDD505-2E9C-101B-9397-08002B2CF9AE}" pid="20" name="EC Version">
    <vt:lpwstr>9.3</vt:lpwstr>
  </property>
  <property fmtid="{D5CDD505-2E9C-101B-9397-08002B2CF9AE}" pid="21" name="Chevron Discipline">
    <vt:lpwstr/>
  </property>
  <property fmtid="{D5CDD505-2E9C-101B-9397-08002B2CF9AE}" pid="22" name="Retention Category">
    <vt:lpwstr>4;#Reference Document|b32bd135-7ebe-49d0-bfcc-ca766c5e9989</vt:lpwstr>
  </property>
  <property fmtid="{D5CDD505-2E9C-101B-9397-08002B2CF9AE}" pid="23" name="xd_Signature">
    <vt:bool>false</vt:bool>
  </property>
  <property fmtid="{D5CDD505-2E9C-101B-9397-08002B2CF9AE}" pid="24" name="xd_ProgID">
    <vt:lpwstr/>
  </property>
  <property fmtid="{D5CDD505-2E9C-101B-9397-08002B2CF9AE}" pid="25" name="_SourceUrl">
    <vt:lpwstr/>
  </property>
  <property fmtid="{D5CDD505-2E9C-101B-9397-08002B2CF9AE}" pid="26" name="_SharedFileIndex">
    <vt:lpwstr/>
  </property>
  <property fmtid="{D5CDD505-2E9C-101B-9397-08002B2CF9AE}" pid="27" name="ComplianceAssetId">
    <vt:lpwstr/>
  </property>
  <property fmtid="{D5CDD505-2E9C-101B-9397-08002B2CF9AE}" pid="28" name="TemplateUrl">
    <vt:lpwstr/>
  </property>
</Properties>
</file>