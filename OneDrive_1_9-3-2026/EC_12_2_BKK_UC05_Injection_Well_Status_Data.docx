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372E" w14:textId="797E6720" w:rsidR="004D61A0" w:rsidRPr="005342C8" w:rsidRDefault="00D730E7">
      <w:pPr>
        <w:pStyle w:val="Header"/>
        <w:tabs>
          <w:tab w:val="clear" w:pos="4320"/>
          <w:tab w:val="clear" w:pos="8640"/>
        </w:tabs>
        <w:rPr>
          <w:rFonts w:cs="Arial"/>
          <w:rPrChange w:id="0" w:author="Batra Yogesh (EXT)" w:date="2018-04-13T12:22:00Z">
            <w:rPr>
              <w:rFonts w:asciiTheme="minorHAnsi" w:hAnsiTheme="minorHAnsi"/>
            </w:rPr>
          </w:rPrChange>
        </w:rPr>
      </w:pPr>
      <w:r>
        <w:rPr>
          <w:noProof/>
        </w:rPr>
        <w:drawing>
          <wp:inline distT="0" distB="0" distL="0" distR="0" wp14:anchorId="01471F27" wp14:editId="24EBD06E">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5342C8" w:rsidRDefault="004D61A0">
      <w:pPr>
        <w:pStyle w:val="Header"/>
        <w:tabs>
          <w:tab w:val="clear" w:pos="4320"/>
          <w:tab w:val="clear" w:pos="8640"/>
        </w:tabs>
        <w:rPr>
          <w:rFonts w:cs="Arial"/>
          <w:rPrChange w:id="1" w:author="Batra Yogesh (EXT)" w:date="2018-04-13T12:22:00Z">
            <w:rPr>
              <w:rFonts w:asciiTheme="minorHAnsi" w:hAnsiTheme="minorHAnsi"/>
            </w:rPr>
          </w:rPrChange>
        </w:rPr>
      </w:pPr>
    </w:p>
    <w:p w14:paraId="0BAA3730" w14:textId="77777777" w:rsidR="004D61A0" w:rsidRPr="005342C8" w:rsidRDefault="004D61A0">
      <w:pPr>
        <w:pStyle w:val="Header"/>
        <w:tabs>
          <w:tab w:val="clear" w:pos="4320"/>
          <w:tab w:val="clear" w:pos="8640"/>
        </w:tabs>
        <w:rPr>
          <w:rFonts w:cs="Arial"/>
          <w:rPrChange w:id="2" w:author="Batra Yogesh (EXT)" w:date="2018-04-13T12:22:00Z">
            <w:rPr>
              <w:rFonts w:asciiTheme="minorHAnsi" w:hAnsiTheme="minorHAnsi"/>
            </w:rPr>
          </w:rPrChange>
        </w:rPr>
      </w:pPr>
    </w:p>
    <w:p w14:paraId="0BAA3731" w14:textId="77777777" w:rsidR="004D61A0" w:rsidRPr="005342C8" w:rsidRDefault="004D61A0">
      <w:pPr>
        <w:pStyle w:val="Header"/>
        <w:tabs>
          <w:tab w:val="clear" w:pos="4320"/>
          <w:tab w:val="clear" w:pos="8640"/>
        </w:tabs>
        <w:rPr>
          <w:rFonts w:cs="Arial"/>
          <w:rPrChange w:id="3" w:author="Batra Yogesh (EXT)" w:date="2018-04-13T12:22:00Z">
            <w:rPr>
              <w:rFonts w:asciiTheme="minorHAnsi" w:hAnsiTheme="minorHAnsi"/>
            </w:rPr>
          </w:rPrChange>
        </w:rPr>
      </w:pPr>
    </w:p>
    <w:p w14:paraId="0BAA3732" w14:textId="77777777" w:rsidR="004D61A0" w:rsidRPr="005342C8" w:rsidRDefault="004D61A0">
      <w:pPr>
        <w:pStyle w:val="Header"/>
        <w:tabs>
          <w:tab w:val="clear" w:pos="4320"/>
          <w:tab w:val="clear" w:pos="8640"/>
        </w:tabs>
        <w:rPr>
          <w:rFonts w:cs="Arial"/>
          <w:rPrChange w:id="4" w:author="Batra Yogesh (EXT)" w:date="2018-04-13T12:22:00Z">
            <w:rPr>
              <w:rFonts w:asciiTheme="minorHAnsi" w:hAnsiTheme="minorHAnsi"/>
            </w:rPr>
          </w:rPrChange>
        </w:rPr>
      </w:pPr>
    </w:p>
    <w:p w14:paraId="0BAA3733" w14:textId="77777777" w:rsidR="004D61A0" w:rsidRPr="005342C8" w:rsidRDefault="004D61A0">
      <w:pPr>
        <w:pStyle w:val="Header"/>
        <w:tabs>
          <w:tab w:val="clear" w:pos="4320"/>
          <w:tab w:val="clear" w:pos="8640"/>
        </w:tabs>
        <w:rPr>
          <w:rFonts w:cs="Arial"/>
          <w:rPrChange w:id="5" w:author="Batra Yogesh (EXT)" w:date="2018-04-13T12:22:00Z">
            <w:rPr>
              <w:rFonts w:asciiTheme="minorHAnsi" w:hAnsiTheme="minorHAnsi"/>
            </w:rPr>
          </w:rPrChange>
        </w:rPr>
      </w:pPr>
    </w:p>
    <w:p w14:paraId="0BAA3734" w14:textId="77777777" w:rsidR="004D61A0" w:rsidRPr="005342C8" w:rsidRDefault="004D61A0">
      <w:pPr>
        <w:pStyle w:val="Header"/>
        <w:tabs>
          <w:tab w:val="clear" w:pos="4320"/>
          <w:tab w:val="clear" w:pos="8640"/>
        </w:tabs>
        <w:rPr>
          <w:rFonts w:cs="Arial"/>
          <w:rPrChange w:id="6" w:author="Batra Yogesh (EXT)" w:date="2018-04-13T12:22:00Z">
            <w:rPr>
              <w:rFonts w:asciiTheme="minorHAnsi" w:hAnsiTheme="minorHAnsi"/>
            </w:rPr>
          </w:rPrChange>
        </w:rPr>
      </w:pPr>
    </w:p>
    <w:p w14:paraId="0BAA3735" w14:textId="77777777" w:rsidR="004D61A0" w:rsidRPr="005342C8" w:rsidRDefault="004D61A0">
      <w:pPr>
        <w:pStyle w:val="Header"/>
        <w:tabs>
          <w:tab w:val="clear" w:pos="4320"/>
          <w:tab w:val="clear" w:pos="8640"/>
        </w:tabs>
        <w:rPr>
          <w:rFonts w:cs="Arial"/>
          <w:rPrChange w:id="7" w:author="Batra Yogesh (EXT)" w:date="2018-04-13T12:22:00Z">
            <w:rPr>
              <w:rFonts w:asciiTheme="minorHAnsi" w:hAnsiTheme="minorHAnsi"/>
            </w:rPr>
          </w:rPrChange>
        </w:rPr>
      </w:pPr>
    </w:p>
    <w:p w14:paraId="0BAA3736" w14:textId="77777777" w:rsidR="004D61A0" w:rsidRPr="005342C8" w:rsidRDefault="004D61A0">
      <w:pPr>
        <w:pStyle w:val="Header"/>
        <w:tabs>
          <w:tab w:val="clear" w:pos="4320"/>
          <w:tab w:val="clear" w:pos="8640"/>
        </w:tabs>
        <w:rPr>
          <w:rFonts w:cs="Arial"/>
          <w:rPrChange w:id="8" w:author="Batra Yogesh (EXT)" w:date="2018-04-13T12:22:00Z">
            <w:rPr>
              <w:rFonts w:asciiTheme="minorHAnsi" w:hAnsiTheme="minorHAnsi"/>
            </w:rPr>
          </w:rPrChange>
        </w:rPr>
      </w:pPr>
    </w:p>
    <w:p w14:paraId="0BAA3737" w14:textId="77777777" w:rsidR="004D61A0" w:rsidRPr="005342C8" w:rsidRDefault="004D61A0">
      <w:pPr>
        <w:pStyle w:val="Header"/>
        <w:tabs>
          <w:tab w:val="clear" w:pos="4320"/>
          <w:tab w:val="clear" w:pos="8640"/>
        </w:tabs>
        <w:rPr>
          <w:rFonts w:cs="Arial"/>
          <w:rPrChange w:id="9" w:author="Batra Yogesh (EXT)" w:date="2018-04-13T12:22:00Z">
            <w:rPr>
              <w:rFonts w:asciiTheme="minorHAnsi" w:hAnsiTheme="minorHAnsi"/>
            </w:rPr>
          </w:rPrChange>
        </w:rPr>
      </w:pPr>
    </w:p>
    <w:p w14:paraId="0BAA3738" w14:textId="77777777" w:rsidR="004D61A0" w:rsidRPr="005342C8" w:rsidRDefault="004D61A0">
      <w:pPr>
        <w:pStyle w:val="Header"/>
        <w:tabs>
          <w:tab w:val="clear" w:pos="4320"/>
          <w:tab w:val="clear" w:pos="8640"/>
        </w:tabs>
        <w:rPr>
          <w:rFonts w:cs="Arial"/>
          <w:rPrChange w:id="10" w:author="Batra Yogesh (EXT)" w:date="2018-04-13T12:22:00Z">
            <w:rPr>
              <w:rFonts w:asciiTheme="minorHAnsi" w:hAnsiTheme="minorHAnsi"/>
            </w:rPr>
          </w:rPrChange>
        </w:rPr>
      </w:pPr>
    </w:p>
    <w:p w14:paraId="0BAA3739" w14:textId="77777777" w:rsidR="004D61A0" w:rsidRPr="005342C8" w:rsidRDefault="004D61A0">
      <w:pPr>
        <w:pStyle w:val="Header"/>
        <w:tabs>
          <w:tab w:val="clear" w:pos="4320"/>
          <w:tab w:val="clear" w:pos="8640"/>
        </w:tabs>
        <w:rPr>
          <w:rFonts w:cs="Arial"/>
        </w:rPr>
      </w:pPr>
    </w:p>
    <w:p w14:paraId="0BAA373A" w14:textId="1D7C8A8B" w:rsidR="004D61A0" w:rsidRPr="005342C8" w:rsidRDefault="00D730E7">
      <w:pPr>
        <w:pStyle w:val="Title"/>
        <w:rPr>
          <w:rFonts w:cs="Arial"/>
          <w:color w:val="3399FF"/>
          <w:sz w:val="52"/>
          <w:szCs w:val="52"/>
        </w:rPr>
      </w:pPr>
      <w:r w:rsidRPr="005342C8">
        <w:rPr>
          <w:rFonts w:cs="Arial"/>
          <w:color w:val="3399FF"/>
          <w:sz w:val="52"/>
          <w:szCs w:val="52"/>
        </w:rPr>
        <w:t xml:space="preserve">EC Upgrade </w:t>
      </w:r>
      <w:r w:rsidR="005419BA" w:rsidRPr="005342C8">
        <w:rPr>
          <w:rFonts w:cs="Arial"/>
          <w:color w:val="3399FF"/>
          <w:sz w:val="52"/>
          <w:szCs w:val="52"/>
        </w:rPr>
        <w:t>BKK</w:t>
      </w:r>
      <w:r w:rsidRPr="005342C8">
        <w:rPr>
          <w:rFonts w:cs="Arial"/>
          <w:color w:val="3399FF"/>
          <w:sz w:val="52"/>
          <w:szCs w:val="52"/>
        </w:rPr>
        <w:t xml:space="preserve"> </w:t>
      </w:r>
      <w:r w:rsidR="004D61A0" w:rsidRPr="005342C8">
        <w:rPr>
          <w:rFonts w:cs="Arial"/>
          <w:color w:val="3399FF"/>
          <w:sz w:val="52"/>
          <w:szCs w:val="52"/>
        </w:rPr>
        <w:t>Use Case</w:t>
      </w:r>
    </w:p>
    <w:p w14:paraId="0BAA373B" w14:textId="77777777" w:rsidR="004D61A0" w:rsidRPr="005342C8" w:rsidRDefault="004D61A0">
      <w:pPr>
        <w:jc w:val="center"/>
        <w:rPr>
          <w:rFonts w:cs="Arial"/>
        </w:rPr>
      </w:pPr>
    </w:p>
    <w:p w14:paraId="0BAA373C" w14:textId="77777777" w:rsidR="007C0F5B" w:rsidRPr="005342C8" w:rsidRDefault="007C0F5B">
      <w:pPr>
        <w:jc w:val="center"/>
        <w:rPr>
          <w:rFonts w:cs="Arial"/>
        </w:rPr>
      </w:pPr>
    </w:p>
    <w:p w14:paraId="0BAA373D" w14:textId="77777777" w:rsidR="007C0F5B" w:rsidRPr="005342C8" w:rsidRDefault="007C0F5B">
      <w:pPr>
        <w:jc w:val="center"/>
        <w:rPr>
          <w:rFonts w:cs="Arial"/>
        </w:rPr>
      </w:pPr>
    </w:p>
    <w:p w14:paraId="0BAA373E" w14:textId="77777777" w:rsidR="007C0F5B" w:rsidRPr="005342C8" w:rsidRDefault="004D61A0">
      <w:pPr>
        <w:pStyle w:val="BodyText"/>
        <w:rPr>
          <w:rFonts w:cs="Arial"/>
          <w:color w:val="3399FF"/>
        </w:rPr>
      </w:pPr>
      <w:r w:rsidRPr="005342C8">
        <w:rPr>
          <w:rFonts w:cs="Arial"/>
          <w:b/>
          <w:color w:val="3399FF"/>
        </w:rPr>
        <w:t>Project Name</w:t>
      </w:r>
    </w:p>
    <w:p w14:paraId="0BAA373F" w14:textId="1AFFE1D0" w:rsidR="00EF4239" w:rsidRPr="005342C8" w:rsidRDefault="005419BA">
      <w:pPr>
        <w:pStyle w:val="BodyText"/>
        <w:rPr>
          <w:rFonts w:cs="Arial"/>
          <w:color w:val="3399FF"/>
        </w:rPr>
      </w:pPr>
      <w:r w:rsidRPr="005342C8">
        <w:rPr>
          <w:rFonts w:cs="Arial"/>
          <w:color w:val="3399FF"/>
        </w:rPr>
        <w:t xml:space="preserve">BKK </w:t>
      </w:r>
      <w:r w:rsidR="00FA58CA" w:rsidRPr="005342C8">
        <w:rPr>
          <w:rFonts w:cs="Arial"/>
          <w:color w:val="3399FF"/>
        </w:rPr>
        <w:t>Project</w:t>
      </w:r>
      <w:r w:rsidR="000A438C" w:rsidRPr="005342C8">
        <w:rPr>
          <w:rFonts w:cs="Arial"/>
          <w:color w:val="3399FF"/>
        </w:rPr>
        <w:t xml:space="preserve"> </w:t>
      </w:r>
      <w:r w:rsidR="002A6A74" w:rsidRPr="005342C8">
        <w:rPr>
          <w:rFonts w:cs="Arial"/>
          <w:color w:val="3399FF"/>
        </w:rPr>
        <w:t>Energy Components</w:t>
      </w:r>
    </w:p>
    <w:p w14:paraId="0BAA3740" w14:textId="77777777" w:rsidR="004D61A0" w:rsidRPr="005342C8" w:rsidRDefault="004D61A0">
      <w:pPr>
        <w:pStyle w:val="BodyText"/>
        <w:rPr>
          <w:rFonts w:cs="Arial"/>
          <w:color w:val="3399FF"/>
        </w:rPr>
      </w:pPr>
    </w:p>
    <w:p w14:paraId="0BAA3741" w14:textId="77777777" w:rsidR="007C0F5B" w:rsidRPr="005342C8" w:rsidRDefault="004D61A0">
      <w:pPr>
        <w:jc w:val="center"/>
        <w:rPr>
          <w:rFonts w:cs="Arial"/>
          <w:color w:val="3399FF"/>
        </w:rPr>
      </w:pPr>
      <w:r w:rsidRPr="005342C8">
        <w:rPr>
          <w:rFonts w:cs="Arial"/>
          <w:b/>
          <w:color w:val="3399FF"/>
        </w:rPr>
        <w:t>Use-Case Name</w:t>
      </w:r>
    </w:p>
    <w:p w14:paraId="0BAA3742" w14:textId="2246437B" w:rsidR="004D61A0" w:rsidRPr="005342C8" w:rsidRDefault="00942484">
      <w:pPr>
        <w:jc w:val="center"/>
        <w:rPr>
          <w:rFonts w:cs="Arial"/>
          <w:color w:val="3399FF"/>
        </w:rPr>
      </w:pPr>
      <w:r w:rsidRPr="005342C8">
        <w:rPr>
          <w:rFonts w:cs="Arial"/>
          <w:color w:val="3399FF"/>
        </w:rPr>
        <w:t>EC_</w:t>
      </w:r>
      <w:del w:id="11" w:author="Batra Yogesh (EXT)" w:date="2018-04-13T16:30:00Z">
        <w:r w:rsidRPr="005342C8" w:rsidDel="00BB4996">
          <w:rPr>
            <w:rFonts w:cs="Arial"/>
            <w:color w:val="3399FF"/>
          </w:rPr>
          <w:delText>09_3</w:delText>
        </w:r>
      </w:del>
      <w:ins w:id="12" w:author="Batra Yogesh (EXT)" w:date="2018-04-13T16:30:00Z">
        <w:r w:rsidR="00BB4996">
          <w:rPr>
            <w:rFonts w:cs="Arial"/>
            <w:color w:val="3399FF"/>
          </w:rPr>
          <w:t>1</w:t>
        </w:r>
      </w:ins>
      <w:ins w:id="13" w:author="Kiran Madasu" w:date="2021-06-08T10:05:00Z">
        <w:r w:rsidR="00CC5C12">
          <w:rPr>
            <w:rFonts w:cs="Arial"/>
            <w:color w:val="3399FF"/>
          </w:rPr>
          <w:t>2</w:t>
        </w:r>
      </w:ins>
      <w:ins w:id="14" w:author="Batra Yogesh (EXT)" w:date="2018-04-13T16:30:00Z">
        <w:del w:id="15" w:author="Kiran Madasu" w:date="2021-06-08T10:05:00Z">
          <w:r w:rsidR="00BB4996" w:rsidDel="00CC5C12">
            <w:rPr>
              <w:rFonts w:cs="Arial"/>
              <w:color w:val="3399FF"/>
            </w:rPr>
            <w:delText>1</w:delText>
          </w:r>
        </w:del>
        <w:r w:rsidR="00BB4996">
          <w:rPr>
            <w:rFonts w:cs="Arial"/>
            <w:color w:val="3399FF"/>
          </w:rPr>
          <w:t>_2</w:t>
        </w:r>
      </w:ins>
      <w:r w:rsidRPr="005342C8">
        <w:rPr>
          <w:rFonts w:cs="Arial"/>
          <w:color w:val="3399FF"/>
        </w:rPr>
        <w:t>_BKK_EC_UC06_Injection Well Status Data</w:t>
      </w:r>
      <w:r w:rsidR="004D61A0" w:rsidRPr="005342C8">
        <w:rPr>
          <w:rFonts w:cs="Arial"/>
          <w:color w:val="3399FF"/>
        </w:rPr>
        <w:br/>
      </w:r>
    </w:p>
    <w:p w14:paraId="0BAA3743" w14:textId="77777777" w:rsidR="007C0F5B" w:rsidRPr="005342C8" w:rsidRDefault="004D61A0" w:rsidP="00B107D1">
      <w:pPr>
        <w:jc w:val="center"/>
        <w:rPr>
          <w:rFonts w:cs="Arial"/>
          <w:color w:val="3399FF"/>
        </w:rPr>
      </w:pPr>
      <w:r w:rsidRPr="005342C8">
        <w:rPr>
          <w:rFonts w:cs="Arial"/>
          <w:b/>
          <w:color w:val="3399FF"/>
        </w:rPr>
        <w:t>Origination Date</w:t>
      </w:r>
    </w:p>
    <w:p w14:paraId="0BAA3744" w14:textId="5E3E030E" w:rsidR="004D61A0" w:rsidRPr="005342C8" w:rsidRDefault="00942484" w:rsidP="00B107D1">
      <w:pPr>
        <w:jc w:val="center"/>
        <w:rPr>
          <w:rFonts w:cs="Arial"/>
          <w:color w:val="3399FF"/>
        </w:rPr>
      </w:pPr>
      <w:r w:rsidRPr="005342C8">
        <w:rPr>
          <w:rFonts w:cs="Arial"/>
          <w:color w:val="3399FF"/>
        </w:rPr>
        <w:t>14</w:t>
      </w:r>
      <w:r w:rsidR="0047772D" w:rsidRPr="005342C8">
        <w:rPr>
          <w:rFonts w:cs="Arial"/>
          <w:color w:val="3399FF"/>
        </w:rPr>
        <w:t>-</w:t>
      </w:r>
      <w:r w:rsidR="005419BA" w:rsidRPr="005342C8">
        <w:rPr>
          <w:rFonts w:cs="Arial"/>
          <w:color w:val="3399FF"/>
        </w:rPr>
        <w:t>Oct</w:t>
      </w:r>
      <w:r w:rsidR="00A8498C" w:rsidRPr="005342C8">
        <w:rPr>
          <w:rFonts w:cs="Arial"/>
          <w:color w:val="3399FF"/>
        </w:rPr>
        <w:t>-</w:t>
      </w:r>
      <w:r w:rsidR="0047772D" w:rsidRPr="005342C8">
        <w:rPr>
          <w:rFonts w:cs="Arial"/>
          <w:color w:val="3399FF"/>
        </w:rPr>
        <w:t>2017</w:t>
      </w:r>
    </w:p>
    <w:p w14:paraId="0BAA3745" w14:textId="77777777" w:rsidR="004D61A0" w:rsidRPr="005342C8" w:rsidRDefault="004D61A0">
      <w:pPr>
        <w:rPr>
          <w:rFonts w:cs="Arial"/>
        </w:rPr>
      </w:pPr>
    </w:p>
    <w:p w14:paraId="0BAA3746" w14:textId="77777777" w:rsidR="004D61A0" w:rsidRPr="005342C8" w:rsidRDefault="004D61A0">
      <w:pPr>
        <w:rPr>
          <w:rFonts w:cs="Arial"/>
        </w:rPr>
      </w:pPr>
    </w:p>
    <w:p w14:paraId="0BAA3747" w14:textId="77777777" w:rsidR="004D61A0" w:rsidRPr="005342C8" w:rsidRDefault="004D61A0">
      <w:pPr>
        <w:rPr>
          <w:rFonts w:cs="Arial"/>
        </w:rPr>
      </w:pPr>
    </w:p>
    <w:p w14:paraId="0BAA3748" w14:textId="77777777" w:rsidR="004D61A0" w:rsidRPr="005342C8" w:rsidRDefault="004D61A0">
      <w:pPr>
        <w:rPr>
          <w:rFonts w:cs="Arial"/>
        </w:rPr>
      </w:pPr>
    </w:p>
    <w:p w14:paraId="0BAA3749" w14:textId="77777777" w:rsidR="004D61A0" w:rsidRPr="005342C8" w:rsidRDefault="004D61A0">
      <w:pPr>
        <w:rPr>
          <w:rFonts w:cs="Arial"/>
        </w:rPr>
      </w:pPr>
    </w:p>
    <w:p w14:paraId="0BAA374A" w14:textId="77777777" w:rsidR="004D61A0" w:rsidRPr="005342C8" w:rsidRDefault="004D61A0">
      <w:pPr>
        <w:rPr>
          <w:rFonts w:cs="Arial"/>
        </w:rPr>
      </w:pPr>
    </w:p>
    <w:p w14:paraId="0BAA374B" w14:textId="77777777" w:rsidR="004D61A0" w:rsidRPr="005342C8" w:rsidRDefault="004D61A0">
      <w:pPr>
        <w:rPr>
          <w:rFonts w:cs="Arial"/>
        </w:rPr>
      </w:pPr>
    </w:p>
    <w:p w14:paraId="0BAA374C" w14:textId="77777777" w:rsidR="004D61A0" w:rsidRPr="005342C8" w:rsidRDefault="004D61A0">
      <w:pPr>
        <w:rPr>
          <w:rFonts w:cs="Arial"/>
        </w:rPr>
      </w:pPr>
    </w:p>
    <w:p w14:paraId="0BAA374D" w14:textId="77777777" w:rsidR="004D61A0" w:rsidRPr="005342C8" w:rsidRDefault="004D61A0">
      <w:pPr>
        <w:rPr>
          <w:rFonts w:cs="Arial"/>
        </w:rPr>
      </w:pPr>
    </w:p>
    <w:p w14:paraId="056A5647" w14:textId="77777777" w:rsidR="00862D5A" w:rsidRPr="005342C8" w:rsidDel="00862D5A" w:rsidRDefault="00862D5A" w:rsidP="00862D5A">
      <w:pPr>
        <w:rPr>
          <w:ins w:id="16" w:author="Shah Ashay" w:date="2018-04-16T13:45:00Z"/>
          <w:del w:id="17" w:author="Shah Ashay" w:date="2018-04-16T13:46:00Z"/>
          <w:rFonts w:cs="Arial"/>
        </w:rPr>
      </w:pPr>
      <w:ins w:id="18" w:author="Shah Ashay" w:date="2018-04-16T13:45:00Z">
        <w:r w:rsidRPr="005342C8">
          <w:rPr>
            <w:rFonts w:cs="Arial"/>
          </w:rPr>
          <w:t>Revision History</w:t>
        </w:r>
      </w:ins>
    </w:p>
    <w:tbl>
      <w:tblPr>
        <w:tblpPr w:leftFromText="180" w:rightFromText="180" w:vertAnchor="text" w:horzAnchor="margin" w:tblpY="13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3"/>
        <w:gridCol w:w="1677"/>
        <w:gridCol w:w="2912"/>
        <w:gridCol w:w="1148"/>
        <w:gridCol w:w="1148"/>
        <w:gridCol w:w="1322"/>
      </w:tblGrid>
      <w:tr w:rsidR="00862D5A" w:rsidRPr="005342C8" w14:paraId="24BCB5C8" w14:textId="77777777" w:rsidTr="00862D5A">
        <w:trPr>
          <w:cantSplit/>
          <w:tblHeader/>
        </w:trPr>
        <w:tc>
          <w:tcPr>
            <w:tcW w:w="611" w:type="pct"/>
            <w:shd w:val="clear" w:color="auto" w:fill="3399FF"/>
          </w:tcPr>
          <w:p w14:paraId="556C75BB" w14:textId="77777777" w:rsidR="00862D5A" w:rsidRPr="005342C8" w:rsidRDefault="00862D5A" w:rsidP="00862D5A">
            <w:pPr>
              <w:pStyle w:val="ColumnHead"/>
              <w:rPr>
                <w:rFonts w:cs="Arial"/>
                <w:color w:val="FFFFFF" w:themeColor="background1"/>
              </w:rPr>
            </w:pPr>
            <w:ins w:id="19" w:author="Shah Ashay" w:date="2018-04-16T13:46:00Z">
              <w:r w:rsidRPr="005342C8">
                <w:rPr>
                  <w:rFonts w:cs="Arial"/>
                  <w:color w:val="FFFFFF" w:themeColor="background1"/>
                </w:rPr>
                <w:t>Revision</w:t>
              </w:r>
            </w:ins>
          </w:p>
        </w:tc>
        <w:tc>
          <w:tcPr>
            <w:tcW w:w="897" w:type="pct"/>
            <w:shd w:val="clear" w:color="auto" w:fill="3399FF"/>
          </w:tcPr>
          <w:p w14:paraId="3CED75D4" w14:textId="77777777" w:rsidR="00862D5A" w:rsidRPr="005342C8" w:rsidRDefault="00862D5A" w:rsidP="00862D5A">
            <w:pPr>
              <w:pStyle w:val="ColumnHead"/>
              <w:rPr>
                <w:rFonts w:cs="Arial"/>
                <w:color w:val="FFFFFF" w:themeColor="background1"/>
              </w:rPr>
            </w:pPr>
            <w:ins w:id="20" w:author="Shah Ashay" w:date="2018-04-16T13:46:00Z">
              <w:r w:rsidRPr="005342C8">
                <w:rPr>
                  <w:rFonts w:cs="Arial"/>
                  <w:color w:val="FFFFFF" w:themeColor="background1"/>
                </w:rPr>
                <w:t>Date</w:t>
              </w:r>
            </w:ins>
          </w:p>
        </w:tc>
        <w:tc>
          <w:tcPr>
            <w:tcW w:w="1557" w:type="pct"/>
            <w:shd w:val="clear" w:color="auto" w:fill="3399FF"/>
          </w:tcPr>
          <w:p w14:paraId="7CCE1942" w14:textId="77777777" w:rsidR="00862D5A" w:rsidRPr="005342C8" w:rsidRDefault="00862D5A" w:rsidP="00862D5A">
            <w:pPr>
              <w:pStyle w:val="ColumnHead"/>
              <w:rPr>
                <w:rFonts w:cs="Arial"/>
                <w:color w:val="FFFFFF" w:themeColor="background1"/>
              </w:rPr>
            </w:pPr>
            <w:ins w:id="21" w:author="Shah Ashay" w:date="2018-04-16T13:46:00Z">
              <w:r w:rsidRPr="005342C8">
                <w:rPr>
                  <w:rFonts w:cs="Arial"/>
                  <w:color w:val="FFFFFF" w:themeColor="background1"/>
                </w:rPr>
                <w:t>Description</w:t>
              </w:r>
            </w:ins>
          </w:p>
        </w:tc>
        <w:tc>
          <w:tcPr>
            <w:tcW w:w="614" w:type="pct"/>
            <w:shd w:val="clear" w:color="auto" w:fill="3399FF"/>
          </w:tcPr>
          <w:p w14:paraId="09ABF19D" w14:textId="77777777" w:rsidR="00862D5A" w:rsidRPr="005342C8" w:rsidRDefault="00862D5A" w:rsidP="00862D5A">
            <w:pPr>
              <w:pStyle w:val="ColumnHead"/>
              <w:rPr>
                <w:ins w:id="22" w:author="Shah Ashay" w:date="2018-04-16T13:46:00Z"/>
                <w:rFonts w:cs="Arial"/>
                <w:color w:val="FFFFFF" w:themeColor="background1"/>
              </w:rPr>
            </w:pPr>
            <w:ins w:id="23" w:author="Shah Ashay" w:date="2018-04-16T13:46:00Z">
              <w:r w:rsidRPr="005342C8">
                <w:rPr>
                  <w:rFonts w:cs="Arial"/>
                  <w:color w:val="FFFFFF" w:themeColor="background1"/>
                </w:rPr>
                <w:t>Prepared</w:t>
              </w:r>
            </w:ins>
          </w:p>
          <w:p w14:paraId="2460D899" w14:textId="77777777" w:rsidR="00862D5A" w:rsidRPr="005342C8" w:rsidRDefault="00862D5A" w:rsidP="00862D5A">
            <w:pPr>
              <w:pStyle w:val="ColumnHead"/>
              <w:rPr>
                <w:rFonts w:cs="Arial"/>
                <w:color w:val="FFFFFF" w:themeColor="background1"/>
              </w:rPr>
            </w:pPr>
            <w:ins w:id="24" w:author="Shah Ashay" w:date="2018-04-16T13:46:00Z">
              <w:r w:rsidRPr="005342C8">
                <w:rPr>
                  <w:rFonts w:cs="Arial"/>
                  <w:color w:val="FFFFFF" w:themeColor="background1"/>
                </w:rPr>
                <w:t>by</w:t>
              </w:r>
            </w:ins>
          </w:p>
        </w:tc>
        <w:tc>
          <w:tcPr>
            <w:tcW w:w="614" w:type="pct"/>
            <w:shd w:val="clear" w:color="auto" w:fill="3399FF"/>
          </w:tcPr>
          <w:p w14:paraId="326220C7" w14:textId="77777777" w:rsidR="00862D5A" w:rsidRPr="005342C8" w:rsidRDefault="00862D5A" w:rsidP="00862D5A">
            <w:pPr>
              <w:pStyle w:val="ColumnHead"/>
              <w:rPr>
                <w:ins w:id="25" w:author="Shah Ashay" w:date="2018-04-16T13:46:00Z"/>
                <w:rFonts w:cs="Arial"/>
                <w:color w:val="FFFFFF" w:themeColor="background1"/>
              </w:rPr>
            </w:pPr>
            <w:ins w:id="26" w:author="Shah Ashay" w:date="2018-04-16T13:46:00Z">
              <w:r w:rsidRPr="005342C8">
                <w:rPr>
                  <w:rFonts w:cs="Arial"/>
                  <w:color w:val="FFFFFF" w:themeColor="background1"/>
                </w:rPr>
                <w:t>Checked</w:t>
              </w:r>
            </w:ins>
          </w:p>
          <w:p w14:paraId="799038CC" w14:textId="77777777" w:rsidR="00862D5A" w:rsidRPr="005342C8" w:rsidRDefault="00862D5A" w:rsidP="00862D5A">
            <w:pPr>
              <w:pStyle w:val="ColumnHead"/>
              <w:rPr>
                <w:rFonts w:cs="Arial"/>
                <w:color w:val="FFFFFF" w:themeColor="background1"/>
              </w:rPr>
            </w:pPr>
            <w:ins w:id="27" w:author="Shah Ashay" w:date="2018-04-16T13:46:00Z">
              <w:r w:rsidRPr="005342C8">
                <w:rPr>
                  <w:rFonts w:cs="Arial"/>
                  <w:color w:val="FFFFFF" w:themeColor="background1"/>
                </w:rPr>
                <w:t>by</w:t>
              </w:r>
            </w:ins>
          </w:p>
        </w:tc>
        <w:tc>
          <w:tcPr>
            <w:tcW w:w="707" w:type="pct"/>
            <w:shd w:val="clear" w:color="auto" w:fill="3399FF"/>
          </w:tcPr>
          <w:p w14:paraId="2CDFE764" w14:textId="77777777" w:rsidR="00862D5A" w:rsidRPr="005342C8" w:rsidRDefault="00862D5A" w:rsidP="00862D5A">
            <w:pPr>
              <w:pStyle w:val="ColumnHead"/>
              <w:rPr>
                <w:rFonts w:cs="Arial"/>
                <w:color w:val="FFFFFF" w:themeColor="background1"/>
              </w:rPr>
            </w:pPr>
            <w:ins w:id="28" w:author="Shah Ashay" w:date="2018-04-16T13:46:00Z">
              <w:r w:rsidRPr="005342C8">
                <w:rPr>
                  <w:rFonts w:cs="Arial"/>
                  <w:color w:val="FFFFFF" w:themeColor="background1"/>
                </w:rPr>
                <w:t>Approved by</w:t>
              </w:r>
            </w:ins>
          </w:p>
        </w:tc>
      </w:tr>
      <w:tr w:rsidR="00862D5A" w:rsidRPr="005342C8" w14:paraId="0ADA75FE" w14:textId="77777777" w:rsidTr="00862D5A">
        <w:trPr>
          <w:cantSplit/>
        </w:trPr>
        <w:tc>
          <w:tcPr>
            <w:tcW w:w="611" w:type="pct"/>
          </w:tcPr>
          <w:p w14:paraId="769673F3" w14:textId="77777777" w:rsidR="00862D5A" w:rsidRPr="005342C8" w:rsidRDefault="00862D5A" w:rsidP="00862D5A">
            <w:pPr>
              <w:jc w:val="center"/>
              <w:rPr>
                <w:rFonts w:cs="Arial"/>
                <w:sz w:val="20"/>
              </w:rPr>
            </w:pPr>
            <w:ins w:id="29" w:author="Shah Ashay" w:date="2018-04-16T13:46:00Z">
              <w:r w:rsidRPr="005342C8">
                <w:rPr>
                  <w:rFonts w:cs="Arial"/>
                  <w:sz w:val="20"/>
                </w:rPr>
                <w:t>1.0</w:t>
              </w:r>
            </w:ins>
          </w:p>
        </w:tc>
        <w:tc>
          <w:tcPr>
            <w:tcW w:w="897" w:type="pct"/>
          </w:tcPr>
          <w:p w14:paraId="04EB1742" w14:textId="77777777" w:rsidR="00862D5A" w:rsidRPr="005342C8" w:rsidRDefault="00862D5A" w:rsidP="00862D5A">
            <w:pPr>
              <w:jc w:val="center"/>
              <w:rPr>
                <w:rFonts w:cs="Arial"/>
                <w:sz w:val="20"/>
              </w:rPr>
            </w:pPr>
            <w:ins w:id="30" w:author="Shah Ashay" w:date="2018-04-16T13:46:00Z">
              <w:r w:rsidRPr="005342C8">
                <w:rPr>
                  <w:rFonts w:cs="Arial"/>
                  <w:sz w:val="20"/>
                </w:rPr>
                <w:t>7-Oct-2017</w:t>
              </w:r>
            </w:ins>
          </w:p>
        </w:tc>
        <w:tc>
          <w:tcPr>
            <w:tcW w:w="1557" w:type="pct"/>
          </w:tcPr>
          <w:p w14:paraId="49E7FAB2" w14:textId="77777777" w:rsidR="00862D5A" w:rsidRPr="005342C8" w:rsidRDefault="00862D5A" w:rsidP="00862D5A">
            <w:pPr>
              <w:pStyle w:val="Header"/>
              <w:tabs>
                <w:tab w:val="clear" w:pos="4320"/>
                <w:tab w:val="clear" w:pos="8640"/>
              </w:tabs>
              <w:rPr>
                <w:rFonts w:cs="Arial"/>
                <w:sz w:val="20"/>
              </w:rPr>
            </w:pPr>
            <w:ins w:id="31" w:author="Shah Ashay" w:date="2018-04-16T13:46:00Z">
              <w:r w:rsidRPr="005342C8">
                <w:rPr>
                  <w:rFonts w:cs="Arial"/>
                  <w:sz w:val="20"/>
                </w:rPr>
                <w:t>Draft of Use Case “Injection Well Status”</w:t>
              </w:r>
            </w:ins>
          </w:p>
        </w:tc>
        <w:tc>
          <w:tcPr>
            <w:tcW w:w="614" w:type="pct"/>
          </w:tcPr>
          <w:p w14:paraId="63894F96" w14:textId="77777777" w:rsidR="00862D5A" w:rsidRPr="005342C8" w:rsidRDefault="00862D5A" w:rsidP="00862D5A">
            <w:pPr>
              <w:jc w:val="center"/>
              <w:rPr>
                <w:rFonts w:cs="Arial"/>
                <w:sz w:val="20"/>
              </w:rPr>
            </w:pPr>
            <w:ins w:id="32" w:author="Shah Ashay" w:date="2018-04-16T13:46:00Z">
              <w:r w:rsidRPr="005342C8">
                <w:rPr>
                  <w:rFonts w:cs="Arial"/>
                  <w:sz w:val="20"/>
                </w:rPr>
                <w:t>Wirask C.</w:t>
              </w:r>
            </w:ins>
          </w:p>
        </w:tc>
        <w:tc>
          <w:tcPr>
            <w:tcW w:w="614" w:type="pct"/>
          </w:tcPr>
          <w:p w14:paraId="25BF0DED" w14:textId="77777777" w:rsidR="00862D5A" w:rsidRPr="005342C8" w:rsidRDefault="00862D5A" w:rsidP="00862D5A">
            <w:pPr>
              <w:jc w:val="center"/>
              <w:rPr>
                <w:rFonts w:cs="Arial"/>
                <w:sz w:val="20"/>
              </w:rPr>
            </w:pPr>
          </w:p>
        </w:tc>
        <w:tc>
          <w:tcPr>
            <w:tcW w:w="707" w:type="pct"/>
          </w:tcPr>
          <w:p w14:paraId="2D860E2C" w14:textId="77777777" w:rsidR="00862D5A" w:rsidRPr="005342C8" w:rsidRDefault="00862D5A" w:rsidP="00862D5A">
            <w:pPr>
              <w:jc w:val="center"/>
              <w:rPr>
                <w:rFonts w:cs="Arial"/>
                <w:sz w:val="20"/>
              </w:rPr>
            </w:pPr>
          </w:p>
        </w:tc>
      </w:tr>
      <w:tr w:rsidR="00862D5A" w:rsidRPr="005342C8" w14:paraId="20586242" w14:textId="77777777" w:rsidTr="00862D5A">
        <w:trPr>
          <w:cantSplit/>
        </w:trPr>
        <w:tc>
          <w:tcPr>
            <w:tcW w:w="611" w:type="pct"/>
          </w:tcPr>
          <w:p w14:paraId="79ED5A1A" w14:textId="77777777" w:rsidR="00862D5A" w:rsidRPr="005342C8" w:rsidRDefault="00862D5A" w:rsidP="00862D5A">
            <w:pPr>
              <w:jc w:val="center"/>
              <w:rPr>
                <w:rFonts w:cs="Arial"/>
                <w:sz w:val="20"/>
              </w:rPr>
            </w:pPr>
            <w:ins w:id="33" w:author="Shah Ashay" w:date="2018-04-16T13:46:00Z">
              <w:r w:rsidRPr="005342C8">
                <w:rPr>
                  <w:rFonts w:cs="Arial"/>
                  <w:sz w:val="20"/>
                </w:rPr>
                <w:t>1.1</w:t>
              </w:r>
            </w:ins>
          </w:p>
        </w:tc>
        <w:tc>
          <w:tcPr>
            <w:tcW w:w="897" w:type="pct"/>
          </w:tcPr>
          <w:p w14:paraId="21A68691" w14:textId="77777777" w:rsidR="00862D5A" w:rsidRPr="005342C8" w:rsidRDefault="00862D5A" w:rsidP="00862D5A">
            <w:pPr>
              <w:jc w:val="center"/>
              <w:rPr>
                <w:rFonts w:cs="Arial"/>
                <w:sz w:val="20"/>
              </w:rPr>
            </w:pPr>
            <w:ins w:id="34" w:author="Shah Ashay" w:date="2018-04-16T13:46:00Z">
              <w:r w:rsidRPr="005342C8">
                <w:rPr>
                  <w:rFonts w:cs="Arial"/>
                  <w:sz w:val="20"/>
                </w:rPr>
                <w:t>9-Nov-2017</w:t>
              </w:r>
            </w:ins>
          </w:p>
        </w:tc>
        <w:tc>
          <w:tcPr>
            <w:tcW w:w="1557" w:type="pct"/>
          </w:tcPr>
          <w:p w14:paraId="0C852A8B" w14:textId="77777777" w:rsidR="00862D5A" w:rsidRPr="005342C8" w:rsidRDefault="00862D5A" w:rsidP="00862D5A">
            <w:pPr>
              <w:pStyle w:val="Header"/>
              <w:tabs>
                <w:tab w:val="clear" w:pos="4320"/>
                <w:tab w:val="clear" w:pos="8640"/>
              </w:tabs>
              <w:rPr>
                <w:rFonts w:cs="Arial"/>
                <w:sz w:val="20"/>
              </w:rPr>
            </w:pPr>
            <w:ins w:id="35" w:author="Shah Ashay" w:date="2018-04-16T13:46:00Z">
              <w:r w:rsidRPr="005342C8">
                <w:rPr>
                  <w:rFonts w:cs="Arial"/>
                  <w:sz w:val="20"/>
                </w:rPr>
                <w:t>Review and feedback</w:t>
              </w:r>
            </w:ins>
          </w:p>
        </w:tc>
        <w:tc>
          <w:tcPr>
            <w:tcW w:w="614" w:type="pct"/>
          </w:tcPr>
          <w:p w14:paraId="6BBDBD02" w14:textId="77777777" w:rsidR="00862D5A" w:rsidRPr="005342C8" w:rsidRDefault="00862D5A" w:rsidP="00862D5A">
            <w:pPr>
              <w:jc w:val="center"/>
              <w:rPr>
                <w:rFonts w:cs="Arial"/>
                <w:sz w:val="20"/>
              </w:rPr>
            </w:pPr>
            <w:ins w:id="36" w:author="Shah Ashay" w:date="2018-04-16T13:46:00Z">
              <w:r w:rsidRPr="005342C8">
                <w:rPr>
                  <w:rFonts w:cs="Arial"/>
                  <w:sz w:val="20"/>
                </w:rPr>
                <w:t>Jennifer Lopez</w:t>
              </w:r>
            </w:ins>
          </w:p>
        </w:tc>
        <w:tc>
          <w:tcPr>
            <w:tcW w:w="614" w:type="pct"/>
          </w:tcPr>
          <w:p w14:paraId="6908DD80" w14:textId="77777777" w:rsidR="00862D5A" w:rsidRPr="005342C8" w:rsidRDefault="00862D5A" w:rsidP="00862D5A">
            <w:pPr>
              <w:jc w:val="center"/>
              <w:rPr>
                <w:rFonts w:cs="Arial"/>
                <w:sz w:val="20"/>
              </w:rPr>
            </w:pPr>
          </w:p>
        </w:tc>
        <w:tc>
          <w:tcPr>
            <w:tcW w:w="707" w:type="pct"/>
          </w:tcPr>
          <w:p w14:paraId="1426675F" w14:textId="77777777" w:rsidR="00862D5A" w:rsidRPr="005342C8" w:rsidRDefault="00862D5A" w:rsidP="00862D5A">
            <w:pPr>
              <w:jc w:val="center"/>
              <w:rPr>
                <w:rFonts w:cs="Arial"/>
                <w:sz w:val="20"/>
              </w:rPr>
            </w:pPr>
          </w:p>
        </w:tc>
      </w:tr>
      <w:tr w:rsidR="00862D5A" w:rsidRPr="005342C8" w14:paraId="46F5EB70" w14:textId="77777777" w:rsidTr="00862D5A">
        <w:trPr>
          <w:cantSplit/>
        </w:trPr>
        <w:tc>
          <w:tcPr>
            <w:tcW w:w="611" w:type="pct"/>
          </w:tcPr>
          <w:p w14:paraId="79BE4109" w14:textId="77777777" w:rsidR="00862D5A" w:rsidRPr="005342C8" w:rsidRDefault="00862D5A" w:rsidP="00862D5A">
            <w:pPr>
              <w:jc w:val="center"/>
              <w:rPr>
                <w:rFonts w:cs="Arial"/>
                <w:sz w:val="20"/>
              </w:rPr>
            </w:pPr>
            <w:ins w:id="37" w:author="Shah Ashay" w:date="2018-04-16T13:46:00Z">
              <w:r w:rsidRPr="005342C8">
                <w:rPr>
                  <w:rFonts w:cs="Arial"/>
                  <w:sz w:val="20"/>
                </w:rPr>
                <w:t>1.2</w:t>
              </w:r>
            </w:ins>
          </w:p>
        </w:tc>
        <w:tc>
          <w:tcPr>
            <w:tcW w:w="897" w:type="pct"/>
          </w:tcPr>
          <w:p w14:paraId="12D1E5EA" w14:textId="77777777" w:rsidR="00862D5A" w:rsidRPr="005342C8" w:rsidRDefault="00862D5A" w:rsidP="00862D5A">
            <w:pPr>
              <w:jc w:val="center"/>
              <w:rPr>
                <w:rFonts w:cs="Arial"/>
                <w:sz w:val="20"/>
              </w:rPr>
            </w:pPr>
            <w:ins w:id="38" w:author="Shah Ashay" w:date="2018-04-16T13:46:00Z">
              <w:r w:rsidRPr="005342C8">
                <w:rPr>
                  <w:rFonts w:cs="Arial"/>
                  <w:sz w:val="20"/>
                </w:rPr>
                <w:t>26-Nov-2017</w:t>
              </w:r>
            </w:ins>
          </w:p>
        </w:tc>
        <w:tc>
          <w:tcPr>
            <w:tcW w:w="1557" w:type="pct"/>
          </w:tcPr>
          <w:p w14:paraId="196E0E5D" w14:textId="77777777" w:rsidR="00862D5A" w:rsidRPr="005342C8" w:rsidRDefault="00862D5A" w:rsidP="00862D5A">
            <w:pPr>
              <w:pStyle w:val="Header"/>
              <w:tabs>
                <w:tab w:val="clear" w:pos="4320"/>
                <w:tab w:val="clear" w:pos="8640"/>
              </w:tabs>
              <w:rPr>
                <w:rFonts w:cs="Arial"/>
                <w:sz w:val="20"/>
              </w:rPr>
            </w:pPr>
            <w:ins w:id="39" w:author="Shah Ashay" w:date="2018-04-16T13:46:00Z">
              <w:r w:rsidRPr="005342C8">
                <w:rPr>
                  <w:rFonts w:cs="Arial"/>
                  <w:sz w:val="20"/>
                </w:rPr>
                <w:t>Revised this Use Case from ITC comments</w:t>
              </w:r>
            </w:ins>
          </w:p>
        </w:tc>
        <w:tc>
          <w:tcPr>
            <w:tcW w:w="614" w:type="pct"/>
          </w:tcPr>
          <w:p w14:paraId="2E29BCC9" w14:textId="77777777" w:rsidR="00862D5A" w:rsidRPr="005342C8" w:rsidRDefault="00862D5A" w:rsidP="00862D5A">
            <w:pPr>
              <w:jc w:val="center"/>
              <w:rPr>
                <w:rFonts w:cs="Arial"/>
                <w:sz w:val="20"/>
              </w:rPr>
            </w:pPr>
            <w:ins w:id="40" w:author="Shah Ashay" w:date="2018-04-16T13:46:00Z">
              <w:r w:rsidRPr="005342C8">
                <w:rPr>
                  <w:rFonts w:cs="Arial"/>
                  <w:sz w:val="20"/>
                </w:rPr>
                <w:t>Wirasak C.</w:t>
              </w:r>
            </w:ins>
          </w:p>
        </w:tc>
        <w:tc>
          <w:tcPr>
            <w:tcW w:w="614" w:type="pct"/>
          </w:tcPr>
          <w:p w14:paraId="123C2AF0" w14:textId="77777777" w:rsidR="00862D5A" w:rsidRPr="005342C8" w:rsidRDefault="00862D5A" w:rsidP="00862D5A">
            <w:pPr>
              <w:jc w:val="center"/>
              <w:rPr>
                <w:rFonts w:cs="Arial"/>
                <w:sz w:val="20"/>
              </w:rPr>
            </w:pPr>
          </w:p>
        </w:tc>
        <w:tc>
          <w:tcPr>
            <w:tcW w:w="707" w:type="pct"/>
          </w:tcPr>
          <w:p w14:paraId="2947EA58" w14:textId="77777777" w:rsidR="00862D5A" w:rsidRPr="005342C8" w:rsidRDefault="00862D5A" w:rsidP="00862D5A">
            <w:pPr>
              <w:jc w:val="center"/>
              <w:rPr>
                <w:rFonts w:cs="Arial"/>
                <w:sz w:val="20"/>
              </w:rPr>
            </w:pPr>
          </w:p>
        </w:tc>
      </w:tr>
      <w:tr w:rsidR="00862D5A" w:rsidRPr="005342C8" w14:paraId="7DD0379A" w14:textId="77777777" w:rsidTr="00862D5A">
        <w:trPr>
          <w:cantSplit/>
        </w:trPr>
        <w:tc>
          <w:tcPr>
            <w:tcW w:w="611" w:type="pct"/>
          </w:tcPr>
          <w:p w14:paraId="63560DBD" w14:textId="77777777" w:rsidR="00862D5A" w:rsidRPr="005342C8" w:rsidRDefault="00862D5A" w:rsidP="00862D5A">
            <w:pPr>
              <w:jc w:val="center"/>
              <w:rPr>
                <w:rFonts w:cs="Arial"/>
                <w:sz w:val="20"/>
              </w:rPr>
            </w:pPr>
            <w:ins w:id="41" w:author="Shah Ashay" w:date="2018-04-16T13:46:00Z">
              <w:r w:rsidRPr="005342C8">
                <w:rPr>
                  <w:rFonts w:cs="Arial"/>
                  <w:sz w:val="20"/>
                </w:rPr>
                <w:t>1.3</w:t>
              </w:r>
            </w:ins>
          </w:p>
        </w:tc>
        <w:tc>
          <w:tcPr>
            <w:tcW w:w="897" w:type="pct"/>
          </w:tcPr>
          <w:p w14:paraId="7759F4A2" w14:textId="77777777" w:rsidR="00862D5A" w:rsidRPr="005342C8" w:rsidRDefault="00862D5A" w:rsidP="00862D5A">
            <w:pPr>
              <w:jc w:val="center"/>
              <w:rPr>
                <w:rFonts w:cs="Arial"/>
                <w:sz w:val="20"/>
              </w:rPr>
            </w:pPr>
            <w:ins w:id="42" w:author="Shah Ashay" w:date="2018-04-16T13:46:00Z">
              <w:r w:rsidRPr="005342C8">
                <w:rPr>
                  <w:rFonts w:cs="Arial"/>
                  <w:sz w:val="20"/>
                </w:rPr>
                <w:t>27-Mar-2018</w:t>
              </w:r>
            </w:ins>
          </w:p>
        </w:tc>
        <w:tc>
          <w:tcPr>
            <w:tcW w:w="1557" w:type="pct"/>
          </w:tcPr>
          <w:p w14:paraId="510AD70C" w14:textId="77777777" w:rsidR="00862D5A" w:rsidRPr="005342C8" w:rsidRDefault="00862D5A" w:rsidP="00862D5A">
            <w:pPr>
              <w:pStyle w:val="Header"/>
              <w:tabs>
                <w:tab w:val="clear" w:pos="4320"/>
                <w:tab w:val="clear" w:pos="8640"/>
              </w:tabs>
              <w:rPr>
                <w:rFonts w:cs="Arial"/>
                <w:sz w:val="20"/>
              </w:rPr>
            </w:pPr>
            <w:ins w:id="43" w:author="Shah Ashay" w:date="2018-04-16T13:46:00Z">
              <w:r w:rsidRPr="005342C8">
                <w:rPr>
                  <w:rFonts w:cs="Arial"/>
                  <w:sz w:val="20"/>
                </w:rPr>
                <w:t>Updated as per EC 11.2</w:t>
              </w:r>
            </w:ins>
          </w:p>
        </w:tc>
        <w:tc>
          <w:tcPr>
            <w:tcW w:w="614" w:type="pct"/>
          </w:tcPr>
          <w:p w14:paraId="27E8CC4A" w14:textId="77777777" w:rsidR="00862D5A" w:rsidRPr="005342C8" w:rsidRDefault="00862D5A" w:rsidP="00862D5A">
            <w:pPr>
              <w:jc w:val="center"/>
              <w:rPr>
                <w:rFonts w:cs="Arial"/>
                <w:sz w:val="20"/>
              </w:rPr>
            </w:pPr>
            <w:ins w:id="44" w:author="Shah Ashay" w:date="2018-04-16T13:46:00Z">
              <w:r w:rsidRPr="005342C8">
                <w:rPr>
                  <w:rFonts w:cs="Arial"/>
                  <w:sz w:val="20"/>
                </w:rPr>
                <w:t>Tieto</w:t>
              </w:r>
            </w:ins>
          </w:p>
        </w:tc>
        <w:tc>
          <w:tcPr>
            <w:tcW w:w="614" w:type="pct"/>
          </w:tcPr>
          <w:p w14:paraId="28F20010" w14:textId="77777777" w:rsidR="00862D5A" w:rsidRPr="005342C8" w:rsidRDefault="00862D5A" w:rsidP="00862D5A">
            <w:pPr>
              <w:jc w:val="center"/>
              <w:rPr>
                <w:rFonts w:cs="Arial"/>
                <w:sz w:val="20"/>
              </w:rPr>
            </w:pPr>
          </w:p>
        </w:tc>
        <w:tc>
          <w:tcPr>
            <w:tcW w:w="707" w:type="pct"/>
          </w:tcPr>
          <w:p w14:paraId="66F91CBC" w14:textId="77777777" w:rsidR="00862D5A" w:rsidRPr="005342C8" w:rsidRDefault="00862D5A" w:rsidP="00862D5A">
            <w:pPr>
              <w:jc w:val="center"/>
              <w:rPr>
                <w:rFonts w:cs="Arial"/>
                <w:sz w:val="20"/>
              </w:rPr>
            </w:pPr>
          </w:p>
        </w:tc>
      </w:tr>
      <w:tr w:rsidR="0018731F" w:rsidRPr="005342C8" w14:paraId="47DBA992" w14:textId="77777777" w:rsidTr="00862D5A">
        <w:trPr>
          <w:cantSplit/>
        </w:trPr>
        <w:tc>
          <w:tcPr>
            <w:tcW w:w="611" w:type="pct"/>
          </w:tcPr>
          <w:p w14:paraId="37F210F2" w14:textId="5ECA2673" w:rsidR="0018731F" w:rsidRPr="005342C8" w:rsidRDefault="0018731F" w:rsidP="0018731F">
            <w:pPr>
              <w:jc w:val="center"/>
              <w:rPr>
                <w:rFonts w:cs="Arial"/>
                <w:sz w:val="20"/>
              </w:rPr>
            </w:pPr>
            <w:ins w:id="45" w:author="Wirasak Chomphu [2]" w:date="2020-07-02T15:54:00Z">
              <w:r>
                <w:rPr>
                  <w:rFonts w:cs="Arial"/>
                  <w:sz w:val="20"/>
                </w:rPr>
                <w:t>2</w:t>
              </w:r>
            </w:ins>
          </w:p>
        </w:tc>
        <w:tc>
          <w:tcPr>
            <w:tcW w:w="897" w:type="pct"/>
          </w:tcPr>
          <w:p w14:paraId="5C80F372" w14:textId="0C31E7D1" w:rsidR="0018731F" w:rsidRPr="005342C8" w:rsidRDefault="0018731F" w:rsidP="0018731F">
            <w:pPr>
              <w:jc w:val="center"/>
              <w:rPr>
                <w:rFonts w:cs="Arial"/>
                <w:sz w:val="20"/>
              </w:rPr>
            </w:pPr>
            <w:ins w:id="46" w:author="Wirasak Chomphu [2]" w:date="2020-07-02T15:54:00Z">
              <w:r>
                <w:rPr>
                  <w:rFonts w:cs="Arial"/>
                  <w:sz w:val="20"/>
                </w:rPr>
                <w:t>2-July-2020</w:t>
              </w:r>
            </w:ins>
          </w:p>
        </w:tc>
        <w:tc>
          <w:tcPr>
            <w:tcW w:w="1557" w:type="pct"/>
          </w:tcPr>
          <w:p w14:paraId="5A084CF5" w14:textId="7196EED3" w:rsidR="0018731F" w:rsidRPr="005342C8" w:rsidRDefault="0018731F" w:rsidP="0018731F">
            <w:pPr>
              <w:pStyle w:val="Header"/>
              <w:tabs>
                <w:tab w:val="clear" w:pos="4320"/>
                <w:tab w:val="clear" w:pos="8640"/>
              </w:tabs>
              <w:rPr>
                <w:rFonts w:cs="Arial"/>
                <w:sz w:val="20"/>
              </w:rPr>
            </w:pPr>
            <w:ins w:id="47" w:author="Wirasak Chomphu [2]" w:date="2020-07-02T15:54:00Z">
              <w:r>
                <w:rPr>
                  <w:rFonts w:cs="Arial"/>
                  <w:sz w:val="20"/>
                </w:rPr>
                <w:t>Thailand ECasaS</w:t>
              </w:r>
            </w:ins>
          </w:p>
        </w:tc>
        <w:tc>
          <w:tcPr>
            <w:tcW w:w="614" w:type="pct"/>
          </w:tcPr>
          <w:p w14:paraId="0B7D261A" w14:textId="465513CE" w:rsidR="0018731F" w:rsidRPr="005342C8" w:rsidRDefault="0018731F" w:rsidP="0018731F">
            <w:pPr>
              <w:jc w:val="center"/>
              <w:rPr>
                <w:rFonts w:cs="Arial"/>
                <w:sz w:val="20"/>
              </w:rPr>
            </w:pPr>
            <w:ins w:id="48" w:author="Wirasak Chomphu [2]" w:date="2020-07-02T15:54:00Z">
              <w:r w:rsidRPr="007C4254">
                <w:rPr>
                  <w:rFonts w:cs="Arial"/>
                  <w:sz w:val="20"/>
                </w:rPr>
                <w:t>Wirasak C.</w:t>
              </w:r>
            </w:ins>
          </w:p>
        </w:tc>
        <w:tc>
          <w:tcPr>
            <w:tcW w:w="614" w:type="pct"/>
          </w:tcPr>
          <w:p w14:paraId="5B2B77C7" w14:textId="77777777" w:rsidR="0018731F" w:rsidRPr="005342C8" w:rsidRDefault="0018731F" w:rsidP="0018731F">
            <w:pPr>
              <w:jc w:val="center"/>
              <w:rPr>
                <w:rFonts w:cs="Arial"/>
                <w:sz w:val="20"/>
              </w:rPr>
            </w:pPr>
          </w:p>
        </w:tc>
        <w:tc>
          <w:tcPr>
            <w:tcW w:w="707" w:type="pct"/>
          </w:tcPr>
          <w:p w14:paraId="2D9F004F" w14:textId="77777777" w:rsidR="0018731F" w:rsidRPr="005342C8" w:rsidRDefault="0018731F" w:rsidP="0018731F">
            <w:pPr>
              <w:jc w:val="center"/>
              <w:rPr>
                <w:rFonts w:cs="Arial"/>
                <w:sz w:val="20"/>
              </w:rPr>
            </w:pPr>
          </w:p>
        </w:tc>
      </w:tr>
    </w:tbl>
    <w:p w14:paraId="0BAA374E" w14:textId="70CB0704" w:rsidR="004D61A0" w:rsidRPr="005342C8" w:rsidDel="00862D5A" w:rsidRDefault="004D61A0">
      <w:pPr>
        <w:rPr>
          <w:del w:id="49" w:author="Shah Ashay" w:date="2018-04-16T13:46:00Z"/>
          <w:rFonts w:cs="Arial"/>
        </w:rPr>
      </w:pPr>
    </w:p>
    <w:p w14:paraId="0BAA374F" w14:textId="77777777" w:rsidR="007C0F5B" w:rsidRPr="005342C8" w:rsidRDefault="007C0F5B">
      <w:pPr>
        <w:rPr>
          <w:rFonts w:cs="Arial"/>
        </w:rPr>
      </w:pPr>
    </w:p>
    <w:p w14:paraId="0BAA3750" w14:textId="7F3541EF" w:rsidR="004D61A0" w:rsidRPr="005342C8" w:rsidDel="00862D5A" w:rsidRDefault="004D61A0" w:rsidP="00447470">
      <w:pPr>
        <w:rPr>
          <w:del w:id="50" w:author="Shah Ashay" w:date="2018-04-16T13:45:00Z"/>
          <w:rFonts w:cs="Arial"/>
        </w:rPr>
      </w:pPr>
      <w:del w:id="51" w:author="Shah Ashay" w:date="2018-04-16T13:45:00Z">
        <w:r w:rsidRPr="005342C8" w:rsidDel="00862D5A">
          <w:rPr>
            <w:rFonts w:cs="Arial"/>
          </w:rPr>
          <w:delText>Revision History</w:delText>
        </w:r>
      </w:del>
    </w:p>
    <w:p w14:paraId="0BAA3751" w14:textId="77777777" w:rsidR="004D61A0" w:rsidRPr="005342C8" w:rsidRDefault="004D61A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52" w:author="Batra Yogesh (EXT)" w:date="2018-04-13T12:22:00Z">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143"/>
        <w:gridCol w:w="1677"/>
        <w:gridCol w:w="2912"/>
        <w:gridCol w:w="1148"/>
        <w:gridCol w:w="1148"/>
        <w:gridCol w:w="1322"/>
        <w:tblGridChange w:id="53">
          <w:tblGrid>
            <w:gridCol w:w="360"/>
            <w:gridCol w:w="360"/>
            <w:gridCol w:w="360"/>
            <w:gridCol w:w="63"/>
            <w:gridCol w:w="297"/>
            <w:gridCol w:w="360"/>
            <w:gridCol w:w="360"/>
            <w:gridCol w:w="660"/>
            <w:gridCol w:w="2912"/>
            <w:gridCol w:w="1148"/>
            <w:gridCol w:w="1148"/>
            <w:gridCol w:w="1322"/>
          </w:tblGrid>
        </w:tblGridChange>
      </w:tblGrid>
      <w:tr w:rsidR="005F74A6" w:rsidRPr="005342C8" w:rsidDel="00862D5A" w14:paraId="0BAA3756" w14:textId="6A3B59BF" w:rsidTr="3879F0E0">
        <w:trPr>
          <w:cantSplit/>
          <w:tblHeader/>
          <w:trPrChange w:id="54" w:author="Batra Yogesh (EXT)" w:date="2018-04-13T12:22:00Z">
            <w:trPr>
              <w:gridAfter w:val="0"/>
              <w:cantSplit/>
              <w:tblHeader/>
            </w:trPr>
          </w:trPrChange>
        </w:trPr>
        <w:tc>
          <w:tcPr>
            <w:tcW w:w="611" w:type="pct"/>
            <w:shd w:val="clear" w:color="auto" w:fill="3399FF"/>
            <w:tcPrChange w:id="55" w:author="Batra Yogesh (EXT)" w:date="2018-04-13T12:22:00Z">
              <w:tcPr>
                <w:tcW w:w="1165" w:type="dxa"/>
                <w:shd w:val="clear" w:color="auto" w:fill="3399FF"/>
              </w:tcPr>
            </w:tcPrChange>
          </w:tcPr>
          <w:p w14:paraId="0BAA3752" w14:textId="63153DF1" w:rsidR="005F74A6" w:rsidRPr="005342C8" w:rsidDel="00862D5A" w:rsidRDefault="005F74A6" w:rsidP="005F74A6">
            <w:pPr>
              <w:pStyle w:val="ColumnHead"/>
              <w:rPr>
                <w:del w:id="56" w:author="Shah Ashay" w:date="2018-04-16T13:46:00Z"/>
                <w:rFonts w:cs="Arial"/>
                <w:color w:val="FFFFFF" w:themeColor="background1"/>
              </w:rPr>
            </w:pPr>
            <w:del w:id="57" w:author="Shah Ashay" w:date="2018-04-16T13:46:00Z">
              <w:r w:rsidRPr="005342C8" w:rsidDel="00862D5A">
                <w:rPr>
                  <w:rFonts w:cs="Arial"/>
                  <w:color w:val="FFFFFF" w:themeColor="background1"/>
                </w:rPr>
                <w:delText>Revision</w:delText>
              </w:r>
            </w:del>
          </w:p>
        </w:tc>
        <w:tc>
          <w:tcPr>
            <w:tcW w:w="897" w:type="pct"/>
            <w:shd w:val="clear" w:color="auto" w:fill="3399FF"/>
            <w:tcPrChange w:id="58" w:author="Batra Yogesh (EXT)" w:date="2018-04-13T12:22:00Z">
              <w:tcPr>
                <w:tcW w:w="1710" w:type="dxa"/>
                <w:shd w:val="clear" w:color="auto" w:fill="3399FF"/>
              </w:tcPr>
            </w:tcPrChange>
          </w:tcPr>
          <w:p w14:paraId="0BAA3753" w14:textId="40C085E9" w:rsidR="005F74A6" w:rsidRPr="005342C8" w:rsidDel="00862D5A" w:rsidRDefault="005F74A6" w:rsidP="005F74A6">
            <w:pPr>
              <w:pStyle w:val="ColumnHead"/>
              <w:rPr>
                <w:del w:id="59" w:author="Shah Ashay" w:date="2018-04-16T13:46:00Z"/>
                <w:rFonts w:cs="Arial"/>
                <w:color w:val="FFFFFF" w:themeColor="background1"/>
              </w:rPr>
            </w:pPr>
            <w:del w:id="60" w:author="Shah Ashay" w:date="2018-04-16T13:46:00Z">
              <w:r w:rsidRPr="005342C8" w:rsidDel="00862D5A">
                <w:rPr>
                  <w:rFonts w:cs="Arial"/>
                  <w:color w:val="FFFFFF" w:themeColor="background1"/>
                </w:rPr>
                <w:delText>Date</w:delText>
              </w:r>
            </w:del>
          </w:p>
        </w:tc>
        <w:tc>
          <w:tcPr>
            <w:tcW w:w="1557" w:type="pct"/>
            <w:shd w:val="clear" w:color="auto" w:fill="3399FF"/>
            <w:tcPrChange w:id="61" w:author="Batra Yogesh (EXT)" w:date="2018-04-13T12:22:00Z">
              <w:tcPr>
                <w:tcW w:w="2970" w:type="dxa"/>
                <w:shd w:val="clear" w:color="auto" w:fill="3399FF"/>
              </w:tcPr>
            </w:tcPrChange>
          </w:tcPr>
          <w:p w14:paraId="0BAA3754" w14:textId="451F1C69" w:rsidR="005F74A6" w:rsidRPr="005342C8" w:rsidDel="00862D5A" w:rsidRDefault="005F74A6" w:rsidP="005F74A6">
            <w:pPr>
              <w:pStyle w:val="ColumnHead"/>
              <w:rPr>
                <w:del w:id="62" w:author="Shah Ashay" w:date="2018-04-16T13:46:00Z"/>
                <w:rFonts w:cs="Arial"/>
                <w:color w:val="FFFFFF" w:themeColor="background1"/>
              </w:rPr>
            </w:pPr>
            <w:del w:id="63" w:author="Shah Ashay" w:date="2018-04-16T13:46:00Z">
              <w:r w:rsidRPr="005342C8" w:rsidDel="00862D5A">
                <w:rPr>
                  <w:rFonts w:cs="Arial"/>
                  <w:color w:val="FFFFFF" w:themeColor="background1"/>
                </w:rPr>
                <w:delText>Description</w:delText>
              </w:r>
            </w:del>
          </w:p>
        </w:tc>
        <w:tc>
          <w:tcPr>
            <w:tcW w:w="614" w:type="pct"/>
            <w:shd w:val="clear" w:color="auto" w:fill="3399FF"/>
            <w:tcPrChange w:id="64" w:author="Batra Yogesh (EXT)" w:date="2018-04-13T12:22:00Z">
              <w:tcPr>
                <w:tcW w:w="1170" w:type="dxa"/>
                <w:gridSpan w:val="2"/>
                <w:shd w:val="clear" w:color="auto" w:fill="3399FF"/>
              </w:tcPr>
            </w:tcPrChange>
          </w:tcPr>
          <w:p w14:paraId="3FA9A84F" w14:textId="54CE6694" w:rsidR="005F74A6" w:rsidRPr="005342C8" w:rsidDel="00862D5A" w:rsidRDefault="005F74A6" w:rsidP="005F74A6">
            <w:pPr>
              <w:pStyle w:val="ColumnHead"/>
              <w:rPr>
                <w:del w:id="65" w:author="Shah Ashay" w:date="2018-04-16T13:46:00Z"/>
                <w:rFonts w:cs="Arial"/>
                <w:color w:val="FFFFFF" w:themeColor="background1"/>
              </w:rPr>
            </w:pPr>
            <w:del w:id="66" w:author="Shah Ashay" w:date="2018-04-16T13:46:00Z">
              <w:r w:rsidRPr="005342C8" w:rsidDel="00862D5A">
                <w:rPr>
                  <w:rFonts w:cs="Arial"/>
                  <w:color w:val="FFFFFF" w:themeColor="background1"/>
                </w:rPr>
                <w:delText>Prepared</w:delText>
              </w:r>
            </w:del>
          </w:p>
          <w:p w14:paraId="0BAA3755" w14:textId="3D1B17C6" w:rsidR="005F74A6" w:rsidRPr="005342C8" w:rsidDel="00862D5A" w:rsidRDefault="005F74A6" w:rsidP="005F74A6">
            <w:pPr>
              <w:pStyle w:val="ColumnHead"/>
              <w:rPr>
                <w:del w:id="67" w:author="Shah Ashay" w:date="2018-04-16T13:46:00Z"/>
                <w:rFonts w:cs="Arial"/>
                <w:color w:val="FFFFFF" w:themeColor="background1"/>
              </w:rPr>
            </w:pPr>
            <w:del w:id="68" w:author="Shah Ashay" w:date="2018-04-16T13:46:00Z">
              <w:r w:rsidRPr="005342C8" w:rsidDel="00862D5A">
                <w:rPr>
                  <w:rFonts w:cs="Arial"/>
                  <w:color w:val="FFFFFF" w:themeColor="background1"/>
                </w:rPr>
                <w:delText>by</w:delText>
              </w:r>
            </w:del>
          </w:p>
        </w:tc>
        <w:tc>
          <w:tcPr>
            <w:tcW w:w="614" w:type="pct"/>
            <w:shd w:val="clear" w:color="auto" w:fill="3399FF"/>
            <w:tcPrChange w:id="69" w:author="Batra Yogesh (EXT)" w:date="2018-04-13T12:22:00Z">
              <w:tcPr>
                <w:tcW w:w="1170" w:type="dxa"/>
                <w:shd w:val="clear" w:color="auto" w:fill="3399FF"/>
              </w:tcPr>
            </w:tcPrChange>
          </w:tcPr>
          <w:p w14:paraId="2279381B" w14:textId="68FD20E1" w:rsidR="005F74A6" w:rsidRPr="005342C8" w:rsidDel="00862D5A" w:rsidRDefault="005F74A6" w:rsidP="005F74A6">
            <w:pPr>
              <w:pStyle w:val="ColumnHead"/>
              <w:rPr>
                <w:del w:id="70" w:author="Shah Ashay" w:date="2018-04-16T13:46:00Z"/>
                <w:rFonts w:cs="Arial"/>
                <w:color w:val="FFFFFF" w:themeColor="background1"/>
              </w:rPr>
            </w:pPr>
            <w:del w:id="71" w:author="Shah Ashay" w:date="2018-04-16T13:46:00Z">
              <w:r w:rsidRPr="005342C8" w:rsidDel="00862D5A">
                <w:rPr>
                  <w:rFonts w:cs="Arial"/>
                  <w:color w:val="FFFFFF" w:themeColor="background1"/>
                </w:rPr>
                <w:delText>Checked</w:delText>
              </w:r>
            </w:del>
          </w:p>
          <w:p w14:paraId="6407E4C1" w14:textId="1744A629" w:rsidR="005F74A6" w:rsidRPr="005342C8" w:rsidDel="00862D5A" w:rsidRDefault="005F74A6" w:rsidP="005F74A6">
            <w:pPr>
              <w:pStyle w:val="ColumnHead"/>
              <w:rPr>
                <w:del w:id="72" w:author="Shah Ashay" w:date="2018-04-16T13:46:00Z"/>
                <w:rFonts w:cs="Arial"/>
                <w:color w:val="FFFFFF" w:themeColor="background1"/>
              </w:rPr>
            </w:pPr>
            <w:del w:id="73" w:author="Shah Ashay" w:date="2018-04-16T13:46:00Z">
              <w:r w:rsidRPr="005342C8" w:rsidDel="00862D5A">
                <w:rPr>
                  <w:rFonts w:cs="Arial"/>
                  <w:color w:val="FFFFFF" w:themeColor="background1"/>
                </w:rPr>
                <w:delText>by</w:delText>
              </w:r>
            </w:del>
          </w:p>
        </w:tc>
        <w:tc>
          <w:tcPr>
            <w:tcW w:w="708" w:type="pct"/>
            <w:shd w:val="clear" w:color="auto" w:fill="3399FF"/>
            <w:tcPrChange w:id="74" w:author="Batra Yogesh (EXT)" w:date="2018-04-13T12:22:00Z">
              <w:tcPr>
                <w:tcW w:w="1350" w:type="dxa"/>
                <w:shd w:val="clear" w:color="auto" w:fill="3399FF"/>
              </w:tcPr>
            </w:tcPrChange>
          </w:tcPr>
          <w:p w14:paraId="69284D3A" w14:textId="0B918F83" w:rsidR="005F74A6" w:rsidRPr="005342C8" w:rsidDel="00862D5A" w:rsidRDefault="005F74A6" w:rsidP="005F74A6">
            <w:pPr>
              <w:pStyle w:val="ColumnHead"/>
              <w:rPr>
                <w:del w:id="75" w:author="Shah Ashay" w:date="2018-04-16T13:46:00Z"/>
                <w:rFonts w:cs="Arial"/>
                <w:color w:val="FFFFFF" w:themeColor="background1"/>
              </w:rPr>
            </w:pPr>
            <w:del w:id="76" w:author="Shah Ashay" w:date="2018-04-16T13:46:00Z">
              <w:r w:rsidRPr="005342C8" w:rsidDel="00862D5A">
                <w:rPr>
                  <w:rFonts w:cs="Arial"/>
                  <w:color w:val="FFFFFF" w:themeColor="background1"/>
                </w:rPr>
                <w:delText>Approved by</w:delText>
              </w:r>
            </w:del>
          </w:p>
        </w:tc>
      </w:tr>
      <w:tr w:rsidR="005F74A6" w:rsidRPr="005342C8" w:rsidDel="00862D5A" w14:paraId="0BAA375B" w14:textId="0A71CBC9" w:rsidTr="3879F0E0">
        <w:trPr>
          <w:cantSplit/>
          <w:trPrChange w:id="77" w:author="Batra Yogesh (EXT)" w:date="2018-04-13T12:22:00Z">
            <w:trPr>
              <w:gridAfter w:val="0"/>
              <w:cantSplit/>
            </w:trPr>
          </w:trPrChange>
        </w:trPr>
        <w:tc>
          <w:tcPr>
            <w:tcW w:w="611" w:type="pct"/>
            <w:tcPrChange w:id="78" w:author="Batra Yogesh (EXT)" w:date="2018-04-13T12:22:00Z">
              <w:tcPr>
                <w:tcW w:w="1165" w:type="dxa"/>
              </w:tcPr>
            </w:tcPrChange>
          </w:tcPr>
          <w:p w14:paraId="0BAA3757" w14:textId="75FFDBC9" w:rsidR="005F74A6" w:rsidRPr="005342C8" w:rsidDel="00862D5A" w:rsidRDefault="005F74A6" w:rsidP="005F74A6">
            <w:pPr>
              <w:jc w:val="center"/>
              <w:rPr>
                <w:del w:id="79" w:author="Shah Ashay" w:date="2018-04-16T13:46:00Z"/>
                <w:rFonts w:cs="Arial"/>
                <w:sz w:val="20"/>
              </w:rPr>
            </w:pPr>
            <w:del w:id="80" w:author="Shah Ashay" w:date="2018-04-16T13:46:00Z">
              <w:r w:rsidRPr="005342C8" w:rsidDel="00862D5A">
                <w:rPr>
                  <w:rFonts w:cs="Arial"/>
                  <w:sz w:val="20"/>
                </w:rPr>
                <w:delText>1</w:delText>
              </w:r>
              <w:r w:rsidR="004B1ADC" w:rsidRPr="005342C8" w:rsidDel="00862D5A">
                <w:rPr>
                  <w:rFonts w:cs="Arial"/>
                  <w:sz w:val="20"/>
                </w:rPr>
                <w:delText>.0</w:delText>
              </w:r>
            </w:del>
          </w:p>
        </w:tc>
        <w:tc>
          <w:tcPr>
            <w:tcW w:w="897" w:type="pct"/>
            <w:tcPrChange w:id="81" w:author="Batra Yogesh (EXT)" w:date="2018-04-13T12:22:00Z">
              <w:tcPr>
                <w:tcW w:w="1710" w:type="dxa"/>
              </w:tcPr>
            </w:tcPrChange>
          </w:tcPr>
          <w:p w14:paraId="0BAA3758" w14:textId="20265865" w:rsidR="005F74A6" w:rsidRPr="005342C8" w:rsidDel="00862D5A" w:rsidRDefault="005419BA">
            <w:pPr>
              <w:jc w:val="center"/>
              <w:rPr>
                <w:del w:id="82" w:author="Shah Ashay" w:date="2018-04-16T13:46:00Z"/>
                <w:rFonts w:cs="Arial"/>
                <w:sz w:val="20"/>
              </w:rPr>
            </w:pPr>
            <w:del w:id="83" w:author="Shah Ashay" w:date="2018-04-16T13:46:00Z">
              <w:r w:rsidRPr="005342C8" w:rsidDel="00862D5A">
                <w:rPr>
                  <w:rFonts w:cs="Arial"/>
                  <w:sz w:val="20"/>
                </w:rPr>
                <w:delText>7</w:delText>
              </w:r>
              <w:r w:rsidR="005F74A6" w:rsidRPr="005342C8" w:rsidDel="00862D5A">
                <w:rPr>
                  <w:rFonts w:cs="Arial"/>
                  <w:sz w:val="20"/>
                </w:rPr>
                <w:delText>-</w:delText>
              </w:r>
              <w:r w:rsidRPr="005342C8" w:rsidDel="00862D5A">
                <w:rPr>
                  <w:rFonts w:cs="Arial"/>
                  <w:sz w:val="20"/>
                </w:rPr>
                <w:delText>Oct</w:delText>
              </w:r>
              <w:r w:rsidR="005F74A6" w:rsidRPr="005342C8" w:rsidDel="00862D5A">
                <w:rPr>
                  <w:rFonts w:cs="Arial"/>
                  <w:sz w:val="20"/>
                </w:rPr>
                <w:delText>-</w:delText>
              </w:r>
              <w:r w:rsidR="004B1ADC" w:rsidRPr="005342C8" w:rsidDel="00862D5A">
                <w:rPr>
                  <w:rFonts w:cs="Arial"/>
                  <w:sz w:val="20"/>
                </w:rPr>
                <w:delText>2017</w:delText>
              </w:r>
            </w:del>
          </w:p>
        </w:tc>
        <w:tc>
          <w:tcPr>
            <w:tcW w:w="1557" w:type="pct"/>
            <w:tcPrChange w:id="84" w:author="Batra Yogesh (EXT)" w:date="2018-04-13T12:22:00Z">
              <w:tcPr>
                <w:tcW w:w="2970" w:type="dxa"/>
              </w:tcPr>
            </w:tcPrChange>
          </w:tcPr>
          <w:p w14:paraId="0BAA3759" w14:textId="3BD0585E" w:rsidR="005F74A6" w:rsidRPr="005342C8" w:rsidDel="00862D5A" w:rsidRDefault="005F74A6" w:rsidP="00B107D1">
            <w:pPr>
              <w:pStyle w:val="Header"/>
              <w:tabs>
                <w:tab w:val="clear" w:pos="4320"/>
                <w:tab w:val="clear" w:pos="8640"/>
              </w:tabs>
              <w:rPr>
                <w:del w:id="85" w:author="Shah Ashay" w:date="2018-04-16T13:46:00Z"/>
                <w:rFonts w:cs="Arial"/>
                <w:sz w:val="20"/>
              </w:rPr>
            </w:pPr>
            <w:del w:id="86" w:author="Shah Ashay" w:date="2018-04-16T13:46:00Z">
              <w:r w:rsidRPr="005342C8" w:rsidDel="00862D5A">
                <w:rPr>
                  <w:rFonts w:cs="Arial"/>
                  <w:sz w:val="20"/>
                </w:rPr>
                <w:delText xml:space="preserve">Draft of Use Case </w:delText>
              </w:r>
              <w:r w:rsidR="004D4D77" w:rsidRPr="005342C8" w:rsidDel="00862D5A">
                <w:rPr>
                  <w:rFonts w:cs="Arial"/>
                  <w:sz w:val="20"/>
                </w:rPr>
                <w:delText>“</w:delText>
              </w:r>
              <w:r w:rsidR="00942484" w:rsidRPr="005342C8" w:rsidDel="00862D5A">
                <w:rPr>
                  <w:rFonts w:cs="Arial"/>
                  <w:sz w:val="20"/>
                </w:rPr>
                <w:delText>Injection</w:delText>
              </w:r>
              <w:r w:rsidR="005419BA" w:rsidRPr="005342C8" w:rsidDel="00862D5A">
                <w:rPr>
                  <w:rFonts w:cs="Arial"/>
                  <w:sz w:val="20"/>
                </w:rPr>
                <w:delText xml:space="preserve"> Well Status</w:delText>
              </w:r>
              <w:r w:rsidR="004D4D77" w:rsidRPr="005342C8" w:rsidDel="00862D5A">
                <w:rPr>
                  <w:rFonts w:cs="Arial"/>
                  <w:sz w:val="20"/>
                </w:rPr>
                <w:delText>”</w:delText>
              </w:r>
            </w:del>
          </w:p>
        </w:tc>
        <w:tc>
          <w:tcPr>
            <w:tcW w:w="614" w:type="pct"/>
            <w:tcPrChange w:id="87" w:author="Batra Yogesh (EXT)" w:date="2018-04-13T12:22:00Z">
              <w:tcPr>
                <w:tcW w:w="1170" w:type="dxa"/>
                <w:gridSpan w:val="2"/>
              </w:tcPr>
            </w:tcPrChange>
          </w:tcPr>
          <w:p w14:paraId="0BAA375A" w14:textId="61143CD3" w:rsidR="004B1ADC" w:rsidRPr="005342C8" w:rsidDel="00862D5A" w:rsidRDefault="005419BA" w:rsidP="004B1ADC">
            <w:pPr>
              <w:jc w:val="center"/>
              <w:rPr>
                <w:del w:id="88" w:author="Shah Ashay" w:date="2018-04-16T13:46:00Z"/>
                <w:rFonts w:cs="Arial"/>
                <w:sz w:val="20"/>
              </w:rPr>
            </w:pPr>
            <w:del w:id="89" w:author="Shah Ashay" w:date="2018-04-16T13:46:00Z">
              <w:r w:rsidRPr="005342C8" w:rsidDel="00862D5A">
                <w:rPr>
                  <w:rFonts w:cs="Arial"/>
                  <w:sz w:val="20"/>
                </w:rPr>
                <w:delText>Wirask C.</w:delText>
              </w:r>
            </w:del>
          </w:p>
        </w:tc>
        <w:tc>
          <w:tcPr>
            <w:tcW w:w="614" w:type="pct"/>
            <w:tcPrChange w:id="90" w:author="Batra Yogesh (EXT)" w:date="2018-04-13T12:22:00Z">
              <w:tcPr>
                <w:tcW w:w="1170" w:type="dxa"/>
              </w:tcPr>
            </w:tcPrChange>
          </w:tcPr>
          <w:p w14:paraId="29DF2C40" w14:textId="606E5653" w:rsidR="005F74A6" w:rsidRPr="005342C8" w:rsidDel="00862D5A" w:rsidRDefault="005F74A6">
            <w:pPr>
              <w:jc w:val="center"/>
              <w:rPr>
                <w:del w:id="91" w:author="Shah Ashay" w:date="2018-04-16T13:46:00Z"/>
                <w:rFonts w:cs="Arial"/>
                <w:sz w:val="20"/>
              </w:rPr>
            </w:pPr>
          </w:p>
        </w:tc>
        <w:tc>
          <w:tcPr>
            <w:tcW w:w="708" w:type="pct"/>
            <w:tcPrChange w:id="92" w:author="Batra Yogesh (EXT)" w:date="2018-04-13T12:22:00Z">
              <w:tcPr>
                <w:tcW w:w="1350" w:type="dxa"/>
              </w:tcPr>
            </w:tcPrChange>
          </w:tcPr>
          <w:p w14:paraId="6A1BC662" w14:textId="03F288AB" w:rsidR="005F74A6" w:rsidRPr="005342C8" w:rsidDel="00862D5A" w:rsidRDefault="005F74A6">
            <w:pPr>
              <w:jc w:val="center"/>
              <w:rPr>
                <w:del w:id="93" w:author="Shah Ashay" w:date="2018-04-16T13:46:00Z"/>
                <w:rFonts w:cs="Arial"/>
                <w:sz w:val="20"/>
              </w:rPr>
            </w:pPr>
          </w:p>
        </w:tc>
      </w:tr>
      <w:tr w:rsidR="005F74A6" w:rsidRPr="005342C8" w:rsidDel="00862D5A" w14:paraId="0BAA3760" w14:textId="7058E48A" w:rsidTr="3879F0E0">
        <w:trPr>
          <w:cantSplit/>
          <w:trPrChange w:id="94" w:author="Batra Yogesh (EXT)" w:date="2018-04-13T12:22:00Z">
            <w:trPr>
              <w:gridAfter w:val="0"/>
              <w:cantSplit/>
            </w:trPr>
          </w:trPrChange>
        </w:trPr>
        <w:tc>
          <w:tcPr>
            <w:tcW w:w="611" w:type="pct"/>
            <w:tcPrChange w:id="95" w:author="Batra Yogesh (EXT)" w:date="2018-04-13T12:22:00Z">
              <w:tcPr>
                <w:tcW w:w="1165" w:type="dxa"/>
              </w:tcPr>
            </w:tcPrChange>
          </w:tcPr>
          <w:p w14:paraId="0BAA375C" w14:textId="765922F4" w:rsidR="005F74A6" w:rsidRPr="005342C8" w:rsidDel="00862D5A" w:rsidRDefault="03D1CEFD" w:rsidP="4C8841B1">
            <w:pPr>
              <w:jc w:val="center"/>
              <w:rPr>
                <w:del w:id="96" w:author="Shah Ashay" w:date="2018-04-16T13:46:00Z"/>
                <w:rFonts w:cs="Arial"/>
                <w:sz w:val="20"/>
                <w:szCs w:val="20"/>
              </w:rPr>
            </w:pPr>
            <w:ins w:id="97" w:author="Kiran Madasu" w:date="2021-07-01T14:29:00Z">
              <w:r w:rsidRPr="4C8841B1">
                <w:rPr>
                  <w:rFonts w:cs="Arial"/>
                  <w:sz w:val="20"/>
                  <w:szCs w:val="20"/>
                </w:rPr>
                <w:t>2</w:t>
              </w:r>
            </w:ins>
          </w:p>
        </w:tc>
        <w:tc>
          <w:tcPr>
            <w:tcW w:w="897" w:type="pct"/>
            <w:tcPrChange w:id="98" w:author="Batra Yogesh (EXT)" w:date="2018-04-13T12:22:00Z">
              <w:tcPr>
                <w:tcW w:w="1710" w:type="dxa"/>
              </w:tcPr>
            </w:tcPrChange>
          </w:tcPr>
          <w:p w14:paraId="0BAA375D" w14:textId="33843031" w:rsidR="005F74A6" w:rsidRPr="005342C8" w:rsidDel="00862D5A" w:rsidRDefault="03D1CEFD" w:rsidP="4C8841B1">
            <w:pPr>
              <w:jc w:val="center"/>
              <w:rPr>
                <w:del w:id="99" w:author="Shah Ashay" w:date="2018-04-16T13:46:00Z"/>
                <w:rFonts w:cs="Arial"/>
                <w:sz w:val="20"/>
                <w:szCs w:val="20"/>
              </w:rPr>
            </w:pPr>
            <w:ins w:id="100" w:author="Kiran Madasu" w:date="2021-07-01T14:29:00Z">
              <w:r w:rsidRPr="4C8841B1">
                <w:rPr>
                  <w:rFonts w:cs="Arial"/>
                  <w:sz w:val="20"/>
                  <w:szCs w:val="20"/>
                </w:rPr>
                <w:t>20-JUne2021</w:t>
              </w:r>
            </w:ins>
          </w:p>
        </w:tc>
        <w:tc>
          <w:tcPr>
            <w:tcW w:w="1557" w:type="pct"/>
            <w:tcPrChange w:id="101" w:author="Batra Yogesh (EXT)" w:date="2018-04-13T12:22:00Z">
              <w:tcPr>
                <w:tcW w:w="2970" w:type="dxa"/>
              </w:tcPr>
            </w:tcPrChange>
          </w:tcPr>
          <w:p w14:paraId="0BAA375E" w14:textId="102D5B6E" w:rsidR="005F74A6" w:rsidRPr="005342C8" w:rsidDel="00862D5A" w:rsidRDefault="56C388D7" w:rsidP="4C8841B1">
            <w:pPr>
              <w:pStyle w:val="Header"/>
              <w:tabs>
                <w:tab w:val="clear" w:pos="4320"/>
                <w:tab w:val="clear" w:pos="8640"/>
              </w:tabs>
              <w:rPr>
                <w:del w:id="102" w:author="Shah Ashay" w:date="2018-04-16T13:46:00Z"/>
                <w:rFonts w:cs="Arial"/>
                <w:sz w:val="20"/>
                <w:szCs w:val="20"/>
              </w:rPr>
            </w:pPr>
            <w:ins w:id="103" w:author="Kiran Madasu" w:date="2021-07-01T14:57:00Z">
              <w:r w:rsidRPr="3879F0E0">
                <w:rPr>
                  <w:rFonts w:cs="Arial"/>
                  <w:sz w:val="20"/>
                  <w:szCs w:val="20"/>
                </w:rPr>
                <w:t>Updated as per EC12.2</w:t>
              </w:r>
            </w:ins>
          </w:p>
        </w:tc>
        <w:tc>
          <w:tcPr>
            <w:tcW w:w="614" w:type="pct"/>
            <w:tcPrChange w:id="104" w:author="Batra Yogesh (EXT)" w:date="2018-04-13T12:22:00Z">
              <w:tcPr>
                <w:tcW w:w="1170" w:type="dxa"/>
                <w:gridSpan w:val="2"/>
              </w:tcPr>
            </w:tcPrChange>
          </w:tcPr>
          <w:p w14:paraId="0BAA375F" w14:textId="32EC1FA4" w:rsidR="005F74A6" w:rsidRPr="005342C8" w:rsidDel="00862D5A" w:rsidRDefault="56C388D7">
            <w:pPr>
              <w:spacing w:line="259" w:lineRule="auto"/>
              <w:jc w:val="center"/>
              <w:rPr>
                <w:del w:id="105" w:author="Shah Ashay" w:date="2018-04-16T13:46:00Z"/>
                <w:szCs w:val="22"/>
              </w:rPr>
              <w:pPrChange w:id="106" w:author="Kiran Madasu" w:date="2021-07-01T14:57:00Z">
                <w:pPr/>
              </w:pPrChange>
            </w:pPr>
            <w:ins w:id="107" w:author="Kiran Madasu" w:date="2021-07-01T14:57:00Z">
              <w:r w:rsidRPr="3879F0E0">
                <w:rPr>
                  <w:rFonts w:cs="Arial"/>
                  <w:sz w:val="20"/>
                  <w:szCs w:val="20"/>
                </w:rPr>
                <w:t>Tieto</w:t>
              </w:r>
            </w:ins>
          </w:p>
        </w:tc>
        <w:tc>
          <w:tcPr>
            <w:tcW w:w="614" w:type="pct"/>
            <w:tcPrChange w:id="108" w:author="Batra Yogesh (EXT)" w:date="2018-04-13T12:22:00Z">
              <w:tcPr>
                <w:tcW w:w="1170" w:type="dxa"/>
              </w:tcPr>
            </w:tcPrChange>
          </w:tcPr>
          <w:p w14:paraId="3A3230E3" w14:textId="3FA07F12" w:rsidR="005F74A6" w:rsidRPr="005342C8" w:rsidDel="00862D5A" w:rsidRDefault="005F74A6">
            <w:pPr>
              <w:jc w:val="center"/>
              <w:rPr>
                <w:del w:id="109" w:author="Shah Ashay" w:date="2018-04-16T13:46:00Z"/>
                <w:rFonts w:cs="Arial"/>
                <w:sz w:val="20"/>
              </w:rPr>
            </w:pPr>
          </w:p>
        </w:tc>
        <w:tc>
          <w:tcPr>
            <w:tcW w:w="708" w:type="pct"/>
            <w:tcPrChange w:id="110" w:author="Batra Yogesh (EXT)" w:date="2018-04-13T12:22:00Z">
              <w:tcPr>
                <w:tcW w:w="1350" w:type="dxa"/>
              </w:tcPr>
            </w:tcPrChange>
          </w:tcPr>
          <w:p w14:paraId="16DB2B6E" w14:textId="0B37A245" w:rsidR="005F74A6" w:rsidRPr="005342C8" w:rsidDel="00862D5A" w:rsidRDefault="005F74A6">
            <w:pPr>
              <w:jc w:val="center"/>
              <w:rPr>
                <w:del w:id="111" w:author="Shah Ashay" w:date="2018-04-16T13:46:00Z"/>
                <w:rFonts w:cs="Arial"/>
                <w:sz w:val="20"/>
              </w:rPr>
            </w:pPr>
          </w:p>
        </w:tc>
      </w:tr>
      <w:tr w:rsidR="00692AFA" w:rsidRPr="005342C8" w:rsidDel="00862D5A" w14:paraId="0BAA3765" w14:textId="3D062CF3" w:rsidTr="3879F0E0">
        <w:trPr>
          <w:cantSplit/>
          <w:trPrChange w:id="112" w:author="Batra Yogesh (EXT)" w:date="2018-04-13T12:22:00Z">
            <w:trPr>
              <w:gridAfter w:val="0"/>
              <w:cantSplit/>
            </w:trPr>
          </w:trPrChange>
        </w:trPr>
        <w:tc>
          <w:tcPr>
            <w:tcW w:w="611" w:type="pct"/>
            <w:tcPrChange w:id="113" w:author="Batra Yogesh (EXT)" w:date="2018-04-13T12:22:00Z">
              <w:tcPr>
                <w:tcW w:w="1165" w:type="dxa"/>
              </w:tcPr>
            </w:tcPrChange>
          </w:tcPr>
          <w:p w14:paraId="0BAA3761" w14:textId="670F9D29" w:rsidR="00692AFA" w:rsidRPr="005342C8" w:rsidDel="00862D5A" w:rsidRDefault="00692AFA" w:rsidP="00692AFA">
            <w:pPr>
              <w:jc w:val="center"/>
              <w:rPr>
                <w:del w:id="114" w:author="Shah Ashay" w:date="2018-04-16T13:46:00Z"/>
                <w:rFonts w:cs="Arial"/>
                <w:sz w:val="20"/>
              </w:rPr>
            </w:pPr>
            <w:ins w:id="115" w:author="Wirasak Chomphu" w:date="2017-11-26T16:54:00Z">
              <w:del w:id="116" w:author="Shah Ashay" w:date="2018-04-16T13:46:00Z">
                <w:r w:rsidRPr="005342C8" w:rsidDel="00862D5A">
                  <w:rPr>
                    <w:rFonts w:cs="Arial"/>
                    <w:sz w:val="20"/>
                  </w:rPr>
                  <w:delText>1.2</w:delText>
                </w:r>
              </w:del>
            </w:ins>
          </w:p>
        </w:tc>
        <w:tc>
          <w:tcPr>
            <w:tcW w:w="897" w:type="pct"/>
            <w:tcPrChange w:id="117" w:author="Batra Yogesh (EXT)" w:date="2018-04-13T12:22:00Z">
              <w:tcPr>
                <w:tcW w:w="1710" w:type="dxa"/>
              </w:tcPr>
            </w:tcPrChange>
          </w:tcPr>
          <w:p w14:paraId="0BAA3762" w14:textId="5847A4F5" w:rsidR="00692AFA" w:rsidRPr="005342C8" w:rsidDel="00862D5A" w:rsidRDefault="00692AFA" w:rsidP="00692AFA">
            <w:pPr>
              <w:jc w:val="center"/>
              <w:rPr>
                <w:del w:id="118" w:author="Shah Ashay" w:date="2018-04-16T13:46:00Z"/>
                <w:rFonts w:cs="Arial"/>
                <w:sz w:val="20"/>
              </w:rPr>
            </w:pPr>
            <w:ins w:id="119" w:author="Wirasak Chomphu" w:date="2017-11-26T16:54:00Z">
              <w:del w:id="120" w:author="Shah Ashay" w:date="2018-04-16T13:46:00Z">
                <w:r w:rsidRPr="005342C8" w:rsidDel="00862D5A">
                  <w:rPr>
                    <w:rFonts w:cs="Arial"/>
                    <w:sz w:val="20"/>
                  </w:rPr>
                  <w:delText>26-Nov-2017</w:delText>
                </w:r>
              </w:del>
            </w:ins>
          </w:p>
        </w:tc>
        <w:tc>
          <w:tcPr>
            <w:tcW w:w="1557" w:type="pct"/>
            <w:tcPrChange w:id="121" w:author="Batra Yogesh (EXT)" w:date="2018-04-13T12:22:00Z">
              <w:tcPr>
                <w:tcW w:w="2970" w:type="dxa"/>
              </w:tcPr>
            </w:tcPrChange>
          </w:tcPr>
          <w:p w14:paraId="0BAA3763" w14:textId="190E57A0" w:rsidR="00692AFA" w:rsidRPr="005342C8" w:rsidDel="00862D5A" w:rsidRDefault="00692AFA" w:rsidP="00692AFA">
            <w:pPr>
              <w:pStyle w:val="Header"/>
              <w:tabs>
                <w:tab w:val="clear" w:pos="4320"/>
                <w:tab w:val="clear" w:pos="8640"/>
              </w:tabs>
              <w:rPr>
                <w:del w:id="122" w:author="Shah Ashay" w:date="2018-04-16T13:46:00Z"/>
                <w:rFonts w:cs="Arial"/>
                <w:sz w:val="20"/>
              </w:rPr>
            </w:pPr>
            <w:ins w:id="123" w:author="Wirasak Chomphu" w:date="2017-11-26T16:54:00Z">
              <w:del w:id="124" w:author="Shah Ashay" w:date="2018-04-16T13:46:00Z">
                <w:r w:rsidRPr="005342C8" w:rsidDel="00862D5A">
                  <w:rPr>
                    <w:rFonts w:cs="Arial"/>
                    <w:sz w:val="20"/>
                  </w:rPr>
                  <w:delText>Revised this Use Case from ITC comments</w:delText>
                </w:r>
              </w:del>
            </w:ins>
          </w:p>
        </w:tc>
        <w:tc>
          <w:tcPr>
            <w:tcW w:w="614" w:type="pct"/>
            <w:tcPrChange w:id="125" w:author="Batra Yogesh (EXT)" w:date="2018-04-13T12:22:00Z">
              <w:tcPr>
                <w:tcW w:w="1170" w:type="dxa"/>
                <w:gridSpan w:val="2"/>
              </w:tcPr>
            </w:tcPrChange>
          </w:tcPr>
          <w:p w14:paraId="0BAA3764" w14:textId="14968E23" w:rsidR="00692AFA" w:rsidRPr="005342C8" w:rsidDel="00862D5A" w:rsidRDefault="00692AFA" w:rsidP="00692AFA">
            <w:pPr>
              <w:jc w:val="center"/>
              <w:rPr>
                <w:del w:id="126" w:author="Shah Ashay" w:date="2018-04-16T13:46:00Z"/>
                <w:rFonts w:cs="Arial"/>
                <w:sz w:val="20"/>
              </w:rPr>
            </w:pPr>
            <w:ins w:id="127" w:author="Wirasak Chomphu" w:date="2017-11-26T16:54:00Z">
              <w:del w:id="128" w:author="Shah Ashay" w:date="2018-04-16T13:46:00Z">
                <w:r w:rsidRPr="005342C8" w:rsidDel="00862D5A">
                  <w:rPr>
                    <w:rFonts w:cs="Arial"/>
                    <w:sz w:val="20"/>
                  </w:rPr>
                  <w:delText>Wirasak C.</w:delText>
                </w:r>
              </w:del>
            </w:ins>
          </w:p>
        </w:tc>
        <w:tc>
          <w:tcPr>
            <w:tcW w:w="614" w:type="pct"/>
            <w:tcPrChange w:id="129" w:author="Batra Yogesh (EXT)" w:date="2018-04-13T12:22:00Z">
              <w:tcPr>
                <w:tcW w:w="1170" w:type="dxa"/>
              </w:tcPr>
            </w:tcPrChange>
          </w:tcPr>
          <w:p w14:paraId="7F4C939B" w14:textId="6ED79839" w:rsidR="00692AFA" w:rsidRPr="005342C8" w:rsidDel="00862D5A" w:rsidRDefault="00692AFA" w:rsidP="00692AFA">
            <w:pPr>
              <w:jc w:val="center"/>
              <w:rPr>
                <w:del w:id="130" w:author="Shah Ashay" w:date="2018-04-16T13:46:00Z"/>
                <w:rFonts w:cs="Arial"/>
                <w:sz w:val="20"/>
              </w:rPr>
            </w:pPr>
          </w:p>
        </w:tc>
        <w:tc>
          <w:tcPr>
            <w:tcW w:w="708" w:type="pct"/>
            <w:tcPrChange w:id="131" w:author="Batra Yogesh (EXT)" w:date="2018-04-13T12:22:00Z">
              <w:tcPr>
                <w:tcW w:w="1350" w:type="dxa"/>
              </w:tcPr>
            </w:tcPrChange>
          </w:tcPr>
          <w:p w14:paraId="2220525C" w14:textId="5FF7B5CC" w:rsidR="00692AFA" w:rsidRPr="005342C8" w:rsidDel="00862D5A" w:rsidRDefault="00692AFA" w:rsidP="00692AFA">
            <w:pPr>
              <w:jc w:val="center"/>
              <w:rPr>
                <w:del w:id="132" w:author="Shah Ashay" w:date="2018-04-16T13:46:00Z"/>
                <w:rFonts w:cs="Arial"/>
                <w:sz w:val="20"/>
              </w:rPr>
            </w:pPr>
          </w:p>
        </w:tc>
      </w:tr>
      <w:tr w:rsidR="00692AFA" w:rsidRPr="005342C8" w:rsidDel="00862D5A" w14:paraId="0BAA376A" w14:textId="76DC2B78" w:rsidTr="3879F0E0">
        <w:trPr>
          <w:cantSplit/>
          <w:trPrChange w:id="133" w:author="Batra Yogesh (EXT)" w:date="2018-04-13T12:22:00Z">
            <w:trPr>
              <w:gridAfter w:val="0"/>
              <w:cantSplit/>
            </w:trPr>
          </w:trPrChange>
        </w:trPr>
        <w:tc>
          <w:tcPr>
            <w:tcW w:w="611" w:type="pct"/>
            <w:tcPrChange w:id="134" w:author="Batra Yogesh (EXT)" w:date="2018-04-13T12:22:00Z">
              <w:tcPr>
                <w:tcW w:w="1165" w:type="dxa"/>
              </w:tcPr>
            </w:tcPrChange>
          </w:tcPr>
          <w:p w14:paraId="0BAA3766" w14:textId="172A3EAB" w:rsidR="00692AFA" w:rsidRPr="005342C8" w:rsidDel="00862D5A" w:rsidRDefault="00604557" w:rsidP="00692AFA">
            <w:pPr>
              <w:jc w:val="center"/>
              <w:rPr>
                <w:del w:id="135" w:author="Shah Ashay" w:date="2018-04-16T13:46:00Z"/>
                <w:rFonts w:cs="Arial"/>
                <w:sz w:val="20"/>
              </w:rPr>
            </w:pPr>
            <w:ins w:id="136" w:author="Prakash Atul (Ext)" w:date="2018-03-27T15:35:00Z">
              <w:del w:id="137" w:author="Shah Ashay" w:date="2018-04-16T13:46:00Z">
                <w:r w:rsidRPr="005342C8" w:rsidDel="00862D5A">
                  <w:rPr>
                    <w:rFonts w:cs="Arial"/>
                    <w:sz w:val="20"/>
                  </w:rPr>
                  <w:delText>1.3</w:delText>
                </w:r>
              </w:del>
            </w:ins>
          </w:p>
        </w:tc>
        <w:tc>
          <w:tcPr>
            <w:tcW w:w="897" w:type="pct"/>
            <w:tcPrChange w:id="138" w:author="Batra Yogesh (EXT)" w:date="2018-04-13T12:22:00Z">
              <w:tcPr>
                <w:tcW w:w="1710" w:type="dxa"/>
              </w:tcPr>
            </w:tcPrChange>
          </w:tcPr>
          <w:p w14:paraId="0BAA3767" w14:textId="4E54C616" w:rsidR="00692AFA" w:rsidRPr="005342C8" w:rsidDel="00862D5A" w:rsidRDefault="00604557" w:rsidP="00692AFA">
            <w:pPr>
              <w:jc w:val="center"/>
              <w:rPr>
                <w:del w:id="139" w:author="Shah Ashay" w:date="2018-04-16T13:46:00Z"/>
                <w:rFonts w:cs="Arial"/>
                <w:sz w:val="20"/>
              </w:rPr>
            </w:pPr>
            <w:ins w:id="140" w:author="Prakash Atul (Ext)" w:date="2018-03-27T15:36:00Z">
              <w:del w:id="141" w:author="Shah Ashay" w:date="2018-04-16T13:46:00Z">
                <w:r w:rsidRPr="005342C8" w:rsidDel="00862D5A">
                  <w:rPr>
                    <w:rFonts w:cs="Arial"/>
                    <w:sz w:val="20"/>
                  </w:rPr>
                  <w:delText>27-Mar-2018</w:delText>
                </w:r>
              </w:del>
            </w:ins>
          </w:p>
        </w:tc>
        <w:tc>
          <w:tcPr>
            <w:tcW w:w="1557" w:type="pct"/>
            <w:tcPrChange w:id="142" w:author="Batra Yogesh (EXT)" w:date="2018-04-13T12:22:00Z">
              <w:tcPr>
                <w:tcW w:w="2970" w:type="dxa"/>
              </w:tcPr>
            </w:tcPrChange>
          </w:tcPr>
          <w:p w14:paraId="0BAA3768" w14:textId="2431DBFA" w:rsidR="00692AFA" w:rsidRPr="005342C8" w:rsidDel="00862D5A" w:rsidRDefault="00604557" w:rsidP="00692AFA">
            <w:pPr>
              <w:pStyle w:val="Header"/>
              <w:tabs>
                <w:tab w:val="clear" w:pos="4320"/>
                <w:tab w:val="clear" w:pos="8640"/>
              </w:tabs>
              <w:rPr>
                <w:del w:id="143" w:author="Shah Ashay" w:date="2018-04-16T13:46:00Z"/>
                <w:rFonts w:cs="Arial"/>
                <w:sz w:val="20"/>
              </w:rPr>
            </w:pPr>
            <w:ins w:id="144" w:author="Prakash Atul (Ext)" w:date="2018-03-27T15:36:00Z">
              <w:del w:id="145" w:author="Shah Ashay" w:date="2018-04-16T13:46:00Z">
                <w:r w:rsidRPr="005342C8" w:rsidDel="00862D5A">
                  <w:rPr>
                    <w:rFonts w:cs="Arial"/>
                    <w:sz w:val="20"/>
                  </w:rPr>
                  <w:delText>Updated as per EC 11.2</w:delText>
                </w:r>
              </w:del>
            </w:ins>
          </w:p>
        </w:tc>
        <w:tc>
          <w:tcPr>
            <w:tcW w:w="614" w:type="pct"/>
            <w:tcPrChange w:id="146" w:author="Batra Yogesh (EXT)" w:date="2018-04-13T12:22:00Z">
              <w:tcPr>
                <w:tcW w:w="1170" w:type="dxa"/>
                <w:gridSpan w:val="2"/>
              </w:tcPr>
            </w:tcPrChange>
          </w:tcPr>
          <w:p w14:paraId="0BAA3769" w14:textId="12551140" w:rsidR="00692AFA" w:rsidRPr="005342C8" w:rsidDel="00862D5A" w:rsidRDefault="00604557" w:rsidP="00692AFA">
            <w:pPr>
              <w:jc w:val="center"/>
              <w:rPr>
                <w:del w:id="147" w:author="Shah Ashay" w:date="2018-04-16T13:46:00Z"/>
                <w:rFonts w:cs="Arial"/>
                <w:sz w:val="20"/>
              </w:rPr>
            </w:pPr>
            <w:ins w:id="148" w:author="Prakash Atul (Ext)" w:date="2018-03-27T15:36:00Z">
              <w:del w:id="149" w:author="Shah Ashay" w:date="2018-04-16T13:46:00Z">
                <w:r w:rsidRPr="005342C8" w:rsidDel="00862D5A">
                  <w:rPr>
                    <w:rFonts w:cs="Arial"/>
                    <w:sz w:val="20"/>
                  </w:rPr>
                  <w:delText>Tieto</w:delText>
                </w:r>
              </w:del>
            </w:ins>
          </w:p>
        </w:tc>
        <w:tc>
          <w:tcPr>
            <w:tcW w:w="614" w:type="pct"/>
            <w:tcPrChange w:id="150" w:author="Batra Yogesh (EXT)" w:date="2018-04-13T12:22:00Z">
              <w:tcPr>
                <w:tcW w:w="1170" w:type="dxa"/>
              </w:tcPr>
            </w:tcPrChange>
          </w:tcPr>
          <w:p w14:paraId="027A5A19" w14:textId="64838F54" w:rsidR="00692AFA" w:rsidRPr="005342C8" w:rsidDel="00862D5A" w:rsidRDefault="00692AFA" w:rsidP="00692AFA">
            <w:pPr>
              <w:jc w:val="center"/>
              <w:rPr>
                <w:del w:id="151" w:author="Shah Ashay" w:date="2018-04-16T13:46:00Z"/>
                <w:rFonts w:cs="Arial"/>
                <w:sz w:val="20"/>
              </w:rPr>
            </w:pPr>
          </w:p>
        </w:tc>
        <w:tc>
          <w:tcPr>
            <w:tcW w:w="708" w:type="pct"/>
            <w:tcPrChange w:id="152" w:author="Batra Yogesh (EXT)" w:date="2018-04-13T12:22:00Z">
              <w:tcPr>
                <w:tcW w:w="1350" w:type="dxa"/>
              </w:tcPr>
            </w:tcPrChange>
          </w:tcPr>
          <w:p w14:paraId="38883292" w14:textId="261E6382" w:rsidR="00692AFA" w:rsidRPr="005342C8" w:rsidDel="00862D5A" w:rsidRDefault="00692AFA" w:rsidP="00692AFA">
            <w:pPr>
              <w:jc w:val="center"/>
              <w:rPr>
                <w:del w:id="153" w:author="Shah Ashay" w:date="2018-04-16T13:46:00Z"/>
                <w:rFonts w:cs="Arial"/>
                <w:sz w:val="20"/>
              </w:rPr>
            </w:pPr>
          </w:p>
        </w:tc>
      </w:tr>
      <w:tr w:rsidR="00692AFA" w:rsidRPr="005342C8" w:rsidDel="00862D5A" w14:paraId="0BAA376F" w14:textId="39986CBE" w:rsidTr="3879F0E0">
        <w:trPr>
          <w:cantSplit/>
          <w:trPrChange w:id="154" w:author="Batra Yogesh (EXT)" w:date="2018-04-13T12:22:00Z">
            <w:trPr>
              <w:gridAfter w:val="0"/>
              <w:cantSplit/>
            </w:trPr>
          </w:trPrChange>
        </w:trPr>
        <w:tc>
          <w:tcPr>
            <w:tcW w:w="611" w:type="pct"/>
            <w:tcPrChange w:id="155" w:author="Batra Yogesh (EXT)" w:date="2018-04-13T12:22:00Z">
              <w:tcPr>
                <w:tcW w:w="1165" w:type="dxa"/>
              </w:tcPr>
            </w:tcPrChange>
          </w:tcPr>
          <w:p w14:paraId="0BAA376B" w14:textId="777C921A" w:rsidR="00692AFA" w:rsidRPr="005342C8" w:rsidDel="00862D5A" w:rsidRDefault="00692AFA" w:rsidP="00692AFA">
            <w:pPr>
              <w:jc w:val="center"/>
              <w:rPr>
                <w:del w:id="156" w:author="Shah Ashay" w:date="2018-04-16T13:46:00Z"/>
                <w:rFonts w:cs="Arial"/>
                <w:sz w:val="20"/>
              </w:rPr>
            </w:pPr>
          </w:p>
        </w:tc>
        <w:tc>
          <w:tcPr>
            <w:tcW w:w="897" w:type="pct"/>
            <w:tcPrChange w:id="157" w:author="Batra Yogesh (EXT)" w:date="2018-04-13T12:22:00Z">
              <w:tcPr>
                <w:tcW w:w="1710" w:type="dxa"/>
              </w:tcPr>
            </w:tcPrChange>
          </w:tcPr>
          <w:p w14:paraId="0BAA376C" w14:textId="00FDE4DD" w:rsidR="00692AFA" w:rsidRPr="005342C8" w:rsidDel="00862D5A" w:rsidRDefault="00692AFA" w:rsidP="00692AFA">
            <w:pPr>
              <w:jc w:val="center"/>
              <w:rPr>
                <w:del w:id="158" w:author="Shah Ashay" w:date="2018-04-16T13:46:00Z"/>
                <w:rFonts w:cs="Arial"/>
                <w:sz w:val="20"/>
              </w:rPr>
            </w:pPr>
          </w:p>
        </w:tc>
        <w:tc>
          <w:tcPr>
            <w:tcW w:w="1557" w:type="pct"/>
            <w:tcPrChange w:id="159" w:author="Batra Yogesh (EXT)" w:date="2018-04-13T12:22:00Z">
              <w:tcPr>
                <w:tcW w:w="2970" w:type="dxa"/>
              </w:tcPr>
            </w:tcPrChange>
          </w:tcPr>
          <w:p w14:paraId="0BAA376D" w14:textId="274197AD" w:rsidR="00692AFA" w:rsidRPr="005342C8" w:rsidDel="00862D5A" w:rsidRDefault="00692AFA" w:rsidP="00692AFA">
            <w:pPr>
              <w:pStyle w:val="Header"/>
              <w:tabs>
                <w:tab w:val="clear" w:pos="4320"/>
                <w:tab w:val="clear" w:pos="8640"/>
              </w:tabs>
              <w:rPr>
                <w:del w:id="160" w:author="Shah Ashay" w:date="2018-04-16T13:46:00Z"/>
                <w:rFonts w:cs="Arial"/>
                <w:sz w:val="20"/>
              </w:rPr>
            </w:pPr>
          </w:p>
        </w:tc>
        <w:tc>
          <w:tcPr>
            <w:tcW w:w="614" w:type="pct"/>
            <w:tcPrChange w:id="161" w:author="Batra Yogesh (EXT)" w:date="2018-04-13T12:22:00Z">
              <w:tcPr>
                <w:tcW w:w="1170" w:type="dxa"/>
                <w:gridSpan w:val="2"/>
              </w:tcPr>
            </w:tcPrChange>
          </w:tcPr>
          <w:p w14:paraId="0BAA376E" w14:textId="1A6493D4" w:rsidR="00692AFA" w:rsidRPr="005342C8" w:rsidDel="00862D5A" w:rsidRDefault="00692AFA" w:rsidP="00692AFA">
            <w:pPr>
              <w:jc w:val="center"/>
              <w:rPr>
                <w:del w:id="162" w:author="Shah Ashay" w:date="2018-04-16T13:46:00Z"/>
                <w:rFonts w:cs="Arial"/>
                <w:sz w:val="20"/>
              </w:rPr>
            </w:pPr>
          </w:p>
        </w:tc>
        <w:tc>
          <w:tcPr>
            <w:tcW w:w="614" w:type="pct"/>
            <w:tcPrChange w:id="163" w:author="Batra Yogesh (EXT)" w:date="2018-04-13T12:22:00Z">
              <w:tcPr>
                <w:tcW w:w="1170" w:type="dxa"/>
              </w:tcPr>
            </w:tcPrChange>
          </w:tcPr>
          <w:p w14:paraId="4BC707ED" w14:textId="1F87F20A" w:rsidR="00692AFA" w:rsidRPr="005342C8" w:rsidDel="00862D5A" w:rsidRDefault="00692AFA" w:rsidP="00692AFA">
            <w:pPr>
              <w:jc w:val="center"/>
              <w:rPr>
                <w:del w:id="164" w:author="Shah Ashay" w:date="2018-04-16T13:46:00Z"/>
                <w:rFonts w:cs="Arial"/>
                <w:sz w:val="20"/>
              </w:rPr>
            </w:pPr>
          </w:p>
        </w:tc>
        <w:tc>
          <w:tcPr>
            <w:tcW w:w="708" w:type="pct"/>
            <w:tcPrChange w:id="165" w:author="Batra Yogesh (EXT)" w:date="2018-04-13T12:22:00Z">
              <w:tcPr>
                <w:tcW w:w="1350" w:type="dxa"/>
              </w:tcPr>
            </w:tcPrChange>
          </w:tcPr>
          <w:p w14:paraId="5CF39564" w14:textId="3D5D2670" w:rsidR="00692AFA" w:rsidRPr="005342C8" w:rsidDel="00862D5A" w:rsidRDefault="00692AFA" w:rsidP="00692AFA">
            <w:pPr>
              <w:jc w:val="center"/>
              <w:rPr>
                <w:del w:id="166" w:author="Shah Ashay" w:date="2018-04-16T13:46:00Z"/>
                <w:rFonts w:cs="Arial"/>
                <w:sz w:val="20"/>
              </w:rPr>
            </w:pPr>
          </w:p>
        </w:tc>
      </w:tr>
    </w:tbl>
    <w:p w14:paraId="0BAA3770" w14:textId="77777777" w:rsidR="00AD190F" w:rsidRPr="005342C8" w:rsidRDefault="00AD190F">
      <w:pPr>
        <w:rPr>
          <w:rFonts w:cs="Arial"/>
        </w:rPr>
        <w:sectPr w:rsidR="00AD190F" w:rsidRPr="005342C8">
          <w:headerReference w:type="default" r:id="rId12"/>
          <w:footerReference w:type="default" r:id="rId13"/>
          <w:pgSz w:w="12240" w:h="15840" w:code="1"/>
          <w:pgMar w:top="1440" w:right="1440" w:bottom="720" w:left="1440" w:header="720" w:footer="720" w:gutter="0"/>
          <w:pgNumType w:fmt="lowerRoman" w:start="1"/>
          <w:cols w:space="720"/>
          <w:docGrid w:linePitch="360"/>
        </w:sectPr>
      </w:pPr>
    </w:p>
    <w:p w14:paraId="0BAA3771" w14:textId="77777777" w:rsidR="004D61A0" w:rsidRPr="005342C8" w:rsidRDefault="004D61A0">
      <w:pPr>
        <w:jc w:val="center"/>
        <w:rPr>
          <w:rFonts w:cs="Arial"/>
          <w:b/>
          <w:color w:val="3399FF"/>
          <w:sz w:val="28"/>
        </w:rPr>
      </w:pPr>
      <w:r w:rsidRPr="005342C8">
        <w:rPr>
          <w:rFonts w:cs="Arial"/>
          <w:b/>
          <w:color w:val="3399FF"/>
          <w:sz w:val="28"/>
        </w:rPr>
        <w:lastRenderedPageBreak/>
        <w:t>Table of Contents</w:t>
      </w:r>
    </w:p>
    <w:p w14:paraId="0BAA3772" w14:textId="77777777" w:rsidR="004D61A0" w:rsidRPr="005342C8" w:rsidRDefault="004D61A0">
      <w:pPr>
        <w:rPr>
          <w:rFonts w:cs="Arial"/>
        </w:rPr>
      </w:pPr>
    </w:p>
    <w:p w14:paraId="03925A5B" w14:textId="4BC62FB7" w:rsidR="00AB622E" w:rsidRPr="00862D5A" w:rsidRDefault="00006EC4">
      <w:pPr>
        <w:pStyle w:val="TOC1"/>
        <w:rPr>
          <w:rFonts w:cstheme="minorBidi"/>
          <w:noProof/>
          <w:szCs w:val="28"/>
          <w:lang w:bidi="th-TH"/>
        </w:rPr>
      </w:pPr>
      <w:r w:rsidRPr="00BB4996">
        <w:rPr>
          <w:rFonts w:ascii="Arial" w:hAnsi="Arial" w:cs="Arial"/>
        </w:rPr>
        <w:fldChar w:fldCharType="begin"/>
      </w:r>
      <w:r w:rsidR="004D61A0" w:rsidRPr="005342C8">
        <w:rPr>
          <w:rFonts w:ascii="Arial" w:hAnsi="Arial" w:cs="Arial"/>
        </w:rPr>
        <w:instrText xml:space="preserve"> TOC \o "1-2" \h \z </w:instrText>
      </w:r>
      <w:r w:rsidRPr="008B5DC2">
        <w:rPr>
          <w:rFonts w:ascii="Arial" w:hAnsi="Arial" w:cs="Arial"/>
        </w:rPr>
        <w:fldChar w:fldCharType="separate"/>
      </w:r>
      <w:r w:rsidR="000B2101" w:rsidRPr="00862D5A">
        <w:fldChar w:fldCharType="begin"/>
      </w:r>
      <w:r w:rsidR="000B2101" w:rsidRPr="005342C8">
        <w:rPr>
          <w:rFonts w:ascii="Arial" w:hAnsi="Arial" w:cs="Arial"/>
          <w:rPrChange w:id="173" w:author="Batra Yogesh (EXT)" w:date="2018-04-13T12:22:00Z">
            <w:rPr/>
          </w:rPrChange>
        </w:rPr>
        <w:instrText xml:space="preserve"> HYPERLINK \l "_Toc495780402" </w:instrText>
      </w:r>
      <w:r w:rsidR="000B2101" w:rsidRPr="00862D5A">
        <w:rPr>
          <w:noProof/>
        </w:rPr>
        <w:fldChar w:fldCharType="separate"/>
      </w:r>
      <w:r w:rsidR="00AB622E" w:rsidRPr="005342C8">
        <w:rPr>
          <w:rStyle w:val="Hyperlink"/>
          <w:rFonts w:ascii="Arial" w:hAnsi="Arial" w:cs="Arial"/>
          <w:noProof/>
          <w:rPrChange w:id="174" w:author="Batra Yogesh (EXT)" w:date="2018-04-13T12:22:00Z">
            <w:rPr>
              <w:rStyle w:val="Hyperlink"/>
              <w:noProof/>
            </w:rPr>
          </w:rPrChange>
        </w:rPr>
        <w:t>1.</w:t>
      </w:r>
      <w:r w:rsidR="00AB622E" w:rsidRPr="005342C8">
        <w:rPr>
          <w:rFonts w:ascii="Arial" w:hAnsi="Arial" w:cs="Arial"/>
          <w:noProof/>
          <w:szCs w:val="28"/>
          <w:lang w:bidi="th-TH"/>
          <w:rPrChange w:id="175" w:author="Batra Yogesh (EXT)" w:date="2018-04-13T12:22:00Z">
            <w:rPr>
              <w:rFonts w:cstheme="minorBidi"/>
              <w:noProof/>
              <w:szCs w:val="28"/>
              <w:lang w:bidi="th-TH"/>
            </w:rPr>
          </w:rPrChange>
        </w:rPr>
        <w:tab/>
      </w:r>
      <w:r w:rsidR="00AB622E" w:rsidRPr="005342C8">
        <w:rPr>
          <w:rStyle w:val="Hyperlink"/>
          <w:rFonts w:ascii="Arial" w:hAnsi="Arial" w:cs="Arial"/>
          <w:noProof/>
          <w:rPrChange w:id="176" w:author="Batra Yogesh (EXT)" w:date="2018-04-13T12:22:00Z">
            <w:rPr>
              <w:rStyle w:val="Hyperlink"/>
              <w:noProof/>
            </w:rPr>
          </w:rPrChange>
        </w:rPr>
        <w:t>Use Case Information</w:t>
      </w:r>
      <w:r w:rsidR="00AB622E" w:rsidRPr="005342C8">
        <w:rPr>
          <w:rFonts w:ascii="Arial" w:hAnsi="Arial" w:cs="Arial"/>
          <w:noProof/>
          <w:webHidden/>
          <w:rPrChange w:id="177" w:author="Batra Yogesh (EXT)" w:date="2018-04-13T12:22:00Z">
            <w:rPr>
              <w:noProof/>
              <w:webHidden/>
            </w:rPr>
          </w:rPrChange>
        </w:rPr>
        <w:tab/>
      </w:r>
      <w:r w:rsidR="00AB622E" w:rsidRPr="00862D5A">
        <w:rPr>
          <w:noProof/>
          <w:webHidden/>
        </w:rPr>
        <w:fldChar w:fldCharType="begin"/>
      </w:r>
      <w:r w:rsidR="00AB622E" w:rsidRPr="00862D5A">
        <w:rPr>
          <w:noProof/>
          <w:webHidden/>
        </w:rPr>
        <w:instrText xml:space="preserve"> PAGEREF _Toc495780402 \h </w:instrText>
      </w:r>
      <w:r w:rsidR="00AB622E" w:rsidRPr="00862D5A">
        <w:rPr>
          <w:noProof/>
          <w:webHidden/>
        </w:rPr>
      </w:r>
      <w:r w:rsidR="00AB622E" w:rsidRPr="00862D5A">
        <w:rPr>
          <w:noProof/>
          <w:webHidden/>
        </w:rPr>
        <w:fldChar w:fldCharType="separate"/>
      </w:r>
      <w:r w:rsidR="00AB622E" w:rsidRPr="00862D5A">
        <w:rPr>
          <w:noProof/>
          <w:webHidden/>
        </w:rPr>
        <w:t>3</w:t>
      </w:r>
      <w:r w:rsidR="00AB622E" w:rsidRPr="00862D5A">
        <w:rPr>
          <w:noProof/>
          <w:webHidden/>
        </w:rPr>
        <w:fldChar w:fldCharType="end"/>
      </w:r>
      <w:r w:rsidR="000B2101" w:rsidRPr="00862D5A">
        <w:rPr>
          <w:noProof/>
        </w:rPr>
        <w:fldChar w:fldCharType="end"/>
      </w:r>
    </w:p>
    <w:p w14:paraId="20A0FDE6" w14:textId="5C69A07D" w:rsidR="00AB622E" w:rsidRPr="00862D5A" w:rsidRDefault="000B2101">
      <w:pPr>
        <w:pStyle w:val="TOC1"/>
        <w:rPr>
          <w:rFonts w:cstheme="minorBidi"/>
          <w:noProof/>
          <w:szCs w:val="28"/>
          <w:lang w:bidi="th-TH"/>
        </w:rPr>
      </w:pPr>
      <w:r w:rsidRPr="00862D5A">
        <w:fldChar w:fldCharType="begin"/>
      </w:r>
      <w:r w:rsidRPr="00862D5A">
        <w:instrText xml:space="preserve"> HYPERLINK \l "_Toc495780403" </w:instrText>
      </w:r>
      <w:r w:rsidRPr="00862D5A">
        <w:rPr>
          <w:noProof/>
        </w:rPr>
        <w:fldChar w:fldCharType="separate"/>
      </w:r>
      <w:r w:rsidR="00AB622E" w:rsidRPr="00862D5A">
        <w:rPr>
          <w:rStyle w:val="Hyperlink"/>
          <w:rFonts w:ascii="Arial" w:hAnsi="Arial" w:cs="Arial"/>
          <w:noProof/>
          <w:rPrChange w:id="178" w:author="Shah Ashay" w:date="2018-04-16T13:46:00Z">
            <w:rPr>
              <w:rStyle w:val="Hyperlink"/>
              <w:noProof/>
            </w:rPr>
          </w:rPrChange>
        </w:rPr>
        <w:t>2.</w:t>
      </w:r>
      <w:r w:rsidR="00AB622E" w:rsidRPr="00862D5A">
        <w:rPr>
          <w:rFonts w:ascii="Arial" w:hAnsi="Arial" w:cs="Arial"/>
          <w:noProof/>
          <w:szCs w:val="28"/>
          <w:lang w:bidi="th-TH"/>
          <w:rPrChange w:id="179" w:author="Shah Ashay" w:date="2018-04-16T13:46:00Z">
            <w:rPr>
              <w:rFonts w:cstheme="minorBidi"/>
              <w:noProof/>
              <w:szCs w:val="28"/>
              <w:lang w:bidi="th-TH"/>
            </w:rPr>
          </w:rPrChange>
        </w:rPr>
        <w:tab/>
      </w:r>
      <w:r w:rsidR="00AB622E" w:rsidRPr="00862D5A">
        <w:rPr>
          <w:rStyle w:val="Hyperlink"/>
          <w:rFonts w:ascii="Arial" w:hAnsi="Arial" w:cs="Arial"/>
          <w:noProof/>
          <w:rPrChange w:id="180" w:author="Shah Ashay" w:date="2018-04-16T13:46:00Z">
            <w:rPr>
              <w:rStyle w:val="Hyperlink"/>
              <w:noProof/>
            </w:rPr>
          </w:rPrChange>
        </w:rPr>
        <w:t>Primary Flow: EC_09_3_BKK_UC01_Production Well Status</w:t>
      </w:r>
      <w:r w:rsidR="00AB622E" w:rsidRPr="00862D5A">
        <w:rPr>
          <w:noProof/>
          <w:webHidden/>
        </w:rPr>
        <w:tab/>
      </w:r>
      <w:r w:rsidR="00AB622E" w:rsidRPr="00862D5A">
        <w:rPr>
          <w:noProof/>
          <w:webHidden/>
        </w:rPr>
        <w:fldChar w:fldCharType="begin"/>
      </w:r>
      <w:r w:rsidR="00AB622E" w:rsidRPr="00862D5A">
        <w:rPr>
          <w:noProof/>
          <w:webHidden/>
        </w:rPr>
        <w:instrText xml:space="preserve"> PAGEREF _Toc495780403 \h </w:instrText>
      </w:r>
      <w:r w:rsidR="00AB622E" w:rsidRPr="00862D5A">
        <w:rPr>
          <w:noProof/>
          <w:webHidden/>
        </w:rPr>
      </w:r>
      <w:r w:rsidR="00AB622E" w:rsidRPr="00862D5A">
        <w:rPr>
          <w:noProof/>
          <w:webHidden/>
        </w:rPr>
        <w:fldChar w:fldCharType="separate"/>
      </w:r>
      <w:r w:rsidR="00AB622E" w:rsidRPr="00862D5A">
        <w:rPr>
          <w:noProof/>
          <w:webHidden/>
        </w:rPr>
        <w:t>3</w:t>
      </w:r>
      <w:r w:rsidR="00AB622E" w:rsidRPr="00862D5A">
        <w:rPr>
          <w:noProof/>
          <w:webHidden/>
        </w:rPr>
        <w:fldChar w:fldCharType="end"/>
      </w:r>
      <w:r w:rsidRPr="00862D5A">
        <w:rPr>
          <w:noProof/>
        </w:rPr>
        <w:fldChar w:fldCharType="end"/>
      </w:r>
    </w:p>
    <w:p w14:paraId="5B3913CE" w14:textId="1082C504" w:rsidR="00AB622E" w:rsidRPr="00862D5A" w:rsidRDefault="000B2101">
      <w:pPr>
        <w:pStyle w:val="TOC1"/>
        <w:rPr>
          <w:rFonts w:cstheme="minorBidi"/>
          <w:noProof/>
          <w:szCs w:val="28"/>
          <w:lang w:bidi="th-TH"/>
        </w:rPr>
      </w:pPr>
      <w:r w:rsidRPr="00862D5A">
        <w:fldChar w:fldCharType="begin"/>
      </w:r>
      <w:r w:rsidRPr="00862D5A">
        <w:instrText xml:space="preserve"> HYPERLINK \l "_Toc495780404" </w:instrText>
      </w:r>
      <w:r w:rsidRPr="00862D5A">
        <w:rPr>
          <w:noProof/>
        </w:rPr>
        <w:fldChar w:fldCharType="separate"/>
      </w:r>
      <w:r w:rsidR="00AB622E" w:rsidRPr="00862D5A">
        <w:rPr>
          <w:rStyle w:val="Hyperlink"/>
          <w:rFonts w:ascii="Arial" w:hAnsi="Arial" w:cs="Arial"/>
          <w:noProof/>
          <w:rPrChange w:id="181" w:author="Shah Ashay" w:date="2018-04-16T13:46:00Z">
            <w:rPr>
              <w:rStyle w:val="Hyperlink"/>
              <w:noProof/>
            </w:rPr>
          </w:rPrChange>
        </w:rPr>
        <w:t>3.</w:t>
      </w:r>
      <w:r w:rsidR="00AB622E" w:rsidRPr="00862D5A">
        <w:rPr>
          <w:rFonts w:ascii="Arial" w:hAnsi="Arial" w:cs="Arial"/>
          <w:noProof/>
          <w:szCs w:val="28"/>
          <w:lang w:bidi="th-TH"/>
          <w:rPrChange w:id="182" w:author="Shah Ashay" w:date="2018-04-16T13:46:00Z">
            <w:rPr>
              <w:rFonts w:cstheme="minorBidi"/>
              <w:noProof/>
              <w:szCs w:val="28"/>
              <w:lang w:bidi="th-TH"/>
            </w:rPr>
          </w:rPrChange>
        </w:rPr>
        <w:tab/>
      </w:r>
      <w:r w:rsidR="00AB622E" w:rsidRPr="00862D5A">
        <w:rPr>
          <w:rStyle w:val="Hyperlink"/>
          <w:rFonts w:ascii="Arial" w:hAnsi="Arial" w:cs="Arial"/>
          <w:noProof/>
          <w:rPrChange w:id="183" w:author="Shah Ashay" w:date="2018-04-16T13:46:00Z">
            <w:rPr>
              <w:rStyle w:val="Hyperlink"/>
              <w:noProof/>
            </w:rPr>
          </w:rPrChange>
        </w:rPr>
        <w:t>Alternatives</w:t>
      </w:r>
      <w:r w:rsidR="00AB622E" w:rsidRPr="00862D5A">
        <w:rPr>
          <w:noProof/>
          <w:webHidden/>
        </w:rPr>
        <w:tab/>
      </w:r>
      <w:r w:rsidR="00AB622E" w:rsidRPr="00862D5A">
        <w:rPr>
          <w:noProof/>
          <w:webHidden/>
        </w:rPr>
        <w:fldChar w:fldCharType="begin"/>
      </w:r>
      <w:r w:rsidR="00AB622E" w:rsidRPr="00862D5A">
        <w:rPr>
          <w:noProof/>
          <w:webHidden/>
        </w:rPr>
        <w:instrText xml:space="preserve"> PAGEREF _Toc495780404 \h </w:instrText>
      </w:r>
      <w:r w:rsidR="00AB622E" w:rsidRPr="00862D5A">
        <w:rPr>
          <w:noProof/>
          <w:webHidden/>
        </w:rPr>
      </w:r>
      <w:r w:rsidR="00AB622E" w:rsidRPr="00862D5A">
        <w:rPr>
          <w:noProof/>
          <w:webHidden/>
        </w:rPr>
        <w:fldChar w:fldCharType="separate"/>
      </w:r>
      <w:r w:rsidR="00AB622E" w:rsidRPr="00862D5A">
        <w:rPr>
          <w:noProof/>
          <w:webHidden/>
        </w:rPr>
        <w:t>6</w:t>
      </w:r>
      <w:r w:rsidR="00AB622E" w:rsidRPr="00862D5A">
        <w:rPr>
          <w:noProof/>
          <w:webHidden/>
        </w:rPr>
        <w:fldChar w:fldCharType="end"/>
      </w:r>
      <w:r w:rsidRPr="00862D5A">
        <w:rPr>
          <w:noProof/>
        </w:rPr>
        <w:fldChar w:fldCharType="end"/>
      </w:r>
    </w:p>
    <w:p w14:paraId="37B9A8F8" w14:textId="60E9592B" w:rsidR="00AB622E" w:rsidRPr="00862D5A" w:rsidRDefault="000B2101" w:rsidP="00B06ED1">
      <w:pPr>
        <w:pStyle w:val="TOC2"/>
        <w:rPr>
          <w:rFonts w:eastAsiaTheme="minorEastAsia" w:cstheme="minorBidi"/>
          <w:szCs w:val="28"/>
          <w:lang w:bidi="th-TH"/>
        </w:rPr>
      </w:pPr>
      <w:r w:rsidRPr="00862D5A">
        <w:fldChar w:fldCharType="begin"/>
      </w:r>
      <w:r w:rsidRPr="00862D5A">
        <w:instrText xml:space="preserve"> HYPERLINK \l "_Toc495780405" </w:instrText>
      </w:r>
      <w:r w:rsidRPr="00862D5A">
        <w:fldChar w:fldCharType="separate"/>
      </w:r>
      <w:r w:rsidR="00AB622E" w:rsidRPr="00862D5A">
        <w:rPr>
          <w:rStyle w:val="Hyperlink"/>
          <w:rFonts w:ascii="Arial" w:hAnsi="Arial" w:cs="Arial"/>
          <w:rPrChange w:id="184" w:author="Shah Ashay" w:date="2018-04-16T13:46:00Z">
            <w:rPr>
              <w:rStyle w:val="Hyperlink"/>
            </w:rPr>
          </w:rPrChange>
        </w:rPr>
        <w:t>3.1</w:t>
      </w:r>
      <w:r w:rsidR="00AB622E" w:rsidRPr="00862D5A">
        <w:rPr>
          <w:rFonts w:ascii="Arial" w:eastAsiaTheme="minorEastAsia" w:hAnsi="Arial" w:cs="Arial"/>
          <w:szCs w:val="28"/>
          <w:lang w:bidi="th-TH"/>
          <w:rPrChange w:id="185" w:author="Shah Ashay" w:date="2018-04-16T13:46:00Z">
            <w:rPr>
              <w:rFonts w:eastAsiaTheme="minorEastAsia" w:cstheme="minorBidi"/>
              <w:szCs w:val="28"/>
              <w:lang w:bidi="th-TH"/>
            </w:rPr>
          </w:rPrChange>
        </w:rPr>
        <w:tab/>
      </w:r>
      <w:r w:rsidR="00AB622E" w:rsidRPr="00862D5A">
        <w:rPr>
          <w:rStyle w:val="Hyperlink"/>
          <w:rFonts w:ascii="Arial" w:hAnsi="Arial" w:cs="Arial"/>
          <w:rPrChange w:id="186" w:author="Shah Ashay" w:date="2018-04-16T13:46:00Z">
            <w:rPr>
              <w:rStyle w:val="Hyperlink"/>
            </w:rPr>
          </w:rPrChange>
        </w:rPr>
        <w:t>Alternate Flow A1: Modify well status data</w:t>
      </w:r>
      <w:r w:rsidR="00AB622E" w:rsidRPr="00862D5A">
        <w:rPr>
          <w:webHidden/>
        </w:rPr>
        <w:tab/>
      </w:r>
      <w:r w:rsidR="00AB622E" w:rsidRPr="00862D5A">
        <w:rPr>
          <w:webHidden/>
        </w:rPr>
        <w:fldChar w:fldCharType="begin"/>
      </w:r>
      <w:r w:rsidR="00AB622E" w:rsidRPr="00862D5A">
        <w:rPr>
          <w:webHidden/>
        </w:rPr>
        <w:instrText xml:space="preserve"> PAGEREF _Toc495780405 \h </w:instrText>
      </w:r>
      <w:r w:rsidR="00AB622E" w:rsidRPr="00862D5A">
        <w:rPr>
          <w:webHidden/>
        </w:rPr>
      </w:r>
      <w:r w:rsidR="00AB622E" w:rsidRPr="00862D5A">
        <w:rPr>
          <w:webHidden/>
        </w:rPr>
        <w:fldChar w:fldCharType="separate"/>
      </w:r>
      <w:r w:rsidR="00AB622E" w:rsidRPr="00862D5A">
        <w:rPr>
          <w:webHidden/>
        </w:rPr>
        <w:t>6</w:t>
      </w:r>
      <w:r w:rsidR="00AB622E" w:rsidRPr="00862D5A">
        <w:rPr>
          <w:webHidden/>
        </w:rPr>
        <w:fldChar w:fldCharType="end"/>
      </w:r>
      <w:r w:rsidRPr="00862D5A">
        <w:fldChar w:fldCharType="end"/>
      </w:r>
    </w:p>
    <w:p w14:paraId="6893F17B" w14:textId="2AC6613A" w:rsidR="00AB622E" w:rsidRPr="00862D5A" w:rsidRDefault="002251AB" w:rsidP="00B06ED1">
      <w:pPr>
        <w:pStyle w:val="TOC2"/>
        <w:rPr>
          <w:rFonts w:eastAsiaTheme="minorEastAsia" w:cstheme="minorBidi"/>
          <w:szCs w:val="28"/>
          <w:lang w:bidi="th-TH"/>
        </w:rPr>
      </w:pPr>
      <w:r w:rsidRPr="00862D5A">
        <w:fldChar w:fldCharType="begin"/>
      </w:r>
      <w:r w:rsidRPr="00862D5A">
        <w:instrText xml:space="preserve"> HYPERLINK \l "_Toc495780406" </w:instrText>
      </w:r>
      <w:r w:rsidRPr="00862D5A">
        <w:fldChar w:fldCharType="separate"/>
      </w:r>
      <w:r w:rsidR="00AB622E" w:rsidRPr="00862D5A">
        <w:rPr>
          <w:rStyle w:val="Hyperlink"/>
          <w:rFonts w:ascii="Arial" w:hAnsi="Arial" w:cs="Arial"/>
          <w:rPrChange w:id="187" w:author="Shah Ashay" w:date="2018-04-16T13:46:00Z">
            <w:rPr>
              <w:rStyle w:val="Hyperlink"/>
            </w:rPr>
          </w:rPrChange>
        </w:rPr>
        <w:t>3.2</w:t>
      </w:r>
      <w:r w:rsidR="00AB622E" w:rsidRPr="00862D5A">
        <w:rPr>
          <w:rFonts w:ascii="Arial" w:eastAsiaTheme="minorEastAsia" w:hAnsi="Arial" w:cs="Arial"/>
          <w:szCs w:val="28"/>
          <w:lang w:bidi="th-TH"/>
          <w:rPrChange w:id="188" w:author="Shah Ashay" w:date="2018-04-16T13:46:00Z">
            <w:rPr>
              <w:rFonts w:eastAsiaTheme="minorEastAsia"/>
              <w:szCs w:val="28"/>
              <w:lang w:bidi="th-TH"/>
            </w:rPr>
          </w:rPrChange>
        </w:rPr>
        <w:tab/>
      </w:r>
      <w:r w:rsidR="00AB622E" w:rsidRPr="00862D5A">
        <w:rPr>
          <w:rStyle w:val="Hyperlink"/>
          <w:rFonts w:ascii="Arial" w:hAnsi="Arial" w:cs="Arial"/>
          <w:rPrChange w:id="189" w:author="Shah Ashay" w:date="2018-04-16T13:46:00Z">
            <w:rPr>
              <w:rStyle w:val="Hyperlink"/>
            </w:rPr>
          </w:rPrChange>
        </w:rPr>
        <w:t>Alternate Flow A2: Delete well status data</w:t>
      </w:r>
      <w:r w:rsidR="00AB622E" w:rsidRPr="00862D5A">
        <w:rPr>
          <w:webHidden/>
        </w:rPr>
        <w:tab/>
      </w:r>
      <w:r w:rsidR="00AB622E" w:rsidRPr="00862D5A">
        <w:rPr>
          <w:webHidden/>
        </w:rPr>
        <w:fldChar w:fldCharType="begin"/>
      </w:r>
      <w:r w:rsidR="00AB622E" w:rsidRPr="00862D5A">
        <w:rPr>
          <w:webHidden/>
        </w:rPr>
        <w:instrText xml:space="preserve"> PAGEREF _Toc495780406 \h </w:instrText>
      </w:r>
      <w:r w:rsidR="00AB622E" w:rsidRPr="00862D5A">
        <w:rPr>
          <w:webHidden/>
        </w:rPr>
      </w:r>
      <w:r w:rsidR="00AB622E" w:rsidRPr="00862D5A">
        <w:rPr>
          <w:webHidden/>
        </w:rPr>
        <w:fldChar w:fldCharType="separate"/>
      </w:r>
      <w:r w:rsidR="00AB622E" w:rsidRPr="00862D5A">
        <w:rPr>
          <w:webHidden/>
        </w:rPr>
        <w:t>8</w:t>
      </w:r>
      <w:r w:rsidR="00AB622E" w:rsidRPr="00862D5A">
        <w:rPr>
          <w:webHidden/>
        </w:rPr>
        <w:fldChar w:fldCharType="end"/>
      </w:r>
      <w:r w:rsidRPr="00862D5A">
        <w:fldChar w:fldCharType="end"/>
      </w:r>
    </w:p>
    <w:p w14:paraId="0EA3EF27" w14:textId="64040D95" w:rsidR="00AB622E" w:rsidRPr="00862D5A" w:rsidRDefault="000B2101">
      <w:pPr>
        <w:pStyle w:val="TOC1"/>
        <w:rPr>
          <w:rFonts w:cstheme="minorBidi"/>
          <w:noProof/>
          <w:szCs w:val="28"/>
          <w:lang w:bidi="th-TH"/>
        </w:rPr>
      </w:pPr>
      <w:r w:rsidRPr="00862D5A">
        <w:fldChar w:fldCharType="begin"/>
      </w:r>
      <w:r w:rsidRPr="00862D5A">
        <w:instrText xml:space="preserve"> HYPERLINK \l "_Toc495780407" </w:instrText>
      </w:r>
      <w:r w:rsidRPr="00862D5A">
        <w:rPr>
          <w:noProof/>
        </w:rPr>
        <w:fldChar w:fldCharType="separate"/>
      </w:r>
      <w:r w:rsidR="00AB622E" w:rsidRPr="00862D5A">
        <w:rPr>
          <w:rStyle w:val="Hyperlink"/>
          <w:rFonts w:ascii="Arial" w:hAnsi="Arial" w:cs="Arial"/>
          <w:noProof/>
          <w:rPrChange w:id="190" w:author="Shah Ashay" w:date="2018-04-16T13:46:00Z">
            <w:rPr>
              <w:rStyle w:val="Hyperlink"/>
              <w:noProof/>
            </w:rPr>
          </w:rPrChange>
        </w:rPr>
        <w:t>4.</w:t>
      </w:r>
      <w:r w:rsidR="00AB622E" w:rsidRPr="00862D5A">
        <w:rPr>
          <w:rFonts w:ascii="Arial" w:hAnsi="Arial" w:cs="Arial"/>
          <w:noProof/>
          <w:szCs w:val="28"/>
          <w:lang w:bidi="th-TH"/>
          <w:rPrChange w:id="191" w:author="Shah Ashay" w:date="2018-04-16T13:46:00Z">
            <w:rPr>
              <w:rFonts w:cstheme="minorBidi"/>
              <w:noProof/>
              <w:szCs w:val="28"/>
              <w:lang w:bidi="th-TH"/>
            </w:rPr>
          </w:rPrChange>
        </w:rPr>
        <w:tab/>
      </w:r>
      <w:r w:rsidR="00AB622E" w:rsidRPr="00862D5A">
        <w:rPr>
          <w:rStyle w:val="Hyperlink"/>
          <w:rFonts w:ascii="Arial" w:hAnsi="Arial" w:cs="Arial"/>
          <w:noProof/>
          <w:rPrChange w:id="192" w:author="Shah Ashay" w:date="2018-04-16T13:46:00Z">
            <w:rPr>
              <w:rStyle w:val="Hyperlink"/>
              <w:noProof/>
            </w:rPr>
          </w:rPrChange>
        </w:rPr>
        <w:t>Exceptions</w:t>
      </w:r>
      <w:r w:rsidR="00AB622E" w:rsidRPr="00862D5A">
        <w:rPr>
          <w:noProof/>
          <w:webHidden/>
        </w:rPr>
        <w:tab/>
      </w:r>
      <w:r w:rsidR="00AB622E" w:rsidRPr="00862D5A">
        <w:rPr>
          <w:noProof/>
          <w:webHidden/>
        </w:rPr>
        <w:fldChar w:fldCharType="begin"/>
      </w:r>
      <w:r w:rsidR="00AB622E" w:rsidRPr="00862D5A">
        <w:rPr>
          <w:noProof/>
          <w:webHidden/>
        </w:rPr>
        <w:instrText xml:space="preserve"> PAGEREF _Toc495780407 \h </w:instrText>
      </w:r>
      <w:r w:rsidR="00AB622E" w:rsidRPr="00862D5A">
        <w:rPr>
          <w:noProof/>
          <w:webHidden/>
        </w:rPr>
      </w:r>
      <w:r w:rsidR="00AB622E" w:rsidRPr="00862D5A">
        <w:rPr>
          <w:noProof/>
          <w:webHidden/>
        </w:rPr>
        <w:fldChar w:fldCharType="separate"/>
      </w:r>
      <w:r w:rsidR="00AB622E" w:rsidRPr="00862D5A">
        <w:rPr>
          <w:noProof/>
          <w:webHidden/>
        </w:rPr>
        <w:t>10</w:t>
      </w:r>
      <w:r w:rsidR="00AB622E" w:rsidRPr="00862D5A">
        <w:rPr>
          <w:noProof/>
          <w:webHidden/>
        </w:rPr>
        <w:fldChar w:fldCharType="end"/>
      </w:r>
      <w:r w:rsidRPr="00862D5A">
        <w:rPr>
          <w:noProof/>
        </w:rPr>
        <w:fldChar w:fldCharType="end"/>
      </w:r>
    </w:p>
    <w:p w14:paraId="421A5B1F" w14:textId="51D7A72A" w:rsidR="00AB622E" w:rsidRPr="00862D5A" w:rsidRDefault="000B2101" w:rsidP="00B06ED1">
      <w:pPr>
        <w:pStyle w:val="TOC2"/>
        <w:rPr>
          <w:rFonts w:eastAsiaTheme="minorEastAsia" w:cstheme="minorBidi"/>
          <w:szCs w:val="28"/>
          <w:lang w:bidi="th-TH"/>
        </w:rPr>
      </w:pPr>
      <w:r w:rsidRPr="00862D5A">
        <w:fldChar w:fldCharType="begin"/>
      </w:r>
      <w:r w:rsidRPr="00862D5A">
        <w:instrText xml:space="preserve"> HYPERLINK \l "_Toc495780408" </w:instrText>
      </w:r>
      <w:r w:rsidRPr="00862D5A">
        <w:fldChar w:fldCharType="separate"/>
      </w:r>
      <w:r w:rsidR="00AB622E" w:rsidRPr="00862D5A">
        <w:rPr>
          <w:rStyle w:val="Hyperlink"/>
          <w:rFonts w:ascii="Arial" w:hAnsi="Arial" w:cs="Arial"/>
          <w:rPrChange w:id="193" w:author="Shah Ashay" w:date="2018-04-16T13:47:00Z">
            <w:rPr>
              <w:rStyle w:val="Hyperlink"/>
            </w:rPr>
          </w:rPrChange>
        </w:rPr>
        <w:t>4.1</w:t>
      </w:r>
      <w:r w:rsidR="00AB622E" w:rsidRPr="00862D5A">
        <w:rPr>
          <w:rFonts w:ascii="Arial" w:eastAsiaTheme="minorEastAsia" w:hAnsi="Arial" w:cs="Arial"/>
          <w:szCs w:val="28"/>
          <w:lang w:bidi="th-TH"/>
          <w:rPrChange w:id="194" w:author="Shah Ashay" w:date="2018-04-16T13:47:00Z">
            <w:rPr>
              <w:rFonts w:eastAsiaTheme="minorEastAsia" w:cstheme="minorBidi"/>
              <w:szCs w:val="28"/>
              <w:lang w:bidi="th-TH"/>
            </w:rPr>
          </w:rPrChange>
        </w:rPr>
        <w:tab/>
      </w:r>
      <w:r w:rsidR="00AB622E" w:rsidRPr="00862D5A">
        <w:rPr>
          <w:rStyle w:val="Hyperlink"/>
          <w:rFonts w:ascii="Arial" w:hAnsi="Arial" w:cs="Arial"/>
          <w:rPrChange w:id="195" w:author="Shah Ashay" w:date="2018-04-16T13:47:00Z">
            <w:rPr>
              <w:rStyle w:val="Hyperlink"/>
            </w:rPr>
          </w:rPrChange>
        </w:rPr>
        <w:t>List of Common Issues/Errors</w:t>
      </w:r>
      <w:r w:rsidR="00AB622E" w:rsidRPr="00862D5A">
        <w:rPr>
          <w:webHidden/>
        </w:rPr>
        <w:tab/>
      </w:r>
      <w:r w:rsidR="00AB622E" w:rsidRPr="00862D5A">
        <w:rPr>
          <w:webHidden/>
        </w:rPr>
        <w:fldChar w:fldCharType="begin"/>
      </w:r>
      <w:r w:rsidR="00AB622E" w:rsidRPr="00862D5A">
        <w:rPr>
          <w:webHidden/>
        </w:rPr>
        <w:instrText xml:space="preserve"> PAGEREF _Toc495780408 \h </w:instrText>
      </w:r>
      <w:r w:rsidR="00AB622E" w:rsidRPr="00862D5A">
        <w:rPr>
          <w:webHidden/>
        </w:rPr>
      </w:r>
      <w:r w:rsidR="00AB622E" w:rsidRPr="00862D5A">
        <w:rPr>
          <w:webHidden/>
        </w:rPr>
        <w:fldChar w:fldCharType="separate"/>
      </w:r>
      <w:r w:rsidR="00AB622E" w:rsidRPr="00862D5A">
        <w:rPr>
          <w:webHidden/>
        </w:rPr>
        <w:t>10</w:t>
      </w:r>
      <w:r w:rsidR="00AB622E" w:rsidRPr="00862D5A">
        <w:rPr>
          <w:webHidden/>
        </w:rPr>
        <w:fldChar w:fldCharType="end"/>
      </w:r>
      <w:r w:rsidRPr="00862D5A">
        <w:fldChar w:fldCharType="end"/>
      </w:r>
    </w:p>
    <w:p w14:paraId="0BAA3779" w14:textId="2B700591" w:rsidR="004D61A0" w:rsidRPr="005342C8" w:rsidRDefault="00006EC4" w:rsidP="007B38EE">
      <w:pPr>
        <w:pStyle w:val="TOC1"/>
        <w:spacing w:before="120"/>
        <w:rPr>
          <w:rFonts w:ascii="Arial" w:hAnsi="Arial" w:cs="Arial"/>
          <w:noProof/>
        </w:rPr>
        <w:sectPr w:rsidR="004D61A0" w:rsidRPr="005342C8">
          <w:pgSz w:w="12240" w:h="15840" w:code="1"/>
          <w:pgMar w:top="1440" w:right="1440" w:bottom="720" w:left="1440" w:header="720" w:footer="720" w:gutter="0"/>
          <w:pgNumType w:fmt="lowerRoman"/>
          <w:cols w:space="720"/>
          <w:docGrid w:linePitch="360"/>
        </w:sectPr>
      </w:pPr>
      <w:r w:rsidRPr="00BB4996">
        <w:rPr>
          <w:rFonts w:ascii="Arial" w:hAnsi="Arial" w:cs="Arial"/>
        </w:rPr>
        <w:fldChar w:fldCharType="end"/>
      </w:r>
    </w:p>
    <w:p w14:paraId="0BAA377A" w14:textId="77777777" w:rsidR="00447470" w:rsidRPr="005342C8" w:rsidRDefault="00447470" w:rsidP="00447470">
      <w:pPr>
        <w:pStyle w:val="Heading1"/>
      </w:pPr>
      <w:bookmarkStart w:id="196" w:name="_Toc495780402"/>
      <w:r w:rsidRPr="005342C8">
        <w:lastRenderedPageBreak/>
        <w:t>Use Case Information</w:t>
      </w:r>
      <w:bookmarkEnd w:id="196"/>
    </w:p>
    <w:p w14:paraId="0BAA377B" w14:textId="77777777" w:rsidR="00447470" w:rsidRPr="005342C8" w:rsidRDefault="00447470" w:rsidP="0044747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97" w:author="Shah Ashay" w:date="2018-04-16T13:47: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2876"/>
        <w:gridCol w:w="6474"/>
        <w:tblGridChange w:id="198">
          <w:tblGrid>
            <w:gridCol w:w="230"/>
            <w:gridCol w:w="2646"/>
            <w:gridCol w:w="234"/>
            <w:gridCol w:w="6240"/>
            <w:gridCol w:w="240"/>
          </w:tblGrid>
        </w:tblGridChange>
      </w:tblGrid>
      <w:tr w:rsidR="00447470" w:rsidRPr="005342C8" w14:paraId="0BAA377E" w14:textId="77777777" w:rsidTr="00862D5A">
        <w:trPr>
          <w:cantSplit/>
          <w:trPrChange w:id="199" w:author="Shah Ashay" w:date="2018-04-16T13:47:00Z">
            <w:trPr>
              <w:gridBefore w:val="1"/>
              <w:cantSplit/>
            </w:trPr>
          </w:trPrChange>
        </w:trPr>
        <w:tc>
          <w:tcPr>
            <w:tcW w:w="1538" w:type="pct"/>
            <w:shd w:val="clear" w:color="auto" w:fill="C6D9F1" w:themeFill="text2" w:themeFillTint="33"/>
            <w:vAlign w:val="center"/>
            <w:tcPrChange w:id="200" w:author="Shah Ashay" w:date="2018-04-16T13:47:00Z">
              <w:tcPr>
                <w:tcW w:w="2880" w:type="dxa"/>
                <w:gridSpan w:val="2"/>
                <w:shd w:val="clear" w:color="auto" w:fill="C6D9F1" w:themeFill="text2" w:themeFillTint="33"/>
              </w:tcPr>
            </w:tcPrChange>
          </w:tcPr>
          <w:p w14:paraId="0BAA377C" w14:textId="77777777" w:rsidR="00447470" w:rsidRPr="005342C8" w:rsidRDefault="00447470" w:rsidP="00862D5A">
            <w:pPr>
              <w:pStyle w:val="TableText"/>
              <w:keepNext/>
              <w:keepLines/>
              <w:rPr>
                <w:rFonts w:cs="Arial"/>
                <w:b/>
                <w:sz w:val="20"/>
                <w:szCs w:val="20"/>
              </w:rPr>
            </w:pPr>
            <w:r w:rsidRPr="005342C8">
              <w:rPr>
                <w:rFonts w:cs="Arial"/>
                <w:b/>
                <w:sz w:val="20"/>
                <w:szCs w:val="20"/>
              </w:rPr>
              <w:t>Use Case Number and Name</w:t>
            </w:r>
          </w:p>
        </w:tc>
        <w:tc>
          <w:tcPr>
            <w:tcW w:w="3462" w:type="pct"/>
            <w:vAlign w:val="center"/>
            <w:tcPrChange w:id="201" w:author="Shah Ashay" w:date="2018-04-16T13:47:00Z">
              <w:tcPr>
                <w:tcW w:w="6480" w:type="dxa"/>
                <w:gridSpan w:val="2"/>
              </w:tcPr>
            </w:tcPrChange>
          </w:tcPr>
          <w:p w14:paraId="0BAA377D" w14:textId="74410BFA" w:rsidR="00447470" w:rsidRPr="005342C8" w:rsidRDefault="00CD0B64">
            <w:pPr>
              <w:keepNext/>
              <w:keepLines/>
              <w:spacing w:after="120"/>
              <w:rPr>
                <w:rFonts w:cs="Arial"/>
                <w:color w:val="000000" w:themeColor="text1"/>
                <w:sz w:val="20"/>
                <w:szCs w:val="20"/>
              </w:rPr>
            </w:pPr>
            <w:r w:rsidRPr="005342C8">
              <w:rPr>
                <w:rFonts w:cs="Arial"/>
                <w:color w:val="000000" w:themeColor="text1"/>
                <w:sz w:val="20"/>
                <w:szCs w:val="20"/>
              </w:rPr>
              <w:t>EC_</w:t>
            </w:r>
            <w:del w:id="202" w:author="Batra Yogesh (EXT)" w:date="2018-04-13T16:30:00Z">
              <w:r w:rsidRPr="005342C8" w:rsidDel="00BB4996">
                <w:rPr>
                  <w:rFonts w:cs="Arial"/>
                  <w:color w:val="000000" w:themeColor="text1"/>
                  <w:sz w:val="20"/>
                  <w:szCs w:val="20"/>
                </w:rPr>
                <w:delText>09_3</w:delText>
              </w:r>
            </w:del>
            <w:ins w:id="203" w:author="Batra Yogesh (EXT)" w:date="2018-04-13T16:30:00Z">
              <w:r w:rsidR="00BB4996">
                <w:rPr>
                  <w:rFonts w:cs="Arial"/>
                  <w:color w:val="000000" w:themeColor="text1"/>
                  <w:sz w:val="20"/>
                  <w:szCs w:val="20"/>
                </w:rPr>
                <w:t>1</w:t>
              </w:r>
            </w:ins>
            <w:ins w:id="204" w:author="Kiran Madasu" w:date="2021-06-08T10:06:00Z">
              <w:r w:rsidR="00CC5C12">
                <w:rPr>
                  <w:rFonts w:cs="Arial"/>
                  <w:color w:val="000000" w:themeColor="text1"/>
                  <w:sz w:val="20"/>
                  <w:szCs w:val="20"/>
                </w:rPr>
                <w:t>2</w:t>
              </w:r>
            </w:ins>
            <w:ins w:id="205" w:author="Batra Yogesh (EXT)" w:date="2018-04-13T16:30:00Z">
              <w:del w:id="206" w:author="Kiran Madasu" w:date="2021-06-08T10:06:00Z">
                <w:r w:rsidR="00BB4996" w:rsidDel="00CC5C12">
                  <w:rPr>
                    <w:rFonts w:cs="Arial"/>
                    <w:color w:val="000000" w:themeColor="text1"/>
                    <w:sz w:val="20"/>
                    <w:szCs w:val="20"/>
                  </w:rPr>
                  <w:delText>1</w:delText>
                </w:r>
              </w:del>
              <w:r w:rsidR="00BB4996">
                <w:rPr>
                  <w:rFonts w:cs="Arial"/>
                  <w:color w:val="000000" w:themeColor="text1"/>
                  <w:sz w:val="20"/>
                  <w:szCs w:val="20"/>
                </w:rPr>
                <w:t>_2</w:t>
              </w:r>
            </w:ins>
            <w:r w:rsidRPr="005342C8">
              <w:rPr>
                <w:rFonts w:cs="Arial"/>
                <w:color w:val="000000" w:themeColor="text1"/>
                <w:sz w:val="20"/>
                <w:szCs w:val="20"/>
              </w:rPr>
              <w:t>_BKK_UC01_</w:t>
            </w:r>
            <w:r w:rsidR="00942484" w:rsidRPr="005342C8">
              <w:rPr>
                <w:rFonts w:cs="Arial"/>
                <w:color w:val="000000" w:themeColor="text1"/>
                <w:sz w:val="20"/>
                <w:szCs w:val="20"/>
              </w:rPr>
              <w:t>Injection</w:t>
            </w:r>
            <w:r w:rsidRPr="005342C8">
              <w:rPr>
                <w:rFonts w:cs="Arial"/>
                <w:color w:val="000000" w:themeColor="text1"/>
                <w:sz w:val="20"/>
                <w:szCs w:val="20"/>
              </w:rPr>
              <w:t xml:space="preserve"> Well Status</w:t>
            </w:r>
          </w:p>
        </w:tc>
      </w:tr>
      <w:tr w:rsidR="00447470" w:rsidRPr="005342C8" w14:paraId="0BAA3781" w14:textId="77777777" w:rsidTr="00862D5A">
        <w:trPr>
          <w:cantSplit/>
          <w:trPrChange w:id="207" w:author="Shah Ashay" w:date="2018-04-16T13:47:00Z">
            <w:trPr>
              <w:gridBefore w:val="1"/>
              <w:cantSplit/>
            </w:trPr>
          </w:trPrChange>
        </w:trPr>
        <w:tc>
          <w:tcPr>
            <w:tcW w:w="1538" w:type="pct"/>
            <w:shd w:val="clear" w:color="auto" w:fill="C6D9F1" w:themeFill="text2" w:themeFillTint="33"/>
            <w:vAlign w:val="center"/>
            <w:tcPrChange w:id="208" w:author="Shah Ashay" w:date="2018-04-16T13:47:00Z">
              <w:tcPr>
                <w:tcW w:w="2880" w:type="dxa"/>
                <w:gridSpan w:val="2"/>
                <w:shd w:val="clear" w:color="auto" w:fill="C6D9F1" w:themeFill="text2" w:themeFillTint="33"/>
              </w:tcPr>
            </w:tcPrChange>
          </w:tcPr>
          <w:p w14:paraId="0BAA377F" w14:textId="77777777" w:rsidR="00447470" w:rsidRPr="005342C8" w:rsidRDefault="00447470" w:rsidP="00862D5A">
            <w:pPr>
              <w:pStyle w:val="TableText"/>
              <w:keepNext/>
              <w:keepLines/>
              <w:rPr>
                <w:rFonts w:cs="Arial"/>
                <w:b/>
                <w:sz w:val="20"/>
                <w:szCs w:val="20"/>
              </w:rPr>
            </w:pPr>
            <w:r w:rsidRPr="005342C8">
              <w:rPr>
                <w:rFonts w:cs="Arial"/>
                <w:b/>
                <w:sz w:val="20"/>
                <w:szCs w:val="20"/>
              </w:rPr>
              <w:t>Brief Description</w:t>
            </w:r>
          </w:p>
        </w:tc>
        <w:tc>
          <w:tcPr>
            <w:tcW w:w="3462" w:type="pct"/>
            <w:vAlign w:val="center"/>
            <w:tcPrChange w:id="209" w:author="Shah Ashay" w:date="2018-04-16T13:47:00Z">
              <w:tcPr>
                <w:tcW w:w="6480" w:type="dxa"/>
                <w:gridSpan w:val="2"/>
              </w:tcPr>
            </w:tcPrChange>
          </w:tcPr>
          <w:p w14:paraId="0BAA3780" w14:textId="6B76AEBF" w:rsidR="006C4FE4" w:rsidRPr="005342C8" w:rsidRDefault="00942484">
            <w:pPr>
              <w:keepNext/>
              <w:keepLines/>
              <w:spacing w:after="120"/>
              <w:rPr>
                <w:rFonts w:cs="Arial"/>
                <w:color w:val="000000" w:themeColor="text1"/>
                <w:sz w:val="20"/>
                <w:szCs w:val="20"/>
              </w:rPr>
            </w:pPr>
            <w:r w:rsidRPr="005342C8">
              <w:rPr>
                <w:rFonts w:cs="Arial"/>
                <w:color w:val="000000" w:themeColor="text1"/>
                <w:sz w:val="20"/>
                <w:szCs w:val="20"/>
              </w:rPr>
              <w:t>An injection well’s status will change several times over the course of the well’s history.  Injection well status includes injection type and well status.  The well status fields must be set correctly in order to allow or disallow well data entry.</w:t>
            </w:r>
            <w:r w:rsidRPr="005342C8">
              <w:rPr>
                <w:rFonts w:cs="Arial"/>
                <w:color w:val="000000" w:themeColor="text1"/>
                <w:sz w:val="20"/>
                <w:szCs w:val="20"/>
              </w:rPr>
              <w:br/>
              <w:t xml:space="preserve">This will ensure that injection data can only be entered on the gas or water injection screens at the appropriate time.  </w:t>
            </w:r>
          </w:p>
        </w:tc>
      </w:tr>
      <w:tr w:rsidR="00447470" w:rsidRPr="005342C8" w14:paraId="0BAA3785" w14:textId="77777777" w:rsidTr="00862D5A">
        <w:trPr>
          <w:cantSplit/>
          <w:trHeight w:val="881"/>
          <w:trPrChange w:id="210" w:author="Shah Ashay" w:date="2018-04-16T13:47:00Z">
            <w:trPr>
              <w:gridBefore w:val="1"/>
              <w:cantSplit/>
              <w:trHeight w:val="881"/>
            </w:trPr>
          </w:trPrChange>
        </w:trPr>
        <w:tc>
          <w:tcPr>
            <w:tcW w:w="1538" w:type="pct"/>
            <w:shd w:val="clear" w:color="auto" w:fill="C6D9F1" w:themeFill="text2" w:themeFillTint="33"/>
            <w:vAlign w:val="center"/>
            <w:tcPrChange w:id="211" w:author="Shah Ashay" w:date="2018-04-16T13:47:00Z">
              <w:tcPr>
                <w:tcW w:w="2880" w:type="dxa"/>
                <w:gridSpan w:val="2"/>
                <w:shd w:val="clear" w:color="auto" w:fill="C6D9F1" w:themeFill="text2" w:themeFillTint="33"/>
              </w:tcPr>
            </w:tcPrChange>
          </w:tcPr>
          <w:p w14:paraId="0BAA3782" w14:textId="77777777" w:rsidR="00447470" w:rsidRPr="005342C8" w:rsidRDefault="00447470" w:rsidP="00862D5A">
            <w:pPr>
              <w:pStyle w:val="TableText"/>
              <w:keepNext/>
              <w:keepLines/>
              <w:rPr>
                <w:rFonts w:cs="Arial"/>
                <w:b/>
                <w:sz w:val="20"/>
                <w:szCs w:val="20"/>
              </w:rPr>
            </w:pPr>
            <w:r w:rsidRPr="005342C8">
              <w:rPr>
                <w:rFonts w:cs="Arial"/>
                <w:b/>
                <w:sz w:val="20"/>
                <w:szCs w:val="20"/>
              </w:rPr>
              <w:t>Related Use Cases</w:t>
            </w:r>
          </w:p>
        </w:tc>
        <w:tc>
          <w:tcPr>
            <w:tcW w:w="3462" w:type="pct"/>
            <w:vAlign w:val="center"/>
            <w:tcPrChange w:id="212" w:author="Shah Ashay" w:date="2018-04-16T13:47:00Z">
              <w:tcPr>
                <w:tcW w:w="6480" w:type="dxa"/>
                <w:gridSpan w:val="2"/>
              </w:tcPr>
            </w:tcPrChange>
          </w:tcPr>
          <w:p w14:paraId="392A7405" w14:textId="6E1E45F3" w:rsidR="00942484" w:rsidRPr="005342C8" w:rsidRDefault="00942484" w:rsidP="00862D5A">
            <w:pPr>
              <w:pStyle w:val="Heading3"/>
              <w:numPr>
                <w:ilvl w:val="0"/>
                <w:numId w:val="21"/>
              </w:numPr>
              <w:rPr>
                <w:color w:val="000000" w:themeColor="text1"/>
                <w:rPrChange w:id="213" w:author="Batra Yogesh (EXT)" w:date="2018-04-13T12:22:00Z">
                  <w:rPr>
                    <w:rFonts w:ascii="Century Gothic" w:hAnsi="Century Gothic"/>
                    <w:color w:val="000000" w:themeColor="text1"/>
                  </w:rPr>
                </w:rPrChange>
              </w:rPr>
            </w:pPr>
            <w:r w:rsidRPr="005342C8">
              <w:rPr>
                <w:color w:val="000000" w:themeColor="text1"/>
                <w:rPrChange w:id="214" w:author="Batra Yogesh (EXT)" w:date="2018-04-13T12:22:00Z">
                  <w:rPr>
                    <w:rFonts w:ascii="Century Gothic" w:hAnsi="Century Gothic"/>
                    <w:color w:val="000000" w:themeColor="text1"/>
                  </w:rPr>
                </w:rPrChange>
              </w:rPr>
              <w:t>Water Injection Stream</w:t>
            </w:r>
          </w:p>
          <w:p w14:paraId="36A96B87" w14:textId="122D75E3" w:rsidR="00942484" w:rsidRPr="005342C8" w:rsidRDefault="00942484">
            <w:pPr>
              <w:pStyle w:val="Heading3"/>
              <w:numPr>
                <w:ilvl w:val="0"/>
                <w:numId w:val="21"/>
              </w:numPr>
              <w:rPr>
                <w:color w:val="000000" w:themeColor="text1"/>
                <w:rPrChange w:id="215" w:author="Batra Yogesh (EXT)" w:date="2018-04-13T12:22:00Z">
                  <w:rPr>
                    <w:rFonts w:ascii="Century Gothic" w:hAnsi="Century Gothic"/>
                    <w:color w:val="000000" w:themeColor="text1"/>
                  </w:rPr>
                </w:rPrChange>
              </w:rPr>
            </w:pPr>
            <w:r w:rsidRPr="005342C8">
              <w:rPr>
                <w:color w:val="000000" w:themeColor="text1"/>
                <w:rPrChange w:id="216" w:author="Batra Yogesh (EXT)" w:date="2018-04-13T12:22:00Z">
                  <w:rPr>
                    <w:rFonts w:ascii="Century Gothic" w:hAnsi="Century Gothic"/>
                    <w:color w:val="000000" w:themeColor="text1"/>
                  </w:rPr>
                </w:rPrChange>
              </w:rPr>
              <w:t>Water Injection Well Data</w:t>
            </w:r>
          </w:p>
          <w:p w14:paraId="0BAA3784" w14:textId="62D71EC7" w:rsidR="00150681" w:rsidRPr="005342C8" w:rsidRDefault="00150681">
            <w:pPr>
              <w:keepNext/>
              <w:keepLines/>
              <w:rPr>
                <w:rFonts w:cs="Arial"/>
                <w:color w:val="000000" w:themeColor="text1"/>
                <w:sz w:val="20"/>
                <w:szCs w:val="20"/>
              </w:rPr>
            </w:pPr>
          </w:p>
        </w:tc>
      </w:tr>
      <w:tr w:rsidR="00726BBA" w:rsidRPr="005342C8" w14:paraId="786CE4E0" w14:textId="77777777" w:rsidTr="00862D5A">
        <w:trPr>
          <w:cantSplit/>
          <w:trHeight w:val="881"/>
          <w:trPrChange w:id="217" w:author="Shah Ashay" w:date="2018-04-16T13:47:00Z">
            <w:trPr>
              <w:gridBefore w:val="1"/>
              <w:cantSplit/>
              <w:trHeight w:val="881"/>
            </w:trPr>
          </w:trPrChange>
        </w:trPr>
        <w:tc>
          <w:tcPr>
            <w:tcW w:w="1538" w:type="pct"/>
            <w:shd w:val="clear" w:color="auto" w:fill="C6D9F1" w:themeFill="text2" w:themeFillTint="33"/>
            <w:vAlign w:val="center"/>
            <w:tcPrChange w:id="218" w:author="Shah Ashay" w:date="2018-04-16T13:47:00Z">
              <w:tcPr>
                <w:tcW w:w="2880" w:type="dxa"/>
                <w:gridSpan w:val="2"/>
                <w:shd w:val="clear" w:color="auto" w:fill="C6D9F1" w:themeFill="text2" w:themeFillTint="33"/>
              </w:tcPr>
            </w:tcPrChange>
          </w:tcPr>
          <w:p w14:paraId="44594FF9" w14:textId="0C92EA69" w:rsidR="00726BBA" w:rsidRPr="005342C8" w:rsidRDefault="00726BBA" w:rsidP="00862D5A">
            <w:pPr>
              <w:pStyle w:val="TableText"/>
              <w:keepNext/>
              <w:keepLines/>
              <w:rPr>
                <w:rFonts w:cs="Arial"/>
                <w:b/>
                <w:sz w:val="20"/>
                <w:szCs w:val="20"/>
              </w:rPr>
            </w:pPr>
            <w:r w:rsidRPr="005342C8">
              <w:rPr>
                <w:rFonts w:cs="Arial"/>
                <w:b/>
                <w:sz w:val="20"/>
                <w:szCs w:val="20"/>
              </w:rPr>
              <w:t>EC Business Functions</w:t>
            </w:r>
          </w:p>
        </w:tc>
        <w:tc>
          <w:tcPr>
            <w:tcW w:w="3462" w:type="pct"/>
            <w:vAlign w:val="center"/>
            <w:tcPrChange w:id="219" w:author="Shah Ashay" w:date="2018-04-16T13:47:00Z">
              <w:tcPr>
                <w:tcW w:w="6480" w:type="dxa"/>
                <w:gridSpan w:val="2"/>
              </w:tcPr>
            </w:tcPrChange>
          </w:tcPr>
          <w:p w14:paraId="315DD97A" w14:textId="285B52F3" w:rsidR="00726BBA" w:rsidRPr="005342C8" w:rsidRDefault="006E3CBB">
            <w:pPr>
              <w:pStyle w:val="ListParagraph"/>
              <w:keepNext/>
              <w:keepLines/>
              <w:numPr>
                <w:ilvl w:val="0"/>
                <w:numId w:val="9"/>
              </w:numPr>
              <w:rPr>
                <w:rFonts w:cs="Arial"/>
                <w:color w:val="000000" w:themeColor="text1"/>
                <w:sz w:val="20"/>
                <w:szCs w:val="20"/>
              </w:rPr>
            </w:pPr>
            <w:r w:rsidRPr="005342C8">
              <w:rPr>
                <w:rFonts w:cs="Arial"/>
                <w:color w:val="000000" w:themeColor="text1"/>
                <w:sz w:val="20"/>
                <w:szCs w:val="20"/>
              </w:rPr>
              <w:t xml:space="preserve">BF – MAINTAIN </w:t>
            </w:r>
            <w:del w:id="220" w:author="Prakash Atul (Ext)" w:date="2018-03-27T15:47:00Z">
              <w:r w:rsidRPr="005342C8" w:rsidDel="002D30AA">
                <w:rPr>
                  <w:rFonts w:cs="Arial"/>
                  <w:color w:val="000000" w:themeColor="text1"/>
                  <w:sz w:val="20"/>
                  <w:szCs w:val="20"/>
                </w:rPr>
                <w:delText xml:space="preserve">PRODUCTION </w:delText>
              </w:r>
            </w:del>
            <w:ins w:id="221" w:author="Prakash Atul (Ext)" w:date="2018-03-27T15:47:00Z">
              <w:r w:rsidR="002D30AA" w:rsidRPr="005342C8">
                <w:rPr>
                  <w:rFonts w:cs="Arial"/>
                  <w:color w:val="000000" w:themeColor="text1"/>
                  <w:sz w:val="20"/>
                  <w:szCs w:val="20"/>
                </w:rPr>
                <w:t xml:space="preserve">INJECTION </w:t>
              </w:r>
            </w:ins>
            <w:r w:rsidRPr="005342C8">
              <w:rPr>
                <w:rFonts w:cs="Arial"/>
                <w:color w:val="000000" w:themeColor="text1"/>
                <w:sz w:val="20"/>
                <w:szCs w:val="20"/>
              </w:rPr>
              <w:t>WELL STATUS (WR.000</w:t>
            </w:r>
            <w:ins w:id="222" w:author="Prakash Atul (Ext)" w:date="2018-03-27T15:47:00Z">
              <w:r w:rsidR="002D30AA" w:rsidRPr="005342C8">
                <w:rPr>
                  <w:rFonts w:cs="Arial"/>
                  <w:color w:val="000000" w:themeColor="text1"/>
                  <w:sz w:val="20"/>
                  <w:szCs w:val="20"/>
                </w:rPr>
                <w:t>5</w:t>
              </w:r>
            </w:ins>
            <w:del w:id="223" w:author="Prakash Atul (Ext)" w:date="2018-03-27T15:47:00Z">
              <w:r w:rsidRPr="005342C8" w:rsidDel="002D30AA">
                <w:rPr>
                  <w:rFonts w:cs="Arial"/>
                  <w:color w:val="000000" w:themeColor="text1"/>
                  <w:sz w:val="20"/>
                  <w:szCs w:val="20"/>
                </w:rPr>
                <w:delText>4</w:delText>
              </w:r>
            </w:del>
            <w:r w:rsidRPr="005342C8">
              <w:rPr>
                <w:rFonts w:cs="Arial"/>
                <w:color w:val="000000" w:themeColor="text1"/>
                <w:sz w:val="20"/>
                <w:szCs w:val="20"/>
              </w:rPr>
              <w:t>)</w:t>
            </w:r>
          </w:p>
        </w:tc>
      </w:tr>
      <w:tr w:rsidR="005759A5" w:rsidRPr="005342C8" w14:paraId="751B356C" w14:textId="77777777" w:rsidTr="00862D5A">
        <w:trPr>
          <w:cantSplit/>
          <w:trHeight w:val="881"/>
          <w:ins w:id="224" w:author="Lopez, Jennifer" w:date="2017-11-09T11:14:00Z"/>
          <w:trPrChange w:id="225" w:author="Shah Ashay" w:date="2018-04-16T13:47:00Z">
            <w:trPr>
              <w:gridBefore w:val="1"/>
              <w:cantSplit/>
              <w:trHeight w:val="881"/>
            </w:trPr>
          </w:trPrChange>
        </w:trPr>
        <w:tc>
          <w:tcPr>
            <w:tcW w:w="1538" w:type="pct"/>
            <w:shd w:val="clear" w:color="auto" w:fill="C6D9F1" w:themeFill="text2" w:themeFillTint="33"/>
            <w:vAlign w:val="center"/>
            <w:tcPrChange w:id="226" w:author="Shah Ashay" w:date="2018-04-16T13:47:00Z">
              <w:tcPr>
                <w:tcW w:w="2880" w:type="dxa"/>
                <w:gridSpan w:val="2"/>
                <w:shd w:val="clear" w:color="auto" w:fill="C6D9F1" w:themeFill="text2" w:themeFillTint="33"/>
              </w:tcPr>
            </w:tcPrChange>
          </w:tcPr>
          <w:p w14:paraId="02415555" w14:textId="77777777" w:rsidR="005759A5" w:rsidRPr="005342C8" w:rsidRDefault="005759A5" w:rsidP="00862D5A">
            <w:pPr>
              <w:pStyle w:val="TableText"/>
              <w:keepNext/>
              <w:keepLines/>
              <w:rPr>
                <w:ins w:id="227" w:author="Lopez, Jennifer" w:date="2017-11-09T11:14:00Z"/>
                <w:rFonts w:cs="Arial"/>
                <w:b/>
                <w:sz w:val="20"/>
                <w:szCs w:val="20"/>
              </w:rPr>
            </w:pPr>
            <w:ins w:id="228" w:author="Lopez, Jennifer" w:date="2017-11-09T11:14:00Z">
              <w:r w:rsidRPr="005342C8">
                <w:rPr>
                  <w:rFonts w:cs="Arial"/>
                  <w:b/>
                  <w:sz w:val="20"/>
                  <w:szCs w:val="20"/>
                </w:rPr>
                <w:t>EC Roles</w:t>
              </w:r>
            </w:ins>
          </w:p>
          <w:p w14:paraId="6DF059F2" w14:textId="77524EEF" w:rsidR="005759A5" w:rsidRPr="005342C8" w:rsidRDefault="005759A5" w:rsidP="00862D5A">
            <w:pPr>
              <w:pStyle w:val="TableText"/>
              <w:keepNext/>
              <w:keepLines/>
              <w:rPr>
                <w:ins w:id="229" w:author="Lopez, Jennifer" w:date="2017-11-09T11:14:00Z"/>
                <w:rFonts w:cs="Arial"/>
                <w:sz w:val="20"/>
                <w:szCs w:val="20"/>
                <w:rPrChange w:id="230" w:author="Batra Yogesh (EXT)" w:date="2018-04-13T12:22:00Z">
                  <w:rPr>
                    <w:ins w:id="231" w:author="Lopez, Jennifer" w:date="2017-11-09T11:14:00Z"/>
                    <w:rFonts w:cs="Arial"/>
                    <w:b/>
                    <w:sz w:val="20"/>
                    <w:szCs w:val="20"/>
                  </w:rPr>
                </w:rPrChange>
              </w:rPr>
            </w:pPr>
            <w:ins w:id="232" w:author="Lopez, Jennifer" w:date="2017-11-09T11:14:00Z">
              <w:r w:rsidRPr="005342C8">
                <w:rPr>
                  <w:rFonts w:cs="Arial"/>
                  <w:sz w:val="20"/>
                  <w:szCs w:val="20"/>
                  <w:rPrChange w:id="233" w:author="Batra Yogesh (EXT)" w:date="2018-04-13T12:22:00Z">
                    <w:rPr>
                      <w:rFonts w:cs="Arial"/>
                      <w:b/>
                      <w:sz w:val="20"/>
                      <w:szCs w:val="20"/>
                    </w:rPr>
                  </w:rPrChange>
                </w:rPr>
                <w:t>(list all roles that may execute the Use Case)</w:t>
              </w:r>
            </w:ins>
          </w:p>
        </w:tc>
        <w:tc>
          <w:tcPr>
            <w:tcW w:w="3462" w:type="pct"/>
            <w:vAlign w:val="center"/>
            <w:tcPrChange w:id="234" w:author="Shah Ashay" w:date="2018-04-16T13:47:00Z">
              <w:tcPr>
                <w:tcW w:w="6480" w:type="dxa"/>
                <w:gridSpan w:val="2"/>
              </w:tcPr>
            </w:tcPrChange>
          </w:tcPr>
          <w:p w14:paraId="32948177" w14:textId="77777777" w:rsidR="00692AFA" w:rsidRPr="005342C8" w:rsidRDefault="00692AFA">
            <w:pPr>
              <w:pStyle w:val="ListParagraph"/>
              <w:keepNext/>
              <w:keepLines/>
              <w:numPr>
                <w:ilvl w:val="0"/>
                <w:numId w:val="9"/>
              </w:numPr>
              <w:rPr>
                <w:ins w:id="235" w:author="Wirasak Chomphu" w:date="2017-11-26T16:51:00Z"/>
                <w:rFonts w:cs="Arial"/>
                <w:color w:val="000000" w:themeColor="text1"/>
                <w:sz w:val="20"/>
                <w:szCs w:val="20"/>
              </w:rPr>
            </w:pPr>
            <w:ins w:id="236" w:author="Wirasak Chomphu" w:date="2017-11-26T16:51:00Z">
              <w:r w:rsidRPr="005342C8">
                <w:rPr>
                  <w:rFonts w:cs="Arial"/>
                  <w:color w:val="000000" w:themeColor="text1"/>
                  <w:sz w:val="20"/>
                  <w:szCs w:val="20"/>
                </w:rPr>
                <w:t>Roles can be able to execute this use case are as follows:</w:t>
              </w:r>
            </w:ins>
          </w:p>
          <w:p w14:paraId="06377E23" w14:textId="77777777" w:rsidR="00692AFA" w:rsidRPr="005342C8" w:rsidRDefault="00692AFA">
            <w:pPr>
              <w:pStyle w:val="ListParagraph"/>
              <w:keepNext/>
              <w:keepLines/>
              <w:numPr>
                <w:ilvl w:val="0"/>
                <w:numId w:val="9"/>
              </w:numPr>
              <w:rPr>
                <w:ins w:id="237" w:author="Wirasak Chomphu" w:date="2017-11-26T16:51:00Z"/>
                <w:rFonts w:cs="Arial"/>
                <w:color w:val="000000" w:themeColor="text1"/>
                <w:sz w:val="20"/>
                <w:szCs w:val="20"/>
              </w:rPr>
            </w:pPr>
            <w:ins w:id="238" w:author="Wirasak Chomphu" w:date="2017-11-26T16:51:00Z">
              <w:r w:rsidRPr="005342C8">
                <w:rPr>
                  <w:rFonts w:cs="Arial"/>
                  <w:color w:val="000000" w:themeColor="text1"/>
                  <w:sz w:val="20"/>
                  <w:szCs w:val="20"/>
                </w:rPr>
                <w:t>Erawan Administrator, Erawan Prod.Operator</w:t>
              </w:r>
            </w:ins>
          </w:p>
          <w:p w14:paraId="38B78FFA" w14:textId="77777777" w:rsidR="005759A5" w:rsidRPr="005342C8" w:rsidRDefault="005759A5">
            <w:pPr>
              <w:pStyle w:val="ListParagraph"/>
              <w:keepNext/>
              <w:keepLines/>
              <w:numPr>
                <w:ilvl w:val="0"/>
                <w:numId w:val="9"/>
              </w:numPr>
              <w:rPr>
                <w:ins w:id="239" w:author="Lopez, Jennifer" w:date="2017-11-09T11:14:00Z"/>
                <w:rFonts w:cs="Arial"/>
                <w:color w:val="000000" w:themeColor="text1"/>
                <w:sz w:val="20"/>
                <w:szCs w:val="20"/>
              </w:rPr>
            </w:pPr>
          </w:p>
        </w:tc>
      </w:tr>
      <w:tr w:rsidR="00D17537" w:rsidRPr="005342C8" w14:paraId="0BAA378E" w14:textId="77777777" w:rsidTr="00862D5A">
        <w:trPr>
          <w:cantSplit/>
          <w:trHeight w:val="1304"/>
          <w:trPrChange w:id="240" w:author="Shah Ashay" w:date="2018-04-16T13:47:00Z">
            <w:trPr>
              <w:gridBefore w:val="1"/>
              <w:cantSplit/>
            </w:trPr>
          </w:trPrChange>
        </w:trPr>
        <w:tc>
          <w:tcPr>
            <w:tcW w:w="1538" w:type="pct"/>
            <w:shd w:val="clear" w:color="auto" w:fill="C6D9F1" w:themeFill="text2" w:themeFillTint="33"/>
            <w:vAlign w:val="center"/>
            <w:tcPrChange w:id="241" w:author="Shah Ashay" w:date="2018-04-16T13:47:00Z">
              <w:tcPr>
                <w:tcW w:w="2880" w:type="dxa"/>
                <w:gridSpan w:val="2"/>
                <w:shd w:val="clear" w:color="auto" w:fill="C6D9F1" w:themeFill="text2" w:themeFillTint="33"/>
              </w:tcPr>
            </w:tcPrChange>
          </w:tcPr>
          <w:p w14:paraId="0BAA378A" w14:textId="77777777" w:rsidR="00D17537" w:rsidRPr="005342C8" w:rsidRDefault="00D17537" w:rsidP="00862D5A">
            <w:pPr>
              <w:pStyle w:val="TableText"/>
              <w:keepNext/>
              <w:keepLines/>
              <w:tabs>
                <w:tab w:val="left" w:pos="2490"/>
              </w:tabs>
              <w:spacing w:after="0"/>
              <w:rPr>
                <w:rFonts w:cs="Arial"/>
                <w:b/>
                <w:sz w:val="20"/>
                <w:szCs w:val="20"/>
              </w:rPr>
            </w:pPr>
            <w:r w:rsidRPr="005342C8">
              <w:rPr>
                <w:rFonts w:cs="Arial"/>
                <w:b/>
                <w:sz w:val="20"/>
                <w:szCs w:val="20"/>
              </w:rPr>
              <w:t>Prerequisites</w:t>
            </w:r>
          </w:p>
        </w:tc>
        <w:tc>
          <w:tcPr>
            <w:tcW w:w="3462" w:type="pct"/>
            <w:vAlign w:val="center"/>
            <w:tcPrChange w:id="242" w:author="Shah Ashay" w:date="2018-04-16T13:47:00Z">
              <w:tcPr>
                <w:tcW w:w="6480" w:type="dxa"/>
                <w:gridSpan w:val="2"/>
              </w:tcPr>
            </w:tcPrChange>
          </w:tcPr>
          <w:p w14:paraId="422C1B1D" w14:textId="76AE1BDC" w:rsidR="007977EB" w:rsidRPr="005342C8" w:rsidRDefault="00C20FBA">
            <w:pPr>
              <w:pStyle w:val="ListParagraph"/>
              <w:numPr>
                <w:ilvl w:val="0"/>
                <w:numId w:val="9"/>
              </w:numPr>
              <w:rPr>
                <w:rFonts w:cs="Arial"/>
                <w:color w:val="000000" w:themeColor="text1"/>
                <w:sz w:val="20"/>
                <w:szCs w:val="20"/>
              </w:rPr>
            </w:pPr>
            <w:r w:rsidRPr="005342C8">
              <w:rPr>
                <w:rFonts w:cs="Arial"/>
                <w:color w:val="000000" w:themeColor="text1"/>
                <w:sz w:val="20"/>
                <w:szCs w:val="20"/>
              </w:rPr>
              <w:t>Well is created</w:t>
            </w:r>
          </w:p>
          <w:p w14:paraId="106FB90A" w14:textId="185AFF13" w:rsidR="008206A7" w:rsidRPr="005342C8" w:rsidRDefault="008206A7">
            <w:pPr>
              <w:pStyle w:val="ListParagraph"/>
              <w:numPr>
                <w:ilvl w:val="0"/>
                <w:numId w:val="9"/>
              </w:numPr>
              <w:rPr>
                <w:rFonts w:cs="Arial"/>
                <w:color w:val="000000" w:themeColor="text1"/>
                <w:sz w:val="20"/>
                <w:szCs w:val="20"/>
              </w:rPr>
            </w:pPr>
            <w:r w:rsidRPr="005342C8">
              <w:rPr>
                <w:rFonts w:cs="Arial"/>
                <w:color w:val="000000" w:themeColor="text1"/>
                <w:sz w:val="20"/>
                <w:szCs w:val="20"/>
              </w:rPr>
              <w:t>EC Codes is set</w:t>
            </w:r>
          </w:p>
          <w:p w14:paraId="273C3755" w14:textId="77777777" w:rsidR="00942484" w:rsidRPr="005342C8" w:rsidRDefault="00942484">
            <w:pPr>
              <w:pStyle w:val="ListParagraph"/>
              <w:numPr>
                <w:ilvl w:val="0"/>
                <w:numId w:val="9"/>
              </w:numPr>
              <w:rPr>
                <w:rFonts w:cs="Arial"/>
                <w:color w:val="000000" w:themeColor="text1"/>
                <w:sz w:val="20"/>
                <w:szCs w:val="20"/>
              </w:rPr>
            </w:pPr>
            <w:r w:rsidRPr="005342C8">
              <w:rPr>
                <w:rFonts w:cs="Arial"/>
                <w:color w:val="000000" w:themeColor="text1"/>
                <w:sz w:val="20"/>
                <w:szCs w:val="20"/>
              </w:rPr>
              <w:t>User has permission to update Injection Well Status – History screen</w:t>
            </w:r>
          </w:p>
          <w:p w14:paraId="111B221B" w14:textId="383BE4BB" w:rsidR="00942484" w:rsidRPr="005342C8" w:rsidDel="00862D5A" w:rsidRDefault="00942484">
            <w:pPr>
              <w:pStyle w:val="ListParagraph"/>
              <w:numPr>
                <w:ilvl w:val="0"/>
                <w:numId w:val="9"/>
              </w:numPr>
              <w:rPr>
                <w:del w:id="243" w:author="Shah Ashay" w:date="2018-04-16T13:47:00Z"/>
                <w:rFonts w:cs="Arial"/>
                <w:color w:val="000000" w:themeColor="text1"/>
                <w:sz w:val="20"/>
                <w:szCs w:val="20"/>
              </w:rPr>
            </w:pPr>
            <w:r w:rsidRPr="005342C8">
              <w:rPr>
                <w:rFonts w:cs="Arial"/>
                <w:color w:val="000000" w:themeColor="text1"/>
                <w:sz w:val="20"/>
                <w:szCs w:val="20"/>
              </w:rPr>
              <w:t>Injection well set up must be complete</w:t>
            </w:r>
            <w:ins w:id="244" w:author="Shah Ashay" w:date="2018-04-16T13:47:00Z">
              <w:r w:rsidR="00862D5A">
                <w:rPr>
                  <w:rFonts w:cs="Arial"/>
                  <w:color w:val="000000" w:themeColor="text1"/>
                  <w:sz w:val="20"/>
                  <w:szCs w:val="20"/>
                </w:rPr>
                <w:t xml:space="preserve"> </w:t>
              </w:r>
            </w:ins>
          </w:p>
          <w:p w14:paraId="75F84D0C" w14:textId="77777777" w:rsidR="00942484" w:rsidRPr="00862D5A" w:rsidDel="00862D5A" w:rsidRDefault="00942484">
            <w:pPr>
              <w:pStyle w:val="ListParagraph"/>
              <w:numPr>
                <w:ilvl w:val="0"/>
                <w:numId w:val="9"/>
              </w:numPr>
              <w:rPr>
                <w:del w:id="245" w:author="Shah Ashay" w:date="2018-04-16T13:47:00Z"/>
                <w:rFonts w:cs="Arial"/>
                <w:color w:val="000000" w:themeColor="text1"/>
                <w:sz w:val="20"/>
                <w:szCs w:val="20"/>
                <w:rPrChange w:id="246" w:author="Shah Ashay" w:date="2018-04-16T13:47:00Z">
                  <w:rPr>
                    <w:del w:id="247" w:author="Shah Ashay" w:date="2018-04-16T13:47:00Z"/>
                  </w:rPr>
                </w:rPrChange>
              </w:rPr>
              <w:pPrChange w:id="248" w:author="Shah Ashay" w:date="2018-04-16T13:47:00Z">
                <w:pPr>
                  <w:pStyle w:val="ListParagraph"/>
                </w:pPr>
              </w:pPrChange>
            </w:pPr>
          </w:p>
          <w:p w14:paraId="0BAA378D" w14:textId="3CCEDF23" w:rsidR="00BF2F96" w:rsidRPr="00862D5A" w:rsidRDefault="00BF2F96">
            <w:pPr>
              <w:rPr>
                <w:rFonts w:cs="Arial"/>
                <w:color w:val="000000" w:themeColor="text1"/>
                <w:sz w:val="20"/>
                <w:szCs w:val="20"/>
                <w:rPrChange w:id="249" w:author="Shah Ashay" w:date="2018-04-16T13:47:00Z">
                  <w:rPr/>
                </w:rPrChange>
              </w:rPr>
              <w:pPrChange w:id="250" w:author="Shah Ashay" w:date="2018-04-16T13:47:00Z">
                <w:pPr>
                  <w:pStyle w:val="ListParagraph"/>
                </w:pPr>
              </w:pPrChange>
            </w:pPr>
          </w:p>
        </w:tc>
      </w:tr>
      <w:tr w:rsidR="00447470" w:rsidRPr="005342C8" w14:paraId="0BAA3791" w14:textId="77777777" w:rsidTr="00862D5A">
        <w:trPr>
          <w:cantSplit/>
          <w:trPrChange w:id="251" w:author="Shah Ashay" w:date="2018-04-16T13:47:00Z">
            <w:trPr>
              <w:gridBefore w:val="1"/>
              <w:cantSplit/>
            </w:trPr>
          </w:trPrChange>
        </w:trPr>
        <w:tc>
          <w:tcPr>
            <w:tcW w:w="1538" w:type="pct"/>
            <w:shd w:val="clear" w:color="auto" w:fill="C6D9F1" w:themeFill="text2" w:themeFillTint="33"/>
            <w:vAlign w:val="center"/>
            <w:tcPrChange w:id="252" w:author="Shah Ashay" w:date="2018-04-16T13:47:00Z">
              <w:tcPr>
                <w:tcW w:w="2880" w:type="dxa"/>
                <w:gridSpan w:val="2"/>
                <w:shd w:val="clear" w:color="auto" w:fill="C6D9F1" w:themeFill="text2" w:themeFillTint="33"/>
              </w:tcPr>
            </w:tcPrChange>
          </w:tcPr>
          <w:p w14:paraId="0BAA378F" w14:textId="77777777" w:rsidR="00447470" w:rsidRPr="005342C8" w:rsidRDefault="00447470" w:rsidP="00862D5A">
            <w:pPr>
              <w:pStyle w:val="TableText"/>
              <w:keepNext/>
              <w:keepLines/>
              <w:tabs>
                <w:tab w:val="left" w:pos="2490"/>
              </w:tabs>
              <w:spacing w:after="0"/>
              <w:rPr>
                <w:rFonts w:cs="Arial"/>
                <w:b/>
                <w:sz w:val="20"/>
                <w:szCs w:val="20"/>
              </w:rPr>
            </w:pPr>
            <w:r w:rsidRPr="005342C8">
              <w:rPr>
                <w:rFonts w:cs="Arial"/>
                <w:b/>
                <w:sz w:val="20"/>
                <w:szCs w:val="20"/>
              </w:rPr>
              <w:t>Approver</w:t>
            </w:r>
          </w:p>
        </w:tc>
        <w:tc>
          <w:tcPr>
            <w:tcW w:w="3462" w:type="pct"/>
            <w:vAlign w:val="center"/>
            <w:tcPrChange w:id="253" w:author="Shah Ashay" w:date="2018-04-16T13:47:00Z">
              <w:tcPr>
                <w:tcW w:w="6480" w:type="dxa"/>
                <w:gridSpan w:val="2"/>
              </w:tcPr>
            </w:tcPrChange>
          </w:tcPr>
          <w:p w14:paraId="0BAA3790" w14:textId="77777777" w:rsidR="00447470" w:rsidRPr="005342C8" w:rsidRDefault="00447470">
            <w:pPr>
              <w:keepNext/>
              <w:keepLines/>
              <w:rPr>
                <w:rFonts w:cs="Arial"/>
                <w:color w:val="0070C0"/>
                <w:sz w:val="20"/>
                <w:szCs w:val="20"/>
              </w:rPr>
            </w:pPr>
          </w:p>
        </w:tc>
      </w:tr>
    </w:tbl>
    <w:p w14:paraId="0BAA3792" w14:textId="77777777" w:rsidR="00447470" w:rsidRPr="005342C8" w:rsidRDefault="00447470" w:rsidP="00447470">
      <w:pPr>
        <w:rPr>
          <w:rFonts w:cs="Arial"/>
        </w:rPr>
      </w:pPr>
    </w:p>
    <w:p w14:paraId="0BAA3793" w14:textId="242C23B6" w:rsidR="00D17537" w:rsidRPr="005342C8" w:rsidRDefault="00D17537">
      <w:pPr>
        <w:rPr>
          <w:ins w:id="254" w:author="Prakash Atul (Ext)" w:date="2018-03-27T15:36:00Z"/>
          <w:rFonts w:cs="Arial"/>
          <w:b/>
          <w:bCs/>
          <w:sz w:val="24"/>
          <w:szCs w:val="32"/>
        </w:rPr>
      </w:pPr>
      <w:bookmarkStart w:id="255" w:name="_Toc536253722"/>
      <w:bookmarkStart w:id="256" w:name="_Toc536258288"/>
    </w:p>
    <w:p w14:paraId="1CBA7227" w14:textId="73E35FCC" w:rsidR="00604557" w:rsidRPr="005342C8" w:rsidRDefault="00604557" w:rsidP="00604557">
      <w:pPr>
        <w:rPr>
          <w:ins w:id="257" w:author="Prakash Atul (Ext)" w:date="2018-03-27T15:36:00Z"/>
          <w:rFonts w:cs="Arial"/>
          <w:b/>
          <w:bCs/>
          <w:sz w:val="24"/>
          <w:szCs w:val="32"/>
        </w:rPr>
      </w:pPr>
      <w:ins w:id="258" w:author="Prakash Atul (Ext)" w:date="2018-03-27T15:36:00Z">
        <w:r w:rsidRPr="005342C8">
          <w:rPr>
            <w:rFonts w:cs="Arial"/>
            <w:bCs/>
            <w:color w:val="000000"/>
            <w:szCs w:val="22"/>
            <w:rPrChange w:id="259" w:author="Batra Yogesh (EXT)" w:date="2018-04-13T12:22:00Z">
              <w:rPr>
                <w:rFonts w:ascii="Calibri Light" w:hAnsi="Calibri Light" w:cs="Calibri Light"/>
                <w:bCs/>
                <w:color w:val="000000"/>
                <w:szCs w:val="22"/>
              </w:rPr>
            </w:rPrChange>
          </w:rPr>
          <w:t>Note: the toolbar on EC11</w:t>
        </w:r>
      </w:ins>
      <w:ins w:id="260" w:author="Batra Yogesh (EXT)" w:date="2018-04-13T12:22:00Z">
        <w:r w:rsidR="005342C8">
          <w:rPr>
            <w:rFonts w:cs="Arial"/>
            <w:bCs/>
            <w:color w:val="000000"/>
            <w:szCs w:val="22"/>
          </w:rPr>
          <w:t>.2</w:t>
        </w:r>
      </w:ins>
      <w:ins w:id="261" w:author="Prakash Atul (Ext)" w:date="2018-03-27T15:36:00Z">
        <w:r w:rsidRPr="005342C8">
          <w:rPr>
            <w:rFonts w:cs="Arial"/>
            <w:bCs/>
            <w:color w:val="000000"/>
            <w:szCs w:val="22"/>
            <w:rPrChange w:id="262" w:author="Batra Yogesh (EXT)" w:date="2018-04-13T12:22:00Z">
              <w:rPr>
                <w:rFonts w:ascii="Calibri Light" w:hAnsi="Calibri Light" w:cs="Calibri Light"/>
                <w:bCs/>
                <w:color w:val="000000"/>
                <w:szCs w:val="22"/>
              </w:rPr>
            </w:rPrChange>
          </w:rPr>
          <w:t xml:space="preserve"> has changed. Refer to the image below for different buttons</w:t>
        </w:r>
      </w:ins>
    </w:p>
    <w:p w14:paraId="37B9FA5D" w14:textId="77777777" w:rsidR="00604557" w:rsidRPr="005342C8" w:rsidRDefault="00604557" w:rsidP="00604557">
      <w:pPr>
        <w:rPr>
          <w:ins w:id="263" w:author="Prakash Atul (Ext)" w:date="2018-03-27T15:36:00Z"/>
          <w:rFonts w:cs="Arial"/>
          <w:b/>
          <w:bCs/>
          <w:sz w:val="24"/>
          <w:szCs w:val="32"/>
        </w:rPr>
      </w:pPr>
    </w:p>
    <w:p w14:paraId="74C6A476" w14:textId="77777777" w:rsidR="00604557" w:rsidRPr="005342C8" w:rsidRDefault="00604557" w:rsidP="00604557">
      <w:pPr>
        <w:rPr>
          <w:ins w:id="264" w:author="Prakash Atul (Ext)" w:date="2018-03-27T15:36:00Z"/>
          <w:rFonts w:cs="Arial"/>
          <w:b/>
          <w:bCs/>
          <w:sz w:val="24"/>
          <w:szCs w:val="32"/>
        </w:rPr>
      </w:pPr>
      <w:ins w:id="265" w:author="Prakash Atul (Ext)" w:date="2018-03-27T15:36:00Z">
        <w:r>
          <w:rPr>
            <w:noProof/>
          </w:rPr>
          <w:drawing>
            <wp:inline distT="0" distB="0" distL="0" distR="0" wp14:anchorId="0D75BE71" wp14:editId="06E2AE95">
              <wp:extent cx="5105050" cy="1144752"/>
              <wp:effectExtent l="19050" t="19050" r="19685" b="17780"/>
              <wp:docPr id="2" name="Picture 2"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105050" cy="1144752"/>
                      </a:xfrm>
                      <a:prstGeom prst="rect">
                        <a:avLst/>
                      </a:prstGeom>
                    </pic:spPr>
                  </pic:pic>
                </a:graphicData>
              </a:graphic>
            </wp:inline>
          </w:drawing>
        </w:r>
      </w:ins>
    </w:p>
    <w:p w14:paraId="4C62B131" w14:textId="77777777" w:rsidR="00604557" w:rsidRPr="005342C8" w:rsidRDefault="00604557">
      <w:pPr>
        <w:rPr>
          <w:rFonts w:cs="Arial"/>
          <w:b/>
          <w:bCs/>
          <w:sz w:val="24"/>
          <w:szCs w:val="32"/>
        </w:rPr>
      </w:pPr>
    </w:p>
    <w:p w14:paraId="0BAA3794" w14:textId="6DF78ABC" w:rsidR="004D61A0" w:rsidRPr="005342C8" w:rsidRDefault="004D61A0" w:rsidP="00CD0B64">
      <w:pPr>
        <w:pStyle w:val="Heading1"/>
      </w:pPr>
      <w:bookmarkStart w:id="266" w:name="_Toc495780403"/>
      <w:r w:rsidRPr="005342C8">
        <w:t xml:space="preserve">Primary </w:t>
      </w:r>
      <w:bookmarkEnd w:id="255"/>
      <w:bookmarkEnd w:id="256"/>
      <w:r w:rsidR="00BF2F96" w:rsidRPr="005342C8">
        <w:t>Flow</w:t>
      </w:r>
      <w:r w:rsidR="0033669C" w:rsidRPr="005342C8">
        <w:t xml:space="preserve">: </w:t>
      </w:r>
      <w:r w:rsidR="00CD0B64" w:rsidRPr="005342C8">
        <w:t>EC_</w:t>
      </w:r>
      <w:del w:id="267" w:author="Batra Yogesh (EXT)" w:date="2018-04-13T16:30:00Z">
        <w:r w:rsidR="00CD0B64" w:rsidRPr="005342C8" w:rsidDel="00BB4996">
          <w:delText>09_3</w:delText>
        </w:r>
      </w:del>
      <w:ins w:id="268" w:author="Batra Yogesh (EXT)" w:date="2018-04-13T16:30:00Z">
        <w:r w:rsidR="00BB4996">
          <w:t>11_2</w:t>
        </w:r>
      </w:ins>
      <w:r w:rsidR="00CD0B64" w:rsidRPr="005342C8">
        <w:t>_BKK_UC01_</w:t>
      </w:r>
      <w:ins w:id="269" w:author="Prakash Atul (Ext)" w:date="2018-03-27T15:38:00Z">
        <w:r w:rsidR="00604557" w:rsidRPr="005342C8">
          <w:t xml:space="preserve"> Injection</w:t>
        </w:r>
        <w:r w:rsidR="00604557" w:rsidRPr="005342C8" w:rsidDel="00604557">
          <w:t xml:space="preserve"> </w:t>
        </w:r>
      </w:ins>
      <w:del w:id="270" w:author="Prakash Atul (Ext)" w:date="2018-03-27T15:38:00Z">
        <w:r w:rsidR="00CD0B64" w:rsidRPr="005342C8" w:rsidDel="00604557">
          <w:delText xml:space="preserve">Production </w:delText>
        </w:r>
      </w:del>
      <w:r w:rsidR="00CD0B64" w:rsidRPr="005342C8">
        <w:t>Well Status</w:t>
      </w:r>
      <w:bookmarkEnd w:id="266"/>
    </w:p>
    <w:p w14:paraId="0BAA3795" w14:textId="1642CAB7" w:rsidR="00EF4239" w:rsidRPr="005342C8" w:rsidRDefault="004D61A0" w:rsidP="00D17537">
      <w:pPr>
        <w:rPr>
          <w:rFonts w:cs="Arial"/>
        </w:rPr>
      </w:pPr>
      <w:r w:rsidRPr="005342C8">
        <w:rPr>
          <w:rFonts w:cs="Arial"/>
        </w:rPr>
        <w:t xml:space="preserve">Trigger: </w:t>
      </w:r>
      <w:r w:rsidR="00570D43" w:rsidRPr="005342C8">
        <w:rPr>
          <w:rFonts w:cs="Arial"/>
        </w:rPr>
        <w:t xml:space="preserve"> </w:t>
      </w:r>
      <w:r w:rsidR="00033B40" w:rsidRPr="005342C8">
        <w:rPr>
          <w:rFonts w:cs="Arial"/>
        </w:rPr>
        <w:t xml:space="preserve">User </w:t>
      </w:r>
      <w:r w:rsidR="00744F52" w:rsidRPr="005342C8">
        <w:rPr>
          <w:rFonts w:cs="Arial"/>
        </w:rPr>
        <w:t>insert a new</w:t>
      </w:r>
      <w:r w:rsidR="00DA587F" w:rsidRPr="005342C8">
        <w:rPr>
          <w:rFonts w:cs="Arial"/>
        </w:rPr>
        <w:t xml:space="preserve"> well status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271" w:author="Batra Yogesh (EXT)" w:date="2018-04-13T12:22: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2158"/>
        <w:gridCol w:w="2876"/>
        <w:tblGridChange w:id="272">
          <w:tblGrid>
            <w:gridCol w:w="230"/>
            <w:gridCol w:w="360"/>
            <w:gridCol w:w="100"/>
            <w:gridCol w:w="260"/>
            <w:gridCol w:w="360"/>
            <w:gridCol w:w="360"/>
            <w:gridCol w:w="2646"/>
            <w:gridCol w:w="2158"/>
            <w:gridCol w:w="2876"/>
          </w:tblGrid>
        </w:tblGridChange>
      </w:tblGrid>
      <w:tr w:rsidR="009D7887" w:rsidRPr="005342C8" w14:paraId="0BAA379A" w14:textId="77777777" w:rsidTr="3879F0E0">
        <w:trPr>
          <w:tblHeader/>
          <w:trPrChange w:id="273" w:author="Batra Yogesh (EXT)" w:date="2018-04-13T12:22:00Z">
            <w:trPr>
              <w:gridBefore w:val="1"/>
              <w:gridAfter w:val="0"/>
              <w:tblHeader/>
            </w:trPr>
          </w:trPrChange>
        </w:trPr>
        <w:tc>
          <w:tcPr>
            <w:tcW w:w="369" w:type="pct"/>
            <w:tcBorders>
              <w:bottom w:val="single" w:sz="4" w:space="0" w:color="auto"/>
            </w:tcBorders>
            <w:shd w:val="clear" w:color="auto" w:fill="3399FF"/>
            <w:tcPrChange w:id="274" w:author="Batra Yogesh (EXT)" w:date="2018-04-13T12:22:00Z">
              <w:tcPr>
                <w:tcW w:w="690" w:type="dxa"/>
                <w:tcBorders>
                  <w:bottom w:val="single" w:sz="4" w:space="0" w:color="auto"/>
                </w:tcBorders>
                <w:shd w:val="clear" w:color="auto" w:fill="3399FF"/>
              </w:tcPr>
            </w:tcPrChange>
          </w:tcPr>
          <w:p w14:paraId="0BAA3796" w14:textId="77777777" w:rsidR="00EE1F15" w:rsidRPr="005342C8" w:rsidRDefault="00EE1F15" w:rsidP="009D7887">
            <w:pPr>
              <w:pStyle w:val="ColumnHead"/>
              <w:keepNext/>
              <w:keepLines/>
              <w:rPr>
                <w:rFonts w:cs="Arial"/>
                <w:color w:val="FFFFFF" w:themeColor="background1"/>
                <w:sz w:val="20"/>
              </w:rPr>
            </w:pPr>
            <w:r w:rsidRPr="005342C8">
              <w:rPr>
                <w:rFonts w:cs="Arial"/>
                <w:color w:val="FFFFFF" w:themeColor="background1"/>
                <w:sz w:val="20"/>
              </w:rPr>
              <w:lastRenderedPageBreak/>
              <w:t>Step</w:t>
            </w:r>
          </w:p>
        </w:tc>
        <w:tc>
          <w:tcPr>
            <w:tcW w:w="1939" w:type="pct"/>
            <w:shd w:val="clear" w:color="auto" w:fill="3399FF"/>
            <w:tcPrChange w:id="275" w:author="Batra Yogesh (EXT)" w:date="2018-04-13T12:22:00Z">
              <w:tcPr>
                <w:tcW w:w="3630" w:type="dxa"/>
                <w:gridSpan w:val="2"/>
                <w:shd w:val="clear" w:color="auto" w:fill="3399FF"/>
              </w:tcPr>
            </w:tcPrChange>
          </w:tcPr>
          <w:p w14:paraId="0BAA3797" w14:textId="77777777" w:rsidR="00EE1F15" w:rsidRPr="005342C8" w:rsidRDefault="00EE1F15">
            <w:pPr>
              <w:pStyle w:val="ColumnHead"/>
              <w:keepNext/>
              <w:keepLines/>
              <w:rPr>
                <w:rFonts w:cs="Arial"/>
                <w:color w:val="FFFFFF" w:themeColor="background1"/>
                <w:sz w:val="20"/>
              </w:rPr>
            </w:pPr>
            <w:r w:rsidRPr="005342C8">
              <w:rPr>
                <w:rFonts w:cs="Arial"/>
                <w:color w:val="FFFFFF" w:themeColor="background1"/>
                <w:sz w:val="20"/>
              </w:rPr>
              <w:t>Actor Action</w:t>
            </w:r>
          </w:p>
        </w:tc>
        <w:tc>
          <w:tcPr>
            <w:tcW w:w="1154" w:type="pct"/>
            <w:shd w:val="clear" w:color="auto" w:fill="3399FF"/>
            <w:tcPrChange w:id="276" w:author="Batra Yogesh (EXT)" w:date="2018-04-13T12:22:00Z">
              <w:tcPr>
                <w:tcW w:w="2160" w:type="dxa"/>
                <w:shd w:val="clear" w:color="auto" w:fill="3399FF"/>
              </w:tcPr>
            </w:tcPrChange>
          </w:tcPr>
          <w:p w14:paraId="0BAA3798" w14:textId="77777777" w:rsidR="00EE1F15" w:rsidRPr="005342C8" w:rsidRDefault="00EE1F15">
            <w:pPr>
              <w:pStyle w:val="ColumnHead"/>
              <w:keepNext/>
              <w:keepLines/>
              <w:rPr>
                <w:rFonts w:cs="Arial"/>
                <w:color w:val="FFFFFF" w:themeColor="background1"/>
                <w:sz w:val="20"/>
              </w:rPr>
            </w:pPr>
            <w:r w:rsidRPr="005342C8">
              <w:rPr>
                <w:rFonts w:cs="Arial"/>
                <w:color w:val="FFFFFF" w:themeColor="background1"/>
                <w:sz w:val="20"/>
              </w:rPr>
              <w:t>System Response</w:t>
            </w:r>
          </w:p>
        </w:tc>
        <w:tc>
          <w:tcPr>
            <w:tcW w:w="1538" w:type="pct"/>
            <w:shd w:val="clear" w:color="auto" w:fill="3399FF"/>
            <w:tcPrChange w:id="277" w:author="Batra Yogesh (EXT)" w:date="2018-04-13T12:22:00Z">
              <w:tcPr>
                <w:tcW w:w="2880" w:type="dxa"/>
                <w:shd w:val="clear" w:color="auto" w:fill="3399FF"/>
              </w:tcPr>
            </w:tcPrChange>
          </w:tcPr>
          <w:p w14:paraId="0BAA3799" w14:textId="079CFEA5" w:rsidR="00EE1F15" w:rsidRPr="005342C8" w:rsidRDefault="00E71304">
            <w:pPr>
              <w:pStyle w:val="ColumnHead"/>
              <w:keepNext/>
              <w:keepLines/>
              <w:rPr>
                <w:rFonts w:cs="Arial"/>
                <w:color w:val="FFFFFF" w:themeColor="background1"/>
                <w:sz w:val="20"/>
              </w:rPr>
            </w:pPr>
            <w:r w:rsidRPr="005342C8">
              <w:rPr>
                <w:rFonts w:cs="Arial"/>
                <w:color w:val="FFFFFF" w:themeColor="background1"/>
                <w:sz w:val="20"/>
              </w:rPr>
              <w:t>Notes</w:t>
            </w:r>
          </w:p>
        </w:tc>
      </w:tr>
      <w:tr w:rsidR="00EE1F15" w:rsidRPr="005342C8" w14:paraId="0BAA37A2" w14:textId="77777777" w:rsidTr="3879F0E0">
        <w:trPr>
          <w:trPrChange w:id="278" w:author="Batra Yogesh (EXT)" w:date="2018-04-13T12:22:00Z">
            <w:trPr>
              <w:gridBefore w:val="1"/>
              <w:gridAfter w:val="0"/>
            </w:trPr>
          </w:trPrChange>
        </w:trPr>
        <w:tc>
          <w:tcPr>
            <w:tcW w:w="369" w:type="pct"/>
            <w:shd w:val="clear" w:color="auto" w:fill="C6D9F1" w:themeFill="text2" w:themeFillTint="33"/>
            <w:tcPrChange w:id="279" w:author="Batra Yogesh (EXT)" w:date="2018-04-13T12:22:00Z">
              <w:tcPr>
                <w:tcW w:w="690" w:type="dxa"/>
                <w:shd w:val="clear" w:color="auto" w:fill="C6D9F1" w:themeFill="text2" w:themeFillTint="33"/>
              </w:tcPr>
            </w:tcPrChange>
          </w:tcPr>
          <w:p w14:paraId="0BAA379B" w14:textId="77777777" w:rsidR="00EE1F15" w:rsidRPr="005342C8" w:rsidRDefault="00EE1F15" w:rsidP="009D7887">
            <w:pPr>
              <w:pStyle w:val="TableText"/>
              <w:keepNext/>
              <w:keepLines/>
              <w:numPr>
                <w:ilvl w:val="0"/>
                <w:numId w:val="4"/>
              </w:numPr>
              <w:tabs>
                <w:tab w:val="clear" w:pos="360"/>
                <w:tab w:val="num" w:pos="155"/>
              </w:tabs>
              <w:jc w:val="center"/>
              <w:rPr>
                <w:rFonts w:cs="Arial"/>
                <w:sz w:val="20"/>
              </w:rPr>
            </w:pPr>
          </w:p>
        </w:tc>
        <w:tc>
          <w:tcPr>
            <w:tcW w:w="1939" w:type="pct"/>
            <w:tcPrChange w:id="280" w:author="Batra Yogesh (EXT)" w:date="2018-04-13T12:22:00Z">
              <w:tcPr>
                <w:tcW w:w="3630" w:type="dxa"/>
                <w:gridSpan w:val="2"/>
              </w:tcPr>
            </w:tcPrChange>
          </w:tcPr>
          <w:p w14:paraId="0BAA379C" w14:textId="09D5CD69" w:rsidR="00CF5E42" w:rsidRPr="005342C8" w:rsidRDefault="00276FE3">
            <w:pPr>
              <w:pStyle w:val="TableText"/>
              <w:keepNext/>
              <w:keepLines/>
              <w:rPr>
                <w:rFonts w:cs="Arial"/>
                <w:color w:val="000000" w:themeColor="text1"/>
                <w:sz w:val="20"/>
                <w:szCs w:val="20"/>
              </w:rPr>
            </w:pPr>
            <w:r w:rsidRPr="005342C8">
              <w:rPr>
                <w:rFonts w:cs="Arial"/>
                <w:color w:val="000000" w:themeColor="text1"/>
                <w:sz w:val="20"/>
                <w:szCs w:val="20"/>
              </w:rPr>
              <w:t xml:space="preserve">Open up </w:t>
            </w:r>
            <w:del w:id="281" w:author="Prakash Atul (Ext)" w:date="2018-03-27T15:38:00Z">
              <w:r w:rsidR="00942484" w:rsidRPr="005342C8" w:rsidDel="00604557">
                <w:rPr>
                  <w:rFonts w:cs="Arial"/>
                  <w:b/>
                  <w:color w:val="000000" w:themeColor="text1"/>
                  <w:sz w:val="20"/>
                  <w:szCs w:val="20"/>
                </w:rPr>
                <w:delText xml:space="preserve">Water </w:delText>
              </w:r>
            </w:del>
            <w:r w:rsidR="00942484" w:rsidRPr="005342C8">
              <w:rPr>
                <w:rFonts w:cs="Arial"/>
                <w:b/>
                <w:color w:val="000000" w:themeColor="text1"/>
                <w:sz w:val="20"/>
                <w:szCs w:val="20"/>
              </w:rPr>
              <w:t>In</w:t>
            </w:r>
            <w:ins w:id="282" w:author="Batra Yogesh (EXT)" w:date="2018-04-02T17:40:00Z">
              <w:r w:rsidR="000E1282" w:rsidRPr="005342C8">
                <w:rPr>
                  <w:rFonts w:cs="Arial"/>
                  <w:b/>
                  <w:color w:val="000000" w:themeColor="text1"/>
                  <w:sz w:val="20"/>
                  <w:szCs w:val="20"/>
                </w:rPr>
                <w:t>j</w:t>
              </w:r>
            </w:ins>
            <w:r w:rsidR="00942484" w:rsidRPr="005342C8">
              <w:rPr>
                <w:rFonts w:cs="Arial"/>
                <w:b/>
                <w:color w:val="000000" w:themeColor="text1"/>
                <w:sz w:val="20"/>
                <w:szCs w:val="20"/>
              </w:rPr>
              <w:t>ection</w:t>
            </w:r>
            <w:r w:rsidR="00DA587F" w:rsidRPr="005342C8">
              <w:rPr>
                <w:rFonts w:cs="Arial"/>
                <w:b/>
                <w:color w:val="000000" w:themeColor="text1"/>
                <w:sz w:val="20"/>
                <w:szCs w:val="20"/>
              </w:rPr>
              <w:t xml:space="preserve"> Well Status </w:t>
            </w:r>
            <w:r w:rsidR="00C6253C" w:rsidRPr="005342C8">
              <w:rPr>
                <w:rFonts w:cs="Arial"/>
                <w:color w:val="000000" w:themeColor="text1"/>
                <w:sz w:val="20"/>
                <w:szCs w:val="20"/>
              </w:rPr>
              <w:t>s</w:t>
            </w:r>
            <w:r w:rsidRPr="005342C8">
              <w:rPr>
                <w:rFonts w:cs="Arial"/>
                <w:color w:val="000000" w:themeColor="text1"/>
                <w:sz w:val="20"/>
                <w:szCs w:val="20"/>
              </w:rPr>
              <w:t>creen</w:t>
            </w:r>
          </w:p>
          <w:p w14:paraId="0BAA379D" w14:textId="47ACECC7" w:rsidR="00EE1F15" w:rsidRPr="005342C8" w:rsidRDefault="00D34D90" w:rsidP="009F362E">
            <w:pPr>
              <w:pStyle w:val="TableText"/>
              <w:keepNext/>
              <w:keepLines/>
              <w:rPr>
                <w:rFonts w:cs="Arial"/>
                <w:i/>
                <w:color w:val="000000" w:themeColor="text1"/>
                <w:sz w:val="20"/>
                <w:szCs w:val="20"/>
              </w:rPr>
            </w:pPr>
            <w:r w:rsidRPr="005342C8">
              <w:rPr>
                <w:rFonts w:cs="Arial"/>
                <w:color w:val="000000" w:themeColor="text1"/>
                <w:sz w:val="20"/>
                <w:szCs w:val="20"/>
              </w:rPr>
              <w:t>EC Production</w:t>
            </w:r>
            <w:r w:rsidR="00CF5E42" w:rsidRPr="005342C8">
              <w:rPr>
                <w:rFonts w:cs="Arial"/>
                <w:color w:val="000000" w:themeColor="text1"/>
                <w:sz w:val="20"/>
                <w:szCs w:val="20"/>
              </w:rPr>
              <w:t xml:space="preserve"> </w:t>
            </w:r>
            <w:r w:rsidR="00CF5E42" w:rsidRPr="005342C8">
              <w:rPr>
                <w:rFonts w:ascii="Wingdings" w:eastAsia="Wingdings" w:hAnsi="Wingdings" w:cs="Wingdings"/>
                <w:color w:val="000000" w:themeColor="text1"/>
                <w:sz w:val="20"/>
                <w:szCs w:val="20"/>
              </w:rPr>
              <w:t>à</w:t>
            </w:r>
            <w:r w:rsidR="00CF5E42" w:rsidRPr="005342C8">
              <w:rPr>
                <w:rFonts w:cs="Arial"/>
                <w:color w:val="000000" w:themeColor="text1"/>
                <w:sz w:val="20"/>
                <w:szCs w:val="20"/>
              </w:rPr>
              <w:t xml:space="preserve"> </w:t>
            </w:r>
            <w:r w:rsidR="00DA587F" w:rsidRPr="005342C8">
              <w:rPr>
                <w:rFonts w:cs="Arial"/>
                <w:color w:val="000000" w:themeColor="text1"/>
                <w:sz w:val="20"/>
                <w:szCs w:val="20"/>
              </w:rPr>
              <w:t>Well Data</w:t>
            </w:r>
            <w:r w:rsidR="00CF5E42" w:rsidRPr="005342C8">
              <w:rPr>
                <w:rFonts w:cs="Arial"/>
                <w:color w:val="000000" w:themeColor="text1"/>
                <w:sz w:val="20"/>
                <w:szCs w:val="20"/>
              </w:rPr>
              <w:t xml:space="preserve"> </w:t>
            </w:r>
            <w:r w:rsidR="00CF5E42" w:rsidRPr="005342C8">
              <w:rPr>
                <w:rFonts w:ascii="Wingdings" w:eastAsia="Wingdings" w:hAnsi="Wingdings" w:cs="Wingdings"/>
                <w:color w:val="000000" w:themeColor="text1"/>
                <w:sz w:val="20"/>
                <w:szCs w:val="20"/>
              </w:rPr>
              <w:t>à</w:t>
            </w:r>
            <w:r w:rsidR="00CF5E42" w:rsidRPr="005342C8">
              <w:rPr>
                <w:rFonts w:cs="Arial"/>
                <w:color w:val="000000" w:themeColor="text1"/>
                <w:sz w:val="20"/>
                <w:szCs w:val="20"/>
              </w:rPr>
              <w:t xml:space="preserve"> </w:t>
            </w:r>
            <w:r w:rsidR="00942484" w:rsidRPr="005342C8">
              <w:rPr>
                <w:rFonts w:cs="Arial"/>
                <w:color w:val="000000" w:themeColor="text1"/>
                <w:sz w:val="20"/>
                <w:szCs w:val="20"/>
              </w:rPr>
              <w:t>Injection</w:t>
            </w:r>
            <w:r w:rsidR="00DA587F" w:rsidRPr="005342C8">
              <w:rPr>
                <w:rFonts w:cs="Arial"/>
                <w:color w:val="000000" w:themeColor="text1"/>
                <w:sz w:val="20"/>
                <w:szCs w:val="20"/>
              </w:rPr>
              <w:t xml:space="preserve"> Well Status</w:t>
            </w:r>
          </w:p>
        </w:tc>
        <w:tc>
          <w:tcPr>
            <w:tcW w:w="1154" w:type="pct"/>
            <w:tcPrChange w:id="283" w:author="Batra Yogesh (EXT)" w:date="2018-04-13T12:22:00Z">
              <w:tcPr>
                <w:tcW w:w="2160" w:type="dxa"/>
              </w:tcPr>
            </w:tcPrChange>
          </w:tcPr>
          <w:p w14:paraId="6234444E" w14:textId="77777777" w:rsidR="00485022" w:rsidRPr="005342C8" w:rsidRDefault="00485022" w:rsidP="00485022">
            <w:pPr>
              <w:keepNext/>
              <w:keepLines/>
              <w:rPr>
                <w:rFonts w:cs="Arial"/>
                <w:color w:val="000000" w:themeColor="text1"/>
                <w:sz w:val="20"/>
                <w:szCs w:val="20"/>
              </w:rPr>
            </w:pPr>
            <w:r w:rsidRPr="005342C8">
              <w:rPr>
                <w:rFonts w:cs="Arial"/>
                <w:color w:val="000000" w:themeColor="text1"/>
                <w:sz w:val="20"/>
                <w:szCs w:val="20"/>
              </w:rPr>
              <w:t xml:space="preserve">The following fields are automatically populated: </w:t>
            </w:r>
          </w:p>
          <w:p w14:paraId="0A2D53FC" w14:textId="61885583" w:rsidR="00485022" w:rsidRPr="00BB4996" w:rsidRDefault="00485022" w:rsidP="00485022">
            <w:pPr>
              <w:pStyle w:val="NoSpacing"/>
              <w:numPr>
                <w:ilvl w:val="0"/>
                <w:numId w:val="3"/>
              </w:numPr>
              <w:rPr>
                <w:rFonts w:cs="Arial"/>
                <w:sz w:val="20"/>
                <w:szCs w:val="20"/>
              </w:rPr>
            </w:pPr>
            <w:r w:rsidRPr="00BB4996">
              <w:rPr>
                <w:rFonts w:cs="Arial"/>
                <w:b/>
                <w:sz w:val="20"/>
                <w:szCs w:val="20"/>
              </w:rPr>
              <w:t>Date</w:t>
            </w:r>
            <w:r w:rsidRPr="00BB4996">
              <w:rPr>
                <w:rFonts w:cs="Arial"/>
                <w:sz w:val="20"/>
                <w:szCs w:val="20"/>
              </w:rPr>
              <w:t xml:space="preserve">  is yesterday’s date</w:t>
            </w:r>
          </w:p>
          <w:p w14:paraId="58DEF563" w14:textId="77777777" w:rsidR="00485022" w:rsidRPr="00862D5A" w:rsidRDefault="00485022" w:rsidP="00485022">
            <w:pPr>
              <w:pStyle w:val="NoSpacing"/>
              <w:numPr>
                <w:ilvl w:val="0"/>
                <w:numId w:val="3"/>
              </w:numPr>
              <w:rPr>
                <w:rFonts w:cs="Arial"/>
                <w:sz w:val="20"/>
                <w:szCs w:val="20"/>
              </w:rPr>
            </w:pPr>
            <w:r w:rsidRPr="00862D5A">
              <w:rPr>
                <w:rFonts w:cs="Arial"/>
                <w:b/>
                <w:sz w:val="20"/>
                <w:szCs w:val="20"/>
              </w:rPr>
              <w:t>Production Unit</w:t>
            </w:r>
          </w:p>
          <w:p w14:paraId="7C78C57B" w14:textId="77777777" w:rsidR="00485022" w:rsidRPr="008B5DC2" w:rsidRDefault="00485022" w:rsidP="00485022">
            <w:pPr>
              <w:pStyle w:val="NoSpacing"/>
              <w:numPr>
                <w:ilvl w:val="0"/>
                <w:numId w:val="3"/>
              </w:numPr>
              <w:rPr>
                <w:rFonts w:cs="Arial"/>
                <w:sz w:val="20"/>
                <w:szCs w:val="20"/>
              </w:rPr>
            </w:pPr>
            <w:r w:rsidRPr="00862D5A">
              <w:rPr>
                <w:rFonts w:cs="Arial"/>
                <w:b/>
                <w:sz w:val="20"/>
                <w:szCs w:val="20"/>
              </w:rPr>
              <w:t>Production Sub Unit</w:t>
            </w:r>
          </w:p>
          <w:p w14:paraId="403CFCD0" w14:textId="77777777" w:rsidR="00485022" w:rsidRPr="008B5DC2" w:rsidRDefault="00485022" w:rsidP="00485022">
            <w:pPr>
              <w:pStyle w:val="NoSpacing"/>
              <w:numPr>
                <w:ilvl w:val="0"/>
                <w:numId w:val="3"/>
              </w:numPr>
              <w:rPr>
                <w:rFonts w:cs="Arial"/>
                <w:sz w:val="20"/>
                <w:szCs w:val="20"/>
              </w:rPr>
            </w:pPr>
            <w:r w:rsidRPr="008B5DC2">
              <w:rPr>
                <w:rFonts w:cs="Arial"/>
                <w:b/>
                <w:sz w:val="20"/>
                <w:szCs w:val="20"/>
              </w:rPr>
              <w:t>Area</w:t>
            </w:r>
          </w:p>
          <w:p w14:paraId="647C00E2" w14:textId="266265EF" w:rsidR="00DA587F" w:rsidRPr="008B5DC2" w:rsidDel="00B06ED1" w:rsidRDefault="00485022" w:rsidP="00DA587F">
            <w:pPr>
              <w:pStyle w:val="NoSpacing"/>
              <w:numPr>
                <w:ilvl w:val="0"/>
                <w:numId w:val="3"/>
              </w:numPr>
              <w:rPr>
                <w:del w:id="284" w:author="Batra Yogesh (EXT)" w:date="2018-04-06T13:01:00Z"/>
                <w:rFonts w:cs="Arial"/>
                <w:sz w:val="20"/>
                <w:szCs w:val="20"/>
              </w:rPr>
            </w:pPr>
            <w:del w:id="285" w:author="Batra Yogesh (EXT)" w:date="2018-04-06T13:01:00Z">
              <w:r w:rsidRPr="008B5DC2" w:rsidDel="00B06ED1">
                <w:rPr>
                  <w:rFonts w:cs="Arial"/>
                  <w:b/>
                  <w:sz w:val="20"/>
                  <w:szCs w:val="20"/>
                </w:rPr>
                <w:delText>Sub Area</w:delText>
              </w:r>
            </w:del>
          </w:p>
          <w:p w14:paraId="0BAA37A0" w14:textId="27ED5BF7" w:rsidR="00DA587F" w:rsidRPr="005342C8" w:rsidRDefault="00DA587F" w:rsidP="00DA587F">
            <w:pPr>
              <w:keepNext/>
              <w:keepLines/>
              <w:numPr>
                <w:ilvl w:val="0"/>
                <w:numId w:val="3"/>
              </w:numPr>
              <w:spacing w:after="120"/>
              <w:rPr>
                <w:rFonts w:cs="Arial"/>
                <w:color w:val="000000" w:themeColor="text1"/>
                <w:sz w:val="20"/>
                <w:szCs w:val="20"/>
              </w:rPr>
            </w:pPr>
            <w:del w:id="286" w:author="Batra Yogesh (EXT)" w:date="2018-04-06T13:01:00Z">
              <w:r w:rsidRPr="008B5DC2" w:rsidDel="00B06ED1">
                <w:rPr>
                  <w:rFonts w:cs="Arial"/>
                  <w:b/>
                  <w:sz w:val="20"/>
                  <w:szCs w:val="20"/>
                </w:rPr>
                <w:delText>Facility Class 2</w:delText>
              </w:r>
            </w:del>
          </w:p>
        </w:tc>
        <w:tc>
          <w:tcPr>
            <w:tcW w:w="1538" w:type="pct"/>
            <w:tcPrChange w:id="287" w:author="Batra Yogesh (EXT)" w:date="2018-04-13T12:22:00Z">
              <w:tcPr>
                <w:tcW w:w="2880" w:type="dxa"/>
              </w:tcPr>
            </w:tcPrChange>
          </w:tcPr>
          <w:p w14:paraId="0BAA37A1" w14:textId="4602CC40" w:rsidR="000179B8" w:rsidRPr="005342C8" w:rsidRDefault="00485022" w:rsidP="004C4F04">
            <w:pPr>
              <w:keepNext/>
              <w:keepLines/>
              <w:rPr>
                <w:rFonts w:cs="Arial"/>
                <w:color w:val="000000" w:themeColor="text1"/>
                <w:sz w:val="20"/>
                <w:szCs w:val="20"/>
              </w:rPr>
            </w:pPr>
            <w:r w:rsidRPr="005342C8">
              <w:rPr>
                <w:rFonts w:cs="Arial"/>
                <w:color w:val="000000" w:themeColor="text1"/>
                <w:sz w:val="20"/>
                <w:szCs w:val="20"/>
              </w:rPr>
              <w:t xml:space="preserve">Note: </w:t>
            </w:r>
            <w:r w:rsidR="00F75CF9" w:rsidRPr="005342C8">
              <w:rPr>
                <w:rFonts w:cs="Arial"/>
                <w:color w:val="000000" w:themeColor="text1"/>
                <w:sz w:val="20"/>
                <w:szCs w:val="20"/>
              </w:rPr>
              <w:t>Fields</w:t>
            </w:r>
            <w:r w:rsidRPr="005342C8">
              <w:rPr>
                <w:rFonts w:cs="Arial"/>
                <w:color w:val="000000" w:themeColor="text1"/>
                <w:sz w:val="20"/>
                <w:szCs w:val="20"/>
              </w:rPr>
              <w:t xml:space="preserve"> are populated according to the navigation role defined for each user </w:t>
            </w:r>
          </w:p>
        </w:tc>
      </w:tr>
      <w:tr w:rsidR="00485022" w:rsidRPr="005342C8" w14:paraId="0BAA37B4" w14:textId="77777777" w:rsidTr="3879F0E0">
        <w:trPr>
          <w:trPrChange w:id="288" w:author="Batra Yogesh (EXT)" w:date="2018-04-13T12:22:00Z">
            <w:trPr>
              <w:gridBefore w:val="1"/>
              <w:gridAfter w:val="0"/>
            </w:trPr>
          </w:trPrChange>
        </w:trPr>
        <w:tc>
          <w:tcPr>
            <w:tcW w:w="369" w:type="pct"/>
            <w:shd w:val="clear" w:color="auto" w:fill="C6D9F1" w:themeFill="text2" w:themeFillTint="33"/>
            <w:tcPrChange w:id="289" w:author="Batra Yogesh (EXT)" w:date="2018-04-13T12:22:00Z">
              <w:tcPr>
                <w:tcW w:w="690" w:type="dxa"/>
                <w:shd w:val="clear" w:color="auto" w:fill="C6D9F1" w:themeFill="text2" w:themeFillTint="33"/>
              </w:tcPr>
            </w:tcPrChange>
          </w:tcPr>
          <w:p w14:paraId="0BAA37A8" w14:textId="77777777" w:rsidR="00485022" w:rsidRPr="005342C8" w:rsidRDefault="00485022" w:rsidP="00485022">
            <w:pPr>
              <w:pStyle w:val="TableText"/>
              <w:keepNext/>
              <w:keepLines/>
              <w:numPr>
                <w:ilvl w:val="0"/>
                <w:numId w:val="4"/>
              </w:numPr>
              <w:tabs>
                <w:tab w:val="clear" w:pos="360"/>
                <w:tab w:val="num" w:pos="155"/>
              </w:tabs>
              <w:jc w:val="center"/>
              <w:rPr>
                <w:rFonts w:cs="Arial"/>
                <w:sz w:val="20"/>
              </w:rPr>
            </w:pPr>
          </w:p>
        </w:tc>
        <w:tc>
          <w:tcPr>
            <w:tcW w:w="1939" w:type="pct"/>
            <w:tcPrChange w:id="290" w:author="Batra Yogesh (EXT)" w:date="2018-04-13T12:22:00Z">
              <w:tcPr>
                <w:tcW w:w="3630" w:type="dxa"/>
                <w:gridSpan w:val="2"/>
              </w:tcPr>
            </w:tcPrChange>
          </w:tcPr>
          <w:p w14:paraId="0BAA37A9" w14:textId="58E8B550" w:rsidR="00485022" w:rsidRPr="005342C8" w:rsidRDefault="00485022" w:rsidP="00485022">
            <w:pPr>
              <w:pStyle w:val="TableText"/>
              <w:keepNext/>
              <w:keepLines/>
              <w:rPr>
                <w:ins w:id="291" w:author="Wirasak Chomphu" w:date="2017-11-26T16:52:00Z"/>
                <w:rFonts w:cs="Arial"/>
                <w:b/>
                <w:i/>
                <w:color w:val="000000" w:themeColor="text1"/>
                <w:sz w:val="20"/>
                <w:szCs w:val="20"/>
              </w:rPr>
            </w:pPr>
            <w:r w:rsidRPr="005342C8">
              <w:rPr>
                <w:rFonts w:cs="Arial"/>
                <w:color w:val="000000" w:themeColor="text1"/>
                <w:sz w:val="20"/>
                <w:szCs w:val="20"/>
              </w:rPr>
              <w:t xml:space="preserve">Navigate to the </w:t>
            </w:r>
            <w:r w:rsidR="000179B8" w:rsidRPr="005342C8">
              <w:rPr>
                <w:rFonts w:cs="Arial"/>
                <w:color w:val="000000" w:themeColor="text1"/>
                <w:sz w:val="20"/>
                <w:szCs w:val="20"/>
              </w:rPr>
              <w:t xml:space="preserve">Production Well Status </w:t>
            </w:r>
            <w:r w:rsidRPr="005342C8">
              <w:rPr>
                <w:rFonts w:cs="Arial"/>
                <w:color w:val="000000" w:themeColor="text1"/>
                <w:sz w:val="20"/>
                <w:szCs w:val="20"/>
              </w:rPr>
              <w:t xml:space="preserve">screen using the drop down menus and click </w:t>
            </w:r>
            <w:r w:rsidRPr="005342C8">
              <w:rPr>
                <w:rFonts w:cs="Arial"/>
                <w:b/>
                <w:i/>
                <w:color w:val="000000" w:themeColor="text1"/>
                <w:sz w:val="20"/>
                <w:szCs w:val="20"/>
              </w:rPr>
              <w:t>Go…</w:t>
            </w:r>
          </w:p>
          <w:p w14:paraId="7280AD07" w14:textId="7DC9211C" w:rsidR="00692AFA" w:rsidRPr="005342C8" w:rsidRDefault="00692AFA" w:rsidP="00485022">
            <w:pPr>
              <w:pStyle w:val="TableText"/>
              <w:keepNext/>
              <w:keepLines/>
              <w:rPr>
                <w:rFonts w:cs="Arial"/>
                <w:color w:val="000000" w:themeColor="text1"/>
                <w:sz w:val="20"/>
                <w:szCs w:val="20"/>
              </w:rPr>
            </w:pPr>
            <w:ins w:id="292" w:author="Wirasak Chomphu" w:date="2017-11-26T16:52:00Z">
              <w:r w:rsidRPr="005342C8">
                <w:rPr>
                  <w:rFonts w:cs="Arial"/>
                  <w:color w:val="000000" w:themeColor="text1"/>
                  <w:sz w:val="20"/>
                  <w:szCs w:val="20"/>
                </w:rPr>
                <w:t>Operation Hierarchy</w:t>
              </w:r>
            </w:ins>
          </w:p>
          <w:p w14:paraId="1190B49E" w14:textId="77777777" w:rsidR="00485022" w:rsidRPr="00BB4996" w:rsidRDefault="00485022" w:rsidP="00485022">
            <w:pPr>
              <w:pStyle w:val="NoSpacing"/>
              <w:numPr>
                <w:ilvl w:val="0"/>
                <w:numId w:val="3"/>
              </w:numPr>
              <w:tabs>
                <w:tab w:val="clear" w:pos="360"/>
                <w:tab w:val="num" w:pos="720"/>
              </w:tabs>
              <w:ind w:left="720"/>
              <w:rPr>
                <w:rFonts w:cs="Arial"/>
                <w:sz w:val="20"/>
                <w:szCs w:val="20"/>
              </w:rPr>
            </w:pPr>
            <w:r w:rsidRPr="00BB4996">
              <w:rPr>
                <w:rFonts w:cs="Arial"/>
                <w:b/>
                <w:sz w:val="20"/>
                <w:szCs w:val="20"/>
              </w:rPr>
              <w:t>Production Unit</w:t>
            </w:r>
          </w:p>
          <w:p w14:paraId="776DBFB3" w14:textId="77777777" w:rsidR="00485022" w:rsidRPr="00BB4996" w:rsidRDefault="00485022" w:rsidP="00485022">
            <w:pPr>
              <w:pStyle w:val="NoSpacing"/>
              <w:numPr>
                <w:ilvl w:val="0"/>
                <w:numId w:val="3"/>
              </w:numPr>
              <w:tabs>
                <w:tab w:val="clear" w:pos="360"/>
                <w:tab w:val="num" w:pos="720"/>
              </w:tabs>
              <w:ind w:left="720"/>
              <w:rPr>
                <w:rFonts w:cs="Arial"/>
                <w:sz w:val="20"/>
                <w:szCs w:val="20"/>
              </w:rPr>
            </w:pPr>
            <w:r w:rsidRPr="00BB4996">
              <w:rPr>
                <w:rFonts w:cs="Arial"/>
                <w:b/>
                <w:sz w:val="20"/>
                <w:szCs w:val="20"/>
              </w:rPr>
              <w:t>Production Sub Unit</w:t>
            </w:r>
          </w:p>
          <w:p w14:paraId="48603FF8" w14:textId="77777777" w:rsidR="00485022" w:rsidRPr="00862D5A" w:rsidRDefault="00485022" w:rsidP="00485022">
            <w:pPr>
              <w:pStyle w:val="NoSpacing"/>
              <w:numPr>
                <w:ilvl w:val="0"/>
                <w:numId w:val="3"/>
              </w:numPr>
              <w:tabs>
                <w:tab w:val="clear" w:pos="360"/>
                <w:tab w:val="num" w:pos="720"/>
              </w:tabs>
              <w:ind w:left="720"/>
              <w:rPr>
                <w:rFonts w:cs="Arial"/>
                <w:sz w:val="20"/>
                <w:szCs w:val="20"/>
              </w:rPr>
            </w:pPr>
            <w:r w:rsidRPr="00862D5A">
              <w:rPr>
                <w:rFonts w:cs="Arial"/>
                <w:b/>
                <w:sz w:val="20"/>
                <w:szCs w:val="20"/>
              </w:rPr>
              <w:t>Area</w:t>
            </w:r>
          </w:p>
          <w:p w14:paraId="2F82F65F" w14:textId="77777777" w:rsidR="00485022" w:rsidRPr="005342C8" w:rsidRDefault="00485022" w:rsidP="00485022">
            <w:pPr>
              <w:pStyle w:val="TableText"/>
              <w:keepNext/>
              <w:keepLines/>
              <w:numPr>
                <w:ilvl w:val="0"/>
                <w:numId w:val="3"/>
              </w:numPr>
              <w:tabs>
                <w:tab w:val="clear" w:pos="360"/>
                <w:tab w:val="num" w:pos="720"/>
              </w:tabs>
              <w:spacing w:after="0"/>
              <w:ind w:left="720"/>
              <w:rPr>
                <w:rFonts w:cs="Arial"/>
                <w:b/>
                <w:color w:val="000000" w:themeColor="text1"/>
                <w:sz w:val="20"/>
                <w:szCs w:val="20"/>
              </w:rPr>
            </w:pPr>
            <w:r w:rsidRPr="00862D5A">
              <w:rPr>
                <w:rFonts w:cs="Arial"/>
                <w:b/>
                <w:sz w:val="20"/>
                <w:szCs w:val="20"/>
              </w:rPr>
              <w:t>Sub Area</w:t>
            </w:r>
          </w:p>
          <w:p w14:paraId="3A40887C" w14:textId="77777777" w:rsidR="00485022" w:rsidRPr="005342C8" w:rsidRDefault="00485022" w:rsidP="00485022">
            <w:pPr>
              <w:pStyle w:val="TableText"/>
              <w:keepNext/>
              <w:keepLines/>
              <w:numPr>
                <w:ilvl w:val="0"/>
                <w:numId w:val="3"/>
              </w:numPr>
              <w:tabs>
                <w:tab w:val="clear" w:pos="360"/>
                <w:tab w:val="num" w:pos="720"/>
              </w:tabs>
              <w:spacing w:after="0"/>
              <w:ind w:left="720"/>
              <w:rPr>
                <w:rFonts w:cs="Arial"/>
                <w:b/>
                <w:color w:val="000000" w:themeColor="text1"/>
                <w:sz w:val="20"/>
                <w:szCs w:val="20"/>
              </w:rPr>
            </w:pPr>
            <w:r w:rsidRPr="005342C8">
              <w:rPr>
                <w:rFonts w:cs="Arial"/>
                <w:b/>
                <w:color w:val="000000" w:themeColor="text1"/>
                <w:sz w:val="20"/>
                <w:szCs w:val="20"/>
              </w:rPr>
              <w:t>Facility Class 2</w:t>
            </w:r>
          </w:p>
          <w:p w14:paraId="4B23459B" w14:textId="28FA00F2" w:rsidR="00265F43" w:rsidRPr="005342C8" w:rsidRDefault="00265F43" w:rsidP="00265F43">
            <w:pPr>
              <w:pStyle w:val="TableText"/>
              <w:keepNext/>
              <w:keepLines/>
              <w:numPr>
                <w:ilvl w:val="0"/>
                <w:numId w:val="3"/>
              </w:numPr>
              <w:tabs>
                <w:tab w:val="clear" w:pos="360"/>
                <w:tab w:val="num" w:pos="720"/>
              </w:tabs>
              <w:spacing w:after="0"/>
              <w:ind w:left="720"/>
              <w:rPr>
                <w:ins w:id="293" w:author="Lopez, Jennifer" w:date="2017-11-09T11:15:00Z"/>
                <w:rFonts w:cs="Arial"/>
                <w:b/>
                <w:color w:val="000000" w:themeColor="text1"/>
                <w:sz w:val="20"/>
                <w:szCs w:val="20"/>
              </w:rPr>
            </w:pPr>
            <w:r w:rsidRPr="005342C8">
              <w:rPr>
                <w:rFonts w:cs="Arial"/>
                <w:b/>
                <w:color w:val="000000" w:themeColor="text1"/>
                <w:sz w:val="20"/>
                <w:szCs w:val="20"/>
              </w:rPr>
              <w:t>Facility Class 1</w:t>
            </w:r>
          </w:p>
          <w:p w14:paraId="1A030C13" w14:textId="3DB77E58" w:rsidR="005759A5" w:rsidRPr="005342C8" w:rsidDel="00692AFA" w:rsidRDefault="00604557" w:rsidP="00265F43">
            <w:pPr>
              <w:pStyle w:val="TableText"/>
              <w:keepNext/>
              <w:keepLines/>
              <w:numPr>
                <w:ilvl w:val="0"/>
                <w:numId w:val="3"/>
              </w:numPr>
              <w:tabs>
                <w:tab w:val="clear" w:pos="360"/>
                <w:tab w:val="num" w:pos="720"/>
              </w:tabs>
              <w:spacing w:after="0"/>
              <w:ind w:left="720"/>
              <w:rPr>
                <w:del w:id="294" w:author="Wirasak Chomphu" w:date="2017-11-26T16:52:00Z"/>
                <w:rFonts w:cs="Arial"/>
                <w:b/>
                <w:color w:val="000000" w:themeColor="text1"/>
                <w:sz w:val="20"/>
                <w:szCs w:val="20"/>
              </w:rPr>
            </w:pPr>
            <w:ins w:id="295" w:author="Prakash Atul (Ext)" w:date="2018-03-27T15:39:00Z">
              <w:r w:rsidRPr="005342C8">
                <w:rPr>
                  <w:rFonts w:cs="Arial"/>
                  <w:b/>
                  <w:color w:val="000000" w:themeColor="text1"/>
                  <w:sz w:val="20"/>
                  <w:szCs w:val="20"/>
                  <w:rPrChange w:id="296" w:author="Batra Yogesh (EXT)" w:date="2018-04-13T12:22:00Z">
                    <w:rPr>
                      <w:rFonts w:cs="Arial"/>
                      <w:color w:val="000000" w:themeColor="text1"/>
                      <w:sz w:val="20"/>
                      <w:szCs w:val="20"/>
                    </w:rPr>
                  </w:rPrChange>
                </w:rPr>
                <w:t>Well (Optional)</w:t>
              </w:r>
            </w:ins>
            <w:commentRangeStart w:id="297"/>
            <w:ins w:id="298" w:author="Lopez, Jennifer" w:date="2017-11-09T11:15:00Z">
              <w:del w:id="299" w:author="Wirasak Chomphu" w:date="2017-11-26T16:52:00Z">
                <w:r w:rsidR="005759A5" w:rsidRPr="005342C8" w:rsidDel="00692AFA">
                  <w:rPr>
                    <w:rFonts w:cs="Arial"/>
                    <w:b/>
                    <w:color w:val="000000" w:themeColor="text1"/>
                    <w:sz w:val="20"/>
                    <w:szCs w:val="20"/>
                  </w:rPr>
                  <w:delText>Well (optional)</w:delText>
                </w:r>
                <w:commentRangeEnd w:id="297"/>
                <w:r w:rsidR="005759A5" w:rsidRPr="005342C8" w:rsidDel="00692AFA">
                  <w:rPr>
                    <w:rStyle w:val="CommentReference"/>
                    <w:rFonts w:cs="Arial"/>
                    <w:b/>
                    <w:color w:val="000000" w:themeColor="text1"/>
                    <w:sz w:val="20"/>
                    <w:szCs w:val="20"/>
                  </w:rPr>
                  <w:commentReference w:id="297"/>
                </w:r>
              </w:del>
            </w:ins>
          </w:p>
          <w:p w14:paraId="0BAA37AF" w14:textId="57E1FED4" w:rsidR="000179B8" w:rsidRPr="005342C8" w:rsidRDefault="000179B8">
            <w:pPr>
              <w:pStyle w:val="TableText"/>
              <w:keepNext/>
              <w:keepLines/>
              <w:numPr>
                <w:ilvl w:val="0"/>
                <w:numId w:val="3"/>
              </w:numPr>
              <w:tabs>
                <w:tab w:val="clear" w:pos="360"/>
                <w:tab w:val="num" w:pos="720"/>
              </w:tabs>
              <w:spacing w:after="0"/>
              <w:ind w:left="720"/>
              <w:rPr>
                <w:rFonts w:cs="Arial"/>
                <w:b/>
                <w:color w:val="000000" w:themeColor="text1"/>
                <w:sz w:val="20"/>
                <w:szCs w:val="20"/>
              </w:rPr>
              <w:pPrChange w:id="300" w:author="Wirasak Chomphu" w:date="2017-11-26T16:52:00Z">
                <w:pPr>
                  <w:pStyle w:val="TableText"/>
                  <w:keepNext/>
                  <w:keepLines/>
                  <w:spacing w:after="0"/>
                  <w:ind w:left="720"/>
                </w:pPr>
              </w:pPrChange>
            </w:pPr>
          </w:p>
        </w:tc>
        <w:tc>
          <w:tcPr>
            <w:tcW w:w="1154" w:type="pct"/>
            <w:tcPrChange w:id="301" w:author="Batra Yogesh (EXT)" w:date="2018-04-13T12:22:00Z">
              <w:tcPr>
                <w:tcW w:w="2160" w:type="dxa"/>
              </w:tcPr>
            </w:tcPrChange>
          </w:tcPr>
          <w:p w14:paraId="0BAA37B0" w14:textId="26B4BA21" w:rsidR="00485022" w:rsidRPr="005342C8" w:rsidRDefault="00485022" w:rsidP="00485022">
            <w:pPr>
              <w:keepNext/>
              <w:keepLines/>
              <w:rPr>
                <w:rFonts w:cs="Arial"/>
                <w:color w:val="000000" w:themeColor="text1"/>
                <w:sz w:val="20"/>
                <w:szCs w:val="20"/>
              </w:rPr>
            </w:pPr>
            <w:r w:rsidRPr="005342C8">
              <w:rPr>
                <w:rFonts w:cs="Arial"/>
                <w:color w:val="000000" w:themeColor="text1"/>
                <w:sz w:val="20"/>
                <w:szCs w:val="20"/>
              </w:rPr>
              <w:t xml:space="preserve">If there are any records for the </w:t>
            </w:r>
            <w:r w:rsidR="000179B8" w:rsidRPr="005342C8">
              <w:rPr>
                <w:rFonts w:cs="Arial"/>
                <w:color w:val="000000" w:themeColor="text1"/>
                <w:sz w:val="20"/>
                <w:szCs w:val="20"/>
              </w:rPr>
              <w:t>well</w:t>
            </w:r>
            <w:r w:rsidRPr="005342C8">
              <w:rPr>
                <w:rFonts w:cs="Arial"/>
                <w:color w:val="000000" w:themeColor="text1"/>
                <w:sz w:val="20"/>
                <w:szCs w:val="20"/>
              </w:rPr>
              <w:t xml:space="preserve"> for that date, they will </w:t>
            </w:r>
            <w:r w:rsidR="000179B8" w:rsidRPr="005342C8">
              <w:rPr>
                <w:rFonts w:cs="Arial"/>
                <w:color w:val="000000" w:themeColor="text1"/>
                <w:sz w:val="20"/>
                <w:szCs w:val="20"/>
              </w:rPr>
              <w:t>be l</w:t>
            </w:r>
            <w:r w:rsidR="00744F52" w:rsidRPr="005342C8">
              <w:rPr>
                <w:rFonts w:cs="Arial"/>
                <w:color w:val="000000" w:themeColor="text1"/>
                <w:sz w:val="20"/>
                <w:szCs w:val="20"/>
              </w:rPr>
              <w:t xml:space="preserve">isted in the Data Window and </w:t>
            </w:r>
            <w:r w:rsidR="000179B8" w:rsidRPr="005342C8">
              <w:rPr>
                <w:rFonts w:cs="Arial"/>
                <w:color w:val="000000" w:themeColor="text1"/>
                <w:sz w:val="20"/>
                <w:szCs w:val="20"/>
              </w:rPr>
              <w:t>the section “Last Registered Status”</w:t>
            </w:r>
            <w:r w:rsidR="00744F52" w:rsidRPr="005342C8">
              <w:rPr>
                <w:rFonts w:cs="Arial"/>
                <w:color w:val="000000" w:themeColor="text1"/>
                <w:sz w:val="20"/>
                <w:szCs w:val="20"/>
              </w:rPr>
              <w:t xml:space="preserve"> will show the last status of that well</w:t>
            </w:r>
          </w:p>
          <w:p w14:paraId="0BAA37B1" w14:textId="77777777" w:rsidR="00485022" w:rsidRPr="005342C8" w:rsidRDefault="00485022" w:rsidP="00485022">
            <w:pPr>
              <w:keepNext/>
              <w:keepLines/>
              <w:rPr>
                <w:rFonts w:cs="Arial"/>
                <w:color w:val="000000" w:themeColor="text1"/>
                <w:sz w:val="20"/>
                <w:szCs w:val="20"/>
              </w:rPr>
            </w:pPr>
          </w:p>
          <w:p w14:paraId="2A4FCC62" w14:textId="77777777" w:rsidR="00485022" w:rsidRPr="005342C8" w:rsidRDefault="00485022" w:rsidP="00485022">
            <w:pPr>
              <w:keepNext/>
              <w:keepLines/>
              <w:rPr>
                <w:rFonts w:cs="Arial"/>
                <w:color w:val="000000" w:themeColor="text1"/>
                <w:sz w:val="20"/>
                <w:szCs w:val="20"/>
              </w:rPr>
            </w:pPr>
            <w:r w:rsidRPr="005342C8">
              <w:rPr>
                <w:rFonts w:cs="Arial"/>
                <w:color w:val="000000" w:themeColor="text1"/>
                <w:sz w:val="20"/>
                <w:szCs w:val="20"/>
              </w:rPr>
              <w:t>If there were no records for that date, there will be a message “no records found…”</w:t>
            </w:r>
            <w:r w:rsidR="00744F52" w:rsidRPr="005342C8">
              <w:rPr>
                <w:rFonts w:cs="Arial"/>
                <w:color w:val="000000" w:themeColor="text1"/>
                <w:sz w:val="20"/>
                <w:szCs w:val="20"/>
              </w:rPr>
              <w:t xml:space="preserve"> and the section “Last Registered Status” will show the last status of that well</w:t>
            </w:r>
          </w:p>
          <w:p w14:paraId="0BAA37B2" w14:textId="563E2CF6" w:rsidR="00744F52" w:rsidRPr="005342C8" w:rsidRDefault="00744F52" w:rsidP="00485022">
            <w:pPr>
              <w:keepNext/>
              <w:keepLines/>
              <w:rPr>
                <w:rFonts w:cs="Arial"/>
                <w:color w:val="000000" w:themeColor="text1"/>
                <w:sz w:val="20"/>
                <w:szCs w:val="20"/>
              </w:rPr>
            </w:pPr>
          </w:p>
        </w:tc>
        <w:tc>
          <w:tcPr>
            <w:tcW w:w="1538" w:type="pct"/>
            <w:tcPrChange w:id="302" w:author="Batra Yogesh (EXT)" w:date="2018-04-13T12:22:00Z">
              <w:tcPr>
                <w:tcW w:w="2880" w:type="dxa"/>
              </w:tcPr>
            </w:tcPrChange>
          </w:tcPr>
          <w:p w14:paraId="512B9C44" w14:textId="77777777" w:rsidR="00485022" w:rsidRPr="005342C8" w:rsidRDefault="00485022" w:rsidP="00485022">
            <w:pPr>
              <w:keepNext/>
              <w:keepLines/>
              <w:rPr>
                <w:rFonts w:cs="Arial"/>
                <w:b/>
                <w:i/>
                <w:color w:val="000000" w:themeColor="text1"/>
                <w:sz w:val="20"/>
                <w:szCs w:val="20"/>
              </w:rPr>
            </w:pPr>
            <w:r w:rsidRPr="005342C8">
              <w:rPr>
                <w:rFonts w:cs="Arial"/>
                <w:color w:val="000000" w:themeColor="text1"/>
                <w:sz w:val="20"/>
                <w:szCs w:val="20"/>
              </w:rPr>
              <w:t xml:space="preserve">Note:  The hierarchy information may be  pre-populated and user just needs to hit </w:t>
            </w:r>
            <w:r w:rsidRPr="005342C8">
              <w:rPr>
                <w:rFonts w:cs="Arial"/>
                <w:b/>
                <w:i/>
                <w:color w:val="000000" w:themeColor="text1"/>
                <w:sz w:val="20"/>
                <w:szCs w:val="20"/>
              </w:rPr>
              <w:t>Go…</w:t>
            </w:r>
          </w:p>
          <w:p w14:paraId="3149072A" w14:textId="77777777" w:rsidR="00485022" w:rsidRPr="005342C8" w:rsidRDefault="00485022" w:rsidP="00485022">
            <w:pPr>
              <w:keepNext/>
              <w:keepLines/>
              <w:rPr>
                <w:rFonts w:cs="Arial"/>
                <w:b/>
                <w:i/>
                <w:color w:val="000000" w:themeColor="text1"/>
                <w:sz w:val="20"/>
                <w:szCs w:val="20"/>
              </w:rPr>
            </w:pPr>
          </w:p>
          <w:p w14:paraId="0BAA37B3" w14:textId="38C51812" w:rsidR="00485022" w:rsidRPr="005342C8" w:rsidRDefault="00485022" w:rsidP="006E3CBB">
            <w:pPr>
              <w:keepNext/>
              <w:keepLines/>
              <w:rPr>
                <w:rFonts w:cs="Arial"/>
                <w:sz w:val="19"/>
                <w:szCs w:val="19"/>
              </w:rPr>
            </w:pPr>
          </w:p>
        </w:tc>
      </w:tr>
      <w:tr w:rsidR="008206A7" w:rsidRPr="005342C8" w14:paraId="4520FAA3" w14:textId="77777777" w:rsidTr="3879F0E0">
        <w:trPr>
          <w:trPrChange w:id="303" w:author="Batra Yogesh (EXT)" w:date="2018-04-13T12:22:00Z">
            <w:trPr>
              <w:gridBefore w:val="1"/>
              <w:gridAfter w:val="0"/>
            </w:trPr>
          </w:trPrChange>
        </w:trPr>
        <w:tc>
          <w:tcPr>
            <w:tcW w:w="369" w:type="pct"/>
            <w:shd w:val="clear" w:color="auto" w:fill="C6D9F1" w:themeFill="text2" w:themeFillTint="33"/>
            <w:tcPrChange w:id="304" w:author="Batra Yogesh (EXT)" w:date="2018-04-13T12:22:00Z">
              <w:tcPr>
                <w:tcW w:w="690" w:type="dxa"/>
                <w:shd w:val="clear" w:color="auto" w:fill="C6D9F1" w:themeFill="text2" w:themeFillTint="33"/>
              </w:tcPr>
            </w:tcPrChange>
          </w:tcPr>
          <w:p w14:paraId="561A2E06" w14:textId="77777777" w:rsidR="008206A7" w:rsidRPr="005342C8" w:rsidRDefault="008206A7" w:rsidP="00485022">
            <w:pPr>
              <w:pStyle w:val="TableText"/>
              <w:keepNext/>
              <w:keepLines/>
              <w:numPr>
                <w:ilvl w:val="0"/>
                <w:numId w:val="4"/>
              </w:numPr>
              <w:tabs>
                <w:tab w:val="clear" w:pos="360"/>
                <w:tab w:val="num" w:pos="155"/>
              </w:tabs>
              <w:jc w:val="center"/>
              <w:rPr>
                <w:rFonts w:cs="Arial"/>
                <w:sz w:val="20"/>
              </w:rPr>
            </w:pPr>
          </w:p>
        </w:tc>
        <w:tc>
          <w:tcPr>
            <w:tcW w:w="1939" w:type="pct"/>
            <w:tcPrChange w:id="305" w:author="Batra Yogesh (EXT)" w:date="2018-04-13T12:22:00Z">
              <w:tcPr>
                <w:tcW w:w="3630" w:type="dxa"/>
                <w:gridSpan w:val="2"/>
              </w:tcPr>
            </w:tcPrChange>
          </w:tcPr>
          <w:p w14:paraId="45647F3C" w14:textId="72B35074" w:rsidR="008206A7" w:rsidRPr="005342C8" w:rsidRDefault="008206A7" w:rsidP="00485022">
            <w:pPr>
              <w:pStyle w:val="TableText"/>
              <w:keepNext/>
              <w:keepLines/>
              <w:rPr>
                <w:rFonts w:cs="Arial"/>
                <w:color w:val="000000" w:themeColor="text1"/>
                <w:sz w:val="20"/>
                <w:szCs w:val="20"/>
              </w:rPr>
            </w:pPr>
            <w:del w:id="306" w:author="Prakash Atul (Ext)" w:date="2018-03-27T15:44:00Z">
              <w:r w:rsidRPr="005342C8" w:rsidDel="00604557">
                <w:rPr>
                  <w:rFonts w:cs="Arial"/>
                  <w:color w:val="000000" w:themeColor="text1"/>
                  <w:sz w:val="20"/>
                  <w:szCs w:val="20"/>
                </w:rPr>
                <w:delText>Click the</w:delText>
              </w:r>
            </w:del>
            <w:ins w:id="307" w:author="Prakash Atul (Ext)" w:date="2018-03-27T15:44:00Z">
              <w:r w:rsidR="00604557" w:rsidRPr="005342C8">
                <w:rPr>
                  <w:rFonts w:cs="Arial"/>
                  <w:color w:val="000000" w:themeColor="text1"/>
                  <w:sz w:val="20"/>
                  <w:szCs w:val="20"/>
                </w:rPr>
                <w:t>Mouse over to</w:t>
              </w:r>
            </w:ins>
            <w:r w:rsidRPr="005342C8">
              <w:rPr>
                <w:rFonts w:cs="Arial"/>
                <w:color w:val="000000" w:themeColor="text1"/>
                <w:sz w:val="20"/>
                <w:szCs w:val="20"/>
              </w:rPr>
              <w:t xml:space="preserve"> Insert icon in the Tool Bar</w:t>
            </w:r>
            <w:ins w:id="308" w:author="Prakash Atul (Ext)" w:date="2018-03-27T15:44:00Z">
              <w:r w:rsidR="00604557" w:rsidRPr="005342C8">
                <w:rPr>
                  <w:rFonts w:cs="Arial"/>
                  <w:color w:val="000000" w:themeColor="text1"/>
                  <w:sz w:val="20"/>
                  <w:szCs w:val="20"/>
                </w:rPr>
                <w:t xml:space="preserve"> and click on Well Status</w:t>
              </w:r>
            </w:ins>
          </w:p>
        </w:tc>
        <w:tc>
          <w:tcPr>
            <w:tcW w:w="1154" w:type="pct"/>
            <w:tcPrChange w:id="309" w:author="Batra Yogesh (EXT)" w:date="2018-04-13T12:22:00Z">
              <w:tcPr>
                <w:tcW w:w="2160" w:type="dxa"/>
              </w:tcPr>
            </w:tcPrChange>
          </w:tcPr>
          <w:p w14:paraId="3B71FF95" w14:textId="2ED30591" w:rsidR="008206A7" w:rsidRPr="005342C8" w:rsidRDefault="008206A7" w:rsidP="00485022">
            <w:pPr>
              <w:rPr>
                <w:rFonts w:cs="Arial"/>
                <w:color w:val="000000" w:themeColor="text1"/>
                <w:sz w:val="20"/>
                <w:szCs w:val="20"/>
              </w:rPr>
            </w:pPr>
            <w:r w:rsidRPr="005342C8">
              <w:rPr>
                <w:rFonts w:cs="Arial"/>
                <w:color w:val="000000" w:themeColor="text1"/>
                <w:sz w:val="20"/>
                <w:szCs w:val="20"/>
              </w:rPr>
              <w:t>A new data entry form is created in the Data Window.</w:t>
            </w:r>
          </w:p>
        </w:tc>
        <w:tc>
          <w:tcPr>
            <w:tcW w:w="1538" w:type="pct"/>
            <w:tcPrChange w:id="310" w:author="Batra Yogesh (EXT)" w:date="2018-04-13T12:22:00Z">
              <w:tcPr>
                <w:tcW w:w="2880" w:type="dxa"/>
              </w:tcPr>
            </w:tcPrChange>
          </w:tcPr>
          <w:p w14:paraId="28F8BC06" w14:textId="77777777" w:rsidR="008206A7" w:rsidRPr="005342C8" w:rsidRDefault="008F61F2" w:rsidP="00485022">
            <w:pPr>
              <w:textAlignment w:val="center"/>
              <w:rPr>
                <w:rFonts w:cs="Arial"/>
                <w:color w:val="000000" w:themeColor="text1"/>
                <w:sz w:val="20"/>
                <w:szCs w:val="20"/>
              </w:rPr>
            </w:pPr>
            <w:r w:rsidRPr="005342C8">
              <w:rPr>
                <w:rFonts w:cs="Arial"/>
                <w:color w:val="000000" w:themeColor="text1"/>
                <w:sz w:val="20"/>
                <w:szCs w:val="20"/>
              </w:rPr>
              <w:t xml:space="preserve">If a well was not selected in the drop down menu, the user must select a well from the Well Name dropdown before proceeding.  </w:t>
            </w:r>
          </w:p>
          <w:p w14:paraId="1F66C85A" w14:textId="7D971B21" w:rsidR="008F61F2" w:rsidRPr="005342C8" w:rsidRDefault="008F61F2" w:rsidP="00485022">
            <w:pPr>
              <w:textAlignment w:val="center"/>
              <w:rPr>
                <w:rFonts w:cs="Arial"/>
                <w:color w:val="000000" w:themeColor="text1"/>
                <w:sz w:val="20"/>
                <w:szCs w:val="20"/>
              </w:rPr>
            </w:pPr>
          </w:p>
        </w:tc>
      </w:tr>
      <w:tr w:rsidR="00942484" w:rsidRPr="005342C8" w:rsidDel="00862D5A" w14:paraId="10BB5354" w14:textId="475F256C" w:rsidTr="3879F0E0">
        <w:trPr>
          <w:del w:id="311" w:author="Shah Ashay" w:date="2018-04-16T13:47:00Z"/>
          <w:trPrChange w:id="312" w:author="Batra Yogesh (EXT)" w:date="2018-04-13T12:22:00Z">
            <w:trPr>
              <w:gridBefore w:val="1"/>
              <w:gridAfter w:val="0"/>
            </w:trPr>
          </w:trPrChange>
        </w:trPr>
        <w:tc>
          <w:tcPr>
            <w:tcW w:w="369" w:type="pct"/>
            <w:shd w:val="clear" w:color="auto" w:fill="C6D9F1" w:themeFill="text2" w:themeFillTint="33"/>
            <w:tcPrChange w:id="313" w:author="Batra Yogesh (EXT)" w:date="2018-04-13T12:22:00Z">
              <w:tcPr>
                <w:tcW w:w="690" w:type="dxa"/>
                <w:shd w:val="clear" w:color="auto" w:fill="C6D9F1" w:themeFill="text2" w:themeFillTint="33"/>
              </w:tcPr>
            </w:tcPrChange>
          </w:tcPr>
          <w:p w14:paraId="22A87AD5" w14:textId="7599E33A" w:rsidR="00942484" w:rsidRPr="005342C8" w:rsidDel="00862D5A" w:rsidRDefault="00942484" w:rsidP="00485022">
            <w:pPr>
              <w:pStyle w:val="TableText"/>
              <w:keepNext/>
              <w:keepLines/>
              <w:numPr>
                <w:ilvl w:val="0"/>
                <w:numId w:val="4"/>
              </w:numPr>
              <w:tabs>
                <w:tab w:val="clear" w:pos="360"/>
                <w:tab w:val="num" w:pos="155"/>
              </w:tabs>
              <w:jc w:val="center"/>
              <w:rPr>
                <w:del w:id="314" w:author="Shah Ashay" w:date="2018-04-16T13:47:00Z"/>
                <w:rFonts w:cs="Arial"/>
                <w:sz w:val="20"/>
              </w:rPr>
            </w:pPr>
          </w:p>
        </w:tc>
        <w:tc>
          <w:tcPr>
            <w:tcW w:w="1939" w:type="pct"/>
            <w:tcPrChange w:id="315" w:author="Batra Yogesh (EXT)" w:date="2018-04-13T12:22:00Z">
              <w:tcPr>
                <w:tcW w:w="3630" w:type="dxa"/>
                <w:gridSpan w:val="2"/>
              </w:tcPr>
            </w:tcPrChange>
          </w:tcPr>
          <w:p w14:paraId="347D12A6" w14:textId="2BAF12FF" w:rsidR="00942484" w:rsidRPr="005342C8" w:rsidDel="00862D5A" w:rsidRDefault="00942484" w:rsidP="00485022">
            <w:pPr>
              <w:pStyle w:val="TableText"/>
              <w:keepNext/>
              <w:keepLines/>
              <w:rPr>
                <w:del w:id="316" w:author="Shah Ashay" w:date="2018-04-16T13:47:00Z"/>
                <w:rFonts w:cs="Arial"/>
                <w:color w:val="000000" w:themeColor="text1"/>
                <w:sz w:val="20"/>
                <w:szCs w:val="20"/>
              </w:rPr>
            </w:pPr>
          </w:p>
        </w:tc>
        <w:tc>
          <w:tcPr>
            <w:tcW w:w="1154" w:type="pct"/>
            <w:tcPrChange w:id="317" w:author="Batra Yogesh (EXT)" w:date="2018-04-13T12:22:00Z">
              <w:tcPr>
                <w:tcW w:w="2160" w:type="dxa"/>
              </w:tcPr>
            </w:tcPrChange>
          </w:tcPr>
          <w:p w14:paraId="3D4138E8" w14:textId="76787BE7" w:rsidR="00942484" w:rsidRPr="005342C8" w:rsidDel="00862D5A" w:rsidRDefault="00942484" w:rsidP="00485022">
            <w:pPr>
              <w:rPr>
                <w:del w:id="318" w:author="Shah Ashay" w:date="2018-04-16T13:47:00Z"/>
                <w:rFonts w:cs="Arial"/>
                <w:color w:val="000000" w:themeColor="text1"/>
                <w:sz w:val="20"/>
                <w:szCs w:val="20"/>
              </w:rPr>
            </w:pPr>
          </w:p>
        </w:tc>
        <w:tc>
          <w:tcPr>
            <w:tcW w:w="1538" w:type="pct"/>
            <w:tcPrChange w:id="319" w:author="Batra Yogesh (EXT)" w:date="2018-04-13T12:22:00Z">
              <w:tcPr>
                <w:tcW w:w="2880" w:type="dxa"/>
              </w:tcPr>
            </w:tcPrChange>
          </w:tcPr>
          <w:p w14:paraId="0A30E484" w14:textId="073640C3" w:rsidR="00942484" w:rsidRPr="005342C8" w:rsidDel="00862D5A" w:rsidRDefault="00942484" w:rsidP="00485022">
            <w:pPr>
              <w:textAlignment w:val="center"/>
              <w:rPr>
                <w:del w:id="320" w:author="Shah Ashay" w:date="2018-04-16T13:47:00Z"/>
                <w:rFonts w:cs="Arial"/>
                <w:b/>
                <w:color w:val="000000" w:themeColor="text1"/>
                <w:sz w:val="20"/>
                <w:szCs w:val="20"/>
              </w:rPr>
            </w:pPr>
          </w:p>
        </w:tc>
      </w:tr>
      <w:tr w:rsidR="00485022" w:rsidRPr="005342C8" w14:paraId="5EA71AAB" w14:textId="77777777" w:rsidTr="3879F0E0">
        <w:trPr>
          <w:trPrChange w:id="321" w:author="Batra Yogesh (EXT)" w:date="2018-04-13T12:22:00Z">
            <w:trPr>
              <w:gridBefore w:val="1"/>
              <w:gridAfter w:val="0"/>
            </w:trPr>
          </w:trPrChange>
        </w:trPr>
        <w:tc>
          <w:tcPr>
            <w:tcW w:w="369" w:type="pct"/>
            <w:shd w:val="clear" w:color="auto" w:fill="C6D9F1" w:themeFill="text2" w:themeFillTint="33"/>
            <w:tcPrChange w:id="322" w:author="Batra Yogesh (EXT)" w:date="2018-04-13T12:22:00Z">
              <w:tcPr>
                <w:tcW w:w="690" w:type="dxa"/>
                <w:shd w:val="clear" w:color="auto" w:fill="C6D9F1" w:themeFill="text2" w:themeFillTint="33"/>
              </w:tcPr>
            </w:tcPrChange>
          </w:tcPr>
          <w:p w14:paraId="761FD574" w14:textId="77777777" w:rsidR="00485022" w:rsidRPr="005342C8" w:rsidRDefault="00485022" w:rsidP="00485022">
            <w:pPr>
              <w:pStyle w:val="TableText"/>
              <w:keepNext/>
              <w:keepLines/>
              <w:numPr>
                <w:ilvl w:val="0"/>
                <w:numId w:val="4"/>
              </w:numPr>
              <w:tabs>
                <w:tab w:val="clear" w:pos="360"/>
                <w:tab w:val="num" w:pos="155"/>
              </w:tabs>
              <w:jc w:val="center"/>
              <w:rPr>
                <w:rFonts w:cs="Arial"/>
                <w:sz w:val="20"/>
              </w:rPr>
            </w:pPr>
          </w:p>
        </w:tc>
        <w:tc>
          <w:tcPr>
            <w:tcW w:w="1939" w:type="pct"/>
            <w:tcPrChange w:id="323" w:author="Batra Yogesh (EXT)" w:date="2018-04-13T12:22:00Z">
              <w:tcPr>
                <w:tcW w:w="3630" w:type="dxa"/>
                <w:gridSpan w:val="2"/>
              </w:tcPr>
            </w:tcPrChange>
          </w:tcPr>
          <w:p w14:paraId="625E62D9" w14:textId="74A8753A" w:rsidR="00485022" w:rsidRPr="005342C8" w:rsidRDefault="00485022" w:rsidP="00485022">
            <w:pPr>
              <w:pStyle w:val="TableText"/>
              <w:keepNext/>
              <w:keepLines/>
              <w:rPr>
                <w:ins w:id="324" w:author="Lopez, Jennifer" w:date="2017-11-09T11:16:00Z"/>
                <w:rFonts w:cs="Arial"/>
                <w:color w:val="000000" w:themeColor="text1"/>
                <w:sz w:val="20"/>
                <w:szCs w:val="20"/>
              </w:rPr>
            </w:pPr>
            <w:r w:rsidRPr="005342C8">
              <w:rPr>
                <w:rFonts w:cs="Arial"/>
                <w:color w:val="000000" w:themeColor="text1"/>
                <w:sz w:val="20"/>
                <w:szCs w:val="20"/>
              </w:rPr>
              <w:t>Enter data in the empty data fields</w:t>
            </w:r>
          </w:p>
          <w:p w14:paraId="7DA629E1" w14:textId="59A9AC2A" w:rsidR="005759A5" w:rsidRPr="005342C8" w:rsidDel="00692AFA" w:rsidRDefault="005759A5">
            <w:pPr>
              <w:pStyle w:val="TableText"/>
              <w:keepNext/>
              <w:keepLines/>
              <w:numPr>
                <w:ilvl w:val="0"/>
                <w:numId w:val="22"/>
              </w:numPr>
              <w:rPr>
                <w:del w:id="325" w:author="Unknown"/>
                <w:rFonts w:cs="Arial"/>
                <w:color w:val="000000" w:themeColor="text1"/>
                <w:sz w:val="20"/>
                <w:szCs w:val="20"/>
              </w:rPr>
              <w:pPrChange w:id="326" w:author="Lopez, Jennifer" w:date="2017-11-09T11:16:00Z">
                <w:pPr>
                  <w:pStyle w:val="TableText"/>
                  <w:keepNext/>
                  <w:keepLines/>
                </w:pPr>
              </w:pPrChange>
            </w:pPr>
            <w:ins w:id="327" w:author="Lopez, Jennifer" w:date="2017-11-09T11:16:00Z">
              <w:del w:id="328" w:author="Wirasak Chomphu" w:date="2017-11-26T16:52:00Z">
                <w:r w:rsidRPr="005342C8" w:rsidDel="00692AFA">
                  <w:rPr>
                    <w:rFonts w:cs="Arial"/>
                    <w:color w:val="000000" w:themeColor="text1"/>
                    <w:sz w:val="20"/>
                    <w:szCs w:val="20"/>
                  </w:rPr>
                  <w:delText>(</w:delText>
                </w:r>
                <w:commentRangeStart w:id="329"/>
                <w:r w:rsidRPr="005342C8" w:rsidDel="00692AFA">
                  <w:rPr>
                    <w:rFonts w:cs="Arial"/>
                    <w:color w:val="000000" w:themeColor="text1"/>
                    <w:sz w:val="20"/>
                    <w:szCs w:val="20"/>
                  </w:rPr>
                  <w:delText>Reference the Production Well Status Use Case for other suggestions)</w:delText>
                </w:r>
                <w:commentRangeEnd w:id="329"/>
                <w:r w:rsidRPr="005342C8" w:rsidDel="00692AFA">
                  <w:rPr>
                    <w:rStyle w:val="CommentReference"/>
                    <w:rFonts w:cs="Arial"/>
                    <w:color w:val="000000" w:themeColor="text1"/>
                    <w:sz w:val="20"/>
                    <w:szCs w:val="20"/>
                  </w:rPr>
                  <w:commentReference w:id="329"/>
                </w:r>
              </w:del>
            </w:ins>
          </w:p>
          <w:p w14:paraId="5D3E9ACD" w14:textId="675C0E3D" w:rsidR="00692AFA" w:rsidRPr="005342C8" w:rsidRDefault="00692AFA">
            <w:pPr>
              <w:pStyle w:val="TableText"/>
              <w:keepNext/>
              <w:keepLines/>
              <w:numPr>
                <w:ilvl w:val="0"/>
                <w:numId w:val="22"/>
              </w:numPr>
              <w:rPr>
                <w:ins w:id="330" w:author="Wirasak Chomphu" w:date="2017-11-26T16:53:00Z"/>
                <w:rFonts w:cs="Arial"/>
                <w:color w:val="000000" w:themeColor="text1"/>
                <w:sz w:val="20"/>
                <w:szCs w:val="20"/>
              </w:rPr>
              <w:pPrChange w:id="331" w:author="Lopez, Jennifer" w:date="2017-11-09T11:16:00Z">
                <w:pPr>
                  <w:pStyle w:val="TableText"/>
                  <w:keepNext/>
                  <w:keepLines/>
                </w:pPr>
              </w:pPrChange>
            </w:pPr>
            <w:ins w:id="332" w:author="Wirasak Chomphu" w:date="2017-11-26T16:53:00Z">
              <w:r w:rsidRPr="005342C8">
                <w:rPr>
                  <w:rFonts w:cs="Arial"/>
                  <w:color w:val="000000" w:themeColor="text1"/>
                  <w:sz w:val="20"/>
                  <w:szCs w:val="20"/>
                </w:rPr>
                <w:t xml:space="preserve">select </w:t>
              </w:r>
            </w:ins>
            <w:ins w:id="333" w:author="Wirasak Chomphu" w:date="2017-11-26T16:59:00Z">
              <w:r w:rsidRPr="005342C8">
                <w:rPr>
                  <w:rFonts w:cs="Arial"/>
                  <w:color w:val="000000" w:themeColor="text1"/>
                  <w:sz w:val="20"/>
                  <w:szCs w:val="20"/>
                </w:rPr>
                <w:t>W</w:t>
              </w:r>
            </w:ins>
            <w:ins w:id="334" w:author="Wirasak Chomphu" w:date="2017-11-26T16:53:00Z">
              <w:r w:rsidRPr="005342C8">
                <w:rPr>
                  <w:rFonts w:cs="Arial"/>
                  <w:color w:val="000000" w:themeColor="text1"/>
                  <w:sz w:val="20"/>
                  <w:szCs w:val="20"/>
                </w:rPr>
                <w:t>ell name (mandatory)</w:t>
              </w:r>
            </w:ins>
          </w:p>
          <w:p w14:paraId="6FF88424" w14:textId="3B025CB0" w:rsidR="00692AFA" w:rsidRPr="005342C8" w:rsidRDefault="00692AFA">
            <w:pPr>
              <w:pStyle w:val="TableText"/>
              <w:keepNext/>
              <w:keepLines/>
              <w:numPr>
                <w:ilvl w:val="0"/>
                <w:numId w:val="22"/>
              </w:numPr>
              <w:rPr>
                <w:ins w:id="335" w:author="Wirasak Chomphu" w:date="2017-11-26T16:59:00Z"/>
                <w:rFonts w:cs="Arial"/>
                <w:color w:val="000000" w:themeColor="text1"/>
                <w:sz w:val="20"/>
                <w:szCs w:val="20"/>
              </w:rPr>
              <w:pPrChange w:id="336" w:author="Lopez, Jennifer" w:date="2017-11-09T11:16:00Z">
                <w:pPr>
                  <w:pStyle w:val="TableText"/>
                  <w:keepNext/>
                  <w:keepLines/>
                </w:pPr>
              </w:pPrChange>
            </w:pPr>
            <w:ins w:id="337" w:author="Wirasak Chomphu" w:date="2017-11-26T16:53:00Z">
              <w:r w:rsidRPr="005342C8">
                <w:rPr>
                  <w:rFonts w:cs="Arial"/>
                  <w:color w:val="000000" w:themeColor="text1"/>
                  <w:sz w:val="20"/>
                  <w:szCs w:val="20"/>
                </w:rPr>
                <w:t xml:space="preserve">select </w:t>
              </w:r>
            </w:ins>
            <w:ins w:id="338" w:author="Wirasak Chomphu" w:date="2017-11-26T16:59:00Z">
              <w:r w:rsidRPr="005342C8">
                <w:rPr>
                  <w:rFonts w:cs="Arial"/>
                  <w:color w:val="000000" w:themeColor="text1"/>
                  <w:sz w:val="20"/>
                  <w:szCs w:val="20"/>
                </w:rPr>
                <w:t>W</w:t>
              </w:r>
            </w:ins>
            <w:ins w:id="339" w:author="Wirasak Chomphu" w:date="2017-11-26T16:53:00Z">
              <w:r w:rsidRPr="005342C8">
                <w:rPr>
                  <w:rFonts w:cs="Arial"/>
                  <w:color w:val="000000" w:themeColor="text1"/>
                  <w:sz w:val="20"/>
                  <w:szCs w:val="20"/>
                </w:rPr>
                <w:t>ell status (mandatory)</w:t>
              </w:r>
            </w:ins>
          </w:p>
          <w:p w14:paraId="1B1D5971" w14:textId="67AE8389" w:rsidR="00692AFA" w:rsidRPr="005342C8" w:rsidRDefault="00692AFA">
            <w:pPr>
              <w:pStyle w:val="TableText"/>
              <w:keepNext/>
              <w:keepLines/>
              <w:numPr>
                <w:ilvl w:val="0"/>
                <w:numId w:val="22"/>
              </w:numPr>
              <w:rPr>
                <w:ins w:id="340" w:author="Wirasak Chomphu" w:date="2017-11-26T16:53:00Z"/>
                <w:rFonts w:cs="Arial"/>
                <w:color w:val="000000" w:themeColor="text1"/>
                <w:sz w:val="20"/>
                <w:szCs w:val="20"/>
              </w:rPr>
              <w:pPrChange w:id="341" w:author="Lopez, Jennifer" w:date="2017-11-09T11:16:00Z">
                <w:pPr>
                  <w:pStyle w:val="TableText"/>
                  <w:keepNext/>
                  <w:keepLines/>
                </w:pPr>
              </w:pPrChange>
            </w:pPr>
            <w:ins w:id="342" w:author="Wirasak Chomphu" w:date="2017-11-26T16:59:00Z">
              <w:r w:rsidRPr="005342C8">
                <w:rPr>
                  <w:rFonts w:cs="Arial"/>
                  <w:color w:val="000000" w:themeColor="text1"/>
                  <w:sz w:val="20"/>
                  <w:szCs w:val="20"/>
                </w:rPr>
                <w:t>select Inj type (mandatory)</w:t>
              </w:r>
            </w:ins>
          </w:p>
          <w:p w14:paraId="541E2999" w14:textId="6A35E53F" w:rsidR="00692AFA" w:rsidRPr="005342C8" w:rsidRDefault="00692AFA" w:rsidP="00692AFA">
            <w:pPr>
              <w:textAlignment w:val="center"/>
              <w:rPr>
                <w:ins w:id="343" w:author="Wirasak Chomphu" w:date="2017-11-26T16:59:00Z"/>
                <w:rFonts w:cs="Arial"/>
                <w:color w:val="000000" w:themeColor="text1"/>
                <w:sz w:val="20"/>
                <w:szCs w:val="20"/>
              </w:rPr>
            </w:pPr>
            <w:ins w:id="344" w:author="Wirasak Chomphu" w:date="2017-11-26T16:53:00Z">
              <w:r w:rsidRPr="005342C8">
                <w:rPr>
                  <w:rFonts w:cs="Arial"/>
                  <w:color w:val="000000" w:themeColor="text1"/>
                  <w:sz w:val="20"/>
                  <w:szCs w:val="20"/>
                </w:rPr>
                <w:t>comments is optional</w:t>
              </w:r>
            </w:ins>
            <w:ins w:id="345" w:author="Wirasak Chomphu" w:date="2017-11-26T16:59:00Z">
              <w:r w:rsidRPr="005342C8">
                <w:rPr>
                  <w:rFonts w:cs="Arial"/>
                  <w:b/>
                  <w:color w:val="000000" w:themeColor="text1"/>
                  <w:sz w:val="20"/>
                  <w:szCs w:val="20"/>
                </w:rPr>
                <w:t xml:space="preserve"> </w:t>
              </w:r>
              <w:r w:rsidRPr="005342C8">
                <w:rPr>
                  <w:rFonts w:cs="Arial"/>
                  <w:b/>
                  <w:color w:val="000000" w:themeColor="text1"/>
                  <w:sz w:val="20"/>
                  <w:szCs w:val="20"/>
                </w:rPr>
                <w:br/>
              </w:r>
              <w:r w:rsidRPr="005342C8">
                <w:rPr>
                  <w:rFonts w:cs="Arial"/>
                  <w:b/>
                  <w:color w:val="000000" w:themeColor="text1"/>
                  <w:sz w:val="20"/>
                  <w:szCs w:val="20"/>
                </w:rPr>
                <w:br/>
                <w:t xml:space="preserve">Well Name, Inject Type, Well Status </w:t>
              </w:r>
              <w:r w:rsidRPr="005342C8">
                <w:rPr>
                  <w:rFonts w:cs="Arial"/>
                  <w:color w:val="000000" w:themeColor="text1"/>
                  <w:sz w:val="20"/>
                  <w:szCs w:val="20"/>
                </w:rPr>
                <w:t>are mandatory fie</w:t>
              </w:r>
            </w:ins>
            <w:ins w:id="346" w:author="Batra Yogesh (EXT)" w:date="2018-04-02T17:40:00Z">
              <w:r w:rsidR="000E1282" w:rsidRPr="005342C8">
                <w:rPr>
                  <w:rFonts w:cs="Arial"/>
                  <w:color w:val="000000" w:themeColor="text1"/>
                  <w:sz w:val="20"/>
                  <w:szCs w:val="20"/>
                </w:rPr>
                <w:t>l</w:t>
              </w:r>
            </w:ins>
            <w:ins w:id="347" w:author="Wirasak Chomphu" w:date="2017-11-26T16:59:00Z">
              <w:r w:rsidRPr="005342C8">
                <w:rPr>
                  <w:rFonts w:cs="Arial"/>
                  <w:color w:val="000000" w:themeColor="text1"/>
                  <w:sz w:val="20"/>
                  <w:szCs w:val="20"/>
                </w:rPr>
                <w:t>ds</w:t>
              </w:r>
            </w:ins>
          </w:p>
          <w:p w14:paraId="242EB0EB" w14:textId="77777777" w:rsidR="00692AFA" w:rsidRPr="005342C8" w:rsidRDefault="00692AFA" w:rsidP="00692AFA">
            <w:pPr>
              <w:textAlignment w:val="center"/>
              <w:rPr>
                <w:ins w:id="348" w:author="Wirasak Chomphu" w:date="2017-11-26T16:59:00Z"/>
                <w:rFonts w:cs="Arial"/>
                <w:color w:val="000000" w:themeColor="text1"/>
                <w:sz w:val="20"/>
                <w:szCs w:val="20"/>
              </w:rPr>
            </w:pPr>
          </w:p>
          <w:p w14:paraId="47F603B1" w14:textId="0F36A71F" w:rsidR="00692AFA" w:rsidRPr="005342C8" w:rsidRDefault="00692AFA">
            <w:pPr>
              <w:textAlignment w:val="center"/>
              <w:rPr>
                <w:ins w:id="349" w:author="Wirasak Chomphu" w:date="2017-11-26T16:53:00Z"/>
                <w:rFonts w:cs="Arial"/>
                <w:color w:val="000000" w:themeColor="text1"/>
                <w:sz w:val="20"/>
                <w:szCs w:val="20"/>
              </w:rPr>
              <w:pPrChange w:id="350" w:author="Wirasak Chomphu" w:date="2017-11-26T17:00:00Z">
                <w:pPr>
                  <w:pStyle w:val="TableText"/>
                  <w:keepNext/>
                  <w:keepLines/>
                </w:pPr>
              </w:pPrChange>
            </w:pPr>
            <w:ins w:id="351" w:author="Wirasak Chomphu" w:date="2017-11-26T16:59:00Z">
              <w:r w:rsidRPr="005342C8">
                <w:rPr>
                  <w:rFonts w:cs="Arial"/>
                  <w:b/>
                  <w:color w:val="000000" w:themeColor="text1"/>
                  <w:sz w:val="20"/>
                  <w:szCs w:val="20"/>
                </w:rPr>
                <w:t>Comments</w:t>
              </w:r>
              <w:r w:rsidRPr="005342C8">
                <w:rPr>
                  <w:rFonts w:cs="Arial"/>
                  <w:color w:val="000000" w:themeColor="text1"/>
                  <w:sz w:val="20"/>
                  <w:szCs w:val="20"/>
                </w:rPr>
                <w:t xml:space="preserve"> field is an optional field</w:t>
              </w:r>
            </w:ins>
            <w:ins w:id="352" w:author="Wirasak Chomphu" w:date="2017-11-26T17:00:00Z">
              <w:r w:rsidRPr="005342C8">
                <w:rPr>
                  <w:rFonts w:cs="Arial"/>
                  <w:color w:val="000000" w:themeColor="text1"/>
                  <w:sz w:val="20"/>
                  <w:szCs w:val="20"/>
                </w:rPr>
                <w:br/>
              </w:r>
            </w:ins>
          </w:p>
          <w:p w14:paraId="122B977B" w14:textId="77777777" w:rsidR="00485022" w:rsidRPr="005342C8" w:rsidRDefault="00485022" w:rsidP="00485022">
            <w:pPr>
              <w:pStyle w:val="TableText"/>
              <w:keepNext/>
              <w:keepLines/>
              <w:rPr>
                <w:rFonts w:cs="Arial"/>
                <w:color w:val="000000" w:themeColor="text1"/>
                <w:sz w:val="20"/>
                <w:szCs w:val="20"/>
              </w:rPr>
            </w:pPr>
            <w:r w:rsidRPr="005342C8">
              <w:rPr>
                <w:rFonts w:cs="Arial"/>
                <w:color w:val="000000" w:themeColor="text1"/>
                <w:sz w:val="20"/>
                <w:szCs w:val="20"/>
              </w:rPr>
              <w:t>Click the Save icon</w:t>
            </w:r>
          </w:p>
          <w:p w14:paraId="2D5EFAC3" w14:textId="77777777" w:rsidR="00485022" w:rsidRPr="005342C8" w:rsidRDefault="00485022" w:rsidP="00485022">
            <w:pPr>
              <w:rPr>
                <w:rFonts w:cs="Arial"/>
                <w:color w:val="000000" w:themeColor="text1"/>
                <w:sz w:val="20"/>
                <w:szCs w:val="20"/>
              </w:rPr>
            </w:pPr>
            <w:r w:rsidRPr="005342C8">
              <w:rPr>
                <w:rFonts w:cs="Arial"/>
                <w:color w:val="000000" w:themeColor="text1"/>
                <w:sz w:val="20"/>
                <w:szCs w:val="20"/>
              </w:rPr>
              <w:t>Verify that data is saved and displayed correctly</w:t>
            </w:r>
          </w:p>
          <w:p w14:paraId="3E4CC4FE" w14:textId="77777777" w:rsidR="00485022" w:rsidRPr="005342C8" w:rsidRDefault="00485022" w:rsidP="00485022">
            <w:pPr>
              <w:pStyle w:val="TableText"/>
              <w:keepNext/>
              <w:keepLines/>
              <w:rPr>
                <w:rFonts w:cs="Arial"/>
                <w:color w:val="000000" w:themeColor="text1"/>
                <w:sz w:val="20"/>
                <w:szCs w:val="20"/>
              </w:rPr>
            </w:pPr>
          </w:p>
        </w:tc>
        <w:tc>
          <w:tcPr>
            <w:tcW w:w="1154" w:type="pct"/>
            <w:tcPrChange w:id="353" w:author="Batra Yogesh (EXT)" w:date="2018-04-13T12:22:00Z">
              <w:tcPr>
                <w:tcW w:w="2160" w:type="dxa"/>
              </w:tcPr>
            </w:tcPrChange>
          </w:tcPr>
          <w:p w14:paraId="50424DE6" w14:textId="06E3FFFB" w:rsidR="00485022" w:rsidRPr="005342C8" w:rsidRDefault="00485022" w:rsidP="00485022">
            <w:pPr>
              <w:rPr>
                <w:rFonts w:cs="Arial"/>
                <w:color w:val="000000" w:themeColor="text1"/>
                <w:sz w:val="20"/>
                <w:szCs w:val="20"/>
              </w:rPr>
            </w:pPr>
            <w:r w:rsidRPr="005342C8">
              <w:rPr>
                <w:rFonts w:cs="Arial"/>
                <w:color w:val="000000" w:themeColor="text1"/>
                <w:sz w:val="20"/>
                <w:szCs w:val="20"/>
              </w:rPr>
              <w:t>Data was saved and displayed as expected</w:t>
            </w:r>
            <w:ins w:id="354" w:author="Wirasak Chomphu" w:date="2017-11-26T17:00:00Z">
              <w:r w:rsidR="00692AFA" w:rsidRPr="005342C8">
                <w:rPr>
                  <w:rFonts w:cs="Arial"/>
                  <w:color w:val="000000" w:themeColor="text1"/>
                  <w:sz w:val="20"/>
                  <w:szCs w:val="20"/>
                </w:rPr>
                <w:br/>
              </w:r>
            </w:ins>
          </w:p>
          <w:p w14:paraId="0C5FED34" w14:textId="77777777" w:rsidR="00692AFA" w:rsidRPr="005342C8" w:rsidRDefault="00692AFA" w:rsidP="00692AFA">
            <w:pPr>
              <w:textAlignment w:val="center"/>
              <w:rPr>
                <w:ins w:id="355" w:author="Wirasak Chomphu" w:date="2017-11-26T17:00:00Z"/>
                <w:rFonts w:cs="Arial"/>
                <w:color w:val="000000" w:themeColor="text1"/>
                <w:sz w:val="20"/>
                <w:szCs w:val="20"/>
              </w:rPr>
            </w:pPr>
            <w:ins w:id="356" w:author="Wirasak Chomphu" w:date="2017-11-26T17:00:00Z">
              <w:r w:rsidRPr="005342C8">
                <w:rPr>
                  <w:rFonts w:cs="Arial"/>
                  <w:color w:val="000000" w:themeColor="text1"/>
                  <w:sz w:val="20"/>
                  <w:szCs w:val="20"/>
                </w:rPr>
                <w:t>00:00 is time standard.</w:t>
              </w:r>
            </w:ins>
          </w:p>
          <w:p w14:paraId="571B88D4" w14:textId="77777777" w:rsidR="00692AFA" w:rsidRPr="005342C8" w:rsidRDefault="00692AFA" w:rsidP="00692AFA">
            <w:pPr>
              <w:textAlignment w:val="center"/>
              <w:rPr>
                <w:ins w:id="357" w:author="Wirasak Chomphu" w:date="2017-11-26T17:00:00Z"/>
                <w:rFonts w:cs="Arial"/>
                <w:color w:val="000000" w:themeColor="text1"/>
                <w:sz w:val="20"/>
                <w:szCs w:val="20"/>
              </w:rPr>
            </w:pPr>
          </w:p>
          <w:p w14:paraId="565D1BE9" w14:textId="77777777" w:rsidR="00692AFA" w:rsidRPr="005342C8" w:rsidRDefault="00692AFA" w:rsidP="00692AFA">
            <w:pPr>
              <w:textAlignment w:val="center"/>
              <w:rPr>
                <w:ins w:id="358" w:author="Wirasak Chomphu" w:date="2017-11-26T17:00:00Z"/>
                <w:rFonts w:cs="Arial"/>
                <w:color w:val="000000" w:themeColor="text1"/>
                <w:sz w:val="20"/>
                <w:szCs w:val="20"/>
              </w:rPr>
            </w:pPr>
            <w:ins w:id="359" w:author="Wirasak Chomphu" w:date="2017-11-26T17:00:00Z">
              <w:r w:rsidRPr="005342C8">
                <w:rPr>
                  <w:rFonts w:cs="Arial"/>
                  <w:color w:val="000000" w:themeColor="text1"/>
                  <w:sz w:val="20"/>
                  <w:szCs w:val="20"/>
                </w:rPr>
                <w:t>Status available for the users:</w:t>
              </w:r>
            </w:ins>
          </w:p>
          <w:p w14:paraId="4D048CE4" w14:textId="326D760C" w:rsidR="00692AFA" w:rsidRPr="005342C8" w:rsidRDefault="00692AFA" w:rsidP="00692AFA">
            <w:pPr>
              <w:pStyle w:val="ListParagraph"/>
              <w:numPr>
                <w:ilvl w:val="0"/>
                <w:numId w:val="15"/>
              </w:numPr>
              <w:textAlignment w:val="center"/>
              <w:rPr>
                <w:ins w:id="360" w:author="Wirasak Chomphu" w:date="2017-11-26T17:00:00Z"/>
                <w:rFonts w:cs="Arial"/>
                <w:color w:val="000000" w:themeColor="text1"/>
                <w:sz w:val="20"/>
                <w:szCs w:val="20"/>
              </w:rPr>
            </w:pPr>
            <w:ins w:id="361" w:author="Wirasak Chomphu" w:date="2017-11-26T17:00:00Z">
              <w:del w:id="362" w:author="Batra Yogesh (EXT)" w:date="2018-04-04T17:09:00Z">
                <w:r w:rsidRPr="005342C8" w:rsidDel="009901CD">
                  <w:rPr>
                    <w:rFonts w:cs="Arial"/>
                    <w:color w:val="000000" w:themeColor="text1"/>
                    <w:sz w:val="20"/>
                    <w:szCs w:val="20"/>
                  </w:rPr>
                  <w:delText>Drilng</w:delText>
                </w:r>
              </w:del>
            </w:ins>
            <w:ins w:id="363" w:author="Batra Yogesh (EXT)" w:date="2018-04-04T17:09:00Z">
              <w:r w:rsidR="009901CD" w:rsidRPr="005342C8">
                <w:rPr>
                  <w:rFonts w:cs="Arial"/>
                  <w:color w:val="000000" w:themeColor="text1"/>
                  <w:sz w:val="20"/>
                  <w:szCs w:val="20"/>
                </w:rPr>
                <w:t>Drilling</w:t>
              </w:r>
            </w:ins>
          </w:p>
          <w:p w14:paraId="429DD919" w14:textId="77777777" w:rsidR="00692AFA" w:rsidRPr="005342C8" w:rsidRDefault="00692AFA" w:rsidP="00692AFA">
            <w:pPr>
              <w:pStyle w:val="ListParagraph"/>
              <w:numPr>
                <w:ilvl w:val="0"/>
                <w:numId w:val="15"/>
              </w:numPr>
              <w:textAlignment w:val="center"/>
              <w:rPr>
                <w:ins w:id="364" w:author="Wirasak Chomphu" w:date="2017-11-26T17:00:00Z"/>
                <w:rFonts w:cs="Arial"/>
                <w:color w:val="000000" w:themeColor="text1"/>
                <w:sz w:val="20"/>
                <w:szCs w:val="20"/>
              </w:rPr>
            </w:pPr>
            <w:ins w:id="365" w:author="Wirasak Chomphu" w:date="2017-11-26T17:00:00Z">
              <w:r w:rsidRPr="005342C8">
                <w:rPr>
                  <w:rFonts w:cs="Arial"/>
                  <w:color w:val="000000" w:themeColor="text1"/>
                  <w:sz w:val="20"/>
                  <w:szCs w:val="20"/>
                </w:rPr>
                <w:t>Active</w:t>
              </w:r>
            </w:ins>
          </w:p>
          <w:p w14:paraId="3C9E7EDB" w14:textId="77777777" w:rsidR="00692AFA" w:rsidRPr="005342C8" w:rsidRDefault="00692AFA" w:rsidP="00692AFA">
            <w:pPr>
              <w:pStyle w:val="ListParagraph"/>
              <w:numPr>
                <w:ilvl w:val="0"/>
                <w:numId w:val="15"/>
              </w:numPr>
              <w:textAlignment w:val="center"/>
              <w:rPr>
                <w:ins w:id="366" w:author="Wirasak Chomphu" w:date="2017-11-26T17:00:00Z"/>
                <w:rFonts w:cs="Arial"/>
                <w:color w:val="000000" w:themeColor="text1"/>
                <w:sz w:val="20"/>
                <w:szCs w:val="20"/>
              </w:rPr>
            </w:pPr>
            <w:ins w:id="367" w:author="Wirasak Chomphu" w:date="2017-11-26T17:00:00Z">
              <w:r w:rsidRPr="005342C8">
                <w:rPr>
                  <w:rFonts w:cs="Arial"/>
                  <w:color w:val="000000" w:themeColor="text1"/>
                  <w:sz w:val="20"/>
                  <w:szCs w:val="20"/>
                </w:rPr>
                <w:t>Shut-in</w:t>
              </w:r>
            </w:ins>
          </w:p>
          <w:p w14:paraId="27756B2E" w14:textId="77777777" w:rsidR="00692AFA" w:rsidRPr="005342C8" w:rsidRDefault="00692AFA" w:rsidP="00692AFA">
            <w:pPr>
              <w:textAlignment w:val="center"/>
              <w:rPr>
                <w:ins w:id="368" w:author="Wirasak Chomphu" w:date="2017-11-26T17:00:00Z"/>
                <w:rFonts w:cs="Arial"/>
                <w:color w:val="000000" w:themeColor="text1"/>
                <w:sz w:val="20"/>
                <w:szCs w:val="20"/>
              </w:rPr>
            </w:pPr>
            <w:ins w:id="369" w:author="Wirasak Chomphu" w:date="2017-11-26T17:00:00Z">
              <w:r w:rsidRPr="005342C8">
                <w:rPr>
                  <w:rFonts w:cs="Arial"/>
                  <w:color w:val="000000" w:themeColor="text1"/>
                  <w:sz w:val="20"/>
                  <w:szCs w:val="20"/>
                </w:rPr>
                <w:t>In Last Registered Status</w:t>
              </w:r>
            </w:ins>
          </w:p>
          <w:p w14:paraId="5E9D9276" w14:textId="77777777" w:rsidR="00692AFA" w:rsidRPr="005342C8" w:rsidRDefault="00692AFA" w:rsidP="00692AFA">
            <w:pPr>
              <w:textAlignment w:val="center"/>
              <w:rPr>
                <w:ins w:id="370" w:author="Wirasak Chomphu" w:date="2017-11-26T17:00:00Z"/>
                <w:rFonts w:cs="Arial"/>
                <w:color w:val="000000" w:themeColor="text1"/>
                <w:sz w:val="20"/>
                <w:szCs w:val="20"/>
              </w:rPr>
            </w:pPr>
            <w:ins w:id="371" w:author="Wirasak Chomphu" w:date="2017-11-26T17:00:00Z">
              <w:r w:rsidRPr="005342C8">
                <w:rPr>
                  <w:rFonts w:cs="Arial"/>
                  <w:color w:val="000000" w:themeColor="text1"/>
                  <w:sz w:val="20"/>
                  <w:szCs w:val="20"/>
                </w:rPr>
                <w:t>Active well status :</w:t>
              </w:r>
            </w:ins>
          </w:p>
          <w:p w14:paraId="5E088F09" w14:textId="77777777" w:rsidR="00692AFA" w:rsidRPr="005342C8" w:rsidRDefault="00692AFA" w:rsidP="00692AFA">
            <w:pPr>
              <w:pStyle w:val="ListParagraph"/>
              <w:numPr>
                <w:ilvl w:val="0"/>
                <w:numId w:val="15"/>
              </w:numPr>
              <w:textAlignment w:val="center"/>
              <w:rPr>
                <w:ins w:id="372" w:author="Wirasak Chomphu" w:date="2017-11-26T17:00:00Z"/>
                <w:rFonts w:cs="Arial"/>
                <w:color w:val="000000" w:themeColor="text1"/>
                <w:sz w:val="20"/>
                <w:szCs w:val="20"/>
              </w:rPr>
            </w:pPr>
            <w:ins w:id="373" w:author="Wirasak Chomphu" w:date="2017-11-26T17:00:00Z">
              <w:r w:rsidRPr="005342C8">
                <w:rPr>
                  <w:rFonts w:cs="Arial"/>
                  <w:color w:val="000000" w:themeColor="text1"/>
                  <w:sz w:val="20"/>
                  <w:szCs w:val="20"/>
                </w:rPr>
                <w:t>Closed LT</w:t>
              </w:r>
            </w:ins>
          </w:p>
          <w:p w14:paraId="096421C4" w14:textId="77777777" w:rsidR="00692AFA" w:rsidRPr="005342C8" w:rsidRDefault="00692AFA" w:rsidP="00692AFA">
            <w:pPr>
              <w:pStyle w:val="ListParagraph"/>
              <w:numPr>
                <w:ilvl w:val="0"/>
                <w:numId w:val="15"/>
              </w:numPr>
              <w:textAlignment w:val="center"/>
              <w:rPr>
                <w:ins w:id="374" w:author="Wirasak Chomphu" w:date="2017-11-26T17:00:00Z"/>
                <w:rFonts w:cs="Arial"/>
                <w:color w:val="000000" w:themeColor="text1"/>
                <w:sz w:val="20"/>
                <w:szCs w:val="20"/>
              </w:rPr>
            </w:pPr>
            <w:ins w:id="375" w:author="Wirasak Chomphu" w:date="2017-11-26T17:00:00Z">
              <w:r w:rsidRPr="005342C8">
                <w:rPr>
                  <w:rFonts w:cs="Arial"/>
                  <w:color w:val="000000" w:themeColor="text1"/>
                  <w:sz w:val="20"/>
                  <w:szCs w:val="20"/>
                </w:rPr>
                <w:t>Open</w:t>
              </w:r>
            </w:ins>
          </w:p>
          <w:p w14:paraId="61701958" w14:textId="77777777" w:rsidR="00692AFA" w:rsidRPr="005342C8" w:rsidRDefault="00692AFA" w:rsidP="00692AFA">
            <w:pPr>
              <w:textAlignment w:val="center"/>
              <w:rPr>
                <w:ins w:id="376" w:author="Wirasak Chomphu" w:date="2017-11-26T17:00:00Z"/>
                <w:rFonts w:cs="Arial"/>
                <w:color w:val="000000" w:themeColor="text1"/>
                <w:sz w:val="20"/>
                <w:szCs w:val="20"/>
              </w:rPr>
            </w:pPr>
            <w:ins w:id="377" w:author="Wirasak Chomphu" w:date="2017-11-26T17:00:00Z">
              <w:r w:rsidRPr="005342C8">
                <w:rPr>
                  <w:rFonts w:cs="Arial"/>
                  <w:color w:val="000000" w:themeColor="text1"/>
                  <w:sz w:val="20"/>
                  <w:szCs w:val="20"/>
                </w:rPr>
                <w:t>Closed</w:t>
              </w:r>
              <w:r w:rsidRPr="005342C8">
                <w:rPr>
                  <w:rFonts w:cs="Arial"/>
                  <w:color w:val="000000" w:themeColor="text1"/>
                  <w:sz w:val="20"/>
                  <w:szCs w:val="20"/>
                </w:rPr>
                <w:br/>
              </w:r>
              <w:r w:rsidRPr="005342C8">
                <w:rPr>
                  <w:rFonts w:cs="Arial"/>
                  <w:color w:val="000000" w:themeColor="text1"/>
                  <w:sz w:val="20"/>
                  <w:szCs w:val="20"/>
                </w:rPr>
                <w:br/>
                <w:t>Active Well Status will change to:</w:t>
              </w:r>
              <w:r w:rsidRPr="005342C8">
                <w:rPr>
                  <w:rFonts w:cs="Arial"/>
                  <w:color w:val="000000" w:themeColor="text1"/>
                  <w:sz w:val="20"/>
                  <w:szCs w:val="20"/>
                </w:rPr>
                <w:br/>
              </w:r>
            </w:ins>
          </w:p>
          <w:p w14:paraId="24892734" w14:textId="77777777" w:rsidR="00692AFA" w:rsidRPr="005342C8" w:rsidRDefault="00692AFA" w:rsidP="00692AFA">
            <w:pPr>
              <w:pStyle w:val="ListParagraph"/>
              <w:numPr>
                <w:ilvl w:val="0"/>
                <w:numId w:val="20"/>
              </w:numPr>
              <w:textAlignment w:val="center"/>
              <w:rPr>
                <w:ins w:id="378" w:author="Wirasak Chomphu" w:date="2017-11-26T17:00:00Z"/>
                <w:rFonts w:cs="Arial"/>
                <w:color w:val="000000" w:themeColor="text1"/>
                <w:sz w:val="20"/>
                <w:szCs w:val="20"/>
              </w:rPr>
            </w:pPr>
            <w:ins w:id="379" w:author="Wirasak Chomphu" w:date="2017-11-26T17:00:00Z">
              <w:r w:rsidRPr="005342C8">
                <w:rPr>
                  <w:rFonts w:cs="Arial"/>
                  <w:color w:val="000000" w:themeColor="text1"/>
                  <w:sz w:val="20"/>
                  <w:szCs w:val="20"/>
                </w:rPr>
                <w:t>Active – Open</w:t>
              </w:r>
            </w:ins>
          </w:p>
          <w:p w14:paraId="3CB1AE63" w14:textId="77777777" w:rsidR="00692AFA" w:rsidRPr="005342C8" w:rsidRDefault="00692AFA" w:rsidP="00692AFA">
            <w:pPr>
              <w:pStyle w:val="ListParagraph"/>
              <w:numPr>
                <w:ilvl w:val="0"/>
                <w:numId w:val="20"/>
              </w:numPr>
              <w:textAlignment w:val="center"/>
              <w:rPr>
                <w:ins w:id="380" w:author="Wirasak Chomphu" w:date="2017-11-26T17:00:00Z"/>
                <w:rFonts w:cs="Arial"/>
                <w:color w:val="000000" w:themeColor="text1"/>
                <w:sz w:val="20"/>
                <w:szCs w:val="20"/>
              </w:rPr>
            </w:pPr>
            <w:ins w:id="381" w:author="Wirasak Chomphu" w:date="2017-11-26T17:00:00Z">
              <w:r w:rsidRPr="005342C8">
                <w:rPr>
                  <w:rFonts w:cs="Arial"/>
                  <w:color w:val="000000" w:themeColor="text1"/>
                  <w:sz w:val="20"/>
                  <w:szCs w:val="20"/>
                </w:rPr>
                <w:t>Shut-in – Closed</w:t>
              </w:r>
            </w:ins>
          </w:p>
          <w:p w14:paraId="077BE429" w14:textId="77777777" w:rsidR="00692AFA" w:rsidRPr="005342C8" w:rsidRDefault="00692AFA" w:rsidP="00692AFA">
            <w:pPr>
              <w:pStyle w:val="ListParagraph"/>
              <w:numPr>
                <w:ilvl w:val="0"/>
                <w:numId w:val="20"/>
              </w:numPr>
              <w:textAlignment w:val="center"/>
              <w:rPr>
                <w:ins w:id="382" w:author="Wirasak Chomphu" w:date="2017-11-26T17:00:00Z"/>
                <w:rFonts w:cs="Arial"/>
                <w:color w:val="000000" w:themeColor="text1"/>
                <w:sz w:val="20"/>
                <w:szCs w:val="20"/>
              </w:rPr>
            </w:pPr>
            <w:ins w:id="383" w:author="Wirasak Chomphu" w:date="2017-11-26T17:00:00Z">
              <w:r w:rsidRPr="005342C8">
                <w:rPr>
                  <w:rFonts w:cs="Arial"/>
                  <w:color w:val="000000" w:themeColor="text1"/>
                  <w:sz w:val="20"/>
                  <w:szCs w:val="20"/>
                </w:rPr>
                <w:t>Drilling – Closed LT</w:t>
              </w:r>
            </w:ins>
          </w:p>
          <w:p w14:paraId="222E15DF" w14:textId="77777777" w:rsidR="00485022" w:rsidRPr="005342C8" w:rsidRDefault="00485022" w:rsidP="00742804">
            <w:pPr>
              <w:rPr>
                <w:rFonts w:cs="Arial"/>
                <w:color w:val="000000" w:themeColor="text1"/>
                <w:sz w:val="20"/>
                <w:szCs w:val="20"/>
              </w:rPr>
            </w:pPr>
          </w:p>
        </w:tc>
        <w:tc>
          <w:tcPr>
            <w:tcW w:w="1538" w:type="pct"/>
            <w:tcPrChange w:id="384" w:author="Batra Yogesh (EXT)" w:date="2018-04-13T12:22:00Z">
              <w:tcPr>
                <w:tcW w:w="2880" w:type="dxa"/>
              </w:tcPr>
            </w:tcPrChange>
          </w:tcPr>
          <w:p w14:paraId="7ED67166" w14:textId="12CB35A5" w:rsidR="00485022" w:rsidRPr="005342C8" w:rsidDel="00692AFA" w:rsidRDefault="0047756C" w:rsidP="00485022">
            <w:pPr>
              <w:textAlignment w:val="center"/>
              <w:rPr>
                <w:del w:id="385" w:author="Wirasak Chomphu" w:date="2017-11-26T16:59:00Z"/>
                <w:rFonts w:cs="Arial"/>
                <w:color w:val="000000" w:themeColor="text1"/>
                <w:sz w:val="20"/>
                <w:szCs w:val="20"/>
              </w:rPr>
            </w:pPr>
            <w:del w:id="386" w:author="Wirasak Chomphu" w:date="2017-11-26T16:59:00Z">
              <w:r w:rsidRPr="005342C8" w:rsidDel="00692AFA">
                <w:rPr>
                  <w:rFonts w:cs="Arial"/>
                  <w:b/>
                  <w:color w:val="000000" w:themeColor="text1"/>
                  <w:sz w:val="20"/>
                  <w:szCs w:val="20"/>
                </w:rPr>
                <w:delText>Well Name</w:delText>
              </w:r>
              <w:r w:rsidR="00744F52" w:rsidRPr="005342C8" w:rsidDel="00692AFA">
                <w:rPr>
                  <w:rFonts w:cs="Arial"/>
                  <w:b/>
                  <w:color w:val="000000" w:themeColor="text1"/>
                  <w:sz w:val="20"/>
                  <w:szCs w:val="20"/>
                </w:rPr>
                <w:delText xml:space="preserve">, </w:delText>
              </w:r>
              <w:r w:rsidRPr="005342C8" w:rsidDel="00692AFA">
                <w:rPr>
                  <w:rFonts w:cs="Arial"/>
                  <w:b/>
                  <w:color w:val="000000" w:themeColor="text1"/>
                  <w:sz w:val="20"/>
                  <w:szCs w:val="20"/>
                </w:rPr>
                <w:delText xml:space="preserve">Well Status </w:delText>
              </w:r>
              <w:r w:rsidR="00744F52" w:rsidRPr="005342C8" w:rsidDel="00692AFA">
                <w:rPr>
                  <w:rFonts w:cs="Arial"/>
                  <w:color w:val="000000" w:themeColor="text1"/>
                  <w:sz w:val="20"/>
                  <w:szCs w:val="20"/>
                </w:rPr>
                <w:delText>are mandatory fieds</w:delText>
              </w:r>
            </w:del>
          </w:p>
          <w:p w14:paraId="64BEF8AF" w14:textId="18D5AD25" w:rsidR="00744F52" w:rsidRPr="005342C8" w:rsidDel="00692AFA" w:rsidRDefault="00744F52" w:rsidP="00485022">
            <w:pPr>
              <w:textAlignment w:val="center"/>
              <w:rPr>
                <w:del w:id="387" w:author="Wirasak Chomphu" w:date="2017-11-26T16:59:00Z"/>
                <w:rFonts w:cs="Arial"/>
                <w:color w:val="000000" w:themeColor="text1"/>
                <w:sz w:val="20"/>
                <w:szCs w:val="20"/>
              </w:rPr>
            </w:pPr>
          </w:p>
          <w:p w14:paraId="65BE6CC0" w14:textId="50BCE83E" w:rsidR="00744F52" w:rsidRPr="005342C8" w:rsidDel="00692AFA" w:rsidRDefault="00744F52" w:rsidP="00485022">
            <w:pPr>
              <w:textAlignment w:val="center"/>
              <w:rPr>
                <w:del w:id="388" w:author="Wirasak Chomphu" w:date="2017-11-26T16:59:00Z"/>
                <w:rFonts w:cs="Arial"/>
                <w:color w:val="000000" w:themeColor="text1"/>
                <w:sz w:val="20"/>
                <w:szCs w:val="20"/>
              </w:rPr>
            </w:pPr>
            <w:del w:id="389" w:author="Wirasak Chomphu" w:date="2017-11-26T16:59:00Z">
              <w:r w:rsidRPr="005342C8" w:rsidDel="00692AFA">
                <w:rPr>
                  <w:rFonts w:cs="Arial"/>
                  <w:b/>
                  <w:color w:val="000000" w:themeColor="text1"/>
                  <w:sz w:val="20"/>
                  <w:szCs w:val="20"/>
                </w:rPr>
                <w:delText>Comments</w:delText>
              </w:r>
              <w:r w:rsidRPr="005342C8" w:rsidDel="00692AFA">
                <w:rPr>
                  <w:rFonts w:cs="Arial"/>
                  <w:color w:val="000000" w:themeColor="text1"/>
                  <w:sz w:val="20"/>
                  <w:szCs w:val="20"/>
                </w:rPr>
                <w:delText xml:space="preserve"> field is an optional field</w:delText>
              </w:r>
            </w:del>
          </w:p>
          <w:p w14:paraId="68F43CA0" w14:textId="7A2673DA" w:rsidR="00744F52" w:rsidRPr="005342C8" w:rsidDel="00692AFA" w:rsidRDefault="00744F52" w:rsidP="00485022">
            <w:pPr>
              <w:textAlignment w:val="center"/>
              <w:rPr>
                <w:del w:id="390" w:author="Wirasak Chomphu" w:date="2017-11-26T16:59:00Z"/>
                <w:rFonts w:cs="Arial"/>
                <w:color w:val="000000" w:themeColor="text1"/>
                <w:sz w:val="20"/>
                <w:szCs w:val="20"/>
              </w:rPr>
            </w:pPr>
          </w:p>
          <w:p w14:paraId="21983B7C" w14:textId="34121570" w:rsidR="00744F52" w:rsidRPr="005342C8" w:rsidDel="00692AFA" w:rsidRDefault="007230F0" w:rsidP="00485022">
            <w:pPr>
              <w:textAlignment w:val="center"/>
              <w:rPr>
                <w:del w:id="391" w:author="Wirasak Chomphu" w:date="2017-11-26T16:59:00Z"/>
                <w:rFonts w:cs="Arial"/>
                <w:color w:val="000000" w:themeColor="text1"/>
                <w:sz w:val="20"/>
                <w:szCs w:val="20"/>
              </w:rPr>
            </w:pPr>
            <w:del w:id="392" w:author="Wirasak Chomphu" w:date="2017-11-26T16:59:00Z">
              <w:r w:rsidRPr="005342C8" w:rsidDel="00692AFA">
                <w:rPr>
                  <w:rFonts w:cs="Arial"/>
                  <w:color w:val="000000" w:themeColor="text1"/>
                  <w:sz w:val="20"/>
                  <w:szCs w:val="20"/>
                </w:rPr>
                <w:delText>00</w:delText>
              </w:r>
              <w:r w:rsidR="00744F52" w:rsidRPr="005342C8" w:rsidDel="00692AFA">
                <w:rPr>
                  <w:rFonts w:cs="Arial"/>
                  <w:color w:val="000000" w:themeColor="text1"/>
                  <w:sz w:val="20"/>
                  <w:szCs w:val="20"/>
                </w:rPr>
                <w:delText>:00 is time standard.</w:delText>
              </w:r>
            </w:del>
          </w:p>
          <w:p w14:paraId="5595D3B3" w14:textId="34CD264E" w:rsidR="00744F52" w:rsidRPr="005342C8" w:rsidDel="00692AFA" w:rsidRDefault="00744F52" w:rsidP="00485022">
            <w:pPr>
              <w:textAlignment w:val="center"/>
              <w:rPr>
                <w:del w:id="393" w:author="Wirasak Chomphu" w:date="2017-11-26T16:59:00Z"/>
                <w:rFonts w:cs="Arial"/>
                <w:color w:val="000000" w:themeColor="text1"/>
                <w:sz w:val="20"/>
                <w:szCs w:val="20"/>
              </w:rPr>
            </w:pPr>
          </w:p>
          <w:p w14:paraId="63DB09A1" w14:textId="5B4CEB83" w:rsidR="00744F52" w:rsidRPr="005342C8" w:rsidDel="00692AFA" w:rsidRDefault="00744F52" w:rsidP="00485022">
            <w:pPr>
              <w:textAlignment w:val="center"/>
              <w:rPr>
                <w:del w:id="394" w:author="Wirasak Chomphu" w:date="2017-11-26T16:59:00Z"/>
                <w:rFonts w:cs="Arial"/>
                <w:color w:val="000000" w:themeColor="text1"/>
                <w:sz w:val="20"/>
                <w:szCs w:val="20"/>
              </w:rPr>
            </w:pPr>
            <w:del w:id="395" w:author="Wirasak Chomphu" w:date="2017-11-26T16:59:00Z">
              <w:r w:rsidRPr="005342C8" w:rsidDel="00692AFA">
                <w:rPr>
                  <w:rFonts w:cs="Arial"/>
                  <w:color w:val="000000" w:themeColor="text1"/>
                  <w:sz w:val="20"/>
                  <w:szCs w:val="20"/>
                </w:rPr>
                <w:delText>Status available for the users:</w:delText>
              </w:r>
            </w:del>
          </w:p>
          <w:p w14:paraId="56796875" w14:textId="156BA702" w:rsidR="00744F52" w:rsidRPr="005342C8" w:rsidDel="00692AFA" w:rsidRDefault="0047756C" w:rsidP="00744F52">
            <w:pPr>
              <w:pStyle w:val="ListParagraph"/>
              <w:numPr>
                <w:ilvl w:val="0"/>
                <w:numId w:val="15"/>
              </w:numPr>
              <w:textAlignment w:val="center"/>
              <w:rPr>
                <w:del w:id="396" w:author="Wirasak Chomphu" w:date="2017-11-26T16:59:00Z"/>
                <w:rFonts w:cs="Arial"/>
                <w:color w:val="000000" w:themeColor="text1"/>
                <w:sz w:val="20"/>
                <w:szCs w:val="20"/>
              </w:rPr>
            </w:pPr>
            <w:del w:id="397" w:author="Wirasak Chomphu" w:date="2017-11-26T16:59:00Z">
              <w:r w:rsidRPr="005342C8" w:rsidDel="00692AFA">
                <w:rPr>
                  <w:rFonts w:cs="Arial"/>
                  <w:color w:val="000000" w:themeColor="text1"/>
                  <w:sz w:val="20"/>
                  <w:szCs w:val="20"/>
                </w:rPr>
                <w:delText>Drilng</w:delText>
              </w:r>
            </w:del>
          </w:p>
          <w:p w14:paraId="7E0D9D22" w14:textId="42429431" w:rsidR="00744F52" w:rsidRPr="005342C8" w:rsidDel="00692AFA" w:rsidRDefault="0047756C" w:rsidP="00744F52">
            <w:pPr>
              <w:pStyle w:val="ListParagraph"/>
              <w:numPr>
                <w:ilvl w:val="0"/>
                <w:numId w:val="15"/>
              </w:numPr>
              <w:textAlignment w:val="center"/>
              <w:rPr>
                <w:del w:id="398" w:author="Wirasak Chomphu" w:date="2017-11-26T16:59:00Z"/>
                <w:rFonts w:cs="Arial"/>
                <w:color w:val="000000" w:themeColor="text1"/>
                <w:sz w:val="20"/>
                <w:szCs w:val="20"/>
              </w:rPr>
            </w:pPr>
            <w:del w:id="399" w:author="Wirasak Chomphu" w:date="2017-11-26T16:59:00Z">
              <w:r w:rsidRPr="005342C8" w:rsidDel="00692AFA">
                <w:rPr>
                  <w:rFonts w:cs="Arial"/>
                  <w:color w:val="000000" w:themeColor="text1"/>
                  <w:sz w:val="20"/>
                  <w:szCs w:val="20"/>
                </w:rPr>
                <w:delText>Active</w:delText>
              </w:r>
            </w:del>
          </w:p>
          <w:p w14:paraId="15F632C6" w14:textId="09850F2D" w:rsidR="00744F52" w:rsidRPr="005342C8" w:rsidDel="00692AFA" w:rsidRDefault="0047756C" w:rsidP="00744F52">
            <w:pPr>
              <w:pStyle w:val="ListParagraph"/>
              <w:numPr>
                <w:ilvl w:val="0"/>
                <w:numId w:val="15"/>
              </w:numPr>
              <w:textAlignment w:val="center"/>
              <w:rPr>
                <w:del w:id="400" w:author="Wirasak Chomphu" w:date="2017-11-26T16:59:00Z"/>
                <w:rFonts w:cs="Arial"/>
                <w:color w:val="000000" w:themeColor="text1"/>
                <w:sz w:val="20"/>
                <w:szCs w:val="20"/>
              </w:rPr>
            </w:pPr>
            <w:del w:id="401" w:author="Wirasak Chomphu" w:date="2017-11-26T16:59:00Z">
              <w:r w:rsidRPr="005342C8" w:rsidDel="00692AFA">
                <w:rPr>
                  <w:rFonts w:cs="Arial"/>
                  <w:color w:val="000000" w:themeColor="text1"/>
                  <w:sz w:val="20"/>
                  <w:szCs w:val="20"/>
                </w:rPr>
                <w:delText>Shut-in</w:delText>
              </w:r>
            </w:del>
          </w:p>
          <w:p w14:paraId="3343EB72" w14:textId="3CDB89D0" w:rsidR="00744F52" w:rsidRPr="005342C8" w:rsidDel="00692AFA" w:rsidRDefault="0047756C" w:rsidP="00744F52">
            <w:pPr>
              <w:textAlignment w:val="center"/>
              <w:rPr>
                <w:del w:id="402" w:author="Wirasak Chomphu" w:date="2017-11-26T16:59:00Z"/>
                <w:rFonts w:cs="Arial"/>
                <w:color w:val="000000" w:themeColor="text1"/>
                <w:sz w:val="20"/>
                <w:szCs w:val="20"/>
              </w:rPr>
            </w:pPr>
            <w:del w:id="403" w:author="Wirasak Chomphu" w:date="2017-11-26T16:59:00Z">
              <w:r w:rsidRPr="005342C8" w:rsidDel="00692AFA">
                <w:rPr>
                  <w:rFonts w:cs="Arial"/>
                  <w:color w:val="000000" w:themeColor="text1"/>
                  <w:sz w:val="20"/>
                  <w:szCs w:val="20"/>
                </w:rPr>
                <w:delText>In Last Registered Status</w:delText>
              </w:r>
            </w:del>
          </w:p>
          <w:p w14:paraId="1DEAA226" w14:textId="4AFCB084" w:rsidR="00744F52" w:rsidRPr="005342C8" w:rsidDel="00692AFA" w:rsidRDefault="0047756C" w:rsidP="00744F52">
            <w:pPr>
              <w:textAlignment w:val="center"/>
              <w:rPr>
                <w:del w:id="404" w:author="Wirasak Chomphu" w:date="2017-11-26T16:59:00Z"/>
                <w:rFonts w:cs="Arial"/>
                <w:color w:val="000000" w:themeColor="text1"/>
                <w:sz w:val="20"/>
                <w:szCs w:val="20"/>
              </w:rPr>
            </w:pPr>
            <w:del w:id="405" w:author="Wirasak Chomphu" w:date="2017-11-26T16:59:00Z">
              <w:r w:rsidRPr="005342C8" w:rsidDel="00692AFA">
                <w:rPr>
                  <w:rFonts w:cs="Arial"/>
                  <w:color w:val="000000" w:themeColor="text1"/>
                  <w:sz w:val="20"/>
                  <w:szCs w:val="20"/>
                </w:rPr>
                <w:delText xml:space="preserve">Active well status </w:delText>
              </w:r>
              <w:r w:rsidR="00744F52" w:rsidRPr="005342C8" w:rsidDel="00692AFA">
                <w:rPr>
                  <w:rFonts w:cs="Arial"/>
                  <w:color w:val="000000" w:themeColor="text1"/>
                  <w:sz w:val="20"/>
                  <w:szCs w:val="20"/>
                </w:rPr>
                <w:delText>:</w:delText>
              </w:r>
            </w:del>
          </w:p>
          <w:p w14:paraId="38A9DCB5" w14:textId="0E6411D9" w:rsidR="00744F52" w:rsidRPr="005342C8" w:rsidDel="00692AFA" w:rsidRDefault="008D1C1C" w:rsidP="00744F52">
            <w:pPr>
              <w:pStyle w:val="ListParagraph"/>
              <w:numPr>
                <w:ilvl w:val="0"/>
                <w:numId w:val="15"/>
              </w:numPr>
              <w:textAlignment w:val="center"/>
              <w:rPr>
                <w:del w:id="406" w:author="Wirasak Chomphu" w:date="2017-11-26T16:59:00Z"/>
                <w:rFonts w:cs="Arial"/>
                <w:color w:val="000000" w:themeColor="text1"/>
                <w:sz w:val="20"/>
                <w:szCs w:val="20"/>
              </w:rPr>
            </w:pPr>
            <w:del w:id="407" w:author="Wirasak Chomphu" w:date="2017-11-26T16:59:00Z">
              <w:r w:rsidRPr="005342C8" w:rsidDel="00692AFA">
                <w:rPr>
                  <w:rFonts w:cs="Arial"/>
                  <w:color w:val="000000" w:themeColor="text1"/>
                  <w:sz w:val="20"/>
                  <w:szCs w:val="20"/>
                </w:rPr>
                <w:delText>Closed LT</w:delText>
              </w:r>
            </w:del>
          </w:p>
          <w:p w14:paraId="3DC2E92F" w14:textId="10473318" w:rsidR="00744F52" w:rsidRPr="005342C8" w:rsidDel="00692AFA" w:rsidRDefault="0047756C" w:rsidP="00744F52">
            <w:pPr>
              <w:pStyle w:val="ListParagraph"/>
              <w:numPr>
                <w:ilvl w:val="0"/>
                <w:numId w:val="15"/>
              </w:numPr>
              <w:textAlignment w:val="center"/>
              <w:rPr>
                <w:del w:id="408" w:author="Wirasak Chomphu" w:date="2017-11-26T16:59:00Z"/>
                <w:rFonts w:cs="Arial"/>
                <w:color w:val="000000" w:themeColor="text1"/>
                <w:sz w:val="20"/>
                <w:szCs w:val="20"/>
              </w:rPr>
            </w:pPr>
            <w:del w:id="409" w:author="Wirasak Chomphu" w:date="2017-11-26T16:59:00Z">
              <w:r w:rsidRPr="005342C8" w:rsidDel="00692AFA">
                <w:rPr>
                  <w:rFonts w:cs="Arial"/>
                  <w:color w:val="000000" w:themeColor="text1"/>
                  <w:sz w:val="20"/>
                  <w:szCs w:val="20"/>
                </w:rPr>
                <w:delText>Open</w:delText>
              </w:r>
            </w:del>
          </w:p>
          <w:p w14:paraId="791B8576" w14:textId="51181F72" w:rsidR="00D51FDD" w:rsidRPr="005342C8" w:rsidDel="00692AFA" w:rsidRDefault="008D1C1C" w:rsidP="00D51FDD">
            <w:pPr>
              <w:textAlignment w:val="center"/>
              <w:rPr>
                <w:del w:id="410" w:author="Wirasak Chomphu" w:date="2017-11-26T16:59:00Z"/>
                <w:rFonts w:cs="Arial"/>
                <w:color w:val="000000" w:themeColor="text1"/>
                <w:sz w:val="20"/>
                <w:szCs w:val="20"/>
              </w:rPr>
            </w:pPr>
            <w:del w:id="411" w:author="Wirasak Chomphu" w:date="2017-11-26T16:59:00Z">
              <w:r w:rsidRPr="005342C8" w:rsidDel="00692AFA">
                <w:rPr>
                  <w:rFonts w:cs="Arial"/>
                  <w:color w:val="000000" w:themeColor="text1"/>
                  <w:sz w:val="20"/>
                  <w:szCs w:val="20"/>
                </w:rPr>
                <w:delText>Closed</w:delText>
              </w:r>
              <w:r w:rsidR="00D51FDD" w:rsidRPr="005342C8" w:rsidDel="00692AFA">
                <w:rPr>
                  <w:rFonts w:cs="Arial"/>
                  <w:color w:val="000000" w:themeColor="text1"/>
                  <w:sz w:val="20"/>
                  <w:szCs w:val="20"/>
                </w:rPr>
                <w:br/>
              </w:r>
              <w:r w:rsidR="00D51FDD" w:rsidRPr="005342C8" w:rsidDel="00692AFA">
                <w:rPr>
                  <w:rFonts w:cs="Arial"/>
                  <w:color w:val="000000" w:themeColor="text1"/>
                  <w:sz w:val="20"/>
                  <w:szCs w:val="20"/>
                </w:rPr>
                <w:br/>
                <w:delText>Active Well Status will change to:</w:delText>
              </w:r>
              <w:r w:rsidR="00D51FDD" w:rsidRPr="005342C8" w:rsidDel="00692AFA">
                <w:rPr>
                  <w:rFonts w:cs="Arial"/>
                  <w:color w:val="000000" w:themeColor="text1"/>
                  <w:sz w:val="20"/>
                  <w:szCs w:val="20"/>
                </w:rPr>
                <w:br/>
              </w:r>
            </w:del>
          </w:p>
          <w:p w14:paraId="2FDBF8E1" w14:textId="05ECCF21" w:rsidR="00D51FDD" w:rsidRPr="005342C8" w:rsidDel="00692AFA" w:rsidRDefault="00D51FDD" w:rsidP="00D51FDD">
            <w:pPr>
              <w:pStyle w:val="ListParagraph"/>
              <w:numPr>
                <w:ilvl w:val="0"/>
                <w:numId w:val="20"/>
              </w:numPr>
              <w:textAlignment w:val="center"/>
              <w:rPr>
                <w:del w:id="412" w:author="Wirasak Chomphu" w:date="2017-11-26T16:59:00Z"/>
                <w:rFonts w:cs="Arial"/>
                <w:color w:val="000000" w:themeColor="text1"/>
                <w:sz w:val="20"/>
                <w:szCs w:val="20"/>
              </w:rPr>
            </w:pPr>
            <w:del w:id="413" w:author="Wirasak Chomphu" w:date="2017-11-26T16:59:00Z">
              <w:r w:rsidRPr="3879F0E0" w:rsidDel="00D51FDD">
                <w:rPr>
                  <w:rFonts w:cs="Arial"/>
                  <w:color w:val="000000" w:themeColor="text1"/>
                  <w:sz w:val="20"/>
                  <w:szCs w:val="20"/>
                </w:rPr>
                <w:delText>Active – Open</w:delText>
              </w:r>
            </w:del>
          </w:p>
          <w:p w14:paraId="44F52C51" w14:textId="7B9920F8" w:rsidR="00D51FDD" w:rsidRPr="005342C8" w:rsidDel="00692AFA" w:rsidRDefault="00D51FDD" w:rsidP="00D51FDD">
            <w:pPr>
              <w:pStyle w:val="ListParagraph"/>
              <w:numPr>
                <w:ilvl w:val="0"/>
                <w:numId w:val="20"/>
              </w:numPr>
              <w:textAlignment w:val="center"/>
              <w:rPr>
                <w:del w:id="414" w:author="Wirasak Chomphu" w:date="2017-11-26T16:59:00Z"/>
                <w:rFonts w:cs="Arial"/>
                <w:color w:val="000000" w:themeColor="text1"/>
                <w:sz w:val="20"/>
                <w:szCs w:val="20"/>
              </w:rPr>
            </w:pPr>
            <w:del w:id="415" w:author="Wirasak Chomphu" w:date="2017-11-26T16:59:00Z">
              <w:r w:rsidRPr="3879F0E0" w:rsidDel="00D51FDD">
                <w:rPr>
                  <w:rFonts w:cs="Arial"/>
                  <w:color w:val="000000" w:themeColor="text1"/>
                  <w:sz w:val="20"/>
                  <w:szCs w:val="20"/>
                </w:rPr>
                <w:delText>Shut-in – Closed</w:delText>
              </w:r>
            </w:del>
          </w:p>
          <w:p w14:paraId="3A98FE05" w14:textId="64B86AC1" w:rsidR="00D51FDD" w:rsidRPr="005342C8" w:rsidDel="00692AFA" w:rsidRDefault="00D51FDD" w:rsidP="00D51FDD">
            <w:pPr>
              <w:pStyle w:val="ListParagraph"/>
              <w:numPr>
                <w:ilvl w:val="0"/>
                <w:numId w:val="20"/>
              </w:numPr>
              <w:textAlignment w:val="center"/>
              <w:rPr>
                <w:del w:id="416" w:author="Wirasak Chomphu" w:date="2017-11-26T16:59:00Z"/>
                <w:rFonts w:cs="Arial"/>
                <w:color w:val="000000" w:themeColor="text1"/>
                <w:sz w:val="20"/>
                <w:szCs w:val="20"/>
              </w:rPr>
            </w:pPr>
            <w:del w:id="417" w:author="Wirasak Chomphu" w:date="2017-11-26T16:59:00Z">
              <w:r w:rsidRPr="3879F0E0" w:rsidDel="00D51FDD">
                <w:rPr>
                  <w:rFonts w:cs="Arial"/>
                  <w:color w:val="000000" w:themeColor="text1"/>
                  <w:sz w:val="20"/>
                  <w:szCs w:val="20"/>
                </w:rPr>
                <w:delText>Drilling – Closed LT</w:delText>
              </w:r>
            </w:del>
          </w:p>
          <w:p w14:paraId="15D9F1DE" w14:textId="5B20621D" w:rsidR="008D1C1C" w:rsidRPr="005342C8" w:rsidRDefault="008D1C1C" w:rsidP="00D51FDD">
            <w:pPr>
              <w:pStyle w:val="ListParagraph"/>
              <w:ind w:left="360"/>
              <w:textAlignment w:val="center"/>
              <w:rPr>
                <w:rFonts w:cs="Arial"/>
                <w:color w:val="000000" w:themeColor="text1"/>
                <w:sz w:val="20"/>
                <w:szCs w:val="20"/>
              </w:rPr>
            </w:pPr>
          </w:p>
          <w:p w14:paraId="5D09DE6E" w14:textId="10BF9A89" w:rsidR="00744F52" w:rsidRPr="005342C8" w:rsidRDefault="00744F52" w:rsidP="00485022">
            <w:pPr>
              <w:textAlignment w:val="center"/>
              <w:rPr>
                <w:rFonts w:cs="Arial"/>
                <w:color w:val="000000" w:themeColor="text1"/>
                <w:sz w:val="20"/>
                <w:szCs w:val="20"/>
              </w:rPr>
            </w:pPr>
          </w:p>
        </w:tc>
      </w:tr>
      <w:tr w:rsidR="00485022" w:rsidRPr="005342C8" w14:paraId="0BAA37FB" w14:textId="77777777" w:rsidTr="3879F0E0">
        <w:trPr>
          <w:trPrChange w:id="418" w:author="Batra Yogesh (EXT)" w:date="2018-04-13T12:22:00Z">
            <w:trPr>
              <w:gridBefore w:val="1"/>
              <w:gridAfter w:val="0"/>
            </w:trPr>
          </w:trPrChange>
        </w:trPr>
        <w:tc>
          <w:tcPr>
            <w:tcW w:w="369" w:type="pct"/>
            <w:tcBorders>
              <w:top w:val="single" w:sz="4" w:space="0" w:color="auto"/>
              <w:bottom w:val="single" w:sz="4" w:space="0" w:color="auto"/>
            </w:tcBorders>
            <w:shd w:val="clear" w:color="auto" w:fill="C6D9F1" w:themeFill="text2" w:themeFillTint="33"/>
            <w:tcPrChange w:id="419" w:author="Batra Yogesh (EXT)" w:date="2018-04-13T12:22:00Z">
              <w:tcPr>
                <w:tcW w:w="690" w:type="dxa"/>
                <w:tcBorders>
                  <w:top w:val="single" w:sz="4" w:space="0" w:color="auto"/>
                  <w:bottom w:val="single" w:sz="4" w:space="0" w:color="auto"/>
                </w:tcBorders>
                <w:shd w:val="clear" w:color="auto" w:fill="C6D9F1" w:themeFill="text2" w:themeFillTint="33"/>
              </w:tcPr>
            </w:tcPrChange>
          </w:tcPr>
          <w:p w14:paraId="0BAA37F7" w14:textId="77777777" w:rsidR="00485022" w:rsidRPr="005342C8" w:rsidRDefault="00485022" w:rsidP="00D51FDD">
            <w:pPr>
              <w:pStyle w:val="TableText"/>
              <w:keepNext/>
              <w:keepLines/>
              <w:ind w:left="1440"/>
              <w:rPr>
                <w:rFonts w:cs="Arial"/>
                <w:sz w:val="20"/>
              </w:rPr>
            </w:pPr>
          </w:p>
        </w:tc>
        <w:tc>
          <w:tcPr>
            <w:tcW w:w="1939" w:type="pct"/>
            <w:shd w:val="clear" w:color="auto" w:fill="C6D9F1" w:themeFill="text2" w:themeFillTint="33"/>
            <w:tcPrChange w:id="420" w:author="Batra Yogesh (EXT)" w:date="2018-04-13T12:22:00Z">
              <w:tcPr>
                <w:tcW w:w="3630" w:type="dxa"/>
                <w:gridSpan w:val="2"/>
                <w:shd w:val="clear" w:color="auto" w:fill="C6D9F1" w:themeFill="text2" w:themeFillTint="33"/>
              </w:tcPr>
            </w:tcPrChange>
          </w:tcPr>
          <w:p w14:paraId="0BAA37F8" w14:textId="77777777" w:rsidR="00485022" w:rsidRPr="005342C8" w:rsidRDefault="00485022" w:rsidP="00485022">
            <w:pPr>
              <w:pStyle w:val="TableText"/>
              <w:keepNext/>
              <w:keepLines/>
              <w:rPr>
                <w:rFonts w:cs="Arial"/>
                <w:sz w:val="20"/>
              </w:rPr>
            </w:pPr>
            <w:r w:rsidRPr="005342C8">
              <w:rPr>
                <w:rFonts w:cs="Arial"/>
                <w:sz w:val="20"/>
              </w:rPr>
              <w:t>END OF USE CASE</w:t>
            </w:r>
          </w:p>
        </w:tc>
        <w:tc>
          <w:tcPr>
            <w:tcW w:w="1154" w:type="pct"/>
            <w:shd w:val="clear" w:color="auto" w:fill="C6D9F1" w:themeFill="text2" w:themeFillTint="33"/>
            <w:tcPrChange w:id="421" w:author="Batra Yogesh (EXT)" w:date="2018-04-13T12:22:00Z">
              <w:tcPr>
                <w:tcW w:w="2160" w:type="dxa"/>
                <w:shd w:val="clear" w:color="auto" w:fill="C6D9F1" w:themeFill="text2" w:themeFillTint="33"/>
              </w:tcPr>
            </w:tcPrChange>
          </w:tcPr>
          <w:p w14:paraId="0BAA37F9" w14:textId="77777777" w:rsidR="00485022" w:rsidRPr="005342C8" w:rsidRDefault="00485022" w:rsidP="00485022">
            <w:pPr>
              <w:keepNext/>
              <w:keepLines/>
              <w:rPr>
                <w:rFonts w:cs="Arial"/>
                <w:sz w:val="20"/>
              </w:rPr>
            </w:pPr>
          </w:p>
        </w:tc>
        <w:tc>
          <w:tcPr>
            <w:tcW w:w="1538" w:type="pct"/>
            <w:shd w:val="clear" w:color="auto" w:fill="C6D9F1" w:themeFill="text2" w:themeFillTint="33"/>
            <w:tcPrChange w:id="422" w:author="Batra Yogesh (EXT)" w:date="2018-04-13T12:22:00Z">
              <w:tcPr>
                <w:tcW w:w="2880" w:type="dxa"/>
                <w:shd w:val="clear" w:color="auto" w:fill="C6D9F1" w:themeFill="text2" w:themeFillTint="33"/>
              </w:tcPr>
            </w:tcPrChange>
          </w:tcPr>
          <w:p w14:paraId="0BAA37FA" w14:textId="77777777" w:rsidR="00485022" w:rsidRPr="005342C8" w:rsidRDefault="00485022" w:rsidP="00485022">
            <w:pPr>
              <w:keepNext/>
              <w:keepLines/>
              <w:rPr>
                <w:rFonts w:cs="Arial"/>
                <w:sz w:val="20"/>
              </w:rPr>
            </w:pPr>
          </w:p>
        </w:tc>
      </w:tr>
    </w:tbl>
    <w:p w14:paraId="0BAA37FC" w14:textId="77777777" w:rsidR="006B18DE" w:rsidRPr="005342C8" w:rsidRDefault="006B18DE">
      <w:pPr>
        <w:pStyle w:val="Header"/>
        <w:tabs>
          <w:tab w:val="clear" w:pos="4320"/>
          <w:tab w:val="clear" w:pos="8640"/>
        </w:tabs>
        <w:rPr>
          <w:rFonts w:cs="Arial"/>
        </w:rPr>
      </w:pPr>
    </w:p>
    <w:p w14:paraId="0BAA37FD" w14:textId="77777777" w:rsidR="004D61A0" w:rsidRPr="005342C8" w:rsidRDefault="004D61A0">
      <w:pPr>
        <w:pStyle w:val="Header"/>
        <w:tabs>
          <w:tab w:val="clear" w:pos="4320"/>
          <w:tab w:val="clear" w:pos="8640"/>
        </w:tabs>
        <w:rPr>
          <w:rFonts w:cs="Arial"/>
        </w:rPr>
      </w:pPr>
    </w:p>
    <w:p w14:paraId="540B43F3" w14:textId="77777777" w:rsidR="004C6BA9" w:rsidRPr="005342C8" w:rsidRDefault="00AB281C">
      <w:pPr>
        <w:rPr>
          <w:rFonts w:cs="Arial"/>
          <w:b/>
          <w:bCs/>
          <w:sz w:val="24"/>
          <w:szCs w:val="32"/>
        </w:rPr>
      </w:pPr>
      <w:bookmarkStart w:id="423" w:name="_Toc240857192"/>
      <w:r w:rsidRPr="005342C8">
        <w:rPr>
          <w:rFonts w:cs="Arial"/>
        </w:rPr>
        <w:br w:type="page"/>
      </w:r>
    </w:p>
    <w:p w14:paraId="27CC4C89" w14:textId="77777777" w:rsidR="00C6253C" w:rsidRPr="005342C8" w:rsidRDefault="00C6253C">
      <w:pPr>
        <w:rPr>
          <w:rFonts w:cs="Arial"/>
          <w:b/>
          <w:bCs/>
          <w:sz w:val="24"/>
          <w:szCs w:val="32"/>
        </w:rPr>
      </w:pPr>
    </w:p>
    <w:p w14:paraId="0BAA37FF" w14:textId="77777777" w:rsidR="004D61A0" w:rsidRPr="005342C8" w:rsidRDefault="004D61A0" w:rsidP="005D1403">
      <w:pPr>
        <w:pStyle w:val="Heading1"/>
      </w:pPr>
      <w:bookmarkStart w:id="424" w:name="_Toc495780404"/>
      <w:r w:rsidRPr="005342C8">
        <w:t>Alternative</w:t>
      </w:r>
      <w:bookmarkEnd w:id="423"/>
      <w:r w:rsidR="00BF2F96" w:rsidRPr="005342C8">
        <w:t>s</w:t>
      </w:r>
      <w:bookmarkEnd w:id="424"/>
      <w:r w:rsidR="00023077" w:rsidRPr="005342C8">
        <w:t xml:space="preserve"> </w:t>
      </w:r>
    </w:p>
    <w:p w14:paraId="0BAA3800" w14:textId="01604C25" w:rsidR="0006165A" w:rsidRPr="005342C8" w:rsidRDefault="004D61A0" w:rsidP="00744F52">
      <w:pPr>
        <w:pStyle w:val="Heading2"/>
      </w:pPr>
      <w:bookmarkStart w:id="425" w:name="_Toc55750750"/>
      <w:bookmarkStart w:id="426" w:name="_Toc55748915"/>
      <w:bookmarkStart w:id="427" w:name="_Toc240857193"/>
      <w:bookmarkStart w:id="428" w:name="_Toc495780405"/>
      <w:r w:rsidRPr="005342C8">
        <w:t xml:space="preserve">Alternate </w:t>
      </w:r>
      <w:r w:rsidR="00447470" w:rsidRPr="005342C8">
        <w:t>Flow</w:t>
      </w:r>
      <w:r w:rsidRPr="005342C8">
        <w:t xml:space="preserve"> A1:</w:t>
      </w:r>
      <w:bookmarkEnd w:id="425"/>
      <w:r w:rsidRPr="005342C8">
        <w:t xml:space="preserve"> </w:t>
      </w:r>
      <w:bookmarkEnd w:id="426"/>
      <w:bookmarkEnd w:id="427"/>
      <w:r w:rsidR="00744F52" w:rsidRPr="005342C8">
        <w:t>Modify well status data</w:t>
      </w:r>
      <w:bookmarkEnd w:id="428"/>
    </w:p>
    <w:p w14:paraId="0BAA3801" w14:textId="26B71DCE" w:rsidR="00A93A96" w:rsidRPr="005342C8" w:rsidRDefault="00C002FE" w:rsidP="00D17537">
      <w:pPr>
        <w:rPr>
          <w:rFonts w:cs="Arial"/>
          <w:color w:val="000000" w:themeColor="text1"/>
        </w:rPr>
      </w:pPr>
      <w:r w:rsidRPr="005342C8">
        <w:rPr>
          <w:rFonts w:cs="Arial"/>
          <w:iCs/>
          <w:szCs w:val="28"/>
        </w:rPr>
        <w:t>Details:</w:t>
      </w:r>
      <w:r w:rsidRPr="005342C8">
        <w:rPr>
          <w:rFonts w:cs="Arial"/>
        </w:rPr>
        <w:t xml:space="preserve">  </w:t>
      </w:r>
      <w:r w:rsidR="00452D76" w:rsidRPr="005342C8">
        <w:rPr>
          <w:rFonts w:cs="Arial"/>
          <w:color w:val="000000" w:themeColor="text1"/>
        </w:rPr>
        <w:t xml:space="preserve">Once </w:t>
      </w:r>
      <w:r w:rsidR="00744F52" w:rsidRPr="005342C8">
        <w:rPr>
          <w:rFonts w:cs="Arial"/>
          <w:color w:val="000000" w:themeColor="text1"/>
        </w:rPr>
        <w:t>setting a well status data</w:t>
      </w:r>
      <w:r w:rsidR="00452D76" w:rsidRPr="005342C8">
        <w:rPr>
          <w:rFonts w:cs="Arial"/>
          <w:color w:val="000000" w:themeColor="text1"/>
        </w:rPr>
        <w:t>, it may be necessary to update existing records if the record was entered incorrectly.</w:t>
      </w:r>
    </w:p>
    <w:p w14:paraId="70955484" w14:textId="3BA13598" w:rsidR="00452D76" w:rsidRPr="005342C8" w:rsidRDefault="00452D76" w:rsidP="00D17537">
      <w:pPr>
        <w:rPr>
          <w:rFonts w:cs="Arial"/>
        </w:rPr>
      </w:pPr>
    </w:p>
    <w:p w14:paraId="3291ED26" w14:textId="1CFF803D" w:rsidR="00452D76" w:rsidRPr="005342C8" w:rsidRDefault="00452D76" w:rsidP="00D17537">
      <w:pPr>
        <w:rPr>
          <w:rFonts w:cs="Arial"/>
        </w:rPr>
      </w:pPr>
    </w:p>
    <w:p w14:paraId="10E75D09" w14:textId="77777777" w:rsidR="00452D76" w:rsidRPr="005342C8" w:rsidRDefault="00452D76" w:rsidP="00D17537">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429" w:author="Batra Yogesh (EXT)" w:date="2018-04-13T12:22: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2158"/>
        <w:gridCol w:w="2876"/>
        <w:tblGridChange w:id="430">
          <w:tblGrid>
            <w:gridCol w:w="230"/>
            <w:gridCol w:w="460"/>
            <w:gridCol w:w="230"/>
            <w:gridCol w:w="3396"/>
            <w:gridCol w:w="234"/>
            <w:gridCol w:w="1924"/>
            <w:gridCol w:w="236"/>
            <w:gridCol w:w="2640"/>
            <w:gridCol w:w="240"/>
          </w:tblGrid>
        </w:tblGridChange>
      </w:tblGrid>
      <w:tr w:rsidR="00452D76" w:rsidRPr="005342C8" w14:paraId="606848E2" w14:textId="77777777" w:rsidTr="005342C8">
        <w:trPr>
          <w:tblHeader/>
          <w:trPrChange w:id="431" w:author="Batra Yogesh (EXT)" w:date="2018-04-13T12:22:00Z">
            <w:trPr>
              <w:gridBefore w:val="1"/>
              <w:tblHeader/>
            </w:trPr>
          </w:trPrChange>
        </w:trPr>
        <w:tc>
          <w:tcPr>
            <w:tcW w:w="369" w:type="pct"/>
            <w:tcBorders>
              <w:bottom w:val="single" w:sz="4" w:space="0" w:color="auto"/>
            </w:tcBorders>
            <w:shd w:val="clear" w:color="auto" w:fill="3399FF"/>
            <w:tcPrChange w:id="432" w:author="Batra Yogesh (EXT)" w:date="2018-04-13T12:22:00Z">
              <w:tcPr>
                <w:tcW w:w="690" w:type="dxa"/>
                <w:gridSpan w:val="2"/>
                <w:tcBorders>
                  <w:bottom w:val="single" w:sz="4" w:space="0" w:color="auto"/>
                </w:tcBorders>
                <w:shd w:val="clear" w:color="auto" w:fill="3399FF"/>
              </w:tcPr>
            </w:tcPrChange>
          </w:tcPr>
          <w:p w14:paraId="7CFB38D5" w14:textId="77777777" w:rsidR="00452D76" w:rsidRPr="005342C8" w:rsidRDefault="00452D76" w:rsidP="00692AFA">
            <w:pPr>
              <w:pStyle w:val="ColumnHead"/>
              <w:keepNext/>
              <w:keepLines/>
              <w:rPr>
                <w:rFonts w:cs="Arial"/>
                <w:color w:val="FFFFFF" w:themeColor="background1"/>
                <w:sz w:val="20"/>
              </w:rPr>
            </w:pPr>
            <w:r w:rsidRPr="005342C8">
              <w:rPr>
                <w:rFonts w:cs="Arial"/>
                <w:color w:val="FFFFFF" w:themeColor="background1"/>
                <w:sz w:val="20"/>
              </w:rPr>
              <w:lastRenderedPageBreak/>
              <w:t>Step</w:t>
            </w:r>
          </w:p>
        </w:tc>
        <w:tc>
          <w:tcPr>
            <w:tcW w:w="1939" w:type="pct"/>
            <w:shd w:val="clear" w:color="auto" w:fill="3399FF"/>
            <w:tcPrChange w:id="433" w:author="Batra Yogesh (EXT)" w:date="2018-04-13T12:22:00Z">
              <w:tcPr>
                <w:tcW w:w="3630" w:type="dxa"/>
                <w:gridSpan w:val="2"/>
                <w:shd w:val="clear" w:color="auto" w:fill="3399FF"/>
              </w:tcPr>
            </w:tcPrChange>
          </w:tcPr>
          <w:p w14:paraId="4CC02D2D" w14:textId="77777777" w:rsidR="00452D76" w:rsidRPr="005342C8" w:rsidRDefault="00452D76" w:rsidP="00692AFA">
            <w:pPr>
              <w:pStyle w:val="ColumnHead"/>
              <w:keepNext/>
              <w:keepLines/>
              <w:rPr>
                <w:rFonts w:cs="Arial"/>
                <w:color w:val="FFFFFF" w:themeColor="background1"/>
                <w:sz w:val="20"/>
              </w:rPr>
            </w:pPr>
            <w:r w:rsidRPr="005342C8">
              <w:rPr>
                <w:rFonts w:cs="Arial"/>
                <w:color w:val="FFFFFF" w:themeColor="background1"/>
                <w:sz w:val="20"/>
              </w:rPr>
              <w:t>Actor Action</w:t>
            </w:r>
          </w:p>
        </w:tc>
        <w:tc>
          <w:tcPr>
            <w:tcW w:w="1154" w:type="pct"/>
            <w:shd w:val="clear" w:color="auto" w:fill="3399FF"/>
            <w:tcPrChange w:id="434" w:author="Batra Yogesh (EXT)" w:date="2018-04-13T12:22:00Z">
              <w:tcPr>
                <w:tcW w:w="2160" w:type="dxa"/>
                <w:gridSpan w:val="2"/>
                <w:shd w:val="clear" w:color="auto" w:fill="3399FF"/>
              </w:tcPr>
            </w:tcPrChange>
          </w:tcPr>
          <w:p w14:paraId="03920379" w14:textId="77777777" w:rsidR="00452D76" w:rsidRPr="005342C8" w:rsidRDefault="00452D76" w:rsidP="00692AFA">
            <w:pPr>
              <w:pStyle w:val="ColumnHead"/>
              <w:keepNext/>
              <w:keepLines/>
              <w:rPr>
                <w:rFonts w:cs="Arial"/>
                <w:color w:val="FFFFFF" w:themeColor="background1"/>
                <w:sz w:val="20"/>
              </w:rPr>
            </w:pPr>
            <w:r w:rsidRPr="005342C8">
              <w:rPr>
                <w:rFonts w:cs="Arial"/>
                <w:color w:val="FFFFFF" w:themeColor="background1"/>
                <w:sz w:val="20"/>
              </w:rPr>
              <w:t>System Response</w:t>
            </w:r>
          </w:p>
        </w:tc>
        <w:tc>
          <w:tcPr>
            <w:tcW w:w="1538" w:type="pct"/>
            <w:shd w:val="clear" w:color="auto" w:fill="3399FF"/>
            <w:tcPrChange w:id="435" w:author="Batra Yogesh (EXT)" w:date="2018-04-13T12:22:00Z">
              <w:tcPr>
                <w:tcW w:w="2880" w:type="dxa"/>
                <w:gridSpan w:val="2"/>
                <w:shd w:val="clear" w:color="auto" w:fill="3399FF"/>
              </w:tcPr>
            </w:tcPrChange>
          </w:tcPr>
          <w:p w14:paraId="139BF08F" w14:textId="77777777" w:rsidR="00452D76" w:rsidRPr="005342C8" w:rsidRDefault="00452D76" w:rsidP="00692AFA">
            <w:pPr>
              <w:pStyle w:val="ColumnHead"/>
              <w:keepNext/>
              <w:keepLines/>
              <w:rPr>
                <w:rFonts w:cs="Arial"/>
                <w:color w:val="FFFFFF" w:themeColor="background1"/>
                <w:sz w:val="20"/>
              </w:rPr>
            </w:pPr>
            <w:r w:rsidRPr="005342C8">
              <w:rPr>
                <w:rFonts w:cs="Arial"/>
                <w:color w:val="FFFFFF" w:themeColor="background1"/>
                <w:sz w:val="20"/>
              </w:rPr>
              <w:t>Notes</w:t>
            </w:r>
          </w:p>
        </w:tc>
      </w:tr>
      <w:tr w:rsidR="000319AF" w:rsidRPr="005342C8" w14:paraId="74DFE495" w14:textId="77777777" w:rsidTr="005342C8">
        <w:trPr>
          <w:trPrChange w:id="436" w:author="Batra Yogesh (EXT)" w:date="2018-04-13T12:22:00Z">
            <w:trPr>
              <w:gridBefore w:val="1"/>
            </w:trPr>
          </w:trPrChange>
        </w:trPr>
        <w:tc>
          <w:tcPr>
            <w:tcW w:w="369" w:type="pct"/>
            <w:shd w:val="clear" w:color="auto" w:fill="C6D9F1" w:themeFill="text2" w:themeFillTint="33"/>
            <w:tcPrChange w:id="437" w:author="Batra Yogesh (EXT)" w:date="2018-04-13T12:22:00Z">
              <w:tcPr>
                <w:tcW w:w="690" w:type="dxa"/>
                <w:gridSpan w:val="2"/>
                <w:shd w:val="clear" w:color="auto" w:fill="C6D9F1" w:themeFill="text2" w:themeFillTint="33"/>
              </w:tcPr>
            </w:tcPrChange>
          </w:tcPr>
          <w:p w14:paraId="1BC0E304" w14:textId="0E10A959" w:rsidR="000319AF" w:rsidRPr="005342C8" w:rsidRDefault="000319AF" w:rsidP="000319AF">
            <w:pPr>
              <w:pStyle w:val="TableText"/>
              <w:keepNext/>
              <w:keepLines/>
              <w:numPr>
                <w:ilvl w:val="0"/>
                <w:numId w:val="17"/>
              </w:numPr>
              <w:jc w:val="center"/>
              <w:rPr>
                <w:rFonts w:cs="Arial"/>
                <w:sz w:val="20"/>
              </w:rPr>
            </w:pPr>
          </w:p>
        </w:tc>
        <w:tc>
          <w:tcPr>
            <w:tcW w:w="1939" w:type="pct"/>
            <w:tcPrChange w:id="438" w:author="Batra Yogesh (EXT)" w:date="2018-04-13T12:22:00Z">
              <w:tcPr>
                <w:tcW w:w="3630" w:type="dxa"/>
                <w:gridSpan w:val="2"/>
              </w:tcPr>
            </w:tcPrChange>
          </w:tcPr>
          <w:p w14:paraId="5072317D" w14:textId="4B566329" w:rsidR="000319AF" w:rsidRPr="005342C8" w:rsidRDefault="000319AF" w:rsidP="000319AF">
            <w:pPr>
              <w:pStyle w:val="TableText"/>
              <w:keepNext/>
              <w:keepLines/>
              <w:rPr>
                <w:rFonts w:cs="Arial"/>
                <w:color w:val="000000" w:themeColor="text1"/>
                <w:sz w:val="20"/>
                <w:szCs w:val="20"/>
              </w:rPr>
            </w:pPr>
            <w:r w:rsidRPr="005342C8">
              <w:rPr>
                <w:rFonts w:cs="Arial"/>
                <w:color w:val="000000" w:themeColor="text1"/>
                <w:sz w:val="20"/>
                <w:szCs w:val="20"/>
              </w:rPr>
              <w:t xml:space="preserve">Open up </w:t>
            </w:r>
            <w:del w:id="439" w:author="Divvya Dharshini" w:date="2026-08-07T14:15:00Z" w16du:dateUtc="2026-08-07T06:15:00Z">
              <w:r w:rsidR="00942484" w:rsidRPr="005342C8" w:rsidDel="008108C9">
                <w:rPr>
                  <w:rFonts w:cs="Arial"/>
                  <w:b/>
                  <w:color w:val="000000" w:themeColor="text1"/>
                  <w:sz w:val="20"/>
                  <w:szCs w:val="20"/>
                </w:rPr>
                <w:delText xml:space="preserve">Water </w:delText>
              </w:r>
            </w:del>
            <w:r w:rsidR="00942484" w:rsidRPr="005342C8">
              <w:rPr>
                <w:rFonts w:cs="Arial"/>
                <w:b/>
                <w:color w:val="000000" w:themeColor="text1"/>
                <w:sz w:val="20"/>
                <w:szCs w:val="20"/>
              </w:rPr>
              <w:t>In</w:t>
            </w:r>
            <w:ins w:id="440" w:author="Batra Yogesh (EXT)" w:date="2018-04-02T17:41:00Z">
              <w:r w:rsidR="000E1282" w:rsidRPr="005342C8">
                <w:rPr>
                  <w:rFonts w:cs="Arial"/>
                  <w:b/>
                  <w:color w:val="000000" w:themeColor="text1"/>
                  <w:sz w:val="20"/>
                  <w:szCs w:val="20"/>
                </w:rPr>
                <w:t>j</w:t>
              </w:r>
            </w:ins>
            <w:r w:rsidR="00942484" w:rsidRPr="005342C8">
              <w:rPr>
                <w:rFonts w:cs="Arial"/>
                <w:b/>
                <w:color w:val="000000" w:themeColor="text1"/>
                <w:sz w:val="20"/>
                <w:szCs w:val="20"/>
              </w:rPr>
              <w:t>ection</w:t>
            </w:r>
            <w:r w:rsidRPr="005342C8">
              <w:rPr>
                <w:rFonts w:cs="Arial"/>
                <w:b/>
                <w:color w:val="000000" w:themeColor="text1"/>
                <w:sz w:val="20"/>
                <w:szCs w:val="20"/>
              </w:rPr>
              <w:t xml:space="preserve"> Well Status </w:t>
            </w:r>
            <w:r w:rsidRPr="005342C8">
              <w:rPr>
                <w:rFonts w:cs="Arial"/>
                <w:color w:val="000000" w:themeColor="text1"/>
                <w:sz w:val="20"/>
                <w:szCs w:val="20"/>
              </w:rPr>
              <w:t>screen</w:t>
            </w:r>
          </w:p>
          <w:p w14:paraId="78AF439C" w14:textId="7B7B46AA" w:rsidR="000319AF" w:rsidRPr="005342C8" w:rsidRDefault="000319AF" w:rsidP="000319AF">
            <w:pPr>
              <w:pStyle w:val="TableText"/>
              <w:keepNext/>
              <w:keepLines/>
              <w:rPr>
                <w:rFonts w:cs="Arial"/>
                <w:i/>
                <w:color w:val="000000" w:themeColor="text1"/>
                <w:sz w:val="20"/>
                <w:szCs w:val="20"/>
              </w:rPr>
            </w:pPr>
            <w:r w:rsidRPr="005342C8">
              <w:rPr>
                <w:rFonts w:cs="Arial"/>
                <w:color w:val="000000" w:themeColor="text1"/>
                <w:sz w:val="20"/>
                <w:szCs w:val="20"/>
              </w:rPr>
              <w:t xml:space="preserve">EC Production </w:t>
            </w:r>
            <w:r w:rsidRPr="005342C8">
              <w:rPr>
                <w:rFonts w:ascii="Wingdings" w:eastAsia="Wingdings" w:hAnsi="Wingdings" w:cs="Wingdings"/>
                <w:color w:val="000000" w:themeColor="text1"/>
                <w:sz w:val="20"/>
                <w:szCs w:val="20"/>
              </w:rPr>
              <w:t>à</w:t>
            </w:r>
            <w:r w:rsidRPr="005342C8">
              <w:rPr>
                <w:rFonts w:cs="Arial"/>
                <w:color w:val="000000" w:themeColor="text1"/>
                <w:sz w:val="20"/>
                <w:szCs w:val="20"/>
              </w:rPr>
              <w:t xml:space="preserve"> Well Data </w:t>
            </w:r>
            <w:r w:rsidRPr="005342C8">
              <w:rPr>
                <w:rFonts w:ascii="Wingdings" w:eastAsia="Wingdings" w:hAnsi="Wingdings" w:cs="Wingdings"/>
                <w:color w:val="000000" w:themeColor="text1"/>
                <w:sz w:val="20"/>
                <w:szCs w:val="20"/>
              </w:rPr>
              <w:t>à</w:t>
            </w:r>
            <w:r w:rsidRPr="005342C8">
              <w:rPr>
                <w:rFonts w:cs="Arial"/>
                <w:color w:val="000000" w:themeColor="text1"/>
                <w:sz w:val="20"/>
                <w:szCs w:val="20"/>
              </w:rPr>
              <w:t xml:space="preserve"> </w:t>
            </w:r>
            <w:r w:rsidR="00942484" w:rsidRPr="005342C8">
              <w:rPr>
                <w:rFonts w:cs="Arial"/>
                <w:color w:val="000000" w:themeColor="text1"/>
                <w:sz w:val="20"/>
                <w:szCs w:val="20"/>
              </w:rPr>
              <w:t>Injection</w:t>
            </w:r>
            <w:r w:rsidRPr="005342C8">
              <w:rPr>
                <w:rFonts w:cs="Arial"/>
                <w:color w:val="000000" w:themeColor="text1"/>
                <w:sz w:val="20"/>
                <w:szCs w:val="20"/>
              </w:rPr>
              <w:t xml:space="preserve"> Well Status</w:t>
            </w:r>
          </w:p>
        </w:tc>
        <w:tc>
          <w:tcPr>
            <w:tcW w:w="1154" w:type="pct"/>
            <w:tcPrChange w:id="441" w:author="Batra Yogesh (EXT)" w:date="2018-04-13T12:22:00Z">
              <w:tcPr>
                <w:tcW w:w="2160" w:type="dxa"/>
                <w:gridSpan w:val="2"/>
              </w:tcPr>
            </w:tcPrChange>
          </w:tcPr>
          <w:p w14:paraId="720E7B94" w14:textId="77777777" w:rsidR="000319AF" w:rsidRPr="005342C8" w:rsidRDefault="000319AF" w:rsidP="000319AF">
            <w:pPr>
              <w:keepNext/>
              <w:keepLines/>
              <w:rPr>
                <w:rFonts w:cs="Arial"/>
                <w:color w:val="000000" w:themeColor="text1"/>
                <w:sz w:val="20"/>
                <w:szCs w:val="20"/>
              </w:rPr>
            </w:pPr>
            <w:r w:rsidRPr="005342C8">
              <w:rPr>
                <w:rFonts w:cs="Arial"/>
                <w:color w:val="000000" w:themeColor="text1"/>
                <w:sz w:val="20"/>
                <w:szCs w:val="20"/>
              </w:rPr>
              <w:t xml:space="preserve">The following fields are automatically populated: </w:t>
            </w:r>
          </w:p>
          <w:p w14:paraId="30A7C4D8" w14:textId="77777777" w:rsidR="000319AF" w:rsidRPr="00BB4996" w:rsidRDefault="000319AF" w:rsidP="000319AF">
            <w:pPr>
              <w:pStyle w:val="NoSpacing"/>
              <w:numPr>
                <w:ilvl w:val="0"/>
                <w:numId w:val="3"/>
              </w:numPr>
              <w:rPr>
                <w:rFonts w:cs="Arial"/>
                <w:sz w:val="20"/>
                <w:szCs w:val="20"/>
              </w:rPr>
            </w:pPr>
            <w:r w:rsidRPr="00BB4996">
              <w:rPr>
                <w:rFonts w:cs="Arial"/>
                <w:b/>
                <w:sz w:val="20"/>
                <w:szCs w:val="20"/>
              </w:rPr>
              <w:t>Date</w:t>
            </w:r>
            <w:r w:rsidRPr="00BB4996">
              <w:rPr>
                <w:rFonts w:cs="Arial"/>
                <w:sz w:val="20"/>
                <w:szCs w:val="20"/>
              </w:rPr>
              <w:t xml:space="preserve">  is yesterday’s date</w:t>
            </w:r>
          </w:p>
          <w:p w14:paraId="2F37517C" w14:textId="77777777" w:rsidR="000319AF" w:rsidRPr="00862D5A" w:rsidRDefault="000319AF" w:rsidP="000319AF">
            <w:pPr>
              <w:pStyle w:val="NoSpacing"/>
              <w:numPr>
                <w:ilvl w:val="0"/>
                <w:numId w:val="3"/>
              </w:numPr>
              <w:rPr>
                <w:rFonts w:cs="Arial"/>
                <w:sz w:val="20"/>
                <w:szCs w:val="20"/>
              </w:rPr>
            </w:pPr>
            <w:r w:rsidRPr="00862D5A">
              <w:rPr>
                <w:rFonts w:cs="Arial"/>
                <w:b/>
                <w:sz w:val="20"/>
                <w:szCs w:val="20"/>
              </w:rPr>
              <w:t>Production Unit</w:t>
            </w:r>
          </w:p>
          <w:p w14:paraId="783DD2AB" w14:textId="77777777" w:rsidR="000319AF" w:rsidRPr="008B5DC2" w:rsidRDefault="000319AF" w:rsidP="000319AF">
            <w:pPr>
              <w:pStyle w:val="NoSpacing"/>
              <w:numPr>
                <w:ilvl w:val="0"/>
                <w:numId w:val="3"/>
              </w:numPr>
              <w:rPr>
                <w:rFonts w:cs="Arial"/>
                <w:sz w:val="20"/>
                <w:szCs w:val="20"/>
              </w:rPr>
            </w:pPr>
            <w:r w:rsidRPr="00862D5A">
              <w:rPr>
                <w:rFonts w:cs="Arial"/>
                <w:b/>
                <w:sz w:val="20"/>
                <w:szCs w:val="20"/>
              </w:rPr>
              <w:t>Production Sub Unit</w:t>
            </w:r>
          </w:p>
          <w:p w14:paraId="76C7D50A" w14:textId="77777777" w:rsidR="000319AF" w:rsidRPr="008B5DC2" w:rsidRDefault="000319AF" w:rsidP="000319AF">
            <w:pPr>
              <w:pStyle w:val="NoSpacing"/>
              <w:numPr>
                <w:ilvl w:val="0"/>
                <w:numId w:val="3"/>
              </w:numPr>
              <w:rPr>
                <w:rFonts w:cs="Arial"/>
                <w:sz w:val="20"/>
                <w:szCs w:val="20"/>
              </w:rPr>
            </w:pPr>
            <w:r w:rsidRPr="008B5DC2">
              <w:rPr>
                <w:rFonts w:cs="Arial"/>
                <w:b/>
                <w:sz w:val="20"/>
                <w:szCs w:val="20"/>
              </w:rPr>
              <w:t>Area</w:t>
            </w:r>
          </w:p>
          <w:p w14:paraId="6B44E8A0" w14:textId="350656FC" w:rsidR="000319AF" w:rsidRPr="008B5DC2" w:rsidDel="009B6686" w:rsidRDefault="000319AF" w:rsidP="000319AF">
            <w:pPr>
              <w:pStyle w:val="NoSpacing"/>
              <w:numPr>
                <w:ilvl w:val="0"/>
                <w:numId w:val="3"/>
              </w:numPr>
              <w:rPr>
                <w:del w:id="442" w:author="Batra Yogesh (EXT)" w:date="2018-04-06T13:01:00Z"/>
                <w:rFonts w:cs="Arial"/>
                <w:sz w:val="20"/>
                <w:szCs w:val="20"/>
              </w:rPr>
            </w:pPr>
            <w:del w:id="443" w:author="Batra Yogesh (EXT)" w:date="2018-04-06T13:01:00Z">
              <w:r w:rsidRPr="008B5DC2" w:rsidDel="009B6686">
                <w:rPr>
                  <w:rFonts w:cs="Arial"/>
                  <w:b/>
                  <w:sz w:val="20"/>
                  <w:szCs w:val="20"/>
                </w:rPr>
                <w:delText>Sub Area</w:delText>
              </w:r>
            </w:del>
          </w:p>
          <w:p w14:paraId="73E2286E" w14:textId="7783CACF" w:rsidR="008F61F2" w:rsidRPr="008B5DC2" w:rsidDel="009B6686" w:rsidRDefault="008F61F2" w:rsidP="000319AF">
            <w:pPr>
              <w:pStyle w:val="NoSpacing"/>
              <w:numPr>
                <w:ilvl w:val="0"/>
                <w:numId w:val="3"/>
              </w:numPr>
              <w:rPr>
                <w:del w:id="444" w:author="Batra Yogesh (EXT)" w:date="2018-04-06T13:01:00Z"/>
                <w:rFonts w:cs="Arial"/>
                <w:sz w:val="20"/>
                <w:szCs w:val="20"/>
              </w:rPr>
            </w:pPr>
            <w:del w:id="445" w:author="Batra Yogesh (EXT)" w:date="2018-04-06T13:01:00Z">
              <w:r w:rsidRPr="008B5DC2" w:rsidDel="009B6686">
                <w:rPr>
                  <w:rFonts w:cs="Arial"/>
                  <w:b/>
                  <w:sz w:val="20"/>
                  <w:szCs w:val="20"/>
                </w:rPr>
                <w:delText>Facility Class 2</w:delText>
              </w:r>
            </w:del>
          </w:p>
          <w:p w14:paraId="29D11D56" w14:textId="0FFA8C11" w:rsidR="000319AF" w:rsidRPr="005342C8" w:rsidRDefault="000319AF">
            <w:pPr>
              <w:pStyle w:val="NoSpacing"/>
              <w:numPr>
                <w:ilvl w:val="0"/>
                <w:numId w:val="3"/>
              </w:numPr>
              <w:rPr>
                <w:rFonts w:cs="Arial"/>
                <w:color w:val="000000" w:themeColor="text1"/>
                <w:sz w:val="20"/>
                <w:szCs w:val="20"/>
              </w:rPr>
              <w:pPrChange w:id="446" w:author="Batra Yogesh (EXT)" w:date="2018-04-06T13:01:00Z">
                <w:pPr>
                  <w:keepNext/>
                  <w:keepLines/>
                  <w:spacing w:after="120"/>
                  <w:ind w:left="360"/>
                </w:pPr>
              </w:pPrChange>
            </w:pPr>
          </w:p>
        </w:tc>
        <w:tc>
          <w:tcPr>
            <w:tcW w:w="1538" w:type="pct"/>
            <w:tcPrChange w:id="447" w:author="Batra Yogesh (EXT)" w:date="2018-04-13T12:22:00Z">
              <w:tcPr>
                <w:tcW w:w="2880" w:type="dxa"/>
                <w:gridSpan w:val="2"/>
              </w:tcPr>
            </w:tcPrChange>
          </w:tcPr>
          <w:p w14:paraId="0D2C3AFE" w14:textId="0C5A6892" w:rsidR="000319AF" w:rsidRPr="005342C8" w:rsidRDefault="000319AF" w:rsidP="004C4F04">
            <w:pPr>
              <w:keepNext/>
              <w:keepLines/>
              <w:rPr>
                <w:rFonts w:cs="Arial"/>
                <w:color w:val="000000" w:themeColor="text1"/>
                <w:sz w:val="20"/>
                <w:szCs w:val="20"/>
              </w:rPr>
            </w:pPr>
            <w:r w:rsidRPr="005342C8">
              <w:rPr>
                <w:rFonts w:cs="Arial"/>
                <w:color w:val="000000" w:themeColor="text1"/>
                <w:sz w:val="20"/>
                <w:szCs w:val="20"/>
              </w:rPr>
              <w:t xml:space="preserve">Note: </w:t>
            </w:r>
            <w:r w:rsidR="00F75CF9" w:rsidRPr="005342C8">
              <w:rPr>
                <w:rFonts w:cs="Arial"/>
                <w:color w:val="000000" w:themeColor="text1"/>
                <w:sz w:val="20"/>
                <w:szCs w:val="20"/>
              </w:rPr>
              <w:t>Fields</w:t>
            </w:r>
            <w:r w:rsidRPr="005342C8">
              <w:rPr>
                <w:rFonts w:cs="Arial"/>
                <w:color w:val="000000" w:themeColor="text1"/>
                <w:sz w:val="20"/>
                <w:szCs w:val="20"/>
              </w:rPr>
              <w:t xml:space="preserve"> are populated according to the navigation role defined for each user </w:t>
            </w:r>
          </w:p>
        </w:tc>
      </w:tr>
      <w:tr w:rsidR="00C20FBA" w:rsidRPr="005342C8" w14:paraId="03964FC9" w14:textId="77777777" w:rsidTr="005342C8">
        <w:trPr>
          <w:trPrChange w:id="448" w:author="Batra Yogesh (EXT)" w:date="2018-04-13T12:22:00Z">
            <w:trPr>
              <w:gridBefore w:val="1"/>
            </w:trPr>
          </w:trPrChange>
        </w:trPr>
        <w:tc>
          <w:tcPr>
            <w:tcW w:w="369" w:type="pct"/>
            <w:shd w:val="clear" w:color="auto" w:fill="C6D9F1" w:themeFill="text2" w:themeFillTint="33"/>
            <w:tcPrChange w:id="449" w:author="Batra Yogesh (EXT)" w:date="2018-04-13T12:22:00Z">
              <w:tcPr>
                <w:tcW w:w="690" w:type="dxa"/>
                <w:gridSpan w:val="2"/>
                <w:shd w:val="clear" w:color="auto" w:fill="C6D9F1" w:themeFill="text2" w:themeFillTint="33"/>
              </w:tcPr>
            </w:tcPrChange>
          </w:tcPr>
          <w:p w14:paraId="0296E3BD" w14:textId="77777777" w:rsidR="00C20FBA" w:rsidRPr="005342C8" w:rsidRDefault="00C20FBA" w:rsidP="00C20FBA">
            <w:pPr>
              <w:pStyle w:val="TableText"/>
              <w:keepNext/>
              <w:keepLines/>
              <w:numPr>
                <w:ilvl w:val="0"/>
                <w:numId w:val="17"/>
              </w:numPr>
              <w:jc w:val="center"/>
              <w:rPr>
                <w:rFonts w:cs="Arial"/>
                <w:sz w:val="20"/>
              </w:rPr>
            </w:pPr>
          </w:p>
        </w:tc>
        <w:tc>
          <w:tcPr>
            <w:tcW w:w="1939" w:type="pct"/>
            <w:tcPrChange w:id="450" w:author="Batra Yogesh (EXT)" w:date="2018-04-13T12:22:00Z">
              <w:tcPr>
                <w:tcW w:w="3630" w:type="dxa"/>
                <w:gridSpan w:val="2"/>
              </w:tcPr>
            </w:tcPrChange>
          </w:tcPr>
          <w:p w14:paraId="7FF905E5" w14:textId="77777777" w:rsidR="00C20FBA" w:rsidRPr="005342C8" w:rsidRDefault="00C20FBA" w:rsidP="00C20FBA">
            <w:pPr>
              <w:pStyle w:val="TableText"/>
              <w:keepNext/>
              <w:keepLines/>
              <w:rPr>
                <w:rFonts w:cs="Arial"/>
                <w:color w:val="000000" w:themeColor="text1"/>
                <w:sz w:val="20"/>
                <w:szCs w:val="20"/>
              </w:rPr>
            </w:pPr>
            <w:r w:rsidRPr="005342C8">
              <w:rPr>
                <w:rFonts w:cs="Arial"/>
                <w:color w:val="000000" w:themeColor="text1"/>
                <w:sz w:val="20"/>
                <w:szCs w:val="20"/>
              </w:rPr>
              <w:t xml:space="preserve">Navigate to the Production Well Status screen using the drop down menus and click </w:t>
            </w:r>
            <w:r w:rsidRPr="005342C8">
              <w:rPr>
                <w:rFonts w:cs="Arial"/>
                <w:b/>
                <w:i/>
                <w:color w:val="000000" w:themeColor="text1"/>
                <w:sz w:val="20"/>
                <w:szCs w:val="20"/>
              </w:rPr>
              <w:t>Go…</w:t>
            </w:r>
          </w:p>
          <w:p w14:paraId="0F642B77" w14:textId="77777777" w:rsidR="00C20FBA" w:rsidRPr="00BB4996" w:rsidRDefault="00C20FBA" w:rsidP="00C20FBA">
            <w:pPr>
              <w:pStyle w:val="NoSpacing"/>
              <w:numPr>
                <w:ilvl w:val="0"/>
                <w:numId w:val="3"/>
              </w:numPr>
              <w:tabs>
                <w:tab w:val="clear" w:pos="360"/>
                <w:tab w:val="num" w:pos="720"/>
              </w:tabs>
              <w:ind w:left="720"/>
              <w:rPr>
                <w:rFonts w:cs="Arial"/>
                <w:sz w:val="20"/>
                <w:szCs w:val="20"/>
              </w:rPr>
            </w:pPr>
            <w:r w:rsidRPr="00BB4996">
              <w:rPr>
                <w:rFonts w:cs="Arial"/>
                <w:b/>
                <w:sz w:val="20"/>
                <w:szCs w:val="20"/>
              </w:rPr>
              <w:t>Production Unit</w:t>
            </w:r>
          </w:p>
          <w:p w14:paraId="10E41EB8" w14:textId="77777777" w:rsidR="00C20FBA" w:rsidRPr="00BB4996" w:rsidRDefault="00C20FBA" w:rsidP="00C20FBA">
            <w:pPr>
              <w:pStyle w:val="NoSpacing"/>
              <w:numPr>
                <w:ilvl w:val="0"/>
                <w:numId w:val="3"/>
              </w:numPr>
              <w:tabs>
                <w:tab w:val="clear" w:pos="360"/>
                <w:tab w:val="num" w:pos="720"/>
              </w:tabs>
              <w:ind w:left="720"/>
              <w:rPr>
                <w:rFonts w:cs="Arial"/>
                <w:sz w:val="20"/>
                <w:szCs w:val="20"/>
              </w:rPr>
            </w:pPr>
            <w:r w:rsidRPr="00BB4996">
              <w:rPr>
                <w:rFonts w:cs="Arial"/>
                <w:b/>
                <w:sz w:val="20"/>
                <w:szCs w:val="20"/>
              </w:rPr>
              <w:t>Production Sub Unit</w:t>
            </w:r>
          </w:p>
          <w:p w14:paraId="1A7B2BF3" w14:textId="77777777" w:rsidR="00C20FBA" w:rsidRPr="00862D5A" w:rsidRDefault="00C20FBA" w:rsidP="00C20FBA">
            <w:pPr>
              <w:pStyle w:val="NoSpacing"/>
              <w:numPr>
                <w:ilvl w:val="0"/>
                <w:numId w:val="3"/>
              </w:numPr>
              <w:tabs>
                <w:tab w:val="clear" w:pos="360"/>
                <w:tab w:val="num" w:pos="720"/>
              </w:tabs>
              <w:ind w:left="720"/>
              <w:rPr>
                <w:rFonts w:cs="Arial"/>
                <w:sz w:val="20"/>
                <w:szCs w:val="20"/>
              </w:rPr>
            </w:pPr>
            <w:r w:rsidRPr="00862D5A">
              <w:rPr>
                <w:rFonts w:cs="Arial"/>
                <w:b/>
                <w:sz w:val="20"/>
                <w:szCs w:val="20"/>
              </w:rPr>
              <w:t>Area</w:t>
            </w:r>
          </w:p>
          <w:p w14:paraId="0251B81D" w14:textId="77777777" w:rsidR="00C20FBA" w:rsidRPr="005342C8" w:rsidRDefault="00C20FBA" w:rsidP="00C20FBA">
            <w:pPr>
              <w:pStyle w:val="TableText"/>
              <w:keepNext/>
              <w:keepLines/>
              <w:numPr>
                <w:ilvl w:val="0"/>
                <w:numId w:val="3"/>
              </w:numPr>
              <w:tabs>
                <w:tab w:val="clear" w:pos="360"/>
                <w:tab w:val="num" w:pos="720"/>
              </w:tabs>
              <w:spacing w:after="0"/>
              <w:ind w:left="720"/>
              <w:rPr>
                <w:rFonts w:cs="Arial"/>
                <w:b/>
                <w:color w:val="000000" w:themeColor="text1"/>
                <w:sz w:val="20"/>
                <w:szCs w:val="20"/>
              </w:rPr>
            </w:pPr>
            <w:r w:rsidRPr="00862D5A">
              <w:rPr>
                <w:rFonts w:cs="Arial"/>
                <w:b/>
                <w:sz w:val="20"/>
                <w:szCs w:val="20"/>
              </w:rPr>
              <w:t>Sub Area</w:t>
            </w:r>
          </w:p>
          <w:p w14:paraId="1410D1CE" w14:textId="77777777" w:rsidR="00C20FBA" w:rsidRPr="005342C8" w:rsidRDefault="00C20FBA" w:rsidP="00C20FBA">
            <w:pPr>
              <w:pStyle w:val="TableText"/>
              <w:keepNext/>
              <w:keepLines/>
              <w:numPr>
                <w:ilvl w:val="0"/>
                <w:numId w:val="3"/>
              </w:numPr>
              <w:tabs>
                <w:tab w:val="clear" w:pos="360"/>
                <w:tab w:val="num" w:pos="720"/>
              </w:tabs>
              <w:spacing w:after="0"/>
              <w:ind w:left="720"/>
              <w:rPr>
                <w:rFonts w:cs="Arial"/>
                <w:b/>
                <w:color w:val="000000" w:themeColor="text1"/>
                <w:sz w:val="20"/>
                <w:szCs w:val="20"/>
              </w:rPr>
            </w:pPr>
            <w:r w:rsidRPr="005342C8">
              <w:rPr>
                <w:rFonts w:cs="Arial"/>
                <w:b/>
                <w:color w:val="000000" w:themeColor="text1"/>
                <w:sz w:val="20"/>
                <w:szCs w:val="20"/>
              </w:rPr>
              <w:t>Facility Class 2</w:t>
            </w:r>
          </w:p>
          <w:p w14:paraId="0FD45DCE" w14:textId="5DFA9BA5" w:rsidR="00C20FBA" w:rsidRPr="005342C8" w:rsidRDefault="00212519" w:rsidP="00C20FBA">
            <w:pPr>
              <w:pStyle w:val="TableText"/>
              <w:keepNext/>
              <w:keepLines/>
              <w:numPr>
                <w:ilvl w:val="0"/>
                <w:numId w:val="3"/>
              </w:numPr>
              <w:tabs>
                <w:tab w:val="clear" w:pos="360"/>
                <w:tab w:val="num" w:pos="720"/>
              </w:tabs>
              <w:spacing w:after="0"/>
              <w:ind w:left="720"/>
              <w:rPr>
                <w:ins w:id="451" w:author="Prakash Atul (Ext)" w:date="2018-03-27T15:42:00Z"/>
                <w:rFonts w:cs="Arial"/>
                <w:b/>
                <w:color w:val="000000" w:themeColor="text1"/>
                <w:sz w:val="20"/>
                <w:szCs w:val="20"/>
              </w:rPr>
            </w:pPr>
            <w:r w:rsidRPr="005342C8">
              <w:rPr>
                <w:rFonts w:cs="Arial"/>
                <w:b/>
                <w:color w:val="000000" w:themeColor="text1"/>
                <w:sz w:val="20"/>
                <w:szCs w:val="20"/>
              </w:rPr>
              <w:t>Facility Class1</w:t>
            </w:r>
          </w:p>
          <w:p w14:paraId="7231FCA1" w14:textId="6454395F" w:rsidR="00604557" w:rsidRPr="005342C8" w:rsidRDefault="00604557" w:rsidP="00C20FBA">
            <w:pPr>
              <w:pStyle w:val="TableText"/>
              <w:keepNext/>
              <w:keepLines/>
              <w:numPr>
                <w:ilvl w:val="0"/>
                <w:numId w:val="3"/>
              </w:numPr>
              <w:tabs>
                <w:tab w:val="clear" w:pos="360"/>
                <w:tab w:val="num" w:pos="720"/>
              </w:tabs>
              <w:spacing w:after="0"/>
              <w:ind w:left="720"/>
              <w:rPr>
                <w:rFonts w:cs="Arial"/>
                <w:b/>
                <w:color w:val="000000" w:themeColor="text1"/>
                <w:sz w:val="20"/>
                <w:szCs w:val="20"/>
              </w:rPr>
            </w:pPr>
            <w:ins w:id="452" w:author="Prakash Atul (Ext)" w:date="2018-03-27T15:42:00Z">
              <w:r w:rsidRPr="005342C8">
                <w:rPr>
                  <w:rFonts w:cs="Arial"/>
                  <w:b/>
                  <w:color w:val="000000" w:themeColor="text1"/>
                  <w:sz w:val="20"/>
                  <w:szCs w:val="20"/>
                </w:rPr>
                <w:t>Well(Optional)</w:t>
              </w:r>
            </w:ins>
          </w:p>
          <w:p w14:paraId="71AB7A96" w14:textId="77777777" w:rsidR="00C20FBA" w:rsidRPr="005342C8" w:rsidRDefault="00C20FBA" w:rsidP="00C20FBA">
            <w:pPr>
              <w:pStyle w:val="TableText"/>
              <w:keepNext/>
              <w:keepLines/>
              <w:rPr>
                <w:rFonts w:cs="Arial"/>
                <w:color w:val="000000" w:themeColor="text1"/>
                <w:sz w:val="20"/>
                <w:szCs w:val="20"/>
              </w:rPr>
            </w:pPr>
          </w:p>
        </w:tc>
        <w:tc>
          <w:tcPr>
            <w:tcW w:w="1154" w:type="pct"/>
            <w:tcPrChange w:id="453" w:author="Batra Yogesh (EXT)" w:date="2018-04-13T12:22:00Z">
              <w:tcPr>
                <w:tcW w:w="2160" w:type="dxa"/>
                <w:gridSpan w:val="2"/>
              </w:tcPr>
            </w:tcPrChange>
          </w:tcPr>
          <w:p w14:paraId="611F5EAF" w14:textId="77777777" w:rsidR="00C20FBA" w:rsidRPr="005342C8" w:rsidRDefault="00C20FBA" w:rsidP="00C20FBA">
            <w:pPr>
              <w:keepNext/>
              <w:keepLines/>
              <w:rPr>
                <w:rFonts w:cs="Arial"/>
                <w:color w:val="000000" w:themeColor="text1"/>
                <w:sz w:val="20"/>
                <w:szCs w:val="20"/>
              </w:rPr>
            </w:pPr>
            <w:r w:rsidRPr="005342C8">
              <w:rPr>
                <w:rFonts w:cs="Arial"/>
                <w:color w:val="000000" w:themeColor="text1"/>
                <w:sz w:val="20"/>
                <w:szCs w:val="20"/>
              </w:rPr>
              <w:t>If there are any records for the well for that date, they will be listed in the Data Window and the section “Last Registered Status” will show the last status of that well</w:t>
            </w:r>
          </w:p>
          <w:p w14:paraId="0B8037EB" w14:textId="77777777" w:rsidR="00C20FBA" w:rsidRPr="005342C8" w:rsidRDefault="00C20FBA" w:rsidP="00C20FBA">
            <w:pPr>
              <w:keepNext/>
              <w:keepLines/>
              <w:rPr>
                <w:rFonts w:cs="Arial"/>
                <w:color w:val="000000" w:themeColor="text1"/>
                <w:sz w:val="20"/>
                <w:szCs w:val="20"/>
              </w:rPr>
            </w:pPr>
          </w:p>
          <w:p w14:paraId="50EDEBC4" w14:textId="77777777" w:rsidR="00C20FBA" w:rsidRPr="005342C8" w:rsidRDefault="00C20FBA" w:rsidP="00C20FBA">
            <w:pPr>
              <w:keepNext/>
              <w:keepLines/>
              <w:rPr>
                <w:rFonts w:cs="Arial"/>
                <w:color w:val="000000" w:themeColor="text1"/>
                <w:sz w:val="20"/>
                <w:szCs w:val="20"/>
              </w:rPr>
            </w:pPr>
            <w:r w:rsidRPr="005342C8">
              <w:rPr>
                <w:rFonts w:cs="Arial"/>
                <w:color w:val="000000" w:themeColor="text1"/>
                <w:sz w:val="20"/>
                <w:szCs w:val="20"/>
              </w:rPr>
              <w:t>If there were no records for that date, there will be a message “no records found…” and the section “Last Registered Status” will show the last status of that well</w:t>
            </w:r>
          </w:p>
          <w:p w14:paraId="5A8ACC28" w14:textId="77777777" w:rsidR="00C20FBA" w:rsidRPr="005342C8" w:rsidRDefault="00C20FBA" w:rsidP="00C20FBA">
            <w:pPr>
              <w:keepNext/>
              <w:keepLines/>
              <w:rPr>
                <w:rFonts w:cs="Arial"/>
                <w:color w:val="000000" w:themeColor="text1"/>
                <w:sz w:val="20"/>
                <w:szCs w:val="20"/>
              </w:rPr>
            </w:pPr>
          </w:p>
        </w:tc>
        <w:tc>
          <w:tcPr>
            <w:tcW w:w="1538" w:type="pct"/>
            <w:tcPrChange w:id="454" w:author="Batra Yogesh (EXT)" w:date="2018-04-13T12:22:00Z">
              <w:tcPr>
                <w:tcW w:w="2880" w:type="dxa"/>
                <w:gridSpan w:val="2"/>
              </w:tcPr>
            </w:tcPrChange>
          </w:tcPr>
          <w:p w14:paraId="527A9D49" w14:textId="77777777" w:rsidR="00C20FBA" w:rsidRPr="005342C8" w:rsidRDefault="00C20FBA" w:rsidP="00C20FBA">
            <w:pPr>
              <w:keepNext/>
              <w:keepLines/>
              <w:rPr>
                <w:rFonts w:cs="Arial"/>
                <w:b/>
                <w:i/>
                <w:color w:val="000000" w:themeColor="text1"/>
                <w:sz w:val="20"/>
                <w:szCs w:val="20"/>
              </w:rPr>
            </w:pPr>
            <w:r w:rsidRPr="005342C8">
              <w:rPr>
                <w:rFonts w:cs="Arial"/>
                <w:color w:val="000000" w:themeColor="text1"/>
                <w:sz w:val="20"/>
                <w:szCs w:val="20"/>
              </w:rPr>
              <w:t xml:space="preserve">Note:  The hierarchy information may be  pre-populated and user just needs to hit </w:t>
            </w:r>
            <w:r w:rsidRPr="005342C8">
              <w:rPr>
                <w:rFonts w:cs="Arial"/>
                <w:b/>
                <w:i/>
                <w:color w:val="000000" w:themeColor="text1"/>
                <w:sz w:val="20"/>
                <w:szCs w:val="20"/>
              </w:rPr>
              <w:t>Go…</w:t>
            </w:r>
          </w:p>
          <w:p w14:paraId="1C452693" w14:textId="77777777" w:rsidR="00C20FBA" w:rsidRPr="005342C8" w:rsidRDefault="00C20FBA" w:rsidP="00C20FBA">
            <w:pPr>
              <w:keepNext/>
              <w:keepLines/>
              <w:rPr>
                <w:rFonts w:cs="Arial"/>
                <w:color w:val="000000" w:themeColor="text1"/>
                <w:sz w:val="20"/>
                <w:szCs w:val="20"/>
              </w:rPr>
            </w:pPr>
          </w:p>
          <w:p w14:paraId="19C7084E" w14:textId="29327808" w:rsidR="008206A7" w:rsidRPr="005342C8" w:rsidRDefault="008206A7" w:rsidP="00C20FBA">
            <w:pPr>
              <w:keepNext/>
              <w:keepLines/>
              <w:rPr>
                <w:rFonts w:cs="Arial"/>
                <w:color w:val="000000" w:themeColor="text1"/>
                <w:sz w:val="20"/>
                <w:szCs w:val="20"/>
              </w:rPr>
            </w:pPr>
            <w:r w:rsidRPr="005342C8">
              <w:rPr>
                <w:rFonts w:cs="Arial"/>
                <w:color w:val="000000" w:themeColor="text1"/>
                <w:sz w:val="20"/>
                <w:szCs w:val="20"/>
              </w:rPr>
              <w:t xml:space="preserve">If a well was not selected in the hierarchy, user must select a well from the Well Name dropdown before proceeding.  </w:t>
            </w:r>
          </w:p>
        </w:tc>
      </w:tr>
      <w:tr w:rsidR="00C20FBA" w:rsidRPr="005342C8" w14:paraId="57B943F9" w14:textId="77777777" w:rsidTr="005342C8">
        <w:trPr>
          <w:trPrChange w:id="455" w:author="Batra Yogesh (EXT)" w:date="2018-04-13T12:22:00Z">
            <w:trPr>
              <w:gridBefore w:val="1"/>
            </w:trPr>
          </w:trPrChange>
        </w:trPr>
        <w:tc>
          <w:tcPr>
            <w:tcW w:w="369" w:type="pct"/>
            <w:shd w:val="clear" w:color="auto" w:fill="C6D9F1" w:themeFill="text2" w:themeFillTint="33"/>
            <w:tcPrChange w:id="456" w:author="Batra Yogesh (EXT)" w:date="2018-04-13T12:22:00Z">
              <w:tcPr>
                <w:tcW w:w="690" w:type="dxa"/>
                <w:gridSpan w:val="2"/>
                <w:shd w:val="clear" w:color="auto" w:fill="C6D9F1" w:themeFill="text2" w:themeFillTint="33"/>
              </w:tcPr>
            </w:tcPrChange>
          </w:tcPr>
          <w:p w14:paraId="72CC71A8" w14:textId="77777777" w:rsidR="00C20FBA" w:rsidRPr="005342C8" w:rsidRDefault="00C20FBA" w:rsidP="00C20FBA">
            <w:pPr>
              <w:pStyle w:val="TableText"/>
              <w:keepNext/>
              <w:keepLines/>
              <w:numPr>
                <w:ilvl w:val="0"/>
                <w:numId w:val="17"/>
              </w:numPr>
              <w:jc w:val="center"/>
              <w:rPr>
                <w:rFonts w:cs="Arial"/>
                <w:sz w:val="20"/>
              </w:rPr>
            </w:pPr>
          </w:p>
        </w:tc>
        <w:tc>
          <w:tcPr>
            <w:tcW w:w="1939" w:type="pct"/>
            <w:tcPrChange w:id="457" w:author="Batra Yogesh (EXT)" w:date="2018-04-13T12:22:00Z">
              <w:tcPr>
                <w:tcW w:w="3630" w:type="dxa"/>
                <w:gridSpan w:val="2"/>
              </w:tcPr>
            </w:tcPrChange>
          </w:tcPr>
          <w:p w14:paraId="28313AC3" w14:textId="7140330E" w:rsidR="00C20FBA" w:rsidRPr="005342C8" w:rsidRDefault="00C20FBA" w:rsidP="00C20FBA">
            <w:pPr>
              <w:pStyle w:val="TableText"/>
              <w:keepNext/>
              <w:keepLines/>
              <w:rPr>
                <w:rFonts w:cs="Arial"/>
                <w:color w:val="000000" w:themeColor="text1"/>
                <w:sz w:val="20"/>
                <w:szCs w:val="20"/>
              </w:rPr>
            </w:pPr>
            <w:r w:rsidRPr="005342C8">
              <w:rPr>
                <w:rFonts w:cs="Arial"/>
                <w:color w:val="000000" w:themeColor="text1"/>
                <w:sz w:val="20"/>
                <w:szCs w:val="20"/>
              </w:rPr>
              <w:t>Change the Date in the Navigator Pane to include the date that the well was created in EC (or date of the well status change)</w:t>
            </w:r>
          </w:p>
        </w:tc>
        <w:tc>
          <w:tcPr>
            <w:tcW w:w="1154" w:type="pct"/>
            <w:tcPrChange w:id="458" w:author="Batra Yogesh (EXT)" w:date="2018-04-13T12:22:00Z">
              <w:tcPr>
                <w:tcW w:w="2160" w:type="dxa"/>
                <w:gridSpan w:val="2"/>
              </w:tcPr>
            </w:tcPrChange>
          </w:tcPr>
          <w:p w14:paraId="03A800B8" w14:textId="34AA26E1" w:rsidR="00C20FBA" w:rsidRPr="005342C8" w:rsidRDefault="00C20FBA" w:rsidP="00C20FBA">
            <w:pPr>
              <w:rPr>
                <w:rFonts w:cs="Arial"/>
                <w:color w:val="000000" w:themeColor="text1"/>
                <w:sz w:val="20"/>
                <w:szCs w:val="20"/>
              </w:rPr>
            </w:pPr>
            <w:r w:rsidRPr="005342C8">
              <w:rPr>
                <w:rFonts w:cs="Arial"/>
                <w:color w:val="000000" w:themeColor="text1"/>
                <w:sz w:val="20"/>
                <w:szCs w:val="20"/>
              </w:rPr>
              <w:t>Date and time is populated</w:t>
            </w:r>
          </w:p>
        </w:tc>
        <w:tc>
          <w:tcPr>
            <w:tcW w:w="1538" w:type="pct"/>
            <w:tcPrChange w:id="459" w:author="Batra Yogesh (EXT)" w:date="2018-04-13T12:22:00Z">
              <w:tcPr>
                <w:tcW w:w="2880" w:type="dxa"/>
                <w:gridSpan w:val="2"/>
              </w:tcPr>
            </w:tcPrChange>
          </w:tcPr>
          <w:p w14:paraId="57E87040" w14:textId="77777777" w:rsidR="00C20FBA" w:rsidRPr="005342C8" w:rsidRDefault="0097287A" w:rsidP="00C20FBA">
            <w:pPr>
              <w:textAlignment w:val="center"/>
              <w:rPr>
                <w:rFonts w:cs="Arial"/>
                <w:color w:val="000000" w:themeColor="text1"/>
                <w:sz w:val="20"/>
                <w:szCs w:val="20"/>
              </w:rPr>
            </w:pPr>
            <w:r w:rsidRPr="005342C8">
              <w:rPr>
                <w:rFonts w:cs="Arial"/>
                <w:color w:val="000000" w:themeColor="text1"/>
                <w:sz w:val="20"/>
                <w:szCs w:val="20"/>
              </w:rPr>
              <w:t xml:space="preserve">If a well was not selected in the hierarchy, user must select a well from the Well Name dropdown before proceeding.  </w:t>
            </w:r>
          </w:p>
          <w:p w14:paraId="5F3036F5" w14:textId="619CD01A" w:rsidR="0097287A" w:rsidRPr="005342C8" w:rsidRDefault="0097287A" w:rsidP="00C20FBA">
            <w:pPr>
              <w:textAlignment w:val="center"/>
              <w:rPr>
                <w:rFonts w:cs="Arial"/>
                <w:color w:val="000000" w:themeColor="text1"/>
                <w:sz w:val="20"/>
                <w:szCs w:val="20"/>
              </w:rPr>
            </w:pPr>
          </w:p>
        </w:tc>
      </w:tr>
      <w:tr w:rsidR="0097287A" w:rsidRPr="005342C8" w14:paraId="492B8003" w14:textId="77777777" w:rsidTr="005342C8">
        <w:trPr>
          <w:trPrChange w:id="460" w:author="Batra Yogesh (EXT)" w:date="2018-04-13T12:22:00Z">
            <w:trPr>
              <w:gridBefore w:val="1"/>
            </w:trPr>
          </w:trPrChange>
        </w:trPr>
        <w:tc>
          <w:tcPr>
            <w:tcW w:w="369" w:type="pct"/>
            <w:shd w:val="clear" w:color="auto" w:fill="C6D9F1" w:themeFill="text2" w:themeFillTint="33"/>
            <w:tcPrChange w:id="461" w:author="Batra Yogesh (EXT)" w:date="2018-04-13T12:22:00Z">
              <w:tcPr>
                <w:tcW w:w="690" w:type="dxa"/>
                <w:gridSpan w:val="2"/>
                <w:shd w:val="clear" w:color="auto" w:fill="C6D9F1" w:themeFill="text2" w:themeFillTint="33"/>
              </w:tcPr>
            </w:tcPrChange>
          </w:tcPr>
          <w:p w14:paraId="1E5ED9B1" w14:textId="77777777" w:rsidR="0097287A" w:rsidRPr="005342C8" w:rsidRDefault="0097287A" w:rsidP="0097287A">
            <w:pPr>
              <w:pStyle w:val="TableText"/>
              <w:keepNext/>
              <w:keepLines/>
              <w:numPr>
                <w:ilvl w:val="0"/>
                <w:numId w:val="17"/>
              </w:numPr>
              <w:jc w:val="center"/>
              <w:rPr>
                <w:rFonts w:cs="Arial"/>
                <w:sz w:val="20"/>
              </w:rPr>
            </w:pPr>
          </w:p>
        </w:tc>
        <w:tc>
          <w:tcPr>
            <w:tcW w:w="1939" w:type="pct"/>
            <w:tcPrChange w:id="462" w:author="Batra Yogesh (EXT)" w:date="2018-04-13T12:22:00Z">
              <w:tcPr>
                <w:tcW w:w="3630" w:type="dxa"/>
                <w:gridSpan w:val="2"/>
              </w:tcPr>
            </w:tcPrChange>
          </w:tcPr>
          <w:p w14:paraId="37D22D46" w14:textId="09E3ACEF" w:rsidR="0097287A" w:rsidRPr="005342C8" w:rsidRDefault="0097287A" w:rsidP="0097287A">
            <w:pPr>
              <w:pStyle w:val="TableText"/>
              <w:keepNext/>
              <w:keepLines/>
              <w:rPr>
                <w:rFonts w:cs="Arial"/>
                <w:color w:val="000000" w:themeColor="text1"/>
                <w:sz w:val="20"/>
                <w:szCs w:val="20"/>
              </w:rPr>
            </w:pPr>
            <w:r w:rsidRPr="005342C8">
              <w:rPr>
                <w:rFonts w:cs="Arial"/>
                <w:color w:val="000000" w:themeColor="text1"/>
                <w:sz w:val="20"/>
                <w:szCs w:val="20"/>
              </w:rPr>
              <w:t>Select the record that needs to be updated</w:t>
            </w:r>
          </w:p>
        </w:tc>
        <w:tc>
          <w:tcPr>
            <w:tcW w:w="1154" w:type="pct"/>
            <w:tcPrChange w:id="463" w:author="Batra Yogesh (EXT)" w:date="2018-04-13T12:22:00Z">
              <w:tcPr>
                <w:tcW w:w="2160" w:type="dxa"/>
                <w:gridSpan w:val="2"/>
              </w:tcPr>
            </w:tcPrChange>
          </w:tcPr>
          <w:p w14:paraId="151FA555" w14:textId="7AF9C7E8" w:rsidR="0097287A" w:rsidRPr="005342C8" w:rsidRDefault="0097287A" w:rsidP="0097287A">
            <w:pPr>
              <w:rPr>
                <w:rFonts w:cs="Arial"/>
                <w:color w:val="000000" w:themeColor="text1"/>
                <w:sz w:val="20"/>
                <w:szCs w:val="20"/>
              </w:rPr>
            </w:pPr>
            <w:r w:rsidRPr="005342C8">
              <w:rPr>
                <w:rFonts w:cs="Arial"/>
                <w:color w:val="000000" w:themeColor="text1"/>
                <w:sz w:val="20"/>
                <w:szCs w:val="20"/>
              </w:rPr>
              <w:t xml:space="preserve">Row is highlighted </w:t>
            </w:r>
            <w:del w:id="464" w:author="Prakash Atul (Ext)" w:date="2018-03-27T15:43:00Z">
              <w:r w:rsidRPr="005342C8" w:rsidDel="00604557">
                <w:rPr>
                  <w:rFonts w:cs="Arial"/>
                  <w:color w:val="000000" w:themeColor="text1"/>
                  <w:sz w:val="20"/>
                  <w:szCs w:val="20"/>
                </w:rPr>
                <w:delText>light blue</w:delText>
              </w:r>
            </w:del>
          </w:p>
        </w:tc>
        <w:tc>
          <w:tcPr>
            <w:tcW w:w="1538" w:type="pct"/>
            <w:tcPrChange w:id="465" w:author="Batra Yogesh (EXT)" w:date="2018-04-13T12:22:00Z">
              <w:tcPr>
                <w:tcW w:w="2880" w:type="dxa"/>
                <w:gridSpan w:val="2"/>
              </w:tcPr>
            </w:tcPrChange>
          </w:tcPr>
          <w:p w14:paraId="7A166B9E" w14:textId="77777777" w:rsidR="0097287A" w:rsidRPr="005342C8" w:rsidRDefault="0097287A" w:rsidP="0097287A">
            <w:pPr>
              <w:textAlignment w:val="center"/>
              <w:rPr>
                <w:rFonts w:cs="Arial"/>
                <w:b/>
                <w:color w:val="000000" w:themeColor="text1"/>
                <w:sz w:val="20"/>
                <w:szCs w:val="20"/>
              </w:rPr>
            </w:pPr>
          </w:p>
        </w:tc>
      </w:tr>
      <w:tr w:rsidR="0097287A" w:rsidRPr="005342C8" w14:paraId="1156F4EF" w14:textId="77777777" w:rsidTr="005342C8">
        <w:trPr>
          <w:trPrChange w:id="466" w:author="Batra Yogesh (EXT)" w:date="2018-04-13T12:22:00Z">
            <w:trPr>
              <w:gridBefore w:val="1"/>
            </w:trPr>
          </w:trPrChange>
        </w:trPr>
        <w:tc>
          <w:tcPr>
            <w:tcW w:w="369" w:type="pct"/>
            <w:shd w:val="clear" w:color="auto" w:fill="C6D9F1" w:themeFill="text2" w:themeFillTint="33"/>
            <w:tcPrChange w:id="467" w:author="Batra Yogesh (EXT)" w:date="2018-04-13T12:22:00Z">
              <w:tcPr>
                <w:tcW w:w="690" w:type="dxa"/>
                <w:gridSpan w:val="2"/>
                <w:shd w:val="clear" w:color="auto" w:fill="C6D9F1" w:themeFill="text2" w:themeFillTint="33"/>
              </w:tcPr>
            </w:tcPrChange>
          </w:tcPr>
          <w:p w14:paraId="480B70E5" w14:textId="77777777" w:rsidR="0097287A" w:rsidRPr="005342C8" w:rsidRDefault="0097287A" w:rsidP="0097287A">
            <w:pPr>
              <w:pStyle w:val="TableText"/>
              <w:keepNext/>
              <w:keepLines/>
              <w:numPr>
                <w:ilvl w:val="0"/>
                <w:numId w:val="17"/>
              </w:numPr>
              <w:jc w:val="center"/>
              <w:rPr>
                <w:rFonts w:cs="Arial"/>
                <w:sz w:val="20"/>
              </w:rPr>
            </w:pPr>
          </w:p>
        </w:tc>
        <w:tc>
          <w:tcPr>
            <w:tcW w:w="1939" w:type="pct"/>
            <w:tcPrChange w:id="468" w:author="Batra Yogesh (EXT)" w:date="2018-04-13T12:22:00Z">
              <w:tcPr>
                <w:tcW w:w="3630" w:type="dxa"/>
                <w:gridSpan w:val="2"/>
              </w:tcPr>
            </w:tcPrChange>
          </w:tcPr>
          <w:p w14:paraId="3AEFA286" w14:textId="127F134E" w:rsidR="0097287A" w:rsidRPr="005342C8" w:rsidRDefault="00780255" w:rsidP="0097287A">
            <w:pPr>
              <w:pStyle w:val="TableText"/>
              <w:keepNext/>
              <w:keepLines/>
              <w:rPr>
                <w:rFonts w:cs="Arial"/>
                <w:color w:val="000000" w:themeColor="text1"/>
                <w:sz w:val="20"/>
                <w:szCs w:val="20"/>
              </w:rPr>
            </w:pPr>
            <w:r w:rsidRPr="005342C8">
              <w:rPr>
                <w:rFonts w:cs="Arial"/>
                <w:color w:val="000000" w:themeColor="text1"/>
                <w:sz w:val="20"/>
                <w:szCs w:val="20"/>
              </w:rPr>
              <w:t>Edit and m</w:t>
            </w:r>
            <w:r w:rsidR="0097287A" w:rsidRPr="005342C8">
              <w:rPr>
                <w:rFonts w:cs="Arial"/>
                <w:color w:val="000000" w:themeColor="text1"/>
                <w:sz w:val="20"/>
                <w:szCs w:val="20"/>
              </w:rPr>
              <w:t>odify the data and click the Save icon</w:t>
            </w:r>
          </w:p>
          <w:p w14:paraId="163AB2B8" w14:textId="3EFB63C5" w:rsidR="0097287A" w:rsidRPr="005342C8" w:rsidRDefault="0097287A" w:rsidP="0097287A">
            <w:pPr>
              <w:rPr>
                <w:ins w:id="469" w:author="Wirasak Chomphu" w:date="2017-11-26T16:58:00Z"/>
                <w:rFonts w:cs="Arial"/>
                <w:color w:val="000000" w:themeColor="text1"/>
                <w:sz w:val="20"/>
                <w:szCs w:val="20"/>
              </w:rPr>
            </w:pPr>
            <w:r w:rsidRPr="005342C8">
              <w:rPr>
                <w:rFonts w:cs="Arial"/>
                <w:color w:val="000000" w:themeColor="text1"/>
                <w:sz w:val="20"/>
                <w:szCs w:val="20"/>
              </w:rPr>
              <w:t>Verify that data is saved and displayed correctly</w:t>
            </w:r>
          </w:p>
          <w:p w14:paraId="4D2F4206" w14:textId="77777777" w:rsidR="00692AFA" w:rsidRPr="005342C8" w:rsidRDefault="00692AFA" w:rsidP="0097287A">
            <w:pPr>
              <w:rPr>
                <w:rFonts w:cs="Arial"/>
                <w:color w:val="000000" w:themeColor="text1"/>
                <w:sz w:val="20"/>
                <w:szCs w:val="20"/>
              </w:rPr>
            </w:pPr>
          </w:p>
          <w:p w14:paraId="684FDF37" w14:textId="280955E7" w:rsidR="00692AFA" w:rsidRPr="005342C8" w:rsidRDefault="00692AFA" w:rsidP="00692AFA">
            <w:pPr>
              <w:textAlignment w:val="center"/>
              <w:rPr>
                <w:ins w:id="470" w:author="Wirasak Chomphu" w:date="2017-11-26T16:58:00Z"/>
                <w:rFonts w:cs="Arial"/>
                <w:color w:val="000000" w:themeColor="text1"/>
                <w:sz w:val="20"/>
                <w:szCs w:val="20"/>
              </w:rPr>
            </w:pPr>
            <w:ins w:id="471" w:author="Wirasak Chomphu" w:date="2017-11-26T16:58:00Z">
              <w:r w:rsidRPr="005342C8">
                <w:rPr>
                  <w:rFonts w:cs="Arial"/>
                  <w:b/>
                  <w:color w:val="000000" w:themeColor="text1"/>
                  <w:sz w:val="20"/>
                  <w:szCs w:val="20"/>
                </w:rPr>
                <w:t>Well Name, Inj</w:t>
              </w:r>
            </w:ins>
            <w:ins w:id="472" w:author="Batra Yogesh (EXT)" w:date="2018-04-02T17:42:00Z">
              <w:r w:rsidR="000E1282" w:rsidRPr="005342C8">
                <w:rPr>
                  <w:rFonts w:cs="Arial"/>
                  <w:b/>
                  <w:color w:val="000000" w:themeColor="text1"/>
                  <w:sz w:val="20"/>
                  <w:szCs w:val="20"/>
                </w:rPr>
                <w:t>ect</w:t>
              </w:r>
            </w:ins>
            <w:ins w:id="473" w:author="Wirasak Chomphu" w:date="2017-11-26T16:58:00Z">
              <w:r w:rsidRPr="005342C8">
                <w:rPr>
                  <w:rFonts w:cs="Arial"/>
                  <w:b/>
                  <w:color w:val="000000" w:themeColor="text1"/>
                  <w:sz w:val="20"/>
                  <w:szCs w:val="20"/>
                </w:rPr>
                <w:t xml:space="preserve"> Type, Well Status </w:t>
              </w:r>
              <w:r w:rsidRPr="005342C8">
                <w:rPr>
                  <w:rFonts w:cs="Arial"/>
                  <w:color w:val="000000" w:themeColor="text1"/>
                  <w:sz w:val="20"/>
                  <w:szCs w:val="20"/>
                </w:rPr>
                <w:t>are mandatory fie</w:t>
              </w:r>
            </w:ins>
            <w:ins w:id="474" w:author="Batra Yogesh (EXT)" w:date="2018-04-02T17:42:00Z">
              <w:r w:rsidR="000E1282" w:rsidRPr="005342C8">
                <w:rPr>
                  <w:rFonts w:cs="Arial"/>
                  <w:color w:val="000000" w:themeColor="text1"/>
                  <w:sz w:val="20"/>
                  <w:szCs w:val="20"/>
                </w:rPr>
                <w:t>l</w:t>
              </w:r>
            </w:ins>
            <w:ins w:id="475" w:author="Wirasak Chomphu" w:date="2017-11-26T16:58:00Z">
              <w:r w:rsidRPr="005342C8">
                <w:rPr>
                  <w:rFonts w:cs="Arial"/>
                  <w:color w:val="000000" w:themeColor="text1"/>
                  <w:sz w:val="20"/>
                  <w:szCs w:val="20"/>
                </w:rPr>
                <w:t>ds</w:t>
              </w:r>
            </w:ins>
          </w:p>
          <w:p w14:paraId="5B332B01" w14:textId="77777777" w:rsidR="00692AFA" w:rsidRPr="005342C8" w:rsidRDefault="00692AFA" w:rsidP="00692AFA">
            <w:pPr>
              <w:textAlignment w:val="center"/>
              <w:rPr>
                <w:ins w:id="476" w:author="Wirasak Chomphu" w:date="2017-11-26T16:58:00Z"/>
                <w:rFonts w:cs="Arial"/>
                <w:color w:val="000000" w:themeColor="text1"/>
                <w:sz w:val="20"/>
                <w:szCs w:val="20"/>
              </w:rPr>
            </w:pPr>
          </w:p>
          <w:p w14:paraId="5505A007" w14:textId="77777777" w:rsidR="00692AFA" w:rsidRPr="005342C8" w:rsidRDefault="00692AFA" w:rsidP="00692AFA">
            <w:pPr>
              <w:textAlignment w:val="center"/>
              <w:rPr>
                <w:ins w:id="477" w:author="Wirasak Chomphu" w:date="2017-11-26T16:58:00Z"/>
                <w:rFonts w:cs="Arial"/>
                <w:color w:val="000000" w:themeColor="text1"/>
                <w:sz w:val="20"/>
                <w:szCs w:val="20"/>
              </w:rPr>
            </w:pPr>
            <w:ins w:id="478" w:author="Wirasak Chomphu" w:date="2017-11-26T16:58:00Z">
              <w:r w:rsidRPr="005342C8">
                <w:rPr>
                  <w:rFonts w:cs="Arial"/>
                  <w:b/>
                  <w:color w:val="000000" w:themeColor="text1"/>
                  <w:sz w:val="20"/>
                  <w:szCs w:val="20"/>
                </w:rPr>
                <w:t>Comments</w:t>
              </w:r>
              <w:r w:rsidRPr="005342C8">
                <w:rPr>
                  <w:rFonts w:cs="Arial"/>
                  <w:color w:val="000000" w:themeColor="text1"/>
                  <w:sz w:val="20"/>
                  <w:szCs w:val="20"/>
                </w:rPr>
                <w:t xml:space="preserve"> field is an optional field</w:t>
              </w:r>
            </w:ins>
          </w:p>
          <w:p w14:paraId="79F6CA18" w14:textId="77777777" w:rsidR="0097287A" w:rsidRPr="005342C8" w:rsidRDefault="0097287A" w:rsidP="0097287A">
            <w:pPr>
              <w:pStyle w:val="TableText"/>
              <w:keepNext/>
              <w:keepLines/>
              <w:rPr>
                <w:rFonts w:cs="Arial"/>
                <w:color w:val="000000" w:themeColor="text1"/>
                <w:sz w:val="20"/>
                <w:szCs w:val="20"/>
              </w:rPr>
            </w:pPr>
          </w:p>
        </w:tc>
        <w:tc>
          <w:tcPr>
            <w:tcW w:w="1154" w:type="pct"/>
            <w:tcPrChange w:id="479" w:author="Batra Yogesh (EXT)" w:date="2018-04-13T12:22:00Z">
              <w:tcPr>
                <w:tcW w:w="2160" w:type="dxa"/>
                <w:gridSpan w:val="2"/>
              </w:tcPr>
            </w:tcPrChange>
          </w:tcPr>
          <w:p w14:paraId="6035057F" w14:textId="77777777" w:rsidR="00692AFA" w:rsidRPr="005342C8" w:rsidRDefault="0097287A" w:rsidP="00692AFA">
            <w:pPr>
              <w:textAlignment w:val="center"/>
              <w:rPr>
                <w:ins w:id="480" w:author="Wirasak Chomphu" w:date="2017-11-26T16:58:00Z"/>
                <w:rFonts w:cs="Arial"/>
                <w:color w:val="000000" w:themeColor="text1"/>
                <w:sz w:val="20"/>
                <w:szCs w:val="20"/>
              </w:rPr>
            </w:pPr>
            <w:r w:rsidRPr="005342C8">
              <w:rPr>
                <w:rFonts w:cs="Arial"/>
                <w:color w:val="000000" w:themeColor="text1"/>
                <w:sz w:val="20"/>
                <w:szCs w:val="20"/>
              </w:rPr>
              <w:t>Data was saved and displayed as expected</w:t>
            </w:r>
          </w:p>
          <w:p w14:paraId="6D20C4A8" w14:textId="77777777" w:rsidR="00692AFA" w:rsidRPr="005342C8" w:rsidRDefault="00692AFA" w:rsidP="00692AFA">
            <w:pPr>
              <w:textAlignment w:val="center"/>
              <w:rPr>
                <w:ins w:id="481" w:author="Wirasak Chomphu" w:date="2017-11-26T16:58:00Z"/>
                <w:rFonts w:cs="Arial"/>
                <w:color w:val="000000" w:themeColor="text1"/>
                <w:sz w:val="20"/>
                <w:szCs w:val="20"/>
              </w:rPr>
            </w:pPr>
            <w:ins w:id="482" w:author="Wirasak Chomphu" w:date="2017-11-26T16:58:00Z">
              <w:r w:rsidRPr="005342C8">
                <w:rPr>
                  <w:rFonts w:cs="Arial"/>
                  <w:color w:val="000000" w:themeColor="text1"/>
                  <w:sz w:val="20"/>
                  <w:szCs w:val="20"/>
                </w:rPr>
                <w:t>00:00 is time standard.</w:t>
              </w:r>
            </w:ins>
          </w:p>
          <w:p w14:paraId="1D2553F9" w14:textId="77777777" w:rsidR="00692AFA" w:rsidRPr="005342C8" w:rsidRDefault="00692AFA" w:rsidP="00692AFA">
            <w:pPr>
              <w:textAlignment w:val="center"/>
              <w:rPr>
                <w:ins w:id="483" w:author="Wirasak Chomphu" w:date="2017-11-26T16:58:00Z"/>
                <w:rFonts w:cs="Arial"/>
                <w:color w:val="000000" w:themeColor="text1"/>
                <w:sz w:val="20"/>
                <w:szCs w:val="20"/>
              </w:rPr>
            </w:pPr>
          </w:p>
          <w:p w14:paraId="3C134383" w14:textId="77777777" w:rsidR="00692AFA" w:rsidRPr="005342C8" w:rsidRDefault="00692AFA" w:rsidP="00692AFA">
            <w:pPr>
              <w:textAlignment w:val="center"/>
              <w:rPr>
                <w:ins w:id="484" w:author="Wirasak Chomphu" w:date="2017-11-26T16:58:00Z"/>
                <w:rFonts w:cs="Arial"/>
                <w:color w:val="000000" w:themeColor="text1"/>
                <w:sz w:val="20"/>
                <w:szCs w:val="20"/>
              </w:rPr>
            </w:pPr>
            <w:ins w:id="485" w:author="Wirasak Chomphu" w:date="2017-11-26T16:58:00Z">
              <w:r w:rsidRPr="005342C8">
                <w:rPr>
                  <w:rFonts w:cs="Arial"/>
                  <w:color w:val="000000" w:themeColor="text1"/>
                  <w:sz w:val="20"/>
                  <w:szCs w:val="20"/>
                </w:rPr>
                <w:t>Status available for the users:</w:t>
              </w:r>
            </w:ins>
          </w:p>
          <w:p w14:paraId="4A11BA14" w14:textId="0931516B" w:rsidR="00692AFA" w:rsidRPr="005342C8" w:rsidRDefault="00692AFA" w:rsidP="00692AFA">
            <w:pPr>
              <w:pStyle w:val="ListParagraph"/>
              <w:numPr>
                <w:ilvl w:val="0"/>
                <w:numId w:val="15"/>
              </w:numPr>
              <w:textAlignment w:val="center"/>
              <w:rPr>
                <w:ins w:id="486" w:author="Wirasak Chomphu" w:date="2017-11-26T16:58:00Z"/>
                <w:rFonts w:cs="Arial"/>
                <w:color w:val="000000" w:themeColor="text1"/>
                <w:sz w:val="20"/>
                <w:szCs w:val="20"/>
              </w:rPr>
            </w:pPr>
            <w:ins w:id="487" w:author="Wirasak Chomphu" w:date="2017-11-26T16:58:00Z">
              <w:r w:rsidRPr="005342C8">
                <w:rPr>
                  <w:rFonts w:cs="Arial"/>
                  <w:color w:val="000000" w:themeColor="text1"/>
                  <w:sz w:val="20"/>
                  <w:szCs w:val="20"/>
                </w:rPr>
                <w:t>Dril</w:t>
              </w:r>
            </w:ins>
            <w:ins w:id="488" w:author="Batra Yogesh (EXT)" w:date="2018-04-02T17:44:00Z">
              <w:r w:rsidR="000E1282" w:rsidRPr="005342C8">
                <w:rPr>
                  <w:rFonts w:cs="Arial"/>
                  <w:color w:val="000000" w:themeColor="text1"/>
                  <w:sz w:val="20"/>
                  <w:szCs w:val="20"/>
                </w:rPr>
                <w:t>li</w:t>
              </w:r>
            </w:ins>
            <w:ins w:id="489" w:author="Wirasak Chomphu" w:date="2017-11-26T16:58:00Z">
              <w:r w:rsidRPr="005342C8">
                <w:rPr>
                  <w:rFonts w:cs="Arial"/>
                  <w:color w:val="000000" w:themeColor="text1"/>
                  <w:sz w:val="20"/>
                  <w:szCs w:val="20"/>
                </w:rPr>
                <w:t>ng</w:t>
              </w:r>
            </w:ins>
          </w:p>
          <w:p w14:paraId="251C61AA" w14:textId="77777777" w:rsidR="00692AFA" w:rsidRPr="005342C8" w:rsidRDefault="00692AFA" w:rsidP="00692AFA">
            <w:pPr>
              <w:pStyle w:val="ListParagraph"/>
              <w:numPr>
                <w:ilvl w:val="0"/>
                <w:numId w:val="15"/>
              </w:numPr>
              <w:textAlignment w:val="center"/>
              <w:rPr>
                <w:ins w:id="490" w:author="Wirasak Chomphu" w:date="2017-11-26T16:58:00Z"/>
                <w:rFonts w:cs="Arial"/>
                <w:color w:val="000000" w:themeColor="text1"/>
                <w:sz w:val="20"/>
                <w:szCs w:val="20"/>
              </w:rPr>
            </w:pPr>
            <w:ins w:id="491" w:author="Wirasak Chomphu" w:date="2017-11-26T16:58:00Z">
              <w:r w:rsidRPr="005342C8">
                <w:rPr>
                  <w:rFonts w:cs="Arial"/>
                  <w:color w:val="000000" w:themeColor="text1"/>
                  <w:sz w:val="20"/>
                  <w:szCs w:val="20"/>
                </w:rPr>
                <w:t>Active</w:t>
              </w:r>
            </w:ins>
          </w:p>
          <w:p w14:paraId="4CDB8CC6" w14:textId="77777777" w:rsidR="00692AFA" w:rsidRPr="005342C8" w:rsidRDefault="00692AFA" w:rsidP="00692AFA">
            <w:pPr>
              <w:pStyle w:val="ListParagraph"/>
              <w:numPr>
                <w:ilvl w:val="0"/>
                <w:numId w:val="15"/>
              </w:numPr>
              <w:textAlignment w:val="center"/>
              <w:rPr>
                <w:ins w:id="492" w:author="Wirasak Chomphu" w:date="2017-11-26T16:58:00Z"/>
                <w:rFonts w:cs="Arial"/>
                <w:color w:val="000000" w:themeColor="text1"/>
                <w:sz w:val="20"/>
                <w:szCs w:val="20"/>
              </w:rPr>
            </w:pPr>
            <w:ins w:id="493" w:author="Wirasak Chomphu" w:date="2017-11-26T16:58:00Z">
              <w:r w:rsidRPr="005342C8">
                <w:rPr>
                  <w:rFonts w:cs="Arial"/>
                  <w:color w:val="000000" w:themeColor="text1"/>
                  <w:sz w:val="20"/>
                  <w:szCs w:val="20"/>
                </w:rPr>
                <w:t>Shut-in</w:t>
              </w:r>
            </w:ins>
          </w:p>
          <w:p w14:paraId="1DB475DA" w14:textId="77777777" w:rsidR="00692AFA" w:rsidRPr="005342C8" w:rsidRDefault="00692AFA" w:rsidP="00692AFA">
            <w:pPr>
              <w:textAlignment w:val="center"/>
              <w:rPr>
                <w:ins w:id="494" w:author="Wirasak Chomphu" w:date="2017-11-26T16:58:00Z"/>
                <w:rFonts w:cs="Arial"/>
                <w:color w:val="000000" w:themeColor="text1"/>
                <w:sz w:val="20"/>
                <w:szCs w:val="20"/>
              </w:rPr>
            </w:pPr>
            <w:ins w:id="495" w:author="Wirasak Chomphu" w:date="2017-11-26T16:58:00Z">
              <w:r w:rsidRPr="005342C8">
                <w:rPr>
                  <w:rFonts w:cs="Arial"/>
                  <w:color w:val="000000" w:themeColor="text1"/>
                  <w:sz w:val="20"/>
                  <w:szCs w:val="20"/>
                </w:rPr>
                <w:t>In Last Registered Status</w:t>
              </w:r>
            </w:ins>
          </w:p>
          <w:p w14:paraId="2F19F195" w14:textId="77777777" w:rsidR="00692AFA" w:rsidRPr="005342C8" w:rsidRDefault="00692AFA" w:rsidP="00692AFA">
            <w:pPr>
              <w:textAlignment w:val="center"/>
              <w:rPr>
                <w:ins w:id="496" w:author="Wirasak Chomphu" w:date="2017-11-26T16:58:00Z"/>
                <w:rFonts w:cs="Arial"/>
                <w:color w:val="000000" w:themeColor="text1"/>
                <w:sz w:val="20"/>
                <w:szCs w:val="20"/>
              </w:rPr>
            </w:pPr>
            <w:ins w:id="497" w:author="Wirasak Chomphu" w:date="2017-11-26T16:58:00Z">
              <w:r w:rsidRPr="005342C8">
                <w:rPr>
                  <w:rFonts w:cs="Arial"/>
                  <w:color w:val="000000" w:themeColor="text1"/>
                  <w:sz w:val="20"/>
                  <w:szCs w:val="20"/>
                </w:rPr>
                <w:t>Active well status :</w:t>
              </w:r>
            </w:ins>
          </w:p>
          <w:p w14:paraId="11559C40" w14:textId="77777777" w:rsidR="00692AFA" w:rsidRPr="005342C8" w:rsidRDefault="00692AFA" w:rsidP="00692AFA">
            <w:pPr>
              <w:pStyle w:val="ListParagraph"/>
              <w:numPr>
                <w:ilvl w:val="0"/>
                <w:numId w:val="15"/>
              </w:numPr>
              <w:textAlignment w:val="center"/>
              <w:rPr>
                <w:ins w:id="498" w:author="Wirasak Chomphu" w:date="2017-11-26T16:58:00Z"/>
                <w:rFonts w:cs="Arial"/>
                <w:color w:val="000000" w:themeColor="text1"/>
                <w:sz w:val="20"/>
                <w:szCs w:val="20"/>
              </w:rPr>
            </w:pPr>
            <w:ins w:id="499" w:author="Wirasak Chomphu" w:date="2017-11-26T16:58:00Z">
              <w:r w:rsidRPr="005342C8">
                <w:rPr>
                  <w:rFonts w:cs="Arial"/>
                  <w:color w:val="000000" w:themeColor="text1"/>
                  <w:sz w:val="20"/>
                  <w:szCs w:val="20"/>
                </w:rPr>
                <w:t>Closed LT</w:t>
              </w:r>
            </w:ins>
          </w:p>
          <w:p w14:paraId="1C5802CB" w14:textId="77777777" w:rsidR="00692AFA" w:rsidRPr="005342C8" w:rsidRDefault="00692AFA" w:rsidP="00692AFA">
            <w:pPr>
              <w:pStyle w:val="ListParagraph"/>
              <w:numPr>
                <w:ilvl w:val="0"/>
                <w:numId w:val="15"/>
              </w:numPr>
              <w:textAlignment w:val="center"/>
              <w:rPr>
                <w:ins w:id="500" w:author="Wirasak Chomphu" w:date="2017-11-26T16:58:00Z"/>
                <w:rFonts w:cs="Arial"/>
                <w:color w:val="000000" w:themeColor="text1"/>
                <w:sz w:val="20"/>
                <w:szCs w:val="20"/>
              </w:rPr>
            </w:pPr>
            <w:ins w:id="501" w:author="Wirasak Chomphu" w:date="2017-11-26T16:58:00Z">
              <w:r w:rsidRPr="005342C8">
                <w:rPr>
                  <w:rFonts w:cs="Arial"/>
                  <w:color w:val="000000" w:themeColor="text1"/>
                  <w:sz w:val="20"/>
                  <w:szCs w:val="20"/>
                </w:rPr>
                <w:t>Open</w:t>
              </w:r>
            </w:ins>
          </w:p>
          <w:p w14:paraId="776FDA6B" w14:textId="77777777" w:rsidR="00692AFA" w:rsidRPr="005342C8" w:rsidRDefault="00692AFA" w:rsidP="00692AFA">
            <w:pPr>
              <w:pStyle w:val="ListParagraph"/>
              <w:numPr>
                <w:ilvl w:val="0"/>
                <w:numId w:val="15"/>
              </w:numPr>
              <w:textAlignment w:val="center"/>
              <w:rPr>
                <w:ins w:id="502" w:author="Wirasak Chomphu" w:date="2017-11-26T16:58:00Z"/>
                <w:rFonts w:cs="Arial"/>
                <w:color w:val="000000" w:themeColor="text1"/>
                <w:sz w:val="20"/>
                <w:szCs w:val="20"/>
              </w:rPr>
            </w:pPr>
            <w:ins w:id="503" w:author="Wirasak Chomphu" w:date="2017-11-26T16:58:00Z">
              <w:r w:rsidRPr="005342C8">
                <w:rPr>
                  <w:rFonts w:cs="Arial"/>
                  <w:color w:val="000000" w:themeColor="text1"/>
                  <w:sz w:val="20"/>
                  <w:szCs w:val="20"/>
                </w:rPr>
                <w:t>Closed</w:t>
              </w:r>
            </w:ins>
          </w:p>
          <w:p w14:paraId="0BB3F0CF" w14:textId="71CCAD67" w:rsidR="0097287A" w:rsidRPr="005342C8" w:rsidRDefault="0097287A" w:rsidP="0097287A">
            <w:pPr>
              <w:rPr>
                <w:rFonts w:cs="Arial"/>
                <w:color w:val="000000" w:themeColor="text1"/>
                <w:sz w:val="20"/>
                <w:szCs w:val="20"/>
              </w:rPr>
            </w:pPr>
          </w:p>
        </w:tc>
        <w:tc>
          <w:tcPr>
            <w:tcW w:w="1538" w:type="pct"/>
            <w:tcPrChange w:id="504" w:author="Batra Yogesh (EXT)" w:date="2018-04-13T12:22:00Z">
              <w:tcPr>
                <w:tcW w:w="2880" w:type="dxa"/>
                <w:gridSpan w:val="2"/>
              </w:tcPr>
            </w:tcPrChange>
          </w:tcPr>
          <w:p w14:paraId="262D565A" w14:textId="0C45CB7C" w:rsidR="00212519" w:rsidRPr="005342C8" w:rsidDel="00692AFA" w:rsidRDefault="00212519" w:rsidP="00212519">
            <w:pPr>
              <w:textAlignment w:val="center"/>
              <w:rPr>
                <w:del w:id="505" w:author="Wirasak Chomphu" w:date="2017-11-26T16:58:00Z"/>
                <w:rFonts w:cs="Arial"/>
                <w:color w:val="000000" w:themeColor="text1"/>
                <w:sz w:val="20"/>
                <w:szCs w:val="20"/>
              </w:rPr>
            </w:pPr>
            <w:del w:id="506" w:author="Wirasak Chomphu" w:date="2017-11-26T16:58:00Z">
              <w:r w:rsidRPr="005342C8" w:rsidDel="00692AFA">
                <w:rPr>
                  <w:rFonts w:cs="Arial"/>
                  <w:b/>
                  <w:color w:val="000000" w:themeColor="text1"/>
                  <w:sz w:val="20"/>
                  <w:szCs w:val="20"/>
                </w:rPr>
                <w:delText xml:space="preserve">Well Name, Well Status </w:delText>
              </w:r>
              <w:r w:rsidRPr="005342C8" w:rsidDel="00692AFA">
                <w:rPr>
                  <w:rFonts w:cs="Arial"/>
                  <w:color w:val="000000" w:themeColor="text1"/>
                  <w:sz w:val="20"/>
                  <w:szCs w:val="20"/>
                </w:rPr>
                <w:delText>are mandatory fieds</w:delText>
              </w:r>
            </w:del>
          </w:p>
          <w:p w14:paraId="36A700FD" w14:textId="6C9C092B" w:rsidR="0097287A" w:rsidRPr="005342C8" w:rsidDel="00692AFA" w:rsidRDefault="0097287A" w:rsidP="0097287A">
            <w:pPr>
              <w:textAlignment w:val="center"/>
              <w:rPr>
                <w:del w:id="507" w:author="Wirasak Chomphu" w:date="2017-11-26T16:58:00Z"/>
                <w:rFonts w:cs="Arial"/>
                <w:color w:val="000000" w:themeColor="text1"/>
                <w:sz w:val="20"/>
                <w:szCs w:val="20"/>
              </w:rPr>
            </w:pPr>
          </w:p>
          <w:p w14:paraId="3FDDCC24" w14:textId="1F1AF5AE" w:rsidR="0097287A" w:rsidRPr="005342C8" w:rsidDel="00692AFA" w:rsidRDefault="0097287A" w:rsidP="0097287A">
            <w:pPr>
              <w:textAlignment w:val="center"/>
              <w:rPr>
                <w:del w:id="508" w:author="Wirasak Chomphu" w:date="2017-11-26T16:58:00Z"/>
                <w:rFonts w:cs="Arial"/>
                <w:color w:val="000000" w:themeColor="text1"/>
                <w:sz w:val="20"/>
                <w:szCs w:val="20"/>
              </w:rPr>
            </w:pPr>
            <w:del w:id="509" w:author="Wirasak Chomphu" w:date="2017-11-26T16:58:00Z">
              <w:r w:rsidRPr="005342C8" w:rsidDel="00692AFA">
                <w:rPr>
                  <w:rFonts w:cs="Arial"/>
                  <w:b/>
                  <w:color w:val="000000" w:themeColor="text1"/>
                  <w:sz w:val="20"/>
                  <w:szCs w:val="20"/>
                </w:rPr>
                <w:delText>Comments</w:delText>
              </w:r>
              <w:r w:rsidRPr="005342C8" w:rsidDel="00692AFA">
                <w:rPr>
                  <w:rFonts w:cs="Arial"/>
                  <w:color w:val="000000" w:themeColor="text1"/>
                  <w:sz w:val="20"/>
                  <w:szCs w:val="20"/>
                </w:rPr>
                <w:delText xml:space="preserve"> field is an optional field</w:delText>
              </w:r>
            </w:del>
          </w:p>
          <w:p w14:paraId="3AED5FF0" w14:textId="27446452" w:rsidR="0097287A" w:rsidRPr="005342C8" w:rsidDel="00692AFA" w:rsidRDefault="0097287A" w:rsidP="0097287A">
            <w:pPr>
              <w:textAlignment w:val="center"/>
              <w:rPr>
                <w:del w:id="510" w:author="Wirasak Chomphu" w:date="2017-11-26T16:58:00Z"/>
                <w:rFonts w:cs="Arial"/>
                <w:color w:val="000000" w:themeColor="text1"/>
                <w:sz w:val="20"/>
                <w:szCs w:val="20"/>
              </w:rPr>
            </w:pPr>
          </w:p>
          <w:p w14:paraId="3F865261" w14:textId="1ADEF46B" w:rsidR="0097287A" w:rsidRPr="005342C8" w:rsidDel="00692AFA" w:rsidRDefault="00212519" w:rsidP="0097287A">
            <w:pPr>
              <w:textAlignment w:val="center"/>
              <w:rPr>
                <w:del w:id="511" w:author="Wirasak Chomphu" w:date="2017-11-26T16:58:00Z"/>
                <w:rFonts w:cs="Arial"/>
                <w:color w:val="000000" w:themeColor="text1"/>
                <w:sz w:val="20"/>
                <w:szCs w:val="20"/>
              </w:rPr>
            </w:pPr>
            <w:del w:id="512" w:author="Wirasak Chomphu" w:date="2017-11-26T16:58:00Z">
              <w:r w:rsidRPr="005342C8" w:rsidDel="00692AFA">
                <w:rPr>
                  <w:rFonts w:cs="Arial"/>
                  <w:color w:val="000000" w:themeColor="text1"/>
                  <w:sz w:val="20"/>
                  <w:szCs w:val="20"/>
                </w:rPr>
                <w:delText>00</w:delText>
              </w:r>
              <w:r w:rsidR="0097287A" w:rsidRPr="005342C8" w:rsidDel="00692AFA">
                <w:rPr>
                  <w:rFonts w:cs="Arial"/>
                  <w:color w:val="000000" w:themeColor="text1"/>
                  <w:sz w:val="20"/>
                  <w:szCs w:val="20"/>
                </w:rPr>
                <w:delText>:00 is time standard.</w:delText>
              </w:r>
            </w:del>
          </w:p>
          <w:p w14:paraId="1F132510" w14:textId="76537E17" w:rsidR="0097287A" w:rsidRPr="005342C8" w:rsidDel="00692AFA" w:rsidRDefault="0097287A" w:rsidP="0097287A">
            <w:pPr>
              <w:textAlignment w:val="center"/>
              <w:rPr>
                <w:del w:id="513" w:author="Wirasak Chomphu" w:date="2017-11-26T16:58:00Z"/>
                <w:rFonts w:cs="Arial"/>
                <w:color w:val="000000" w:themeColor="text1"/>
                <w:sz w:val="20"/>
                <w:szCs w:val="20"/>
              </w:rPr>
            </w:pPr>
          </w:p>
          <w:p w14:paraId="7B29FD0F" w14:textId="6E061E6B" w:rsidR="00212519" w:rsidRPr="005342C8" w:rsidDel="00692AFA" w:rsidRDefault="00212519" w:rsidP="00212519">
            <w:pPr>
              <w:textAlignment w:val="center"/>
              <w:rPr>
                <w:del w:id="514" w:author="Wirasak Chomphu" w:date="2017-11-26T16:58:00Z"/>
                <w:rFonts w:cs="Arial"/>
                <w:color w:val="000000" w:themeColor="text1"/>
                <w:sz w:val="20"/>
                <w:szCs w:val="20"/>
              </w:rPr>
            </w:pPr>
            <w:del w:id="515" w:author="Wirasak Chomphu" w:date="2017-11-26T16:58:00Z">
              <w:r w:rsidRPr="005342C8" w:rsidDel="00692AFA">
                <w:rPr>
                  <w:rFonts w:cs="Arial"/>
                  <w:color w:val="000000" w:themeColor="text1"/>
                  <w:sz w:val="20"/>
                  <w:szCs w:val="20"/>
                </w:rPr>
                <w:delText>Status available for the users:</w:delText>
              </w:r>
            </w:del>
          </w:p>
          <w:p w14:paraId="14DE18B2" w14:textId="0B810DB0" w:rsidR="00212519" w:rsidRPr="005342C8" w:rsidDel="00692AFA" w:rsidRDefault="00212519" w:rsidP="00212519">
            <w:pPr>
              <w:pStyle w:val="ListParagraph"/>
              <w:numPr>
                <w:ilvl w:val="0"/>
                <w:numId w:val="15"/>
              </w:numPr>
              <w:textAlignment w:val="center"/>
              <w:rPr>
                <w:del w:id="516" w:author="Wirasak Chomphu" w:date="2017-11-26T16:58:00Z"/>
                <w:rFonts w:cs="Arial"/>
                <w:color w:val="000000" w:themeColor="text1"/>
                <w:sz w:val="20"/>
                <w:szCs w:val="20"/>
              </w:rPr>
            </w:pPr>
            <w:del w:id="517" w:author="Wirasak Chomphu" w:date="2017-11-26T16:58:00Z">
              <w:r w:rsidRPr="005342C8" w:rsidDel="00692AFA">
                <w:rPr>
                  <w:rFonts w:cs="Arial"/>
                  <w:color w:val="000000" w:themeColor="text1"/>
                  <w:sz w:val="20"/>
                  <w:szCs w:val="20"/>
                </w:rPr>
                <w:delText>Drilng</w:delText>
              </w:r>
            </w:del>
          </w:p>
          <w:p w14:paraId="27661C0A" w14:textId="49E12F97" w:rsidR="00212519" w:rsidRPr="005342C8" w:rsidDel="00692AFA" w:rsidRDefault="00212519" w:rsidP="00212519">
            <w:pPr>
              <w:pStyle w:val="ListParagraph"/>
              <w:numPr>
                <w:ilvl w:val="0"/>
                <w:numId w:val="15"/>
              </w:numPr>
              <w:textAlignment w:val="center"/>
              <w:rPr>
                <w:del w:id="518" w:author="Wirasak Chomphu" w:date="2017-11-26T16:58:00Z"/>
                <w:rFonts w:cs="Arial"/>
                <w:color w:val="000000" w:themeColor="text1"/>
                <w:sz w:val="20"/>
                <w:szCs w:val="20"/>
              </w:rPr>
            </w:pPr>
            <w:del w:id="519" w:author="Wirasak Chomphu" w:date="2017-11-26T16:58:00Z">
              <w:r w:rsidRPr="005342C8" w:rsidDel="00692AFA">
                <w:rPr>
                  <w:rFonts w:cs="Arial"/>
                  <w:color w:val="000000" w:themeColor="text1"/>
                  <w:sz w:val="20"/>
                  <w:szCs w:val="20"/>
                </w:rPr>
                <w:delText>Active</w:delText>
              </w:r>
            </w:del>
          </w:p>
          <w:p w14:paraId="134E6807" w14:textId="0D34BC83" w:rsidR="00212519" w:rsidRPr="005342C8" w:rsidDel="00692AFA" w:rsidRDefault="00212519" w:rsidP="00212519">
            <w:pPr>
              <w:pStyle w:val="ListParagraph"/>
              <w:numPr>
                <w:ilvl w:val="0"/>
                <w:numId w:val="15"/>
              </w:numPr>
              <w:textAlignment w:val="center"/>
              <w:rPr>
                <w:del w:id="520" w:author="Wirasak Chomphu" w:date="2017-11-26T16:58:00Z"/>
                <w:rFonts w:cs="Arial"/>
                <w:color w:val="000000" w:themeColor="text1"/>
                <w:sz w:val="20"/>
                <w:szCs w:val="20"/>
              </w:rPr>
            </w:pPr>
            <w:del w:id="521" w:author="Wirasak Chomphu" w:date="2017-11-26T16:58:00Z">
              <w:r w:rsidRPr="005342C8" w:rsidDel="00692AFA">
                <w:rPr>
                  <w:rFonts w:cs="Arial"/>
                  <w:color w:val="000000" w:themeColor="text1"/>
                  <w:sz w:val="20"/>
                  <w:szCs w:val="20"/>
                </w:rPr>
                <w:delText>Shut-in</w:delText>
              </w:r>
            </w:del>
          </w:p>
          <w:p w14:paraId="41F99774" w14:textId="554387F7" w:rsidR="00212519" w:rsidRPr="005342C8" w:rsidDel="00692AFA" w:rsidRDefault="00212519" w:rsidP="00212519">
            <w:pPr>
              <w:textAlignment w:val="center"/>
              <w:rPr>
                <w:del w:id="522" w:author="Wirasak Chomphu" w:date="2017-11-26T16:58:00Z"/>
                <w:rFonts w:cs="Arial"/>
                <w:color w:val="000000" w:themeColor="text1"/>
                <w:sz w:val="20"/>
                <w:szCs w:val="20"/>
              </w:rPr>
            </w:pPr>
            <w:del w:id="523" w:author="Wirasak Chomphu" w:date="2017-11-26T16:58:00Z">
              <w:r w:rsidRPr="005342C8" w:rsidDel="00692AFA">
                <w:rPr>
                  <w:rFonts w:cs="Arial"/>
                  <w:color w:val="000000" w:themeColor="text1"/>
                  <w:sz w:val="20"/>
                  <w:szCs w:val="20"/>
                </w:rPr>
                <w:delText>In Last Registered Status</w:delText>
              </w:r>
            </w:del>
          </w:p>
          <w:p w14:paraId="1F341ED9" w14:textId="0E307874" w:rsidR="00212519" w:rsidRPr="005342C8" w:rsidDel="00692AFA" w:rsidRDefault="00212519" w:rsidP="00212519">
            <w:pPr>
              <w:textAlignment w:val="center"/>
              <w:rPr>
                <w:del w:id="524" w:author="Wirasak Chomphu" w:date="2017-11-26T16:58:00Z"/>
                <w:rFonts w:cs="Arial"/>
                <w:color w:val="000000" w:themeColor="text1"/>
                <w:sz w:val="20"/>
                <w:szCs w:val="20"/>
              </w:rPr>
            </w:pPr>
            <w:del w:id="525" w:author="Wirasak Chomphu" w:date="2017-11-26T16:58:00Z">
              <w:r w:rsidRPr="005342C8" w:rsidDel="00692AFA">
                <w:rPr>
                  <w:rFonts w:cs="Arial"/>
                  <w:color w:val="000000" w:themeColor="text1"/>
                  <w:sz w:val="20"/>
                  <w:szCs w:val="20"/>
                </w:rPr>
                <w:delText>Active well status :</w:delText>
              </w:r>
            </w:del>
          </w:p>
          <w:p w14:paraId="2D903F47" w14:textId="621B2974" w:rsidR="00212519" w:rsidRPr="005342C8" w:rsidDel="00692AFA" w:rsidRDefault="00212519" w:rsidP="00212519">
            <w:pPr>
              <w:pStyle w:val="ListParagraph"/>
              <w:numPr>
                <w:ilvl w:val="0"/>
                <w:numId w:val="15"/>
              </w:numPr>
              <w:textAlignment w:val="center"/>
              <w:rPr>
                <w:del w:id="526" w:author="Wirasak Chomphu" w:date="2017-11-26T16:58:00Z"/>
                <w:rFonts w:cs="Arial"/>
                <w:color w:val="000000" w:themeColor="text1"/>
                <w:sz w:val="20"/>
                <w:szCs w:val="20"/>
              </w:rPr>
            </w:pPr>
            <w:del w:id="527" w:author="Wirasak Chomphu" w:date="2017-11-26T16:58:00Z">
              <w:r w:rsidRPr="005342C8" w:rsidDel="00692AFA">
                <w:rPr>
                  <w:rFonts w:cs="Arial"/>
                  <w:color w:val="000000" w:themeColor="text1"/>
                  <w:sz w:val="20"/>
                  <w:szCs w:val="20"/>
                </w:rPr>
                <w:delText>Closed LT</w:delText>
              </w:r>
            </w:del>
          </w:p>
          <w:p w14:paraId="11D85579" w14:textId="226D5679" w:rsidR="00212519" w:rsidRPr="005342C8" w:rsidDel="00692AFA" w:rsidRDefault="00212519" w:rsidP="00212519">
            <w:pPr>
              <w:pStyle w:val="ListParagraph"/>
              <w:numPr>
                <w:ilvl w:val="0"/>
                <w:numId w:val="15"/>
              </w:numPr>
              <w:textAlignment w:val="center"/>
              <w:rPr>
                <w:del w:id="528" w:author="Wirasak Chomphu" w:date="2017-11-26T16:58:00Z"/>
                <w:rFonts w:cs="Arial"/>
                <w:color w:val="000000" w:themeColor="text1"/>
                <w:sz w:val="20"/>
                <w:szCs w:val="20"/>
              </w:rPr>
            </w:pPr>
            <w:del w:id="529" w:author="Wirasak Chomphu" w:date="2017-11-26T16:58:00Z">
              <w:r w:rsidRPr="005342C8" w:rsidDel="00692AFA">
                <w:rPr>
                  <w:rFonts w:cs="Arial"/>
                  <w:color w:val="000000" w:themeColor="text1"/>
                  <w:sz w:val="20"/>
                  <w:szCs w:val="20"/>
                </w:rPr>
                <w:delText>Open</w:delText>
              </w:r>
            </w:del>
          </w:p>
          <w:p w14:paraId="3353ABCB" w14:textId="742590E8" w:rsidR="00212519" w:rsidRPr="005342C8" w:rsidDel="00692AFA" w:rsidRDefault="00212519" w:rsidP="00212519">
            <w:pPr>
              <w:pStyle w:val="ListParagraph"/>
              <w:numPr>
                <w:ilvl w:val="0"/>
                <w:numId w:val="15"/>
              </w:numPr>
              <w:textAlignment w:val="center"/>
              <w:rPr>
                <w:del w:id="530" w:author="Wirasak Chomphu" w:date="2017-11-26T16:58:00Z"/>
                <w:rFonts w:cs="Arial"/>
                <w:color w:val="000000" w:themeColor="text1"/>
                <w:sz w:val="20"/>
                <w:szCs w:val="20"/>
              </w:rPr>
            </w:pPr>
            <w:del w:id="531" w:author="Wirasak Chomphu" w:date="2017-11-26T16:58:00Z">
              <w:r w:rsidRPr="005342C8" w:rsidDel="00692AFA">
                <w:rPr>
                  <w:rFonts w:cs="Arial"/>
                  <w:color w:val="000000" w:themeColor="text1"/>
                  <w:sz w:val="20"/>
                  <w:szCs w:val="20"/>
                </w:rPr>
                <w:delText>Closed</w:delText>
              </w:r>
            </w:del>
          </w:p>
          <w:p w14:paraId="1129F2DE" w14:textId="77777777" w:rsidR="0097287A" w:rsidRPr="005342C8" w:rsidRDefault="0097287A">
            <w:pPr>
              <w:pStyle w:val="ListParagraph"/>
              <w:numPr>
                <w:ilvl w:val="0"/>
                <w:numId w:val="15"/>
              </w:numPr>
              <w:textAlignment w:val="center"/>
              <w:rPr>
                <w:rFonts w:cs="Arial"/>
                <w:color w:val="000000" w:themeColor="text1"/>
                <w:sz w:val="20"/>
                <w:szCs w:val="20"/>
              </w:rPr>
              <w:pPrChange w:id="532" w:author="Wirasak Chomphu" w:date="2017-11-26T16:58:00Z">
                <w:pPr>
                  <w:textAlignment w:val="center"/>
                </w:pPr>
              </w:pPrChange>
            </w:pPr>
          </w:p>
        </w:tc>
      </w:tr>
      <w:tr w:rsidR="0097287A" w:rsidRPr="005342C8" w14:paraId="7A72282E" w14:textId="77777777" w:rsidTr="005342C8">
        <w:trPr>
          <w:trPrChange w:id="533" w:author="Batra Yogesh (EXT)" w:date="2018-04-13T12:22:00Z">
            <w:trPr>
              <w:gridBefore w:val="1"/>
            </w:trPr>
          </w:trPrChange>
        </w:trPr>
        <w:tc>
          <w:tcPr>
            <w:tcW w:w="369" w:type="pct"/>
            <w:tcBorders>
              <w:top w:val="single" w:sz="4" w:space="0" w:color="auto"/>
              <w:bottom w:val="single" w:sz="4" w:space="0" w:color="auto"/>
            </w:tcBorders>
            <w:shd w:val="clear" w:color="auto" w:fill="C6D9F1" w:themeFill="text2" w:themeFillTint="33"/>
            <w:tcPrChange w:id="534" w:author="Batra Yogesh (EXT)" w:date="2018-04-13T12:22:00Z">
              <w:tcPr>
                <w:tcW w:w="690" w:type="dxa"/>
                <w:gridSpan w:val="2"/>
                <w:tcBorders>
                  <w:top w:val="single" w:sz="4" w:space="0" w:color="auto"/>
                  <w:bottom w:val="single" w:sz="4" w:space="0" w:color="auto"/>
                </w:tcBorders>
                <w:shd w:val="clear" w:color="auto" w:fill="C6D9F1" w:themeFill="text2" w:themeFillTint="33"/>
              </w:tcPr>
            </w:tcPrChange>
          </w:tcPr>
          <w:p w14:paraId="06DC9CD8" w14:textId="77777777" w:rsidR="0097287A" w:rsidRPr="005342C8" w:rsidRDefault="0097287A" w:rsidP="0097287A">
            <w:pPr>
              <w:pStyle w:val="TableText"/>
              <w:keepNext/>
              <w:keepLines/>
              <w:numPr>
                <w:ilvl w:val="1"/>
                <w:numId w:val="5"/>
              </w:numPr>
              <w:jc w:val="center"/>
              <w:rPr>
                <w:rFonts w:cs="Arial"/>
                <w:sz w:val="20"/>
              </w:rPr>
            </w:pPr>
          </w:p>
        </w:tc>
        <w:tc>
          <w:tcPr>
            <w:tcW w:w="1939" w:type="pct"/>
            <w:shd w:val="clear" w:color="auto" w:fill="C6D9F1" w:themeFill="text2" w:themeFillTint="33"/>
            <w:tcPrChange w:id="535" w:author="Batra Yogesh (EXT)" w:date="2018-04-13T12:22:00Z">
              <w:tcPr>
                <w:tcW w:w="3630" w:type="dxa"/>
                <w:gridSpan w:val="2"/>
                <w:shd w:val="clear" w:color="auto" w:fill="C6D9F1" w:themeFill="text2" w:themeFillTint="33"/>
              </w:tcPr>
            </w:tcPrChange>
          </w:tcPr>
          <w:p w14:paraId="5879B4A7" w14:textId="77777777" w:rsidR="0097287A" w:rsidRPr="005342C8" w:rsidRDefault="0097287A" w:rsidP="0097287A">
            <w:pPr>
              <w:pStyle w:val="TableText"/>
              <w:keepNext/>
              <w:keepLines/>
              <w:rPr>
                <w:rFonts w:cs="Arial"/>
                <w:sz w:val="20"/>
              </w:rPr>
            </w:pPr>
            <w:r w:rsidRPr="005342C8">
              <w:rPr>
                <w:rFonts w:cs="Arial"/>
                <w:sz w:val="20"/>
              </w:rPr>
              <w:t>END OF USE CASE</w:t>
            </w:r>
          </w:p>
        </w:tc>
        <w:tc>
          <w:tcPr>
            <w:tcW w:w="1154" w:type="pct"/>
            <w:shd w:val="clear" w:color="auto" w:fill="C6D9F1" w:themeFill="text2" w:themeFillTint="33"/>
            <w:tcPrChange w:id="536" w:author="Batra Yogesh (EXT)" w:date="2018-04-13T12:22:00Z">
              <w:tcPr>
                <w:tcW w:w="2160" w:type="dxa"/>
                <w:gridSpan w:val="2"/>
                <w:shd w:val="clear" w:color="auto" w:fill="C6D9F1" w:themeFill="text2" w:themeFillTint="33"/>
              </w:tcPr>
            </w:tcPrChange>
          </w:tcPr>
          <w:p w14:paraId="50144E9F" w14:textId="77777777" w:rsidR="0097287A" w:rsidRPr="005342C8" w:rsidRDefault="0097287A" w:rsidP="0097287A">
            <w:pPr>
              <w:keepNext/>
              <w:keepLines/>
              <w:rPr>
                <w:rFonts w:cs="Arial"/>
                <w:sz w:val="20"/>
              </w:rPr>
            </w:pPr>
          </w:p>
        </w:tc>
        <w:tc>
          <w:tcPr>
            <w:tcW w:w="1538" w:type="pct"/>
            <w:shd w:val="clear" w:color="auto" w:fill="C6D9F1" w:themeFill="text2" w:themeFillTint="33"/>
            <w:tcPrChange w:id="537" w:author="Batra Yogesh (EXT)" w:date="2018-04-13T12:22:00Z">
              <w:tcPr>
                <w:tcW w:w="2880" w:type="dxa"/>
                <w:gridSpan w:val="2"/>
                <w:shd w:val="clear" w:color="auto" w:fill="C6D9F1" w:themeFill="text2" w:themeFillTint="33"/>
              </w:tcPr>
            </w:tcPrChange>
          </w:tcPr>
          <w:p w14:paraId="36190F71" w14:textId="77777777" w:rsidR="0097287A" w:rsidRPr="005342C8" w:rsidRDefault="0097287A" w:rsidP="0097287A">
            <w:pPr>
              <w:keepNext/>
              <w:keepLines/>
              <w:rPr>
                <w:rFonts w:cs="Arial"/>
                <w:sz w:val="20"/>
              </w:rPr>
            </w:pPr>
          </w:p>
        </w:tc>
      </w:tr>
    </w:tbl>
    <w:p w14:paraId="0BAA3802" w14:textId="77777777" w:rsidR="00446086" w:rsidRPr="005342C8" w:rsidRDefault="00446086" w:rsidP="00446086">
      <w:pPr>
        <w:ind w:left="1260"/>
        <w:rPr>
          <w:rFonts w:cs="Arial"/>
        </w:rPr>
      </w:pPr>
      <w:r w:rsidRPr="005342C8">
        <w:rPr>
          <w:rFonts w:cs="Arial"/>
        </w:rPr>
        <w:t xml:space="preserve">  </w:t>
      </w:r>
    </w:p>
    <w:p w14:paraId="0BAA3826" w14:textId="77777777" w:rsidR="00C13B91" w:rsidRPr="005342C8" w:rsidRDefault="00C13B91" w:rsidP="009601B2">
      <w:pPr>
        <w:rPr>
          <w:rFonts w:cs="Arial"/>
          <w:b/>
          <w:iCs/>
          <w:sz w:val="20"/>
          <w:szCs w:val="28"/>
        </w:rPr>
      </w:pPr>
    </w:p>
    <w:p w14:paraId="351FB54F" w14:textId="60EC1A79" w:rsidR="008206A7" w:rsidRPr="005342C8" w:rsidRDefault="008206A7" w:rsidP="008206A7">
      <w:pPr>
        <w:pStyle w:val="Heading2"/>
      </w:pPr>
      <w:bookmarkStart w:id="538" w:name="_Toc495780406"/>
      <w:r w:rsidRPr="005342C8">
        <w:t>Alternate Flow A2: Delete well status data</w:t>
      </w:r>
      <w:bookmarkEnd w:id="538"/>
    </w:p>
    <w:p w14:paraId="77D5D7B8" w14:textId="3185067F" w:rsidR="008206A7" w:rsidRPr="005342C8" w:rsidRDefault="008206A7" w:rsidP="008206A7">
      <w:pPr>
        <w:rPr>
          <w:rFonts w:cs="Arial"/>
          <w:color w:val="000000" w:themeColor="text1"/>
        </w:rPr>
      </w:pPr>
      <w:r w:rsidRPr="005342C8">
        <w:rPr>
          <w:rFonts w:cs="Arial"/>
          <w:iCs/>
          <w:szCs w:val="28"/>
        </w:rPr>
        <w:t>Details:</w:t>
      </w:r>
      <w:r w:rsidRPr="005342C8">
        <w:rPr>
          <w:rFonts w:cs="Arial"/>
        </w:rPr>
        <w:t xml:space="preserve">  </w:t>
      </w:r>
      <w:r w:rsidRPr="005342C8">
        <w:rPr>
          <w:rFonts w:cs="Arial"/>
          <w:color w:val="000000" w:themeColor="text1"/>
        </w:rPr>
        <w:t xml:space="preserve">If a Well Status is entered for the wrong well or the wrong date, the user </w:t>
      </w:r>
      <w:r w:rsidR="00742804" w:rsidRPr="005342C8">
        <w:rPr>
          <w:rFonts w:cs="Arial"/>
          <w:color w:val="000000" w:themeColor="text1"/>
        </w:rPr>
        <w:t xml:space="preserve">can </w:t>
      </w:r>
      <w:r w:rsidRPr="005342C8">
        <w:rPr>
          <w:rFonts w:cs="Arial"/>
          <w:color w:val="000000" w:themeColor="text1"/>
        </w:rPr>
        <w:t>delete the record</w:t>
      </w:r>
    </w:p>
    <w:p w14:paraId="0BAA3827" w14:textId="4016BC6F" w:rsidR="00543D6E" w:rsidRPr="005342C8" w:rsidRDefault="00543D6E" w:rsidP="00A902A5">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539" w:author="Batra Yogesh (EXT)" w:date="2018-04-13T12:23: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2158"/>
        <w:gridCol w:w="2876"/>
        <w:tblGridChange w:id="540">
          <w:tblGrid>
            <w:gridCol w:w="230"/>
            <w:gridCol w:w="460"/>
            <w:gridCol w:w="230"/>
            <w:gridCol w:w="3396"/>
            <w:gridCol w:w="234"/>
            <w:gridCol w:w="1924"/>
            <w:gridCol w:w="236"/>
            <w:gridCol w:w="2640"/>
            <w:gridCol w:w="240"/>
          </w:tblGrid>
        </w:tblGridChange>
      </w:tblGrid>
      <w:tr w:rsidR="00947BF0" w:rsidRPr="005342C8" w14:paraId="3F0DFDA4" w14:textId="77777777" w:rsidTr="005342C8">
        <w:trPr>
          <w:tblHeader/>
          <w:trPrChange w:id="541" w:author="Batra Yogesh (EXT)" w:date="2018-04-13T12:23:00Z">
            <w:trPr>
              <w:gridBefore w:val="1"/>
              <w:tblHeader/>
            </w:trPr>
          </w:trPrChange>
        </w:trPr>
        <w:tc>
          <w:tcPr>
            <w:tcW w:w="369" w:type="pct"/>
            <w:tcBorders>
              <w:bottom w:val="single" w:sz="4" w:space="0" w:color="auto"/>
            </w:tcBorders>
            <w:shd w:val="clear" w:color="auto" w:fill="3399FF"/>
            <w:tcPrChange w:id="542" w:author="Batra Yogesh (EXT)" w:date="2018-04-13T12:23:00Z">
              <w:tcPr>
                <w:tcW w:w="690" w:type="dxa"/>
                <w:gridSpan w:val="2"/>
                <w:tcBorders>
                  <w:bottom w:val="single" w:sz="4" w:space="0" w:color="auto"/>
                </w:tcBorders>
                <w:shd w:val="clear" w:color="auto" w:fill="3399FF"/>
              </w:tcPr>
            </w:tcPrChange>
          </w:tcPr>
          <w:p w14:paraId="735C29A7" w14:textId="77777777" w:rsidR="00947BF0" w:rsidRPr="005342C8" w:rsidRDefault="00947BF0" w:rsidP="00692AFA">
            <w:pPr>
              <w:pStyle w:val="ColumnHead"/>
              <w:keepNext/>
              <w:keepLines/>
              <w:rPr>
                <w:rFonts w:cs="Arial"/>
                <w:color w:val="FFFFFF" w:themeColor="background1"/>
                <w:sz w:val="20"/>
              </w:rPr>
            </w:pPr>
            <w:r w:rsidRPr="005342C8">
              <w:rPr>
                <w:rFonts w:cs="Arial"/>
                <w:color w:val="FFFFFF" w:themeColor="background1"/>
                <w:sz w:val="20"/>
              </w:rPr>
              <w:lastRenderedPageBreak/>
              <w:t>Step</w:t>
            </w:r>
          </w:p>
        </w:tc>
        <w:tc>
          <w:tcPr>
            <w:tcW w:w="1939" w:type="pct"/>
            <w:shd w:val="clear" w:color="auto" w:fill="3399FF"/>
            <w:tcPrChange w:id="543" w:author="Batra Yogesh (EXT)" w:date="2018-04-13T12:23:00Z">
              <w:tcPr>
                <w:tcW w:w="3630" w:type="dxa"/>
                <w:gridSpan w:val="2"/>
                <w:shd w:val="clear" w:color="auto" w:fill="3399FF"/>
              </w:tcPr>
            </w:tcPrChange>
          </w:tcPr>
          <w:p w14:paraId="31B6D5FE" w14:textId="77777777" w:rsidR="00947BF0" w:rsidRPr="005342C8" w:rsidRDefault="00947BF0" w:rsidP="00692AFA">
            <w:pPr>
              <w:pStyle w:val="ColumnHead"/>
              <w:keepNext/>
              <w:keepLines/>
              <w:rPr>
                <w:rFonts w:cs="Arial"/>
                <w:color w:val="FFFFFF" w:themeColor="background1"/>
                <w:sz w:val="20"/>
              </w:rPr>
            </w:pPr>
            <w:r w:rsidRPr="005342C8">
              <w:rPr>
                <w:rFonts w:cs="Arial"/>
                <w:color w:val="FFFFFF" w:themeColor="background1"/>
                <w:sz w:val="20"/>
              </w:rPr>
              <w:t>Actor Action</w:t>
            </w:r>
          </w:p>
        </w:tc>
        <w:tc>
          <w:tcPr>
            <w:tcW w:w="1154" w:type="pct"/>
            <w:shd w:val="clear" w:color="auto" w:fill="3399FF"/>
            <w:tcPrChange w:id="544" w:author="Batra Yogesh (EXT)" w:date="2018-04-13T12:23:00Z">
              <w:tcPr>
                <w:tcW w:w="2160" w:type="dxa"/>
                <w:gridSpan w:val="2"/>
                <w:shd w:val="clear" w:color="auto" w:fill="3399FF"/>
              </w:tcPr>
            </w:tcPrChange>
          </w:tcPr>
          <w:p w14:paraId="4E3C4185" w14:textId="77777777" w:rsidR="00947BF0" w:rsidRPr="005342C8" w:rsidRDefault="00947BF0" w:rsidP="00692AFA">
            <w:pPr>
              <w:pStyle w:val="ColumnHead"/>
              <w:keepNext/>
              <w:keepLines/>
              <w:rPr>
                <w:rFonts w:cs="Arial"/>
                <w:color w:val="FFFFFF" w:themeColor="background1"/>
                <w:sz w:val="20"/>
              </w:rPr>
            </w:pPr>
            <w:r w:rsidRPr="005342C8">
              <w:rPr>
                <w:rFonts w:cs="Arial"/>
                <w:color w:val="FFFFFF" w:themeColor="background1"/>
                <w:sz w:val="20"/>
              </w:rPr>
              <w:t>System Response</w:t>
            </w:r>
          </w:p>
        </w:tc>
        <w:tc>
          <w:tcPr>
            <w:tcW w:w="1538" w:type="pct"/>
            <w:shd w:val="clear" w:color="auto" w:fill="3399FF"/>
            <w:tcPrChange w:id="545" w:author="Batra Yogesh (EXT)" w:date="2018-04-13T12:23:00Z">
              <w:tcPr>
                <w:tcW w:w="2880" w:type="dxa"/>
                <w:gridSpan w:val="2"/>
                <w:shd w:val="clear" w:color="auto" w:fill="3399FF"/>
              </w:tcPr>
            </w:tcPrChange>
          </w:tcPr>
          <w:p w14:paraId="78AA79C2" w14:textId="77777777" w:rsidR="00947BF0" w:rsidRPr="005342C8" w:rsidRDefault="00947BF0" w:rsidP="00692AFA">
            <w:pPr>
              <w:pStyle w:val="ColumnHead"/>
              <w:keepNext/>
              <w:keepLines/>
              <w:rPr>
                <w:rFonts w:cs="Arial"/>
                <w:color w:val="FFFFFF" w:themeColor="background1"/>
                <w:sz w:val="20"/>
              </w:rPr>
            </w:pPr>
            <w:r w:rsidRPr="005342C8">
              <w:rPr>
                <w:rFonts w:cs="Arial"/>
                <w:color w:val="FFFFFF" w:themeColor="background1"/>
                <w:sz w:val="20"/>
              </w:rPr>
              <w:t>Notes</w:t>
            </w:r>
          </w:p>
        </w:tc>
      </w:tr>
      <w:tr w:rsidR="0097287A" w:rsidRPr="005342C8" w14:paraId="446AAE3E" w14:textId="77777777" w:rsidTr="005342C8">
        <w:trPr>
          <w:trPrChange w:id="546" w:author="Batra Yogesh (EXT)" w:date="2018-04-13T12:23:00Z">
            <w:trPr>
              <w:gridBefore w:val="1"/>
            </w:trPr>
          </w:trPrChange>
        </w:trPr>
        <w:tc>
          <w:tcPr>
            <w:tcW w:w="369" w:type="pct"/>
            <w:shd w:val="clear" w:color="auto" w:fill="C6D9F1" w:themeFill="text2" w:themeFillTint="33"/>
            <w:tcPrChange w:id="547" w:author="Batra Yogesh (EXT)" w:date="2018-04-13T12:23:00Z">
              <w:tcPr>
                <w:tcW w:w="690" w:type="dxa"/>
                <w:gridSpan w:val="2"/>
                <w:shd w:val="clear" w:color="auto" w:fill="C6D9F1" w:themeFill="text2" w:themeFillTint="33"/>
              </w:tcPr>
            </w:tcPrChange>
          </w:tcPr>
          <w:p w14:paraId="16C8414A" w14:textId="0FCB044C" w:rsidR="0097287A" w:rsidRPr="005342C8" w:rsidRDefault="0097287A" w:rsidP="0097287A">
            <w:pPr>
              <w:pStyle w:val="TableText"/>
              <w:keepNext/>
              <w:keepLines/>
              <w:numPr>
                <w:ilvl w:val="0"/>
                <w:numId w:val="18"/>
              </w:numPr>
              <w:jc w:val="center"/>
              <w:rPr>
                <w:rFonts w:cs="Arial"/>
                <w:sz w:val="20"/>
              </w:rPr>
            </w:pPr>
          </w:p>
        </w:tc>
        <w:tc>
          <w:tcPr>
            <w:tcW w:w="1939" w:type="pct"/>
            <w:tcPrChange w:id="548" w:author="Batra Yogesh (EXT)" w:date="2018-04-13T12:23:00Z">
              <w:tcPr>
                <w:tcW w:w="3630" w:type="dxa"/>
                <w:gridSpan w:val="2"/>
              </w:tcPr>
            </w:tcPrChange>
          </w:tcPr>
          <w:p w14:paraId="5A767DBF" w14:textId="645A23AA" w:rsidR="0097287A" w:rsidRPr="005342C8" w:rsidRDefault="0097287A" w:rsidP="0097287A">
            <w:pPr>
              <w:pStyle w:val="TableText"/>
              <w:keepNext/>
              <w:keepLines/>
              <w:rPr>
                <w:rFonts w:cs="Arial"/>
                <w:color w:val="000000" w:themeColor="text1"/>
                <w:sz w:val="20"/>
                <w:szCs w:val="20"/>
              </w:rPr>
            </w:pPr>
            <w:r w:rsidRPr="005342C8">
              <w:rPr>
                <w:rFonts w:cs="Arial"/>
                <w:color w:val="000000" w:themeColor="text1"/>
                <w:sz w:val="20"/>
                <w:szCs w:val="20"/>
              </w:rPr>
              <w:t>Open up</w:t>
            </w:r>
            <w:del w:id="549" w:author="Divvya Dharshini" w:date="2026-08-07T14:33:00Z" w16du:dateUtc="2026-08-07T06:33:00Z">
              <w:r w:rsidRPr="005342C8" w:rsidDel="001E6A44">
                <w:rPr>
                  <w:rFonts w:cs="Arial"/>
                  <w:color w:val="000000" w:themeColor="text1"/>
                  <w:sz w:val="20"/>
                  <w:szCs w:val="20"/>
                </w:rPr>
                <w:delText xml:space="preserve"> </w:delText>
              </w:r>
              <w:r w:rsidR="00942484" w:rsidRPr="005342C8" w:rsidDel="001E6A44">
                <w:rPr>
                  <w:rFonts w:cs="Arial"/>
                  <w:b/>
                  <w:color w:val="000000" w:themeColor="text1"/>
                  <w:sz w:val="20"/>
                  <w:szCs w:val="20"/>
                </w:rPr>
                <w:delText xml:space="preserve">Water </w:delText>
              </w:r>
            </w:del>
            <w:r w:rsidR="00942484" w:rsidRPr="005342C8">
              <w:rPr>
                <w:rFonts w:cs="Arial"/>
                <w:b/>
                <w:color w:val="000000" w:themeColor="text1"/>
                <w:sz w:val="20"/>
                <w:szCs w:val="20"/>
              </w:rPr>
              <w:t>I</w:t>
            </w:r>
            <w:ins w:id="550" w:author="Batra Yogesh (EXT)" w:date="2018-04-02T17:45:00Z">
              <w:r w:rsidR="000E1282" w:rsidRPr="005342C8">
                <w:rPr>
                  <w:rFonts w:cs="Arial"/>
                  <w:b/>
                  <w:color w:val="000000" w:themeColor="text1"/>
                  <w:sz w:val="20"/>
                  <w:szCs w:val="20"/>
                </w:rPr>
                <w:t>n</w:t>
              </w:r>
            </w:ins>
            <w:r w:rsidR="00942484" w:rsidRPr="005342C8">
              <w:rPr>
                <w:rFonts w:cs="Arial"/>
                <w:b/>
                <w:color w:val="000000" w:themeColor="text1"/>
                <w:sz w:val="20"/>
                <w:szCs w:val="20"/>
              </w:rPr>
              <w:t>jection</w:t>
            </w:r>
            <w:r w:rsidRPr="005342C8">
              <w:rPr>
                <w:rFonts w:cs="Arial"/>
                <w:b/>
                <w:color w:val="000000" w:themeColor="text1"/>
                <w:sz w:val="20"/>
                <w:szCs w:val="20"/>
              </w:rPr>
              <w:t xml:space="preserve"> Well Status </w:t>
            </w:r>
            <w:r w:rsidRPr="005342C8">
              <w:rPr>
                <w:rFonts w:cs="Arial"/>
                <w:color w:val="000000" w:themeColor="text1"/>
                <w:sz w:val="20"/>
                <w:szCs w:val="20"/>
              </w:rPr>
              <w:t>screen</w:t>
            </w:r>
          </w:p>
          <w:p w14:paraId="3831C0B8" w14:textId="711721E6" w:rsidR="0097287A" w:rsidRPr="005342C8" w:rsidRDefault="0097287A" w:rsidP="0097287A">
            <w:pPr>
              <w:pStyle w:val="TableText"/>
              <w:keepNext/>
              <w:keepLines/>
              <w:rPr>
                <w:rFonts w:cs="Arial"/>
                <w:i/>
                <w:color w:val="000000" w:themeColor="text1"/>
                <w:sz w:val="20"/>
                <w:szCs w:val="20"/>
              </w:rPr>
            </w:pPr>
            <w:r w:rsidRPr="005342C8">
              <w:rPr>
                <w:rFonts w:cs="Arial"/>
                <w:color w:val="000000" w:themeColor="text1"/>
                <w:sz w:val="20"/>
                <w:szCs w:val="20"/>
              </w:rPr>
              <w:t xml:space="preserve">EC Production </w:t>
            </w:r>
            <w:r w:rsidRPr="005342C8">
              <w:rPr>
                <w:rFonts w:ascii="Wingdings" w:eastAsia="Wingdings" w:hAnsi="Wingdings" w:cs="Wingdings"/>
                <w:color w:val="000000" w:themeColor="text1"/>
                <w:sz w:val="20"/>
                <w:szCs w:val="20"/>
              </w:rPr>
              <w:t>à</w:t>
            </w:r>
            <w:r w:rsidRPr="005342C8">
              <w:rPr>
                <w:rFonts w:cs="Arial"/>
                <w:color w:val="000000" w:themeColor="text1"/>
                <w:sz w:val="20"/>
                <w:szCs w:val="20"/>
              </w:rPr>
              <w:t xml:space="preserve"> Well Data </w:t>
            </w:r>
            <w:r w:rsidRPr="005342C8">
              <w:rPr>
                <w:rFonts w:ascii="Wingdings" w:eastAsia="Wingdings" w:hAnsi="Wingdings" w:cs="Wingdings"/>
                <w:color w:val="000000" w:themeColor="text1"/>
                <w:sz w:val="20"/>
                <w:szCs w:val="20"/>
              </w:rPr>
              <w:t>à</w:t>
            </w:r>
            <w:r w:rsidRPr="005342C8">
              <w:rPr>
                <w:rFonts w:cs="Arial"/>
                <w:color w:val="000000" w:themeColor="text1"/>
                <w:sz w:val="20"/>
                <w:szCs w:val="20"/>
              </w:rPr>
              <w:t xml:space="preserve"> </w:t>
            </w:r>
            <w:r w:rsidR="00942484" w:rsidRPr="005342C8">
              <w:rPr>
                <w:rFonts w:cs="Arial"/>
                <w:color w:val="000000" w:themeColor="text1"/>
                <w:sz w:val="20"/>
                <w:szCs w:val="20"/>
              </w:rPr>
              <w:t>Wa</w:t>
            </w:r>
            <w:ins w:id="551" w:author="Batra Yogesh (EXT)" w:date="2018-04-02T17:45:00Z">
              <w:r w:rsidR="000E1282" w:rsidRPr="005342C8">
                <w:rPr>
                  <w:rFonts w:cs="Arial"/>
                  <w:color w:val="000000" w:themeColor="text1"/>
                  <w:sz w:val="20"/>
                  <w:szCs w:val="20"/>
                </w:rPr>
                <w:t>t</w:t>
              </w:r>
            </w:ins>
            <w:r w:rsidR="00942484" w:rsidRPr="005342C8">
              <w:rPr>
                <w:rFonts w:cs="Arial"/>
                <w:color w:val="000000" w:themeColor="text1"/>
                <w:sz w:val="20"/>
                <w:szCs w:val="20"/>
              </w:rPr>
              <w:t>er Injection</w:t>
            </w:r>
            <w:r w:rsidRPr="005342C8">
              <w:rPr>
                <w:rFonts w:cs="Arial"/>
                <w:color w:val="000000" w:themeColor="text1"/>
                <w:sz w:val="20"/>
                <w:szCs w:val="20"/>
              </w:rPr>
              <w:t xml:space="preserve"> Well Status</w:t>
            </w:r>
          </w:p>
        </w:tc>
        <w:tc>
          <w:tcPr>
            <w:tcW w:w="1154" w:type="pct"/>
            <w:tcPrChange w:id="552" w:author="Batra Yogesh (EXT)" w:date="2018-04-13T12:23:00Z">
              <w:tcPr>
                <w:tcW w:w="2160" w:type="dxa"/>
                <w:gridSpan w:val="2"/>
              </w:tcPr>
            </w:tcPrChange>
          </w:tcPr>
          <w:p w14:paraId="202B4E7F" w14:textId="77777777" w:rsidR="0097287A" w:rsidRPr="005342C8" w:rsidRDefault="0097287A" w:rsidP="0097287A">
            <w:pPr>
              <w:keepNext/>
              <w:keepLines/>
              <w:rPr>
                <w:rFonts w:cs="Arial"/>
                <w:color w:val="000000" w:themeColor="text1"/>
                <w:sz w:val="20"/>
                <w:szCs w:val="20"/>
              </w:rPr>
            </w:pPr>
            <w:r w:rsidRPr="005342C8">
              <w:rPr>
                <w:rFonts w:cs="Arial"/>
                <w:color w:val="000000" w:themeColor="text1"/>
                <w:sz w:val="20"/>
                <w:szCs w:val="20"/>
              </w:rPr>
              <w:t xml:space="preserve">The following fields are automatically populated: </w:t>
            </w:r>
          </w:p>
          <w:p w14:paraId="386F21A6" w14:textId="77777777" w:rsidR="0097287A" w:rsidRPr="00BB4996" w:rsidRDefault="0097287A" w:rsidP="0097287A">
            <w:pPr>
              <w:pStyle w:val="NoSpacing"/>
              <w:numPr>
                <w:ilvl w:val="0"/>
                <w:numId w:val="3"/>
              </w:numPr>
              <w:rPr>
                <w:rFonts w:cs="Arial"/>
                <w:sz w:val="20"/>
                <w:szCs w:val="20"/>
              </w:rPr>
            </w:pPr>
            <w:r w:rsidRPr="00BB4996">
              <w:rPr>
                <w:rFonts w:cs="Arial"/>
                <w:b/>
                <w:sz w:val="20"/>
                <w:szCs w:val="20"/>
              </w:rPr>
              <w:t>Date</w:t>
            </w:r>
            <w:r w:rsidRPr="00BB4996">
              <w:rPr>
                <w:rFonts w:cs="Arial"/>
                <w:sz w:val="20"/>
                <w:szCs w:val="20"/>
              </w:rPr>
              <w:t xml:space="preserve">  is yesterday’s date</w:t>
            </w:r>
          </w:p>
          <w:p w14:paraId="1A6AAA09" w14:textId="77777777" w:rsidR="0097287A" w:rsidRPr="00862D5A" w:rsidRDefault="0097287A" w:rsidP="0097287A">
            <w:pPr>
              <w:pStyle w:val="NoSpacing"/>
              <w:numPr>
                <w:ilvl w:val="0"/>
                <w:numId w:val="3"/>
              </w:numPr>
              <w:rPr>
                <w:rFonts w:cs="Arial"/>
                <w:sz w:val="20"/>
                <w:szCs w:val="20"/>
              </w:rPr>
            </w:pPr>
            <w:r w:rsidRPr="00862D5A">
              <w:rPr>
                <w:rFonts w:cs="Arial"/>
                <w:b/>
                <w:sz w:val="20"/>
                <w:szCs w:val="20"/>
              </w:rPr>
              <w:t>Production Unit</w:t>
            </w:r>
          </w:p>
          <w:p w14:paraId="0909CEC0" w14:textId="77777777" w:rsidR="0097287A" w:rsidRPr="008B5DC2" w:rsidRDefault="0097287A" w:rsidP="0097287A">
            <w:pPr>
              <w:pStyle w:val="NoSpacing"/>
              <w:numPr>
                <w:ilvl w:val="0"/>
                <w:numId w:val="3"/>
              </w:numPr>
              <w:rPr>
                <w:rFonts w:cs="Arial"/>
                <w:sz w:val="20"/>
                <w:szCs w:val="20"/>
              </w:rPr>
            </w:pPr>
            <w:r w:rsidRPr="00862D5A">
              <w:rPr>
                <w:rFonts w:cs="Arial"/>
                <w:b/>
                <w:sz w:val="20"/>
                <w:szCs w:val="20"/>
              </w:rPr>
              <w:t>Production Sub Unit</w:t>
            </w:r>
          </w:p>
          <w:p w14:paraId="584D470F" w14:textId="77777777" w:rsidR="0097287A" w:rsidRPr="008B5DC2" w:rsidRDefault="0097287A" w:rsidP="0097287A">
            <w:pPr>
              <w:pStyle w:val="NoSpacing"/>
              <w:numPr>
                <w:ilvl w:val="0"/>
                <w:numId w:val="3"/>
              </w:numPr>
              <w:rPr>
                <w:rFonts w:cs="Arial"/>
                <w:sz w:val="20"/>
                <w:szCs w:val="20"/>
              </w:rPr>
            </w:pPr>
            <w:r w:rsidRPr="008B5DC2">
              <w:rPr>
                <w:rFonts w:cs="Arial"/>
                <w:b/>
                <w:sz w:val="20"/>
                <w:szCs w:val="20"/>
              </w:rPr>
              <w:t>Area</w:t>
            </w:r>
          </w:p>
          <w:p w14:paraId="27ABE3D7" w14:textId="1C12643A" w:rsidR="0097287A" w:rsidRPr="008B5DC2" w:rsidDel="00B1300F" w:rsidRDefault="0097287A" w:rsidP="0097287A">
            <w:pPr>
              <w:pStyle w:val="NoSpacing"/>
              <w:numPr>
                <w:ilvl w:val="0"/>
                <w:numId w:val="3"/>
              </w:numPr>
              <w:rPr>
                <w:del w:id="553" w:author="Batra Yogesh (EXT)" w:date="2018-04-06T13:01:00Z"/>
                <w:rFonts w:cs="Arial"/>
                <w:sz w:val="20"/>
                <w:szCs w:val="20"/>
              </w:rPr>
            </w:pPr>
            <w:del w:id="554" w:author="Batra Yogesh (EXT)" w:date="2018-04-06T13:01:00Z">
              <w:r w:rsidRPr="008B5DC2" w:rsidDel="00B1300F">
                <w:rPr>
                  <w:rFonts w:cs="Arial"/>
                  <w:b/>
                  <w:sz w:val="20"/>
                  <w:szCs w:val="20"/>
                </w:rPr>
                <w:delText>Sub Area</w:delText>
              </w:r>
            </w:del>
          </w:p>
          <w:p w14:paraId="08507D56" w14:textId="129E7F91" w:rsidR="0097287A" w:rsidRPr="008B5DC2" w:rsidDel="00B1300F" w:rsidRDefault="0097287A" w:rsidP="0097287A">
            <w:pPr>
              <w:pStyle w:val="NoSpacing"/>
              <w:numPr>
                <w:ilvl w:val="0"/>
                <w:numId w:val="3"/>
              </w:numPr>
              <w:rPr>
                <w:del w:id="555" w:author="Batra Yogesh (EXT)" w:date="2018-04-06T13:01:00Z"/>
                <w:rFonts w:cs="Arial"/>
                <w:sz w:val="20"/>
                <w:szCs w:val="20"/>
              </w:rPr>
            </w:pPr>
            <w:del w:id="556" w:author="Batra Yogesh (EXT)" w:date="2018-04-06T13:01:00Z">
              <w:r w:rsidRPr="008B5DC2" w:rsidDel="00B1300F">
                <w:rPr>
                  <w:rFonts w:cs="Arial"/>
                  <w:b/>
                  <w:sz w:val="20"/>
                  <w:szCs w:val="20"/>
                </w:rPr>
                <w:delText>Facility Class 2</w:delText>
              </w:r>
            </w:del>
          </w:p>
          <w:p w14:paraId="1AF9D0DC" w14:textId="3A8BCC59" w:rsidR="0097287A" w:rsidRPr="005342C8" w:rsidRDefault="0097287A">
            <w:pPr>
              <w:pStyle w:val="NoSpacing"/>
              <w:numPr>
                <w:ilvl w:val="0"/>
                <w:numId w:val="3"/>
              </w:numPr>
              <w:rPr>
                <w:rFonts w:cs="Arial"/>
                <w:color w:val="000000" w:themeColor="text1"/>
                <w:sz w:val="20"/>
                <w:szCs w:val="20"/>
              </w:rPr>
              <w:pPrChange w:id="557" w:author="Batra Yogesh (EXT)" w:date="2018-04-06T13:01:00Z">
                <w:pPr>
                  <w:keepNext/>
                  <w:keepLines/>
                  <w:spacing w:after="120"/>
                  <w:ind w:left="360"/>
                </w:pPr>
              </w:pPrChange>
            </w:pPr>
          </w:p>
        </w:tc>
        <w:tc>
          <w:tcPr>
            <w:tcW w:w="1538" w:type="pct"/>
            <w:tcPrChange w:id="558" w:author="Batra Yogesh (EXT)" w:date="2018-04-13T12:23:00Z">
              <w:tcPr>
                <w:tcW w:w="2880" w:type="dxa"/>
                <w:gridSpan w:val="2"/>
              </w:tcPr>
            </w:tcPrChange>
          </w:tcPr>
          <w:p w14:paraId="225F7DD2" w14:textId="12B2A2DD" w:rsidR="0097287A" w:rsidRPr="005342C8" w:rsidRDefault="0097287A" w:rsidP="004C4F04">
            <w:pPr>
              <w:keepNext/>
              <w:keepLines/>
              <w:rPr>
                <w:rFonts w:cs="Arial"/>
                <w:color w:val="000000" w:themeColor="text1"/>
                <w:sz w:val="20"/>
                <w:szCs w:val="20"/>
              </w:rPr>
            </w:pPr>
            <w:r w:rsidRPr="005342C8">
              <w:rPr>
                <w:rFonts w:cs="Arial"/>
                <w:color w:val="000000" w:themeColor="text1"/>
                <w:sz w:val="20"/>
                <w:szCs w:val="20"/>
              </w:rPr>
              <w:t xml:space="preserve">Note: </w:t>
            </w:r>
            <w:r w:rsidR="00F75CF9" w:rsidRPr="005342C8">
              <w:rPr>
                <w:rFonts w:cs="Arial"/>
                <w:color w:val="000000" w:themeColor="text1"/>
                <w:sz w:val="20"/>
                <w:szCs w:val="20"/>
              </w:rPr>
              <w:t>Fields</w:t>
            </w:r>
            <w:r w:rsidRPr="005342C8">
              <w:rPr>
                <w:rFonts w:cs="Arial"/>
                <w:color w:val="000000" w:themeColor="text1"/>
                <w:sz w:val="20"/>
                <w:szCs w:val="20"/>
              </w:rPr>
              <w:t xml:space="preserve"> are populated according to the navigation role defined for each user </w:t>
            </w:r>
          </w:p>
        </w:tc>
      </w:tr>
      <w:tr w:rsidR="00947BF0" w:rsidRPr="005342C8" w14:paraId="2E863BF0" w14:textId="77777777" w:rsidTr="005342C8">
        <w:trPr>
          <w:trPrChange w:id="559" w:author="Batra Yogesh (EXT)" w:date="2018-04-13T12:23:00Z">
            <w:trPr>
              <w:gridBefore w:val="1"/>
            </w:trPr>
          </w:trPrChange>
        </w:trPr>
        <w:tc>
          <w:tcPr>
            <w:tcW w:w="369" w:type="pct"/>
            <w:shd w:val="clear" w:color="auto" w:fill="C6D9F1" w:themeFill="text2" w:themeFillTint="33"/>
            <w:tcPrChange w:id="560" w:author="Batra Yogesh (EXT)" w:date="2018-04-13T12:23:00Z">
              <w:tcPr>
                <w:tcW w:w="690" w:type="dxa"/>
                <w:gridSpan w:val="2"/>
                <w:shd w:val="clear" w:color="auto" w:fill="C6D9F1" w:themeFill="text2" w:themeFillTint="33"/>
              </w:tcPr>
            </w:tcPrChange>
          </w:tcPr>
          <w:p w14:paraId="7057EAB1" w14:textId="77777777" w:rsidR="00947BF0" w:rsidRPr="005342C8" w:rsidRDefault="00947BF0" w:rsidP="00947BF0">
            <w:pPr>
              <w:pStyle w:val="TableText"/>
              <w:keepNext/>
              <w:keepLines/>
              <w:numPr>
                <w:ilvl w:val="0"/>
                <w:numId w:val="18"/>
              </w:numPr>
              <w:jc w:val="center"/>
              <w:rPr>
                <w:rFonts w:cs="Arial"/>
                <w:sz w:val="20"/>
              </w:rPr>
            </w:pPr>
          </w:p>
        </w:tc>
        <w:tc>
          <w:tcPr>
            <w:tcW w:w="1939" w:type="pct"/>
            <w:tcPrChange w:id="561" w:author="Batra Yogesh (EXT)" w:date="2018-04-13T12:23:00Z">
              <w:tcPr>
                <w:tcW w:w="3630" w:type="dxa"/>
                <w:gridSpan w:val="2"/>
              </w:tcPr>
            </w:tcPrChange>
          </w:tcPr>
          <w:p w14:paraId="452137CF" w14:textId="77777777" w:rsidR="00947BF0" w:rsidRPr="005342C8" w:rsidRDefault="00947BF0" w:rsidP="00947BF0">
            <w:pPr>
              <w:pStyle w:val="TableText"/>
              <w:keepNext/>
              <w:keepLines/>
              <w:rPr>
                <w:rFonts w:cs="Arial"/>
                <w:color w:val="000000" w:themeColor="text1"/>
                <w:sz w:val="20"/>
                <w:szCs w:val="20"/>
              </w:rPr>
            </w:pPr>
            <w:r w:rsidRPr="005342C8">
              <w:rPr>
                <w:rFonts w:cs="Arial"/>
                <w:color w:val="000000" w:themeColor="text1"/>
                <w:sz w:val="20"/>
                <w:szCs w:val="20"/>
              </w:rPr>
              <w:t xml:space="preserve">Navigate to the Production Well Status screen using the drop down menus and click </w:t>
            </w:r>
            <w:r w:rsidRPr="005342C8">
              <w:rPr>
                <w:rFonts w:cs="Arial"/>
                <w:b/>
                <w:i/>
                <w:color w:val="000000" w:themeColor="text1"/>
                <w:sz w:val="20"/>
                <w:szCs w:val="20"/>
              </w:rPr>
              <w:t>Go…</w:t>
            </w:r>
          </w:p>
          <w:p w14:paraId="2666DED6" w14:textId="77777777" w:rsidR="00947BF0" w:rsidRPr="00BB4996" w:rsidRDefault="00947BF0" w:rsidP="00947BF0">
            <w:pPr>
              <w:pStyle w:val="NoSpacing"/>
              <w:numPr>
                <w:ilvl w:val="0"/>
                <w:numId w:val="3"/>
              </w:numPr>
              <w:tabs>
                <w:tab w:val="clear" w:pos="360"/>
                <w:tab w:val="num" w:pos="720"/>
              </w:tabs>
              <w:ind w:left="720"/>
              <w:rPr>
                <w:rFonts w:cs="Arial"/>
                <w:sz w:val="20"/>
                <w:szCs w:val="20"/>
              </w:rPr>
            </w:pPr>
            <w:r w:rsidRPr="00BB4996">
              <w:rPr>
                <w:rFonts w:cs="Arial"/>
                <w:b/>
                <w:sz w:val="20"/>
                <w:szCs w:val="20"/>
              </w:rPr>
              <w:t>Production Unit</w:t>
            </w:r>
          </w:p>
          <w:p w14:paraId="537F7B07" w14:textId="77777777" w:rsidR="00947BF0" w:rsidRPr="00862D5A" w:rsidRDefault="00947BF0" w:rsidP="00947BF0">
            <w:pPr>
              <w:pStyle w:val="NoSpacing"/>
              <w:numPr>
                <w:ilvl w:val="0"/>
                <w:numId w:val="3"/>
              </w:numPr>
              <w:tabs>
                <w:tab w:val="clear" w:pos="360"/>
                <w:tab w:val="num" w:pos="720"/>
              </w:tabs>
              <w:ind w:left="720"/>
              <w:rPr>
                <w:rFonts w:cs="Arial"/>
                <w:sz w:val="20"/>
                <w:szCs w:val="20"/>
              </w:rPr>
            </w:pPr>
            <w:r w:rsidRPr="00BB4996">
              <w:rPr>
                <w:rFonts w:cs="Arial"/>
                <w:b/>
                <w:sz w:val="20"/>
                <w:szCs w:val="20"/>
              </w:rPr>
              <w:t>Production Sub Unit</w:t>
            </w:r>
          </w:p>
          <w:p w14:paraId="5C9F99BA" w14:textId="77777777" w:rsidR="00947BF0" w:rsidRPr="00862D5A" w:rsidRDefault="00947BF0" w:rsidP="00947BF0">
            <w:pPr>
              <w:pStyle w:val="NoSpacing"/>
              <w:numPr>
                <w:ilvl w:val="0"/>
                <w:numId w:val="3"/>
              </w:numPr>
              <w:tabs>
                <w:tab w:val="clear" w:pos="360"/>
                <w:tab w:val="num" w:pos="720"/>
              </w:tabs>
              <w:ind w:left="720"/>
              <w:rPr>
                <w:rFonts w:cs="Arial"/>
                <w:sz w:val="20"/>
                <w:szCs w:val="20"/>
              </w:rPr>
            </w:pPr>
            <w:r w:rsidRPr="00862D5A">
              <w:rPr>
                <w:rFonts w:cs="Arial"/>
                <w:b/>
                <w:sz w:val="20"/>
                <w:szCs w:val="20"/>
              </w:rPr>
              <w:t>Area</w:t>
            </w:r>
          </w:p>
          <w:p w14:paraId="71D95AC5" w14:textId="77777777" w:rsidR="00947BF0" w:rsidRPr="005342C8" w:rsidRDefault="00947BF0" w:rsidP="00947BF0">
            <w:pPr>
              <w:pStyle w:val="TableText"/>
              <w:keepNext/>
              <w:keepLines/>
              <w:numPr>
                <w:ilvl w:val="0"/>
                <w:numId w:val="3"/>
              </w:numPr>
              <w:tabs>
                <w:tab w:val="clear" w:pos="360"/>
                <w:tab w:val="num" w:pos="720"/>
              </w:tabs>
              <w:spacing w:after="0"/>
              <w:ind w:left="720"/>
              <w:rPr>
                <w:rFonts w:cs="Arial"/>
                <w:b/>
                <w:color w:val="000000" w:themeColor="text1"/>
                <w:sz w:val="20"/>
                <w:szCs w:val="20"/>
              </w:rPr>
            </w:pPr>
            <w:r w:rsidRPr="008B5DC2">
              <w:rPr>
                <w:rFonts w:cs="Arial"/>
                <w:b/>
                <w:sz w:val="20"/>
                <w:szCs w:val="20"/>
              </w:rPr>
              <w:t>Sub Area</w:t>
            </w:r>
          </w:p>
          <w:p w14:paraId="3A7C2E7A" w14:textId="77777777" w:rsidR="00947BF0" w:rsidRPr="005342C8" w:rsidRDefault="00947BF0" w:rsidP="00947BF0">
            <w:pPr>
              <w:pStyle w:val="TableText"/>
              <w:keepNext/>
              <w:keepLines/>
              <w:numPr>
                <w:ilvl w:val="0"/>
                <w:numId w:val="3"/>
              </w:numPr>
              <w:tabs>
                <w:tab w:val="clear" w:pos="360"/>
                <w:tab w:val="num" w:pos="720"/>
              </w:tabs>
              <w:spacing w:after="0"/>
              <w:ind w:left="720"/>
              <w:rPr>
                <w:rFonts w:cs="Arial"/>
                <w:b/>
                <w:color w:val="000000" w:themeColor="text1"/>
                <w:sz w:val="20"/>
                <w:szCs w:val="20"/>
              </w:rPr>
            </w:pPr>
            <w:r w:rsidRPr="005342C8">
              <w:rPr>
                <w:rFonts w:cs="Arial"/>
                <w:b/>
                <w:color w:val="000000" w:themeColor="text1"/>
                <w:sz w:val="20"/>
                <w:szCs w:val="20"/>
              </w:rPr>
              <w:t>Facility Class 2</w:t>
            </w:r>
          </w:p>
          <w:p w14:paraId="016B5CFB" w14:textId="72757AEC" w:rsidR="00947BF0" w:rsidRPr="005342C8" w:rsidRDefault="00212519" w:rsidP="00947BF0">
            <w:pPr>
              <w:pStyle w:val="TableText"/>
              <w:keepNext/>
              <w:keepLines/>
              <w:numPr>
                <w:ilvl w:val="0"/>
                <w:numId w:val="3"/>
              </w:numPr>
              <w:tabs>
                <w:tab w:val="clear" w:pos="360"/>
                <w:tab w:val="num" w:pos="720"/>
              </w:tabs>
              <w:spacing w:after="0"/>
              <w:ind w:left="720"/>
              <w:rPr>
                <w:ins w:id="562" w:author="Prakash Atul (Ext)" w:date="2018-03-27T15:43:00Z"/>
                <w:rFonts w:cs="Arial"/>
                <w:b/>
                <w:color w:val="000000" w:themeColor="text1"/>
                <w:sz w:val="20"/>
                <w:szCs w:val="20"/>
              </w:rPr>
            </w:pPr>
            <w:r w:rsidRPr="005342C8">
              <w:rPr>
                <w:rFonts w:cs="Arial"/>
                <w:b/>
                <w:color w:val="000000" w:themeColor="text1"/>
                <w:sz w:val="20"/>
                <w:szCs w:val="20"/>
              </w:rPr>
              <w:t>Facility Class 1</w:t>
            </w:r>
          </w:p>
          <w:p w14:paraId="1FF9A4B3" w14:textId="2BAA33DB" w:rsidR="00604557" w:rsidRPr="005342C8" w:rsidRDefault="00604557" w:rsidP="00947BF0">
            <w:pPr>
              <w:pStyle w:val="TableText"/>
              <w:keepNext/>
              <w:keepLines/>
              <w:numPr>
                <w:ilvl w:val="0"/>
                <w:numId w:val="3"/>
              </w:numPr>
              <w:tabs>
                <w:tab w:val="clear" w:pos="360"/>
                <w:tab w:val="num" w:pos="720"/>
              </w:tabs>
              <w:spacing w:after="0"/>
              <w:ind w:left="720"/>
              <w:rPr>
                <w:rFonts w:cs="Arial"/>
                <w:b/>
                <w:color w:val="000000" w:themeColor="text1"/>
                <w:sz w:val="20"/>
                <w:szCs w:val="20"/>
              </w:rPr>
            </w:pPr>
            <w:ins w:id="563" w:author="Prakash Atul (Ext)" w:date="2018-03-27T15:43:00Z">
              <w:r w:rsidRPr="005342C8">
                <w:rPr>
                  <w:rFonts w:cs="Arial"/>
                  <w:b/>
                  <w:color w:val="000000" w:themeColor="text1"/>
                  <w:sz w:val="20"/>
                  <w:szCs w:val="20"/>
                </w:rPr>
                <w:t>Well(Optional)</w:t>
              </w:r>
            </w:ins>
          </w:p>
          <w:p w14:paraId="77D38A00" w14:textId="77777777" w:rsidR="00947BF0" w:rsidRPr="005342C8" w:rsidRDefault="00947BF0" w:rsidP="00947BF0">
            <w:pPr>
              <w:pStyle w:val="TableText"/>
              <w:keepNext/>
              <w:keepLines/>
              <w:rPr>
                <w:rFonts w:cs="Arial"/>
                <w:color w:val="000000" w:themeColor="text1"/>
                <w:sz w:val="20"/>
                <w:szCs w:val="20"/>
              </w:rPr>
            </w:pPr>
          </w:p>
        </w:tc>
        <w:tc>
          <w:tcPr>
            <w:tcW w:w="1154" w:type="pct"/>
            <w:tcPrChange w:id="564" w:author="Batra Yogesh (EXT)" w:date="2018-04-13T12:23:00Z">
              <w:tcPr>
                <w:tcW w:w="2160" w:type="dxa"/>
                <w:gridSpan w:val="2"/>
              </w:tcPr>
            </w:tcPrChange>
          </w:tcPr>
          <w:p w14:paraId="0EDACB33" w14:textId="77777777" w:rsidR="00947BF0" w:rsidRPr="005342C8" w:rsidRDefault="00947BF0" w:rsidP="00947BF0">
            <w:pPr>
              <w:keepNext/>
              <w:keepLines/>
              <w:rPr>
                <w:rFonts w:cs="Arial"/>
                <w:color w:val="000000" w:themeColor="text1"/>
                <w:sz w:val="20"/>
                <w:szCs w:val="20"/>
              </w:rPr>
            </w:pPr>
            <w:r w:rsidRPr="005342C8">
              <w:rPr>
                <w:rFonts w:cs="Arial"/>
                <w:color w:val="000000" w:themeColor="text1"/>
                <w:sz w:val="20"/>
                <w:szCs w:val="20"/>
              </w:rPr>
              <w:t>If there are any records for the well for that date, they will be listed in the Data Window and the section “Last Registered Status” will show the last status of that well</w:t>
            </w:r>
          </w:p>
          <w:p w14:paraId="7AB217FA" w14:textId="77777777" w:rsidR="00947BF0" w:rsidRPr="005342C8" w:rsidRDefault="00947BF0" w:rsidP="00947BF0">
            <w:pPr>
              <w:keepNext/>
              <w:keepLines/>
              <w:rPr>
                <w:rFonts w:cs="Arial"/>
                <w:color w:val="000000" w:themeColor="text1"/>
                <w:sz w:val="20"/>
                <w:szCs w:val="20"/>
              </w:rPr>
            </w:pPr>
          </w:p>
          <w:p w14:paraId="1D4EBCDC" w14:textId="77777777" w:rsidR="00947BF0" w:rsidRPr="005342C8" w:rsidRDefault="00947BF0" w:rsidP="00947BF0">
            <w:pPr>
              <w:keepNext/>
              <w:keepLines/>
              <w:rPr>
                <w:rFonts w:cs="Arial"/>
                <w:color w:val="000000" w:themeColor="text1"/>
                <w:sz w:val="20"/>
                <w:szCs w:val="20"/>
              </w:rPr>
            </w:pPr>
            <w:r w:rsidRPr="005342C8">
              <w:rPr>
                <w:rFonts w:cs="Arial"/>
                <w:color w:val="000000" w:themeColor="text1"/>
                <w:sz w:val="20"/>
                <w:szCs w:val="20"/>
              </w:rPr>
              <w:t>If there were no records for that date, there will be a message “no records found…” and the section “Last Registered Status” will show the last status of that well</w:t>
            </w:r>
          </w:p>
          <w:p w14:paraId="09620C07" w14:textId="77777777" w:rsidR="00947BF0" w:rsidRPr="005342C8" w:rsidRDefault="00947BF0" w:rsidP="00947BF0">
            <w:pPr>
              <w:keepNext/>
              <w:keepLines/>
              <w:rPr>
                <w:rFonts w:cs="Arial"/>
                <w:color w:val="000000" w:themeColor="text1"/>
                <w:sz w:val="20"/>
                <w:szCs w:val="20"/>
              </w:rPr>
            </w:pPr>
          </w:p>
        </w:tc>
        <w:tc>
          <w:tcPr>
            <w:tcW w:w="1538" w:type="pct"/>
            <w:tcPrChange w:id="565" w:author="Batra Yogesh (EXT)" w:date="2018-04-13T12:23:00Z">
              <w:tcPr>
                <w:tcW w:w="2880" w:type="dxa"/>
                <w:gridSpan w:val="2"/>
              </w:tcPr>
            </w:tcPrChange>
          </w:tcPr>
          <w:p w14:paraId="70AFF67F" w14:textId="77777777" w:rsidR="00947BF0" w:rsidRPr="005342C8" w:rsidRDefault="00947BF0" w:rsidP="00947BF0">
            <w:pPr>
              <w:keepNext/>
              <w:keepLines/>
              <w:rPr>
                <w:rFonts w:cs="Arial"/>
                <w:b/>
                <w:i/>
                <w:color w:val="000000" w:themeColor="text1"/>
                <w:sz w:val="20"/>
                <w:szCs w:val="20"/>
              </w:rPr>
            </w:pPr>
            <w:r w:rsidRPr="005342C8">
              <w:rPr>
                <w:rFonts w:cs="Arial"/>
                <w:color w:val="000000" w:themeColor="text1"/>
                <w:sz w:val="20"/>
                <w:szCs w:val="20"/>
              </w:rPr>
              <w:t xml:space="preserve">Note:  The hierarchy information may be  pre-populated and user just needs to hit </w:t>
            </w:r>
            <w:r w:rsidRPr="005342C8">
              <w:rPr>
                <w:rFonts w:cs="Arial"/>
                <w:b/>
                <w:i/>
                <w:color w:val="000000" w:themeColor="text1"/>
                <w:sz w:val="20"/>
                <w:szCs w:val="20"/>
              </w:rPr>
              <w:t>Go…</w:t>
            </w:r>
          </w:p>
          <w:p w14:paraId="29905748" w14:textId="77777777" w:rsidR="00947BF0" w:rsidRPr="005342C8" w:rsidRDefault="00947BF0" w:rsidP="00947BF0">
            <w:pPr>
              <w:keepNext/>
              <w:keepLines/>
              <w:rPr>
                <w:rFonts w:cs="Arial"/>
                <w:color w:val="000000" w:themeColor="text1"/>
                <w:sz w:val="20"/>
                <w:szCs w:val="20"/>
              </w:rPr>
            </w:pPr>
          </w:p>
          <w:p w14:paraId="11741CEC" w14:textId="2171236D" w:rsidR="00947BF0" w:rsidRPr="005342C8" w:rsidRDefault="00947BF0" w:rsidP="00947BF0">
            <w:pPr>
              <w:keepNext/>
              <w:keepLines/>
              <w:rPr>
                <w:rFonts w:cs="Arial"/>
                <w:color w:val="000000" w:themeColor="text1"/>
                <w:sz w:val="20"/>
                <w:szCs w:val="20"/>
              </w:rPr>
            </w:pPr>
            <w:r w:rsidRPr="005342C8">
              <w:rPr>
                <w:rFonts w:cs="Arial"/>
                <w:color w:val="000000" w:themeColor="text1"/>
                <w:sz w:val="20"/>
                <w:szCs w:val="20"/>
              </w:rPr>
              <w:t xml:space="preserve">If a well was not selected in the hierarchy, user must select a well from the Well Name dropdown before proceeding.  </w:t>
            </w:r>
          </w:p>
        </w:tc>
      </w:tr>
      <w:tr w:rsidR="00947BF0" w:rsidRPr="005342C8" w14:paraId="63421A46" w14:textId="77777777" w:rsidTr="005342C8">
        <w:trPr>
          <w:trPrChange w:id="566" w:author="Batra Yogesh (EXT)" w:date="2018-04-13T12:23:00Z">
            <w:trPr>
              <w:gridBefore w:val="1"/>
            </w:trPr>
          </w:trPrChange>
        </w:trPr>
        <w:tc>
          <w:tcPr>
            <w:tcW w:w="369" w:type="pct"/>
            <w:shd w:val="clear" w:color="auto" w:fill="C6D9F1" w:themeFill="text2" w:themeFillTint="33"/>
            <w:tcPrChange w:id="567" w:author="Batra Yogesh (EXT)" w:date="2018-04-13T12:23:00Z">
              <w:tcPr>
                <w:tcW w:w="690" w:type="dxa"/>
                <w:gridSpan w:val="2"/>
                <w:shd w:val="clear" w:color="auto" w:fill="C6D9F1" w:themeFill="text2" w:themeFillTint="33"/>
              </w:tcPr>
            </w:tcPrChange>
          </w:tcPr>
          <w:p w14:paraId="4E1DDDF1" w14:textId="77777777" w:rsidR="00947BF0" w:rsidRPr="005342C8" w:rsidRDefault="00947BF0" w:rsidP="00947BF0">
            <w:pPr>
              <w:pStyle w:val="TableText"/>
              <w:keepNext/>
              <w:keepLines/>
              <w:numPr>
                <w:ilvl w:val="0"/>
                <w:numId w:val="18"/>
              </w:numPr>
              <w:jc w:val="center"/>
              <w:rPr>
                <w:rFonts w:cs="Arial"/>
                <w:sz w:val="20"/>
              </w:rPr>
            </w:pPr>
          </w:p>
        </w:tc>
        <w:tc>
          <w:tcPr>
            <w:tcW w:w="1939" w:type="pct"/>
            <w:tcPrChange w:id="568" w:author="Batra Yogesh (EXT)" w:date="2018-04-13T12:23:00Z">
              <w:tcPr>
                <w:tcW w:w="3630" w:type="dxa"/>
                <w:gridSpan w:val="2"/>
              </w:tcPr>
            </w:tcPrChange>
          </w:tcPr>
          <w:p w14:paraId="6D924F27" w14:textId="00707814" w:rsidR="00692AFA" w:rsidRPr="005342C8" w:rsidRDefault="00947BF0" w:rsidP="00692AFA">
            <w:pPr>
              <w:textAlignment w:val="center"/>
              <w:rPr>
                <w:ins w:id="569" w:author="Wirasak Chomphu" w:date="2017-11-26T16:58:00Z"/>
                <w:rFonts w:cs="Arial"/>
                <w:color w:val="000000" w:themeColor="text1"/>
                <w:sz w:val="20"/>
                <w:szCs w:val="20"/>
              </w:rPr>
            </w:pPr>
            <w:r w:rsidRPr="005342C8">
              <w:rPr>
                <w:rFonts w:cs="Arial"/>
                <w:color w:val="000000" w:themeColor="text1"/>
                <w:sz w:val="20"/>
                <w:szCs w:val="20"/>
              </w:rPr>
              <w:t>Change the Date in the Navigator Pane to include the date that the well was created in EC (or date of the well status change)</w:t>
            </w:r>
            <w:ins w:id="570" w:author="Wirasak Chomphu" w:date="2017-11-26T16:58:00Z">
              <w:r w:rsidR="00692AFA" w:rsidRPr="005342C8">
                <w:rPr>
                  <w:rFonts w:cs="Arial"/>
                  <w:color w:val="000000" w:themeColor="text1"/>
                  <w:sz w:val="20"/>
                  <w:szCs w:val="20"/>
                </w:rPr>
                <w:br/>
              </w:r>
              <w:r w:rsidR="00692AFA" w:rsidRPr="005342C8">
                <w:rPr>
                  <w:rFonts w:cs="Arial"/>
                  <w:color w:val="000000" w:themeColor="text1"/>
                  <w:sz w:val="20"/>
                  <w:szCs w:val="20"/>
                </w:rPr>
                <w:br/>
              </w:r>
              <w:r w:rsidR="00692AFA" w:rsidRPr="005342C8">
                <w:rPr>
                  <w:rFonts w:cs="Arial"/>
                  <w:b/>
                  <w:color w:val="000000" w:themeColor="text1"/>
                  <w:sz w:val="20"/>
                  <w:szCs w:val="20"/>
                </w:rPr>
                <w:t xml:space="preserve"> Well Name, </w:t>
              </w:r>
            </w:ins>
            <w:ins w:id="571" w:author="Wirasak Chomphu" w:date="2017-11-26T16:59:00Z">
              <w:r w:rsidR="00692AFA" w:rsidRPr="005342C8">
                <w:rPr>
                  <w:rFonts w:cs="Arial"/>
                  <w:b/>
                  <w:color w:val="000000" w:themeColor="text1"/>
                  <w:sz w:val="20"/>
                  <w:szCs w:val="20"/>
                </w:rPr>
                <w:t>Inj</w:t>
              </w:r>
            </w:ins>
            <w:ins w:id="572" w:author="Batra Yogesh (EXT)" w:date="2018-04-02T17:46:00Z">
              <w:r w:rsidR="000E1282" w:rsidRPr="005342C8">
                <w:rPr>
                  <w:rFonts w:cs="Arial"/>
                  <w:b/>
                  <w:color w:val="000000" w:themeColor="text1"/>
                  <w:sz w:val="20"/>
                  <w:szCs w:val="20"/>
                </w:rPr>
                <w:t>ect</w:t>
              </w:r>
            </w:ins>
            <w:ins w:id="573" w:author="Wirasak Chomphu" w:date="2017-11-26T16:59:00Z">
              <w:r w:rsidR="00692AFA" w:rsidRPr="005342C8">
                <w:rPr>
                  <w:rFonts w:cs="Arial"/>
                  <w:b/>
                  <w:color w:val="000000" w:themeColor="text1"/>
                  <w:sz w:val="20"/>
                  <w:szCs w:val="20"/>
                </w:rPr>
                <w:t xml:space="preserve"> Type, </w:t>
              </w:r>
            </w:ins>
            <w:ins w:id="574" w:author="Wirasak Chomphu" w:date="2017-11-26T16:58:00Z">
              <w:r w:rsidR="00692AFA" w:rsidRPr="005342C8">
                <w:rPr>
                  <w:rFonts w:cs="Arial"/>
                  <w:b/>
                  <w:color w:val="000000" w:themeColor="text1"/>
                  <w:sz w:val="20"/>
                  <w:szCs w:val="20"/>
                </w:rPr>
                <w:t xml:space="preserve">Well Status </w:t>
              </w:r>
              <w:r w:rsidR="00692AFA" w:rsidRPr="005342C8">
                <w:rPr>
                  <w:rFonts w:cs="Arial"/>
                  <w:color w:val="000000" w:themeColor="text1"/>
                  <w:sz w:val="20"/>
                  <w:szCs w:val="20"/>
                </w:rPr>
                <w:t>are mandatory fie</w:t>
              </w:r>
            </w:ins>
            <w:ins w:id="575" w:author="Batra Yogesh (EXT)" w:date="2018-04-02T17:46:00Z">
              <w:r w:rsidR="000E1282" w:rsidRPr="005342C8">
                <w:rPr>
                  <w:rFonts w:cs="Arial"/>
                  <w:color w:val="000000" w:themeColor="text1"/>
                  <w:sz w:val="20"/>
                  <w:szCs w:val="20"/>
                </w:rPr>
                <w:t>l</w:t>
              </w:r>
            </w:ins>
            <w:ins w:id="576" w:author="Wirasak Chomphu" w:date="2017-11-26T16:58:00Z">
              <w:r w:rsidR="00692AFA" w:rsidRPr="005342C8">
                <w:rPr>
                  <w:rFonts w:cs="Arial"/>
                  <w:color w:val="000000" w:themeColor="text1"/>
                  <w:sz w:val="20"/>
                  <w:szCs w:val="20"/>
                </w:rPr>
                <w:t>ds</w:t>
              </w:r>
            </w:ins>
          </w:p>
          <w:p w14:paraId="20F374AB" w14:textId="77777777" w:rsidR="00692AFA" w:rsidRPr="005342C8" w:rsidRDefault="00692AFA" w:rsidP="00692AFA">
            <w:pPr>
              <w:textAlignment w:val="center"/>
              <w:rPr>
                <w:ins w:id="577" w:author="Wirasak Chomphu" w:date="2017-11-26T16:58:00Z"/>
                <w:rFonts w:cs="Arial"/>
                <w:color w:val="000000" w:themeColor="text1"/>
                <w:sz w:val="20"/>
                <w:szCs w:val="20"/>
              </w:rPr>
            </w:pPr>
          </w:p>
          <w:p w14:paraId="36CF945F" w14:textId="77777777" w:rsidR="00692AFA" w:rsidRPr="005342C8" w:rsidRDefault="00692AFA" w:rsidP="00692AFA">
            <w:pPr>
              <w:textAlignment w:val="center"/>
              <w:rPr>
                <w:ins w:id="578" w:author="Wirasak Chomphu" w:date="2017-11-26T16:58:00Z"/>
                <w:rFonts w:cs="Arial"/>
                <w:color w:val="000000" w:themeColor="text1"/>
                <w:sz w:val="20"/>
                <w:szCs w:val="20"/>
              </w:rPr>
            </w:pPr>
            <w:ins w:id="579" w:author="Wirasak Chomphu" w:date="2017-11-26T16:58:00Z">
              <w:r w:rsidRPr="005342C8">
                <w:rPr>
                  <w:rFonts w:cs="Arial"/>
                  <w:b/>
                  <w:color w:val="000000" w:themeColor="text1"/>
                  <w:sz w:val="20"/>
                  <w:szCs w:val="20"/>
                </w:rPr>
                <w:t>Comments</w:t>
              </w:r>
              <w:r w:rsidRPr="005342C8">
                <w:rPr>
                  <w:rFonts w:cs="Arial"/>
                  <w:color w:val="000000" w:themeColor="text1"/>
                  <w:sz w:val="20"/>
                  <w:szCs w:val="20"/>
                </w:rPr>
                <w:t xml:space="preserve"> field is an optional field</w:t>
              </w:r>
            </w:ins>
          </w:p>
          <w:p w14:paraId="6AD8335A" w14:textId="5B39A5CE" w:rsidR="00947BF0" w:rsidRPr="005342C8" w:rsidRDefault="00947BF0" w:rsidP="00947BF0">
            <w:pPr>
              <w:pStyle w:val="TableText"/>
              <w:keepNext/>
              <w:keepLines/>
              <w:rPr>
                <w:rFonts w:cs="Arial"/>
                <w:color w:val="000000" w:themeColor="text1"/>
                <w:sz w:val="20"/>
                <w:szCs w:val="20"/>
              </w:rPr>
            </w:pPr>
          </w:p>
        </w:tc>
        <w:tc>
          <w:tcPr>
            <w:tcW w:w="1154" w:type="pct"/>
            <w:tcPrChange w:id="580" w:author="Batra Yogesh (EXT)" w:date="2018-04-13T12:23:00Z">
              <w:tcPr>
                <w:tcW w:w="2160" w:type="dxa"/>
                <w:gridSpan w:val="2"/>
              </w:tcPr>
            </w:tcPrChange>
          </w:tcPr>
          <w:p w14:paraId="3EA57A21" w14:textId="54A67AF0" w:rsidR="00692AFA" w:rsidRPr="005342C8" w:rsidRDefault="00947BF0" w:rsidP="00692AFA">
            <w:pPr>
              <w:textAlignment w:val="center"/>
              <w:rPr>
                <w:ins w:id="581" w:author="Wirasak Chomphu" w:date="2017-11-26T16:58:00Z"/>
                <w:rFonts w:cs="Arial"/>
                <w:color w:val="000000" w:themeColor="text1"/>
                <w:sz w:val="20"/>
                <w:szCs w:val="20"/>
              </w:rPr>
            </w:pPr>
            <w:r w:rsidRPr="005342C8">
              <w:rPr>
                <w:rFonts w:cs="Arial"/>
                <w:color w:val="000000" w:themeColor="text1"/>
                <w:sz w:val="20"/>
                <w:szCs w:val="20"/>
              </w:rPr>
              <w:t>Date and time is populated</w:t>
            </w:r>
            <w:ins w:id="582" w:author="Wirasak Chomphu" w:date="2017-11-26T16:58:00Z">
              <w:r w:rsidR="00692AFA" w:rsidRPr="005342C8">
                <w:rPr>
                  <w:rFonts w:cs="Arial"/>
                  <w:color w:val="000000" w:themeColor="text1"/>
                  <w:sz w:val="20"/>
                  <w:szCs w:val="20"/>
                </w:rPr>
                <w:br/>
              </w:r>
              <w:r w:rsidR="00692AFA" w:rsidRPr="005342C8">
                <w:rPr>
                  <w:rFonts w:cs="Arial"/>
                  <w:color w:val="000000" w:themeColor="text1"/>
                  <w:sz w:val="20"/>
                  <w:szCs w:val="20"/>
                </w:rPr>
                <w:br/>
                <w:t>00:00 is time standard.</w:t>
              </w:r>
            </w:ins>
          </w:p>
          <w:p w14:paraId="6D4B191B" w14:textId="77777777" w:rsidR="00692AFA" w:rsidRPr="005342C8" w:rsidRDefault="00692AFA" w:rsidP="00692AFA">
            <w:pPr>
              <w:textAlignment w:val="center"/>
              <w:rPr>
                <w:ins w:id="583" w:author="Wirasak Chomphu" w:date="2017-11-26T16:58:00Z"/>
                <w:rFonts w:cs="Arial"/>
                <w:color w:val="000000" w:themeColor="text1"/>
                <w:sz w:val="20"/>
                <w:szCs w:val="20"/>
              </w:rPr>
            </w:pPr>
          </w:p>
          <w:p w14:paraId="750F07D5" w14:textId="77777777" w:rsidR="00692AFA" w:rsidRPr="005342C8" w:rsidRDefault="00692AFA" w:rsidP="00692AFA">
            <w:pPr>
              <w:textAlignment w:val="center"/>
              <w:rPr>
                <w:ins w:id="584" w:author="Wirasak Chomphu" w:date="2017-11-26T16:58:00Z"/>
                <w:rFonts w:cs="Arial"/>
                <w:color w:val="000000" w:themeColor="text1"/>
                <w:sz w:val="20"/>
                <w:szCs w:val="20"/>
              </w:rPr>
            </w:pPr>
            <w:ins w:id="585" w:author="Wirasak Chomphu" w:date="2017-11-26T16:58:00Z">
              <w:r w:rsidRPr="005342C8">
                <w:rPr>
                  <w:rFonts w:cs="Arial"/>
                  <w:color w:val="000000" w:themeColor="text1"/>
                  <w:sz w:val="20"/>
                  <w:szCs w:val="20"/>
                </w:rPr>
                <w:t>Status available for the users:</w:t>
              </w:r>
            </w:ins>
          </w:p>
          <w:p w14:paraId="5CAC6D4A" w14:textId="75BB4784" w:rsidR="00692AFA" w:rsidRPr="005342C8" w:rsidRDefault="00692AFA" w:rsidP="00692AFA">
            <w:pPr>
              <w:pStyle w:val="ListParagraph"/>
              <w:numPr>
                <w:ilvl w:val="0"/>
                <w:numId w:val="15"/>
              </w:numPr>
              <w:textAlignment w:val="center"/>
              <w:rPr>
                <w:ins w:id="586" w:author="Wirasak Chomphu" w:date="2017-11-26T16:58:00Z"/>
                <w:rFonts w:cs="Arial"/>
                <w:color w:val="000000" w:themeColor="text1"/>
                <w:sz w:val="20"/>
                <w:szCs w:val="20"/>
              </w:rPr>
            </w:pPr>
            <w:ins w:id="587" w:author="Wirasak Chomphu" w:date="2017-11-26T16:58:00Z">
              <w:r w:rsidRPr="005342C8">
                <w:rPr>
                  <w:rFonts w:cs="Arial"/>
                  <w:color w:val="000000" w:themeColor="text1"/>
                  <w:sz w:val="20"/>
                  <w:szCs w:val="20"/>
                </w:rPr>
                <w:t>Dril</w:t>
              </w:r>
            </w:ins>
            <w:ins w:id="588" w:author="Batra Yogesh (EXT)" w:date="2018-04-02T17:47:00Z">
              <w:r w:rsidR="000E1282" w:rsidRPr="005342C8">
                <w:rPr>
                  <w:rFonts w:cs="Arial"/>
                  <w:color w:val="000000" w:themeColor="text1"/>
                  <w:sz w:val="20"/>
                  <w:szCs w:val="20"/>
                </w:rPr>
                <w:t>li</w:t>
              </w:r>
            </w:ins>
            <w:ins w:id="589" w:author="Wirasak Chomphu" w:date="2017-11-26T16:58:00Z">
              <w:r w:rsidRPr="005342C8">
                <w:rPr>
                  <w:rFonts w:cs="Arial"/>
                  <w:color w:val="000000" w:themeColor="text1"/>
                  <w:sz w:val="20"/>
                  <w:szCs w:val="20"/>
                </w:rPr>
                <w:t>ng</w:t>
              </w:r>
            </w:ins>
          </w:p>
          <w:p w14:paraId="5DE993E9" w14:textId="77777777" w:rsidR="00692AFA" w:rsidRPr="005342C8" w:rsidRDefault="00692AFA" w:rsidP="00692AFA">
            <w:pPr>
              <w:pStyle w:val="ListParagraph"/>
              <w:numPr>
                <w:ilvl w:val="0"/>
                <w:numId w:val="15"/>
              </w:numPr>
              <w:textAlignment w:val="center"/>
              <w:rPr>
                <w:ins w:id="590" w:author="Wirasak Chomphu" w:date="2017-11-26T16:58:00Z"/>
                <w:rFonts w:cs="Arial"/>
                <w:color w:val="000000" w:themeColor="text1"/>
                <w:sz w:val="20"/>
                <w:szCs w:val="20"/>
              </w:rPr>
            </w:pPr>
            <w:ins w:id="591" w:author="Wirasak Chomphu" w:date="2017-11-26T16:58:00Z">
              <w:r w:rsidRPr="005342C8">
                <w:rPr>
                  <w:rFonts w:cs="Arial"/>
                  <w:color w:val="000000" w:themeColor="text1"/>
                  <w:sz w:val="20"/>
                  <w:szCs w:val="20"/>
                </w:rPr>
                <w:t>Active</w:t>
              </w:r>
            </w:ins>
          </w:p>
          <w:p w14:paraId="64DC3E4A" w14:textId="77777777" w:rsidR="00692AFA" w:rsidRPr="005342C8" w:rsidRDefault="00692AFA" w:rsidP="00692AFA">
            <w:pPr>
              <w:pStyle w:val="ListParagraph"/>
              <w:numPr>
                <w:ilvl w:val="0"/>
                <w:numId w:val="15"/>
              </w:numPr>
              <w:textAlignment w:val="center"/>
              <w:rPr>
                <w:ins w:id="592" w:author="Wirasak Chomphu" w:date="2017-11-26T16:58:00Z"/>
                <w:rFonts w:cs="Arial"/>
                <w:color w:val="000000" w:themeColor="text1"/>
                <w:sz w:val="20"/>
                <w:szCs w:val="20"/>
              </w:rPr>
            </w:pPr>
            <w:ins w:id="593" w:author="Wirasak Chomphu" w:date="2017-11-26T16:58:00Z">
              <w:r w:rsidRPr="005342C8">
                <w:rPr>
                  <w:rFonts w:cs="Arial"/>
                  <w:color w:val="000000" w:themeColor="text1"/>
                  <w:sz w:val="20"/>
                  <w:szCs w:val="20"/>
                </w:rPr>
                <w:t>Shut-in</w:t>
              </w:r>
            </w:ins>
          </w:p>
          <w:p w14:paraId="704E8541" w14:textId="77777777" w:rsidR="00692AFA" w:rsidRPr="005342C8" w:rsidRDefault="00692AFA" w:rsidP="00692AFA">
            <w:pPr>
              <w:textAlignment w:val="center"/>
              <w:rPr>
                <w:ins w:id="594" w:author="Wirasak Chomphu" w:date="2017-11-26T16:58:00Z"/>
                <w:rFonts w:cs="Arial"/>
                <w:color w:val="000000" w:themeColor="text1"/>
                <w:sz w:val="20"/>
                <w:szCs w:val="20"/>
              </w:rPr>
            </w:pPr>
            <w:ins w:id="595" w:author="Wirasak Chomphu" w:date="2017-11-26T16:58:00Z">
              <w:r w:rsidRPr="005342C8">
                <w:rPr>
                  <w:rFonts w:cs="Arial"/>
                  <w:color w:val="000000" w:themeColor="text1"/>
                  <w:sz w:val="20"/>
                  <w:szCs w:val="20"/>
                </w:rPr>
                <w:t>In Last Registered Status</w:t>
              </w:r>
            </w:ins>
          </w:p>
          <w:p w14:paraId="0F5B0FCB" w14:textId="77777777" w:rsidR="00692AFA" w:rsidRPr="005342C8" w:rsidRDefault="00692AFA" w:rsidP="00692AFA">
            <w:pPr>
              <w:textAlignment w:val="center"/>
              <w:rPr>
                <w:ins w:id="596" w:author="Wirasak Chomphu" w:date="2017-11-26T16:58:00Z"/>
                <w:rFonts w:cs="Arial"/>
                <w:color w:val="000000" w:themeColor="text1"/>
                <w:sz w:val="20"/>
                <w:szCs w:val="20"/>
              </w:rPr>
            </w:pPr>
            <w:ins w:id="597" w:author="Wirasak Chomphu" w:date="2017-11-26T16:58:00Z">
              <w:r w:rsidRPr="005342C8">
                <w:rPr>
                  <w:rFonts w:cs="Arial"/>
                  <w:color w:val="000000" w:themeColor="text1"/>
                  <w:sz w:val="20"/>
                  <w:szCs w:val="20"/>
                </w:rPr>
                <w:t>Active well status :</w:t>
              </w:r>
            </w:ins>
          </w:p>
          <w:p w14:paraId="337997EB" w14:textId="77777777" w:rsidR="00692AFA" w:rsidRPr="005342C8" w:rsidRDefault="00692AFA" w:rsidP="00692AFA">
            <w:pPr>
              <w:pStyle w:val="ListParagraph"/>
              <w:numPr>
                <w:ilvl w:val="0"/>
                <w:numId w:val="15"/>
              </w:numPr>
              <w:textAlignment w:val="center"/>
              <w:rPr>
                <w:ins w:id="598" w:author="Wirasak Chomphu" w:date="2017-11-26T16:58:00Z"/>
                <w:rFonts w:cs="Arial"/>
                <w:color w:val="000000" w:themeColor="text1"/>
                <w:sz w:val="20"/>
                <w:szCs w:val="20"/>
              </w:rPr>
            </w:pPr>
            <w:ins w:id="599" w:author="Wirasak Chomphu" w:date="2017-11-26T16:58:00Z">
              <w:r w:rsidRPr="005342C8">
                <w:rPr>
                  <w:rFonts w:cs="Arial"/>
                  <w:color w:val="000000" w:themeColor="text1"/>
                  <w:sz w:val="20"/>
                  <w:szCs w:val="20"/>
                </w:rPr>
                <w:t>Closed LT</w:t>
              </w:r>
            </w:ins>
          </w:p>
          <w:p w14:paraId="5AC5DC8C" w14:textId="77777777" w:rsidR="00692AFA" w:rsidRPr="005342C8" w:rsidRDefault="00692AFA" w:rsidP="00692AFA">
            <w:pPr>
              <w:pStyle w:val="ListParagraph"/>
              <w:numPr>
                <w:ilvl w:val="0"/>
                <w:numId w:val="15"/>
              </w:numPr>
              <w:textAlignment w:val="center"/>
              <w:rPr>
                <w:ins w:id="600" w:author="Wirasak Chomphu" w:date="2017-11-26T16:58:00Z"/>
                <w:rFonts w:cs="Arial"/>
                <w:color w:val="000000" w:themeColor="text1"/>
                <w:sz w:val="20"/>
                <w:szCs w:val="20"/>
              </w:rPr>
            </w:pPr>
            <w:ins w:id="601" w:author="Wirasak Chomphu" w:date="2017-11-26T16:58:00Z">
              <w:r w:rsidRPr="005342C8">
                <w:rPr>
                  <w:rFonts w:cs="Arial"/>
                  <w:color w:val="000000" w:themeColor="text1"/>
                  <w:sz w:val="20"/>
                  <w:szCs w:val="20"/>
                </w:rPr>
                <w:t>Open</w:t>
              </w:r>
            </w:ins>
          </w:p>
          <w:p w14:paraId="0336E482" w14:textId="73AAE051" w:rsidR="00947BF0" w:rsidRPr="005342C8" w:rsidRDefault="00692AFA" w:rsidP="00692AFA">
            <w:pPr>
              <w:keepNext/>
              <w:keepLines/>
              <w:rPr>
                <w:rFonts w:cs="Arial"/>
                <w:color w:val="000000" w:themeColor="text1"/>
                <w:sz w:val="20"/>
                <w:szCs w:val="20"/>
              </w:rPr>
            </w:pPr>
            <w:ins w:id="602" w:author="Wirasak Chomphu" w:date="2017-11-26T16:58:00Z">
              <w:r w:rsidRPr="005342C8">
                <w:rPr>
                  <w:rFonts w:cs="Arial"/>
                  <w:color w:val="000000" w:themeColor="text1"/>
                  <w:sz w:val="20"/>
                  <w:szCs w:val="20"/>
                </w:rPr>
                <w:t>Closed</w:t>
              </w:r>
            </w:ins>
          </w:p>
        </w:tc>
        <w:tc>
          <w:tcPr>
            <w:tcW w:w="1538" w:type="pct"/>
            <w:tcPrChange w:id="603" w:author="Batra Yogesh (EXT)" w:date="2018-04-13T12:23:00Z">
              <w:tcPr>
                <w:tcW w:w="2880" w:type="dxa"/>
                <w:gridSpan w:val="2"/>
              </w:tcPr>
            </w:tcPrChange>
          </w:tcPr>
          <w:p w14:paraId="48453890" w14:textId="1B2990D3" w:rsidR="00634049" w:rsidRPr="005342C8" w:rsidDel="00692AFA" w:rsidRDefault="00634049" w:rsidP="00634049">
            <w:pPr>
              <w:textAlignment w:val="center"/>
              <w:rPr>
                <w:del w:id="604" w:author="Wirasak Chomphu" w:date="2017-11-26T16:58:00Z"/>
                <w:rFonts w:cs="Arial"/>
                <w:color w:val="000000" w:themeColor="text1"/>
                <w:sz w:val="20"/>
                <w:szCs w:val="20"/>
              </w:rPr>
            </w:pPr>
            <w:del w:id="605" w:author="Wirasak Chomphu" w:date="2017-11-26T16:58:00Z">
              <w:r w:rsidRPr="005342C8" w:rsidDel="00692AFA">
                <w:rPr>
                  <w:rFonts w:cs="Arial"/>
                  <w:b/>
                  <w:color w:val="000000" w:themeColor="text1"/>
                  <w:sz w:val="20"/>
                  <w:szCs w:val="20"/>
                </w:rPr>
                <w:delText xml:space="preserve">Well Name, Well Status </w:delText>
              </w:r>
              <w:r w:rsidRPr="005342C8" w:rsidDel="00692AFA">
                <w:rPr>
                  <w:rFonts w:cs="Arial"/>
                  <w:color w:val="000000" w:themeColor="text1"/>
                  <w:sz w:val="20"/>
                  <w:szCs w:val="20"/>
                </w:rPr>
                <w:delText>are mandatory fieds</w:delText>
              </w:r>
            </w:del>
          </w:p>
          <w:p w14:paraId="2297D3B8" w14:textId="24A59D42" w:rsidR="00634049" w:rsidRPr="005342C8" w:rsidDel="00692AFA" w:rsidRDefault="00634049" w:rsidP="00634049">
            <w:pPr>
              <w:textAlignment w:val="center"/>
              <w:rPr>
                <w:del w:id="606" w:author="Wirasak Chomphu" w:date="2017-11-26T16:58:00Z"/>
                <w:rFonts w:cs="Arial"/>
                <w:color w:val="000000" w:themeColor="text1"/>
                <w:sz w:val="20"/>
                <w:szCs w:val="20"/>
              </w:rPr>
            </w:pPr>
          </w:p>
          <w:p w14:paraId="35A1F770" w14:textId="4AE5D111" w:rsidR="00634049" w:rsidRPr="005342C8" w:rsidDel="00692AFA" w:rsidRDefault="00634049" w:rsidP="00634049">
            <w:pPr>
              <w:textAlignment w:val="center"/>
              <w:rPr>
                <w:del w:id="607" w:author="Wirasak Chomphu" w:date="2017-11-26T16:58:00Z"/>
                <w:rFonts w:cs="Arial"/>
                <w:color w:val="000000" w:themeColor="text1"/>
                <w:sz w:val="20"/>
                <w:szCs w:val="20"/>
              </w:rPr>
            </w:pPr>
            <w:del w:id="608" w:author="Wirasak Chomphu" w:date="2017-11-26T16:58:00Z">
              <w:r w:rsidRPr="005342C8" w:rsidDel="00692AFA">
                <w:rPr>
                  <w:rFonts w:cs="Arial"/>
                  <w:b/>
                  <w:color w:val="000000" w:themeColor="text1"/>
                  <w:sz w:val="20"/>
                  <w:szCs w:val="20"/>
                </w:rPr>
                <w:delText>Comments</w:delText>
              </w:r>
              <w:r w:rsidRPr="005342C8" w:rsidDel="00692AFA">
                <w:rPr>
                  <w:rFonts w:cs="Arial"/>
                  <w:color w:val="000000" w:themeColor="text1"/>
                  <w:sz w:val="20"/>
                  <w:szCs w:val="20"/>
                </w:rPr>
                <w:delText xml:space="preserve"> field is an optional field</w:delText>
              </w:r>
            </w:del>
          </w:p>
          <w:p w14:paraId="219E4301" w14:textId="77777777" w:rsidR="00634049" w:rsidRPr="005342C8" w:rsidRDefault="00634049" w:rsidP="00634049">
            <w:pPr>
              <w:textAlignment w:val="center"/>
              <w:rPr>
                <w:rFonts w:cs="Arial"/>
                <w:color w:val="000000" w:themeColor="text1"/>
                <w:sz w:val="20"/>
                <w:szCs w:val="20"/>
              </w:rPr>
            </w:pPr>
          </w:p>
          <w:p w14:paraId="4F7D437F" w14:textId="314A84CA" w:rsidR="00634049" w:rsidRPr="005342C8" w:rsidDel="00692AFA" w:rsidRDefault="00634049" w:rsidP="00634049">
            <w:pPr>
              <w:textAlignment w:val="center"/>
              <w:rPr>
                <w:del w:id="609" w:author="Wirasak Chomphu" w:date="2017-11-26T16:58:00Z"/>
                <w:rFonts w:cs="Arial"/>
                <w:color w:val="000000" w:themeColor="text1"/>
                <w:sz w:val="20"/>
                <w:szCs w:val="20"/>
              </w:rPr>
            </w:pPr>
            <w:del w:id="610" w:author="Wirasak Chomphu" w:date="2017-11-26T16:58:00Z">
              <w:r w:rsidRPr="005342C8" w:rsidDel="00692AFA">
                <w:rPr>
                  <w:rFonts w:cs="Arial"/>
                  <w:color w:val="000000" w:themeColor="text1"/>
                  <w:sz w:val="20"/>
                  <w:szCs w:val="20"/>
                </w:rPr>
                <w:delText>00:00 is time standard.</w:delText>
              </w:r>
            </w:del>
          </w:p>
          <w:p w14:paraId="13933994" w14:textId="12D50E6E" w:rsidR="00634049" w:rsidRPr="005342C8" w:rsidDel="00692AFA" w:rsidRDefault="00634049" w:rsidP="00634049">
            <w:pPr>
              <w:textAlignment w:val="center"/>
              <w:rPr>
                <w:del w:id="611" w:author="Wirasak Chomphu" w:date="2017-11-26T16:58:00Z"/>
                <w:rFonts w:cs="Arial"/>
                <w:color w:val="000000" w:themeColor="text1"/>
                <w:sz w:val="20"/>
                <w:szCs w:val="20"/>
              </w:rPr>
            </w:pPr>
          </w:p>
          <w:p w14:paraId="12149F76" w14:textId="513E40A0" w:rsidR="00634049" w:rsidRPr="005342C8" w:rsidDel="00692AFA" w:rsidRDefault="00634049" w:rsidP="00634049">
            <w:pPr>
              <w:textAlignment w:val="center"/>
              <w:rPr>
                <w:del w:id="612" w:author="Wirasak Chomphu" w:date="2017-11-26T16:58:00Z"/>
                <w:rFonts w:cs="Arial"/>
                <w:color w:val="000000" w:themeColor="text1"/>
                <w:sz w:val="20"/>
                <w:szCs w:val="20"/>
              </w:rPr>
            </w:pPr>
            <w:del w:id="613" w:author="Wirasak Chomphu" w:date="2017-11-26T16:58:00Z">
              <w:r w:rsidRPr="005342C8" w:rsidDel="00692AFA">
                <w:rPr>
                  <w:rFonts w:cs="Arial"/>
                  <w:color w:val="000000" w:themeColor="text1"/>
                  <w:sz w:val="20"/>
                  <w:szCs w:val="20"/>
                </w:rPr>
                <w:delText>Status available for the users:</w:delText>
              </w:r>
            </w:del>
          </w:p>
          <w:p w14:paraId="3C362A4A" w14:textId="6E6F179D" w:rsidR="00634049" w:rsidRPr="005342C8" w:rsidDel="00692AFA" w:rsidRDefault="00634049" w:rsidP="00634049">
            <w:pPr>
              <w:pStyle w:val="ListParagraph"/>
              <w:numPr>
                <w:ilvl w:val="0"/>
                <w:numId w:val="15"/>
              </w:numPr>
              <w:textAlignment w:val="center"/>
              <w:rPr>
                <w:del w:id="614" w:author="Wirasak Chomphu" w:date="2017-11-26T16:58:00Z"/>
                <w:rFonts w:cs="Arial"/>
                <w:color w:val="000000" w:themeColor="text1"/>
                <w:sz w:val="20"/>
                <w:szCs w:val="20"/>
              </w:rPr>
            </w:pPr>
            <w:del w:id="615" w:author="Wirasak Chomphu" w:date="2017-11-26T16:58:00Z">
              <w:r w:rsidRPr="005342C8" w:rsidDel="00692AFA">
                <w:rPr>
                  <w:rFonts w:cs="Arial"/>
                  <w:color w:val="000000" w:themeColor="text1"/>
                  <w:sz w:val="20"/>
                  <w:szCs w:val="20"/>
                </w:rPr>
                <w:delText>Drilng</w:delText>
              </w:r>
            </w:del>
          </w:p>
          <w:p w14:paraId="05012A1C" w14:textId="45AD2F14" w:rsidR="00634049" w:rsidRPr="005342C8" w:rsidDel="00692AFA" w:rsidRDefault="00634049" w:rsidP="00634049">
            <w:pPr>
              <w:pStyle w:val="ListParagraph"/>
              <w:numPr>
                <w:ilvl w:val="0"/>
                <w:numId w:val="15"/>
              </w:numPr>
              <w:textAlignment w:val="center"/>
              <w:rPr>
                <w:del w:id="616" w:author="Wirasak Chomphu" w:date="2017-11-26T16:58:00Z"/>
                <w:rFonts w:cs="Arial"/>
                <w:color w:val="000000" w:themeColor="text1"/>
                <w:sz w:val="20"/>
                <w:szCs w:val="20"/>
              </w:rPr>
            </w:pPr>
            <w:del w:id="617" w:author="Wirasak Chomphu" w:date="2017-11-26T16:58:00Z">
              <w:r w:rsidRPr="005342C8" w:rsidDel="00692AFA">
                <w:rPr>
                  <w:rFonts w:cs="Arial"/>
                  <w:color w:val="000000" w:themeColor="text1"/>
                  <w:sz w:val="20"/>
                  <w:szCs w:val="20"/>
                </w:rPr>
                <w:delText>Active</w:delText>
              </w:r>
            </w:del>
          </w:p>
          <w:p w14:paraId="18B923C1" w14:textId="696853FD" w:rsidR="00634049" w:rsidRPr="005342C8" w:rsidDel="00692AFA" w:rsidRDefault="00634049" w:rsidP="00634049">
            <w:pPr>
              <w:pStyle w:val="ListParagraph"/>
              <w:numPr>
                <w:ilvl w:val="0"/>
                <w:numId w:val="15"/>
              </w:numPr>
              <w:textAlignment w:val="center"/>
              <w:rPr>
                <w:del w:id="618" w:author="Wirasak Chomphu" w:date="2017-11-26T16:58:00Z"/>
                <w:rFonts w:cs="Arial"/>
                <w:color w:val="000000" w:themeColor="text1"/>
                <w:sz w:val="20"/>
                <w:szCs w:val="20"/>
              </w:rPr>
            </w:pPr>
            <w:del w:id="619" w:author="Wirasak Chomphu" w:date="2017-11-26T16:58:00Z">
              <w:r w:rsidRPr="005342C8" w:rsidDel="00692AFA">
                <w:rPr>
                  <w:rFonts w:cs="Arial"/>
                  <w:color w:val="000000" w:themeColor="text1"/>
                  <w:sz w:val="20"/>
                  <w:szCs w:val="20"/>
                </w:rPr>
                <w:delText>Shut-in</w:delText>
              </w:r>
            </w:del>
          </w:p>
          <w:p w14:paraId="119D63B4" w14:textId="248A7719" w:rsidR="00634049" w:rsidRPr="005342C8" w:rsidDel="00692AFA" w:rsidRDefault="00634049" w:rsidP="00634049">
            <w:pPr>
              <w:textAlignment w:val="center"/>
              <w:rPr>
                <w:del w:id="620" w:author="Wirasak Chomphu" w:date="2017-11-26T16:58:00Z"/>
                <w:rFonts w:cs="Arial"/>
                <w:color w:val="000000" w:themeColor="text1"/>
                <w:sz w:val="20"/>
                <w:szCs w:val="20"/>
              </w:rPr>
            </w:pPr>
            <w:del w:id="621" w:author="Wirasak Chomphu" w:date="2017-11-26T16:58:00Z">
              <w:r w:rsidRPr="005342C8" w:rsidDel="00692AFA">
                <w:rPr>
                  <w:rFonts w:cs="Arial"/>
                  <w:color w:val="000000" w:themeColor="text1"/>
                  <w:sz w:val="20"/>
                  <w:szCs w:val="20"/>
                </w:rPr>
                <w:delText>In Last Registered Status</w:delText>
              </w:r>
            </w:del>
          </w:p>
          <w:p w14:paraId="5E06B9E5" w14:textId="03C16763" w:rsidR="00634049" w:rsidRPr="005342C8" w:rsidDel="00692AFA" w:rsidRDefault="00634049" w:rsidP="00634049">
            <w:pPr>
              <w:textAlignment w:val="center"/>
              <w:rPr>
                <w:del w:id="622" w:author="Wirasak Chomphu" w:date="2017-11-26T16:58:00Z"/>
                <w:rFonts w:cs="Arial"/>
                <w:color w:val="000000" w:themeColor="text1"/>
                <w:sz w:val="20"/>
                <w:szCs w:val="20"/>
              </w:rPr>
            </w:pPr>
            <w:del w:id="623" w:author="Wirasak Chomphu" w:date="2017-11-26T16:58:00Z">
              <w:r w:rsidRPr="005342C8" w:rsidDel="00692AFA">
                <w:rPr>
                  <w:rFonts w:cs="Arial"/>
                  <w:color w:val="000000" w:themeColor="text1"/>
                  <w:sz w:val="20"/>
                  <w:szCs w:val="20"/>
                </w:rPr>
                <w:delText>Active well status :</w:delText>
              </w:r>
            </w:del>
          </w:p>
          <w:p w14:paraId="4316674C" w14:textId="21CEE867" w:rsidR="00634049" w:rsidRPr="005342C8" w:rsidDel="00692AFA" w:rsidRDefault="00634049" w:rsidP="00634049">
            <w:pPr>
              <w:pStyle w:val="ListParagraph"/>
              <w:numPr>
                <w:ilvl w:val="0"/>
                <w:numId w:val="15"/>
              </w:numPr>
              <w:textAlignment w:val="center"/>
              <w:rPr>
                <w:del w:id="624" w:author="Wirasak Chomphu" w:date="2017-11-26T16:58:00Z"/>
                <w:rFonts w:cs="Arial"/>
                <w:color w:val="000000" w:themeColor="text1"/>
                <w:sz w:val="20"/>
                <w:szCs w:val="20"/>
              </w:rPr>
            </w:pPr>
            <w:del w:id="625" w:author="Wirasak Chomphu" w:date="2017-11-26T16:58:00Z">
              <w:r w:rsidRPr="005342C8" w:rsidDel="00692AFA">
                <w:rPr>
                  <w:rFonts w:cs="Arial"/>
                  <w:color w:val="000000" w:themeColor="text1"/>
                  <w:sz w:val="20"/>
                  <w:szCs w:val="20"/>
                </w:rPr>
                <w:delText>Closed LT</w:delText>
              </w:r>
            </w:del>
          </w:p>
          <w:p w14:paraId="4D85B808" w14:textId="08D8E637" w:rsidR="00634049" w:rsidRPr="005342C8" w:rsidDel="00692AFA" w:rsidRDefault="00634049" w:rsidP="00634049">
            <w:pPr>
              <w:pStyle w:val="ListParagraph"/>
              <w:numPr>
                <w:ilvl w:val="0"/>
                <w:numId w:val="15"/>
              </w:numPr>
              <w:textAlignment w:val="center"/>
              <w:rPr>
                <w:del w:id="626" w:author="Wirasak Chomphu" w:date="2017-11-26T16:58:00Z"/>
                <w:rFonts w:cs="Arial"/>
                <w:color w:val="000000" w:themeColor="text1"/>
                <w:sz w:val="20"/>
                <w:szCs w:val="20"/>
              </w:rPr>
            </w:pPr>
            <w:del w:id="627" w:author="Wirasak Chomphu" w:date="2017-11-26T16:58:00Z">
              <w:r w:rsidRPr="005342C8" w:rsidDel="00692AFA">
                <w:rPr>
                  <w:rFonts w:cs="Arial"/>
                  <w:color w:val="000000" w:themeColor="text1"/>
                  <w:sz w:val="20"/>
                  <w:szCs w:val="20"/>
                </w:rPr>
                <w:delText>Open</w:delText>
              </w:r>
            </w:del>
          </w:p>
          <w:p w14:paraId="6BE8F669" w14:textId="040493C4" w:rsidR="00947BF0" w:rsidRPr="005342C8" w:rsidRDefault="00634049" w:rsidP="00634049">
            <w:pPr>
              <w:pStyle w:val="ListParagraph"/>
              <w:numPr>
                <w:ilvl w:val="0"/>
                <w:numId w:val="15"/>
              </w:numPr>
              <w:textAlignment w:val="center"/>
              <w:rPr>
                <w:rFonts w:cs="Arial"/>
                <w:color w:val="000000" w:themeColor="text1"/>
                <w:sz w:val="20"/>
                <w:szCs w:val="20"/>
              </w:rPr>
            </w:pPr>
            <w:del w:id="628" w:author="Wirasak Chomphu" w:date="2017-11-26T16:58:00Z">
              <w:r w:rsidRPr="005342C8" w:rsidDel="00692AFA">
                <w:rPr>
                  <w:rFonts w:cs="Arial"/>
                  <w:color w:val="000000" w:themeColor="text1"/>
                  <w:sz w:val="20"/>
                  <w:szCs w:val="20"/>
                </w:rPr>
                <w:delText>Closed</w:delText>
              </w:r>
            </w:del>
          </w:p>
        </w:tc>
      </w:tr>
      <w:tr w:rsidR="0097287A" w:rsidRPr="005342C8" w14:paraId="3AF60F99" w14:textId="77777777" w:rsidTr="005342C8">
        <w:trPr>
          <w:trPrChange w:id="629" w:author="Batra Yogesh (EXT)" w:date="2018-04-13T12:23:00Z">
            <w:trPr>
              <w:gridBefore w:val="1"/>
            </w:trPr>
          </w:trPrChange>
        </w:trPr>
        <w:tc>
          <w:tcPr>
            <w:tcW w:w="369" w:type="pct"/>
            <w:shd w:val="clear" w:color="auto" w:fill="C6D9F1" w:themeFill="text2" w:themeFillTint="33"/>
            <w:tcPrChange w:id="630" w:author="Batra Yogesh (EXT)" w:date="2018-04-13T12:23:00Z">
              <w:tcPr>
                <w:tcW w:w="690" w:type="dxa"/>
                <w:gridSpan w:val="2"/>
                <w:shd w:val="clear" w:color="auto" w:fill="C6D9F1" w:themeFill="text2" w:themeFillTint="33"/>
              </w:tcPr>
            </w:tcPrChange>
          </w:tcPr>
          <w:p w14:paraId="0C955877" w14:textId="77777777" w:rsidR="0097287A" w:rsidRPr="005342C8" w:rsidRDefault="0097287A" w:rsidP="0097287A">
            <w:pPr>
              <w:pStyle w:val="TableText"/>
              <w:keepNext/>
              <w:keepLines/>
              <w:numPr>
                <w:ilvl w:val="0"/>
                <w:numId w:val="18"/>
              </w:numPr>
              <w:jc w:val="center"/>
              <w:rPr>
                <w:rFonts w:cs="Arial"/>
                <w:sz w:val="20"/>
              </w:rPr>
            </w:pPr>
          </w:p>
        </w:tc>
        <w:tc>
          <w:tcPr>
            <w:tcW w:w="1939" w:type="pct"/>
            <w:tcPrChange w:id="631" w:author="Batra Yogesh (EXT)" w:date="2018-04-13T12:23:00Z">
              <w:tcPr>
                <w:tcW w:w="3630" w:type="dxa"/>
                <w:gridSpan w:val="2"/>
              </w:tcPr>
            </w:tcPrChange>
          </w:tcPr>
          <w:p w14:paraId="586F7218" w14:textId="05B1160B" w:rsidR="0097287A" w:rsidRPr="005342C8" w:rsidRDefault="0097287A" w:rsidP="0097287A">
            <w:pPr>
              <w:pStyle w:val="TableText"/>
              <w:keepNext/>
              <w:keepLines/>
              <w:rPr>
                <w:rFonts w:cs="Arial"/>
                <w:color w:val="000000" w:themeColor="text1"/>
                <w:sz w:val="20"/>
                <w:szCs w:val="20"/>
              </w:rPr>
            </w:pPr>
            <w:r w:rsidRPr="005342C8">
              <w:rPr>
                <w:rFonts w:cs="Arial"/>
                <w:color w:val="000000" w:themeColor="text1"/>
                <w:sz w:val="20"/>
                <w:szCs w:val="20"/>
              </w:rPr>
              <w:t>Select the record that needs to be updated</w:t>
            </w:r>
          </w:p>
        </w:tc>
        <w:tc>
          <w:tcPr>
            <w:tcW w:w="1154" w:type="pct"/>
            <w:tcPrChange w:id="632" w:author="Batra Yogesh (EXT)" w:date="2018-04-13T12:23:00Z">
              <w:tcPr>
                <w:tcW w:w="2160" w:type="dxa"/>
                <w:gridSpan w:val="2"/>
              </w:tcPr>
            </w:tcPrChange>
          </w:tcPr>
          <w:p w14:paraId="4678EAA5" w14:textId="05EA2D18" w:rsidR="0097287A" w:rsidRPr="005342C8" w:rsidRDefault="0097287A" w:rsidP="0097287A">
            <w:pPr>
              <w:rPr>
                <w:rFonts w:cs="Arial"/>
                <w:color w:val="000000" w:themeColor="text1"/>
                <w:sz w:val="20"/>
                <w:szCs w:val="20"/>
              </w:rPr>
            </w:pPr>
            <w:r w:rsidRPr="005342C8">
              <w:rPr>
                <w:rFonts w:cs="Arial"/>
                <w:color w:val="000000" w:themeColor="text1"/>
                <w:sz w:val="20"/>
                <w:szCs w:val="20"/>
              </w:rPr>
              <w:t xml:space="preserve">Row is highlighted </w:t>
            </w:r>
            <w:del w:id="633" w:author="Prakash Atul (Ext)" w:date="2018-03-27T15:43:00Z">
              <w:r w:rsidRPr="005342C8" w:rsidDel="00604557">
                <w:rPr>
                  <w:rFonts w:cs="Arial"/>
                  <w:color w:val="000000" w:themeColor="text1"/>
                  <w:sz w:val="20"/>
                  <w:szCs w:val="20"/>
                </w:rPr>
                <w:delText>light blue</w:delText>
              </w:r>
            </w:del>
          </w:p>
        </w:tc>
        <w:tc>
          <w:tcPr>
            <w:tcW w:w="1538" w:type="pct"/>
            <w:tcPrChange w:id="634" w:author="Batra Yogesh (EXT)" w:date="2018-04-13T12:23:00Z">
              <w:tcPr>
                <w:tcW w:w="2880" w:type="dxa"/>
                <w:gridSpan w:val="2"/>
              </w:tcPr>
            </w:tcPrChange>
          </w:tcPr>
          <w:p w14:paraId="27CE934F" w14:textId="77777777" w:rsidR="0097287A" w:rsidRPr="005342C8" w:rsidRDefault="0097287A" w:rsidP="0097287A">
            <w:pPr>
              <w:textAlignment w:val="center"/>
              <w:rPr>
                <w:rFonts w:cs="Arial"/>
                <w:color w:val="000000" w:themeColor="text1"/>
                <w:sz w:val="20"/>
                <w:szCs w:val="20"/>
              </w:rPr>
            </w:pPr>
          </w:p>
        </w:tc>
      </w:tr>
      <w:tr w:rsidR="0097287A" w:rsidRPr="005342C8" w14:paraId="18A8BF6B" w14:textId="77777777" w:rsidTr="005342C8">
        <w:trPr>
          <w:trPrChange w:id="635" w:author="Batra Yogesh (EXT)" w:date="2018-04-13T12:23:00Z">
            <w:trPr>
              <w:gridBefore w:val="1"/>
            </w:trPr>
          </w:trPrChange>
        </w:trPr>
        <w:tc>
          <w:tcPr>
            <w:tcW w:w="369" w:type="pct"/>
            <w:shd w:val="clear" w:color="auto" w:fill="C6D9F1" w:themeFill="text2" w:themeFillTint="33"/>
            <w:tcPrChange w:id="636" w:author="Batra Yogesh (EXT)" w:date="2018-04-13T12:23:00Z">
              <w:tcPr>
                <w:tcW w:w="690" w:type="dxa"/>
                <w:gridSpan w:val="2"/>
                <w:shd w:val="clear" w:color="auto" w:fill="C6D9F1" w:themeFill="text2" w:themeFillTint="33"/>
              </w:tcPr>
            </w:tcPrChange>
          </w:tcPr>
          <w:p w14:paraId="1C51C18F" w14:textId="77777777" w:rsidR="0097287A" w:rsidRPr="005342C8" w:rsidRDefault="0097287A" w:rsidP="0097287A">
            <w:pPr>
              <w:pStyle w:val="TableText"/>
              <w:keepNext/>
              <w:keepLines/>
              <w:numPr>
                <w:ilvl w:val="0"/>
                <w:numId w:val="18"/>
              </w:numPr>
              <w:jc w:val="center"/>
              <w:rPr>
                <w:rFonts w:cs="Arial"/>
                <w:sz w:val="20"/>
              </w:rPr>
            </w:pPr>
          </w:p>
        </w:tc>
        <w:tc>
          <w:tcPr>
            <w:tcW w:w="1939" w:type="pct"/>
            <w:tcPrChange w:id="637" w:author="Batra Yogesh (EXT)" w:date="2018-04-13T12:23:00Z">
              <w:tcPr>
                <w:tcW w:w="3630" w:type="dxa"/>
                <w:gridSpan w:val="2"/>
              </w:tcPr>
            </w:tcPrChange>
          </w:tcPr>
          <w:p w14:paraId="76DBB2C0" w14:textId="77777777" w:rsidR="00604557" w:rsidRPr="005342C8" w:rsidRDefault="0097287A" w:rsidP="0097287A">
            <w:pPr>
              <w:pStyle w:val="TableText"/>
              <w:keepNext/>
              <w:keepLines/>
              <w:rPr>
                <w:ins w:id="638" w:author="Prakash Atul (Ext)" w:date="2018-03-27T15:44:00Z"/>
                <w:rFonts w:cs="Arial"/>
                <w:color w:val="000000" w:themeColor="text1"/>
                <w:sz w:val="20"/>
                <w:szCs w:val="20"/>
              </w:rPr>
            </w:pPr>
            <w:del w:id="639" w:author="Prakash Atul (Ext)" w:date="2018-03-27T15:44:00Z">
              <w:r w:rsidRPr="005342C8" w:rsidDel="00604557">
                <w:rPr>
                  <w:rFonts w:cs="Arial"/>
                  <w:color w:val="000000" w:themeColor="text1"/>
                  <w:sz w:val="20"/>
                  <w:szCs w:val="20"/>
                </w:rPr>
                <w:delText>Click the</w:delText>
              </w:r>
            </w:del>
            <w:ins w:id="640" w:author="Prakash Atul (Ext)" w:date="2018-03-27T15:44:00Z">
              <w:r w:rsidR="00604557" w:rsidRPr="005342C8">
                <w:rPr>
                  <w:rFonts w:cs="Arial"/>
                  <w:color w:val="000000" w:themeColor="text1"/>
                  <w:sz w:val="20"/>
                  <w:szCs w:val="20"/>
                </w:rPr>
                <w:t>Mouse over to</w:t>
              </w:r>
            </w:ins>
            <w:r w:rsidRPr="005342C8">
              <w:rPr>
                <w:rFonts w:cs="Arial"/>
                <w:color w:val="000000" w:themeColor="text1"/>
                <w:sz w:val="20"/>
                <w:szCs w:val="20"/>
              </w:rPr>
              <w:t xml:space="preserve"> Delete icon in the Tool Bar </w:t>
            </w:r>
            <w:ins w:id="641" w:author="Prakash Atul (Ext)" w:date="2018-03-27T15:44:00Z">
              <w:r w:rsidR="00604557" w:rsidRPr="005342C8">
                <w:rPr>
                  <w:rFonts w:cs="Arial"/>
                  <w:color w:val="000000" w:themeColor="text1"/>
                  <w:sz w:val="20"/>
                  <w:szCs w:val="20"/>
                </w:rPr>
                <w:t>and click on Well Status .</w:t>
              </w:r>
            </w:ins>
          </w:p>
          <w:p w14:paraId="077B4B9E" w14:textId="699BC693" w:rsidR="0097287A" w:rsidRPr="005342C8" w:rsidRDefault="0097287A" w:rsidP="0097287A">
            <w:pPr>
              <w:pStyle w:val="TableText"/>
              <w:keepNext/>
              <w:keepLines/>
              <w:rPr>
                <w:rFonts w:cs="Arial"/>
                <w:color w:val="000000" w:themeColor="text1"/>
                <w:sz w:val="20"/>
                <w:szCs w:val="20"/>
              </w:rPr>
            </w:pPr>
            <w:del w:id="642" w:author="Prakash Atul (Ext)" w:date="2018-03-27T15:45:00Z">
              <w:r w:rsidRPr="005342C8" w:rsidDel="00604557">
                <w:rPr>
                  <w:rFonts w:cs="Arial"/>
                  <w:color w:val="000000" w:themeColor="text1"/>
                  <w:sz w:val="20"/>
                  <w:szCs w:val="20"/>
                </w:rPr>
                <w:delText>and c</w:delText>
              </w:r>
            </w:del>
            <w:ins w:id="643" w:author="Prakash Atul (Ext)" w:date="2018-03-27T15:45:00Z">
              <w:r w:rsidR="00604557" w:rsidRPr="005342C8">
                <w:rPr>
                  <w:rFonts w:cs="Arial"/>
                  <w:color w:val="000000" w:themeColor="text1"/>
                  <w:sz w:val="20"/>
                  <w:szCs w:val="20"/>
                </w:rPr>
                <w:t>C</w:t>
              </w:r>
            </w:ins>
            <w:r w:rsidRPr="005342C8">
              <w:rPr>
                <w:rFonts w:cs="Arial"/>
                <w:color w:val="000000" w:themeColor="text1"/>
                <w:sz w:val="20"/>
                <w:szCs w:val="20"/>
              </w:rPr>
              <w:t>lick the Save icon</w:t>
            </w:r>
          </w:p>
        </w:tc>
        <w:tc>
          <w:tcPr>
            <w:tcW w:w="1154" w:type="pct"/>
            <w:tcPrChange w:id="644" w:author="Batra Yogesh (EXT)" w:date="2018-04-13T12:23:00Z">
              <w:tcPr>
                <w:tcW w:w="2160" w:type="dxa"/>
                <w:gridSpan w:val="2"/>
              </w:tcPr>
            </w:tcPrChange>
          </w:tcPr>
          <w:p w14:paraId="6CDF4D8C" w14:textId="002827CD" w:rsidR="0097287A" w:rsidRPr="005342C8" w:rsidRDefault="0097287A" w:rsidP="0097287A">
            <w:pPr>
              <w:rPr>
                <w:rFonts w:cs="Arial"/>
                <w:color w:val="000000" w:themeColor="text1"/>
                <w:sz w:val="20"/>
                <w:szCs w:val="20"/>
              </w:rPr>
            </w:pPr>
            <w:r w:rsidRPr="005342C8">
              <w:rPr>
                <w:rFonts w:cs="Arial"/>
                <w:color w:val="000000" w:themeColor="text1"/>
                <w:sz w:val="20"/>
                <w:szCs w:val="20"/>
              </w:rPr>
              <w:t>Record was deleted</w:t>
            </w:r>
          </w:p>
          <w:p w14:paraId="20109683" w14:textId="77777777" w:rsidR="0097287A" w:rsidRPr="005342C8" w:rsidRDefault="0097287A" w:rsidP="0097287A">
            <w:pPr>
              <w:rPr>
                <w:rFonts w:cs="Arial"/>
                <w:color w:val="000000" w:themeColor="text1"/>
                <w:sz w:val="20"/>
                <w:szCs w:val="20"/>
              </w:rPr>
            </w:pPr>
          </w:p>
        </w:tc>
        <w:tc>
          <w:tcPr>
            <w:tcW w:w="1538" w:type="pct"/>
            <w:tcPrChange w:id="645" w:author="Batra Yogesh (EXT)" w:date="2018-04-13T12:23:00Z">
              <w:tcPr>
                <w:tcW w:w="2880" w:type="dxa"/>
                <w:gridSpan w:val="2"/>
              </w:tcPr>
            </w:tcPrChange>
          </w:tcPr>
          <w:p w14:paraId="376AD637" w14:textId="77777777" w:rsidR="0097287A" w:rsidRPr="005342C8" w:rsidRDefault="0097287A" w:rsidP="0097287A">
            <w:pPr>
              <w:textAlignment w:val="center"/>
              <w:rPr>
                <w:rFonts w:cs="Arial"/>
                <w:color w:val="000000" w:themeColor="text1"/>
                <w:sz w:val="20"/>
                <w:szCs w:val="20"/>
              </w:rPr>
            </w:pPr>
          </w:p>
        </w:tc>
      </w:tr>
    </w:tbl>
    <w:p w14:paraId="204460C0" w14:textId="3F17B420" w:rsidR="00947BF0" w:rsidRPr="005342C8" w:rsidRDefault="00947BF0" w:rsidP="00947BF0">
      <w:pPr>
        <w:pStyle w:val="Heading1"/>
        <w:numPr>
          <w:ilvl w:val="0"/>
          <w:numId w:val="0"/>
        </w:numPr>
      </w:pPr>
    </w:p>
    <w:p w14:paraId="0B661442" w14:textId="77777777" w:rsidR="000319AF" w:rsidRPr="00BB4996" w:rsidRDefault="000319AF" w:rsidP="000319AF">
      <w:pPr>
        <w:rPr>
          <w:rFonts w:cs="Arial"/>
        </w:rPr>
      </w:pPr>
    </w:p>
    <w:p w14:paraId="0BAA3828" w14:textId="1B1F7125" w:rsidR="003D41D8" w:rsidRPr="005342C8" w:rsidRDefault="001516B9" w:rsidP="003D41D8">
      <w:pPr>
        <w:pStyle w:val="Heading1"/>
      </w:pPr>
      <w:bookmarkStart w:id="646" w:name="_Toc495780407"/>
      <w:r w:rsidRPr="005342C8">
        <w:t>Exception</w:t>
      </w:r>
      <w:r w:rsidR="00BF2F96" w:rsidRPr="005342C8">
        <w:t>s</w:t>
      </w:r>
      <w:bookmarkEnd w:id="646"/>
    </w:p>
    <w:p w14:paraId="0BAA3829" w14:textId="2906BD66" w:rsidR="001516B9" w:rsidRPr="005342C8" w:rsidRDefault="00E71304" w:rsidP="00447470">
      <w:pPr>
        <w:pStyle w:val="Heading2"/>
      </w:pPr>
      <w:bookmarkStart w:id="647" w:name="_Toc495780408"/>
      <w:r w:rsidRPr="005342C8">
        <w:t>List of Common Issues/Errors</w:t>
      </w:r>
      <w:bookmarkEnd w:id="647"/>
    </w:p>
    <w:p w14:paraId="0BAA382A" w14:textId="77777777" w:rsidR="001516B9" w:rsidRPr="005342C8" w:rsidRDefault="001516B9" w:rsidP="001516B9">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648" w:author="Batra Yogesh (EXT)" w:date="2018-04-13T12:23: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649">
          <w:tblGrid>
            <w:gridCol w:w="810"/>
            <w:gridCol w:w="125"/>
            <w:gridCol w:w="2665"/>
            <w:gridCol w:w="555"/>
            <w:gridCol w:w="2775"/>
            <w:gridCol w:w="1070"/>
            <w:gridCol w:w="100"/>
            <w:gridCol w:w="1250"/>
          </w:tblGrid>
        </w:tblGridChange>
      </w:tblGrid>
      <w:tr w:rsidR="001516B9" w:rsidRPr="005342C8" w14:paraId="0BAA382F" w14:textId="77777777" w:rsidTr="005342C8">
        <w:trPr>
          <w:cantSplit/>
          <w:tblHeader/>
          <w:trPrChange w:id="650" w:author="Batra Yogesh (EXT)" w:date="2018-04-13T12:23:00Z">
            <w:trPr>
              <w:gridAfter w:val="0"/>
              <w:cantSplit/>
              <w:tblHeader/>
            </w:trPr>
          </w:trPrChange>
        </w:trPr>
        <w:tc>
          <w:tcPr>
            <w:tcW w:w="500" w:type="pct"/>
            <w:tcBorders>
              <w:bottom w:val="single" w:sz="4" w:space="0" w:color="auto"/>
            </w:tcBorders>
            <w:shd w:val="clear" w:color="auto" w:fill="3399FF"/>
            <w:tcPrChange w:id="651" w:author="Batra Yogesh (EXT)" w:date="2018-04-13T12:23:00Z">
              <w:tcPr>
                <w:tcW w:w="810" w:type="dxa"/>
                <w:tcBorders>
                  <w:bottom w:val="single" w:sz="4" w:space="0" w:color="auto"/>
                </w:tcBorders>
                <w:shd w:val="clear" w:color="auto" w:fill="3399FF"/>
              </w:tcPr>
            </w:tcPrChange>
          </w:tcPr>
          <w:p w14:paraId="0BAA382B" w14:textId="029CB4E5" w:rsidR="001516B9" w:rsidRPr="005342C8" w:rsidRDefault="001516B9" w:rsidP="0083596B">
            <w:pPr>
              <w:pStyle w:val="ColumnHead"/>
              <w:keepNext/>
              <w:keepLines/>
              <w:rPr>
                <w:rFonts w:cs="Arial"/>
                <w:color w:val="FFFFFF" w:themeColor="background1"/>
                <w:sz w:val="20"/>
              </w:rPr>
            </w:pPr>
          </w:p>
        </w:tc>
        <w:tc>
          <w:tcPr>
            <w:tcW w:w="1722" w:type="pct"/>
            <w:shd w:val="clear" w:color="auto" w:fill="3399FF"/>
            <w:tcPrChange w:id="652" w:author="Batra Yogesh (EXT)" w:date="2018-04-13T12:23:00Z">
              <w:tcPr>
                <w:tcW w:w="2790" w:type="dxa"/>
                <w:gridSpan w:val="2"/>
                <w:shd w:val="clear" w:color="auto" w:fill="3399FF"/>
              </w:tcPr>
            </w:tcPrChange>
          </w:tcPr>
          <w:p w14:paraId="0BAA382C" w14:textId="5D11B08C" w:rsidR="001516B9" w:rsidRPr="005342C8" w:rsidRDefault="00E71304" w:rsidP="0083596B">
            <w:pPr>
              <w:pStyle w:val="ColumnHead"/>
              <w:keepNext/>
              <w:keepLines/>
              <w:rPr>
                <w:rFonts w:cs="Arial"/>
                <w:color w:val="FFFFFF" w:themeColor="background1"/>
                <w:sz w:val="20"/>
              </w:rPr>
            </w:pPr>
            <w:r w:rsidRPr="005342C8">
              <w:rPr>
                <w:rFonts w:cs="Arial"/>
                <w:color w:val="FFFFFF" w:themeColor="background1"/>
                <w:sz w:val="20"/>
              </w:rPr>
              <w:t>Error</w:t>
            </w:r>
          </w:p>
        </w:tc>
        <w:tc>
          <w:tcPr>
            <w:tcW w:w="2056" w:type="pct"/>
            <w:shd w:val="clear" w:color="auto" w:fill="3399FF"/>
            <w:tcPrChange w:id="653" w:author="Batra Yogesh (EXT)" w:date="2018-04-13T12:23:00Z">
              <w:tcPr>
                <w:tcW w:w="3330" w:type="dxa"/>
                <w:gridSpan w:val="2"/>
                <w:shd w:val="clear" w:color="auto" w:fill="3399FF"/>
              </w:tcPr>
            </w:tcPrChange>
          </w:tcPr>
          <w:p w14:paraId="0BAA382D" w14:textId="232FB465" w:rsidR="001516B9" w:rsidRPr="005342C8" w:rsidRDefault="00E71304" w:rsidP="0083596B">
            <w:pPr>
              <w:pStyle w:val="ColumnHead"/>
              <w:keepNext/>
              <w:keepLines/>
              <w:rPr>
                <w:rFonts w:cs="Arial"/>
                <w:color w:val="FFFFFF" w:themeColor="background1"/>
                <w:sz w:val="20"/>
              </w:rPr>
            </w:pPr>
            <w:r w:rsidRPr="005342C8">
              <w:rPr>
                <w:rFonts w:cs="Arial"/>
                <w:color w:val="FFFFFF" w:themeColor="background1"/>
                <w:sz w:val="20"/>
              </w:rPr>
              <w:t>Error Message</w:t>
            </w:r>
          </w:p>
        </w:tc>
        <w:tc>
          <w:tcPr>
            <w:tcW w:w="722" w:type="pct"/>
            <w:shd w:val="clear" w:color="auto" w:fill="3399FF"/>
            <w:tcPrChange w:id="654" w:author="Batra Yogesh (EXT)" w:date="2018-04-13T12:23:00Z">
              <w:tcPr>
                <w:tcW w:w="1170" w:type="dxa"/>
                <w:gridSpan w:val="2"/>
                <w:shd w:val="clear" w:color="auto" w:fill="3399FF"/>
              </w:tcPr>
            </w:tcPrChange>
          </w:tcPr>
          <w:p w14:paraId="0BAA382E" w14:textId="37C307D4" w:rsidR="001516B9" w:rsidRPr="005342C8" w:rsidRDefault="001516B9" w:rsidP="0083596B">
            <w:pPr>
              <w:pStyle w:val="ColumnHead"/>
              <w:keepNext/>
              <w:keepLines/>
              <w:rPr>
                <w:rFonts w:cs="Arial"/>
                <w:color w:val="FFFFFF" w:themeColor="background1"/>
                <w:sz w:val="20"/>
              </w:rPr>
            </w:pPr>
          </w:p>
        </w:tc>
      </w:tr>
      <w:tr w:rsidR="001516B9" w:rsidRPr="005342C8" w14:paraId="0BAA3834" w14:textId="77777777" w:rsidTr="005342C8">
        <w:trPr>
          <w:cantSplit/>
          <w:trPrChange w:id="655" w:author="Batra Yogesh (EXT)" w:date="2018-04-13T12:23:00Z">
            <w:trPr>
              <w:gridAfter w:val="0"/>
              <w:cantSplit/>
            </w:trPr>
          </w:trPrChange>
        </w:trPr>
        <w:tc>
          <w:tcPr>
            <w:tcW w:w="500" w:type="pct"/>
            <w:shd w:val="clear" w:color="auto" w:fill="C6D9F1" w:themeFill="text2" w:themeFillTint="33"/>
            <w:tcPrChange w:id="656" w:author="Batra Yogesh (EXT)" w:date="2018-04-13T12:23:00Z">
              <w:tcPr>
                <w:tcW w:w="810" w:type="dxa"/>
                <w:shd w:val="clear" w:color="auto" w:fill="C6D9F1" w:themeFill="text2" w:themeFillTint="33"/>
              </w:tcPr>
            </w:tcPrChange>
          </w:tcPr>
          <w:p w14:paraId="0BAA3830" w14:textId="77777777" w:rsidR="00447470" w:rsidRPr="005342C8" w:rsidRDefault="00447470" w:rsidP="00726BBA">
            <w:pPr>
              <w:pStyle w:val="TableText"/>
              <w:keepNext/>
              <w:keepLines/>
              <w:numPr>
                <w:ilvl w:val="0"/>
                <w:numId w:val="8"/>
              </w:numPr>
              <w:jc w:val="center"/>
              <w:rPr>
                <w:rFonts w:cs="Arial"/>
                <w:color w:val="000000"/>
                <w:sz w:val="20"/>
              </w:rPr>
            </w:pPr>
          </w:p>
        </w:tc>
        <w:tc>
          <w:tcPr>
            <w:tcW w:w="1722" w:type="pct"/>
            <w:tcPrChange w:id="657" w:author="Batra Yogesh (EXT)" w:date="2018-04-13T12:23:00Z">
              <w:tcPr>
                <w:tcW w:w="2790" w:type="dxa"/>
                <w:gridSpan w:val="2"/>
              </w:tcPr>
            </w:tcPrChange>
          </w:tcPr>
          <w:p w14:paraId="0BAA3831" w14:textId="77777777" w:rsidR="001516B9" w:rsidRPr="005342C8" w:rsidRDefault="001516B9" w:rsidP="0083596B">
            <w:pPr>
              <w:pStyle w:val="TableText"/>
              <w:keepNext/>
              <w:keepLines/>
              <w:rPr>
                <w:rFonts w:cs="Arial"/>
                <w:color w:val="000000"/>
                <w:sz w:val="20"/>
              </w:rPr>
            </w:pPr>
          </w:p>
        </w:tc>
        <w:tc>
          <w:tcPr>
            <w:tcW w:w="2056" w:type="pct"/>
            <w:tcPrChange w:id="658" w:author="Batra Yogesh (EXT)" w:date="2018-04-13T12:23:00Z">
              <w:tcPr>
                <w:tcW w:w="3330" w:type="dxa"/>
                <w:gridSpan w:val="2"/>
              </w:tcPr>
            </w:tcPrChange>
          </w:tcPr>
          <w:p w14:paraId="0BAA3832" w14:textId="77777777" w:rsidR="001516B9" w:rsidRPr="005342C8" w:rsidRDefault="001516B9" w:rsidP="0083596B">
            <w:pPr>
              <w:keepNext/>
              <w:keepLines/>
              <w:rPr>
                <w:rFonts w:cs="Arial"/>
                <w:color w:val="000000"/>
                <w:sz w:val="20"/>
              </w:rPr>
            </w:pPr>
          </w:p>
        </w:tc>
        <w:tc>
          <w:tcPr>
            <w:tcW w:w="722" w:type="pct"/>
            <w:tcPrChange w:id="659" w:author="Batra Yogesh (EXT)" w:date="2018-04-13T12:23:00Z">
              <w:tcPr>
                <w:tcW w:w="1170" w:type="dxa"/>
                <w:gridSpan w:val="2"/>
              </w:tcPr>
            </w:tcPrChange>
          </w:tcPr>
          <w:p w14:paraId="0BAA3833" w14:textId="77777777" w:rsidR="001516B9" w:rsidRPr="005342C8" w:rsidRDefault="001516B9" w:rsidP="0083596B">
            <w:pPr>
              <w:keepNext/>
              <w:keepLines/>
              <w:rPr>
                <w:rFonts w:cs="Arial"/>
                <w:color w:val="000000"/>
                <w:sz w:val="20"/>
              </w:rPr>
            </w:pPr>
          </w:p>
        </w:tc>
      </w:tr>
      <w:tr w:rsidR="000A438C" w:rsidRPr="005342C8" w14:paraId="0BAA3839" w14:textId="77777777" w:rsidTr="005342C8">
        <w:trPr>
          <w:cantSplit/>
          <w:trHeight w:val="341"/>
          <w:trPrChange w:id="660" w:author="Batra Yogesh (EXT)" w:date="2018-04-13T12:23:00Z">
            <w:trPr>
              <w:gridAfter w:val="0"/>
              <w:cantSplit/>
              <w:trHeight w:val="341"/>
            </w:trPr>
          </w:trPrChange>
        </w:trPr>
        <w:tc>
          <w:tcPr>
            <w:tcW w:w="500" w:type="pct"/>
            <w:shd w:val="clear" w:color="auto" w:fill="C6D9F1" w:themeFill="text2" w:themeFillTint="33"/>
            <w:tcPrChange w:id="661" w:author="Batra Yogesh (EXT)" w:date="2018-04-13T12:23:00Z">
              <w:tcPr>
                <w:tcW w:w="810" w:type="dxa"/>
                <w:shd w:val="clear" w:color="auto" w:fill="C6D9F1" w:themeFill="text2" w:themeFillTint="33"/>
              </w:tcPr>
            </w:tcPrChange>
          </w:tcPr>
          <w:p w14:paraId="0BAA3835" w14:textId="77777777" w:rsidR="00447470" w:rsidRPr="005342C8" w:rsidRDefault="00447470" w:rsidP="00726BBA">
            <w:pPr>
              <w:pStyle w:val="TableText"/>
              <w:keepNext/>
              <w:keepLines/>
              <w:numPr>
                <w:ilvl w:val="0"/>
                <w:numId w:val="8"/>
              </w:numPr>
              <w:jc w:val="center"/>
              <w:rPr>
                <w:rFonts w:cs="Arial"/>
                <w:color w:val="000000"/>
                <w:sz w:val="20"/>
              </w:rPr>
            </w:pPr>
          </w:p>
        </w:tc>
        <w:tc>
          <w:tcPr>
            <w:tcW w:w="1722" w:type="pct"/>
            <w:tcPrChange w:id="662" w:author="Batra Yogesh (EXT)" w:date="2018-04-13T12:23:00Z">
              <w:tcPr>
                <w:tcW w:w="2790" w:type="dxa"/>
                <w:gridSpan w:val="2"/>
              </w:tcPr>
            </w:tcPrChange>
          </w:tcPr>
          <w:p w14:paraId="0BAA3836" w14:textId="77777777" w:rsidR="000A438C" w:rsidRPr="005342C8" w:rsidRDefault="000A438C" w:rsidP="0083596B">
            <w:pPr>
              <w:pStyle w:val="TableText"/>
              <w:keepNext/>
              <w:keepLines/>
              <w:rPr>
                <w:rFonts w:cs="Arial"/>
                <w:color w:val="000000"/>
                <w:sz w:val="20"/>
              </w:rPr>
            </w:pPr>
          </w:p>
        </w:tc>
        <w:tc>
          <w:tcPr>
            <w:tcW w:w="2056" w:type="pct"/>
            <w:tcPrChange w:id="663" w:author="Batra Yogesh (EXT)" w:date="2018-04-13T12:23:00Z">
              <w:tcPr>
                <w:tcW w:w="3330" w:type="dxa"/>
                <w:gridSpan w:val="2"/>
              </w:tcPr>
            </w:tcPrChange>
          </w:tcPr>
          <w:p w14:paraId="0BAA3837" w14:textId="77777777" w:rsidR="000A438C" w:rsidRPr="005342C8" w:rsidRDefault="000A438C" w:rsidP="0083596B">
            <w:pPr>
              <w:keepNext/>
              <w:keepLines/>
              <w:rPr>
                <w:rFonts w:cs="Arial"/>
                <w:color w:val="000000"/>
                <w:sz w:val="20"/>
              </w:rPr>
            </w:pPr>
          </w:p>
        </w:tc>
        <w:tc>
          <w:tcPr>
            <w:tcW w:w="722" w:type="pct"/>
            <w:tcPrChange w:id="664" w:author="Batra Yogesh (EXT)" w:date="2018-04-13T12:23:00Z">
              <w:tcPr>
                <w:tcW w:w="1170" w:type="dxa"/>
                <w:gridSpan w:val="2"/>
              </w:tcPr>
            </w:tcPrChange>
          </w:tcPr>
          <w:p w14:paraId="0BAA3838" w14:textId="77777777" w:rsidR="000A438C" w:rsidRPr="005342C8" w:rsidRDefault="000A438C" w:rsidP="0083596B">
            <w:pPr>
              <w:keepNext/>
              <w:keepLines/>
              <w:rPr>
                <w:rFonts w:cs="Arial"/>
                <w:color w:val="000000"/>
                <w:sz w:val="20"/>
              </w:rPr>
            </w:pPr>
          </w:p>
        </w:tc>
      </w:tr>
      <w:tr w:rsidR="000A438C" w:rsidRPr="005342C8" w14:paraId="0BAA383E" w14:textId="77777777" w:rsidTr="005342C8">
        <w:trPr>
          <w:cantSplit/>
          <w:trHeight w:val="341"/>
          <w:trPrChange w:id="665" w:author="Batra Yogesh (EXT)" w:date="2018-04-13T12:23:00Z">
            <w:trPr>
              <w:gridAfter w:val="0"/>
              <w:cantSplit/>
              <w:trHeight w:val="341"/>
            </w:trPr>
          </w:trPrChange>
        </w:trPr>
        <w:tc>
          <w:tcPr>
            <w:tcW w:w="500" w:type="pct"/>
            <w:shd w:val="clear" w:color="auto" w:fill="C6D9F1" w:themeFill="text2" w:themeFillTint="33"/>
            <w:tcPrChange w:id="666" w:author="Batra Yogesh (EXT)" w:date="2018-04-13T12:23:00Z">
              <w:tcPr>
                <w:tcW w:w="810" w:type="dxa"/>
                <w:shd w:val="clear" w:color="auto" w:fill="C6D9F1" w:themeFill="text2" w:themeFillTint="33"/>
              </w:tcPr>
            </w:tcPrChange>
          </w:tcPr>
          <w:p w14:paraId="0BAA383A" w14:textId="77777777" w:rsidR="000A438C" w:rsidRPr="005342C8" w:rsidRDefault="000A438C" w:rsidP="00726BBA">
            <w:pPr>
              <w:pStyle w:val="TableText"/>
              <w:keepNext/>
              <w:keepLines/>
              <w:numPr>
                <w:ilvl w:val="0"/>
                <w:numId w:val="8"/>
              </w:numPr>
              <w:jc w:val="center"/>
              <w:rPr>
                <w:rFonts w:cs="Arial"/>
                <w:color w:val="000000"/>
                <w:sz w:val="20"/>
              </w:rPr>
            </w:pPr>
          </w:p>
        </w:tc>
        <w:tc>
          <w:tcPr>
            <w:tcW w:w="1722" w:type="pct"/>
            <w:tcPrChange w:id="667" w:author="Batra Yogesh (EXT)" w:date="2018-04-13T12:23:00Z">
              <w:tcPr>
                <w:tcW w:w="2790" w:type="dxa"/>
                <w:gridSpan w:val="2"/>
              </w:tcPr>
            </w:tcPrChange>
          </w:tcPr>
          <w:p w14:paraId="0BAA383B" w14:textId="77777777" w:rsidR="000A438C" w:rsidRPr="005342C8" w:rsidRDefault="000A438C" w:rsidP="0083596B">
            <w:pPr>
              <w:pStyle w:val="TableText"/>
              <w:keepNext/>
              <w:keepLines/>
              <w:rPr>
                <w:rFonts w:cs="Arial"/>
                <w:color w:val="000000"/>
                <w:sz w:val="20"/>
              </w:rPr>
            </w:pPr>
          </w:p>
        </w:tc>
        <w:tc>
          <w:tcPr>
            <w:tcW w:w="2056" w:type="pct"/>
            <w:tcPrChange w:id="668" w:author="Batra Yogesh (EXT)" w:date="2018-04-13T12:23:00Z">
              <w:tcPr>
                <w:tcW w:w="3330" w:type="dxa"/>
                <w:gridSpan w:val="2"/>
              </w:tcPr>
            </w:tcPrChange>
          </w:tcPr>
          <w:p w14:paraId="0BAA383C" w14:textId="77777777" w:rsidR="000A438C" w:rsidRPr="005342C8" w:rsidRDefault="000A438C" w:rsidP="0083596B">
            <w:pPr>
              <w:keepNext/>
              <w:keepLines/>
              <w:rPr>
                <w:rFonts w:cs="Arial"/>
                <w:color w:val="000000"/>
                <w:sz w:val="20"/>
              </w:rPr>
            </w:pPr>
          </w:p>
        </w:tc>
        <w:tc>
          <w:tcPr>
            <w:tcW w:w="722" w:type="pct"/>
            <w:tcPrChange w:id="669" w:author="Batra Yogesh (EXT)" w:date="2018-04-13T12:23:00Z">
              <w:tcPr>
                <w:tcW w:w="1170" w:type="dxa"/>
                <w:gridSpan w:val="2"/>
              </w:tcPr>
            </w:tcPrChange>
          </w:tcPr>
          <w:p w14:paraId="0BAA383D" w14:textId="77777777" w:rsidR="000A438C" w:rsidRPr="005342C8" w:rsidRDefault="000A438C" w:rsidP="0083596B">
            <w:pPr>
              <w:keepNext/>
              <w:keepLines/>
              <w:rPr>
                <w:rFonts w:cs="Arial"/>
                <w:color w:val="000000"/>
                <w:sz w:val="20"/>
              </w:rPr>
            </w:pPr>
          </w:p>
        </w:tc>
      </w:tr>
    </w:tbl>
    <w:p w14:paraId="0BAA3844" w14:textId="12A257C2" w:rsidR="00E77205" w:rsidRPr="005342C8" w:rsidRDefault="00E77205" w:rsidP="00BF2F96">
      <w:pPr>
        <w:rPr>
          <w:ins w:id="670" w:author="Wirasak Chomphu" w:date="2017-11-26T16:54:00Z"/>
          <w:rFonts w:cs="Arial"/>
          <w:i/>
        </w:rPr>
      </w:pPr>
    </w:p>
    <w:p w14:paraId="090D72E0" w14:textId="77777777" w:rsidR="00692AFA" w:rsidRPr="005342C8" w:rsidRDefault="00692AFA" w:rsidP="00692AFA">
      <w:pPr>
        <w:pStyle w:val="Heading1"/>
        <w:rPr>
          <w:ins w:id="671" w:author="Wirasak Chomphu" w:date="2017-11-26T16:54:00Z"/>
          <w:rPrChange w:id="672" w:author="Batra Yogesh (EXT)" w:date="2018-04-13T12:22:00Z">
            <w:rPr>
              <w:ins w:id="673" w:author="Wirasak Chomphu" w:date="2017-11-26T16:54:00Z"/>
              <w:rFonts w:ascii="Century Gothic" w:hAnsi="Century Gothic"/>
            </w:rPr>
          </w:rPrChange>
        </w:rPr>
      </w:pPr>
      <w:bookmarkStart w:id="674" w:name="_Toc472065734"/>
      <w:bookmarkStart w:id="675" w:name="_Toc495780353"/>
      <w:bookmarkStart w:id="676" w:name="_Hlk499475945"/>
      <w:bookmarkStart w:id="677" w:name="_Hlk499475877"/>
      <w:ins w:id="678" w:author="Wirasak Chomphu" w:date="2017-11-26T16:54:00Z">
        <w:r w:rsidRPr="005342C8">
          <w:rPr>
            <w:rPrChange w:id="679" w:author="Batra Yogesh (EXT)" w:date="2018-04-13T12:22:00Z">
              <w:rPr>
                <w:rFonts w:ascii="Century Gothic" w:hAnsi="Century Gothic"/>
              </w:rPr>
            </w:rPrChange>
          </w:rPr>
          <w:t>Additional Clarifying Information</w:t>
        </w:r>
        <w:bookmarkEnd w:id="674"/>
        <w:bookmarkEnd w:id="675"/>
        <w:r w:rsidRPr="005342C8">
          <w:rPr>
            <w:rPrChange w:id="680" w:author="Batra Yogesh (EXT)" w:date="2018-04-13T12:22:00Z">
              <w:rPr>
                <w:rFonts w:ascii="Century Gothic" w:hAnsi="Century Gothic"/>
              </w:rPr>
            </w:rPrChange>
          </w:rPr>
          <w:t xml:space="preserve"> </w:t>
        </w:r>
      </w:ins>
    </w:p>
    <w:p w14:paraId="63FCBD03" w14:textId="77777777" w:rsidR="00692AFA" w:rsidRPr="005342C8" w:rsidRDefault="00692AFA" w:rsidP="00692AFA">
      <w:pPr>
        <w:pStyle w:val="Heading2"/>
        <w:ind w:left="1296"/>
        <w:rPr>
          <w:ins w:id="681" w:author="Wirasak Chomphu" w:date="2017-11-26T16:54:00Z"/>
          <w:rPrChange w:id="682" w:author="Batra Yogesh (EXT)" w:date="2018-04-13T12:22:00Z">
            <w:rPr>
              <w:ins w:id="683" w:author="Wirasak Chomphu" w:date="2017-11-26T16:54:00Z"/>
              <w:rFonts w:ascii="Century Gothic" w:hAnsi="Century Gothic"/>
            </w:rPr>
          </w:rPrChange>
        </w:rPr>
      </w:pPr>
      <w:bookmarkStart w:id="684" w:name="_Toc472065735"/>
      <w:bookmarkStart w:id="685" w:name="_Toc495780354"/>
      <w:bookmarkEnd w:id="676"/>
      <w:ins w:id="686" w:author="Wirasak Chomphu" w:date="2017-11-26T16:54:00Z">
        <w:r w:rsidRPr="005342C8">
          <w:rPr>
            <w:rPrChange w:id="687" w:author="Batra Yogesh (EXT)" w:date="2018-04-13T12:22:00Z">
              <w:rPr>
                <w:rFonts w:ascii="Century Gothic" w:hAnsi="Century Gothic"/>
              </w:rPr>
            </w:rPrChange>
          </w:rPr>
          <w:t>Additional Variations</w:t>
        </w:r>
        <w:bookmarkEnd w:id="684"/>
        <w:bookmarkEnd w:id="685"/>
        <w:r w:rsidRPr="005342C8">
          <w:rPr>
            <w:rPrChange w:id="688" w:author="Batra Yogesh (EXT)" w:date="2018-04-13T12:22:00Z">
              <w:rPr>
                <w:rFonts w:ascii="Century Gothic" w:hAnsi="Century Gothic"/>
              </w:rPr>
            </w:rPrChange>
          </w:rPr>
          <w:t xml:space="preserve"> </w:t>
        </w:r>
      </w:ins>
    </w:p>
    <w:p w14:paraId="71EBFA6C" w14:textId="77777777" w:rsidR="00692AFA" w:rsidRPr="005342C8" w:rsidRDefault="00692AFA" w:rsidP="00692AFA">
      <w:pPr>
        <w:rPr>
          <w:ins w:id="689" w:author="Wirasak Chomphu" w:date="2017-11-26T16:54:00Z"/>
          <w:rFonts w:cs="Arial"/>
          <w:rPrChange w:id="690" w:author="Batra Yogesh (EXT)" w:date="2018-04-13T12:22:00Z">
            <w:rPr>
              <w:ins w:id="691" w:author="Wirasak Chomphu" w:date="2017-11-26T16:54:00Z"/>
              <w:rFonts w:ascii="Century Gothic" w:hAnsi="Century Gothic"/>
            </w:rPr>
          </w:rPrChange>
        </w:rPr>
      </w:pPr>
    </w:p>
    <w:p w14:paraId="04F2F561" w14:textId="77777777" w:rsidR="00692AFA" w:rsidRPr="005342C8" w:rsidRDefault="00692AFA" w:rsidP="00692AFA">
      <w:pPr>
        <w:pStyle w:val="Heading2"/>
        <w:ind w:left="1296"/>
        <w:rPr>
          <w:ins w:id="692" w:author="Wirasak Chomphu" w:date="2017-11-26T16:54:00Z"/>
          <w:rPrChange w:id="693" w:author="Batra Yogesh (EXT)" w:date="2018-04-13T12:22:00Z">
            <w:rPr>
              <w:ins w:id="694" w:author="Wirasak Chomphu" w:date="2017-11-26T16:54:00Z"/>
              <w:rFonts w:ascii="Century Gothic" w:hAnsi="Century Gothic"/>
            </w:rPr>
          </w:rPrChange>
        </w:rPr>
      </w:pPr>
      <w:bookmarkStart w:id="695" w:name="_Toc472065736"/>
      <w:bookmarkStart w:id="696" w:name="_Toc495780355"/>
      <w:ins w:id="697" w:author="Wirasak Chomphu" w:date="2017-11-26T16:54:00Z">
        <w:r w:rsidRPr="005342C8">
          <w:rPr>
            <w:rPrChange w:id="698" w:author="Batra Yogesh (EXT)" w:date="2018-04-13T12:22:00Z">
              <w:rPr>
                <w:rFonts w:ascii="Century Gothic" w:hAnsi="Century Gothic"/>
              </w:rPr>
            </w:rPrChange>
          </w:rPr>
          <w:t>Business Rules:</w:t>
        </w:r>
        <w:bookmarkEnd w:id="695"/>
        <w:bookmarkEnd w:id="696"/>
        <w:r w:rsidRPr="005342C8">
          <w:rPr>
            <w:rPrChange w:id="699" w:author="Batra Yogesh (EXT)" w:date="2018-04-13T12:22:00Z">
              <w:rPr>
                <w:rFonts w:ascii="Century Gothic" w:hAnsi="Century Gothic"/>
              </w:rPr>
            </w:rPrChange>
          </w:rPr>
          <w:t xml:space="preserve">  </w:t>
        </w:r>
      </w:ins>
    </w:p>
    <w:tbl>
      <w:tblPr>
        <w:tblStyle w:val="TableGrid"/>
        <w:tblW w:w="5000" w:type="pct"/>
        <w:tblLook w:val="01E0" w:firstRow="1" w:lastRow="1" w:firstColumn="1" w:lastColumn="1" w:noHBand="0" w:noVBand="0"/>
        <w:tblPrChange w:id="700" w:author="Batra Yogesh (EXT)" w:date="2018-04-13T12:23:00Z">
          <w:tblPr>
            <w:tblStyle w:val="TableGrid"/>
            <w:tblW w:w="0" w:type="auto"/>
            <w:tblInd w:w="1368" w:type="dxa"/>
            <w:tblLook w:val="01E0" w:firstRow="1" w:lastRow="1" w:firstColumn="1" w:lastColumn="1" w:noHBand="0" w:noVBand="0"/>
          </w:tblPr>
        </w:tblPrChange>
      </w:tblPr>
      <w:tblGrid>
        <w:gridCol w:w="1262"/>
        <w:gridCol w:w="4350"/>
        <w:gridCol w:w="3738"/>
        <w:tblGridChange w:id="701">
          <w:tblGrid>
            <w:gridCol w:w="1262"/>
            <w:gridCol w:w="1474"/>
            <w:gridCol w:w="1077"/>
            <w:gridCol w:w="1799"/>
            <w:gridCol w:w="1914"/>
            <w:gridCol w:w="1824"/>
            <w:gridCol w:w="1368"/>
          </w:tblGrid>
        </w:tblGridChange>
      </w:tblGrid>
      <w:tr w:rsidR="00692AFA" w:rsidRPr="005342C8" w14:paraId="31C378E0" w14:textId="77777777" w:rsidTr="005342C8">
        <w:trPr>
          <w:cantSplit/>
          <w:tblHeader/>
          <w:ins w:id="702" w:author="Wirasak Chomphu" w:date="2017-11-26T16:54:00Z"/>
          <w:trPrChange w:id="703" w:author="Batra Yogesh (EXT)" w:date="2018-04-13T12:23:00Z">
            <w:trPr>
              <w:gridBefore w:val="2"/>
              <w:cantSplit/>
              <w:tblHeader/>
            </w:trPr>
          </w:trPrChange>
        </w:trPr>
        <w:tc>
          <w:tcPr>
            <w:tcW w:w="675" w:type="pct"/>
            <w:tcPrChange w:id="704" w:author="Batra Yogesh (EXT)" w:date="2018-04-13T12:23:00Z">
              <w:tcPr>
                <w:tcW w:w="1077" w:type="dxa"/>
              </w:tcPr>
            </w:tcPrChange>
          </w:tcPr>
          <w:p w14:paraId="77BC2C54" w14:textId="77777777" w:rsidR="00692AFA" w:rsidRPr="005342C8" w:rsidRDefault="00692AFA" w:rsidP="00692AFA">
            <w:pPr>
              <w:jc w:val="center"/>
              <w:rPr>
                <w:ins w:id="705" w:author="Wirasak Chomphu" w:date="2017-11-26T16:54:00Z"/>
                <w:rFonts w:cs="Arial"/>
                <w:sz w:val="20"/>
                <w:szCs w:val="20"/>
                <w:rPrChange w:id="706" w:author="Batra Yogesh (EXT)" w:date="2018-04-13T12:22:00Z">
                  <w:rPr>
                    <w:ins w:id="707" w:author="Wirasak Chomphu" w:date="2017-11-26T16:54:00Z"/>
                    <w:rFonts w:ascii="Century Gothic" w:hAnsi="Century Gothic"/>
                    <w:sz w:val="20"/>
                    <w:szCs w:val="20"/>
                  </w:rPr>
                </w:rPrChange>
              </w:rPr>
            </w:pPr>
            <w:ins w:id="708" w:author="Wirasak Chomphu" w:date="2017-11-26T16:54:00Z">
              <w:r w:rsidRPr="005342C8">
                <w:rPr>
                  <w:rFonts w:cs="Arial"/>
                  <w:sz w:val="20"/>
                  <w:szCs w:val="20"/>
                  <w:rPrChange w:id="709" w:author="Batra Yogesh (EXT)" w:date="2018-04-13T12:22:00Z">
                    <w:rPr>
                      <w:rFonts w:ascii="Century Gothic" w:hAnsi="Century Gothic"/>
                      <w:sz w:val="20"/>
                      <w:szCs w:val="20"/>
                    </w:rPr>
                  </w:rPrChange>
                </w:rPr>
                <w:t>Business Rule</w:t>
              </w:r>
            </w:ins>
          </w:p>
        </w:tc>
        <w:tc>
          <w:tcPr>
            <w:tcW w:w="2326" w:type="pct"/>
            <w:tcPrChange w:id="710" w:author="Batra Yogesh (EXT)" w:date="2018-04-13T12:23:00Z">
              <w:tcPr>
                <w:tcW w:w="3713" w:type="dxa"/>
                <w:gridSpan w:val="2"/>
              </w:tcPr>
            </w:tcPrChange>
          </w:tcPr>
          <w:p w14:paraId="08FD8529" w14:textId="77777777" w:rsidR="00692AFA" w:rsidRPr="005342C8" w:rsidRDefault="00692AFA" w:rsidP="00692AFA">
            <w:pPr>
              <w:jc w:val="center"/>
              <w:rPr>
                <w:ins w:id="711" w:author="Wirasak Chomphu" w:date="2017-11-26T16:54:00Z"/>
                <w:rFonts w:cs="Arial"/>
                <w:sz w:val="20"/>
                <w:szCs w:val="20"/>
                <w:rPrChange w:id="712" w:author="Batra Yogesh (EXT)" w:date="2018-04-13T12:22:00Z">
                  <w:rPr>
                    <w:ins w:id="713" w:author="Wirasak Chomphu" w:date="2017-11-26T16:54:00Z"/>
                    <w:rFonts w:ascii="Century Gothic" w:hAnsi="Century Gothic"/>
                    <w:sz w:val="20"/>
                    <w:szCs w:val="20"/>
                  </w:rPr>
                </w:rPrChange>
              </w:rPr>
            </w:pPr>
            <w:ins w:id="714" w:author="Wirasak Chomphu" w:date="2017-11-26T16:54:00Z">
              <w:r w:rsidRPr="005342C8">
                <w:rPr>
                  <w:rFonts w:cs="Arial"/>
                  <w:sz w:val="20"/>
                  <w:szCs w:val="20"/>
                  <w:rPrChange w:id="715" w:author="Batra Yogesh (EXT)" w:date="2018-04-13T12:22:00Z">
                    <w:rPr>
                      <w:rFonts w:ascii="Century Gothic" w:hAnsi="Century Gothic"/>
                      <w:sz w:val="20"/>
                      <w:szCs w:val="20"/>
                    </w:rPr>
                  </w:rPrChange>
                </w:rPr>
                <w:t>Data Elements</w:t>
              </w:r>
            </w:ins>
          </w:p>
        </w:tc>
        <w:tc>
          <w:tcPr>
            <w:tcW w:w="1999" w:type="pct"/>
            <w:tcPrChange w:id="716" w:author="Batra Yogesh (EXT)" w:date="2018-04-13T12:23:00Z">
              <w:tcPr>
                <w:tcW w:w="3192" w:type="dxa"/>
                <w:gridSpan w:val="2"/>
              </w:tcPr>
            </w:tcPrChange>
          </w:tcPr>
          <w:p w14:paraId="00EA2614" w14:textId="77777777" w:rsidR="00692AFA" w:rsidRPr="005342C8" w:rsidRDefault="00692AFA" w:rsidP="00692AFA">
            <w:pPr>
              <w:jc w:val="center"/>
              <w:rPr>
                <w:ins w:id="717" w:author="Wirasak Chomphu" w:date="2017-11-26T16:54:00Z"/>
                <w:rFonts w:cs="Arial"/>
                <w:sz w:val="20"/>
                <w:szCs w:val="20"/>
                <w:rPrChange w:id="718" w:author="Batra Yogesh (EXT)" w:date="2018-04-13T12:22:00Z">
                  <w:rPr>
                    <w:ins w:id="719" w:author="Wirasak Chomphu" w:date="2017-11-26T16:54:00Z"/>
                    <w:rFonts w:ascii="Century Gothic" w:hAnsi="Century Gothic"/>
                    <w:sz w:val="20"/>
                    <w:szCs w:val="20"/>
                  </w:rPr>
                </w:rPrChange>
              </w:rPr>
            </w:pPr>
            <w:ins w:id="720" w:author="Wirasak Chomphu" w:date="2017-11-26T16:54:00Z">
              <w:r w:rsidRPr="005342C8">
                <w:rPr>
                  <w:rFonts w:cs="Arial"/>
                  <w:sz w:val="20"/>
                  <w:szCs w:val="20"/>
                  <w:rPrChange w:id="721" w:author="Batra Yogesh (EXT)" w:date="2018-04-13T12:22:00Z">
                    <w:rPr>
                      <w:rFonts w:ascii="Century Gothic" w:hAnsi="Century Gothic"/>
                      <w:sz w:val="20"/>
                      <w:szCs w:val="20"/>
                    </w:rPr>
                  </w:rPrChange>
                </w:rPr>
                <w:t>Description</w:t>
              </w:r>
            </w:ins>
          </w:p>
        </w:tc>
      </w:tr>
      <w:tr w:rsidR="00692AFA" w:rsidRPr="005342C8" w14:paraId="17BD0454" w14:textId="77777777" w:rsidTr="005342C8">
        <w:trPr>
          <w:cantSplit/>
          <w:trHeight w:val="1277"/>
          <w:tblHeader/>
          <w:ins w:id="722" w:author="Wirasak Chomphu" w:date="2017-11-26T16:54:00Z"/>
          <w:trPrChange w:id="723" w:author="Batra Yogesh (EXT)" w:date="2018-04-13T12:23:00Z">
            <w:trPr>
              <w:gridBefore w:val="2"/>
              <w:cantSplit/>
              <w:trHeight w:val="1277"/>
              <w:tblHeader/>
            </w:trPr>
          </w:trPrChange>
        </w:trPr>
        <w:tc>
          <w:tcPr>
            <w:tcW w:w="675" w:type="pct"/>
            <w:tcPrChange w:id="724" w:author="Batra Yogesh (EXT)" w:date="2018-04-13T12:23:00Z">
              <w:tcPr>
                <w:tcW w:w="1077" w:type="dxa"/>
              </w:tcPr>
            </w:tcPrChange>
          </w:tcPr>
          <w:p w14:paraId="3300F847" w14:textId="77777777" w:rsidR="00692AFA" w:rsidRPr="005342C8" w:rsidRDefault="00692AFA" w:rsidP="00692AFA">
            <w:pPr>
              <w:rPr>
                <w:ins w:id="725" w:author="Wirasak Chomphu" w:date="2017-11-26T16:54:00Z"/>
                <w:rFonts w:cs="Arial"/>
                <w:sz w:val="20"/>
                <w:szCs w:val="20"/>
                <w:rPrChange w:id="726" w:author="Batra Yogesh (EXT)" w:date="2018-04-13T12:22:00Z">
                  <w:rPr>
                    <w:ins w:id="727" w:author="Wirasak Chomphu" w:date="2017-11-26T16:54:00Z"/>
                    <w:rFonts w:ascii="Century Gothic" w:hAnsi="Century Gothic"/>
                    <w:sz w:val="20"/>
                    <w:szCs w:val="20"/>
                  </w:rPr>
                </w:rPrChange>
              </w:rPr>
            </w:pPr>
            <w:ins w:id="728" w:author="Wirasak Chomphu" w:date="2017-11-26T16:54:00Z">
              <w:r w:rsidRPr="005342C8">
                <w:rPr>
                  <w:rFonts w:cs="Arial"/>
                  <w:sz w:val="20"/>
                  <w:szCs w:val="20"/>
                  <w:rPrChange w:id="729" w:author="Batra Yogesh (EXT)" w:date="2018-04-13T12:22:00Z">
                    <w:rPr>
                      <w:rFonts w:ascii="Century Gothic" w:hAnsi="Century Gothic"/>
                      <w:sz w:val="20"/>
                      <w:szCs w:val="20"/>
                    </w:rPr>
                  </w:rPrChange>
                </w:rPr>
                <w:t>BR.1</w:t>
              </w:r>
            </w:ins>
          </w:p>
        </w:tc>
        <w:tc>
          <w:tcPr>
            <w:tcW w:w="2326" w:type="pct"/>
            <w:tcPrChange w:id="730" w:author="Batra Yogesh (EXT)" w:date="2018-04-13T12:23:00Z">
              <w:tcPr>
                <w:tcW w:w="3713" w:type="dxa"/>
                <w:gridSpan w:val="2"/>
              </w:tcPr>
            </w:tcPrChange>
          </w:tcPr>
          <w:p w14:paraId="47418509" w14:textId="77777777" w:rsidR="00692AFA" w:rsidRPr="005342C8" w:rsidRDefault="00692AFA" w:rsidP="00692AFA">
            <w:pPr>
              <w:tabs>
                <w:tab w:val="num" w:pos="1440"/>
              </w:tabs>
              <w:rPr>
                <w:ins w:id="731" w:author="Wirasak Chomphu" w:date="2017-11-26T16:54:00Z"/>
                <w:rFonts w:cs="Arial"/>
                <w:sz w:val="20"/>
                <w:rPrChange w:id="732" w:author="Batra Yogesh (EXT)" w:date="2018-04-13T12:22:00Z">
                  <w:rPr>
                    <w:ins w:id="733" w:author="Wirasak Chomphu" w:date="2017-11-26T16:54:00Z"/>
                    <w:rFonts w:ascii="Century Gothic" w:hAnsi="Century Gothic"/>
                    <w:sz w:val="20"/>
                  </w:rPr>
                </w:rPrChange>
              </w:rPr>
            </w:pPr>
            <w:ins w:id="734" w:author="Wirasak Chomphu" w:date="2017-11-26T16:54:00Z">
              <w:r w:rsidRPr="005342C8">
                <w:rPr>
                  <w:rFonts w:cs="Arial"/>
                  <w:sz w:val="20"/>
                  <w:rPrChange w:id="735" w:author="Batra Yogesh (EXT)" w:date="2018-04-13T12:22:00Z">
                    <w:rPr>
                      <w:rFonts w:ascii="Century Gothic" w:hAnsi="Century Gothic"/>
                      <w:sz w:val="20"/>
                    </w:rPr>
                  </w:rPrChange>
                </w:rPr>
                <w:t>NA</w:t>
              </w:r>
            </w:ins>
          </w:p>
        </w:tc>
        <w:tc>
          <w:tcPr>
            <w:tcW w:w="1999" w:type="pct"/>
            <w:tcPrChange w:id="736" w:author="Batra Yogesh (EXT)" w:date="2018-04-13T12:23:00Z">
              <w:tcPr>
                <w:tcW w:w="3192" w:type="dxa"/>
                <w:gridSpan w:val="2"/>
              </w:tcPr>
            </w:tcPrChange>
          </w:tcPr>
          <w:p w14:paraId="3799862C" w14:textId="77777777" w:rsidR="00692AFA" w:rsidRPr="005342C8" w:rsidRDefault="00692AFA" w:rsidP="00692AFA">
            <w:pPr>
              <w:keepNext/>
              <w:keepLines/>
              <w:rPr>
                <w:ins w:id="737" w:author="Wirasak Chomphu" w:date="2017-11-26T16:54:00Z"/>
                <w:rFonts w:cs="Arial"/>
                <w:sz w:val="20"/>
                <w:szCs w:val="20"/>
                <w:rPrChange w:id="738" w:author="Batra Yogesh (EXT)" w:date="2018-04-13T12:22:00Z">
                  <w:rPr>
                    <w:ins w:id="739" w:author="Wirasak Chomphu" w:date="2017-11-26T16:54:00Z"/>
                    <w:rFonts w:ascii="Century Gothic" w:hAnsi="Century Gothic"/>
                    <w:sz w:val="20"/>
                    <w:szCs w:val="20"/>
                  </w:rPr>
                </w:rPrChange>
              </w:rPr>
            </w:pPr>
            <w:ins w:id="740" w:author="Wirasak Chomphu" w:date="2017-11-26T16:54:00Z">
              <w:r w:rsidRPr="005342C8">
                <w:rPr>
                  <w:rFonts w:cs="Arial"/>
                  <w:sz w:val="20"/>
                  <w:szCs w:val="20"/>
                  <w:rPrChange w:id="741" w:author="Batra Yogesh (EXT)" w:date="2018-04-13T12:22:00Z">
                    <w:rPr>
                      <w:rFonts w:ascii="Century Gothic" w:hAnsi="Century Gothic"/>
                      <w:sz w:val="20"/>
                      <w:szCs w:val="20"/>
                    </w:rPr>
                  </w:rPrChange>
                </w:rPr>
                <w:t xml:space="preserve">User should only be able to see Hierarchy information for his/her own area.  </w:t>
              </w:r>
            </w:ins>
          </w:p>
        </w:tc>
      </w:tr>
      <w:tr w:rsidR="00692AFA" w:rsidRPr="005342C8" w14:paraId="61061B2A" w14:textId="77777777" w:rsidTr="005342C8">
        <w:trPr>
          <w:cantSplit/>
          <w:trHeight w:val="1277"/>
          <w:tblHeader/>
          <w:ins w:id="742" w:author="Wirasak Chomphu" w:date="2017-11-26T16:54:00Z"/>
          <w:trPrChange w:id="743" w:author="Batra Yogesh (EXT)" w:date="2018-04-13T12:23:00Z">
            <w:trPr>
              <w:gridBefore w:val="2"/>
              <w:cantSplit/>
              <w:trHeight w:val="1277"/>
              <w:tblHeader/>
            </w:trPr>
          </w:trPrChange>
        </w:trPr>
        <w:tc>
          <w:tcPr>
            <w:tcW w:w="675" w:type="pct"/>
            <w:tcPrChange w:id="744" w:author="Batra Yogesh (EXT)" w:date="2018-04-13T12:23:00Z">
              <w:tcPr>
                <w:tcW w:w="1077" w:type="dxa"/>
              </w:tcPr>
            </w:tcPrChange>
          </w:tcPr>
          <w:p w14:paraId="495BC2C9" w14:textId="77777777" w:rsidR="00692AFA" w:rsidRPr="005342C8" w:rsidRDefault="00692AFA" w:rsidP="00692AFA">
            <w:pPr>
              <w:rPr>
                <w:ins w:id="745" w:author="Wirasak Chomphu" w:date="2017-11-26T16:54:00Z"/>
                <w:rFonts w:cs="Arial"/>
                <w:sz w:val="20"/>
                <w:szCs w:val="20"/>
                <w:rPrChange w:id="746" w:author="Batra Yogesh (EXT)" w:date="2018-04-13T12:22:00Z">
                  <w:rPr>
                    <w:ins w:id="747" w:author="Wirasak Chomphu" w:date="2017-11-26T16:54:00Z"/>
                    <w:rFonts w:ascii="Century Gothic" w:hAnsi="Century Gothic"/>
                    <w:sz w:val="20"/>
                    <w:szCs w:val="20"/>
                  </w:rPr>
                </w:rPrChange>
              </w:rPr>
            </w:pPr>
            <w:ins w:id="748" w:author="Wirasak Chomphu" w:date="2017-11-26T16:54:00Z">
              <w:r w:rsidRPr="005342C8">
                <w:rPr>
                  <w:rFonts w:cs="Arial"/>
                  <w:sz w:val="20"/>
                  <w:szCs w:val="20"/>
                  <w:rPrChange w:id="749" w:author="Batra Yogesh (EXT)" w:date="2018-04-13T12:22:00Z">
                    <w:rPr>
                      <w:rFonts w:ascii="Century Gothic" w:hAnsi="Century Gothic"/>
                      <w:sz w:val="20"/>
                      <w:szCs w:val="20"/>
                    </w:rPr>
                  </w:rPrChange>
                </w:rPr>
                <w:t>BR.2</w:t>
              </w:r>
            </w:ins>
          </w:p>
        </w:tc>
        <w:tc>
          <w:tcPr>
            <w:tcW w:w="2326" w:type="pct"/>
            <w:tcPrChange w:id="750" w:author="Batra Yogesh (EXT)" w:date="2018-04-13T12:23:00Z">
              <w:tcPr>
                <w:tcW w:w="3713" w:type="dxa"/>
                <w:gridSpan w:val="2"/>
              </w:tcPr>
            </w:tcPrChange>
          </w:tcPr>
          <w:p w14:paraId="604C82AB" w14:textId="77777777" w:rsidR="00692AFA" w:rsidRPr="005342C8" w:rsidRDefault="00692AFA" w:rsidP="00692AFA">
            <w:pPr>
              <w:tabs>
                <w:tab w:val="num" w:pos="1440"/>
              </w:tabs>
              <w:rPr>
                <w:ins w:id="751" w:author="Wirasak Chomphu" w:date="2017-11-26T16:54:00Z"/>
                <w:rFonts w:cs="Arial"/>
                <w:sz w:val="20"/>
                <w:rPrChange w:id="752" w:author="Batra Yogesh (EXT)" w:date="2018-04-13T12:22:00Z">
                  <w:rPr>
                    <w:ins w:id="753" w:author="Wirasak Chomphu" w:date="2017-11-26T16:54:00Z"/>
                    <w:rFonts w:ascii="Century Gothic" w:hAnsi="Century Gothic"/>
                    <w:sz w:val="20"/>
                  </w:rPr>
                </w:rPrChange>
              </w:rPr>
            </w:pPr>
            <w:ins w:id="754" w:author="Wirasak Chomphu" w:date="2017-11-26T16:54:00Z">
              <w:r w:rsidRPr="005342C8">
                <w:rPr>
                  <w:rFonts w:cs="Arial"/>
                  <w:sz w:val="20"/>
                  <w:rPrChange w:id="755" w:author="Batra Yogesh (EXT)" w:date="2018-04-13T12:22:00Z">
                    <w:rPr>
                      <w:rFonts w:ascii="Century Gothic" w:hAnsi="Century Gothic"/>
                      <w:sz w:val="20"/>
                    </w:rPr>
                  </w:rPrChange>
                </w:rPr>
                <w:t>Daytime</w:t>
              </w:r>
            </w:ins>
          </w:p>
        </w:tc>
        <w:tc>
          <w:tcPr>
            <w:tcW w:w="1999" w:type="pct"/>
            <w:tcPrChange w:id="756" w:author="Batra Yogesh (EXT)" w:date="2018-04-13T12:23:00Z">
              <w:tcPr>
                <w:tcW w:w="3192" w:type="dxa"/>
                <w:gridSpan w:val="2"/>
              </w:tcPr>
            </w:tcPrChange>
          </w:tcPr>
          <w:p w14:paraId="723DB84E" w14:textId="77777777" w:rsidR="00692AFA" w:rsidRPr="005342C8" w:rsidRDefault="00692AFA" w:rsidP="00692AFA">
            <w:pPr>
              <w:keepNext/>
              <w:keepLines/>
              <w:rPr>
                <w:ins w:id="757" w:author="Wirasak Chomphu" w:date="2017-11-26T16:54:00Z"/>
                <w:rFonts w:cs="Arial"/>
                <w:sz w:val="20"/>
                <w:szCs w:val="20"/>
                <w:rPrChange w:id="758" w:author="Batra Yogesh (EXT)" w:date="2018-04-13T12:22:00Z">
                  <w:rPr>
                    <w:ins w:id="759" w:author="Wirasak Chomphu" w:date="2017-11-26T16:54:00Z"/>
                    <w:rFonts w:ascii="Century Gothic" w:hAnsi="Century Gothic"/>
                    <w:sz w:val="20"/>
                    <w:szCs w:val="20"/>
                  </w:rPr>
                </w:rPrChange>
              </w:rPr>
            </w:pPr>
            <w:ins w:id="760" w:author="Wirasak Chomphu" w:date="2017-11-26T16:54:00Z">
              <w:r w:rsidRPr="005342C8">
                <w:rPr>
                  <w:rFonts w:cs="Arial"/>
                  <w:sz w:val="20"/>
                  <w:szCs w:val="20"/>
                  <w:rPrChange w:id="761" w:author="Batra Yogesh (EXT)" w:date="2018-04-13T12:22:00Z">
                    <w:rPr>
                      <w:rFonts w:ascii="Century Gothic" w:hAnsi="Century Gothic"/>
                      <w:sz w:val="20"/>
                      <w:szCs w:val="20"/>
                    </w:rPr>
                  </w:rPrChange>
                </w:rPr>
                <w:t>The start date cannot be greater than the current calendar date.</w:t>
              </w:r>
            </w:ins>
          </w:p>
          <w:p w14:paraId="44D46E8A" w14:textId="77777777" w:rsidR="00692AFA" w:rsidRPr="005342C8" w:rsidRDefault="00692AFA" w:rsidP="00692AFA">
            <w:pPr>
              <w:keepNext/>
              <w:keepLines/>
              <w:rPr>
                <w:ins w:id="762" w:author="Wirasak Chomphu" w:date="2017-11-26T16:54:00Z"/>
                <w:rFonts w:cs="Arial"/>
                <w:sz w:val="20"/>
                <w:szCs w:val="20"/>
                <w:rPrChange w:id="763" w:author="Batra Yogesh (EXT)" w:date="2018-04-13T12:22:00Z">
                  <w:rPr>
                    <w:ins w:id="764" w:author="Wirasak Chomphu" w:date="2017-11-26T16:54:00Z"/>
                    <w:rFonts w:ascii="Century Gothic" w:hAnsi="Century Gothic"/>
                    <w:sz w:val="20"/>
                    <w:szCs w:val="20"/>
                  </w:rPr>
                </w:rPrChange>
              </w:rPr>
            </w:pPr>
          </w:p>
          <w:p w14:paraId="24A174AF" w14:textId="77777777" w:rsidR="00692AFA" w:rsidRPr="005342C8" w:rsidRDefault="00692AFA" w:rsidP="00692AFA">
            <w:pPr>
              <w:keepNext/>
              <w:keepLines/>
              <w:rPr>
                <w:ins w:id="765" w:author="Wirasak Chomphu" w:date="2017-11-26T16:54:00Z"/>
                <w:rFonts w:cs="Arial"/>
                <w:sz w:val="20"/>
                <w:szCs w:val="20"/>
                <w:rPrChange w:id="766" w:author="Batra Yogesh (EXT)" w:date="2018-04-13T12:22:00Z">
                  <w:rPr>
                    <w:ins w:id="767" w:author="Wirasak Chomphu" w:date="2017-11-26T16:54:00Z"/>
                    <w:rFonts w:ascii="Century Gothic" w:hAnsi="Century Gothic"/>
                    <w:sz w:val="20"/>
                    <w:szCs w:val="20"/>
                  </w:rPr>
                </w:rPrChange>
              </w:rPr>
            </w:pPr>
            <w:ins w:id="768" w:author="Wirasak Chomphu" w:date="2017-11-26T16:54:00Z">
              <w:r w:rsidRPr="005342C8">
                <w:rPr>
                  <w:rFonts w:cs="Arial"/>
                  <w:sz w:val="20"/>
                  <w:szCs w:val="20"/>
                  <w:rPrChange w:id="769" w:author="Batra Yogesh (EXT)" w:date="2018-04-13T12:22:00Z">
                    <w:rPr>
                      <w:rFonts w:ascii="Century Gothic" w:hAnsi="Century Gothic"/>
                      <w:sz w:val="20"/>
                      <w:szCs w:val="20"/>
                    </w:rPr>
                  </w:rPrChange>
                </w:rPr>
                <w:t>Date format is yyyy-mm-dd  hh:mm</w:t>
              </w:r>
            </w:ins>
          </w:p>
        </w:tc>
      </w:tr>
      <w:tr w:rsidR="00692AFA" w:rsidRPr="005342C8" w14:paraId="1FD4E99D" w14:textId="77777777" w:rsidTr="005342C8">
        <w:trPr>
          <w:cantSplit/>
          <w:trHeight w:val="1277"/>
          <w:tblHeader/>
          <w:ins w:id="770" w:author="Wirasak Chomphu" w:date="2017-11-26T16:56:00Z"/>
          <w:trPrChange w:id="771" w:author="Batra Yogesh (EXT)" w:date="2018-04-13T12:23:00Z">
            <w:trPr>
              <w:gridBefore w:val="2"/>
              <w:cantSplit/>
              <w:trHeight w:val="1277"/>
              <w:tblHeader/>
            </w:trPr>
          </w:trPrChange>
        </w:trPr>
        <w:tc>
          <w:tcPr>
            <w:tcW w:w="675" w:type="pct"/>
            <w:tcPrChange w:id="772" w:author="Batra Yogesh (EXT)" w:date="2018-04-13T12:23:00Z">
              <w:tcPr>
                <w:tcW w:w="1077" w:type="dxa"/>
              </w:tcPr>
            </w:tcPrChange>
          </w:tcPr>
          <w:p w14:paraId="3704562E" w14:textId="2D45E37C" w:rsidR="00692AFA" w:rsidRPr="005342C8" w:rsidRDefault="00692AFA" w:rsidP="00692AFA">
            <w:pPr>
              <w:rPr>
                <w:ins w:id="773" w:author="Wirasak Chomphu" w:date="2017-11-26T16:56:00Z"/>
                <w:rFonts w:cs="Arial"/>
                <w:sz w:val="20"/>
                <w:szCs w:val="20"/>
                <w:rPrChange w:id="774" w:author="Batra Yogesh (EXT)" w:date="2018-04-13T12:22:00Z">
                  <w:rPr>
                    <w:ins w:id="775" w:author="Wirasak Chomphu" w:date="2017-11-26T16:56:00Z"/>
                    <w:rFonts w:ascii="Century Gothic" w:hAnsi="Century Gothic"/>
                    <w:sz w:val="20"/>
                    <w:szCs w:val="20"/>
                  </w:rPr>
                </w:rPrChange>
              </w:rPr>
            </w:pPr>
            <w:ins w:id="776" w:author="Wirasak Chomphu" w:date="2017-11-26T16:57:00Z">
              <w:r w:rsidRPr="005342C8">
                <w:rPr>
                  <w:rFonts w:cs="Arial"/>
                  <w:sz w:val="20"/>
                  <w:szCs w:val="20"/>
                  <w:rPrChange w:id="777" w:author="Batra Yogesh (EXT)" w:date="2018-04-13T12:22:00Z">
                    <w:rPr>
                      <w:rFonts w:ascii="Century Gothic" w:hAnsi="Century Gothic"/>
                      <w:sz w:val="20"/>
                      <w:szCs w:val="20"/>
                    </w:rPr>
                  </w:rPrChange>
                </w:rPr>
                <w:t>BR.3</w:t>
              </w:r>
            </w:ins>
          </w:p>
        </w:tc>
        <w:tc>
          <w:tcPr>
            <w:tcW w:w="2326" w:type="pct"/>
            <w:tcPrChange w:id="778" w:author="Batra Yogesh (EXT)" w:date="2018-04-13T12:23:00Z">
              <w:tcPr>
                <w:tcW w:w="3713" w:type="dxa"/>
                <w:gridSpan w:val="2"/>
              </w:tcPr>
            </w:tcPrChange>
          </w:tcPr>
          <w:p w14:paraId="3C6AF91B" w14:textId="67235D25" w:rsidR="00692AFA" w:rsidRPr="005342C8" w:rsidRDefault="00692AFA" w:rsidP="00692AFA">
            <w:pPr>
              <w:tabs>
                <w:tab w:val="num" w:pos="1440"/>
              </w:tabs>
              <w:rPr>
                <w:ins w:id="779" w:author="Wirasak Chomphu" w:date="2017-11-26T16:56:00Z"/>
                <w:rFonts w:cs="Arial"/>
                <w:sz w:val="20"/>
                <w:rPrChange w:id="780" w:author="Batra Yogesh (EXT)" w:date="2018-04-13T12:22:00Z">
                  <w:rPr>
                    <w:ins w:id="781" w:author="Wirasak Chomphu" w:date="2017-11-26T16:56:00Z"/>
                    <w:rFonts w:ascii="Century Gothic" w:hAnsi="Century Gothic"/>
                    <w:sz w:val="20"/>
                  </w:rPr>
                </w:rPrChange>
              </w:rPr>
            </w:pPr>
            <w:ins w:id="782" w:author="Wirasak Chomphu" w:date="2017-11-26T16:56:00Z">
              <w:r w:rsidRPr="005342C8">
                <w:rPr>
                  <w:rFonts w:cs="Arial"/>
                  <w:color w:val="000000"/>
                  <w:sz w:val="17"/>
                  <w:szCs w:val="17"/>
                </w:rPr>
                <w:t>Daytime [hh:mm]</w:t>
              </w:r>
            </w:ins>
          </w:p>
        </w:tc>
        <w:tc>
          <w:tcPr>
            <w:tcW w:w="1999" w:type="pct"/>
            <w:tcPrChange w:id="783" w:author="Batra Yogesh (EXT)" w:date="2018-04-13T12:23:00Z">
              <w:tcPr>
                <w:tcW w:w="3192" w:type="dxa"/>
                <w:gridSpan w:val="2"/>
              </w:tcPr>
            </w:tcPrChange>
          </w:tcPr>
          <w:p w14:paraId="6EE344D7" w14:textId="2C566F85" w:rsidR="00692AFA" w:rsidRPr="005342C8" w:rsidRDefault="00692AFA" w:rsidP="00692AFA">
            <w:pPr>
              <w:keepNext/>
              <w:keepLines/>
              <w:rPr>
                <w:ins w:id="784" w:author="Wirasak Chomphu" w:date="2017-11-26T16:56:00Z"/>
                <w:rFonts w:cs="Arial"/>
                <w:sz w:val="20"/>
                <w:szCs w:val="20"/>
                <w:rPrChange w:id="785" w:author="Batra Yogesh (EXT)" w:date="2018-04-13T12:22:00Z">
                  <w:rPr>
                    <w:ins w:id="786" w:author="Wirasak Chomphu" w:date="2017-11-26T16:56:00Z"/>
                    <w:rFonts w:ascii="Century Gothic" w:hAnsi="Century Gothic"/>
                    <w:sz w:val="20"/>
                    <w:szCs w:val="20"/>
                  </w:rPr>
                </w:rPrChange>
              </w:rPr>
            </w:pPr>
            <w:ins w:id="787" w:author="Wirasak Chomphu" w:date="2017-11-26T16:56:00Z">
              <w:r w:rsidRPr="005342C8">
                <w:rPr>
                  <w:rFonts w:cs="Arial"/>
                  <w:sz w:val="20"/>
                  <w:szCs w:val="20"/>
                  <w:rPrChange w:id="788" w:author="Batra Yogesh (EXT)" w:date="2018-04-13T12:22:00Z">
                    <w:rPr>
                      <w:rFonts w:ascii="Century Gothic" w:hAnsi="Century Gothic"/>
                      <w:sz w:val="20"/>
                      <w:szCs w:val="20"/>
                    </w:rPr>
                  </w:rPrChange>
                </w:rPr>
                <w:t>De</w:t>
              </w:r>
              <w:del w:id="789" w:author="Batra Yogesh (EXT)" w:date="2018-04-04T17:10:00Z">
                <w:r w:rsidRPr="005342C8" w:rsidDel="009901CD">
                  <w:rPr>
                    <w:rFonts w:cs="Arial"/>
                    <w:sz w:val="20"/>
                    <w:szCs w:val="20"/>
                    <w:rPrChange w:id="790" w:author="Batra Yogesh (EXT)" w:date="2018-04-13T12:22:00Z">
                      <w:rPr>
                        <w:rFonts w:ascii="Century Gothic" w:hAnsi="Century Gothic"/>
                        <w:sz w:val="20"/>
                        <w:szCs w:val="20"/>
                      </w:rPr>
                    </w:rPrChange>
                  </w:rPr>
                  <w:delText>a</w:delText>
                </w:r>
              </w:del>
              <w:r w:rsidRPr="005342C8">
                <w:rPr>
                  <w:rFonts w:cs="Arial"/>
                  <w:sz w:val="20"/>
                  <w:szCs w:val="20"/>
                  <w:rPrChange w:id="791" w:author="Batra Yogesh (EXT)" w:date="2018-04-13T12:22:00Z">
                    <w:rPr>
                      <w:rFonts w:ascii="Century Gothic" w:hAnsi="Century Gothic"/>
                      <w:sz w:val="20"/>
                      <w:szCs w:val="20"/>
                    </w:rPr>
                  </w:rPrChange>
                </w:rPr>
                <w:t>f</w:t>
              </w:r>
            </w:ins>
            <w:ins w:id="792" w:author="Batra Yogesh (EXT)" w:date="2018-04-04T17:10:00Z">
              <w:r w:rsidR="009901CD" w:rsidRPr="005342C8">
                <w:rPr>
                  <w:rFonts w:cs="Arial"/>
                  <w:sz w:val="20"/>
                  <w:szCs w:val="20"/>
                  <w:rPrChange w:id="793" w:author="Batra Yogesh (EXT)" w:date="2018-04-13T12:22:00Z">
                    <w:rPr>
                      <w:rFonts w:ascii="Century Gothic" w:hAnsi="Century Gothic"/>
                      <w:sz w:val="20"/>
                      <w:szCs w:val="20"/>
                    </w:rPr>
                  </w:rPrChange>
                </w:rPr>
                <w:t>a</w:t>
              </w:r>
            </w:ins>
            <w:ins w:id="794" w:author="Wirasak Chomphu" w:date="2017-11-26T16:56:00Z">
              <w:r w:rsidRPr="005342C8">
                <w:rPr>
                  <w:rFonts w:cs="Arial"/>
                  <w:sz w:val="20"/>
                  <w:szCs w:val="20"/>
                  <w:rPrChange w:id="795" w:author="Batra Yogesh (EXT)" w:date="2018-04-13T12:22:00Z">
                    <w:rPr>
                      <w:rFonts w:ascii="Century Gothic" w:hAnsi="Century Gothic"/>
                      <w:sz w:val="20"/>
                      <w:szCs w:val="20"/>
                    </w:rPr>
                  </w:rPrChange>
                </w:rPr>
                <w:t>ult : 00:00</w:t>
              </w:r>
            </w:ins>
          </w:p>
        </w:tc>
      </w:tr>
      <w:bookmarkEnd w:id="677"/>
    </w:tbl>
    <w:p w14:paraId="424CFFF0" w14:textId="77777777" w:rsidR="00692AFA" w:rsidRPr="005342C8" w:rsidRDefault="00692AFA" w:rsidP="00692AFA">
      <w:pPr>
        <w:ind w:left="576"/>
        <w:rPr>
          <w:ins w:id="796" w:author="Wirasak Chomphu" w:date="2017-11-26T16:54:00Z"/>
          <w:rFonts w:cs="Arial"/>
          <w:i/>
          <w:rPrChange w:id="797" w:author="Batra Yogesh (EXT)" w:date="2018-04-13T12:22:00Z">
            <w:rPr>
              <w:ins w:id="798" w:author="Wirasak Chomphu" w:date="2017-11-26T16:54:00Z"/>
              <w:rFonts w:ascii="Century Gothic" w:hAnsi="Century Gothic"/>
              <w:i/>
            </w:rPr>
          </w:rPrChange>
        </w:rPr>
      </w:pPr>
    </w:p>
    <w:p w14:paraId="6BEC8F55" w14:textId="77777777" w:rsidR="00692AFA" w:rsidRPr="005342C8" w:rsidRDefault="00692AFA" w:rsidP="00692AFA">
      <w:pPr>
        <w:pStyle w:val="Heading2"/>
        <w:numPr>
          <w:ilvl w:val="1"/>
          <w:numId w:val="23"/>
        </w:numPr>
        <w:rPr>
          <w:ins w:id="799" w:author="Wirasak Chomphu" w:date="2017-11-26T16:55:00Z"/>
          <w:rPrChange w:id="800" w:author="Batra Yogesh (EXT)" w:date="2018-04-13T12:22:00Z">
            <w:rPr>
              <w:ins w:id="801" w:author="Wirasak Chomphu" w:date="2017-11-26T16:55:00Z"/>
              <w:rFonts w:ascii="Century Gothic" w:hAnsi="Century Gothic"/>
            </w:rPr>
          </w:rPrChange>
        </w:rPr>
      </w:pPr>
      <w:bookmarkStart w:id="802" w:name="_Toc472065737"/>
      <w:bookmarkStart w:id="803" w:name="_Toc495780356"/>
      <w:ins w:id="804" w:author="Wirasak Chomphu" w:date="2017-11-26T16:55:00Z">
        <w:r w:rsidRPr="005342C8">
          <w:rPr>
            <w:rPrChange w:id="805" w:author="Batra Yogesh (EXT)" w:date="2018-04-13T12:22:00Z">
              <w:rPr>
                <w:rFonts w:ascii="Century Gothic" w:hAnsi="Century Gothic"/>
              </w:rPr>
            </w:rPrChange>
          </w:rPr>
          <w:t>Data Impacts</w:t>
        </w:r>
        <w:bookmarkEnd w:id="802"/>
        <w:bookmarkEnd w:id="803"/>
        <w:r w:rsidRPr="005342C8">
          <w:rPr>
            <w:rPrChange w:id="806" w:author="Batra Yogesh (EXT)" w:date="2018-04-13T12:22:00Z">
              <w:rPr>
                <w:rFonts w:ascii="Century Gothic" w:hAnsi="Century Gothic"/>
              </w:rPr>
            </w:rPrChange>
          </w:rPr>
          <w:t xml:space="preserve"> </w:t>
        </w:r>
      </w:ins>
    </w:p>
    <w:p w14:paraId="6D43A105" w14:textId="77777777" w:rsidR="00692AFA" w:rsidRPr="005342C8" w:rsidRDefault="00692AFA" w:rsidP="00692AFA">
      <w:pPr>
        <w:rPr>
          <w:ins w:id="807" w:author="Wirasak Chomphu" w:date="2017-11-26T16:55:00Z"/>
          <w:rFonts w:cs="Arial"/>
          <w:rPrChange w:id="808" w:author="Batra Yogesh (EXT)" w:date="2018-04-13T12:22:00Z">
            <w:rPr>
              <w:ins w:id="809" w:author="Wirasak Chomphu" w:date="2017-11-26T16:55:00Z"/>
              <w:rFonts w:ascii="Century Gothic" w:hAnsi="Century Gothic"/>
            </w:rPr>
          </w:rPrChange>
        </w:rPr>
      </w:pPr>
    </w:p>
    <w:tbl>
      <w:tblPr>
        <w:tblStyle w:val="TableGrid"/>
        <w:tblW w:w="5000" w:type="pct"/>
        <w:tblLook w:val="01E0" w:firstRow="1" w:lastRow="1" w:firstColumn="1" w:lastColumn="1" w:noHBand="0" w:noVBand="0"/>
        <w:tblPrChange w:id="810" w:author="Batra Yogesh (EXT)" w:date="2018-04-13T12:23:00Z">
          <w:tblPr>
            <w:tblStyle w:val="TableGrid"/>
            <w:tblW w:w="8100" w:type="dxa"/>
            <w:tblInd w:w="1368" w:type="dxa"/>
            <w:tblLook w:val="01E0" w:firstRow="1" w:lastRow="1" w:firstColumn="1" w:lastColumn="1" w:noHBand="0" w:noVBand="0"/>
          </w:tblPr>
        </w:tblPrChange>
      </w:tblPr>
      <w:tblGrid>
        <w:gridCol w:w="2493"/>
        <w:gridCol w:w="3532"/>
        <w:gridCol w:w="3325"/>
        <w:tblGridChange w:id="811">
          <w:tblGrid>
            <w:gridCol w:w="2493"/>
            <w:gridCol w:w="243"/>
            <w:gridCol w:w="2160"/>
            <w:gridCol w:w="1129"/>
            <w:gridCol w:w="1931"/>
            <w:gridCol w:w="1394"/>
            <w:gridCol w:w="1486"/>
          </w:tblGrid>
        </w:tblGridChange>
      </w:tblGrid>
      <w:tr w:rsidR="00692AFA" w:rsidRPr="005342C8" w14:paraId="562573F8" w14:textId="77777777" w:rsidTr="005342C8">
        <w:trPr>
          <w:ins w:id="812" w:author="Wirasak Chomphu" w:date="2017-11-26T16:55:00Z"/>
          <w:trPrChange w:id="813" w:author="Batra Yogesh (EXT)" w:date="2018-04-13T12:23:00Z">
            <w:trPr>
              <w:gridBefore w:val="2"/>
            </w:trPr>
          </w:trPrChange>
        </w:trPr>
        <w:tc>
          <w:tcPr>
            <w:tcW w:w="1333" w:type="pct"/>
            <w:tcPrChange w:id="814" w:author="Batra Yogesh (EXT)" w:date="2018-04-13T12:23:00Z">
              <w:tcPr>
                <w:tcW w:w="2160" w:type="dxa"/>
              </w:tcPr>
            </w:tcPrChange>
          </w:tcPr>
          <w:p w14:paraId="56852172" w14:textId="77777777" w:rsidR="00692AFA" w:rsidRPr="005342C8" w:rsidRDefault="00692AFA" w:rsidP="00692AFA">
            <w:pPr>
              <w:jc w:val="center"/>
              <w:rPr>
                <w:ins w:id="815" w:author="Wirasak Chomphu" w:date="2017-11-26T16:55:00Z"/>
                <w:rFonts w:cs="Arial"/>
                <w:b/>
                <w:bCs/>
                <w:iCs/>
                <w:sz w:val="20"/>
                <w:rPrChange w:id="816" w:author="Batra Yogesh (EXT)" w:date="2018-04-13T12:22:00Z">
                  <w:rPr>
                    <w:ins w:id="817" w:author="Wirasak Chomphu" w:date="2017-11-26T16:55:00Z"/>
                    <w:rFonts w:ascii="Century Gothic" w:hAnsi="Century Gothic"/>
                    <w:b/>
                    <w:bCs/>
                    <w:iCs/>
                    <w:sz w:val="20"/>
                  </w:rPr>
                </w:rPrChange>
              </w:rPr>
            </w:pPr>
            <w:ins w:id="818" w:author="Wirasak Chomphu" w:date="2017-11-26T16:55:00Z">
              <w:r w:rsidRPr="005342C8">
                <w:rPr>
                  <w:rFonts w:cs="Arial"/>
                  <w:b/>
                  <w:bCs/>
                  <w:iCs/>
                  <w:sz w:val="20"/>
                  <w:rPrChange w:id="819" w:author="Batra Yogesh (EXT)" w:date="2018-04-13T12:22:00Z">
                    <w:rPr>
                      <w:rFonts w:ascii="Century Gothic" w:hAnsi="Century Gothic"/>
                      <w:b/>
                      <w:bCs/>
                      <w:iCs/>
                      <w:sz w:val="20"/>
                    </w:rPr>
                  </w:rPrChange>
                </w:rPr>
                <w:t>Business Entry Screen</w:t>
              </w:r>
            </w:ins>
          </w:p>
        </w:tc>
        <w:tc>
          <w:tcPr>
            <w:tcW w:w="1889" w:type="pct"/>
            <w:tcPrChange w:id="820" w:author="Batra Yogesh (EXT)" w:date="2018-04-13T12:23:00Z">
              <w:tcPr>
                <w:tcW w:w="3060" w:type="dxa"/>
                <w:gridSpan w:val="2"/>
              </w:tcPr>
            </w:tcPrChange>
          </w:tcPr>
          <w:p w14:paraId="4C60EA28" w14:textId="77777777" w:rsidR="00692AFA" w:rsidRPr="005342C8" w:rsidRDefault="00692AFA" w:rsidP="00692AFA">
            <w:pPr>
              <w:jc w:val="center"/>
              <w:rPr>
                <w:ins w:id="821" w:author="Wirasak Chomphu" w:date="2017-11-26T16:55:00Z"/>
                <w:rFonts w:cs="Arial"/>
                <w:b/>
                <w:bCs/>
                <w:iCs/>
                <w:sz w:val="20"/>
                <w:rPrChange w:id="822" w:author="Batra Yogesh (EXT)" w:date="2018-04-13T12:22:00Z">
                  <w:rPr>
                    <w:ins w:id="823" w:author="Wirasak Chomphu" w:date="2017-11-26T16:55:00Z"/>
                    <w:rFonts w:ascii="Century Gothic" w:hAnsi="Century Gothic"/>
                    <w:b/>
                    <w:bCs/>
                    <w:iCs/>
                    <w:sz w:val="20"/>
                  </w:rPr>
                </w:rPrChange>
              </w:rPr>
            </w:pPr>
            <w:ins w:id="824" w:author="Wirasak Chomphu" w:date="2017-11-26T16:55:00Z">
              <w:r w:rsidRPr="005342C8">
                <w:rPr>
                  <w:rFonts w:cs="Arial"/>
                  <w:b/>
                  <w:bCs/>
                  <w:iCs/>
                  <w:sz w:val="20"/>
                  <w:rPrChange w:id="825" w:author="Batra Yogesh (EXT)" w:date="2018-04-13T12:22:00Z">
                    <w:rPr>
                      <w:rFonts w:ascii="Century Gothic" w:hAnsi="Century Gothic"/>
                      <w:b/>
                      <w:bCs/>
                      <w:iCs/>
                      <w:sz w:val="20"/>
                    </w:rPr>
                  </w:rPrChange>
                </w:rPr>
                <w:t>Description</w:t>
              </w:r>
            </w:ins>
          </w:p>
        </w:tc>
        <w:tc>
          <w:tcPr>
            <w:tcW w:w="1778" w:type="pct"/>
            <w:tcPrChange w:id="826" w:author="Batra Yogesh (EXT)" w:date="2018-04-13T12:23:00Z">
              <w:tcPr>
                <w:tcW w:w="2880" w:type="dxa"/>
                <w:gridSpan w:val="2"/>
              </w:tcPr>
            </w:tcPrChange>
          </w:tcPr>
          <w:p w14:paraId="3D03CEE8" w14:textId="77777777" w:rsidR="00692AFA" w:rsidRPr="005342C8" w:rsidRDefault="00692AFA" w:rsidP="00692AFA">
            <w:pPr>
              <w:jc w:val="center"/>
              <w:rPr>
                <w:ins w:id="827" w:author="Wirasak Chomphu" w:date="2017-11-26T16:55:00Z"/>
                <w:rFonts w:cs="Arial"/>
                <w:b/>
                <w:bCs/>
                <w:iCs/>
                <w:sz w:val="20"/>
                <w:rPrChange w:id="828" w:author="Batra Yogesh (EXT)" w:date="2018-04-13T12:22:00Z">
                  <w:rPr>
                    <w:ins w:id="829" w:author="Wirasak Chomphu" w:date="2017-11-26T16:55:00Z"/>
                    <w:rFonts w:ascii="Century Gothic" w:hAnsi="Century Gothic"/>
                    <w:b/>
                    <w:bCs/>
                    <w:iCs/>
                    <w:sz w:val="20"/>
                  </w:rPr>
                </w:rPrChange>
              </w:rPr>
            </w:pPr>
            <w:ins w:id="830" w:author="Wirasak Chomphu" w:date="2017-11-26T16:55:00Z">
              <w:r w:rsidRPr="005342C8">
                <w:rPr>
                  <w:rFonts w:cs="Arial"/>
                  <w:b/>
                  <w:bCs/>
                  <w:iCs/>
                  <w:sz w:val="20"/>
                  <w:rPrChange w:id="831" w:author="Batra Yogesh (EXT)" w:date="2018-04-13T12:22:00Z">
                    <w:rPr>
                      <w:rFonts w:ascii="Century Gothic" w:hAnsi="Century Gothic"/>
                      <w:b/>
                      <w:bCs/>
                      <w:iCs/>
                      <w:sz w:val="20"/>
                    </w:rPr>
                  </w:rPrChange>
                </w:rPr>
                <w:t>Valid Values</w:t>
              </w:r>
            </w:ins>
          </w:p>
        </w:tc>
      </w:tr>
      <w:tr w:rsidR="00692AFA" w:rsidRPr="005342C8" w14:paraId="74C1C623" w14:textId="77777777" w:rsidTr="005342C8">
        <w:trPr>
          <w:trHeight w:val="197"/>
          <w:ins w:id="832" w:author="Wirasak Chomphu" w:date="2017-11-26T16:55:00Z"/>
          <w:trPrChange w:id="833" w:author="Batra Yogesh (EXT)" w:date="2018-04-13T12:23:00Z">
            <w:trPr>
              <w:gridBefore w:val="2"/>
              <w:trHeight w:val="197"/>
            </w:trPr>
          </w:trPrChange>
        </w:trPr>
        <w:tc>
          <w:tcPr>
            <w:tcW w:w="1333" w:type="pct"/>
            <w:tcPrChange w:id="834" w:author="Batra Yogesh (EXT)" w:date="2018-04-13T12:23:00Z">
              <w:tcPr>
                <w:tcW w:w="2160" w:type="dxa"/>
              </w:tcPr>
            </w:tcPrChange>
          </w:tcPr>
          <w:p w14:paraId="75DEDB30" w14:textId="73B3900F" w:rsidR="00692AFA" w:rsidRPr="005342C8" w:rsidRDefault="00692AFA" w:rsidP="00692AFA">
            <w:pPr>
              <w:rPr>
                <w:ins w:id="835" w:author="Wirasak Chomphu" w:date="2017-11-26T16:55:00Z"/>
                <w:rFonts w:cs="Arial"/>
                <w:b/>
                <w:sz w:val="20"/>
                <w:szCs w:val="20"/>
                <w:rPrChange w:id="836" w:author="Batra Yogesh (EXT)" w:date="2018-04-13T12:22:00Z">
                  <w:rPr>
                    <w:ins w:id="837" w:author="Wirasak Chomphu" w:date="2017-11-26T16:55:00Z"/>
                    <w:rFonts w:ascii="Century Gothic" w:hAnsi="Century Gothic"/>
                    <w:b/>
                    <w:sz w:val="20"/>
                    <w:szCs w:val="20"/>
                  </w:rPr>
                </w:rPrChange>
              </w:rPr>
            </w:pPr>
            <w:ins w:id="838" w:author="Wirasak Chomphu" w:date="2017-11-26T16:57:00Z">
              <w:r w:rsidRPr="005342C8">
                <w:rPr>
                  <w:rFonts w:cs="Arial"/>
                  <w:b/>
                  <w:sz w:val="20"/>
                  <w:szCs w:val="20"/>
                  <w:rPrChange w:id="839" w:author="Batra Yogesh (EXT)" w:date="2018-04-13T12:22:00Z">
                    <w:rPr>
                      <w:rFonts w:ascii="Century Gothic" w:hAnsi="Century Gothic"/>
                      <w:b/>
                      <w:sz w:val="20"/>
                      <w:szCs w:val="20"/>
                    </w:rPr>
                  </w:rPrChange>
                </w:rPr>
                <w:t xml:space="preserve">Injection Well Status </w:t>
              </w:r>
            </w:ins>
            <w:ins w:id="840" w:author="Wirasak Chomphu" w:date="2017-11-26T16:55:00Z">
              <w:r w:rsidRPr="005342C8">
                <w:rPr>
                  <w:rFonts w:cs="Arial"/>
                  <w:b/>
                  <w:sz w:val="20"/>
                  <w:szCs w:val="20"/>
                  <w:rPrChange w:id="841" w:author="Batra Yogesh (EXT)" w:date="2018-04-13T12:22:00Z">
                    <w:rPr>
                      <w:rFonts w:ascii="Century Gothic" w:hAnsi="Century Gothic"/>
                      <w:b/>
                      <w:sz w:val="20"/>
                      <w:szCs w:val="20"/>
                    </w:rPr>
                  </w:rPrChange>
                </w:rPr>
                <w:t>- History</w:t>
              </w:r>
            </w:ins>
          </w:p>
        </w:tc>
        <w:tc>
          <w:tcPr>
            <w:tcW w:w="1889" w:type="pct"/>
            <w:tcPrChange w:id="842" w:author="Batra Yogesh (EXT)" w:date="2018-04-13T12:23:00Z">
              <w:tcPr>
                <w:tcW w:w="3060" w:type="dxa"/>
                <w:gridSpan w:val="2"/>
              </w:tcPr>
            </w:tcPrChange>
          </w:tcPr>
          <w:p w14:paraId="018BC870" w14:textId="77777777" w:rsidR="00692AFA" w:rsidRPr="005342C8" w:rsidRDefault="00692AFA" w:rsidP="00692AFA">
            <w:pPr>
              <w:rPr>
                <w:ins w:id="843" w:author="Wirasak Chomphu" w:date="2017-11-26T16:55:00Z"/>
                <w:rFonts w:cs="Arial"/>
                <w:iCs/>
                <w:sz w:val="20"/>
                <w:rPrChange w:id="844" w:author="Batra Yogesh (EXT)" w:date="2018-04-13T12:22:00Z">
                  <w:rPr>
                    <w:ins w:id="845" w:author="Wirasak Chomphu" w:date="2017-11-26T16:55:00Z"/>
                    <w:rFonts w:ascii="Century Gothic" w:hAnsi="Century Gothic"/>
                    <w:iCs/>
                    <w:sz w:val="20"/>
                  </w:rPr>
                </w:rPrChange>
              </w:rPr>
            </w:pPr>
          </w:p>
        </w:tc>
        <w:tc>
          <w:tcPr>
            <w:tcW w:w="1778" w:type="pct"/>
            <w:tcPrChange w:id="846" w:author="Batra Yogesh (EXT)" w:date="2018-04-13T12:23:00Z">
              <w:tcPr>
                <w:tcW w:w="2880" w:type="dxa"/>
                <w:gridSpan w:val="2"/>
              </w:tcPr>
            </w:tcPrChange>
          </w:tcPr>
          <w:p w14:paraId="6A9517DF" w14:textId="77777777" w:rsidR="00692AFA" w:rsidRPr="005342C8" w:rsidRDefault="00692AFA" w:rsidP="00692AFA">
            <w:pPr>
              <w:rPr>
                <w:ins w:id="847" w:author="Wirasak Chomphu" w:date="2017-11-26T16:55:00Z"/>
                <w:rFonts w:cs="Arial"/>
                <w:iCs/>
                <w:sz w:val="20"/>
                <w:rPrChange w:id="848" w:author="Batra Yogesh (EXT)" w:date="2018-04-13T12:22:00Z">
                  <w:rPr>
                    <w:ins w:id="849" w:author="Wirasak Chomphu" w:date="2017-11-26T16:55:00Z"/>
                    <w:rFonts w:ascii="Century Gothic" w:hAnsi="Century Gothic"/>
                    <w:iCs/>
                    <w:sz w:val="20"/>
                  </w:rPr>
                </w:rPrChange>
              </w:rPr>
            </w:pPr>
          </w:p>
        </w:tc>
      </w:tr>
      <w:tr w:rsidR="00692AFA" w:rsidRPr="005342C8" w14:paraId="422F2E09" w14:textId="77777777" w:rsidTr="005342C8">
        <w:trPr>
          <w:ins w:id="850" w:author="Wirasak Chomphu" w:date="2017-11-26T16:55:00Z"/>
          <w:trPrChange w:id="851" w:author="Batra Yogesh (EXT)" w:date="2018-04-13T12:23:00Z">
            <w:trPr>
              <w:gridBefore w:val="2"/>
            </w:trPr>
          </w:trPrChange>
        </w:trPr>
        <w:tc>
          <w:tcPr>
            <w:tcW w:w="1333" w:type="pct"/>
            <w:tcPrChange w:id="852" w:author="Batra Yogesh (EXT)" w:date="2018-04-13T12:23:00Z">
              <w:tcPr>
                <w:tcW w:w="2160" w:type="dxa"/>
              </w:tcPr>
            </w:tcPrChange>
          </w:tcPr>
          <w:p w14:paraId="48DB293F" w14:textId="77777777" w:rsidR="00692AFA" w:rsidRPr="005342C8" w:rsidRDefault="00692AFA" w:rsidP="00692AFA">
            <w:pPr>
              <w:tabs>
                <w:tab w:val="num" w:pos="1440"/>
              </w:tabs>
              <w:rPr>
                <w:ins w:id="853" w:author="Wirasak Chomphu" w:date="2017-11-26T16:55:00Z"/>
                <w:rFonts w:cs="Arial"/>
                <w:sz w:val="20"/>
                <w:rPrChange w:id="854" w:author="Batra Yogesh (EXT)" w:date="2018-04-13T12:22:00Z">
                  <w:rPr>
                    <w:ins w:id="855" w:author="Wirasak Chomphu" w:date="2017-11-26T16:55:00Z"/>
                    <w:rFonts w:ascii="Century Gothic" w:hAnsi="Century Gothic"/>
                    <w:sz w:val="20"/>
                  </w:rPr>
                </w:rPrChange>
              </w:rPr>
            </w:pPr>
            <w:ins w:id="856" w:author="Wirasak Chomphu" w:date="2017-11-26T16:55:00Z">
              <w:r w:rsidRPr="005342C8">
                <w:rPr>
                  <w:rFonts w:cs="Arial"/>
                  <w:sz w:val="20"/>
                  <w:rPrChange w:id="857" w:author="Batra Yogesh (EXT)" w:date="2018-04-13T12:22:00Z">
                    <w:rPr>
                      <w:rFonts w:ascii="Century Gothic" w:hAnsi="Century Gothic"/>
                      <w:sz w:val="20"/>
                    </w:rPr>
                  </w:rPrChange>
                </w:rPr>
                <w:t>Daytime</w:t>
              </w:r>
            </w:ins>
          </w:p>
        </w:tc>
        <w:tc>
          <w:tcPr>
            <w:tcW w:w="1889" w:type="pct"/>
            <w:tcPrChange w:id="858" w:author="Batra Yogesh (EXT)" w:date="2018-04-13T12:23:00Z">
              <w:tcPr>
                <w:tcW w:w="3060" w:type="dxa"/>
                <w:gridSpan w:val="2"/>
              </w:tcPr>
            </w:tcPrChange>
          </w:tcPr>
          <w:p w14:paraId="1ACA2B88" w14:textId="77777777" w:rsidR="00692AFA" w:rsidRPr="005342C8" w:rsidRDefault="00692AFA" w:rsidP="00692AFA">
            <w:pPr>
              <w:rPr>
                <w:ins w:id="859" w:author="Wirasak Chomphu" w:date="2017-11-26T16:55:00Z"/>
                <w:rFonts w:cs="Arial"/>
                <w:iCs/>
                <w:sz w:val="20"/>
                <w:rPrChange w:id="860" w:author="Batra Yogesh (EXT)" w:date="2018-04-13T12:22:00Z">
                  <w:rPr>
                    <w:ins w:id="861" w:author="Wirasak Chomphu" w:date="2017-11-26T16:55:00Z"/>
                    <w:rFonts w:ascii="Century Gothic" w:hAnsi="Century Gothic"/>
                    <w:iCs/>
                    <w:sz w:val="20"/>
                  </w:rPr>
                </w:rPrChange>
              </w:rPr>
            </w:pPr>
            <w:ins w:id="862" w:author="Wirasak Chomphu" w:date="2017-11-26T16:55:00Z">
              <w:r w:rsidRPr="005342C8">
                <w:rPr>
                  <w:rFonts w:cs="Arial"/>
                  <w:sz w:val="20"/>
                  <w:rPrChange w:id="863" w:author="Batra Yogesh (EXT)" w:date="2018-04-13T12:22:00Z">
                    <w:rPr>
                      <w:rFonts w:ascii="Century Gothic" w:hAnsi="Century Gothic"/>
                      <w:sz w:val="20"/>
                    </w:rPr>
                  </w:rPrChange>
                </w:rPr>
                <w:t>Mandatory</w:t>
              </w:r>
            </w:ins>
          </w:p>
        </w:tc>
        <w:tc>
          <w:tcPr>
            <w:tcW w:w="1778" w:type="pct"/>
            <w:tcPrChange w:id="864" w:author="Batra Yogesh (EXT)" w:date="2018-04-13T12:23:00Z">
              <w:tcPr>
                <w:tcW w:w="2880" w:type="dxa"/>
                <w:gridSpan w:val="2"/>
              </w:tcPr>
            </w:tcPrChange>
          </w:tcPr>
          <w:p w14:paraId="58F4CB7C" w14:textId="77777777" w:rsidR="00692AFA" w:rsidRPr="005342C8" w:rsidRDefault="00692AFA" w:rsidP="00692AFA">
            <w:pPr>
              <w:rPr>
                <w:ins w:id="865" w:author="Wirasak Chomphu" w:date="2017-11-26T16:55:00Z"/>
                <w:rFonts w:cs="Arial"/>
                <w:sz w:val="20"/>
                <w:rPrChange w:id="866" w:author="Batra Yogesh (EXT)" w:date="2018-04-13T12:22:00Z">
                  <w:rPr>
                    <w:ins w:id="867" w:author="Wirasak Chomphu" w:date="2017-11-26T16:55:00Z"/>
                    <w:rFonts w:ascii="Century Gothic" w:hAnsi="Century Gothic"/>
                    <w:sz w:val="20"/>
                  </w:rPr>
                </w:rPrChange>
              </w:rPr>
            </w:pPr>
            <w:ins w:id="868" w:author="Wirasak Chomphu" w:date="2017-11-26T16:55:00Z">
              <w:r w:rsidRPr="005342C8">
                <w:rPr>
                  <w:rFonts w:cs="Arial"/>
                  <w:sz w:val="20"/>
                  <w:rPrChange w:id="869" w:author="Batra Yogesh (EXT)" w:date="2018-04-13T12:22:00Z">
                    <w:rPr>
                      <w:rFonts w:ascii="Century Gothic" w:hAnsi="Century Gothic"/>
                      <w:sz w:val="20"/>
                    </w:rPr>
                  </w:rPrChange>
                </w:rPr>
                <w:t>yyyy-mm-dd  hh:mm</w:t>
              </w:r>
            </w:ins>
          </w:p>
        </w:tc>
      </w:tr>
      <w:tr w:rsidR="00692AFA" w:rsidRPr="005342C8" w14:paraId="2770C8C3" w14:textId="77777777" w:rsidTr="005342C8">
        <w:trPr>
          <w:ins w:id="870" w:author="Wirasak Chomphu" w:date="2017-11-26T16:55:00Z"/>
          <w:trPrChange w:id="871" w:author="Batra Yogesh (EXT)" w:date="2018-04-13T12:23:00Z">
            <w:trPr>
              <w:gridBefore w:val="2"/>
            </w:trPr>
          </w:trPrChange>
        </w:trPr>
        <w:tc>
          <w:tcPr>
            <w:tcW w:w="1333" w:type="pct"/>
            <w:tcPrChange w:id="872" w:author="Batra Yogesh (EXT)" w:date="2018-04-13T12:23:00Z">
              <w:tcPr>
                <w:tcW w:w="2160" w:type="dxa"/>
              </w:tcPr>
            </w:tcPrChange>
          </w:tcPr>
          <w:p w14:paraId="2705EEE1" w14:textId="77777777" w:rsidR="00692AFA" w:rsidRPr="005342C8" w:rsidRDefault="00692AFA" w:rsidP="00692AFA">
            <w:pPr>
              <w:tabs>
                <w:tab w:val="num" w:pos="1440"/>
              </w:tabs>
              <w:rPr>
                <w:ins w:id="873" w:author="Wirasak Chomphu" w:date="2017-11-26T16:55:00Z"/>
                <w:rFonts w:cs="Arial"/>
                <w:sz w:val="20"/>
                <w:rPrChange w:id="874" w:author="Batra Yogesh (EXT)" w:date="2018-04-13T12:22:00Z">
                  <w:rPr>
                    <w:ins w:id="875" w:author="Wirasak Chomphu" w:date="2017-11-26T16:55:00Z"/>
                    <w:rFonts w:ascii="Century Gothic" w:hAnsi="Century Gothic"/>
                    <w:sz w:val="20"/>
                  </w:rPr>
                </w:rPrChange>
              </w:rPr>
            </w:pPr>
            <w:ins w:id="876" w:author="Wirasak Chomphu" w:date="2017-11-26T16:55:00Z">
              <w:r w:rsidRPr="005342C8">
                <w:rPr>
                  <w:rFonts w:cs="Arial"/>
                  <w:sz w:val="20"/>
                  <w:rPrChange w:id="877" w:author="Batra Yogesh (EXT)" w:date="2018-04-13T12:22:00Z">
                    <w:rPr>
                      <w:rFonts w:ascii="Century Gothic" w:hAnsi="Century Gothic"/>
                      <w:sz w:val="20"/>
                    </w:rPr>
                  </w:rPrChange>
                </w:rPr>
                <w:t>Well Name</w:t>
              </w:r>
            </w:ins>
          </w:p>
        </w:tc>
        <w:tc>
          <w:tcPr>
            <w:tcW w:w="1889" w:type="pct"/>
            <w:tcPrChange w:id="878" w:author="Batra Yogesh (EXT)" w:date="2018-04-13T12:23:00Z">
              <w:tcPr>
                <w:tcW w:w="3060" w:type="dxa"/>
                <w:gridSpan w:val="2"/>
              </w:tcPr>
            </w:tcPrChange>
          </w:tcPr>
          <w:p w14:paraId="29A9FEE3" w14:textId="77777777" w:rsidR="00692AFA" w:rsidRPr="005342C8" w:rsidRDefault="00692AFA" w:rsidP="00692AFA">
            <w:pPr>
              <w:rPr>
                <w:ins w:id="879" w:author="Wirasak Chomphu" w:date="2017-11-26T16:55:00Z"/>
                <w:rFonts w:cs="Arial"/>
                <w:iCs/>
                <w:sz w:val="20"/>
                <w:rPrChange w:id="880" w:author="Batra Yogesh (EXT)" w:date="2018-04-13T12:22:00Z">
                  <w:rPr>
                    <w:ins w:id="881" w:author="Wirasak Chomphu" w:date="2017-11-26T16:55:00Z"/>
                    <w:rFonts w:ascii="Century Gothic" w:hAnsi="Century Gothic"/>
                    <w:iCs/>
                    <w:sz w:val="20"/>
                  </w:rPr>
                </w:rPrChange>
              </w:rPr>
            </w:pPr>
            <w:ins w:id="882" w:author="Wirasak Chomphu" w:date="2017-11-26T16:55:00Z">
              <w:r w:rsidRPr="005342C8">
                <w:rPr>
                  <w:rFonts w:cs="Arial"/>
                  <w:sz w:val="20"/>
                  <w:rPrChange w:id="883" w:author="Batra Yogesh (EXT)" w:date="2018-04-13T12:22:00Z">
                    <w:rPr>
                      <w:rFonts w:ascii="Century Gothic" w:hAnsi="Century Gothic"/>
                      <w:sz w:val="20"/>
                    </w:rPr>
                  </w:rPrChange>
                </w:rPr>
                <w:t>Mandatory</w:t>
              </w:r>
            </w:ins>
          </w:p>
        </w:tc>
        <w:tc>
          <w:tcPr>
            <w:tcW w:w="1778" w:type="pct"/>
            <w:tcPrChange w:id="884" w:author="Batra Yogesh (EXT)" w:date="2018-04-13T12:23:00Z">
              <w:tcPr>
                <w:tcW w:w="2880" w:type="dxa"/>
                <w:gridSpan w:val="2"/>
              </w:tcPr>
            </w:tcPrChange>
          </w:tcPr>
          <w:p w14:paraId="79A41970" w14:textId="77777777" w:rsidR="00692AFA" w:rsidRPr="005342C8" w:rsidRDefault="00692AFA" w:rsidP="00692AFA">
            <w:pPr>
              <w:rPr>
                <w:ins w:id="885" w:author="Wirasak Chomphu" w:date="2017-11-26T16:55:00Z"/>
                <w:rFonts w:cs="Arial"/>
                <w:sz w:val="20"/>
                <w:rPrChange w:id="886" w:author="Batra Yogesh (EXT)" w:date="2018-04-13T12:22:00Z">
                  <w:rPr>
                    <w:ins w:id="887" w:author="Wirasak Chomphu" w:date="2017-11-26T16:55:00Z"/>
                    <w:rFonts w:ascii="Century Gothic" w:hAnsi="Century Gothic"/>
                    <w:sz w:val="20"/>
                  </w:rPr>
                </w:rPrChange>
              </w:rPr>
            </w:pPr>
            <w:ins w:id="888" w:author="Wirasak Chomphu" w:date="2017-11-26T16:55:00Z">
              <w:r w:rsidRPr="005342C8">
                <w:rPr>
                  <w:rFonts w:cs="Arial"/>
                  <w:iCs/>
                  <w:sz w:val="20"/>
                  <w:rPrChange w:id="889" w:author="Batra Yogesh (EXT)" w:date="2018-04-13T12:22:00Z">
                    <w:rPr>
                      <w:rFonts w:ascii="Century Gothic" w:hAnsi="Century Gothic"/>
                      <w:iCs/>
                      <w:sz w:val="20"/>
                    </w:rPr>
                  </w:rPrChange>
                </w:rPr>
                <w:t>Drop-down</w:t>
              </w:r>
            </w:ins>
          </w:p>
        </w:tc>
      </w:tr>
      <w:tr w:rsidR="00692AFA" w:rsidRPr="005342C8" w14:paraId="015F43FD" w14:textId="77777777" w:rsidTr="005342C8">
        <w:trPr>
          <w:ins w:id="890" w:author="Wirasak Chomphu" w:date="2017-11-26T16:55:00Z"/>
          <w:trPrChange w:id="891" w:author="Batra Yogesh (EXT)" w:date="2018-04-13T12:23:00Z">
            <w:trPr>
              <w:gridBefore w:val="2"/>
            </w:trPr>
          </w:trPrChange>
        </w:trPr>
        <w:tc>
          <w:tcPr>
            <w:tcW w:w="1333" w:type="pct"/>
            <w:tcPrChange w:id="892" w:author="Batra Yogesh (EXT)" w:date="2018-04-13T12:23:00Z">
              <w:tcPr>
                <w:tcW w:w="2160" w:type="dxa"/>
              </w:tcPr>
            </w:tcPrChange>
          </w:tcPr>
          <w:p w14:paraId="2CD2AA0C" w14:textId="3F4BDCD5" w:rsidR="00692AFA" w:rsidRPr="005342C8" w:rsidRDefault="00692AFA" w:rsidP="00692AFA">
            <w:pPr>
              <w:tabs>
                <w:tab w:val="num" w:pos="1440"/>
              </w:tabs>
              <w:rPr>
                <w:ins w:id="893" w:author="Wirasak Chomphu" w:date="2017-11-26T16:55:00Z"/>
                <w:rFonts w:cs="Arial"/>
                <w:sz w:val="20"/>
                <w:rPrChange w:id="894" w:author="Batra Yogesh (EXT)" w:date="2018-04-13T12:22:00Z">
                  <w:rPr>
                    <w:ins w:id="895" w:author="Wirasak Chomphu" w:date="2017-11-26T16:55:00Z"/>
                    <w:rFonts w:ascii="Century Gothic" w:hAnsi="Century Gothic"/>
                    <w:sz w:val="20"/>
                  </w:rPr>
                </w:rPrChange>
              </w:rPr>
            </w:pPr>
            <w:ins w:id="896" w:author="Wirasak Chomphu" w:date="2017-11-26T16:56:00Z">
              <w:r w:rsidRPr="005342C8">
                <w:rPr>
                  <w:rFonts w:cs="Arial"/>
                  <w:sz w:val="20"/>
                  <w:rPrChange w:id="897" w:author="Batra Yogesh (EXT)" w:date="2018-04-13T12:22:00Z">
                    <w:rPr>
                      <w:rFonts w:ascii="Century Gothic" w:hAnsi="Century Gothic"/>
                      <w:sz w:val="20"/>
                    </w:rPr>
                  </w:rPrChange>
                </w:rPr>
                <w:t>Inj Type</w:t>
              </w:r>
            </w:ins>
          </w:p>
        </w:tc>
        <w:tc>
          <w:tcPr>
            <w:tcW w:w="1889" w:type="pct"/>
            <w:tcPrChange w:id="898" w:author="Batra Yogesh (EXT)" w:date="2018-04-13T12:23:00Z">
              <w:tcPr>
                <w:tcW w:w="3060" w:type="dxa"/>
                <w:gridSpan w:val="2"/>
              </w:tcPr>
            </w:tcPrChange>
          </w:tcPr>
          <w:p w14:paraId="28D25398" w14:textId="77777777" w:rsidR="00692AFA" w:rsidRPr="005342C8" w:rsidRDefault="00692AFA" w:rsidP="00692AFA">
            <w:pPr>
              <w:rPr>
                <w:ins w:id="899" w:author="Wirasak Chomphu" w:date="2017-11-26T16:55:00Z"/>
                <w:rFonts w:cs="Arial"/>
                <w:sz w:val="20"/>
                <w:rPrChange w:id="900" w:author="Batra Yogesh (EXT)" w:date="2018-04-13T12:22:00Z">
                  <w:rPr>
                    <w:ins w:id="901" w:author="Wirasak Chomphu" w:date="2017-11-26T16:55:00Z"/>
                    <w:rFonts w:ascii="Century Gothic" w:hAnsi="Century Gothic"/>
                    <w:sz w:val="20"/>
                  </w:rPr>
                </w:rPrChange>
              </w:rPr>
            </w:pPr>
            <w:ins w:id="902" w:author="Wirasak Chomphu" w:date="2017-11-26T16:55:00Z">
              <w:r w:rsidRPr="005342C8">
                <w:rPr>
                  <w:rFonts w:cs="Arial"/>
                  <w:sz w:val="20"/>
                  <w:rPrChange w:id="903" w:author="Batra Yogesh (EXT)" w:date="2018-04-13T12:22:00Z">
                    <w:rPr>
                      <w:rFonts w:ascii="Century Gothic" w:hAnsi="Century Gothic"/>
                      <w:sz w:val="20"/>
                    </w:rPr>
                  </w:rPrChange>
                </w:rPr>
                <w:t>Mandatory</w:t>
              </w:r>
            </w:ins>
          </w:p>
        </w:tc>
        <w:tc>
          <w:tcPr>
            <w:tcW w:w="1778" w:type="pct"/>
            <w:tcPrChange w:id="904" w:author="Batra Yogesh (EXT)" w:date="2018-04-13T12:23:00Z">
              <w:tcPr>
                <w:tcW w:w="2880" w:type="dxa"/>
                <w:gridSpan w:val="2"/>
              </w:tcPr>
            </w:tcPrChange>
          </w:tcPr>
          <w:p w14:paraId="27DDC1C4" w14:textId="77777777" w:rsidR="00692AFA" w:rsidRPr="005342C8" w:rsidRDefault="00692AFA" w:rsidP="00692AFA">
            <w:pPr>
              <w:rPr>
                <w:ins w:id="905" w:author="Wirasak Chomphu" w:date="2017-11-26T16:55:00Z"/>
                <w:rFonts w:cs="Arial"/>
                <w:iCs/>
                <w:sz w:val="20"/>
                <w:rPrChange w:id="906" w:author="Batra Yogesh (EXT)" w:date="2018-04-13T12:22:00Z">
                  <w:rPr>
                    <w:ins w:id="907" w:author="Wirasak Chomphu" w:date="2017-11-26T16:55:00Z"/>
                    <w:rFonts w:ascii="Century Gothic" w:hAnsi="Century Gothic"/>
                    <w:iCs/>
                    <w:sz w:val="20"/>
                  </w:rPr>
                </w:rPrChange>
              </w:rPr>
            </w:pPr>
            <w:ins w:id="908" w:author="Wirasak Chomphu" w:date="2017-11-26T16:55:00Z">
              <w:r w:rsidRPr="005342C8">
                <w:rPr>
                  <w:rFonts w:cs="Arial"/>
                  <w:iCs/>
                  <w:sz w:val="20"/>
                  <w:rPrChange w:id="909" w:author="Batra Yogesh (EXT)" w:date="2018-04-13T12:22:00Z">
                    <w:rPr>
                      <w:rFonts w:ascii="Century Gothic" w:hAnsi="Century Gothic"/>
                      <w:iCs/>
                      <w:sz w:val="20"/>
                    </w:rPr>
                  </w:rPrChange>
                </w:rPr>
                <w:t>Drop-down</w:t>
              </w:r>
            </w:ins>
          </w:p>
        </w:tc>
      </w:tr>
      <w:tr w:rsidR="00692AFA" w:rsidRPr="005342C8" w14:paraId="2DF506F7" w14:textId="77777777" w:rsidTr="005342C8">
        <w:trPr>
          <w:ins w:id="910" w:author="Wirasak Chomphu" w:date="2017-11-26T16:55:00Z"/>
          <w:trPrChange w:id="911" w:author="Batra Yogesh (EXT)" w:date="2018-04-13T12:23:00Z">
            <w:trPr>
              <w:gridBefore w:val="2"/>
            </w:trPr>
          </w:trPrChange>
        </w:trPr>
        <w:tc>
          <w:tcPr>
            <w:tcW w:w="1333" w:type="pct"/>
            <w:tcPrChange w:id="912" w:author="Batra Yogesh (EXT)" w:date="2018-04-13T12:23:00Z">
              <w:tcPr>
                <w:tcW w:w="2160" w:type="dxa"/>
              </w:tcPr>
            </w:tcPrChange>
          </w:tcPr>
          <w:p w14:paraId="3EBFF4D6" w14:textId="61E8BDC6" w:rsidR="00692AFA" w:rsidRPr="005342C8" w:rsidRDefault="00692AFA" w:rsidP="00692AFA">
            <w:pPr>
              <w:tabs>
                <w:tab w:val="num" w:pos="1440"/>
              </w:tabs>
              <w:rPr>
                <w:ins w:id="913" w:author="Wirasak Chomphu" w:date="2017-11-26T16:55:00Z"/>
                <w:rFonts w:cs="Arial"/>
                <w:sz w:val="20"/>
                <w:rPrChange w:id="914" w:author="Batra Yogesh (EXT)" w:date="2018-04-13T12:22:00Z">
                  <w:rPr>
                    <w:ins w:id="915" w:author="Wirasak Chomphu" w:date="2017-11-26T16:55:00Z"/>
                    <w:rFonts w:ascii="Century Gothic" w:hAnsi="Century Gothic"/>
                    <w:sz w:val="20"/>
                  </w:rPr>
                </w:rPrChange>
              </w:rPr>
            </w:pPr>
            <w:ins w:id="916" w:author="Wirasak Chomphu" w:date="2017-11-26T16:56:00Z">
              <w:r w:rsidRPr="005342C8">
                <w:rPr>
                  <w:rFonts w:cs="Arial"/>
                  <w:sz w:val="20"/>
                  <w:rPrChange w:id="917" w:author="Batra Yogesh (EXT)" w:date="2018-04-13T12:22:00Z">
                    <w:rPr>
                      <w:rFonts w:ascii="Century Gothic" w:hAnsi="Century Gothic"/>
                      <w:sz w:val="20"/>
                    </w:rPr>
                  </w:rPrChange>
                </w:rPr>
                <w:t>Well Status</w:t>
              </w:r>
            </w:ins>
          </w:p>
        </w:tc>
        <w:tc>
          <w:tcPr>
            <w:tcW w:w="1889" w:type="pct"/>
            <w:tcPrChange w:id="918" w:author="Batra Yogesh (EXT)" w:date="2018-04-13T12:23:00Z">
              <w:tcPr>
                <w:tcW w:w="3060" w:type="dxa"/>
                <w:gridSpan w:val="2"/>
              </w:tcPr>
            </w:tcPrChange>
          </w:tcPr>
          <w:p w14:paraId="65208ADC" w14:textId="38C53DFB" w:rsidR="00692AFA" w:rsidRPr="005342C8" w:rsidRDefault="00692AFA" w:rsidP="00692AFA">
            <w:pPr>
              <w:rPr>
                <w:ins w:id="919" w:author="Wirasak Chomphu" w:date="2017-11-26T16:55:00Z"/>
                <w:rFonts w:cs="Arial"/>
                <w:sz w:val="20"/>
                <w:rPrChange w:id="920" w:author="Batra Yogesh (EXT)" w:date="2018-04-13T12:22:00Z">
                  <w:rPr>
                    <w:ins w:id="921" w:author="Wirasak Chomphu" w:date="2017-11-26T16:55:00Z"/>
                    <w:rFonts w:ascii="Century Gothic" w:hAnsi="Century Gothic"/>
                    <w:sz w:val="20"/>
                  </w:rPr>
                </w:rPrChange>
              </w:rPr>
            </w:pPr>
            <w:ins w:id="922" w:author="Wirasak Chomphu" w:date="2017-11-26T16:56:00Z">
              <w:r w:rsidRPr="005342C8">
                <w:rPr>
                  <w:rFonts w:cs="Arial"/>
                  <w:sz w:val="20"/>
                  <w:rPrChange w:id="923" w:author="Batra Yogesh (EXT)" w:date="2018-04-13T12:22:00Z">
                    <w:rPr>
                      <w:rFonts w:ascii="Century Gothic" w:hAnsi="Century Gothic"/>
                      <w:sz w:val="20"/>
                    </w:rPr>
                  </w:rPrChange>
                </w:rPr>
                <w:t>Mandatory</w:t>
              </w:r>
            </w:ins>
          </w:p>
        </w:tc>
        <w:tc>
          <w:tcPr>
            <w:tcW w:w="1778" w:type="pct"/>
            <w:tcPrChange w:id="924" w:author="Batra Yogesh (EXT)" w:date="2018-04-13T12:23:00Z">
              <w:tcPr>
                <w:tcW w:w="2880" w:type="dxa"/>
                <w:gridSpan w:val="2"/>
              </w:tcPr>
            </w:tcPrChange>
          </w:tcPr>
          <w:p w14:paraId="2C7C0C6A" w14:textId="01E792FD" w:rsidR="00692AFA" w:rsidRPr="005342C8" w:rsidRDefault="00692AFA" w:rsidP="00692AFA">
            <w:pPr>
              <w:rPr>
                <w:ins w:id="925" w:author="Wirasak Chomphu" w:date="2017-11-26T16:55:00Z"/>
                <w:rFonts w:cs="Arial"/>
                <w:iCs/>
                <w:sz w:val="20"/>
                <w:rPrChange w:id="926" w:author="Batra Yogesh (EXT)" w:date="2018-04-13T12:22:00Z">
                  <w:rPr>
                    <w:ins w:id="927" w:author="Wirasak Chomphu" w:date="2017-11-26T16:55:00Z"/>
                    <w:rFonts w:ascii="Century Gothic" w:hAnsi="Century Gothic"/>
                    <w:iCs/>
                    <w:sz w:val="20"/>
                  </w:rPr>
                </w:rPrChange>
              </w:rPr>
            </w:pPr>
            <w:ins w:id="928" w:author="Wirasak Chomphu" w:date="2017-11-26T16:56:00Z">
              <w:r w:rsidRPr="005342C8">
                <w:rPr>
                  <w:rFonts w:cs="Arial"/>
                  <w:iCs/>
                  <w:sz w:val="20"/>
                  <w:rPrChange w:id="929" w:author="Batra Yogesh (EXT)" w:date="2018-04-13T12:22:00Z">
                    <w:rPr>
                      <w:rFonts w:ascii="Century Gothic" w:hAnsi="Century Gothic"/>
                      <w:iCs/>
                      <w:sz w:val="20"/>
                    </w:rPr>
                  </w:rPrChange>
                </w:rPr>
                <w:t>Drop-down</w:t>
              </w:r>
            </w:ins>
          </w:p>
        </w:tc>
      </w:tr>
    </w:tbl>
    <w:p w14:paraId="2C18FE02" w14:textId="77777777" w:rsidR="00692AFA" w:rsidRPr="005342C8" w:rsidRDefault="00692AFA" w:rsidP="00692AFA">
      <w:pPr>
        <w:ind w:left="720"/>
        <w:rPr>
          <w:ins w:id="930" w:author="Wirasak Chomphu" w:date="2017-11-26T16:55:00Z"/>
          <w:rFonts w:cs="Arial"/>
          <w:rPrChange w:id="931" w:author="Batra Yogesh (EXT)" w:date="2018-04-13T12:22:00Z">
            <w:rPr>
              <w:ins w:id="932" w:author="Wirasak Chomphu" w:date="2017-11-26T16:55:00Z"/>
              <w:rFonts w:ascii="Century Gothic" w:hAnsi="Century Gothic"/>
            </w:rPr>
          </w:rPrChange>
        </w:rPr>
      </w:pPr>
    </w:p>
    <w:p w14:paraId="790D588F" w14:textId="77777777" w:rsidR="00692AFA" w:rsidRPr="005342C8" w:rsidRDefault="00692AFA" w:rsidP="00BF2F96">
      <w:pPr>
        <w:rPr>
          <w:rFonts w:cs="Arial"/>
          <w:i/>
        </w:rPr>
      </w:pPr>
    </w:p>
    <w:sectPr w:rsidR="00692AFA" w:rsidRPr="005342C8" w:rsidSect="004D002A">
      <w:footerReference w:type="even" r:id="rId18"/>
      <w:pgSz w:w="12240" w:h="15840" w:code="1"/>
      <w:pgMar w:top="1440" w:right="1440" w:bottom="72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7" w:author="Lopez, Jennifer" w:date="2017-11-09T11:15:00Z" w:initials="LJ">
    <w:p w14:paraId="7CCB0272" w14:textId="1FFD7171" w:rsidR="00692AFA" w:rsidRDefault="00692AFA">
      <w:pPr>
        <w:pStyle w:val="CommentText"/>
      </w:pPr>
      <w:r>
        <w:rPr>
          <w:rStyle w:val="CommentReference"/>
        </w:rPr>
        <w:annotationRef/>
      </w:r>
      <w:r>
        <w:t>Include all hierarchy levels and indicate which are optional</w:t>
      </w:r>
    </w:p>
  </w:comment>
  <w:comment w:id="329" w:author="Lopez, Jennifer" w:date="2017-11-09T11:16:00Z" w:initials="LJ">
    <w:p w14:paraId="6811D335" w14:textId="5123E642" w:rsidR="00692AFA" w:rsidRDefault="00692AFA">
      <w:pPr>
        <w:pStyle w:val="CommentText"/>
      </w:pPr>
      <w:r>
        <w:rPr>
          <w:rStyle w:val="CommentReference"/>
        </w:rPr>
        <w:annotationRef/>
      </w:r>
      <w:r>
        <w:t>Same suggestions as in the UC01_Production Well Status Use Case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CB0272" w15:done="0"/>
  <w15:commentEx w15:paraId="6811D33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CB0272" w16cid:durableId="22A881C8"/>
  <w16cid:commentId w16cid:paraId="6811D335" w16cid:durableId="22A881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CF30" w14:textId="77777777" w:rsidR="00DE3B51" w:rsidRDefault="00DE3B51">
      <w:r>
        <w:separator/>
      </w:r>
    </w:p>
  </w:endnote>
  <w:endnote w:type="continuationSeparator" w:id="0">
    <w:p w14:paraId="0D884615" w14:textId="77777777" w:rsidR="00DE3B51" w:rsidRDefault="00DE3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AE41C" w14:textId="7A5564B3" w:rsidR="00692AFA" w:rsidRDefault="00692AFA">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F449EB">
      <w:rPr>
        <w:rFonts w:cs="Arial"/>
        <w:noProof/>
        <w:color w:val="3399FF"/>
      </w:rPr>
      <w:t>1</w:t>
    </w:r>
    <w:r>
      <w:rPr>
        <w:rFonts w:cs="Arial"/>
        <w:color w:val="3399F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384C" w14:textId="77777777" w:rsidR="00692AFA" w:rsidRDefault="00692AF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692AFA" w:rsidRDefault="00692A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5AE60" w14:textId="77777777" w:rsidR="00DE3B51" w:rsidRDefault="00DE3B51">
      <w:r>
        <w:separator/>
      </w:r>
    </w:p>
  </w:footnote>
  <w:footnote w:type="continuationSeparator" w:id="0">
    <w:p w14:paraId="627A1503" w14:textId="77777777" w:rsidR="00DE3B51" w:rsidRDefault="00DE3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3849" w14:textId="3FAD3E6F" w:rsidR="00692AFA" w:rsidRPr="007230F0" w:rsidRDefault="00692AFA" w:rsidP="00D730E7">
    <w:pPr>
      <w:pStyle w:val="Header"/>
      <w:pBdr>
        <w:bottom w:val="single" w:sz="4" w:space="1" w:color="auto"/>
      </w:pBdr>
      <w:tabs>
        <w:tab w:val="right" w:pos="8460"/>
      </w:tabs>
      <w:jc w:val="center"/>
      <w:rPr>
        <w:b/>
        <w:bCs/>
        <w:color w:val="3399FF"/>
      </w:rPr>
    </w:pPr>
    <w:r>
      <w:rPr>
        <w:rFonts w:cs="Arial"/>
        <w:b/>
        <w:bCs/>
        <w:color w:val="3399FF"/>
      </w:rPr>
      <w:t>EC_</w:t>
    </w:r>
    <w:del w:id="167" w:author="Batra Yogesh (EXT)" w:date="2018-04-13T16:30:00Z">
      <w:r w:rsidDel="00BB4996">
        <w:rPr>
          <w:rFonts w:cs="Arial"/>
          <w:b/>
          <w:bCs/>
          <w:color w:val="3399FF"/>
        </w:rPr>
        <w:delText>09_3</w:delText>
      </w:r>
    </w:del>
    <w:ins w:id="168" w:author="Batra Yogesh (EXT)" w:date="2018-04-13T16:30:00Z">
      <w:r w:rsidR="00BB4996">
        <w:rPr>
          <w:rFonts w:cs="Arial"/>
          <w:b/>
          <w:bCs/>
          <w:color w:val="3399FF"/>
        </w:rPr>
        <w:t>1</w:t>
      </w:r>
    </w:ins>
    <w:ins w:id="169" w:author="Kiran Madasu" w:date="2021-06-08T10:06:00Z">
      <w:r w:rsidR="00CC5C12">
        <w:rPr>
          <w:rFonts w:cs="Arial"/>
          <w:b/>
          <w:bCs/>
          <w:color w:val="3399FF"/>
        </w:rPr>
        <w:t>2</w:t>
      </w:r>
    </w:ins>
    <w:ins w:id="170" w:author="Batra Yogesh (EXT)" w:date="2018-04-13T16:30:00Z">
      <w:del w:id="171" w:author="Kiran Madasu" w:date="2021-06-08T10:06:00Z">
        <w:r w:rsidR="00BB4996" w:rsidDel="00CC5C12">
          <w:rPr>
            <w:rFonts w:cs="Arial"/>
            <w:b/>
            <w:bCs/>
            <w:color w:val="3399FF"/>
          </w:rPr>
          <w:delText>1</w:delText>
        </w:r>
      </w:del>
      <w:r w:rsidR="00BB4996">
        <w:rPr>
          <w:rFonts w:cs="Arial"/>
          <w:b/>
          <w:bCs/>
          <w:color w:val="3399FF"/>
        </w:rPr>
        <w:t>_2</w:t>
      </w:r>
    </w:ins>
    <w:r>
      <w:rPr>
        <w:rFonts w:cs="Arial"/>
        <w:b/>
        <w:bCs/>
        <w:color w:val="3399FF"/>
      </w:rPr>
      <w:t>_</w:t>
    </w:r>
    <w:r w:rsidRPr="007230F0">
      <w:rPr>
        <w:rFonts w:cs="Arial"/>
        <w:b/>
        <w:bCs/>
        <w:color w:val="3399FF"/>
      </w:rPr>
      <w:t>BKK_</w:t>
    </w:r>
    <w:r>
      <w:rPr>
        <w:rFonts w:cs="Arial"/>
        <w:b/>
        <w:bCs/>
        <w:color w:val="3399FF"/>
      </w:rPr>
      <w:t>UC</w:t>
    </w:r>
    <w:r w:rsidRPr="007230F0">
      <w:rPr>
        <w:rFonts w:cs="Arial"/>
        <w:b/>
        <w:bCs/>
        <w:color w:val="3399FF"/>
      </w:rPr>
      <w:t>0</w:t>
    </w:r>
    <w:r>
      <w:rPr>
        <w:rFonts w:cs="Arial"/>
        <w:b/>
        <w:bCs/>
        <w:color w:val="3399FF"/>
      </w:rPr>
      <w:t>6_In</w:t>
    </w:r>
    <w:ins w:id="172" w:author="Batra Yogesh (EXT)" w:date="2018-04-02T17:38:00Z">
      <w:r w:rsidR="000E1282">
        <w:rPr>
          <w:rFonts w:cs="Arial"/>
          <w:b/>
          <w:bCs/>
          <w:color w:val="3399FF"/>
        </w:rPr>
        <w:t>j</w:t>
      </w:r>
    </w:ins>
    <w:r>
      <w:rPr>
        <w:rFonts w:cs="Arial"/>
        <w:b/>
        <w:bCs/>
        <w:color w:val="3399FF"/>
      </w:rPr>
      <w:t>ection</w:t>
    </w:r>
    <w:r w:rsidRPr="007230F0">
      <w:rPr>
        <w:rFonts w:cs="Arial"/>
        <w:b/>
        <w:bCs/>
        <w:color w:val="3399FF"/>
      </w:rPr>
      <w:t xml:space="preserve"> Well Status</w:t>
    </w:r>
    <w:r>
      <w:rPr>
        <w:rFonts w:cs="Arial"/>
        <w:b/>
        <w:bCs/>
        <w:color w:val="3399FF"/>
      </w:rPr>
      <w:t xml:space="preserve">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251D47"/>
    <w:multiLevelType w:val="hybridMultilevel"/>
    <w:tmpl w:val="C14E626E"/>
    <w:lvl w:ilvl="0" w:tplc="2536CDA4">
      <w:start w:val="7"/>
      <w:numFmt w:val="bullet"/>
      <w:lvlText w:val="-"/>
      <w:lvlJc w:val="left"/>
      <w:pPr>
        <w:ind w:left="720" w:hanging="360"/>
      </w:pPr>
      <w:rPr>
        <w:rFonts w:ascii="Century Gothic" w:eastAsia="Times New Roman" w:hAnsi="Century Gothic"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F2FF5"/>
    <w:multiLevelType w:val="hybridMultilevel"/>
    <w:tmpl w:val="0AC446C4"/>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B71024"/>
    <w:multiLevelType w:val="hybridMultilevel"/>
    <w:tmpl w:val="BEE6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E1ED5"/>
    <w:multiLevelType w:val="hybridMultilevel"/>
    <w:tmpl w:val="B5AE6A2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1575D7"/>
    <w:multiLevelType w:val="hybridMultilevel"/>
    <w:tmpl w:val="2B58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E56A26"/>
    <w:multiLevelType w:val="hybridMultilevel"/>
    <w:tmpl w:val="EB78E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3CA9533D"/>
    <w:multiLevelType w:val="hybridMultilevel"/>
    <w:tmpl w:val="44A8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E14637"/>
    <w:multiLevelType w:val="hybridMultilevel"/>
    <w:tmpl w:val="06727D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56C0330"/>
    <w:multiLevelType w:val="hybridMultilevel"/>
    <w:tmpl w:val="CE7296B4"/>
    <w:lvl w:ilvl="0" w:tplc="D39A73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865982"/>
    <w:multiLevelType w:val="hybridMultilevel"/>
    <w:tmpl w:val="7CB833A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4BEC53A0"/>
    <w:multiLevelType w:val="hybridMultilevel"/>
    <w:tmpl w:val="1868B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B2D9D"/>
    <w:multiLevelType w:val="multilevel"/>
    <w:tmpl w:val="3612D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CA3F40"/>
    <w:multiLevelType w:val="hybridMultilevel"/>
    <w:tmpl w:val="14A67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57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076245716">
    <w:abstractNumId w:val="21"/>
  </w:num>
  <w:num w:numId="2" w16cid:durableId="1320038842">
    <w:abstractNumId w:val="9"/>
  </w:num>
  <w:num w:numId="3" w16cid:durableId="1087967279">
    <w:abstractNumId w:val="11"/>
  </w:num>
  <w:num w:numId="4" w16cid:durableId="1163854950">
    <w:abstractNumId w:val="13"/>
  </w:num>
  <w:num w:numId="5" w16cid:durableId="505285160">
    <w:abstractNumId w:val="17"/>
  </w:num>
  <w:num w:numId="6" w16cid:durableId="1676570877">
    <w:abstractNumId w:val="0"/>
  </w:num>
  <w:num w:numId="7" w16cid:durableId="868299887">
    <w:abstractNumId w:val="19"/>
  </w:num>
  <w:num w:numId="8" w16cid:durableId="224414413">
    <w:abstractNumId w:val="20"/>
  </w:num>
  <w:num w:numId="9" w16cid:durableId="1723406527">
    <w:abstractNumId w:val="10"/>
  </w:num>
  <w:num w:numId="10" w16cid:durableId="1589849869">
    <w:abstractNumId w:val="4"/>
  </w:num>
  <w:num w:numId="11" w16cid:durableId="1632245575">
    <w:abstractNumId w:val="16"/>
  </w:num>
  <w:num w:numId="12" w16cid:durableId="1596596600">
    <w:abstractNumId w:val="6"/>
  </w:num>
  <w:num w:numId="13" w16cid:durableId="1137336005">
    <w:abstractNumId w:val="1"/>
  </w:num>
  <w:num w:numId="14" w16cid:durableId="1469662997">
    <w:abstractNumId w:val="15"/>
  </w:num>
  <w:num w:numId="15" w16cid:durableId="593974316">
    <w:abstractNumId w:val="3"/>
  </w:num>
  <w:num w:numId="16" w16cid:durableId="1191996498">
    <w:abstractNumId w:val="8"/>
  </w:num>
  <w:num w:numId="17" w16cid:durableId="767433027">
    <w:abstractNumId w:val="5"/>
  </w:num>
  <w:num w:numId="18" w16cid:durableId="1813325780">
    <w:abstractNumId w:val="12"/>
  </w:num>
  <w:num w:numId="19" w16cid:durableId="869338124">
    <w:abstractNumId w:val="18"/>
  </w:num>
  <w:num w:numId="20" w16cid:durableId="1640377253">
    <w:abstractNumId w:val="14"/>
  </w:num>
  <w:num w:numId="21" w16cid:durableId="1387990127">
    <w:abstractNumId w:val="2"/>
  </w:num>
  <w:num w:numId="22" w16cid:durableId="1918828616">
    <w:abstractNumId w:val="7"/>
  </w:num>
  <w:num w:numId="23" w16cid:durableId="17684560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tra Yogesh (EXT)">
    <w15:presenceInfo w15:providerId="AD" w15:userId="S-1-5-21-4162059163-1544859033-1701284029-51988"/>
  </w15:person>
  <w15:person w15:author="Kiran Madasu">
    <w15:presenceInfo w15:providerId="AD" w15:userId="S::kiran.madasu@tietoevry.com::13cbbb80-8abc-41c2-9ee1-a13d93a22ba9"/>
  </w15:person>
  <w15:person w15:author="Lopez, Jennifer">
    <w15:presenceInfo w15:providerId="AD" w15:userId="S-1-5-21-2052111302-854245398-1177238915-45934"/>
  </w15:person>
  <w15:person w15:author="Divvya Dharshini">
    <w15:presenceInfo w15:providerId="AD" w15:userId="S::divvya.dharshini@quorumsoftware.com::3628957c-4326-4b11-bb20-0c20cbbb65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BA"/>
    <w:rsid w:val="00000159"/>
    <w:rsid w:val="00001921"/>
    <w:rsid w:val="00001E8C"/>
    <w:rsid w:val="00004543"/>
    <w:rsid w:val="00005861"/>
    <w:rsid w:val="00005DD6"/>
    <w:rsid w:val="00006EC4"/>
    <w:rsid w:val="00007A2B"/>
    <w:rsid w:val="00007D96"/>
    <w:rsid w:val="00010E2A"/>
    <w:rsid w:val="00010FB4"/>
    <w:rsid w:val="00011284"/>
    <w:rsid w:val="00011EFA"/>
    <w:rsid w:val="0001219D"/>
    <w:rsid w:val="00014741"/>
    <w:rsid w:val="00014B24"/>
    <w:rsid w:val="00014D25"/>
    <w:rsid w:val="000157B4"/>
    <w:rsid w:val="00015933"/>
    <w:rsid w:val="00015A23"/>
    <w:rsid w:val="0001696B"/>
    <w:rsid w:val="00017834"/>
    <w:rsid w:val="000179B8"/>
    <w:rsid w:val="00022BA5"/>
    <w:rsid w:val="00023077"/>
    <w:rsid w:val="000252E7"/>
    <w:rsid w:val="0003143A"/>
    <w:rsid w:val="000319AF"/>
    <w:rsid w:val="00032E51"/>
    <w:rsid w:val="00033B40"/>
    <w:rsid w:val="00034B86"/>
    <w:rsid w:val="00034F5B"/>
    <w:rsid w:val="000351F8"/>
    <w:rsid w:val="00042719"/>
    <w:rsid w:val="00044333"/>
    <w:rsid w:val="0004685D"/>
    <w:rsid w:val="00050AB9"/>
    <w:rsid w:val="00050D94"/>
    <w:rsid w:val="00051C5A"/>
    <w:rsid w:val="00052808"/>
    <w:rsid w:val="00052FF4"/>
    <w:rsid w:val="000536BB"/>
    <w:rsid w:val="00053F64"/>
    <w:rsid w:val="00056209"/>
    <w:rsid w:val="000565AA"/>
    <w:rsid w:val="0006165A"/>
    <w:rsid w:val="000617EA"/>
    <w:rsid w:val="00061D30"/>
    <w:rsid w:val="00063CE0"/>
    <w:rsid w:val="00064A60"/>
    <w:rsid w:val="00066625"/>
    <w:rsid w:val="00070371"/>
    <w:rsid w:val="00071534"/>
    <w:rsid w:val="000721C3"/>
    <w:rsid w:val="00072FA1"/>
    <w:rsid w:val="000732FB"/>
    <w:rsid w:val="000737C5"/>
    <w:rsid w:val="000768AA"/>
    <w:rsid w:val="00080CE7"/>
    <w:rsid w:val="00084717"/>
    <w:rsid w:val="00084875"/>
    <w:rsid w:val="00085785"/>
    <w:rsid w:val="00090F7B"/>
    <w:rsid w:val="000A00B0"/>
    <w:rsid w:val="000A3BC9"/>
    <w:rsid w:val="000A438C"/>
    <w:rsid w:val="000A4DD3"/>
    <w:rsid w:val="000A54FA"/>
    <w:rsid w:val="000A5C76"/>
    <w:rsid w:val="000A645D"/>
    <w:rsid w:val="000A6E9E"/>
    <w:rsid w:val="000A739A"/>
    <w:rsid w:val="000B2101"/>
    <w:rsid w:val="000B2968"/>
    <w:rsid w:val="000B3D95"/>
    <w:rsid w:val="000B4758"/>
    <w:rsid w:val="000B6484"/>
    <w:rsid w:val="000C02EF"/>
    <w:rsid w:val="000C707E"/>
    <w:rsid w:val="000C76CA"/>
    <w:rsid w:val="000D0315"/>
    <w:rsid w:val="000D0593"/>
    <w:rsid w:val="000D219F"/>
    <w:rsid w:val="000D33FC"/>
    <w:rsid w:val="000D3574"/>
    <w:rsid w:val="000D73A9"/>
    <w:rsid w:val="000E1282"/>
    <w:rsid w:val="000E15CC"/>
    <w:rsid w:val="000E2318"/>
    <w:rsid w:val="000E32A2"/>
    <w:rsid w:val="000E3D8E"/>
    <w:rsid w:val="000E413F"/>
    <w:rsid w:val="000E422E"/>
    <w:rsid w:val="000E69E6"/>
    <w:rsid w:val="000F3E52"/>
    <w:rsid w:val="000F553B"/>
    <w:rsid w:val="000F6560"/>
    <w:rsid w:val="00100CEB"/>
    <w:rsid w:val="00101DA8"/>
    <w:rsid w:val="001055C7"/>
    <w:rsid w:val="001132C1"/>
    <w:rsid w:val="001138E7"/>
    <w:rsid w:val="00117CB3"/>
    <w:rsid w:val="00120981"/>
    <w:rsid w:val="001216F3"/>
    <w:rsid w:val="00122D71"/>
    <w:rsid w:val="001249B6"/>
    <w:rsid w:val="00124DE3"/>
    <w:rsid w:val="00133721"/>
    <w:rsid w:val="00133BC8"/>
    <w:rsid w:val="00133ECF"/>
    <w:rsid w:val="0013418F"/>
    <w:rsid w:val="00134581"/>
    <w:rsid w:val="00134986"/>
    <w:rsid w:val="00140BC5"/>
    <w:rsid w:val="0014205B"/>
    <w:rsid w:val="00142338"/>
    <w:rsid w:val="001425DD"/>
    <w:rsid w:val="00142864"/>
    <w:rsid w:val="00144F92"/>
    <w:rsid w:val="001461E1"/>
    <w:rsid w:val="001471A0"/>
    <w:rsid w:val="00150626"/>
    <w:rsid w:val="00150681"/>
    <w:rsid w:val="001516B9"/>
    <w:rsid w:val="00151BF5"/>
    <w:rsid w:val="0015342F"/>
    <w:rsid w:val="001542D8"/>
    <w:rsid w:val="00154331"/>
    <w:rsid w:val="00154905"/>
    <w:rsid w:val="001557A9"/>
    <w:rsid w:val="00156337"/>
    <w:rsid w:val="00156920"/>
    <w:rsid w:val="00157466"/>
    <w:rsid w:val="00161D8A"/>
    <w:rsid w:val="001626DE"/>
    <w:rsid w:val="00162B5C"/>
    <w:rsid w:val="001655FA"/>
    <w:rsid w:val="00167857"/>
    <w:rsid w:val="0017076D"/>
    <w:rsid w:val="001750D9"/>
    <w:rsid w:val="00175246"/>
    <w:rsid w:val="00185E6A"/>
    <w:rsid w:val="0018731F"/>
    <w:rsid w:val="00187E72"/>
    <w:rsid w:val="00191390"/>
    <w:rsid w:val="001939E7"/>
    <w:rsid w:val="00194F51"/>
    <w:rsid w:val="0019518A"/>
    <w:rsid w:val="0019633B"/>
    <w:rsid w:val="00196B95"/>
    <w:rsid w:val="00196C1A"/>
    <w:rsid w:val="001971EC"/>
    <w:rsid w:val="001A1177"/>
    <w:rsid w:val="001A325B"/>
    <w:rsid w:val="001A5809"/>
    <w:rsid w:val="001A6A79"/>
    <w:rsid w:val="001B0878"/>
    <w:rsid w:val="001B1D7C"/>
    <w:rsid w:val="001B3E59"/>
    <w:rsid w:val="001B668C"/>
    <w:rsid w:val="001B717B"/>
    <w:rsid w:val="001C3234"/>
    <w:rsid w:val="001D4407"/>
    <w:rsid w:val="001D705B"/>
    <w:rsid w:val="001E2C66"/>
    <w:rsid w:val="001E3D6C"/>
    <w:rsid w:val="001E52CE"/>
    <w:rsid w:val="001E6A44"/>
    <w:rsid w:val="001F39DB"/>
    <w:rsid w:val="001F4076"/>
    <w:rsid w:val="0020298E"/>
    <w:rsid w:val="00205F8C"/>
    <w:rsid w:val="00207B56"/>
    <w:rsid w:val="00212519"/>
    <w:rsid w:val="002127A4"/>
    <w:rsid w:val="00213528"/>
    <w:rsid w:val="002153C4"/>
    <w:rsid w:val="00215B02"/>
    <w:rsid w:val="0022028E"/>
    <w:rsid w:val="002251AB"/>
    <w:rsid w:val="00226A6D"/>
    <w:rsid w:val="002277E3"/>
    <w:rsid w:val="00232E39"/>
    <w:rsid w:val="002377AB"/>
    <w:rsid w:val="0024192C"/>
    <w:rsid w:val="00243945"/>
    <w:rsid w:val="0025276B"/>
    <w:rsid w:val="00253EC1"/>
    <w:rsid w:val="002541D2"/>
    <w:rsid w:val="00260010"/>
    <w:rsid w:val="00261D47"/>
    <w:rsid w:val="0026388A"/>
    <w:rsid w:val="00265F43"/>
    <w:rsid w:val="0026754A"/>
    <w:rsid w:val="00267E2C"/>
    <w:rsid w:val="00270E83"/>
    <w:rsid w:val="00270F0B"/>
    <w:rsid w:val="0027180E"/>
    <w:rsid w:val="00271C23"/>
    <w:rsid w:val="0027207C"/>
    <w:rsid w:val="00272623"/>
    <w:rsid w:val="00276FE3"/>
    <w:rsid w:val="002807BC"/>
    <w:rsid w:val="0028402D"/>
    <w:rsid w:val="00285FDE"/>
    <w:rsid w:val="00290302"/>
    <w:rsid w:val="00290A0C"/>
    <w:rsid w:val="0029105A"/>
    <w:rsid w:val="002922E9"/>
    <w:rsid w:val="00293123"/>
    <w:rsid w:val="002941C2"/>
    <w:rsid w:val="00294417"/>
    <w:rsid w:val="00294C4B"/>
    <w:rsid w:val="002951AE"/>
    <w:rsid w:val="00295875"/>
    <w:rsid w:val="002A3B29"/>
    <w:rsid w:val="002A56C4"/>
    <w:rsid w:val="002A59E3"/>
    <w:rsid w:val="002A5F0D"/>
    <w:rsid w:val="002A6A74"/>
    <w:rsid w:val="002B11F2"/>
    <w:rsid w:val="002B36DF"/>
    <w:rsid w:val="002B4081"/>
    <w:rsid w:val="002B5473"/>
    <w:rsid w:val="002B7DDC"/>
    <w:rsid w:val="002C47DE"/>
    <w:rsid w:val="002C5CC8"/>
    <w:rsid w:val="002C5FC7"/>
    <w:rsid w:val="002C6413"/>
    <w:rsid w:val="002C7AA1"/>
    <w:rsid w:val="002D30AA"/>
    <w:rsid w:val="002D388B"/>
    <w:rsid w:val="002D76F0"/>
    <w:rsid w:val="002D7CD5"/>
    <w:rsid w:val="002E07EC"/>
    <w:rsid w:val="002E1CDB"/>
    <w:rsid w:val="002E32BB"/>
    <w:rsid w:val="002E6B98"/>
    <w:rsid w:val="002F1090"/>
    <w:rsid w:val="002F134F"/>
    <w:rsid w:val="002F5750"/>
    <w:rsid w:val="002F66BB"/>
    <w:rsid w:val="00314CC3"/>
    <w:rsid w:val="00317A80"/>
    <w:rsid w:val="00321B32"/>
    <w:rsid w:val="00321BA0"/>
    <w:rsid w:val="0032219A"/>
    <w:rsid w:val="003226F0"/>
    <w:rsid w:val="00323ADA"/>
    <w:rsid w:val="0032596E"/>
    <w:rsid w:val="0032732F"/>
    <w:rsid w:val="003342A7"/>
    <w:rsid w:val="0033669C"/>
    <w:rsid w:val="003367BD"/>
    <w:rsid w:val="00337919"/>
    <w:rsid w:val="003420C4"/>
    <w:rsid w:val="003427A0"/>
    <w:rsid w:val="00345908"/>
    <w:rsid w:val="00346E29"/>
    <w:rsid w:val="00347FAA"/>
    <w:rsid w:val="0035641B"/>
    <w:rsid w:val="00357BFB"/>
    <w:rsid w:val="0036072C"/>
    <w:rsid w:val="00361941"/>
    <w:rsid w:val="003658C7"/>
    <w:rsid w:val="003660AE"/>
    <w:rsid w:val="00370D86"/>
    <w:rsid w:val="00371F21"/>
    <w:rsid w:val="00373B8A"/>
    <w:rsid w:val="00373CC4"/>
    <w:rsid w:val="00375AC3"/>
    <w:rsid w:val="003763EC"/>
    <w:rsid w:val="00376768"/>
    <w:rsid w:val="00380D23"/>
    <w:rsid w:val="00380DA0"/>
    <w:rsid w:val="00381205"/>
    <w:rsid w:val="0038191C"/>
    <w:rsid w:val="0038641F"/>
    <w:rsid w:val="00390637"/>
    <w:rsid w:val="0039280F"/>
    <w:rsid w:val="00393BC9"/>
    <w:rsid w:val="003A51A0"/>
    <w:rsid w:val="003A5410"/>
    <w:rsid w:val="003A79F2"/>
    <w:rsid w:val="003B211E"/>
    <w:rsid w:val="003C087F"/>
    <w:rsid w:val="003C2946"/>
    <w:rsid w:val="003C2D16"/>
    <w:rsid w:val="003C4506"/>
    <w:rsid w:val="003D1052"/>
    <w:rsid w:val="003D397C"/>
    <w:rsid w:val="003D41D8"/>
    <w:rsid w:val="003D44B5"/>
    <w:rsid w:val="003D53AB"/>
    <w:rsid w:val="003D67DB"/>
    <w:rsid w:val="003D7BD5"/>
    <w:rsid w:val="003E062A"/>
    <w:rsid w:val="003E23CF"/>
    <w:rsid w:val="003E542E"/>
    <w:rsid w:val="003E6AB3"/>
    <w:rsid w:val="003E7358"/>
    <w:rsid w:val="003F01E3"/>
    <w:rsid w:val="003F4F7B"/>
    <w:rsid w:val="00405C0C"/>
    <w:rsid w:val="00407A55"/>
    <w:rsid w:val="00412031"/>
    <w:rsid w:val="00412C60"/>
    <w:rsid w:val="004150E1"/>
    <w:rsid w:val="0041547A"/>
    <w:rsid w:val="00415AD7"/>
    <w:rsid w:val="00415F12"/>
    <w:rsid w:val="00420502"/>
    <w:rsid w:val="00424C51"/>
    <w:rsid w:val="00425F0F"/>
    <w:rsid w:val="00427461"/>
    <w:rsid w:val="00431880"/>
    <w:rsid w:val="00436FDA"/>
    <w:rsid w:val="00437370"/>
    <w:rsid w:val="00440018"/>
    <w:rsid w:val="004405E6"/>
    <w:rsid w:val="004414B3"/>
    <w:rsid w:val="00442E3A"/>
    <w:rsid w:val="0044336F"/>
    <w:rsid w:val="00443DA0"/>
    <w:rsid w:val="00444FDB"/>
    <w:rsid w:val="00445701"/>
    <w:rsid w:val="00446086"/>
    <w:rsid w:val="00447470"/>
    <w:rsid w:val="00452D76"/>
    <w:rsid w:val="00453384"/>
    <w:rsid w:val="00456BA8"/>
    <w:rsid w:val="004574E1"/>
    <w:rsid w:val="00457E26"/>
    <w:rsid w:val="00461ABC"/>
    <w:rsid w:val="00464E48"/>
    <w:rsid w:val="00465392"/>
    <w:rsid w:val="00466C92"/>
    <w:rsid w:val="00467D9C"/>
    <w:rsid w:val="004712AA"/>
    <w:rsid w:val="00473EF3"/>
    <w:rsid w:val="00474606"/>
    <w:rsid w:val="00476DA4"/>
    <w:rsid w:val="00477499"/>
    <w:rsid w:val="0047756C"/>
    <w:rsid w:val="0047772D"/>
    <w:rsid w:val="004828E2"/>
    <w:rsid w:val="00482A32"/>
    <w:rsid w:val="00483DFC"/>
    <w:rsid w:val="0048437B"/>
    <w:rsid w:val="00484AE9"/>
    <w:rsid w:val="00484D5F"/>
    <w:rsid w:val="00485022"/>
    <w:rsid w:val="00490E48"/>
    <w:rsid w:val="004930B1"/>
    <w:rsid w:val="004963F3"/>
    <w:rsid w:val="0049647C"/>
    <w:rsid w:val="004A1B2A"/>
    <w:rsid w:val="004A5FBD"/>
    <w:rsid w:val="004A6570"/>
    <w:rsid w:val="004B16C6"/>
    <w:rsid w:val="004B1ADC"/>
    <w:rsid w:val="004B2324"/>
    <w:rsid w:val="004B6593"/>
    <w:rsid w:val="004C0E10"/>
    <w:rsid w:val="004C36C6"/>
    <w:rsid w:val="004C4F04"/>
    <w:rsid w:val="004C665F"/>
    <w:rsid w:val="004C6BA9"/>
    <w:rsid w:val="004C711C"/>
    <w:rsid w:val="004D002A"/>
    <w:rsid w:val="004D0597"/>
    <w:rsid w:val="004D18DA"/>
    <w:rsid w:val="004D1B65"/>
    <w:rsid w:val="004D2C18"/>
    <w:rsid w:val="004D4D77"/>
    <w:rsid w:val="004D61A0"/>
    <w:rsid w:val="004D62B8"/>
    <w:rsid w:val="004D66F0"/>
    <w:rsid w:val="004E2210"/>
    <w:rsid w:val="004E3C5D"/>
    <w:rsid w:val="004E441F"/>
    <w:rsid w:val="004E473B"/>
    <w:rsid w:val="004E7FBC"/>
    <w:rsid w:val="004F2254"/>
    <w:rsid w:val="004F3FEE"/>
    <w:rsid w:val="004F6015"/>
    <w:rsid w:val="00501443"/>
    <w:rsid w:val="00503627"/>
    <w:rsid w:val="0050441E"/>
    <w:rsid w:val="00504637"/>
    <w:rsid w:val="00504B9F"/>
    <w:rsid w:val="0050703C"/>
    <w:rsid w:val="0050764B"/>
    <w:rsid w:val="00513875"/>
    <w:rsid w:val="005172A7"/>
    <w:rsid w:val="00521AC6"/>
    <w:rsid w:val="00522640"/>
    <w:rsid w:val="00522D05"/>
    <w:rsid w:val="00523EC3"/>
    <w:rsid w:val="005273D3"/>
    <w:rsid w:val="00530F64"/>
    <w:rsid w:val="00532370"/>
    <w:rsid w:val="005342C8"/>
    <w:rsid w:val="005354E9"/>
    <w:rsid w:val="00535B70"/>
    <w:rsid w:val="005419BA"/>
    <w:rsid w:val="005429E9"/>
    <w:rsid w:val="00543D6E"/>
    <w:rsid w:val="00545DA6"/>
    <w:rsid w:val="005460CE"/>
    <w:rsid w:val="00547544"/>
    <w:rsid w:val="00551048"/>
    <w:rsid w:val="005526F6"/>
    <w:rsid w:val="005539EF"/>
    <w:rsid w:val="00553C7A"/>
    <w:rsid w:val="0055734A"/>
    <w:rsid w:val="005602BF"/>
    <w:rsid w:val="00560974"/>
    <w:rsid w:val="00563401"/>
    <w:rsid w:val="00570D43"/>
    <w:rsid w:val="00573E1D"/>
    <w:rsid w:val="005759A5"/>
    <w:rsid w:val="00576AE7"/>
    <w:rsid w:val="0057727E"/>
    <w:rsid w:val="0057791E"/>
    <w:rsid w:val="005843DA"/>
    <w:rsid w:val="00584CA8"/>
    <w:rsid w:val="00585F01"/>
    <w:rsid w:val="005867B6"/>
    <w:rsid w:val="00592117"/>
    <w:rsid w:val="00593F96"/>
    <w:rsid w:val="00593FD2"/>
    <w:rsid w:val="00594641"/>
    <w:rsid w:val="00595B5E"/>
    <w:rsid w:val="005A108E"/>
    <w:rsid w:val="005A30BE"/>
    <w:rsid w:val="005A3B3E"/>
    <w:rsid w:val="005A5F1D"/>
    <w:rsid w:val="005A7E32"/>
    <w:rsid w:val="005B04D3"/>
    <w:rsid w:val="005B2627"/>
    <w:rsid w:val="005B5A0D"/>
    <w:rsid w:val="005C2746"/>
    <w:rsid w:val="005C3416"/>
    <w:rsid w:val="005C3E20"/>
    <w:rsid w:val="005C4449"/>
    <w:rsid w:val="005C7D08"/>
    <w:rsid w:val="005D1274"/>
    <w:rsid w:val="005D1403"/>
    <w:rsid w:val="005D6B17"/>
    <w:rsid w:val="005E64D7"/>
    <w:rsid w:val="005E685F"/>
    <w:rsid w:val="005F15A0"/>
    <w:rsid w:val="005F1D7A"/>
    <w:rsid w:val="005F4704"/>
    <w:rsid w:val="005F74A6"/>
    <w:rsid w:val="00600618"/>
    <w:rsid w:val="00600EC8"/>
    <w:rsid w:val="00601C0A"/>
    <w:rsid w:val="006039E2"/>
    <w:rsid w:val="00604557"/>
    <w:rsid w:val="006045A9"/>
    <w:rsid w:val="0060543B"/>
    <w:rsid w:val="006066E6"/>
    <w:rsid w:val="00606E63"/>
    <w:rsid w:val="00607238"/>
    <w:rsid w:val="00614FC6"/>
    <w:rsid w:val="00620B4D"/>
    <w:rsid w:val="006211C4"/>
    <w:rsid w:val="006249BA"/>
    <w:rsid w:val="00631DFD"/>
    <w:rsid w:val="00634049"/>
    <w:rsid w:val="00641D71"/>
    <w:rsid w:val="00641DD6"/>
    <w:rsid w:val="006423F9"/>
    <w:rsid w:val="006427A8"/>
    <w:rsid w:val="0064458C"/>
    <w:rsid w:val="00646698"/>
    <w:rsid w:val="006467F6"/>
    <w:rsid w:val="00646A05"/>
    <w:rsid w:val="006470A5"/>
    <w:rsid w:val="006519D2"/>
    <w:rsid w:val="00653624"/>
    <w:rsid w:val="00654CC1"/>
    <w:rsid w:val="00654F9D"/>
    <w:rsid w:val="006558D6"/>
    <w:rsid w:val="00655F3C"/>
    <w:rsid w:val="00660428"/>
    <w:rsid w:val="00662028"/>
    <w:rsid w:val="00662CCE"/>
    <w:rsid w:val="00665974"/>
    <w:rsid w:val="00674C1C"/>
    <w:rsid w:val="0067692D"/>
    <w:rsid w:val="0068089C"/>
    <w:rsid w:val="00681BF7"/>
    <w:rsid w:val="00683E37"/>
    <w:rsid w:val="006843E5"/>
    <w:rsid w:val="00687409"/>
    <w:rsid w:val="00691FF1"/>
    <w:rsid w:val="00692AFA"/>
    <w:rsid w:val="006A4B98"/>
    <w:rsid w:val="006A7B3F"/>
    <w:rsid w:val="006B13B4"/>
    <w:rsid w:val="006B18DE"/>
    <w:rsid w:val="006B32F6"/>
    <w:rsid w:val="006B36A8"/>
    <w:rsid w:val="006B3B53"/>
    <w:rsid w:val="006B6837"/>
    <w:rsid w:val="006B7B9D"/>
    <w:rsid w:val="006B7F9A"/>
    <w:rsid w:val="006C0088"/>
    <w:rsid w:val="006C0E25"/>
    <w:rsid w:val="006C18C0"/>
    <w:rsid w:val="006C1C26"/>
    <w:rsid w:val="006C4791"/>
    <w:rsid w:val="006C4FE4"/>
    <w:rsid w:val="006D0858"/>
    <w:rsid w:val="006D15A5"/>
    <w:rsid w:val="006D3C31"/>
    <w:rsid w:val="006D3F63"/>
    <w:rsid w:val="006D62C5"/>
    <w:rsid w:val="006D6B36"/>
    <w:rsid w:val="006E2D9C"/>
    <w:rsid w:val="006E3CBB"/>
    <w:rsid w:val="006F2C73"/>
    <w:rsid w:val="006F4CFE"/>
    <w:rsid w:val="0070012D"/>
    <w:rsid w:val="00701F91"/>
    <w:rsid w:val="00702974"/>
    <w:rsid w:val="00702A88"/>
    <w:rsid w:val="00702C11"/>
    <w:rsid w:val="0070337A"/>
    <w:rsid w:val="00703AC3"/>
    <w:rsid w:val="00705571"/>
    <w:rsid w:val="00706DDE"/>
    <w:rsid w:val="00710F47"/>
    <w:rsid w:val="00712224"/>
    <w:rsid w:val="00713630"/>
    <w:rsid w:val="007136EB"/>
    <w:rsid w:val="007143AE"/>
    <w:rsid w:val="007170C9"/>
    <w:rsid w:val="00720C28"/>
    <w:rsid w:val="007230F0"/>
    <w:rsid w:val="0072699D"/>
    <w:rsid w:val="00726BBA"/>
    <w:rsid w:val="007270F5"/>
    <w:rsid w:val="00730760"/>
    <w:rsid w:val="007319E6"/>
    <w:rsid w:val="00736289"/>
    <w:rsid w:val="00737BBD"/>
    <w:rsid w:val="00742804"/>
    <w:rsid w:val="00744F52"/>
    <w:rsid w:val="0074548D"/>
    <w:rsid w:val="0074647B"/>
    <w:rsid w:val="00747414"/>
    <w:rsid w:val="00752035"/>
    <w:rsid w:val="00752EFA"/>
    <w:rsid w:val="0075507C"/>
    <w:rsid w:val="007613F6"/>
    <w:rsid w:val="0076296A"/>
    <w:rsid w:val="007649BE"/>
    <w:rsid w:val="00767D53"/>
    <w:rsid w:val="007712F2"/>
    <w:rsid w:val="007718A9"/>
    <w:rsid w:val="00771A7F"/>
    <w:rsid w:val="007746B9"/>
    <w:rsid w:val="007768D5"/>
    <w:rsid w:val="00777603"/>
    <w:rsid w:val="00777671"/>
    <w:rsid w:val="00780255"/>
    <w:rsid w:val="00780FEE"/>
    <w:rsid w:val="007813DA"/>
    <w:rsid w:val="00786D91"/>
    <w:rsid w:val="007879E8"/>
    <w:rsid w:val="00787C0D"/>
    <w:rsid w:val="00791CB2"/>
    <w:rsid w:val="00793CC8"/>
    <w:rsid w:val="007977EB"/>
    <w:rsid w:val="00797F13"/>
    <w:rsid w:val="007A077C"/>
    <w:rsid w:val="007A0DD9"/>
    <w:rsid w:val="007A292C"/>
    <w:rsid w:val="007A2C6F"/>
    <w:rsid w:val="007A4119"/>
    <w:rsid w:val="007A41C5"/>
    <w:rsid w:val="007B00F9"/>
    <w:rsid w:val="007B33A6"/>
    <w:rsid w:val="007B38EE"/>
    <w:rsid w:val="007B3E60"/>
    <w:rsid w:val="007C0F5B"/>
    <w:rsid w:val="007C32E2"/>
    <w:rsid w:val="007C43C8"/>
    <w:rsid w:val="007C47EF"/>
    <w:rsid w:val="007C669D"/>
    <w:rsid w:val="007C6AEB"/>
    <w:rsid w:val="007D4CAC"/>
    <w:rsid w:val="007D5BBA"/>
    <w:rsid w:val="007D68AC"/>
    <w:rsid w:val="007D73C0"/>
    <w:rsid w:val="007D74E4"/>
    <w:rsid w:val="007E036B"/>
    <w:rsid w:val="007E0CF9"/>
    <w:rsid w:val="007E6830"/>
    <w:rsid w:val="007F29F1"/>
    <w:rsid w:val="007F6141"/>
    <w:rsid w:val="007F76A3"/>
    <w:rsid w:val="008015B3"/>
    <w:rsid w:val="008018AC"/>
    <w:rsid w:val="00802F3B"/>
    <w:rsid w:val="00806B74"/>
    <w:rsid w:val="008108C9"/>
    <w:rsid w:val="0081344C"/>
    <w:rsid w:val="008206A7"/>
    <w:rsid w:val="0082085E"/>
    <w:rsid w:val="00821C02"/>
    <w:rsid w:val="008220C4"/>
    <w:rsid w:val="00822718"/>
    <w:rsid w:val="00824BD2"/>
    <w:rsid w:val="0083094B"/>
    <w:rsid w:val="00832358"/>
    <w:rsid w:val="00832688"/>
    <w:rsid w:val="0083343F"/>
    <w:rsid w:val="0083596B"/>
    <w:rsid w:val="008410C1"/>
    <w:rsid w:val="0084568B"/>
    <w:rsid w:val="00845B55"/>
    <w:rsid w:val="0084602F"/>
    <w:rsid w:val="00846885"/>
    <w:rsid w:val="00851BA3"/>
    <w:rsid w:val="00852022"/>
    <w:rsid w:val="00852B65"/>
    <w:rsid w:val="00853469"/>
    <w:rsid w:val="00853AA4"/>
    <w:rsid w:val="00856FA6"/>
    <w:rsid w:val="0085774A"/>
    <w:rsid w:val="008616DB"/>
    <w:rsid w:val="00862542"/>
    <w:rsid w:val="00862D5A"/>
    <w:rsid w:val="0086359A"/>
    <w:rsid w:val="0086417A"/>
    <w:rsid w:val="00865845"/>
    <w:rsid w:val="00865FAA"/>
    <w:rsid w:val="00867E0B"/>
    <w:rsid w:val="00871AD3"/>
    <w:rsid w:val="00872A22"/>
    <w:rsid w:val="00874DE0"/>
    <w:rsid w:val="00875666"/>
    <w:rsid w:val="008765F0"/>
    <w:rsid w:val="008771D2"/>
    <w:rsid w:val="00881D32"/>
    <w:rsid w:val="008820B1"/>
    <w:rsid w:val="00883C3D"/>
    <w:rsid w:val="00885A11"/>
    <w:rsid w:val="00885C14"/>
    <w:rsid w:val="00885FB1"/>
    <w:rsid w:val="008871E3"/>
    <w:rsid w:val="00890144"/>
    <w:rsid w:val="00890172"/>
    <w:rsid w:val="00890AA6"/>
    <w:rsid w:val="00896F99"/>
    <w:rsid w:val="00897719"/>
    <w:rsid w:val="008A12BF"/>
    <w:rsid w:val="008A16E1"/>
    <w:rsid w:val="008A1E28"/>
    <w:rsid w:val="008A4C3D"/>
    <w:rsid w:val="008B0312"/>
    <w:rsid w:val="008B2B3F"/>
    <w:rsid w:val="008B4001"/>
    <w:rsid w:val="008B5DC2"/>
    <w:rsid w:val="008B6A0C"/>
    <w:rsid w:val="008C0055"/>
    <w:rsid w:val="008C068B"/>
    <w:rsid w:val="008C167B"/>
    <w:rsid w:val="008C2CB3"/>
    <w:rsid w:val="008C3758"/>
    <w:rsid w:val="008C6A52"/>
    <w:rsid w:val="008D0255"/>
    <w:rsid w:val="008D050A"/>
    <w:rsid w:val="008D0614"/>
    <w:rsid w:val="008D0ECB"/>
    <w:rsid w:val="008D1C1C"/>
    <w:rsid w:val="008D4462"/>
    <w:rsid w:val="008D4F9B"/>
    <w:rsid w:val="008D6A22"/>
    <w:rsid w:val="008D7D74"/>
    <w:rsid w:val="008E4853"/>
    <w:rsid w:val="008E63C3"/>
    <w:rsid w:val="008F498E"/>
    <w:rsid w:val="008F61F2"/>
    <w:rsid w:val="0090066B"/>
    <w:rsid w:val="00901F83"/>
    <w:rsid w:val="009030F3"/>
    <w:rsid w:val="00910980"/>
    <w:rsid w:val="009126AF"/>
    <w:rsid w:val="00913C04"/>
    <w:rsid w:val="00922CA6"/>
    <w:rsid w:val="00923D63"/>
    <w:rsid w:val="00924487"/>
    <w:rsid w:val="009268B4"/>
    <w:rsid w:val="009323AD"/>
    <w:rsid w:val="0093258C"/>
    <w:rsid w:val="0093260D"/>
    <w:rsid w:val="00934A42"/>
    <w:rsid w:val="0093731D"/>
    <w:rsid w:val="00937D81"/>
    <w:rsid w:val="009420E0"/>
    <w:rsid w:val="00942484"/>
    <w:rsid w:val="00943AE5"/>
    <w:rsid w:val="00944993"/>
    <w:rsid w:val="00946448"/>
    <w:rsid w:val="00947BF0"/>
    <w:rsid w:val="0095039A"/>
    <w:rsid w:val="00950923"/>
    <w:rsid w:val="00951259"/>
    <w:rsid w:val="00952CA5"/>
    <w:rsid w:val="00953165"/>
    <w:rsid w:val="009534B0"/>
    <w:rsid w:val="00955216"/>
    <w:rsid w:val="009555EF"/>
    <w:rsid w:val="009601B2"/>
    <w:rsid w:val="009628C7"/>
    <w:rsid w:val="00962991"/>
    <w:rsid w:val="00963D78"/>
    <w:rsid w:val="00966391"/>
    <w:rsid w:val="0097287A"/>
    <w:rsid w:val="00972CC3"/>
    <w:rsid w:val="009746E4"/>
    <w:rsid w:val="00974D4F"/>
    <w:rsid w:val="00975F5A"/>
    <w:rsid w:val="0097797D"/>
    <w:rsid w:val="00982D61"/>
    <w:rsid w:val="00986279"/>
    <w:rsid w:val="00987FBB"/>
    <w:rsid w:val="009901CD"/>
    <w:rsid w:val="00990EB0"/>
    <w:rsid w:val="00992AE2"/>
    <w:rsid w:val="0099324B"/>
    <w:rsid w:val="00996334"/>
    <w:rsid w:val="009A4918"/>
    <w:rsid w:val="009A5A0D"/>
    <w:rsid w:val="009A6744"/>
    <w:rsid w:val="009A6F35"/>
    <w:rsid w:val="009A7F0B"/>
    <w:rsid w:val="009B4779"/>
    <w:rsid w:val="009B6686"/>
    <w:rsid w:val="009B7627"/>
    <w:rsid w:val="009B7F8F"/>
    <w:rsid w:val="009C07BB"/>
    <w:rsid w:val="009C1E1F"/>
    <w:rsid w:val="009C6037"/>
    <w:rsid w:val="009C6763"/>
    <w:rsid w:val="009C68FF"/>
    <w:rsid w:val="009D0F14"/>
    <w:rsid w:val="009D2E53"/>
    <w:rsid w:val="009D643A"/>
    <w:rsid w:val="009D657D"/>
    <w:rsid w:val="009D6FDD"/>
    <w:rsid w:val="009D7887"/>
    <w:rsid w:val="009E04D1"/>
    <w:rsid w:val="009E29B7"/>
    <w:rsid w:val="009E5A8E"/>
    <w:rsid w:val="009E7280"/>
    <w:rsid w:val="009F212D"/>
    <w:rsid w:val="009F2DC3"/>
    <w:rsid w:val="009F362E"/>
    <w:rsid w:val="009F778A"/>
    <w:rsid w:val="009F7EC6"/>
    <w:rsid w:val="00A01E3B"/>
    <w:rsid w:val="00A0372C"/>
    <w:rsid w:val="00A05814"/>
    <w:rsid w:val="00A05DA3"/>
    <w:rsid w:val="00A073EA"/>
    <w:rsid w:val="00A15B28"/>
    <w:rsid w:val="00A20750"/>
    <w:rsid w:val="00A24346"/>
    <w:rsid w:val="00A24AD6"/>
    <w:rsid w:val="00A25FB2"/>
    <w:rsid w:val="00A27AC6"/>
    <w:rsid w:val="00A325B5"/>
    <w:rsid w:val="00A3271A"/>
    <w:rsid w:val="00A330E9"/>
    <w:rsid w:val="00A335C2"/>
    <w:rsid w:val="00A343AF"/>
    <w:rsid w:val="00A35FD8"/>
    <w:rsid w:val="00A421D8"/>
    <w:rsid w:val="00A42DD1"/>
    <w:rsid w:val="00A44F3B"/>
    <w:rsid w:val="00A50E4F"/>
    <w:rsid w:val="00A54FB0"/>
    <w:rsid w:val="00A6467A"/>
    <w:rsid w:val="00A646C5"/>
    <w:rsid w:val="00A64F4C"/>
    <w:rsid w:val="00A678F9"/>
    <w:rsid w:val="00A71B7A"/>
    <w:rsid w:val="00A736C7"/>
    <w:rsid w:val="00A73BA4"/>
    <w:rsid w:val="00A74025"/>
    <w:rsid w:val="00A76055"/>
    <w:rsid w:val="00A77D6E"/>
    <w:rsid w:val="00A81107"/>
    <w:rsid w:val="00A82979"/>
    <w:rsid w:val="00A8459B"/>
    <w:rsid w:val="00A8498C"/>
    <w:rsid w:val="00A870D2"/>
    <w:rsid w:val="00A87505"/>
    <w:rsid w:val="00A877EA"/>
    <w:rsid w:val="00A902A5"/>
    <w:rsid w:val="00A91870"/>
    <w:rsid w:val="00A92FF2"/>
    <w:rsid w:val="00A93A96"/>
    <w:rsid w:val="00A956A8"/>
    <w:rsid w:val="00AA02D5"/>
    <w:rsid w:val="00AA2283"/>
    <w:rsid w:val="00AA2654"/>
    <w:rsid w:val="00AA2D97"/>
    <w:rsid w:val="00AA5610"/>
    <w:rsid w:val="00AA6340"/>
    <w:rsid w:val="00AA6B33"/>
    <w:rsid w:val="00AB19C4"/>
    <w:rsid w:val="00AB281C"/>
    <w:rsid w:val="00AB2E16"/>
    <w:rsid w:val="00AB4770"/>
    <w:rsid w:val="00AB622E"/>
    <w:rsid w:val="00AB62EC"/>
    <w:rsid w:val="00AC034C"/>
    <w:rsid w:val="00AC03E8"/>
    <w:rsid w:val="00AC16E0"/>
    <w:rsid w:val="00AC30FD"/>
    <w:rsid w:val="00AC5686"/>
    <w:rsid w:val="00AD190F"/>
    <w:rsid w:val="00AD20E6"/>
    <w:rsid w:val="00AD22E9"/>
    <w:rsid w:val="00AD5566"/>
    <w:rsid w:val="00AD74A5"/>
    <w:rsid w:val="00AD7C99"/>
    <w:rsid w:val="00AE04CC"/>
    <w:rsid w:val="00AF18F6"/>
    <w:rsid w:val="00AF45BD"/>
    <w:rsid w:val="00AF669A"/>
    <w:rsid w:val="00B01900"/>
    <w:rsid w:val="00B01D22"/>
    <w:rsid w:val="00B0474B"/>
    <w:rsid w:val="00B06ED1"/>
    <w:rsid w:val="00B07A31"/>
    <w:rsid w:val="00B107D1"/>
    <w:rsid w:val="00B10D68"/>
    <w:rsid w:val="00B120E0"/>
    <w:rsid w:val="00B1300F"/>
    <w:rsid w:val="00B17CD1"/>
    <w:rsid w:val="00B210A0"/>
    <w:rsid w:val="00B210AD"/>
    <w:rsid w:val="00B217C5"/>
    <w:rsid w:val="00B2237A"/>
    <w:rsid w:val="00B235F4"/>
    <w:rsid w:val="00B312B4"/>
    <w:rsid w:val="00B317C9"/>
    <w:rsid w:val="00B34A65"/>
    <w:rsid w:val="00B364A9"/>
    <w:rsid w:val="00B478D7"/>
    <w:rsid w:val="00B50A98"/>
    <w:rsid w:val="00B51563"/>
    <w:rsid w:val="00B5158E"/>
    <w:rsid w:val="00B51A45"/>
    <w:rsid w:val="00B53610"/>
    <w:rsid w:val="00B536A7"/>
    <w:rsid w:val="00B53799"/>
    <w:rsid w:val="00B55497"/>
    <w:rsid w:val="00B5712E"/>
    <w:rsid w:val="00B614A9"/>
    <w:rsid w:val="00B64D1D"/>
    <w:rsid w:val="00B65DE0"/>
    <w:rsid w:val="00B70614"/>
    <w:rsid w:val="00B717B3"/>
    <w:rsid w:val="00B7183B"/>
    <w:rsid w:val="00B7214A"/>
    <w:rsid w:val="00B7216B"/>
    <w:rsid w:val="00B72BE0"/>
    <w:rsid w:val="00B745BC"/>
    <w:rsid w:val="00B74D70"/>
    <w:rsid w:val="00B76DB0"/>
    <w:rsid w:val="00B84A5E"/>
    <w:rsid w:val="00B85D06"/>
    <w:rsid w:val="00B9111B"/>
    <w:rsid w:val="00B92436"/>
    <w:rsid w:val="00B92789"/>
    <w:rsid w:val="00B943B2"/>
    <w:rsid w:val="00B94FAF"/>
    <w:rsid w:val="00B95528"/>
    <w:rsid w:val="00B97194"/>
    <w:rsid w:val="00BA00EB"/>
    <w:rsid w:val="00BA02DA"/>
    <w:rsid w:val="00BA0B01"/>
    <w:rsid w:val="00BA106D"/>
    <w:rsid w:val="00BA1D65"/>
    <w:rsid w:val="00BA24F0"/>
    <w:rsid w:val="00BA57F5"/>
    <w:rsid w:val="00BA5801"/>
    <w:rsid w:val="00BA74FF"/>
    <w:rsid w:val="00BB1B57"/>
    <w:rsid w:val="00BB2BC8"/>
    <w:rsid w:val="00BB443F"/>
    <w:rsid w:val="00BB48EF"/>
    <w:rsid w:val="00BB4996"/>
    <w:rsid w:val="00BB654D"/>
    <w:rsid w:val="00BB6F32"/>
    <w:rsid w:val="00BC09B4"/>
    <w:rsid w:val="00BC1179"/>
    <w:rsid w:val="00BD605A"/>
    <w:rsid w:val="00BD6B3C"/>
    <w:rsid w:val="00BD7987"/>
    <w:rsid w:val="00BE1F1E"/>
    <w:rsid w:val="00BF273B"/>
    <w:rsid w:val="00BF2F96"/>
    <w:rsid w:val="00C002FE"/>
    <w:rsid w:val="00C00446"/>
    <w:rsid w:val="00C0332E"/>
    <w:rsid w:val="00C053FB"/>
    <w:rsid w:val="00C106B0"/>
    <w:rsid w:val="00C1318A"/>
    <w:rsid w:val="00C13B91"/>
    <w:rsid w:val="00C16108"/>
    <w:rsid w:val="00C17943"/>
    <w:rsid w:val="00C20B8B"/>
    <w:rsid w:val="00C20FBA"/>
    <w:rsid w:val="00C21389"/>
    <w:rsid w:val="00C219B1"/>
    <w:rsid w:val="00C23626"/>
    <w:rsid w:val="00C26EF7"/>
    <w:rsid w:val="00C30619"/>
    <w:rsid w:val="00C31134"/>
    <w:rsid w:val="00C31456"/>
    <w:rsid w:val="00C3185D"/>
    <w:rsid w:val="00C33012"/>
    <w:rsid w:val="00C365AF"/>
    <w:rsid w:val="00C36EFD"/>
    <w:rsid w:val="00C37617"/>
    <w:rsid w:val="00C40764"/>
    <w:rsid w:val="00C4135F"/>
    <w:rsid w:val="00C4182E"/>
    <w:rsid w:val="00C428DE"/>
    <w:rsid w:val="00C43CFD"/>
    <w:rsid w:val="00C46342"/>
    <w:rsid w:val="00C5177E"/>
    <w:rsid w:val="00C540E2"/>
    <w:rsid w:val="00C54432"/>
    <w:rsid w:val="00C55FA5"/>
    <w:rsid w:val="00C6253C"/>
    <w:rsid w:val="00C65A24"/>
    <w:rsid w:val="00C67034"/>
    <w:rsid w:val="00C67D1E"/>
    <w:rsid w:val="00C71E1F"/>
    <w:rsid w:val="00C8028D"/>
    <w:rsid w:val="00C8324A"/>
    <w:rsid w:val="00C84A1C"/>
    <w:rsid w:val="00C865FE"/>
    <w:rsid w:val="00C96A28"/>
    <w:rsid w:val="00CA2B98"/>
    <w:rsid w:val="00CA3BD4"/>
    <w:rsid w:val="00CA583F"/>
    <w:rsid w:val="00CB045B"/>
    <w:rsid w:val="00CB1209"/>
    <w:rsid w:val="00CB1BFA"/>
    <w:rsid w:val="00CB40AE"/>
    <w:rsid w:val="00CB4BE8"/>
    <w:rsid w:val="00CB4C9A"/>
    <w:rsid w:val="00CB50F7"/>
    <w:rsid w:val="00CB5914"/>
    <w:rsid w:val="00CB6F9F"/>
    <w:rsid w:val="00CC4087"/>
    <w:rsid w:val="00CC49A2"/>
    <w:rsid w:val="00CC5C12"/>
    <w:rsid w:val="00CC7038"/>
    <w:rsid w:val="00CD0B64"/>
    <w:rsid w:val="00CD25C5"/>
    <w:rsid w:val="00CD6D2D"/>
    <w:rsid w:val="00CE0106"/>
    <w:rsid w:val="00CE07B5"/>
    <w:rsid w:val="00CE2DDA"/>
    <w:rsid w:val="00CE5400"/>
    <w:rsid w:val="00CE64C6"/>
    <w:rsid w:val="00CE6B75"/>
    <w:rsid w:val="00CE7074"/>
    <w:rsid w:val="00CF0C84"/>
    <w:rsid w:val="00CF0DF4"/>
    <w:rsid w:val="00CF1324"/>
    <w:rsid w:val="00CF2E21"/>
    <w:rsid w:val="00CF3EA5"/>
    <w:rsid w:val="00CF5E42"/>
    <w:rsid w:val="00D031E8"/>
    <w:rsid w:val="00D10347"/>
    <w:rsid w:val="00D119D8"/>
    <w:rsid w:val="00D12E33"/>
    <w:rsid w:val="00D133F6"/>
    <w:rsid w:val="00D15662"/>
    <w:rsid w:val="00D17537"/>
    <w:rsid w:val="00D1764C"/>
    <w:rsid w:val="00D203D3"/>
    <w:rsid w:val="00D236B7"/>
    <w:rsid w:val="00D26A8E"/>
    <w:rsid w:val="00D321CA"/>
    <w:rsid w:val="00D32A99"/>
    <w:rsid w:val="00D34D90"/>
    <w:rsid w:val="00D37C94"/>
    <w:rsid w:val="00D41042"/>
    <w:rsid w:val="00D433EB"/>
    <w:rsid w:val="00D51FDD"/>
    <w:rsid w:val="00D5356E"/>
    <w:rsid w:val="00D53EC4"/>
    <w:rsid w:val="00D62C62"/>
    <w:rsid w:val="00D652B2"/>
    <w:rsid w:val="00D654C8"/>
    <w:rsid w:val="00D65698"/>
    <w:rsid w:val="00D710A5"/>
    <w:rsid w:val="00D730E7"/>
    <w:rsid w:val="00D75384"/>
    <w:rsid w:val="00D75808"/>
    <w:rsid w:val="00D84640"/>
    <w:rsid w:val="00D84803"/>
    <w:rsid w:val="00D85330"/>
    <w:rsid w:val="00D8633F"/>
    <w:rsid w:val="00D9214C"/>
    <w:rsid w:val="00D95CF7"/>
    <w:rsid w:val="00D966C1"/>
    <w:rsid w:val="00D966DC"/>
    <w:rsid w:val="00DA287A"/>
    <w:rsid w:val="00DA3673"/>
    <w:rsid w:val="00DA587F"/>
    <w:rsid w:val="00DB1E48"/>
    <w:rsid w:val="00DB5AD7"/>
    <w:rsid w:val="00DB5CF2"/>
    <w:rsid w:val="00DB62AB"/>
    <w:rsid w:val="00DC01F4"/>
    <w:rsid w:val="00DC48C1"/>
    <w:rsid w:val="00DC545A"/>
    <w:rsid w:val="00DD041B"/>
    <w:rsid w:val="00DD3234"/>
    <w:rsid w:val="00DD35BF"/>
    <w:rsid w:val="00DD4402"/>
    <w:rsid w:val="00DD528C"/>
    <w:rsid w:val="00DE3B51"/>
    <w:rsid w:val="00DF1B21"/>
    <w:rsid w:val="00DF4320"/>
    <w:rsid w:val="00E0262A"/>
    <w:rsid w:val="00E0345F"/>
    <w:rsid w:val="00E03ACE"/>
    <w:rsid w:val="00E041D9"/>
    <w:rsid w:val="00E05298"/>
    <w:rsid w:val="00E05B93"/>
    <w:rsid w:val="00E067BA"/>
    <w:rsid w:val="00E07FC0"/>
    <w:rsid w:val="00E13213"/>
    <w:rsid w:val="00E14F0F"/>
    <w:rsid w:val="00E16003"/>
    <w:rsid w:val="00E21D91"/>
    <w:rsid w:val="00E25E3A"/>
    <w:rsid w:val="00E3018B"/>
    <w:rsid w:val="00E30B54"/>
    <w:rsid w:val="00E3158B"/>
    <w:rsid w:val="00E31F59"/>
    <w:rsid w:val="00E33BBB"/>
    <w:rsid w:val="00E33F40"/>
    <w:rsid w:val="00E359E4"/>
    <w:rsid w:val="00E41DB9"/>
    <w:rsid w:val="00E42F54"/>
    <w:rsid w:val="00E507ED"/>
    <w:rsid w:val="00E5429B"/>
    <w:rsid w:val="00E57878"/>
    <w:rsid w:val="00E621CB"/>
    <w:rsid w:val="00E62DF2"/>
    <w:rsid w:val="00E647CC"/>
    <w:rsid w:val="00E64945"/>
    <w:rsid w:val="00E66188"/>
    <w:rsid w:val="00E71172"/>
    <w:rsid w:val="00E71304"/>
    <w:rsid w:val="00E71BA7"/>
    <w:rsid w:val="00E77205"/>
    <w:rsid w:val="00E82144"/>
    <w:rsid w:val="00E82B4B"/>
    <w:rsid w:val="00E84673"/>
    <w:rsid w:val="00E87851"/>
    <w:rsid w:val="00E95DEB"/>
    <w:rsid w:val="00E962B2"/>
    <w:rsid w:val="00EA0978"/>
    <w:rsid w:val="00EA53BB"/>
    <w:rsid w:val="00EB17E2"/>
    <w:rsid w:val="00EB3A11"/>
    <w:rsid w:val="00EB49E1"/>
    <w:rsid w:val="00EB4F9D"/>
    <w:rsid w:val="00ED22C4"/>
    <w:rsid w:val="00ED2C0A"/>
    <w:rsid w:val="00ED2DE9"/>
    <w:rsid w:val="00ED4E88"/>
    <w:rsid w:val="00ED6CD3"/>
    <w:rsid w:val="00ED6D99"/>
    <w:rsid w:val="00ED7981"/>
    <w:rsid w:val="00EE1F15"/>
    <w:rsid w:val="00EE2A9E"/>
    <w:rsid w:val="00EE6AA6"/>
    <w:rsid w:val="00EF2688"/>
    <w:rsid w:val="00EF399F"/>
    <w:rsid w:val="00EF4239"/>
    <w:rsid w:val="00EF5112"/>
    <w:rsid w:val="00EF674F"/>
    <w:rsid w:val="00EF7BB7"/>
    <w:rsid w:val="00F015AF"/>
    <w:rsid w:val="00F05BEF"/>
    <w:rsid w:val="00F07E6B"/>
    <w:rsid w:val="00F1392D"/>
    <w:rsid w:val="00F150B9"/>
    <w:rsid w:val="00F200A3"/>
    <w:rsid w:val="00F2242B"/>
    <w:rsid w:val="00F309B0"/>
    <w:rsid w:val="00F31E60"/>
    <w:rsid w:val="00F34D95"/>
    <w:rsid w:val="00F362F5"/>
    <w:rsid w:val="00F36BCE"/>
    <w:rsid w:val="00F36D02"/>
    <w:rsid w:val="00F37483"/>
    <w:rsid w:val="00F412A6"/>
    <w:rsid w:val="00F43629"/>
    <w:rsid w:val="00F443D5"/>
    <w:rsid w:val="00F449EB"/>
    <w:rsid w:val="00F467C1"/>
    <w:rsid w:val="00F51118"/>
    <w:rsid w:val="00F52A4D"/>
    <w:rsid w:val="00F53B11"/>
    <w:rsid w:val="00F53B81"/>
    <w:rsid w:val="00F53EF6"/>
    <w:rsid w:val="00F54205"/>
    <w:rsid w:val="00F55B30"/>
    <w:rsid w:val="00F55B7F"/>
    <w:rsid w:val="00F60DD9"/>
    <w:rsid w:val="00F62DE0"/>
    <w:rsid w:val="00F73B62"/>
    <w:rsid w:val="00F7428F"/>
    <w:rsid w:val="00F759E8"/>
    <w:rsid w:val="00F75CF9"/>
    <w:rsid w:val="00F77C31"/>
    <w:rsid w:val="00F823AA"/>
    <w:rsid w:val="00F831D9"/>
    <w:rsid w:val="00F836EE"/>
    <w:rsid w:val="00F8412B"/>
    <w:rsid w:val="00F85CE2"/>
    <w:rsid w:val="00F94927"/>
    <w:rsid w:val="00F9669C"/>
    <w:rsid w:val="00FA00E7"/>
    <w:rsid w:val="00FA068A"/>
    <w:rsid w:val="00FA0EC6"/>
    <w:rsid w:val="00FA29DB"/>
    <w:rsid w:val="00FA3EE2"/>
    <w:rsid w:val="00FA58CA"/>
    <w:rsid w:val="00FA6015"/>
    <w:rsid w:val="00FA7CC1"/>
    <w:rsid w:val="00FB05E3"/>
    <w:rsid w:val="00FB40B7"/>
    <w:rsid w:val="00FB4F17"/>
    <w:rsid w:val="00FB7CFE"/>
    <w:rsid w:val="00FB7EC8"/>
    <w:rsid w:val="00FC19AA"/>
    <w:rsid w:val="00FC2AC2"/>
    <w:rsid w:val="00FC338B"/>
    <w:rsid w:val="00FD094A"/>
    <w:rsid w:val="00FD0CCA"/>
    <w:rsid w:val="00FD12B8"/>
    <w:rsid w:val="00FD1E3E"/>
    <w:rsid w:val="00FD4094"/>
    <w:rsid w:val="00FD5498"/>
    <w:rsid w:val="00FD549D"/>
    <w:rsid w:val="00FD648B"/>
    <w:rsid w:val="00FE0D88"/>
    <w:rsid w:val="00FE331E"/>
    <w:rsid w:val="00FE7503"/>
    <w:rsid w:val="00FE7AF8"/>
    <w:rsid w:val="00FE7F6E"/>
    <w:rsid w:val="00FF0DD6"/>
    <w:rsid w:val="00FF145F"/>
    <w:rsid w:val="00FF1712"/>
    <w:rsid w:val="00FF2832"/>
    <w:rsid w:val="00FF3176"/>
    <w:rsid w:val="00FF3CF4"/>
    <w:rsid w:val="00FF5776"/>
    <w:rsid w:val="03D1CEFD"/>
    <w:rsid w:val="3879F0E0"/>
    <w:rsid w:val="4C8841B1"/>
    <w:rsid w:val="56C388D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A372E"/>
  <w15:docId w15:val="{4EE34364-DF80-44B0-A7F2-A8F4488C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2519"/>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B06ED1"/>
    <w:pPr>
      <w:tabs>
        <w:tab w:val="left" w:pos="720"/>
        <w:tab w:val="right" w:leader="dot" w:pos="9350"/>
      </w:tabs>
      <w:ind w:left="270"/>
    </w:pPr>
    <w:rPr>
      <w:rFonts w:asciiTheme="minorHAnsi" w:hAnsiTheme="minorHAnsi" w:cstheme="minorHAnsi"/>
      <w:noProof/>
    </w:rPr>
  </w:style>
  <w:style w:type="paragraph" w:styleId="TOC3">
    <w:name w:val="toc 3"/>
    <w:basedOn w:val="Normal"/>
    <w:next w:val="Normal"/>
    <w:autoRedefine/>
    <w:uiPriority w:val="39"/>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link w:val="CommentTextChar"/>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uiPriority w:val="99"/>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 w:type="paragraph" w:styleId="NoSpacing">
    <w:name w:val="No Spacing"/>
    <w:uiPriority w:val="1"/>
    <w:qFormat/>
    <w:rsid w:val="00485022"/>
    <w:rPr>
      <w:rFonts w:ascii="Arial" w:hAnsi="Arial"/>
      <w:sz w:val="22"/>
      <w:szCs w:val="24"/>
    </w:rPr>
  </w:style>
  <w:style w:type="paragraph" w:styleId="CommentSubject">
    <w:name w:val="annotation subject"/>
    <w:basedOn w:val="CommentText"/>
    <w:next w:val="CommentText"/>
    <w:link w:val="CommentSubjectChar"/>
    <w:semiHidden/>
    <w:unhideWhenUsed/>
    <w:rsid w:val="005759A5"/>
    <w:rPr>
      <w:b/>
      <w:bCs/>
    </w:rPr>
  </w:style>
  <w:style w:type="character" w:customStyle="1" w:styleId="CommentTextChar">
    <w:name w:val="Comment Text Char"/>
    <w:basedOn w:val="DefaultParagraphFont"/>
    <w:link w:val="CommentText"/>
    <w:semiHidden/>
    <w:rsid w:val="005759A5"/>
    <w:rPr>
      <w:rFonts w:ascii="Arial" w:hAnsi="Arial"/>
    </w:rPr>
  </w:style>
  <w:style w:type="character" w:customStyle="1" w:styleId="CommentSubjectChar">
    <w:name w:val="Comment Subject Char"/>
    <w:basedOn w:val="CommentTextChar"/>
    <w:link w:val="CommentSubject"/>
    <w:semiHidden/>
    <w:rsid w:val="005759A5"/>
    <w:rPr>
      <w:rFonts w:ascii="Arial" w:hAnsi="Arial"/>
      <w:b/>
      <w:bCs/>
    </w:rPr>
  </w:style>
  <w:style w:type="paragraph" w:styleId="Revision">
    <w:name w:val="Revision"/>
    <w:hidden/>
    <w:uiPriority w:val="99"/>
    <w:semiHidden/>
    <w:rsid w:val="008B5DC2"/>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464347310">
      <w:bodyDiv w:val="1"/>
      <w:marLeft w:val="0"/>
      <w:marRight w:val="0"/>
      <w:marTop w:val="0"/>
      <w:marBottom w:val="0"/>
      <w:divBdr>
        <w:top w:val="none" w:sz="0" w:space="0" w:color="auto"/>
        <w:left w:val="none" w:sz="0" w:space="0" w:color="auto"/>
        <w:bottom w:val="none" w:sz="0" w:space="0" w:color="auto"/>
        <w:right w:val="none" w:sz="0" w:space="0" w:color="auto"/>
      </w:divBdr>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aae5ee3-ab82-4627-b6ba-b8cbdf936c36">
      <Terms xmlns="http://schemas.microsoft.com/office/infopath/2007/PartnerControls"/>
    </lcf76f155ced4ddcb4097134ff3c332f>
    <TaxCatchAll xmlns="119fa46d-b746-4690-9d76-c8f83ce3d8c7" xsi:nil="true"/>
    <_ip_UnifiedCompliancePolicyUIAction xmlns="http://schemas.microsoft.com/sharepoint/v3" xsi:nil="true"/>
    <FolderPath xmlns="1aae5ee3-ab82-4627-b6ba-b8cbdf936c36" xsi:nil="true"/>
    <_ip_UnifiedCompliancePolicyProperties xmlns="http://schemas.microsoft.com/sharepoint/v3" xsi:nil="true"/>
    <Folderpath0 xmlns="1aae5ee3-ab82-4627-b6ba-b8cbdf936c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079DF-B1E1-4C37-9C47-D7AB003599E1}">
  <ds:schemaRefs>
    <ds:schemaRef ds:uri="http://schemas.microsoft.com/office/2006/metadata/properties"/>
    <ds:schemaRef ds:uri="http://schemas.microsoft.com/office/infopath/2007/PartnerControls"/>
    <ds:schemaRef ds:uri="dbb6fb1c-d6dc-4588-a4b0-213aa76a2734"/>
    <ds:schemaRef ds:uri="b9f1db13-37d0-4e45-944c-b878e8992007"/>
  </ds:schemaRefs>
</ds:datastoreItem>
</file>

<file path=customXml/itemProps2.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3.xml><?xml version="1.0" encoding="utf-8"?>
<ds:datastoreItem xmlns:ds="http://schemas.openxmlformats.org/officeDocument/2006/customXml" ds:itemID="{E20FDC23-1B21-400C-A7C5-F7A181D9147A}"/>
</file>

<file path=customXml/itemProps4.xml><?xml version="1.0" encoding="utf-8"?>
<ds:datastoreItem xmlns:ds="http://schemas.openxmlformats.org/officeDocument/2006/customXml" ds:itemID="{E972F0C2-F24D-4918-A22A-E7220C7D5D23}">
  <ds:schemaRefs>
    <ds:schemaRef ds:uri="http://schemas.openxmlformats.org/officeDocument/2006/bibliography"/>
  </ds:schemaRefs>
</ds:datastoreItem>
</file>

<file path=docMetadata/LabelInfo.xml><?xml version="1.0" encoding="utf-8"?>
<clbl:labelList xmlns:clbl="http://schemas.microsoft.com/office/2020/mipLabelMetadata">
  <clbl:label id="{6e4db608-ddec-4a44-8ad7-7d5a79b7448e}" enabled="1" method="Standard" siteId="{fd799da1-bfc1-4234-a91c-72b3a1cb9e26}" removed="0"/>
  <clbl:label id="{ce68f836-c221-45ef-866b-38cda86b3d5e}" enabled="0" method="" siteId="{ce68f836-c221-45ef-866b-38cda86b3d5e}" removed="1"/>
</clbl:labelList>
</file>

<file path=docProps/app.xml><?xml version="1.0" encoding="utf-8"?>
<Properties xmlns="http://schemas.openxmlformats.org/officeDocument/2006/extended-properties" xmlns:vt="http://schemas.openxmlformats.org/officeDocument/2006/docPropsVTypes">
  <Template>BlankTemplate_t.dot</Template>
  <TotalTime>276</TotalTime>
  <Pages>11</Pages>
  <Words>1510</Words>
  <Characters>8610</Characters>
  <Application>Microsoft Office Word</Application>
  <DocSecurity>0</DocSecurity>
  <Lines>71</Lines>
  <Paragraphs>20</Paragraphs>
  <ScaleCrop>false</ScaleCrop>
  <Company>Chevron</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Injection Well Status Data</dc:title>
  <dc:creator>Wirasak Chomphu</dc:creator>
  <cp:lastModifiedBy>Divvya Dharshini</cp:lastModifiedBy>
  <cp:revision>8</cp:revision>
  <cp:lastPrinted>2005-03-03T19:34:00Z</cp:lastPrinted>
  <dcterms:created xsi:type="dcterms:W3CDTF">2025-03-19T10:12:00Z</dcterms:created>
  <dcterms:modified xsi:type="dcterms:W3CDTF">2026-08-07T06:33:00Z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EC_x0020_Module">
    <vt:lpwstr>Production</vt:lpwstr>
  </property>
  <property fmtid="{D5CDD505-2E9C-101B-9397-08002B2CF9AE}" pid="18" name="EC Module">
    <vt:lpwstr>Production</vt:lpwstr>
  </property>
  <property fmtid="{D5CDD505-2E9C-101B-9397-08002B2CF9AE}" pid="19" name="EC_x0020_Version">
    <vt:lpwstr>9.3</vt:lpwstr>
  </property>
  <property fmtid="{D5CDD505-2E9C-101B-9397-08002B2CF9AE}" pid="20" name="Retention Category">
    <vt:lpwstr>4;#Reference Document|b32bd135-7ebe-49d0-bfcc-ca766c5e9989</vt:lpwstr>
  </property>
  <property fmtid="{D5CDD505-2E9C-101B-9397-08002B2CF9AE}" pid="21" name="Instance">
    <vt:lpwstr>CSJ</vt:lpwstr>
  </property>
  <property fmtid="{D5CDD505-2E9C-101B-9397-08002B2CF9AE}" pid="22" name="EC Version">
    <vt:lpwstr>9.3</vt:lpwstr>
  </property>
  <property fmtid="{D5CDD505-2E9C-101B-9397-08002B2CF9AE}" pid="23" name="Chevron Discipline">
    <vt:lpwstr/>
  </property>
  <property fmtid="{D5CDD505-2E9C-101B-9397-08002B2CF9AE}" pid="24" name="xd_Signature">
    <vt:bool>false</vt:bool>
  </property>
  <property fmtid="{D5CDD505-2E9C-101B-9397-08002B2CF9AE}" pid="25" name="xd_ProgID">
    <vt:lpwstr/>
  </property>
  <property fmtid="{D5CDD505-2E9C-101B-9397-08002B2CF9AE}" pid="26" name="ComplianceAssetId">
    <vt:lpwstr/>
  </property>
  <property fmtid="{D5CDD505-2E9C-101B-9397-08002B2CF9AE}" pid="27" name="TemplateUrl">
    <vt:lpwstr/>
  </property>
  <property fmtid="{D5CDD505-2E9C-101B-9397-08002B2CF9AE}" pid="28" name="MediaServiceImageTags">
    <vt:lpwstr/>
  </property>
</Properties>
</file>