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372E" w14:textId="797E6720" w:rsidR="004D61A0" w:rsidRPr="006F1E3F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2:28:00Z">
            <w:rPr>
              <w:rFonts w:asciiTheme="minorHAnsi" w:hAnsiTheme="minorHAnsi"/>
            </w:rPr>
          </w:rPrChange>
        </w:rPr>
      </w:pPr>
      <w:r>
        <w:rPr>
          <w:noProof/>
        </w:rPr>
        <w:drawing>
          <wp:inline distT="0" distB="0" distL="0" distR="0" wp14:anchorId="01471F27" wp14:editId="60B73A52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6F1E3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28:00Z">
            <w:rPr>
              <w:rFonts w:asciiTheme="minorHAnsi" w:hAnsiTheme="minorHAnsi"/>
            </w:rPr>
          </w:rPrChange>
        </w:rPr>
      </w:pPr>
    </w:p>
    <w:p w14:paraId="0BAA3730" w14:textId="77777777" w:rsidR="004D61A0" w:rsidRPr="006F1E3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2:28:00Z">
            <w:rPr>
              <w:rFonts w:asciiTheme="minorHAnsi" w:hAnsiTheme="minorHAnsi"/>
            </w:rPr>
          </w:rPrChange>
        </w:rPr>
      </w:pPr>
    </w:p>
    <w:p w14:paraId="0BAA3731" w14:textId="77777777" w:rsidR="004D61A0" w:rsidRPr="006F1E3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2:28:00Z">
            <w:rPr>
              <w:rFonts w:asciiTheme="minorHAnsi" w:hAnsiTheme="minorHAnsi"/>
            </w:rPr>
          </w:rPrChange>
        </w:rPr>
      </w:pPr>
    </w:p>
    <w:p w14:paraId="0BAA3732" w14:textId="77777777" w:rsidR="004D61A0" w:rsidRPr="006F1E3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2:28:00Z">
            <w:rPr>
              <w:rFonts w:asciiTheme="minorHAnsi" w:hAnsiTheme="minorHAnsi"/>
            </w:rPr>
          </w:rPrChange>
        </w:rPr>
      </w:pPr>
    </w:p>
    <w:p w14:paraId="0BAA3733" w14:textId="77777777" w:rsidR="004D61A0" w:rsidRPr="006F1E3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2:28:00Z">
            <w:rPr>
              <w:rFonts w:asciiTheme="minorHAnsi" w:hAnsiTheme="minorHAnsi"/>
            </w:rPr>
          </w:rPrChange>
        </w:rPr>
      </w:pPr>
    </w:p>
    <w:p w14:paraId="0BAA3734" w14:textId="77777777" w:rsidR="004D61A0" w:rsidRPr="006F1E3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2:28:00Z">
            <w:rPr>
              <w:rFonts w:asciiTheme="minorHAnsi" w:hAnsiTheme="minorHAnsi"/>
            </w:rPr>
          </w:rPrChange>
        </w:rPr>
      </w:pPr>
    </w:p>
    <w:p w14:paraId="0BAA3735" w14:textId="77777777" w:rsidR="004D61A0" w:rsidRPr="006F1E3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28:00Z">
            <w:rPr>
              <w:rFonts w:asciiTheme="minorHAnsi" w:hAnsiTheme="minorHAnsi"/>
            </w:rPr>
          </w:rPrChange>
        </w:rPr>
      </w:pPr>
    </w:p>
    <w:p w14:paraId="0BAA3736" w14:textId="77777777" w:rsidR="004D61A0" w:rsidRPr="006F1E3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28:00Z">
            <w:rPr>
              <w:rFonts w:asciiTheme="minorHAnsi" w:hAnsiTheme="minorHAnsi"/>
            </w:rPr>
          </w:rPrChange>
        </w:rPr>
      </w:pPr>
    </w:p>
    <w:p w14:paraId="0BAA3737" w14:textId="77777777" w:rsidR="004D61A0" w:rsidRPr="006F1E3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28:00Z">
            <w:rPr>
              <w:rFonts w:asciiTheme="minorHAnsi" w:hAnsiTheme="minorHAnsi"/>
            </w:rPr>
          </w:rPrChange>
        </w:rPr>
      </w:pPr>
    </w:p>
    <w:p w14:paraId="0BAA3738" w14:textId="77777777" w:rsidR="004D61A0" w:rsidRPr="006F1E3F" w:rsidRDefault="004D61A0" w:rsidP="002E4391">
      <w:pPr>
        <w:pStyle w:val="Header"/>
        <w:tabs>
          <w:tab w:val="clear" w:pos="4320"/>
          <w:tab w:val="clear" w:pos="8640"/>
        </w:tabs>
        <w:jc w:val="right"/>
        <w:rPr>
          <w:rFonts w:cs="Arial"/>
          <w:rPrChange w:id="11" w:author="Batra Yogesh (EXT)" w:date="2018-04-13T12:28:00Z">
            <w:rPr>
              <w:rFonts w:asciiTheme="minorHAnsi" w:hAnsiTheme="minorHAnsi"/>
            </w:rPr>
          </w:rPrChange>
        </w:rPr>
      </w:pPr>
    </w:p>
    <w:p w14:paraId="0BAA3739" w14:textId="77777777" w:rsidR="004D61A0" w:rsidRPr="006F1E3F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7E23CE79" w:rsidR="004D61A0" w:rsidRPr="006F1E3F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6F1E3F">
        <w:rPr>
          <w:rFonts w:cs="Arial"/>
          <w:color w:val="3399FF"/>
          <w:sz w:val="52"/>
          <w:szCs w:val="52"/>
        </w:rPr>
        <w:t xml:space="preserve">EC Upgrade </w:t>
      </w:r>
      <w:r w:rsidR="00A119A8" w:rsidRPr="006F1E3F">
        <w:rPr>
          <w:rFonts w:cs="Arial"/>
          <w:color w:val="3399FF"/>
          <w:sz w:val="52"/>
          <w:szCs w:val="52"/>
        </w:rPr>
        <w:t>BKK</w:t>
      </w:r>
      <w:r w:rsidRPr="006F1E3F">
        <w:rPr>
          <w:rFonts w:cs="Arial"/>
          <w:color w:val="3399FF"/>
          <w:sz w:val="52"/>
          <w:szCs w:val="52"/>
        </w:rPr>
        <w:t xml:space="preserve"> </w:t>
      </w:r>
      <w:r w:rsidR="004D61A0" w:rsidRPr="006F1E3F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6F1E3F" w:rsidRDefault="004D61A0">
      <w:pPr>
        <w:jc w:val="center"/>
        <w:rPr>
          <w:rFonts w:cs="Arial"/>
        </w:rPr>
      </w:pPr>
    </w:p>
    <w:p w14:paraId="0BAA373C" w14:textId="77777777" w:rsidR="007C0F5B" w:rsidRPr="006F1E3F" w:rsidRDefault="007C0F5B">
      <w:pPr>
        <w:jc w:val="center"/>
        <w:rPr>
          <w:rFonts w:cs="Arial"/>
        </w:rPr>
      </w:pPr>
    </w:p>
    <w:p w14:paraId="0BAA373D" w14:textId="77777777" w:rsidR="007C0F5B" w:rsidRPr="006F1E3F" w:rsidRDefault="007C0F5B">
      <w:pPr>
        <w:jc w:val="center"/>
        <w:rPr>
          <w:rFonts w:cs="Arial"/>
        </w:rPr>
      </w:pPr>
    </w:p>
    <w:p w14:paraId="0BAA373E" w14:textId="77777777" w:rsidR="007C0F5B" w:rsidRPr="006F1E3F" w:rsidRDefault="004D61A0">
      <w:pPr>
        <w:pStyle w:val="BodyText"/>
        <w:rPr>
          <w:rFonts w:cs="Arial"/>
          <w:color w:val="3399FF"/>
        </w:rPr>
      </w:pPr>
      <w:r w:rsidRPr="006F1E3F">
        <w:rPr>
          <w:rFonts w:cs="Arial"/>
          <w:b/>
          <w:color w:val="3399FF"/>
        </w:rPr>
        <w:t>Project Name</w:t>
      </w:r>
    </w:p>
    <w:p w14:paraId="0BAA373F" w14:textId="079258F8" w:rsidR="00EF4239" w:rsidRPr="006F1E3F" w:rsidRDefault="002E4391">
      <w:pPr>
        <w:pStyle w:val="BodyText"/>
        <w:rPr>
          <w:rFonts w:cs="Arial"/>
          <w:color w:val="3399FF"/>
        </w:rPr>
      </w:pPr>
      <w:r w:rsidRPr="006F1E3F">
        <w:rPr>
          <w:rFonts w:cs="Arial"/>
          <w:color w:val="3399FF"/>
        </w:rPr>
        <w:t>BKK</w:t>
      </w:r>
      <w:r w:rsidR="00CF7480" w:rsidRPr="006F1E3F">
        <w:rPr>
          <w:rFonts w:cs="Arial"/>
          <w:color w:val="3399FF"/>
        </w:rPr>
        <w:t xml:space="preserve"> 1</w:t>
      </w:r>
      <w:ins w:id="12" w:author="Kiran Madasu" w:date="2021-06-08T10:27:00Z">
        <w:r w:rsidR="0028258E">
          <w:rPr>
            <w:rFonts w:cs="Arial"/>
            <w:color w:val="3399FF"/>
          </w:rPr>
          <w:t>2</w:t>
        </w:r>
      </w:ins>
      <w:del w:id="13" w:author="Kiran Madasu" w:date="2021-06-08T10:27:00Z">
        <w:r w:rsidR="00CF7480" w:rsidRPr="006F1E3F" w:rsidDel="0028258E">
          <w:rPr>
            <w:rFonts w:cs="Arial"/>
            <w:color w:val="3399FF"/>
          </w:rPr>
          <w:delText>1</w:delText>
        </w:r>
      </w:del>
      <w:r w:rsidR="00A119A8" w:rsidRPr="006F1E3F">
        <w:rPr>
          <w:rFonts w:cs="Arial"/>
          <w:color w:val="3399FF"/>
        </w:rPr>
        <w:t>.2</w:t>
      </w:r>
      <w:r w:rsidR="00FA58CA" w:rsidRPr="006F1E3F">
        <w:rPr>
          <w:rFonts w:cs="Arial"/>
          <w:color w:val="3399FF"/>
        </w:rPr>
        <w:t xml:space="preserve"> Project</w:t>
      </w:r>
      <w:r w:rsidR="000A438C" w:rsidRPr="006F1E3F">
        <w:rPr>
          <w:rFonts w:cs="Arial"/>
          <w:color w:val="3399FF"/>
        </w:rPr>
        <w:t xml:space="preserve"> </w:t>
      </w:r>
      <w:r w:rsidR="002A6A74" w:rsidRPr="006F1E3F">
        <w:rPr>
          <w:rFonts w:cs="Arial"/>
          <w:color w:val="3399FF"/>
        </w:rPr>
        <w:t>Energy Components</w:t>
      </w:r>
    </w:p>
    <w:p w14:paraId="0BAA3740" w14:textId="77777777" w:rsidR="004D61A0" w:rsidRPr="006F1E3F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6F1E3F" w:rsidRDefault="004D61A0">
      <w:pPr>
        <w:jc w:val="center"/>
        <w:rPr>
          <w:rFonts w:cs="Arial"/>
          <w:color w:val="3399FF"/>
        </w:rPr>
      </w:pPr>
      <w:r w:rsidRPr="006F1E3F">
        <w:rPr>
          <w:rFonts w:cs="Arial"/>
          <w:b/>
          <w:color w:val="3399FF"/>
        </w:rPr>
        <w:t>Use-Case Name</w:t>
      </w:r>
    </w:p>
    <w:p w14:paraId="0BAA3742" w14:textId="6EB93C94" w:rsidR="004D61A0" w:rsidRPr="006F1E3F" w:rsidRDefault="002E4391">
      <w:pPr>
        <w:jc w:val="center"/>
        <w:rPr>
          <w:rFonts w:cs="Arial"/>
          <w:color w:val="3399FF"/>
        </w:rPr>
      </w:pPr>
      <w:r w:rsidRPr="006F1E3F">
        <w:rPr>
          <w:rFonts w:cs="Arial"/>
          <w:color w:val="3399FF"/>
        </w:rPr>
        <w:t>BKK_UC09–Enter Daily Oil Condensate Stream Data</w:t>
      </w:r>
      <w:r w:rsidR="004D61A0" w:rsidRPr="006F1E3F">
        <w:rPr>
          <w:rFonts w:cs="Arial"/>
          <w:color w:val="3399FF"/>
        </w:rPr>
        <w:br/>
      </w:r>
    </w:p>
    <w:p w14:paraId="0BAA3743" w14:textId="77777777" w:rsidR="007C0F5B" w:rsidRPr="006F1E3F" w:rsidRDefault="004D61A0" w:rsidP="00B107D1">
      <w:pPr>
        <w:jc w:val="center"/>
        <w:rPr>
          <w:rFonts w:cs="Arial"/>
          <w:color w:val="3399FF"/>
        </w:rPr>
      </w:pPr>
      <w:r w:rsidRPr="006F1E3F">
        <w:rPr>
          <w:rFonts w:cs="Arial"/>
          <w:b/>
          <w:color w:val="3399FF"/>
        </w:rPr>
        <w:t>Origination Date</w:t>
      </w:r>
    </w:p>
    <w:p w14:paraId="0BAA3744" w14:textId="1A621506" w:rsidR="004D61A0" w:rsidRPr="006F1E3F" w:rsidRDefault="002E4391" w:rsidP="00B107D1">
      <w:pPr>
        <w:jc w:val="center"/>
        <w:rPr>
          <w:rFonts w:cs="Arial"/>
          <w:color w:val="3399FF"/>
        </w:rPr>
      </w:pPr>
      <w:r w:rsidRPr="006F1E3F">
        <w:rPr>
          <w:rFonts w:cs="Arial"/>
          <w:color w:val="3399FF"/>
        </w:rPr>
        <w:t>28</w:t>
      </w:r>
      <w:r w:rsidR="00A8498C" w:rsidRPr="006F1E3F">
        <w:rPr>
          <w:rFonts w:cs="Arial"/>
          <w:color w:val="3399FF"/>
        </w:rPr>
        <w:t>-</w:t>
      </w:r>
      <w:r w:rsidRPr="006F1E3F">
        <w:rPr>
          <w:rFonts w:cs="Arial"/>
          <w:color w:val="3399FF"/>
        </w:rPr>
        <w:t>Nov</w:t>
      </w:r>
      <w:r w:rsidR="00A8498C" w:rsidRPr="006F1E3F">
        <w:rPr>
          <w:rFonts w:cs="Arial"/>
          <w:color w:val="3399FF"/>
        </w:rPr>
        <w:t>-</w:t>
      </w:r>
      <w:r w:rsidR="00F537D9" w:rsidRPr="006F1E3F">
        <w:rPr>
          <w:rFonts w:cs="Arial"/>
          <w:color w:val="3399FF"/>
        </w:rPr>
        <w:t>2017</w:t>
      </w:r>
    </w:p>
    <w:p w14:paraId="0BAA3745" w14:textId="77777777" w:rsidR="004D61A0" w:rsidRPr="006F1E3F" w:rsidRDefault="004D61A0">
      <w:pPr>
        <w:rPr>
          <w:rFonts w:cs="Arial"/>
        </w:rPr>
      </w:pPr>
    </w:p>
    <w:p w14:paraId="0BAA3746" w14:textId="77777777" w:rsidR="004D61A0" w:rsidRPr="006F1E3F" w:rsidRDefault="004D61A0">
      <w:pPr>
        <w:rPr>
          <w:rFonts w:cs="Arial"/>
        </w:rPr>
      </w:pPr>
    </w:p>
    <w:p w14:paraId="0BAA3747" w14:textId="77777777" w:rsidR="004D61A0" w:rsidRPr="006F1E3F" w:rsidRDefault="004D61A0">
      <w:pPr>
        <w:rPr>
          <w:rFonts w:cs="Arial"/>
        </w:rPr>
      </w:pPr>
    </w:p>
    <w:p w14:paraId="0BAA3748" w14:textId="77777777" w:rsidR="004D61A0" w:rsidRPr="006F1E3F" w:rsidRDefault="004D61A0">
      <w:pPr>
        <w:rPr>
          <w:rFonts w:cs="Arial"/>
        </w:rPr>
      </w:pPr>
    </w:p>
    <w:p w14:paraId="0BAA3749" w14:textId="77777777" w:rsidR="004D61A0" w:rsidRPr="006F1E3F" w:rsidRDefault="004D61A0">
      <w:pPr>
        <w:rPr>
          <w:rFonts w:cs="Arial"/>
        </w:rPr>
      </w:pPr>
    </w:p>
    <w:p w14:paraId="0BAA374A" w14:textId="77777777" w:rsidR="004D61A0" w:rsidRPr="006F1E3F" w:rsidRDefault="004D61A0">
      <w:pPr>
        <w:rPr>
          <w:rFonts w:cs="Arial"/>
        </w:rPr>
      </w:pPr>
    </w:p>
    <w:p w14:paraId="0BAA374B" w14:textId="77777777" w:rsidR="004D61A0" w:rsidRPr="006F1E3F" w:rsidRDefault="004D61A0">
      <w:pPr>
        <w:rPr>
          <w:rFonts w:cs="Arial"/>
        </w:rPr>
      </w:pPr>
    </w:p>
    <w:p w14:paraId="0BAA374C" w14:textId="77777777" w:rsidR="004D61A0" w:rsidRPr="006F1E3F" w:rsidRDefault="004D61A0">
      <w:pPr>
        <w:rPr>
          <w:rFonts w:cs="Arial"/>
        </w:rPr>
      </w:pPr>
    </w:p>
    <w:p w14:paraId="0BAA374D" w14:textId="77777777" w:rsidR="004D61A0" w:rsidRPr="006F1E3F" w:rsidRDefault="004D61A0">
      <w:pPr>
        <w:rPr>
          <w:rFonts w:cs="Arial"/>
        </w:rPr>
      </w:pPr>
    </w:p>
    <w:p w14:paraId="0BAA374E" w14:textId="77777777" w:rsidR="004D61A0" w:rsidRPr="006F1E3F" w:rsidRDefault="004D61A0">
      <w:pPr>
        <w:rPr>
          <w:rFonts w:cs="Arial"/>
        </w:rPr>
      </w:pPr>
    </w:p>
    <w:p w14:paraId="0BAA374F" w14:textId="77777777" w:rsidR="007C0F5B" w:rsidRPr="006F1E3F" w:rsidRDefault="007C0F5B">
      <w:pPr>
        <w:rPr>
          <w:rFonts w:cs="Arial"/>
        </w:rPr>
      </w:pPr>
    </w:p>
    <w:p w14:paraId="0BAA3750" w14:textId="77777777" w:rsidR="004D61A0" w:rsidRPr="006F1E3F" w:rsidRDefault="004D61A0" w:rsidP="00447470">
      <w:pPr>
        <w:rPr>
          <w:rFonts w:cs="Arial"/>
        </w:rPr>
      </w:pPr>
      <w:r w:rsidRPr="006F1E3F">
        <w:rPr>
          <w:rFonts w:cs="Arial"/>
        </w:rPr>
        <w:t>Revision History</w:t>
      </w:r>
    </w:p>
    <w:p w14:paraId="0BAA3751" w14:textId="77777777" w:rsidR="004D61A0" w:rsidRPr="006F1E3F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14" w:author="Shah Ashay" w:date="2018-04-16T14:37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15">
          <w:tblGrid>
            <w:gridCol w:w="360"/>
            <w:gridCol w:w="360"/>
            <w:gridCol w:w="360"/>
            <w:gridCol w:w="63"/>
            <w:gridCol w:w="297"/>
            <w:gridCol w:w="360"/>
            <w:gridCol w:w="360"/>
            <w:gridCol w:w="660"/>
            <w:gridCol w:w="2912"/>
            <w:gridCol w:w="1148"/>
            <w:gridCol w:w="1148"/>
            <w:gridCol w:w="1322"/>
          </w:tblGrid>
        </w:tblGridChange>
      </w:tblGrid>
      <w:tr w:rsidR="005F74A6" w:rsidRPr="006F1E3F" w14:paraId="0BAA3756" w14:textId="5ED8BD66" w:rsidTr="585125AB">
        <w:trPr>
          <w:cantSplit/>
          <w:tblHeader/>
          <w:trPrChange w:id="16" w:author="Shah Ashay" w:date="2018-04-16T14:37:00Z">
            <w:trPr>
              <w:gridAfter w:val="0"/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17" w:author="Shah Ashay" w:date="2018-04-16T14:37:00Z">
              <w:tcPr>
                <w:tcW w:w="1165" w:type="dxa"/>
                <w:shd w:val="clear" w:color="auto" w:fill="3399FF"/>
              </w:tcPr>
            </w:tcPrChange>
          </w:tcPr>
          <w:p w14:paraId="0BAA3752" w14:textId="7C5064CA" w:rsidR="005F74A6" w:rsidRPr="006F1E3F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1E3F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18" w:author="Shah Ashay" w:date="2018-04-16T14:37:00Z">
              <w:tcPr>
                <w:tcW w:w="1710" w:type="dxa"/>
                <w:shd w:val="clear" w:color="auto" w:fill="3399FF"/>
              </w:tcPr>
            </w:tcPrChange>
          </w:tcPr>
          <w:p w14:paraId="0BAA3753" w14:textId="706486C2" w:rsidR="005F74A6" w:rsidRPr="006F1E3F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1E3F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19" w:author="Shah Ashay" w:date="2018-04-16T14:37:00Z">
              <w:tcPr>
                <w:tcW w:w="2970" w:type="dxa"/>
                <w:shd w:val="clear" w:color="auto" w:fill="3399FF"/>
              </w:tcPr>
            </w:tcPrChange>
          </w:tcPr>
          <w:p w14:paraId="0BAA3754" w14:textId="77777777" w:rsidR="005F74A6" w:rsidRPr="006F1E3F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1E3F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0" w:author="Shah Ashay" w:date="2018-04-16T14:37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3FA9A84F" w14:textId="77777777" w:rsidR="005F74A6" w:rsidRPr="006F1E3F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1E3F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6F1E3F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1E3F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1" w:author="Shah Ashay" w:date="2018-04-16T14:37:00Z">
              <w:tcPr>
                <w:tcW w:w="1170" w:type="dxa"/>
                <w:shd w:val="clear" w:color="auto" w:fill="3399FF"/>
              </w:tcPr>
            </w:tcPrChange>
          </w:tcPr>
          <w:p w14:paraId="2279381B" w14:textId="77777777" w:rsidR="005F74A6" w:rsidRPr="006F1E3F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1E3F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6F1E3F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1E3F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22" w:author="Shah Ashay" w:date="2018-04-16T14:37:00Z">
              <w:tcPr>
                <w:tcW w:w="1350" w:type="dxa"/>
                <w:shd w:val="clear" w:color="auto" w:fill="3399FF"/>
              </w:tcPr>
            </w:tcPrChange>
          </w:tcPr>
          <w:p w14:paraId="69284D3A" w14:textId="3EEBDEA0" w:rsidR="005F74A6" w:rsidRPr="006F1E3F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1E3F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5F74A6" w:rsidRPr="006F1E3F" w14:paraId="0BAA375B" w14:textId="2375FBD8" w:rsidTr="585125AB">
        <w:trPr>
          <w:cantSplit/>
          <w:trPrChange w:id="23" w:author="Shah Ashay" w:date="2018-04-16T14:37:00Z">
            <w:trPr>
              <w:gridAfter w:val="0"/>
              <w:cantSplit/>
            </w:trPr>
          </w:trPrChange>
        </w:trPr>
        <w:tc>
          <w:tcPr>
            <w:tcW w:w="611" w:type="pct"/>
            <w:tcPrChange w:id="24" w:author="Shah Ashay" w:date="2018-04-16T14:37:00Z">
              <w:tcPr>
                <w:tcW w:w="1165" w:type="dxa"/>
              </w:tcPr>
            </w:tcPrChange>
          </w:tcPr>
          <w:p w14:paraId="0BAA3757" w14:textId="07618B27" w:rsidR="005F74A6" w:rsidRPr="006F1E3F" w:rsidRDefault="005F74A6" w:rsidP="005F74A6">
            <w:pPr>
              <w:jc w:val="center"/>
              <w:rPr>
                <w:rFonts w:cs="Arial"/>
                <w:sz w:val="20"/>
              </w:rPr>
            </w:pPr>
            <w:r w:rsidRPr="006F1E3F">
              <w:rPr>
                <w:rFonts w:cs="Arial"/>
                <w:sz w:val="20"/>
              </w:rPr>
              <w:t>0.1</w:t>
            </w:r>
          </w:p>
        </w:tc>
        <w:tc>
          <w:tcPr>
            <w:tcW w:w="897" w:type="pct"/>
            <w:tcPrChange w:id="25" w:author="Shah Ashay" w:date="2018-04-16T14:37:00Z">
              <w:tcPr>
                <w:tcW w:w="1710" w:type="dxa"/>
              </w:tcPr>
            </w:tcPrChange>
          </w:tcPr>
          <w:p w14:paraId="78D369FF" w14:textId="51F61010" w:rsidR="00F537D9" w:rsidRPr="006F1E3F" w:rsidRDefault="002E4391" w:rsidP="00F537D9">
            <w:pPr>
              <w:jc w:val="center"/>
              <w:rPr>
                <w:rFonts w:cs="Arial"/>
                <w:sz w:val="20"/>
              </w:rPr>
            </w:pPr>
            <w:r w:rsidRPr="006F1E3F">
              <w:rPr>
                <w:rFonts w:cs="Arial"/>
                <w:sz w:val="20"/>
              </w:rPr>
              <w:t>2</w:t>
            </w:r>
            <w:r w:rsidR="00C10A4F" w:rsidRPr="006F1E3F">
              <w:rPr>
                <w:rFonts w:cs="Arial"/>
                <w:sz w:val="20"/>
              </w:rPr>
              <w:t>8</w:t>
            </w:r>
            <w:r w:rsidR="00F537D9" w:rsidRPr="006F1E3F">
              <w:rPr>
                <w:rFonts w:cs="Arial"/>
                <w:sz w:val="20"/>
              </w:rPr>
              <w:t>-</w:t>
            </w:r>
            <w:r w:rsidRPr="006F1E3F">
              <w:rPr>
                <w:rFonts w:cs="Arial"/>
                <w:sz w:val="20"/>
              </w:rPr>
              <w:t>Nov</w:t>
            </w:r>
            <w:r w:rsidR="00F537D9" w:rsidRPr="006F1E3F">
              <w:rPr>
                <w:rFonts w:cs="Arial"/>
                <w:sz w:val="20"/>
              </w:rPr>
              <w:t>-2017</w:t>
            </w:r>
          </w:p>
          <w:p w14:paraId="0BAA3758" w14:textId="29DF5BD9" w:rsidR="005F74A6" w:rsidRPr="006F1E3F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557" w:type="pct"/>
            <w:tcPrChange w:id="26" w:author="Shah Ashay" w:date="2018-04-16T14:37:00Z">
              <w:tcPr>
                <w:tcW w:w="2970" w:type="dxa"/>
              </w:tcPr>
            </w:tcPrChange>
          </w:tcPr>
          <w:p w14:paraId="0BAA3759" w14:textId="3F0B77A9" w:rsidR="005F74A6" w:rsidRPr="006F1E3F" w:rsidRDefault="005F74A6" w:rsidP="007203C4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6F1E3F">
              <w:rPr>
                <w:rFonts w:cs="Arial"/>
                <w:sz w:val="20"/>
              </w:rPr>
              <w:t xml:space="preserve">Draft </w:t>
            </w:r>
          </w:p>
        </w:tc>
        <w:tc>
          <w:tcPr>
            <w:tcW w:w="614" w:type="pct"/>
            <w:tcPrChange w:id="27" w:author="Shah Ashay" w:date="2018-04-16T14:37:00Z">
              <w:tcPr>
                <w:tcW w:w="1170" w:type="dxa"/>
                <w:gridSpan w:val="2"/>
              </w:tcPr>
            </w:tcPrChange>
          </w:tcPr>
          <w:p w14:paraId="0BAA375A" w14:textId="39DC7B05" w:rsidR="005F74A6" w:rsidRPr="006F1E3F" w:rsidRDefault="002E4391">
            <w:pPr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6F1E3F">
              <w:rPr>
                <w:rFonts w:cs="Arial"/>
                <w:sz w:val="18"/>
                <w:szCs w:val="18"/>
              </w:rPr>
              <w:t>Wirasak</w:t>
            </w:r>
            <w:proofErr w:type="spellEnd"/>
            <w:r w:rsidRPr="006F1E3F">
              <w:rPr>
                <w:rFonts w:cs="Arial"/>
                <w:sz w:val="18"/>
                <w:szCs w:val="18"/>
              </w:rPr>
              <w:t xml:space="preserve"> C.</w:t>
            </w:r>
          </w:p>
        </w:tc>
        <w:tc>
          <w:tcPr>
            <w:tcW w:w="614" w:type="pct"/>
            <w:tcPrChange w:id="28" w:author="Shah Ashay" w:date="2018-04-16T14:37:00Z">
              <w:tcPr>
                <w:tcW w:w="1170" w:type="dxa"/>
              </w:tcPr>
            </w:tcPrChange>
          </w:tcPr>
          <w:p w14:paraId="29DF2C40" w14:textId="77777777" w:rsidR="005F74A6" w:rsidRPr="006F1E3F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29" w:author="Shah Ashay" w:date="2018-04-16T14:37:00Z">
              <w:tcPr>
                <w:tcW w:w="1350" w:type="dxa"/>
              </w:tcPr>
            </w:tcPrChange>
          </w:tcPr>
          <w:p w14:paraId="6A1BC662" w14:textId="1DDFB2E8" w:rsidR="005F74A6" w:rsidRPr="006F1E3F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6F1E3F" w14:paraId="0BAA3760" w14:textId="645D3AAF" w:rsidTr="585125AB">
        <w:trPr>
          <w:cantSplit/>
          <w:trPrChange w:id="30" w:author="Shah Ashay" w:date="2018-04-16T14:37:00Z">
            <w:trPr>
              <w:gridAfter w:val="0"/>
              <w:cantSplit/>
            </w:trPr>
          </w:trPrChange>
        </w:trPr>
        <w:tc>
          <w:tcPr>
            <w:tcW w:w="611" w:type="pct"/>
            <w:tcPrChange w:id="31" w:author="Shah Ashay" w:date="2018-04-16T14:37:00Z">
              <w:tcPr>
                <w:tcW w:w="1165" w:type="dxa"/>
              </w:tcPr>
            </w:tcPrChange>
          </w:tcPr>
          <w:p w14:paraId="0BAA375C" w14:textId="78362359" w:rsidR="005F74A6" w:rsidRPr="006F1E3F" w:rsidRDefault="00C30EF6">
            <w:pPr>
              <w:jc w:val="center"/>
              <w:rPr>
                <w:rFonts w:cs="Arial"/>
                <w:sz w:val="20"/>
              </w:rPr>
            </w:pPr>
            <w:ins w:id="32" w:author="Prakash Atul (Ext)" w:date="2018-03-27T20:57:00Z">
              <w:r w:rsidRPr="006F1E3F">
                <w:rPr>
                  <w:rFonts w:cs="Arial"/>
                  <w:sz w:val="20"/>
                </w:rPr>
                <w:t>1.0</w:t>
              </w:r>
            </w:ins>
          </w:p>
        </w:tc>
        <w:tc>
          <w:tcPr>
            <w:tcW w:w="897" w:type="pct"/>
            <w:tcPrChange w:id="33" w:author="Shah Ashay" w:date="2018-04-16T14:37:00Z">
              <w:tcPr>
                <w:tcW w:w="1710" w:type="dxa"/>
              </w:tcPr>
            </w:tcPrChange>
          </w:tcPr>
          <w:p w14:paraId="0BAA375D" w14:textId="0FF7EDE3" w:rsidR="005F74A6" w:rsidRPr="006F1E3F" w:rsidRDefault="00C30EF6">
            <w:pPr>
              <w:jc w:val="center"/>
              <w:rPr>
                <w:rFonts w:cs="Arial"/>
                <w:sz w:val="20"/>
              </w:rPr>
            </w:pPr>
            <w:ins w:id="34" w:author="Prakash Atul (Ext)" w:date="2018-03-27T20:57:00Z">
              <w:r w:rsidRPr="006F1E3F">
                <w:rPr>
                  <w:rFonts w:cs="Arial"/>
                  <w:sz w:val="20"/>
                </w:rPr>
                <w:t>27-Mar-2018</w:t>
              </w:r>
            </w:ins>
          </w:p>
        </w:tc>
        <w:tc>
          <w:tcPr>
            <w:tcW w:w="1557" w:type="pct"/>
            <w:tcPrChange w:id="35" w:author="Shah Ashay" w:date="2018-04-16T14:37:00Z">
              <w:tcPr>
                <w:tcW w:w="2970" w:type="dxa"/>
              </w:tcPr>
            </w:tcPrChange>
          </w:tcPr>
          <w:p w14:paraId="0BAA375E" w14:textId="0A4DDA42" w:rsidR="005F74A6" w:rsidRPr="006F1E3F" w:rsidRDefault="00C30EF6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36" w:author="Prakash Atul (Ext)" w:date="2018-03-27T20:57:00Z">
              <w:r w:rsidRPr="006F1E3F">
                <w:rPr>
                  <w:rFonts w:cs="Arial"/>
                  <w:sz w:val="20"/>
                </w:rPr>
                <w:t>Updated as per EC 11.2</w:t>
              </w:r>
            </w:ins>
          </w:p>
        </w:tc>
        <w:tc>
          <w:tcPr>
            <w:tcW w:w="614" w:type="pct"/>
            <w:tcPrChange w:id="37" w:author="Shah Ashay" w:date="2018-04-16T14:37:00Z">
              <w:tcPr>
                <w:tcW w:w="1170" w:type="dxa"/>
                <w:gridSpan w:val="2"/>
              </w:tcPr>
            </w:tcPrChange>
          </w:tcPr>
          <w:p w14:paraId="3B9B838B" w14:textId="4F509D8C" w:rsidR="005F74A6" w:rsidRPr="006F1E3F" w:rsidRDefault="00C30EF6" w:rsidP="585125AB">
            <w:pPr>
              <w:jc w:val="center"/>
              <w:rPr>
                <w:ins w:id="38" w:author="Kiran Madasu" w:date="2021-07-01T14:32:00Z"/>
                <w:rFonts w:cs="Arial"/>
                <w:sz w:val="20"/>
                <w:szCs w:val="20"/>
              </w:rPr>
            </w:pPr>
            <w:ins w:id="39" w:author="Prakash Atul (Ext)" w:date="2018-03-27T20:57:00Z">
              <w:del w:id="40" w:author="Kiran Madasu" w:date="2021-07-01T14:32:00Z">
                <w:r w:rsidRPr="585125AB" w:rsidDel="00C30EF6">
                  <w:rPr>
                    <w:rFonts w:cs="Arial"/>
                    <w:sz w:val="20"/>
                    <w:szCs w:val="20"/>
                  </w:rPr>
                  <w:delText>Tieto</w:delText>
                </w:r>
              </w:del>
            </w:ins>
            <w:ins w:id="41" w:author="Kiran Madasu" w:date="2021-07-01T14:32:00Z">
              <w:r w:rsidR="39A31687" w:rsidRPr="585125AB">
                <w:rPr>
                  <w:rFonts w:cs="Arial"/>
                  <w:sz w:val="20"/>
                  <w:szCs w:val="20"/>
                </w:rPr>
                <w:t xml:space="preserve"> Tieto</w:t>
              </w:r>
            </w:ins>
          </w:p>
          <w:p w14:paraId="0BAA375F" w14:textId="2F2C1036" w:rsidR="005F74A6" w:rsidRPr="006F1E3F" w:rsidRDefault="005F74A6" w:rsidP="585125AB">
            <w:pPr>
              <w:jc w:val="center"/>
              <w:rPr>
                <w:szCs w:val="22"/>
              </w:rPr>
            </w:pPr>
          </w:p>
        </w:tc>
        <w:tc>
          <w:tcPr>
            <w:tcW w:w="614" w:type="pct"/>
            <w:tcPrChange w:id="42" w:author="Shah Ashay" w:date="2018-04-16T14:37:00Z">
              <w:tcPr>
                <w:tcW w:w="1170" w:type="dxa"/>
              </w:tcPr>
            </w:tcPrChange>
          </w:tcPr>
          <w:p w14:paraId="3A3230E3" w14:textId="77777777" w:rsidR="005F74A6" w:rsidRPr="006F1E3F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43" w:author="Shah Ashay" w:date="2018-04-16T14:37:00Z">
              <w:tcPr>
                <w:tcW w:w="1350" w:type="dxa"/>
              </w:tcPr>
            </w:tcPrChange>
          </w:tcPr>
          <w:p w14:paraId="16DB2B6E" w14:textId="4D4DD553" w:rsidR="005F74A6" w:rsidRPr="006F1E3F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6F1E3F" w:rsidDel="00FD4C3E" w14:paraId="0BAA3765" w14:textId="20D97010" w:rsidTr="585125AB">
        <w:trPr>
          <w:cantSplit/>
          <w:del w:id="44" w:author="Shah Ashay" w:date="2018-04-16T14:37:00Z"/>
          <w:trPrChange w:id="45" w:author="Shah Ashay" w:date="2018-04-16T14:37:00Z">
            <w:trPr>
              <w:gridAfter w:val="0"/>
              <w:cantSplit/>
            </w:trPr>
          </w:trPrChange>
        </w:trPr>
        <w:tc>
          <w:tcPr>
            <w:tcW w:w="611" w:type="pct"/>
            <w:tcPrChange w:id="46" w:author="Shah Ashay" w:date="2018-04-16T14:37:00Z">
              <w:tcPr>
                <w:tcW w:w="1165" w:type="dxa"/>
              </w:tcPr>
            </w:tcPrChange>
          </w:tcPr>
          <w:p w14:paraId="0BAA3761" w14:textId="7F505104" w:rsidR="005F74A6" w:rsidRPr="006F1E3F" w:rsidDel="00FD4C3E" w:rsidRDefault="005F74A6">
            <w:pPr>
              <w:jc w:val="center"/>
              <w:rPr>
                <w:del w:id="47" w:author="Shah Ashay" w:date="2018-04-16T14:37:00Z"/>
                <w:rFonts w:cs="Arial"/>
                <w:sz w:val="20"/>
              </w:rPr>
            </w:pPr>
          </w:p>
        </w:tc>
        <w:tc>
          <w:tcPr>
            <w:tcW w:w="897" w:type="pct"/>
            <w:tcPrChange w:id="48" w:author="Shah Ashay" w:date="2018-04-16T14:37:00Z">
              <w:tcPr>
                <w:tcW w:w="1710" w:type="dxa"/>
              </w:tcPr>
            </w:tcPrChange>
          </w:tcPr>
          <w:p w14:paraId="0BAA3762" w14:textId="19745524" w:rsidR="005F74A6" w:rsidRPr="006F1E3F" w:rsidDel="00FD4C3E" w:rsidRDefault="5CE31C7F">
            <w:pPr>
              <w:spacing w:line="259" w:lineRule="auto"/>
              <w:jc w:val="center"/>
              <w:rPr>
                <w:del w:id="49" w:author="Shah Ashay" w:date="2018-04-16T14:37:00Z"/>
                <w:rFonts w:cs="Arial"/>
                <w:sz w:val="20"/>
                <w:szCs w:val="20"/>
              </w:rPr>
              <w:pPrChange w:id="50" w:author="Kiran Madasu" w:date="2021-07-01T14:31:00Z">
                <w:pPr/>
              </w:pPrChange>
            </w:pPr>
            <w:ins w:id="51" w:author="Kiran Madasu" w:date="2021-07-01T14:31:00Z">
              <w:r w:rsidRPr="585125AB">
                <w:rPr>
                  <w:rFonts w:cs="Arial"/>
                  <w:sz w:val="20"/>
                  <w:szCs w:val="20"/>
                </w:rPr>
                <w:t>20_june_2021</w:t>
              </w:r>
            </w:ins>
          </w:p>
        </w:tc>
        <w:tc>
          <w:tcPr>
            <w:tcW w:w="1557" w:type="pct"/>
            <w:tcPrChange w:id="52" w:author="Shah Ashay" w:date="2018-04-16T14:37:00Z">
              <w:tcPr>
                <w:tcW w:w="2970" w:type="dxa"/>
              </w:tcPr>
            </w:tcPrChange>
          </w:tcPr>
          <w:p w14:paraId="0BAA3763" w14:textId="06DAF848" w:rsidR="005F74A6" w:rsidRPr="006F1E3F" w:rsidDel="00FD4C3E" w:rsidRDefault="5CE31C7F" w:rsidP="585125AB">
            <w:pPr>
              <w:pStyle w:val="Header"/>
              <w:tabs>
                <w:tab w:val="clear" w:pos="4320"/>
                <w:tab w:val="clear" w:pos="8640"/>
              </w:tabs>
              <w:rPr>
                <w:del w:id="53" w:author="Shah Ashay" w:date="2018-04-16T14:37:00Z"/>
                <w:rFonts w:cs="Arial"/>
                <w:sz w:val="20"/>
                <w:szCs w:val="20"/>
              </w:rPr>
            </w:pPr>
            <w:ins w:id="54" w:author="Kiran Madasu" w:date="2021-07-01T14:31:00Z">
              <w:r w:rsidRPr="585125AB">
                <w:rPr>
                  <w:rFonts w:cs="Arial"/>
                  <w:sz w:val="20"/>
                  <w:szCs w:val="20"/>
                </w:rPr>
                <w:t>EC 12.2.13 Updated Use Case</w:t>
              </w:r>
            </w:ins>
          </w:p>
        </w:tc>
        <w:tc>
          <w:tcPr>
            <w:tcW w:w="614" w:type="pct"/>
            <w:tcPrChange w:id="55" w:author="Shah Ashay" w:date="2018-04-16T14:37:00Z">
              <w:tcPr>
                <w:tcW w:w="1170" w:type="dxa"/>
                <w:gridSpan w:val="2"/>
              </w:tcPr>
            </w:tcPrChange>
          </w:tcPr>
          <w:p w14:paraId="0BAA3764" w14:textId="67B7A3BB" w:rsidR="005F74A6" w:rsidRPr="006F1E3F" w:rsidDel="00FD4C3E" w:rsidRDefault="005F74A6">
            <w:pPr>
              <w:jc w:val="center"/>
              <w:rPr>
                <w:del w:id="56" w:author="Shah Ashay" w:date="2018-04-16T14:37:00Z"/>
                <w:rFonts w:cs="Arial"/>
                <w:sz w:val="20"/>
              </w:rPr>
            </w:pPr>
          </w:p>
        </w:tc>
        <w:tc>
          <w:tcPr>
            <w:tcW w:w="614" w:type="pct"/>
            <w:tcPrChange w:id="57" w:author="Shah Ashay" w:date="2018-04-16T14:37:00Z">
              <w:tcPr>
                <w:tcW w:w="1170" w:type="dxa"/>
              </w:tcPr>
            </w:tcPrChange>
          </w:tcPr>
          <w:p w14:paraId="7F4C939B" w14:textId="0B112769" w:rsidR="005F74A6" w:rsidRPr="006F1E3F" w:rsidDel="00FD4C3E" w:rsidRDefault="005F74A6">
            <w:pPr>
              <w:jc w:val="center"/>
              <w:rPr>
                <w:del w:id="58" w:author="Shah Ashay" w:date="2018-04-16T14:37:00Z"/>
                <w:rFonts w:cs="Arial"/>
                <w:sz w:val="20"/>
              </w:rPr>
            </w:pPr>
          </w:p>
        </w:tc>
        <w:tc>
          <w:tcPr>
            <w:tcW w:w="707" w:type="pct"/>
            <w:tcPrChange w:id="59" w:author="Shah Ashay" w:date="2018-04-16T14:37:00Z">
              <w:tcPr>
                <w:tcW w:w="1350" w:type="dxa"/>
              </w:tcPr>
            </w:tcPrChange>
          </w:tcPr>
          <w:p w14:paraId="2220525C" w14:textId="2C219EE5" w:rsidR="005F74A6" w:rsidRPr="006F1E3F" w:rsidDel="00FD4C3E" w:rsidRDefault="005F74A6">
            <w:pPr>
              <w:jc w:val="center"/>
              <w:rPr>
                <w:del w:id="60" w:author="Shah Ashay" w:date="2018-04-16T14:37:00Z"/>
                <w:rFonts w:cs="Arial"/>
                <w:sz w:val="20"/>
              </w:rPr>
            </w:pPr>
          </w:p>
        </w:tc>
      </w:tr>
      <w:tr w:rsidR="005F74A6" w:rsidRPr="006F1E3F" w:rsidDel="00FD4C3E" w14:paraId="0BAA376A" w14:textId="789F14A3" w:rsidTr="585125AB">
        <w:trPr>
          <w:cantSplit/>
          <w:del w:id="61" w:author="Shah Ashay" w:date="2018-04-16T14:37:00Z"/>
          <w:trPrChange w:id="62" w:author="Shah Ashay" w:date="2018-04-16T14:37:00Z">
            <w:trPr>
              <w:gridAfter w:val="0"/>
              <w:cantSplit/>
            </w:trPr>
          </w:trPrChange>
        </w:trPr>
        <w:tc>
          <w:tcPr>
            <w:tcW w:w="611" w:type="pct"/>
            <w:tcPrChange w:id="63" w:author="Shah Ashay" w:date="2018-04-16T14:37:00Z">
              <w:tcPr>
                <w:tcW w:w="1165" w:type="dxa"/>
              </w:tcPr>
            </w:tcPrChange>
          </w:tcPr>
          <w:p w14:paraId="0BAA3766" w14:textId="50ACEA7B" w:rsidR="005F74A6" w:rsidRPr="006F1E3F" w:rsidDel="00FD4C3E" w:rsidRDefault="005F74A6">
            <w:pPr>
              <w:jc w:val="center"/>
              <w:rPr>
                <w:del w:id="64" w:author="Shah Ashay" w:date="2018-04-16T14:37:00Z"/>
                <w:rFonts w:cs="Arial"/>
                <w:sz w:val="20"/>
              </w:rPr>
            </w:pPr>
          </w:p>
        </w:tc>
        <w:tc>
          <w:tcPr>
            <w:tcW w:w="897" w:type="pct"/>
            <w:tcPrChange w:id="65" w:author="Shah Ashay" w:date="2018-04-16T14:37:00Z">
              <w:tcPr>
                <w:tcW w:w="1710" w:type="dxa"/>
              </w:tcPr>
            </w:tcPrChange>
          </w:tcPr>
          <w:p w14:paraId="0BAA3767" w14:textId="14AC5444" w:rsidR="005F74A6" w:rsidRPr="006F1E3F" w:rsidDel="00FD4C3E" w:rsidRDefault="005F74A6">
            <w:pPr>
              <w:jc w:val="center"/>
              <w:rPr>
                <w:del w:id="66" w:author="Shah Ashay" w:date="2018-04-16T14:37:00Z"/>
                <w:rFonts w:cs="Arial"/>
                <w:sz w:val="20"/>
              </w:rPr>
            </w:pPr>
          </w:p>
        </w:tc>
        <w:tc>
          <w:tcPr>
            <w:tcW w:w="1557" w:type="pct"/>
            <w:tcPrChange w:id="67" w:author="Shah Ashay" w:date="2018-04-16T14:37:00Z">
              <w:tcPr>
                <w:tcW w:w="2970" w:type="dxa"/>
              </w:tcPr>
            </w:tcPrChange>
          </w:tcPr>
          <w:p w14:paraId="0BAA3768" w14:textId="3229778A" w:rsidR="005F74A6" w:rsidRPr="006F1E3F" w:rsidDel="00FD4C3E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68" w:author="Shah Ashay" w:date="2018-04-16T14:37:00Z"/>
                <w:rFonts w:cs="Arial"/>
                <w:sz w:val="20"/>
              </w:rPr>
            </w:pPr>
          </w:p>
        </w:tc>
        <w:tc>
          <w:tcPr>
            <w:tcW w:w="614" w:type="pct"/>
            <w:tcPrChange w:id="69" w:author="Shah Ashay" w:date="2018-04-16T14:37:00Z">
              <w:tcPr>
                <w:tcW w:w="1170" w:type="dxa"/>
                <w:gridSpan w:val="2"/>
              </w:tcPr>
            </w:tcPrChange>
          </w:tcPr>
          <w:p w14:paraId="0BAA3769" w14:textId="7BDBC3DE" w:rsidR="005F74A6" w:rsidRPr="006F1E3F" w:rsidDel="00FD4C3E" w:rsidRDefault="005F74A6">
            <w:pPr>
              <w:jc w:val="center"/>
              <w:rPr>
                <w:del w:id="70" w:author="Shah Ashay" w:date="2018-04-16T14:37:00Z"/>
                <w:rFonts w:cs="Arial"/>
                <w:sz w:val="20"/>
              </w:rPr>
            </w:pPr>
          </w:p>
        </w:tc>
        <w:tc>
          <w:tcPr>
            <w:tcW w:w="614" w:type="pct"/>
            <w:tcPrChange w:id="71" w:author="Shah Ashay" w:date="2018-04-16T14:37:00Z">
              <w:tcPr>
                <w:tcW w:w="1170" w:type="dxa"/>
              </w:tcPr>
            </w:tcPrChange>
          </w:tcPr>
          <w:p w14:paraId="027A5A19" w14:textId="38F61A94" w:rsidR="005F74A6" w:rsidRPr="006F1E3F" w:rsidDel="00FD4C3E" w:rsidRDefault="005F74A6">
            <w:pPr>
              <w:jc w:val="center"/>
              <w:rPr>
                <w:del w:id="72" w:author="Shah Ashay" w:date="2018-04-16T14:37:00Z"/>
                <w:rFonts w:cs="Arial"/>
                <w:sz w:val="20"/>
              </w:rPr>
            </w:pPr>
          </w:p>
        </w:tc>
        <w:tc>
          <w:tcPr>
            <w:tcW w:w="707" w:type="pct"/>
            <w:tcPrChange w:id="73" w:author="Shah Ashay" w:date="2018-04-16T14:37:00Z">
              <w:tcPr>
                <w:tcW w:w="1350" w:type="dxa"/>
              </w:tcPr>
            </w:tcPrChange>
          </w:tcPr>
          <w:p w14:paraId="38883292" w14:textId="54666E37" w:rsidR="005F74A6" w:rsidRPr="006F1E3F" w:rsidDel="00FD4C3E" w:rsidRDefault="005F74A6">
            <w:pPr>
              <w:jc w:val="center"/>
              <w:rPr>
                <w:del w:id="74" w:author="Shah Ashay" w:date="2018-04-16T14:37:00Z"/>
                <w:rFonts w:cs="Arial"/>
                <w:sz w:val="20"/>
              </w:rPr>
            </w:pPr>
          </w:p>
        </w:tc>
      </w:tr>
      <w:tr w:rsidR="005F74A6" w:rsidRPr="006F1E3F" w:rsidDel="00FD4C3E" w14:paraId="0BAA376F" w14:textId="5638D88A" w:rsidTr="585125AB">
        <w:trPr>
          <w:cantSplit/>
          <w:del w:id="75" w:author="Shah Ashay" w:date="2018-04-16T14:37:00Z"/>
          <w:trPrChange w:id="76" w:author="Shah Ashay" w:date="2018-04-16T14:37:00Z">
            <w:trPr>
              <w:gridAfter w:val="0"/>
              <w:cantSplit/>
            </w:trPr>
          </w:trPrChange>
        </w:trPr>
        <w:tc>
          <w:tcPr>
            <w:tcW w:w="611" w:type="pct"/>
            <w:tcPrChange w:id="77" w:author="Shah Ashay" w:date="2018-04-16T14:37:00Z">
              <w:tcPr>
                <w:tcW w:w="1165" w:type="dxa"/>
              </w:tcPr>
            </w:tcPrChange>
          </w:tcPr>
          <w:p w14:paraId="0BAA376B" w14:textId="09E79732" w:rsidR="005F74A6" w:rsidRPr="006F1E3F" w:rsidDel="00FD4C3E" w:rsidRDefault="005F74A6">
            <w:pPr>
              <w:jc w:val="center"/>
              <w:rPr>
                <w:del w:id="78" w:author="Shah Ashay" w:date="2018-04-16T14:37:00Z"/>
                <w:rFonts w:cs="Arial"/>
                <w:sz w:val="20"/>
              </w:rPr>
            </w:pPr>
          </w:p>
        </w:tc>
        <w:tc>
          <w:tcPr>
            <w:tcW w:w="897" w:type="pct"/>
            <w:tcPrChange w:id="79" w:author="Shah Ashay" w:date="2018-04-16T14:37:00Z">
              <w:tcPr>
                <w:tcW w:w="1710" w:type="dxa"/>
              </w:tcPr>
            </w:tcPrChange>
          </w:tcPr>
          <w:p w14:paraId="0BAA376C" w14:textId="14A014E3" w:rsidR="005F74A6" w:rsidRPr="006F1E3F" w:rsidDel="00FD4C3E" w:rsidRDefault="005F74A6">
            <w:pPr>
              <w:jc w:val="center"/>
              <w:rPr>
                <w:del w:id="80" w:author="Shah Ashay" w:date="2018-04-16T14:37:00Z"/>
                <w:rFonts w:cs="Arial"/>
                <w:sz w:val="20"/>
              </w:rPr>
            </w:pPr>
          </w:p>
        </w:tc>
        <w:tc>
          <w:tcPr>
            <w:tcW w:w="1557" w:type="pct"/>
            <w:tcPrChange w:id="81" w:author="Shah Ashay" w:date="2018-04-16T14:37:00Z">
              <w:tcPr>
                <w:tcW w:w="2970" w:type="dxa"/>
              </w:tcPr>
            </w:tcPrChange>
          </w:tcPr>
          <w:p w14:paraId="0BAA376D" w14:textId="5C4DF306" w:rsidR="005F74A6" w:rsidRPr="006F1E3F" w:rsidDel="00FD4C3E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82" w:author="Shah Ashay" w:date="2018-04-16T14:37:00Z"/>
                <w:rFonts w:cs="Arial"/>
                <w:sz w:val="20"/>
              </w:rPr>
            </w:pPr>
          </w:p>
        </w:tc>
        <w:tc>
          <w:tcPr>
            <w:tcW w:w="614" w:type="pct"/>
            <w:tcPrChange w:id="83" w:author="Shah Ashay" w:date="2018-04-16T14:37:00Z">
              <w:tcPr>
                <w:tcW w:w="1170" w:type="dxa"/>
                <w:gridSpan w:val="2"/>
              </w:tcPr>
            </w:tcPrChange>
          </w:tcPr>
          <w:p w14:paraId="0BAA376E" w14:textId="35710D9D" w:rsidR="005F74A6" w:rsidRPr="006F1E3F" w:rsidDel="00FD4C3E" w:rsidRDefault="005F74A6">
            <w:pPr>
              <w:jc w:val="center"/>
              <w:rPr>
                <w:del w:id="84" w:author="Shah Ashay" w:date="2018-04-16T14:37:00Z"/>
                <w:rFonts w:cs="Arial"/>
                <w:sz w:val="20"/>
              </w:rPr>
            </w:pPr>
          </w:p>
        </w:tc>
        <w:tc>
          <w:tcPr>
            <w:tcW w:w="614" w:type="pct"/>
            <w:tcPrChange w:id="85" w:author="Shah Ashay" w:date="2018-04-16T14:37:00Z">
              <w:tcPr>
                <w:tcW w:w="1170" w:type="dxa"/>
              </w:tcPr>
            </w:tcPrChange>
          </w:tcPr>
          <w:p w14:paraId="4BC707ED" w14:textId="4D24111B" w:rsidR="005F74A6" w:rsidRPr="006F1E3F" w:rsidDel="00FD4C3E" w:rsidRDefault="005F74A6">
            <w:pPr>
              <w:jc w:val="center"/>
              <w:rPr>
                <w:del w:id="86" w:author="Shah Ashay" w:date="2018-04-16T14:37:00Z"/>
                <w:rFonts w:cs="Arial"/>
                <w:sz w:val="20"/>
              </w:rPr>
            </w:pPr>
          </w:p>
        </w:tc>
        <w:tc>
          <w:tcPr>
            <w:tcW w:w="707" w:type="pct"/>
            <w:tcPrChange w:id="87" w:author="Shah Ashay" w:date="2018-04-16T14:37:00Z">
              <w:tcPr>
                <w:tcW w:w="1350" w:type="dxa"/>
              </w:tcPr>
            </w:tcPrChange>
          </w:tcPr>
          <w:p w14:paraId="5CF39564" w14:textId="7BB1272D" w:rsidR="005F74A6" w:rsidRPr="006F1E3F" w:rsidDel="00FD4C3E" w:rsidRDefault="005F74A6">
            <w:pPr>
              <w:jc w:val="center"/>
              <w:rPr>
                <w:del w:id="88" w:author="Shah Ashay" w:date="2018-04-16T14:37:00Z"/>
                <w:rFonts w:cs="Arial"/>
                <w:sz w:val="20"/>
              </w:rPr>
            </w:pPr>
          </w:p>
        </w:tc>
      </w:tr>
    </w:tbl>
    <w:p w14:paraId="0BAA3770" w14:textId="77777777" w:rsidR="00AD190F" w:rsidRPr="006F1E3F" w:rsidRDefault="00AD190F">
      <w:pPr>
        <w:rPr>
          <w:rFonts w:cs="Arial"/>
        </w:rPr>
        <w:sectPr w:rsidR="00AD190F" w:rsidRPr="006F1E3F">
          <w:headerReference w:type="default" r:id="rId12"/>
          <w:footerReference w:type="default" r:id="rId13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6F1E3F" w:rsidRDefault="004D61A0">
      <w:pPr>
        <w:jc w:val="center"/>
        <w:rPr>
          <w:rFonts w:cs="Arial"/>
          <w:b/>
          <w:color w:val="3399FF"/>
          <w:sz w:val="28"/>
        </w:rPr>
      </w:pPr>
      <w:r w:rsidRPr="006F1E3F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6F1E3F" w:rsidRDefault="004D61A0">
      <w:pPr>
        <w:rPr>
          <w:rFonts w:cs="Arial"/>
        </w:rPr>
      </w:pPr>
    </w:p>
    <w:p w14:paraId="0A7884AB" w14:textId="35AC41CE" w:rsidR="0037634C" w:rsidRPr="00FD4C3E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FD4C3E">
        <w:rPr>
          <w:rFonts w:ascii="Arial" w:hAnsi="Arial" w:cs="Arial"/>
        </w:rPr>
        <w:fldChar w:fldCharType="begin"/>
      </w:r>
      <w:r w:rsidR="004D61A0" w:rsidRPr="006F1E3F">
        <w:rPr>
          <w:rFonts w:ascii="Arial" w:hAnsi="Arial" w:cs="Arial"/>
        </w:rPr>
        <w:instrText xml:space="preserve"> TOC \o "1-2" \h \z </w:instrText>
      </w:r>
      <w:r w:rsidRPr="00FD4C3E">
        <w:rPr>
          <w:rFonts w:ascii="Arial" w:hAnsi="Arial" w:cs="Arial"/>
        </w:rPr>
        <w:fldChar w:fldCharType="separate"/>
      </w:r>
      <w:r w:rsidR="00F17366" w:rsidRPr="00FD4C3E">
        <w:fldChar w:fldCharType="begin"/>
      </w:r>
      <w:r w:rsidR="00F17366" w:rsidRPr="006F1E3F">
        <w:rPr>
          <w:rFonts w:ascii="Arial" w:hAnsi="Arial" w:cs="Arial"/>
          <w:rPrChange w:id="89" w:author="Batra Yogesh (EXT)" w:date="2018-04-13T12:28:00Z">
            <w:rPr/>
          </w:rPrChange>
        </w:rPr>
        <w:instrText xml:space="preserve"> HYPERLINK \l "_Toc500764666" </w:instrText>
      </w:r>
      <w:r w:rsidR="00F17366" w:rsidRPr="00FD4C3E">
        <w:rPr>
          <w:noProof/>
        </w:rPr>
        <w:fldChar w:fldCharType="separate"/>
      </w:r>
      <w:r w:rsidR="0037634C" w:rsidRPr="006F1E3F">
        <w:rPr>
          <w:rStyle w:val="Hyperlink"/>
          <w:rFonts w:ascii="Arial" w:hAnsi="Arial" w:cs="Arial"/>
          <w:noProof/>
          <w:rPrChange w:id="90" w:author="Batra Yogesh (EXT)" w:date="2018-04-13T12:28:00Z">
            <w:rPr>
              <w:rStyle w:val="Hyperlink"/>
              <w:noProof/>
            </w:rPr>
          </w:rPrChange>
        </w:rPr>
        <w:t>1.</w:t>
      </w:r>
      <w:r w:rsidR="0037634C" w:rsidRPr="006F1E3F">
        <w:rPr>
          <w:rFonts w:ascii="Arial" w:hAnsi="Arial" w:cs="Arial"/>
          <w:noProof/>
          <w:szCs w:val="28"/>
          <w:lang w:bidi="th-TH"/>
          <w:rPrChange w:id="91" w:author="Batra Yogesh (EXT)" w:date="2018-04-13T12:28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37634C" w:rsidRPr="006F1E3F">
        <w:rPr>
          <w:rStyle w:val="Hyperlink"/>
          <w:rFonts w:ascii="Arial" w:hAnsi="Arial" w:cs="Arial"/>
          <w:noProof/>
          <w:rPrChange w:id="92" w:author="Batra Yogesh (EXT)" w:date="2018-04-13T12:28:00Z">
            <w:rPr>
              <w:rStyle w:val="Hyperlink"/>
              <w:noProof/>
            </w:rPr>
          </w:rPrChange>
        </w:rPr>
        <w:t>Use Case Information</w:t>
      </w:r>
      <w:r w:rsidR="0037634C" w:rsidRPr="006F1E3F">
        <w:rPr>
          <w:rFonts w:ascii="Arial" w:hAnsi="Arial" w:cs="Arial"/>
          <w:noProof/>
          <w:webHidden/>
          <w:rPrChange w:id="93" w:author="Batra Yogesh (EXT)" w:date="2018-04-13T12:28:00Z">
            <w:rPr>
              <w:noProof/>
              <w:webHidden/>
            </w:rPr>
          </w:rPrChange>
        </w:rPr>
        <w:tab/>
      </w:r>
      <w:r w:rsidR="0037634C" w:rsidRPr="00FD4C3E">
        <w:rPr>
          <w:noProof/>
          <w:webHidden/>
        </w:rPr>
        <w:fldChar w:fldCharType="begin"/>
      </w:r>
      <w:r w:rsidR="0037634C" w:rsidRPr="006F1E3F">
        <w:rPr>
          <w:rFonts w:ascii="Arial" w:hAnsi="Arial" w:cs="Arial"/>
          <w:noProof/>
          <w:webHidden/>
          <w:rPrChange w:id="94" w:author="Batra Yogesh (EXT)" w:date="2018-04-13T12:28:00Z">
            <w:rPr>
              <w:noProof/>
              <w:webHidden/>
            </w:rPr>
          </w:rPrChange>
        </w:rPr>
        <w:instrText xml:space="preserve"> PAGEREF _Toc500764666 \h </w:instrText>
      </w:r>
      <w:r w:rsidR="0037634C" w:rsidRPr="00FD4C3E">
        <w:rPr>
          <w:noProof/>
          <w:webHidden/>
        </w:rPr>
      </w:r>
      <w:r w:rsidR="0037634C" w:rsidRPr="00FD4C3E">
        <w:rPr>
          <w:noProof/>
          <w:webHidden/>
        </w:rPr>
        <w:fldChar w:fldCharType="separate"/>
      </w:r>
      <w:r w:rsidR="0037634C" w:rsidRPr="006F1E3F">
        <w:rPr>
          <w:rFonts w:ascii="Arial" w:hAnsi="Arial" w:cs="Arial"/>
          <w:noProof/>
          <w:webHidden/>
          <w:rPrChange w:id="95" w:author="Batra Yogesh (EXT)" w:date="2018-04-13T12:28:00Z">
            <w:rPr>
              <w:noProof/>
              <w:webHidden/>
            </w:rPr>
          </w:rPrChange>
        </w:rPr>
        <w:t>3</w:t>
      </w:r>
      <w:r w:rsidR="0037634C" w:rsidRPr="00FD4C3E">
        <w:rPr>
          <w:noProof/>
          <w:webHidden/>
        </w:rPr>
        <w:fldChar w:fldCharType="end"/>
      </w:r>
      <w:r w:rsidR="00F17366" w:rsidRPr="00FD4C3E">
        <w:rPr>
          <w:noProof/>
        </w:rPr>
        <w:fldChar w:fldCharType="end"/>
      </w:r>
    </w:p>
    <w:p w14:paraId="4C864739" w14:textId="2E4F3952" w:rsidR="0037634C" w:rsidRPr="00FD4C3E" w:rsidRDefault="0037634C">
      <w:pPr>
        <w:pStyle w:val="TOC1"/>
        <w:rPr>
          <w:rFonts w:cstheme="minorBidi"/>
          <w:noProof/>
          <w:szCs w:val="28"/>
          <w:lang w:bidi="th-TH"/>
        </w:rPr>
      </w:pPr>
      <w:hyperlink w:anchor="_Toc500764667" w:history="1">
        <w:r w:rsidRPr="000027CE">
          <w:rPr>
            <w:rStyle w:val="Hyperlink"/>
            <w:rFonts w:ascii="Arial" w:hAnsi="Arial" w:cs="Arial"/>
            <w:noProof/>
          </w:rPr>
          <w:t>2.</w:t>
        </w:r>
        <w:r w:rsidRPr="000027CE">
          <w:rPr>
            <w:rFonts w:ascii="Arial" w:hAnsi="Arial" w:cs="Arial"/>
            <w:noProof/>
            <w:szCs w:val="28"/>
            <w:lang w:bidi="th-TH"/>
          </w:rPr>
          <w:tab/>
        </w:r>
        <w:r w:rsidRPr="000027CE">
          <w:rPr>
            <w:rStyle w:val="Hyperlink"/>
            <w:rFonts w:ascii="Arial" w:hAnsi="Arial" w:cs="Arial"/>
            <w:noProof/>
          </w:rPr>
          <w:t>Primary Flow: BKK_UC09 – Enter Daily Oil Condensate Stream Data</w:t>
        </w:r>
        <w:r w:rsidRPr="00FD4C3E">
          <w:rPr>
            <w:noProof/>
            <w:webHidden/>
          </w:rPr>
          <w:tab/>
        </w:r>
        <w:r w:rsidRPr="002529CB">
          <w:rPr>
            <w:noProof/>
            <w:webHidden/>
          </w:rPr>
          <w:fldChar w:fldCharType="begin"/>
        </w:r>
        <w:r w:rsidRPr="00FD4C3E">
          <w:rPr>
            <w:noProof/>
            <w:webHidden/>
          </w:rPr>
          <w:instrText xml:space="preserve"> PAGEREF _Toc500764667 \h </w:instrText>
        </w:r>
        <w:r w:rsidRPr="002529CB">
          <w:rPr>
            <w:noProof/>
            <w:webHidden/>
          </w:rPr>
        </w:r>
        <w:r w:rsidRPr="002529CB">
          <w:rPr>
            <w:noProof/>
            <w:webHidden/>
          </w:rPr>
          <w:fldChar w:fldCharType="separate"/>
        </w:r>
        <w:r w:rsidRPr="00FD4C3E">
          <w:rPr>
            <w:noProof/>
            <w:webHidden/>
          </w:rPr>
          <w:t>3</w:t>
        </w:r>
        <w:r w:rsidRPr="002529CB">
          <w:rPr>
            <w:noProof/>
            <w:webHidden/>
          </w:rPr>
          <w:fldChar w:fldCharType="end"/>
        </w:r>
      </w:hyperlink>
    </w:p>
    <w:p w14:paraId="56672AE6" w14:textId="3A4404D0" w:rsidR="0037634C" w:rsidRPr="00FD4C3E" w:rsidRDefault="00F17366">
      <w:pPr>
        <w:pStyle w:val="TOC1"/>
        <w:rPr>
          <w:rFonts w:cstheme="minorBidi"/>
          <w:noProof/>
          <w:szCs w:val="28"/>
          <w:lang w:bidi="th-TH"/>
        </w:rPr>
      </w:pPr>
      <w:r w:rsidRPr="00FD4C3E">
        <w:fldChar w:fldCharType="begin"/>
      </w:r>
      <w:r w:rsidRPr="00FD4C3E">
        <w:instrText xml:space="preserve"> HYPERLINK \l "_Toc500764668" </w:instrText>
      </w:r>
      <w:r w:rsidRPr="00FD4C3E">
        <w:rPr>
          <w:noProof/>
        </w:rPr>
        <w:fldChar w:fldCharType="separate"/>
      </w:r>
      <w:r w:rsidR="0037634C" w:rsidRPr="000027CE">
        <w:rPr>
          <w:rStyle w:val="Hyperlink"/>
          <w:noProof/>
        </w:rPr>
        <w:t>3.</w:t>
      </w:r>
      <w:r w:rsidR="0037634C" w:rsidRPr="000027CE">
        <w:rPr>
          <w:rFonts w:cstheme="minorBidi"/>
          <w:noProof/>
          <w:szCs w:val="28"/>
          <w:lang w:bidi="th-TH"/>
        </w:rPr>
        <w:tab/>
      </w:r>
      <w:r w:rsidR="0037634C" w:rsidRPr="000027CE">
        <w:rPr>
          <w:rStyle w:val="Hyperlink"/>
          <w:rFonts w:ascii="Arial" w:hAnsi="Arial" w:cs="Arial"/>
          <w:noProof/>
          <w:rPrChange w:id="96" w:author="Shah Ashay" w:date="2018-04-16T15:09:00Z">
            <w:rPr>
              <w:rStyle w:val="Hyperlink"/>
              <w:noProof/>
            </w:rPr>
          </w:rPrChange>
        </w:rPr>
        <w:t>Alternatives</w:t>
      </w:r>
      <w:r w:rsidR="0037634C" w:rsidRPr="00FD4C3E">
        <w:rPr>
          <w:noProof/>
          <w:webHidden/>
        </w:rPr>
        <w:tab/>
      </w:r>
      <w:r w:rsidR="0037634C" w:rsidRPr="00FD4C3E">
        <w:rPr>
          <w:noProof/>
          <w:webHidden/>
        </w:rPr>
        <w:fldChar w:fldCharType="begin"/>
      </w:r>
      <w:r w:rsidR="0037634C" w:rsidRPr="00FD4C3E">
        <w:rPr>
          <w:noProof/>
          <w:webHidden/>
        </w:rPr>
        <w:instrText xml:space="preserve"> PAGEREF _Toc500764668 \h </w:instrText>
      </w:r>
      <w:r w:rsidR="0037634C" w:rsidRPr="00FD4C3E">
        <w:rPr>
          <w:noProof/>
          <w:webHidden/>
        </w:rPr>
      </w:r>
      <w:r w:rsidR="0037634C" w:rsidRPr="00FD4C3E">
        <w:rPr>
          <w:noProof/>
          <w:webHidden/>
        </w:rPr>
        <w:fldChar w:fldCharType="separate"/>
      </w:r>
      <w:r w:rsidR="0037634C" w:rsidRPr="00FD4C3E">
        <w:rPr>
          <w:noProof/>
          <w:webHidden/>
        </w:rPr>
        <w:t>6</w:t>
      </w:r>
      <w:r w:rsidR="0037634C" w:rsidRPr="00FD4C3E">
        <w:rPr>
          <w:noProof/>
          <w:webHidden/>
        </w:rPr>
        <w:fldChar w:fldCharType="end"/>
      </w:r>
      <w:r w:rsidRPr="00FD4C3E">
        <w:rPr>
          <w:noProof/>
        </w:rPr>
        <w:fldChar w:fldCharType="end"/>
      </w:r>
    </w:p>
    <w:p w14:paraId="4EE5A78D" w14:textId="491FA3C5" w:rsidR="0037634C" w:rsidRPr="00FD4C3E" w:rsidRDefault="006F2E36" w:rsidP="00DF733C">
      <w:pPr>
        <w:pStyle w:val="TOC2"/>
        <w:rPr>
          <w:rFonts w:eastAsiaTheme="minorEastAsia" w:cstheme="minorBidi"/>
          <w:szCs w:val="28"/>
          <w:lang w:bidi="th-TH"/>
        </w:rPr>
      </w:pPr>
      <w:r w:rsidRPr="00FD4C3E">
        <w:fldChar w:fldCharType="begin"/>
      </w:r>
      <w:r w:rsidRPr="00FD4C3E">
        <w:instrText xml:space="preserve"> HYPERLINK \l "_Toc500764669" </w:instrText>
      </w:r>
      <w:r w:rsidRPr="00FD4C3E">
        <w:fldChar w:fldCharType="separate"/>
      </w:r>
      <w:r w:rsidR="0037634C" w:rsidRPr="00FD4C3E">
        <w:rPr>
          <w:rStyle w:val="Hyperlink"/>
          <w:rFonts w:ascii="Arial" w:hAnsi="Arial" w:cs="Arial"/>
          <w:rPrChange w:id="97" w:author="Shah Ashay" w:date="2018-04-16T14:37:00Z">
            <w:rPr>
              <w:rStyle w:val="Hyperlink"/>
            </w:rPr>
          </w:rPrChange>
        </w:rPr>
        <w:t>3.1</w:t>
      </w:r>
      <w:r w:rsidR="0037634C" w:rsidRPr="00FD4C3E">
        <w:rPr>
          <w:rFonts w:ascii="Arial" w:eastAsiaTheme="minorEastAsia" w:hAnsi="Arial" w:cs="Arial"/>
          <w:szCs w:val="28"/>
          <w:lang w:bidi="th-TH"/>
          <w:rPrChange w:id="98" w:author="Shah Ashay" w:date="2018-04-16T14:37:00Z">
            <w:rPr>
              <w:rFonts w:eastAsiaTheme="minorEastAsia"/>
              <w:szCs w:val="28"/>
              <w:lang w:bidi="th-TH"/>
            </w:rPr>
          </w:rPrChange>
        </w:rPr>
        <w:tab/>
      </w:r>
      <w:r w:rsidR="0037634C" w:rsidRPr="00FD4C3E">
        <w:rPr>
          <w:rStyle w:val="Hyperlink"/>
          <w:rFonts w:ascii="Arial" w:hAnsi="Arial" w:cs="Arial"/>
          <w:rPrChange w:id="99" w:author="Shah Ashay" w:date="2018-04-16T14:37:00Z">
            <w:rPr>
              <w:rStyle w:val="Hyperlink"/>
            </w:rPr>
          </w:rPrChange>
        </w:rPr>
        <w:t>Alternate Flow A1: To correct or update the attributes of an existing Entry</w:t>
      </w:r>
      <w:r w:rsidR="0037634C" w:rsidRPr="00FD4C3E">
        <w:rPr>
          <w:webHidden/>
        </w:rPr>
        <w:tab/>
      </w:r>
      <w:r w:rsidR="0037634C" w:rsidRPr="00FD4C3E">
        <w:rPr>
          <w:webHidden/>
        </w:rPr>
        <w:fldChar w:fldCharType="begin"/>
      </w:r>
      <w:r w:rsidR="0037634C" w:rsidRPr="00FD4C3E">
        <w:rPr>
          <w:webHidden/>
        </w:rPr>
        <w:instrText xml:space="preserve"> PAGEREF _Toc500764669 \h </w:instrText>
      </w:r>
      <w:r w:rsidR="0037634C" w:rsidRPr="00FD4C3E">
        <w:rPr>
          <w:webHidden/>
        </w:rPr>
      </w:r>
      <w:r w:rsidR="0037634C" w:rsidRPr="00FD4C3E">
        <w:rPr>
          <w:webHidden/>
        </w:rPr>
        <w:fldChar w:fldCharType="separate"/>
      </w:r>
      <w:r w:rsidR="0037634C" w:rsidRPr="00FD4C3E">
        <w:rPr>
          <w:webHidden/>
        </w:rPr>
        <w:t>6</w:t>
      </w:r>
      <w:r w:rsidR="0037634C" w:rsidRPr="00FD4C3E">
        <w:rPr>
          <w:webHidden/>
        </w:rPr>
        <w:fldChar w:fldCharType="end"/>
      </w:r>
      <w:r w:rsidRPr="00FD4C3E">
        <w:fldChar w:fldCharType="end"/>
      </w:r>
    </w:p>
    <w:p w14:paraId="5B599893" w14:textId="101CD6B9" w:rsidR="0037634C" w:rsidRPr="00FD4C3E" w:rsidRDefault="00FD4C3E">
      <w:pPr>
        <w:pStyle w:val="TOC1"/>
        <w:rPr>
          <w:rFonts w:cstheme="minorBidi"/>
          <w:noProof/>
          <w:szCs w:val="28"/>
          <w:lang w:bidi="th-TH"/>
        </w:rPr>
      </w:pPr>
      <w:ins w:id="100" w:author="Shah Ashay" w:date="2018-04-16T14:37:00Z">
        <w:r>
          <w:tab/>
        </w:r>
      </w:ins>
      <w:del w:id="101" w:author="Shah Ashay" w:date="2018-04-16T16:06:00Z">
        <w:r w:rsidR="00F17366" w:rsidRPr="00FD4C3E" w:rsidDel="00C868A7">
          <w:fldChar w:fldCharType="begin"/>
        </w:r>
        <w:r w:rsidR="00F17366" w:rsidRPr="00FD4C3E" w:rsidDel="00C868A7">
          <w:delInstrText xml:space="preserve"> HYPERLINK \l "_Toc500764670" </w:delInstrText>
        </w:r>
        <w:r w:rsidR="00F17366" w:rsidRPr="00FD4C3E" w:rsidDel="00C868A7">
          <w:rPr>
            <w:noProof/>
          </w:rPr>
          <w:fldChar w:fldCharType="separate"/>
        </w:r>
        <w:r w:rsidR="0037634C" w:rsidRPr="00FD4C3E" w:rsidDel="00C868A7">
          <w:rPr>
            <w:rStyle w:val="Hyperlink"/>
            <w:rFonts w:ascii="Arial" w:hAnsi="Arial" w:cs="Arial"/>
            <w:noProof/>
            <w:rPrChange w:id="102" w:author="Shah Ashay" w:date="2018-04-16T14:37:00Z">
              <w:rPr>
                <w:rStyle w:val="Hyperlink"/>
                <w:noProof/>
              </w:rPr>
            </w:rPrChange>
          </w:rPr>
          <w:delText>Entry of mismeasurement</w:delText>
        </w:r>
        <w:r w:rsidR="0037634C" w:rsidRPr="00FD4C3E" w:rsidDel="00C868A7">
          <w:rPr>
            <w:noProof/>
            <w:webHidden/>
          </w:rPr>
          <w:tab/>
        </w:r>
        <w:r w:rsidR="0037634C" w:rsidRPr="00FD4C3E" w:rsidDel="00C868A7">
          <w:rPr>
            <w:noProof/>
            <w:webHidden/>
          </w:rPr>
          <w:fldChar w:fldCharType="begin"/>
        </w:r>
        <w:r w:rsidR="0037634C" w:rsidRPr="00FD4C3E" w:rsidDel="00C868A7">
          <w:rPr>
            <w:noProof/>
            <w:webHidden/>
          </w:rPr>
          <w:delInstrText xml:space="preserve"> PAGEREF _Toc500764670 \h </w:delInstrText>
        </w:r>
        <w:r w:rsidR="0037634C" w:rsidRPr="00FD4C3E" w:rsidDel="00C868A7">
          <w:rPr>
            <w:noProof/>
            <w:webHidden/>
          </w:rPr>
        </w:r>
        <w:r w:rsidR="0037634C" w:rsidRPr="00FD4C3E" w:rsidDel="00C868A7">
          <w:rPr>
            <w:noProof/>
            <w:webHidden/>
          </w:rPr>
          <w:fldChar w:fldCharType="separate"/>
        </w:r>
        <w:r w:rsidR="0037634C" w:rsidRPr="00FD4C3E" w:rsidDel="00C868A7">
          <w:rPr>
            <w:noProof/>
            <w:webHidden/>
          </w:rPr>
          <w:delText>6</w:delText>
        </w:r>
        <w:r w:rsidR="0037634C" w:rsidRPr="00FD4C3E" w:rsidDel="00C868A7">
          <w:rPr>
            <w:noProof/>
            <w:webHidden/>
          </w:rPr>
          <w:fldChar w:fldCharType="end"/>
        </w:r>
        <w:r w:rsidR="00F17366" w:rsidRPr="00FD4C3E" w:rsidDel="00C868A7">
          <w:rPr>
            <w:noProof/>
          </w:rPr>
          <w:fldChar w:fldCharType="end"/>
        </w:r>
      </w:del>
    </w:p>
    <w:p w14:paraId="173F1CC4" w14:textId="7F15E17D" w:rsidR="0037634C" w:rsidRPr="00FD4C3E" w:rsidRDefault="00F17366">
      <w:pPr>
        <w:pStyle w:val="TOC1"/>
        <w:rPr>
          <w:rFonts w:cstheme="minorBidi"/>
          <w:noProof/>
          <w:szCs w:val="28"/>
          <w:lang w:bidi="th-TH"/>
        </w:rPr>
      </w:pPr>
      <w:r w:rsidRPr="00FD4C3E">
        <w:fldChar w:fldCharType="begin"/>
      </w:r>
      <w:r w:rsidRPr="00FD4C3E">
        <w:instrText xml:space="preserve"> HYPERLINK \l "_Toc500764671" </w:instrText>
      </w:r>
      <w:r w:rsidRPr="00FD4C3E">
        <w:rPr>
          <w:noProof/>
        </w:rPr>
        <w:fldChar w:fldCharType="separate"/>
      </w:r>
      <w:r w:rsidR="0037634C" w:rsidRPr="00FD4C3E">
        <w:rPr>
          <w:rStyle w:val="Hyperlink"/>
          <w:rFonts w:ascii="Arial" w:hAnsi="Arial" w:cs="Arial"/>
          <w:noProof/>
          <w:rPrChange w:id="103" w:author="Shah Ashay" w:date="2018-04-16T14:38:00Z">
            <w:rPr>
              <w:rStyle w:val="Hyperlink"/>
              <w:noProof/>
            </w:rPr>
          </w:rPrChange>
        </w:rPr>
        <w:t>4.</w:t>
      </w:r>
      <w:r w:rsidR="0037634C" w:rsidRPr="00FD4C3E">
        <w:rPr>
          <w:rFonts w:ascii="Arial" w:hAnsi="Arial" w:cs="Arial"/>
          <w:noProof/>
          <w:szCs w:val="28"/>
          <w:lang w:bidi="th-TH"/>
          <w:rPrChange w:id="104" w:author="Shah Ashay" w:date="2018-04-16T14:38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37634C" w:rsidRPr="00FD4C3E">
        <w:rPr>
          <w:rStyle w:val="Hyperlink"/>
          <w:rFonts w:ascii="Arial" w:hAnsi="Arial" w:cs="Arial"/>
          <w:noProof/>
          <w:rPrChange w:id="105" w:author="Shah Ashay" w:date="2018-04-16T14:38:00Z">
            <w:rPr>
              <w:rStyle w:val="Hyperlink"/>
              <w:noProof/>
            </w:rPr>
          </w:rPrChange>
        </w:rPr>
        <w:t>Exceptions</w:t>
      </w:r>
      <w:r w:rsidR="0037634C" w:rsidRPr="00FD4C3E">
        <w:rPr>
          <w:noProof/>
          <w:webHidden/>
        </w:rPr>
        <w:tab/>
      </w:r>
      <w:r w:rsidR="0037634C" w:rsidRPr="00FD4C3E">
        <w:rPr>
          <w:noProof/>
          <w:webHidden/>
        </w:rPr>
        <w:fldChar w:fldCharType="begin"/>
      </w:r>
      <w:r w:rsidR="0037634C" w:rsidRPr="00FD4C3E">
        <w:rPr>
          <w:noProof/>
          <w:webHidden/>
        </w:rPr>
        <w:instrText xml:space="preserve"> PAGEREF _Toc500764671 \h </w:instrText>
      </w:r>
      <w:r w:rsidR="0037634C" w:rsidRPr="00FD4C3E">
        <w:rPr>
          <w:noProof/>
          <w:webHidden/>
        </w:rPr>
      </w:r>
      <w:r w:rsidR="0037634C" w:rsidRPr="00FD4C3E">
        <w:rPr>
          <w:noProof/>
          <w:webHidden/>
        </w:rPr>
        <w:fldChar w:fldCharType="separate"/>
      </w:r>
      <w:r w:rsidR="0037634C" w:rsidRPr="00FD4C3E">
        <w:rPr>
          <w:noProof/>
          <w:webHidden/>
        </w:rPr>
        <w:t>7</w:t>
      </w:r>
      <w:r w:rsidR="0037634C" w:rsidRPr="00FD4C3E">
        <w:rPr>
          <w:noProof/>
          <w:webHidden/>
        </w:rPr>
        <w:fldChar w:fldCharType="end"/>
      </w:r>
      <w:r w:rsidRPr="00FD4C3E">
        <w:rPr>
          <w:noProof/>
        </w:rPr>
        <w:fldChar w:fldCharType="end"/>
      </w:r>
    </w:p>
    <w:p w14:paraId="6B3F4B1D" w14:textId="49BCB8DA" w:rsidR="0037634C" w:rsidRPr="00FD4C3E" w:rsidRDefault="00F17366" w:rsidP="00DF733C">
      <w:pPr>
        <w:pStyle w:val="TOC2"/>
        <w:rPr>
          <w:rFonts w:eastAsiaTheme="minorEastAsia" w:cstheme="minorBidi"/>
          <w:szCs w:val="28"/>
          <w:lang w:bidi="th-TH"/>
        </w:rPr>
      </w:pPr>
      <w:r w:rsidRPr="00FD4C3E">
        <w:fldChar w:fldCharType="begin"/>
      </w:r>
      <w:r w:rsidRPr="00FD4C3E">
        <w:instrText xml:space="preserve"> HYPERLINK \l "_Toc500764672" </w:instrText>
      </w:r>
      <w:r w:rsidRPr="00FD4C3E">
        <w:fldChar w:fldCharType="separate"/>
      </w:r>
      <w:r w:rsidR="0037634C" w:rsidRPr="00FD4C3E">
        <w:rPr>
          <w:rStyle w:val="Hyperlink"/>
          <w:rFonts w:ascii="Arial" w:hAnsi="Arial" w:cs="Arial"/>
          <w:rPrChange w:id="106" w:author="Shah Ashay" w:date="2018-04-16T14:38:00Z">
            <w:rPr>
              <w:rStyle w:val="Hyperlink"/>
            </w:rPr>
          </w:rPrChange>
        </w:rPr>
        <w:t>4.1</w:t>
      </w:r>
      <w:r w:rsidR="0037634C" w:rsidRPr="00FD4C3E">
        <w:rPr>
          <w:rFonts w:ascii="Arial" w:eastAsiaTheme="minorEastAsia" w:hAnsi="Arial" w:cs="Arial"/>
          <w:szCs w:val="28"/>
          <w:lang w:bidi="th-TH"/>
          <w:rPrChange w:id="107" w:author="Shah Ashay" w:date="2018-04-16T14:38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37634C" w:rsidRPr="00FD4C3E">
        <w:rPr>
          <w:rStyle w:val="Hyperlink"/>
          <w:rFonts w:ascii="Arial" w:hAnsi="Arial" w:cs="Arial"/>
          <w:rPrChange w:id="108" w:author="Shah Ashay" w:date="2018-04-16T14:38:00Z">
            <w:rPr>
              <w:rStyle w:val="Hyperlink"/>
            </w:rPr>
          </w:rPrChange>
        </w:rPr>
        <w:t>List of Common Issues/Errors</w:t>
      </w:r>
      <w:r w:rsidR="0037634C" w:rsidRPr="00FD4C3E">
        <w:rPr>
          <w:webHidden/>
        </w:rPr>
        <w:tab/>
      </w:r>
      <w:r w:rsidR="0037634C" w:rsidRPr="00FD4C3E">
        <w:rPr>
          <w:webHidden/>
        </w:rPr>
        <w:fldChar w:fldCharType="begin"/>
      </w:r>
      <w:r w:rsidR="0037634C" w:rsidRPr="00FD4C3E">
        <w:rPr>
          <w:webHidden/>
        </w:rPr>
        <w:instrText xml:space="preserve"> PAGEREF _Toc500764672 \h </w:instrText>
      </w:r>
      <w:r w:rsidR="0037634C" w:rsidRPr="00FD4C3E">
        <w:rPr>
          <w:webHidden/>
        </w:rPr>
      </w:r>
      <w:r w:rsidR="0037634C" w:rsidRPr="00FD4C3E">
        <w:rPr>
          <w:webHidden/>
        </w:rPr>
        <w:fldChar w:fldCharType="separate"/>
      </w:r>
      <w:r w:rsidR="0037634C" w:rsidRPr="00FD4C3E">
        <w:rPr>
          <w:webHidden/>
        </w:rPr>
        <w:t>7</w:t>
      </w:r>
      <w:r w:rsidR="0037634C" w:rsidRPr="00FD4C3E">
        <w:rPr>
          <w:webHidden/>
        </w:rPr>
        <w:fldChar w:fldCharType="end"/>
      </w:r>
      <w:r w:rsidRPr="00FD4C3E">
        <w:fldChar w:fldCharType="end"/>
      </w:r>
    </w:p>
    <w:p w14:paraId="0BAA3779" w14:textId="69FF8404" w:rsidR="004D61A0" w:rsidRPr="006F1E3F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6F1E3F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FD4C3E">
        <w:rPr>
          <w:rFonts w:ascii="Arial" w:hAnsi="Arial" w:cs="Arial"/>
        </w:rPr>
        <w:fldChar w:fldCharType="end"/>
      </w:r>
    </w:p>
    <w:p w14:paraId="0BAA377A" w14:textId="77777777" w:rsidR="00447470" w:rsidRPr="006F1E3F" w:rsidRDefault="00447470" w:rsidP="00447470">
      <w:pPr>
        <w:pStyle w:val="Heading1"/>
      </w:pPr>
      <w:bookmarkStart w:id="109" w:name="_Toc500764666"/>
      <w:r w:rsidRPr="006F1E3F">
        <w:lastRenderedPageBreak/>
        <w:t>Use Case Information</w:t>
      </w:r>
      <w:bookmarkEnd w:id="109"/>
    </w:p>
    <w:p w14:paraId="0BAA377B" w14:textId="77777777" w:rsidR="00447470" w:rsidRPr="006F1E3F" w:rsidRDefault="00447470" w:rsidP="00447470">
      <w:pPr>
        <w:rPr>
          <w:rFonts w:cs="Arial"/>
        </w:rPr>
      </w:pP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10" w:author="Shah Ashay" w:date="2018-04-16T14:38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80"/>
        <w:gridCol w:w="6480"/>
        <w:tblGridChange w:id="111">
          <w:tblGrid>
            <w:gridCol w:w="2880"/>
            <w:gridCol w:w="6480"/>
          </w:tblGrid>
        </w:tblGridChange>
      </w:tblGrid>
      <w:tr w:rsidR="00447470" w:rsidRPr="00FD4C3E" w14:paraId="0BAA377E" w14:textId="77777777" w:rsidTr="00FD4C3E">
        <w:trPr>
          <w:cantSplit/>
          <w:trPrChange w:id="112" w:author="Shah Ashay" w:date="2018-04-16T14:38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13" w:author="Shah Ashay" w:date="2018-04-16T14:38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C" w14:textId="77777777" w:rsidR="00447470" w:rsidRPr="00FD4C3E" w:rsidRDefault="00447470" w:rsidP="00FD4C3E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FD4C3E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6480" w:type="dxa"/>
            <w:vAlign w:val="center"/>
            <w:tcPrChange w:id="114" w:author="Shah Ashay" w:date="2018-04-16T14:38:00Z">
              <w:tcPr>
                <w:tcW w:w="6480" w:type="dxa"/>
              </w:tcPr>
            </w:tcPrChange>
          </w:tcPr>
          <w:p w14:paraId="0BAA377D" w14:textId="6B1E8611" w:rsidR="00447470" w:rsidRPr="00FD4C3E" w:rsidRDefault="002E4391" w:rsidP="00FD4C3E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FD4C3E">
              <w:rPr>
                <w:rFonts w:cs="Arial"/>
                <w:color w:val="000000" w:themeColor="text1"/>
                <w:sz w:val="20"/>
                <w:szCs w:val="20"/>
              </w:rPr>
              <w:t>BKK</w:t>
            </w:r>
            <w:r w:rsidR="00F62284" w:rsidRPr="00FD4C3E">
              <w:rPr>
                <w:rFonts w:cs="Arial"/>
                <w:color w:val="000000" w:themeColor="text1"/>
                <w:sz w:val="20"/>
                <w:szCs w:val="20"/>
              </w:rPr>
              <w:t>_UC09 – Enter Daily Oil Condensate Stream Data</w:t>
            </w:r>
          </w:p>
        </w:tc>
      </w:tr>
      <w:tr w:rsidR="00447470" w:rsidRPr="00FD4C3E" w14:paraId="0BAA3781" w14:textId="77777777" w:rsidTr="00FD4C3E">
        <w:trPr>
          <w:cantSplit/>
          <w:trPrChange w:id="115" w:author="Shah Ashay" w:date="2018-04-16T14:38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16" w:author="Shah Ashay" w:date="2018-04-16T14:38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F" w14:textId="77777777" w:rsidR="00447470" w:rsidRPr="00FD4C3E" w:rsidRDefault="00447470" w:rsidP="00FD4C3E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FD4C3E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6480" w:type="dxa"/>
            <w:vAlign w:val="center"/>
            <w:tcPrChange w:id="117" w:author="Shah Ashay" w:date="2018-04-16T14:38:00Z">
              <w:tcPr>
                <w:tcW w:w="6480" w:type="dxa"/>
              </w:tcPr>
            </w:tcPrChange>
          </w:tcPr>
          <w:p w14:paraId="78027C3C" w14:textId="77777777" w:rsidR="00F62284" w:rsidRPr="00FD4C3E" w:rsidRDefault="00F62284" w:rsidP="00FD4C3E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118" w:author="Shah Ashay" w:date="2018-04-16T14:38:00Z">
                  <w:rPr>
                    <w:rFonts w:asciiTheme="minorHAnsi" w:hAnsiTheme="minorHAnsi"/>
                  </w:rPr>
                </w:rPrChange>
              </w:rPr>
            </w:pPr>
            <w:r w:rsidRPr="00FD4C3E">
              <w:rPr>
                <w:rFonts w:cs="Arial"/>
                <w:sz w:val="20"/>
                <w:szCs w:val="20"/>
                <w:rPrChange w:id="119" w:author="Shah Ashay" w:date="2018-04-16T14:38:00Z">
                  <w:rPr>
                    <w:rFonts w:asciiTheme="minorHAnsi" w:hAnsiTheme="minorHAnsi"/>
                  </w:rPr>
                </w:rPrChange>
              </w:rPr>
              <w:t xml:space="preserve">This BF is used when daily oil stream data is available. Data can be entered manually or automatically. </w:t>
            </w:r>
            <w:proofErr w:type="gramStart"/>
            <w:r w:rsidRPr="00FD4C3E">
              <w:rPr>
                <w:rFonts w:cs="Arial"/>
                <w:sz w:val="20"/>
                <w:szCs w:val="20"/>
                <w:rPrChange w:id="120" w:author="Shah Ashay" w:date="2018-04-16T14:38:00Z">
                  <w:rPr>
                    <w:rFonts w:asciiTheme="minorHAnsi" w:hAnsiTheme="minorHAnsi"/>
                  </w:rPr>
                </w:rPrChange>
              </w:rPr>
              <w:t>The BF</w:t>
            </w:r>
            <w:proofErr w:type="gramEnd"/>
            <w:r w:rsidRPr="00FD4C3E">
              <w:rPr>
                <w:rFonts w:cs="Arial"/>
                <w:sz w:val="20"/>
                <w:szCs w:val="20"/>
                <w:rPrChange w:id="121" w:author="Shah Ashay" w:date="2018-04-16T14:38:00Z">
                  <w:rPr>
                    <w:rFonts w:asciiTheme="minorHAnsi" w:hAnsiTheme="minorHAnsi"/>
                  </w:rPr>
                </w:rPrChange>
              </w:rPr>
              <w:t xml:space="preserve"> requires one entry per stream per day, and Energy Components automatically creates new records for a new production day for all oil streams that are part of a stream set for this screen. Thus, this BF has value instantiation for Day start where blank line for all measured oil streams will be inserted.</w:t>
            </w:r>
          </w:p>
          <w:p w14:paraId="0BAA3780" w14:textId="126506C8" w:rsidR="00447470" w:rsidRPr="00FD4C3E" w:rsidRDefault="00F62284" w:rsidP="00FD4C3E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FD4C3E">
              <w:rPr>
                <w:rFonts w:cs="Arial"/>
                <w:sz w:val="20"/>
                <w:szCs w:val="20"/>
                <w:rPrChange w:id="122" w:author="Shah Ashay" w:date="2018-04-16T14:38:00Z">
                  <w:rPr>
                    <w:rFonts w:asciiTheme="minorHAnsi" w:hAnsiTheme="minorHAnsi"/>
                  </w:rPr>
                </w:rPrChange>
              </w:rPr>
              <w:t>The second section lists derived streams. Derived streams are calculated on the fly and are not editable.</w:t>
            </w:r>
          </w:p>
        </w:tc>
      </w:tr>
      <w:tr w:rsidR="00447470" w:rsidRPr="00FD4C3E" w14:paraId="0BAA3785" w14:textId="77777777" w:rsidTr="00FD4C3E">
        <w:trPr>
          <w:cantSplit/>
          <w:trHeight w:val="881"/>
          <w:trPrChange w:id="123" w:author="Shah Ashay" w:date="2018-04-16T14:38:00Z">
            <w:trPr>
              <w:cantSplit/>
              <w:trHeight w:val="881"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24" w:author="Shah Ashay" w:date="2018-04-16T14:38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447470" w:rsidRPr="00FD4C3E" w:rsidRDefault="00447470" w:rsidP="00FD4C3E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FD4C3E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6480" w:type="dxa"/>
            <w:vAlign w:val="center"/>
            <w:tcPrChange w:id="125" w:author="Shah Ashay" w:date="2018-04-16T14:38:00Z">
              <w:tcPr>
                <w:tcW w:w="6480" w:type="dxa"/>
              </w:tcPr>
            </w:tcPrChange>
          </w:tcPr>
          <w:p w14:paraId="0BAA3784" w14:textId="64C62B7F" w:rsidR="00447470" w:rsidRPr="00FD4C3E" w:rsidRDefault="00D17537" w:rsidP="00FD4C3E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D4C3E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726BBA" w:rsidRPr="00FD4C3E" w14:paraId="786CE4E0" w14:textId="77777777" w:rsidTr="00FD4C3E">
        <w:trPr>
          <w:cantSplit/>
          <w:trHeight w:val="881"/>
          <w:trPrChange w:id="126" w:author="Shah Ashay" w:date="2018-04-16T14:38:00Z">
            <w:trPr>
              <w:cantSplit/>
              <w:trHeight w:val="881"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27" w:author="Shah Ashay" w:date="2018-04-16T14:38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726BBA" w:rsidRPr="00FD4C3E" w:rsidRDefault="00726BBA" w:rsidP="00FD4C3E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FD4C3E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6480" w:type="dxa"/>
            <w:vAlign w:val="center"/>
            <w:tcPrChange w:id="128" w:author="Shah Ashay" w:date="2018-04-16T14:38:00Z">
              <w:tcPr>
                <w:tcW w:w="6480" w:type="dxa"/>
              </w:tcPr>
            </w:tcPrChange>
          </w:tcPr>
          <w:p w14:paraId="315DD97A" w14:textId="44552C11" w:rsidR="00726BBA" w:rsidRPr="00FD4C3E" w:rsidRDefault="00F62284" w:rsidP="00FD4C3E">
            <w:pPr>
              <w:pStyle w:val="ListParagraph"/>
              <w:keepNext/>
              <w:keepLines/>
              <w:numPr>
                <w:ilvl w:val="0"/>
                <w:numId w:val="23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FD4C3E">
              <w:rPr>
                <w:rFonts w:cs="Arial"/>
                <w:color w:val="000000" w:themeColor="text1"/>
                <w:sz w:val="20"/>
                <w:szCs w:val="20"/>
                <w:rPrChange w:id="129" w:author="Shah Ashay" w:date="2018-04-16T14:3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PO.0001-Oil / Condensate Stream Daily Data</w:t>
            </w:r>
          </w:p>
        </w:tc>
      </w:tr>
      <w:tr w:rsidR="002E4391" w:rsidRPr="00FD4C3E" w14:paraId="76D770A9" w14:textId="77777777" w:rsidTr="00FD4C3E">
        <w:trPr>
          <w:cantSplit/>
          <w:trHeight w:val="881"/>
          <w:trPrChange w:id="130" w:author="Shah Ashay" w:date="2018-04-16T14:38:00Z">
            <w:trPr>
              <w:cantSplit/>
              <w:trHeight w:val="881"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31" w:author="Shah Ashay" w:date="2018-04-16T14:38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9808EE8" w14:textId="77777777" w:rsidR="002E4391" w:rsidRPr="00FD4C3E" w:rsidRDefault="002E4391" w:rsidP="00FD4C3E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FD4C3E">
              <w:rPr>
                <w:rFonts w:cs="Arial"/>
                <w:b/>
                <w:sz w:val="20"/>
                <w:szCs w:val="20"/>
              </w:rPr>
              <w:t>EC Roles</w:t>
            </w:r>
          </w:p>
          <w:p w14:paraId="2EFCADFA" w14:textId="63F738B0" w:rsidR="002E4391" w:rsidRPr="00FD4C3E" w:rsidRDefault="002E4391" w:rsidP="00FD4C3E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FD4C3E">
              <w:rPr>
                <w:rFonts w:cs="Arial"/>
                <w:sz w:val="20"/>
                <w:szCs w:val="20"/>
              </w:rPr>
              <w:t>(list EC Roles that should be able to execute Use Case)</w:t>
            </w:r>
          </w:p>
        </w:tc>
        <w:tc>
          <w:tcPr>
            <w:tcW w:w="6480" w:type="dxa"/>
            <w:vAlign w:val="center"/>
            <w:tcPrChange w:id="132" w:author="Shah Ashay" w:date="2018-04-16T14:38:00Z">
              <w:tcPr>
                <w:tcW w:w="6480" w:type="dxa"/>
              </w:tcPr>
            </w:tcPrChange>
          </w:tcPr>
          <w:p w14:paraId="1E46B30C" w14:textId="77777777" w:rsidR="002E4391" w:rsidRPr="00FD4C3E" w:rsidRDefault="002E4391" w:rsidP="00FD4C3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D4C3E">
              <w:rPr>
                <w:rFonts w:cs="Arial"/>
                <w:color w:val="000000" w:themeColor="text1"/>
                <w:sz w:val="20"/>
                <w:szCs w:val="20"/>
              </w:rPr>
              <w:t>Roles can be able to execute this use case are as follows:</w:t>
            </w:r>
          </w:p>
          <w:p w14:paraId="2EAB25D7" w14:textId="194F978C" w:rsidR="002E4391" w:rsidRPr="00FD4C3E" w:rsidRDefault="002E4391" w:rsidP="00FD4C3E">
            <w:pPr>
              <w:pStyle w:val="ListParagraph"/>
              <w:keepNext/>
              <w:keepLines/>
              <w:numPr>
                <w:ilvl w:val="0"/>
                <w:numId w:val="23"/>
              </w:numPr>
              <w:rPr>
                <w:rFonts w:cs="Arial"/>
                <w:sz w:val="20"/>
                <w:szCs w:val="20"/>
                <w:rPrChange w:id="133" w:author="Shah Ashay" w:date="2018-04-16T14:3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proofErr w:type="spellStart"/>
            <w:r w:rsidRPr="00FD4C3E">
              <w:rPr>
                <w:rFonts w:cs="Arial"/>
                <w:color w:val="000000" w:themeColor="text1"/>
                <w:sz w:val="20"/>
                <w:szCs w:val="20"/>
              </w:rPr>
              <w:t>Erawan</w:t>
            </w:r>
            <w:proofErr w:type="spellEnd"/>
            <w:r w:rsidRPr="00FD4C3E">
              <w:rPr>
                <w:rFonts w:cs="Arial"/>
                <w:color w:val="000000" w:themeColor="text1"/>
                <w:sz w:val="20"/>
                <w:szCs w:val="20"/>
              </w:rPr>
              <w:t xml:space="preserve"> Administrator, </w:t>
            </w:r>
            <w:proofErr w:type="spellStart"/>
            <w:r w:rsidRPr="00FD4C3E">
              <w:rPr>
                <w:rFonts w:cs="Arial"/>
                <w:color w:val="000000" w:themeColor="text1"/>
                <w:sz w:val="20"/>
                <w:szCs w:val="20"/>
              </w:rPr>
              <w:t>Erawan</w:t>
            </w:r>
            <w:proofErr w:type="spellEnd"/>
            <w:r w:rsidRPr="00FD4C3E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D4C3E">
              <w:rPr>
                <w:rFonts w:cs="Arial"/>
                <w:color w:val="000000" w:themeColor="text1"/>
                <w:sz w:val="20"/>
                <w:szCs w:val="20"/>
              </w:rPr>
              <w:t>Prod.Operator</w:t>
            </w:r>
            <w:proofErr w:type="spellEnd"/>
          </w:p>
        </w:tc>
      </w:tr>
      <w:tr w:rsidR="00D17537" w:rsidRPr="00FD4C3E" w14:paraId="0BAA378E" w14:textId="77777777" w:rsidTr="00FD4C3E">
        <w:trPr>
          <w:cantSplit/>
          <w:trPrChange w:id="134" w:author="Shah Ashay" w:date="2018-04-16T14:38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35" w:author="Shah Ashay" w:date="2018-04-16T14:38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D17537" w:rsidRPr="00FD4C3E" w:rsidRDefault="00D17537" w:rsidP="00FD4C3E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FD4C3E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6480" w:type="dxa"/>
            <w:vAlign w:val="center"/>
            <w:tcPrChange w:id="136" w:author="Shah Ashay" w:date="2018-04-16T14:38:00Z">
              <w:tcPr>
                <w:tcW w:w="6480" w:type="dxa"/>
              </w:tcPr>
            </w:tcPrChange>
          </w:tcPr>
          <w:p w14:paraId="449DF7C0" w14:textId="77777777" w:rsidR="006E1EC5" w:rsidRPr="00FD4C3E" w:rsidRDefault="006E1EC5" w:rsidP="00FD4C3E">
            <w:pPr>
              <w:pStyle w:val="ListParagraph"/>
              <w:numPr>
                <w:ilvl w:val="0"/>
                <w:numId w:val="23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FD4C3E">
              <w:rPr>
                <w:rFonts w:cs="Arial"/>
                <w:color w:val="000000" w:themeColor="text1"/>
                <w:sz w:val="20"/>
                <w:szCs w:val="20"/>
              </w:rPr>
              <w:t>Daily data has been instantiated</w:t>
            </w:r>
          </w:p>
          <w:p w14:paraId="0BAA378D" w14:textId="1D6A751A" w:rsidR="00BF2F96" w:rsidRPr="00FD4C3E" w:rsidRDefault="00BF2F96" w:rsidP="00FD4C3E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47470" w:rsidRPr="00FD4C3E" w14:paraId="0BAA3791" w14:textId="77777777" w:rsidTr="00FD4C3E">
        <w:trPr>
          <w:cantSplit/>
          <w:trPrChange w:id="137" w:author="Shah Ashay" w:date="2018-04-16T14:38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38" w:author="Shah Ashay" w:date="2018-04-16T14:38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F" w14:textId="77777777" w:rsidR="00447470" w:rsidRPr="00FD4C3E" w:rsidRDefault="00447470" w:rsidP="00FD4C3E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FD4C3E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6480" w:type="dxa"/>
            <w:vAlign w:val="center"/>
            <w:tcPrChange w:id="139" w:author="Shah Ashay" w:date="2018-04-16T14:38:00Z">
              <w:tcPr>
                <w:tcW w:w="6480" w:type="dxa"/>
              </w:tcPr>
            </w:tcPrChange>
          </w:tcPr>
          <w:p w14:paraId="0BAA3790" w14:textId="77777777" w:rsidR="00447470" w:rsidRPr="00FD4C3E" w:rsidRDefault="00447470" w:rsidP="00FD4C3E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6F1E3F" w:rsidRDefault="00447470" w:rsidP="00447470">
      <w:pPr>
        <w:rPr>
          <w:rFonts w:cs="Arial"/>
        </w:rPr>
      </w:pPr>
    </w:p>
    <w:p w14:paraId="0BAA3793" w14:textId="77777777" w:rsidR="00D17537" w:rsidRPr="006F1E3F" w:rsidRDefault="00D17537">
      <w:pPr>
        <w:rPr>
          <w:rFonts w:cs="Arial"/>
          <w:b/>
          <w:bCs/>
          <w:sz w:val="24"/>
          <w:szCs w:val="32"/>
        </w:rPr>
      </w:pPr>
      <w:bookmarkStart w:id="140" w:name="_Toc536253722"/>
      <w:bookmarkStart w:id="141" w:name="_Toc536258288"/>
    </w:p>
    <w:p w14:paraId="0BAA3794" w14:textId="146BD7AC" w:rsidR="004D61A0" w:rsidRPr="006F1E3F" w:rsidRDefault="004D61A0" w:rsidP="00991377">
      <w:pPr>
        <w:pStyle w:val="Heading1"/>
      </w:pPr>
      <w:bookmarkStart w:id="142" w:name="_Toc500764667"/>
      <w:r w:rsidRPr="006F1E3F">
        <w:t xml:space="preserve">Primary </w:t>
      </w:r>
      <w:bookmarkEnd w:id="140"/>
      <w:bookmarkEnd w:id="141"/>
      <w:r w:rsidR="00BF2F96" w:rsidRPr="006F1E3F">
        <w:t>Flow</w:t>
      </w:r>
      <w:r w:rsidR="0033669C" w:rsidRPr="006F1E3F">
        <w:t xml:space="preserve">: </w:t>
      </w:r>
      <w:r w:rsidR="002E4391" w:rsidRPr="006F1E3F">
        <w:t>BKK</w:t>
      </w:r>
      <w:r w:rsidR="00F62284" w:rsidRPr="006F1E3F">
        <w:t>_</w:t>
      </w:r>
      <w:del w:id="143" w:author="Shah Ashay" w:date="2018-04-16T14:38:00Z">
        <w:r w:rsidR="00F62284" w:rsidRPr="006F1E3F" w:rsidDel="00FD4C3E">
          <w:delText xml:space="preserve">UC09 </w:delText>
        </w:r>
      </w:del>
      <w:ins w:id="144" w:author="Shah Ashay" w:date="2018-04-16T14:38:00Z">
        <w:r w:rsidR="00FD4C3E" w:rsidRPr="006F1E3F">
          <w:t>UC</w:t>
        </w:r>
        <w:r w:rsidR="00FD4C3E">
          <w:t>1</w:t>
        </w:r>
      </w:ins>
      <w:ins w:id="145" w:author="Kiran Madasu" w:date="2021-06-08T10:27:00Z">
        <w:r w:rsidR="0028258E">
          <w:t>2</w:t>
        </w:r>
      </w:ins>
      <w:ins w:id="146" w:author="Shah Ashay" w:date="2018-04-16T14:38:00Z">
        <w:del w:id="147" w:author="Kiran Madasu" w:date="2021-06-08T10:27:00Z">
          <w:r w:rsidR="00FD4C3E" w:rsidDel="0028258E">
            <w:delText>1</w:delText>
          </w:r>
        </w:del>
        <w:r w:rsidR="00FD4C3E">
          <w:t>.2</w:t>
        </w:r>
        <w:r w:rsidR="00FD4C3E" w:rsidRPr="006F1E3F">
          <w:t xml:space="preserve"> </w:t>
        </w:r>
      </w:ins>
      <w:r w:rsidR="00F62284" w:rsidRPr="006F1E3F">
        <w:t>– Enter Daily Oil Condensate Stream Data</w:t>
      </w:r>
      <w:bookmarkEnd w:id="142"/>
    </w:p>
    <w:p w14:paraId="0BAA3795" w14:textId="22451D12" w:rsidR="00EF4239" w:rsidRPr="006F1E3F" w:rsidRDefault="004D61A0" w:rsidP="00E356A4">
      <w:pPr>
        <w:rPr>
          <w:rFonts w:cs="Arial"/>
          <w:color w:val="000000" w:themeColor="text1"/>
          <w:sz w:val="20"/>
          <w:szCs w:val="20"/>
        </w:rPr>
      </w:pPr>
      <w:r w:rsidRPr="006F1E3F">
        <w:rPr>
          <w:rFonts w:cs="Arial"/>
        </w:rPr>
        <w:t>Trigger</w:t>
      </w:r>
      <w:proofErr w:type="gramStart"/>
      <w:r w:rsidR="00E356A4" w:rsidRPr="006F1E3F">
        <w:rPr>
          <w:rFonts w:cs="Arial"/>
          <w:color w:val="000000" w:themeColor="text1"/>
          <w:sz w:val="20"/>
          <w:szCs w:val="20"/>
        </w:rPr>
        <w:t xml:space="preserve">:  </w:t>
      </w:r>
      <w:r w:rsidR="006E1EC5" w:rsidRPr="006F1E3F">
        <w:rPr>
          <w:rFonts w:cs="Arial"/>
          <w:color w:val="000000" w:themeColor="text1"/>
          <w:sz w:val="20"/>
          <w:szCs w:val="20"/>
        </w:rPr>
        <w:t>End</w:t>
      </w:r>
      <w:proofErr w:type="gramEnd"/>
      <w:r w:rsidR="006E1EC5" w:rsidRPr="006F1E3F">
        <w:rPr>
          <w:rFonts w:cs="Arial"/>
          <w:color w:val="000000" w:themeColor="text1"/>
          <w:sz w:val="20"/>
          <w:szCs w:val="20"/>
        </w:rPr>
        <w:t xml:space="preserve"> of Day </w:t>
      </w:r>
      <w:r w:rsidR="00F62284" w:rsidRPr="006F1E3F">
        <w:rPr>
          <w:rFonts w:cs="Arial"/>
          <w:color w:val="000000" w:themeColor="text1"/>
          <w:sz w:val="20"/>
          <w:szCs w:val="20"/>
        </w:rPr>
        <w:t xml:space="preserve">Oil or </w:t>
      </w:r>
      <w:del w:id="148" w:author="Batra Yogesh (EXT)" w:date="2018-04-04T17:14:00Z">
        <w:r w:rsidR="00F62284" w:rsidRPr="006F1E3F" w:rsidDel="00B77A26">
          <w:rPr>
            <w:rFonts w:cs="Arial"/>
            <w:color w:val="000000" w:themeColor="text1"/>
            <w:sz w:val="20"/>
            <w:szCs w:val="20"/>
          </w:rPr>
          <w:delText>caondensate</w:delText>
        </w:r>
      </w:del>
      <w:ins w:id="149" w:author="Batra Yogesh (EXT)" w:date="2018-04-04T17:14:00Z">
        <w:r w:rsidR="00B77A26" w:rsidRPr="006F1E3F">
          <w:rPr>
            <w:rFonts w:cs="Arial"/>
            <w:color w:val="000000" w:themeColor="text1"/>
            <w:sz w:val="20"/>
            <w:szCs w:val="20"/>
          </w:rPr>
          <w:t>condensate</w:t>
        </w:r>
      </w:ins>
      <w:r w:rsidR="00F62284" w:rsidRPr="006F1E3F">
        <w:rPr>
          <w:rFonts w:cs="Arial"/>
          <w:color w:val="000000" w:themeColor="text1"/>
          <w:sz w:val="20"/>
          <w:szCs w:val="20"/>
        </w:rPr>
        <w:t xml:space="preserve"> </w:t>
      </w:r>
      <w:del w:id="150" w:author="Batra Yogesh (EXT)" w:date="2018-04-04T17:14:00Z">
        <w:r w:rsidR="00F62284" w:rsidRPr="006F1E3F" w:rsidDel="00B77A26">
          <w:rPr>
            <w:rFonts w:cs="Arial"/>
            <w:color w:val="000000" w:themeColor="text1"/>
            <w:sz w:val="20"/>
            <w:szCs w:val="20"/>
          </w:rPr>
          <w:delText>straeam</w:delText>
        </w:r>
      </w:del>
      <w:ins w:id="151" w:author="Batra Yogesh (EXT)" w:date="2018-04-04T17:14:00Z">
        <w:r w:rsidR="00B77A26" w:rsidRPr="006F1E3F">
          <w:rPr>
            <w:rFonts w:cs="Arial"/>
            <w:color w:val="000000" w:themeColor="text1"/>
            <w:sz w:val="20"/>
            <w:szCs w:val="20"/>
          </w:rPr>
          <w:t>stream</w:t>
        </w:r>
      </w:ins>
      <w:r w:rsidR="00F62284" w:rsidRPr="006F1E3F">
        <w:rPr>
          <w:rFonts w:cs="Arial"/>
          <w:color w:val="000000" w:themeColor="text1"/>
          <w:sz w:val="20"/>
          <w:szCs w:val="20"/>
        </w:rPr>
        <w:t xml:space="preserve"> </w:t>
      </w:r>
      <w:r w:rsidR="006E1EC5" w:rsidRPr="006F1E3F">
        <w:rPr>
          <w:rFonts w:cs="Arial"/>
          <w:color w:val="000000" w:themeColor="text1"/>
          <w:sz w:val="20"/>
          <w:szCs w:val="20"/>
        </w:rPr>
        <w:t xml:space="preserve">volumes available from </w:t>
      </w:r>
      <w:r w:rsidR="00F62284" w:rsidRPr="006F1E3F">
        <w:rPr>
          <w:rFonts w:cs="Arial"/>
          <w:color w:val="000000" w:themeColor="text1"/>
          <w:sz w:val="20"/>
          <w:szCs w:val="20"/>
        </w:rPr>
        <w:t>metering</w:t>
      </w:r>
      <w:r w:rsidR="006E1EC5" w:rsidRPr="006F1E3F">
        <w:rPr>
          <w:rFonts w:cs="Arial"/>
          <w:color w:val="000000" w:themeColor="text1"/>
          <w:sz w:val="20"/>
          <w:szCs w:val="20"/>
        </w:rPr>
        <w:t xml:space="preserve"> system</w:t>
      </w: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90"/>
        <w:gridCol w:w="3630"/>
        <w:gridCol w:w="2160"/>
        <w:gridCol w:w="2880"/>
      </w:tblGrid>
      <w:tr w:rsidR="009D7887" w:rsidRPr="006F1E3F" w14:paraId="0BAA379A" w14:textId="77777777" w:rsidTr="00AC034C">
        <w:trPr>
          <w:tblHeader/>
        </w:trPr>
        <w:tc>
          <w:tcPr>
            <w:tcW w:w="690" w:type="dxa"/>
            <w:tcBorders>
              <w:bottom w:val="single" w:sz="4" w:space="0" w:color="auto"/>
            </w:tcBorders>
            <w:shd w:val="clear" w:color="auto" w:fill="3399FF"/>
          </w:tcPr>
          <w:p w14:paraId="0BAA3796" w14:textId="77777777" w:rsidR="00EE1F15" w:rsidRPr="006F1E3F" w:rsidRDefault="00EE1F15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6F1E3F">
              <w:rPr>
                <w:rFonts w:cs="Arial"/>
                <w:color w:val="FFFFFF" w:themeColor="background1"/>
                <w:sz w:val="20"/>
              </w:rPr>
              <w:lastRenderedPageBreak/>
              <w:t>Step</w:t>
            </w:r>
          </w:p>
        </w:tc>
        <w:tc>
          <w:tcPr>
            <w:tcW w:w="3630" w:type="dxa"/>
            <w:shd w:val="clear" w:color="auto" w:fill="3399FF"/>
          </w:tcPr>
          <w:p w14:paraId="0BAA3797" w14:textId="77777777" w:rsidR="00EE1F15" w:rsidRPr="006F1E3F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6F1E3F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2160" w:type="dxa"/>
            <w:shd w:val="clear" w:color="auto" w:fill="3399FF"/>
          </w:tcPr>
          <w:p w14:paraId="0BAA3798" w14:textId="77777777" w:rsidR="00EE1F15" w:rsidRPr="006F1E3F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6F1E3F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2880" w:type="dxa"/>
            <w:shd w:val="clear" w:color="auto" w:fill="3399FF"/>
          </w:tcPr>
          <w:p w14:paraId="0BAA3799" w14:textId="079CFEA5" w:rsidR="00EE1F15" w:rsidRPr="006F1E3F" w:rsidRDefault="00E71304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6F1E3F">
              <w:rPr>
                <w:rFonts w:cs="Arial"/>
                <w:color w:val="FFFFFF" w:themeColor="background1"/>
                <w:sz w:val="20"/>
              </w:rPr>
              <w:t>Notes</w:t>
            </w:r>
          </w:p>
        </w:tc>
      </w:tr>
      <w:tr w:rsidR="00F62284" w:rsidRPr="006F1E3F" w14:paraId="0BAA37A2" w14:textId="77777777" w:rsidTr="00AC034C">
        <w:tc>
          <w:tcPr>
            <w:tcW w:w="690" w:type="dxa"/>
            <w:shd w:val="clear" w:color="auto" w:fill="C6D9F1" w:themeFill="text2" w:themeFillTint="33"/>
          </w:tcPr>
          <w:p w14:paraId="0BAA379B" w14:textId="77777777" w:rsidR="00F62284" w:rsidRPr="006F1E3F" w:rsidRDefault="00F62284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3630" w:type="dxa"/>
          </w:tcPr>
          <w:p w14:paraId="61E23C51" w14:textId="77777777" w:rsidR="00F62284" w:rsidRPr="006F1E3F" w:rsidRDefault="00F62284" w:rsidP="00623471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152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proofErr w:type="gramStart"/>
            <w:r w:rsidRPr="006F1E3F">
              <w:rPr>
                <w:rFonts w:cs="Arial"/>
                <w:sz w:val="20"/>
                <w:szCs w:val="20"/>
                <w:rPrChange w:id="15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Open up</w:t>
            </w:r>
            <w:proofErr w:type="gramEnd"/>
            <w:r w:rsidRPr="006F1E3F">
              <w:rPr>
                <w:rFonts w:cs="Arial"/>
                <w:sz w:val="20"/>
                <w:szCs w:val="20"/>
                <w:rPrChange w:id="15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155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Oil/Condensate Stream Daily Data </w:t>
            </w:r>
            <w:r w:rsidRPr="006F1E3F">
              <w:rPr>
                <w:rFonts w:cs="Arial"/>
                <w:sz w:val="20"/>
                <w:szCs w:val="20"/>
                <w:rPrChange w:id="15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Screen</w:t>
            </w:r>
          </w:p>
          <w:p w14:paraId="0BAA379D" w14:textId="3F30CCDD" w:rsidR="00F62284" w:rsidRPr="006F1E3F" w:rsidRDefault="00F62284" w:rsidP="00DA5D28">
            <w:pPr>
              <w:pStyle w:val="TableText"/>
              <w:keepNext/>
              <w:keepLines/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6F1E3F">
              <w:rPr>
                <w:rFonts w:cs="Arial"/>
                <w:i/>
                <w:sz w:val="20"/>
                <w:szCs w:val="20"/>
                <w:rPrChange w:id="157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EC Production </w:t>
            </w:r>
            <w:r w:rsidRPr="006F1E3F">
              <w:rPr>
                <w:rFonts w:ascii="Wingdings" w:eastAsia="Wingdings" w:hAnsi="Wingdings" w:cs="Wingdings"/>
                <w:i/>
                <w:sz w:val="20"/>
                <w:szCs w:val="20"/>
                <w:rPrChange w:id="158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>à</w:t>
            </w:r>
            <w:r w:rsidRPr="006F1E3F">
              <w:rPr>
                <w:rFonts w:cs="Arial"/>
                <w:i/>
                <w:sz w:val="20"/>
                <w:szCs w:val="20"/>
                <w:rPrChange w:id="159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</w:t>
            </w:r>
            <w:proofErr w:type="spellStart"/>
            <w:r w:rsidRPr="006F1E3F">
              <w:rPr>
                <w:rFonts w:cs="Arial"/>
                <w:i/>
                <w:sz w:val="20"/>
                <w:szCs w:val="20"/>
                <w:rPrChange w:id="160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>Production</w:t>
            </w:r>
            <w:proofErr w:type="spellEnd"/>
            <w:r w:rsidRPr="006F1E3F">
              <w:rPr>
                <w:rFonts w:cs="Arial"/>
                <w:i/>
                <w:sz w:val="20"/>
                <w:szCs w:val="20"/>
                <w:rPrChange w:id="161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Operations Data </w:t>
            </w:r>
            <w:r w:rsidRPr="006F1E3F">
              <w:rPr>
                <w:rFonts w:ascii="Wingdings" w:eastAsia="Wingdings" w:hAnsi="Wingdings" w:cs="Wingdings"/>
                <w:i/>
                <w:sz w:val="20"/>
                <w:szCs w:val="20"/>
                <w:rPrChange w:id="162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>à</w:t>
            </w:r>
            <w:r w:rsidRPr="006F1E3F">
              <w:rPr>
                <w:rFonts w:cs="Arial"/>
                <w:i/>
                <w:sz w:val="20"/>
                <w:szCs w:val="20"/>
                <w:rPrChange w:id="163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Oil/Condensate Stream Daily Data</w:t>
            </w:r>
          </w:p>
        </w:tc>
        <w:tc>
          <w:tcPr>
            <w:tcW w:w="2160" w:type="dxa"/>
          </w:tcPr>
          <w:p w14:paraId="4E30012B" w14:textId="77777777" w:rsidR="00F62284" w:rsidRPr="006F1E3F" w:rsidRDefault="00F62284" w:rsidP="00623471">
            <w:pPr>
              <w:keepNext/>
              <w:keepLines/>
              <w:rPr>
                <w:rFonts w:cs="Arial"/>
                <w:sz w:val="20"/>
                <w:szCs w:val="20"/>
                <w:rPrChange w:id="16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16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The following fields are automatically populated:</w:t>
            </w:r>
          </w:p>
          <w:p w14:paraId="22A9A205" w14:textId="77777777" w:rsidR="00F62284" w:rsidRPr="006F1E3F" w:rsidRDefault="00F62284" w:rsidP="00623471">
            <w:pPr>
              <w:keepNext/>
              <w:keepLines/>
              <w:spacing w:after="120"/>
              <w:ind w:left="245"/>
              <w:rPr>
                <w:rFonts w:cs="Arial"/>
                <w:i/>
                <w:sz w:val="20"/>
                <w:szCs w:val="20"/>
                <w:rPrChange w:id="166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b/>
                <w:i/>
                <w:sz w:val="20"/>
                <w:szCs w:val="20"/>
                <w:rPrChange w:id="167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Date </w:t>
            </w:r>
            <w:r w:rsidRPr="006F1E3F">
              <w:rPr>
                <w:rFonts w:cs="Arial"/>
                <w:i/>
                <w:sz w:val="20"/>
                <w:szCs w:val="20"/>
                <w:rPrChange w:id="168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>is yesterday’s date</w:t>
            </w:r>
          </w:p>
          <w:p w14:paraId="0BAA37A0" w14:textId="60B953A9" w:rsidR="00F62284" w:rsidRPr="006F1E3F" w:rsidRDefault="00F62284" w:rsidP="006C143A">
            <w:pPr>
              <w:keepNext/>
              <w:keepLines/>
              <w:numPr>
                <w:ilvl w:val="0"/>
                <w:numId w:val="3"/>
              </w:numPr>
              <w:tabs>
                <w:tab w:val="num" w:pos="245"/>
              </w:tabs>
              <w:spacing w:after="120"/>
              <w:ind w:left="245" w:hanging="245"/>
              <w:rPr>
                <w:rFonts w:cs="Arial"/>
                <w:color w:val="000000" w:themeColor="text1"/>
                <w:sz w:val="20"/>
                <w:szCs w:val="20"/>
              </w:rPr>
            </w:pPr>
            <w:r w:rsidRPr="006F1E3F">
              <w:rPr>
                <w:rFonts w:cs="Arial"/>
                <w:sz w:val="20"/>
                <w:rPrChange w:id="169" w:author="Batra Yogesh (EXT)" w:date="2018-04-13T12:28:00Z">
                  <w:rPr>
                    <w:rFonts w:asciiTheme="minorHAnsi" w:hAnsiTheme="minorHAnsi"/>
                    <w:sz w:val="20"/>
                  </w:rPr>
                </w:rPrChange>
              </w:rPr>
              <w:t>Note</w:t>
            </w:r>
            <w:proofErr w:type="gramStart"/>
            <w:r w:rsidRPr="006F1E3F">
              <w:rPr>
                <w:rFonts w:cs="Arial"/>
                <w:sz w:val="20"/>
                <w:rPrChange w:id="170" w:author="Batra Yogesh (EXT)" w:date="2018-04-13T12:28:00Z">
                  <w:rPr>
                    <w:rFonts w:asciiTheme="minorHAnsi" w:hAnsiTheme="minorHAnsi"/>
                    <w:sz w:val="20"/>
                  </w:rPr>
                </w:rPrChange>
              </w:rPr>
              <w:t>:  The</w:t>
            </w:r>
            <w:proofErr w:type="gramEnd"/>
            <w:r w:rsidRPr="006F1E3F">
              <w:rPr>
                <w:rFonts w:cs="Arial"/>
                <w:sz w:val="20"/>
                <w:rPrChange w:id="171" w:author="Batra Yogesh (EXT)" w:date="2018-04-13T12:28:00Z">
                  <w:rPr>
                    <w:rFonts w:asciiTheme="minorHAnsi" w:hAnsiTheme="minorHAnsi"/>
                    <w:sz w:val="20"/>
                  </w:rPr>
                </w:rPrChange>
              </w:rPr>
              <w:t xml:space="preserve"> hierarchy fields may be pre-populated for the user</w:t>
            </w:r>
          </w:p>
        </w:tc>
        <w:tc>
          <w:tcPr>
            <w:tcW w:w="2880" w:type="dxa"/>
          </w:tcPr>
          <w:p w14:paraId="0BAA37A1" w14:textId="40CB5CED" w:rsidR="00F62284" w:rsidRPr="006F1E3F" w:rsidRDefault="00F62284" w:rsidP="00853AA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62284" w:rsidRPr="006F1E3F" w14:paraId="0BAA37B4" w14:textId="77777777" w:rsidTr="00AC034C">
        <w:tc>
          <w:tcPr>
            <w:tcW w:w="690" w:type="dxa"/>
            <w:shd w:val="clear" w:color="auto" w:fill="C6D9F1" w:themeFill="text2" w:themeFillTint="33"/>
          </w:tcPr>
          <w:p w14:paraId="0BAA37A8" w14:textId="77777777" w:rsidR="00F62284" w:rsidRPr="006F1E3F" w:rsidRDefault="00F62284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3630" w:type="dxa"/>
          </w:tcPr>
          <w:p w14:paraId="0BAA37AF" w14:textId="4F55F74D" w:rsidR="00F62284" w:rsidRPr="006F1E3F" w:rsidRDefault="00F62284" w:rsidP="00F144A9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172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17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In the Navigator, set the 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174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Date</w:t>
            </w:r>
          </w:p>
        </w:tc>
        <w:tc>
          <w:tcPr>
            <w:tcW w:w="2160" w:type="dxa"/>
          </w:tcPr>
          <w:p w14:paraId="0BAA37B2" w14:textId="1B99CE7D" w:rsidR="00F62284" w:rsidRPr="006F1E3F" w:rsidRDefault="00F62284" w:rsidP="0013498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F1E3F">
              <w:rPr>
                <w:rFonts w:cs="Arial"/>
                <w:sz w:val="20"/>
                <w:szCs w:val="20"/>
                <w:rPrChange w:id="17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Date is populated</w:t>
            </w:r>
          </w:p>
        </w:tc>
        <w:tc>
          <w:tcPr>
            <w:tcW w:w="2880" w:type="dxa"/>
          </w:tcPr>
          <w:p w14:paraId="0BAA37B3" w14:textId="769351B2" w:rsidR="00F62284" w:rsidRPr="006F1E3F" w:rsidRDefault="00F62284" w:rsidP="00F144A9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62284" w:rsidRPr="006F1E3F" w14:paraId="305C3121" w14:textId="77777777" w:rsidTr="00AC034C">
        <w:tc>
          <w:tcPr>
            <w:tcW w:w="690" w:type="dxa"/>
            <w:shd w:val="clear" w:color="auto" w:fill="C6D9F1" w:themeFill="text2" w:themeFillTint="33"/>
          </w:tcPr>
          <w:p w14:paraId="57A6B13E" w14:textId="77777777" w:rsidR="00F62284" w:rsidRPr="006F1E3F" w:rsidRDefault="00F62284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3630" w:type="dxa"/>
            <w:tcBorders>
              <w:bottom w:val="single" w:sz="4" w:space="0" w:color="auto"/>
            </w:tcBorders>
          </w:tcPr>
          <w:p w14:paraId="124FF3DD" w14:textId="77777777" w:rsidR="001C6F88" w:rsidRPr="006F1E3F" w:rsidRDefault="00F62284" w:rsidP="001C6F88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F1E3F">
              <w:rPr>
                <w:rFonts w:cs="Arial"/>
                <w:sz w:val="20"/>
                <w:szCs w:val="20"/>
                <w:rPrChange w:id="17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Navigate to the 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177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Facility </w:t>
            </w:r>
            <w:r w:rsidRPr="006F1E3F">
              <w:rPr>
                <w:rFonts w:cs="Arial"/>
                <w:sz w:val="20"/>
                <w:szCs w:val="20"/>
                <w:rPrChange w:id="17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for which Oil/Condensate stream daily data is to be recorded using the </w:t>
            </w:r>
            <w:proofErr w:type="gramStart"/>
            <w:r w:rsidRPr="006F1E3F">
              <w:rPr>
                <w:rFonts w:cs="Arial"/>
                <w:sz w:val="20"/>
                <w:szCs w:val="20"/>
                <w:rPrChange w:id="17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drop down</w:t>
            </w:r>
            <w:proofErr w:type="gramEnd"/>
            <w:r w:rsidRPr="006F1E3F">
              <w:rPr>
                <w:rFonts w:cs="Arial"/>
                <w:sz w:val="20"/>
                <w:szCs w:val="20"/>
                <w:rPrChange w:id="18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menus and click 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181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Go…</w:t>
            </w:r>
            <w:r w:rsidR="001C6F88" w:rsidRPr="006F1E3F">
              <w:rPr>
                <w:rFonts w:cs="Arial"/>
                <w:b/>
                <w:i/>
                <w:sz w:val="20"/>
                <w:szCs w:val="20"/>
                <w:rPrChange w:id="182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br/>
            </w:r>
            <w:r w:rsidR="001C6F88" w:rsidRPr="006F1E3F">
              <w:rPr>
                <w:rFonts w:cs="Arial"/>
                <w:b/>
                <w:i/>
                <w:sz w:val="20"/>
                <w:szCs w:val="20"/>
                <w:rPrChange w:id="183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br/>
            </w:r>
            <w:r w:rsidR="001C6F88" w:rsidRPr="006F1E3F">
              <w:rPr>
                <w:rFonts w:cs="Arial"/>
                <w:b/>
                <w:i/>
                <w:sz w:val="20"/>
                <w:szCs w:val="20"/>
                <w:rPrChange w:id="184" w:author="Batra Yogesh (EXT)" w:date="2018-04-13T12:28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Operation Hierarchy</w:t>
            </w:r>
            <w:r w:rsidR="001C6F88" w:rsidRPr="006F1E3F">
              <w:rPr>
                <w:rFonts w:cs="Arial"/>
                <w:b/>
                <w:i/>
                <w:sz w:val="20"/>
                <w:szCs w:val="20"/>
                <w:rPrChange w:id="185" w:author="Batra Yogesh (EXT)" w:date="2018-04-13T12:28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br/>
            </w:r>
            <w:r w:rsidR="001C6F88" w:rsidRPr="006F1E3F">
              <w:rPr>
                <w:rFonts w:cs="Arial"/>
                <w:b/>
                <w:i/>
                <w:sz w:val="20"/>
                <w:szCs w:val="20"/>
                <w:rPrChange w:id="186" w:author="Batra Yogesh (EXT)" w:date="2018-04-13T12:28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br/>
            </w:r>
            <w:r w:rsidR="001C6F88" w:rsidRPr="006F1E3F">
              <w:rPr>
                <w:rFonts w:cs="Arial"/>
                <w:color w:val="000000" w:themeColor="text1"/>
                <w:sz w:val="20"/>
                <w:szCs w:val="20"/>
              </w:rPr>
              <w:t>•</w:t>
            </w:r>
            <w:r w:rsidR="001C6F88" w:rsidRPr="006F1E3F">
              <w:rPr>
                <w:rFonts w:cs="Arial"/>
                <w:color w:val="000000" w:themeColor="text1"/>
                <w:sz w:val="20"/>
                <w:szCs w:val="20"/>
              </w:rPr>
              <w:tab/>
              <w:t>Production Unit</w:t>
            </w:r>
          </w:p>
          <w:p w14:paraId="204B15B1" w14:textId="77777777" w:rsidR="001C6F88" w:rsidRPr="006F1E3F" w:rsidRDefault="001C6F88" w:rsidP="001C6F88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>•</w:t>
            </w: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ab/>
              <w:t xml:space="preserve">Production </w:t>
            </w:r>
            <w:proofErr w:type="gramStart"/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>Sub Unit</w:t>
            </w:r>
            <w:proofErr w:type="gramEnd"/>
          </w:p>
          <w:p w14:paraId="7B8BE7D0" w14:textId="77777777" w:rsidR="001C6F88" w:rsidRPr="006F1E3F" w:rsidRDefault="001C6F88" w:rsidP="001C6F88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>•</w:t>
            </w: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ab/>
              <w:t>Area</w:t>
            </w:r>
          </w:p>
          <w:p w14:paraId="4148FF76" w14:textId="77777777" w:rsidR="001C6F88" w:rsidRPr="006F1E3F" w:rsidRDefault="001C6F88" w:rsidP="001C6F88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>•</w:t>
            </w: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ab/>
              <w:t>Sub Area</w:t>
            </w:r>
          </w:p>
          <w:p w14:paraId="1B49E9B4" w14:textId="77777777" w:rsidR="00F62284" w:rsidRPr="006F1E3F" w:rsidRDefault="001C6F88" w:rsidP="001C6F88">
            <w:pPr>
              <w:rPr>
                <w:ins w:id="187" w:author="Prakash Atul (Ext)" w:date="2018-03-27T20:58:00Z"/>
                <w:rFonts w:cs="Arial"/>
                <w:color w:val="000000" w:themeColor="text1"/>
                <w:sz w:val="20"/>
                <w:szCs w:val="20"/>
              </w:rPr>
            </w:pP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>•</w:t>
            </w: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ab/>
              <w:t>Facility Class 2</w:t>
            </w:r>
          </w:p>
          <w:p w14:paraId="30EA79C1" w14:textId="0A3EADF3" w:rsidR="00C30EF6" w:rsidRPr="006F1E3F" w:rsidRDefault="00C30EF6" w:rsidP="001C6F88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ins w:id="188" w:author="Prakash Atul (Ext)" w:date="2018-03-27T20:58:00Z">
              <w:r w:rsidRPr="006F1E3F">
                <w:rPr>
                  <w:rFonts w:cs="Arial"/>
                  <w:color w:val="000000" w:themeColor="text1"/>
                  <w:sz w:val="20"/>
                  <w:szCs w:val="20"/>
                </w:rPr>
                <w:t xml:space="preserve">            </w:t>
              </w:r>
              <w:del w:id="189" w:author="Divvya Dharshini" w:date="2026-08-07T14:53:00Z" w16du:dateUtc="2026-08-07T06:53:00Z">
                <w:r w:rsidRPr="006F1E3F" w:rsidDel="006C5054">
                  <w:rPr>
                    <w:rFonts w:cs="Arial"/>
                    <w:color w:val="000000" w:themeColor="text1"/>
                    <w:sz w:val="20"/>
                    <w:szCs w:val="20"/>
                  </w:rPr>
                  <w:delText xml:space="preserve"> Facility Class 1</w:delText>
                </w:r>
              </w:del>
            </w:ins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D49FFCC" w14:textId="77777777" w:rsidR="001C6F88" w:rsidRPr="006F1E3F" w:rsidRDefault="00F62284" w:rsidP="001A36E7">
            <w:pPr>
              <w:keepNext/>
              <w:keepLines/>
              <w:rPr>
                <w:rFonts w:cs="Arial"/>
                <w:sz w:val="20"/>
                <w:szCs w:val="20"/>
                <w:rPrChange w:id="19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19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Any existing instantiated measured oil streams will be displayed in the ‘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192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Measured Figures</w:t>
            </w:r>
            <w:r w:rsidRPr="006F1E3F">
              <w:rPr>
                <w:rFonts w:cs="Arial"/>
                <w:sz w:val="20"/>
                <w:szCs w:val="20"/>
                <w:rPrChange w:id="19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’ data window.</w:t>
            </w:r>
          </w:p>
          <w:p w14:paraId="323C7001" w14:textId="284F8CAD" w:rsidR="001A36E7" w:rsidRPr="006F1E3F" w:rsidRDefault="001C6F88" w:rsidP="001A36E7">
            <w:pPr>
              <w:keepNext/>
              <w:keepLines/>
              <w:rPr>
                <w:rFonts w:cs="Arial"/>
                <w:sz w:val="20"/>
                <w:szCs w:val="20"/>
                <w:rPrChange w:id="19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19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Columns shown as follows:</w:t>
            </w:r>
            <w:r w:rsidR="001A36E7" w:rsidRPr="006F1E3F">
              <w:rPr>
                <w:rFonts w:cs="Arial"/>
                <w:sz w:val="20"/>
                <w:szCs w:val="20"/>
                <w:rPrChange w:id="19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Pr="006F1E3F">
              <w:rPr>
                <w:rFonts w:cs="Arial"/>
                <w:sz w:val="20"/>
                <w:szCs w:val="20"/>
                <w:rPrChange w:id="19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="001A36E7" w:rsidRPr="006F1E3F">
              <w:rPr>
                <w:rFonts w:cs="Arial"/>
                <w:sz w:val="20"/>
                <w:szCs w:val="20"/>
                <w:rPrChange w:id="19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Stream Name</w:t>
            </w:r>
          </w:p>
          <w:p w14:paraId="37B9B5AF" w14:textId="3E503BEE" w:rsidR="001A36E7" w:rsidRPr="006F1E3F" w:rsidRDefault="001A36E7" w:rsidP="001A36E7">
            <w:pPr>
              <w:keepNext/>
              <w:keepLines/>
              <w:rPr>
                <w:rFonts w:cs="Arial"/>
                <w:sz w:val="20"/>
                <w:szCs w:val="20"/>
                <w:rPrChange w:id="19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20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Grs Vol[</w:t>
            </w:r>
            <w:proofErr w:type="spellStart"/>
            <w:r w:rsidRPr="006F1E3F">
              <w:rPr>
                <w:rFonts w:cs="Arial"/>
                <w:sz w:val="20"/>
                <w:szCs w:val="20"/>
                <w:rPrChange w:id="20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bbl</w:t>
            </w:r>
            <w:proofErr w:type="spellEnd"/>
            <w:r w:rsidRPr="006F1E3F">
              <w:rPr>
                <w:rFonts w:cs="Arial"/>
                <w:sz w:val="20"/>
                <w:szCs w:val="20"/>
                <w:rPrChange w:id="202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]</w:t>
            </w:r>
          </w:p>
          <w:p w14:paraId="6A7BCC05" w14:textId="21CE0DCB" w:rsidR="001A36E7" w:rsidRPr="006F1E3F" w:rsidRDefault="001A36E7" w:rsidP="001A36E7">
            <w:pPr>
              <w:keepNext/>
              <w:keepLines/>
              <w:rPr>
                <w:rFonts w:cs="Arial"/>
                <w:sz w:val="20"/>
                <w:szCs w:val="20"/>
                <w:rPrChange w:id="20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20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BS&amp;</w:t>
            </w:r>
            <w:proofErr w:type="gramStart"/>
            <w:r w:rsidRPr="006F1E3F">
              <w:rPr>
                <w:rFonts w:cs="Arial"/>
                <w:sz w:val="20"/>
                <w:szCs w:val="20"/>
                <w:rPrChange w:id="20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W[</w:t>
            </w:r>
            <w:proofErr w:type="gramEnd"/>
            <w:r w:rsidRPr="006F1E3F">
              <w:rPr>
                <w:rFonts w:cs="Arial"/>
                <w:sz w:val="20"/>
                <w:szCs w:val="20"/>
                <w:rPrChange w:id="20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%]</w:t>
            </w:r>
          </w:p>
          <w:p w14:paraId="39DCFD87" w14:textId="0186FA0E" w:rsidR="001A36E7" w:rsidRPr="006F1E3F" w:rsidRDefault="001A36E7" w:rsidP="001A36E7">
            <w:pPr>
              <w:keepNext/>
              <w:keepLines/>
              <w:rPr>
                <w:rFonts w:cs="Arial"/>
                <w:sz w:val="20"/>
                <w:szCs w:val="20"/>
                <w:rPrChange w:id="20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20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Net Vol[</w:t>
            </w:r>
            <w:proofErr w:type="spellStart"/>
            <w:r w:rsidRPr="006F1E3F">
              <w:rPr>
                <w:rFonts w:cs="Arial"/>
                <w:sz w:val="20"/>
                <w:szCs w:val="20"/>
                <w:rPrChange w:id="20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bbl</w:t>
            </w:r>
            <w:proofErr w:type="spellEnd"/>
            <w:r w:rsidRPr="006F1E3F">
              <w:rPr>
                <w:rFonts w:cs="Arial"/>
                <w:sz w:val="20"/>
                <w:szCs w:val="20"/>
                <w:rPrChange w:id="21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]</w:t>
            </w:r>
          </w:p>
          <w:p w14:paraId="2FBC41B8" w14:textId="77777777" w:rsidR="00C30EF6" w:rsidRPr="006F1E3F" w:rsidRDefault="001A36E7" w:rsidP="001A36E7">
            <w:pPr>
              <w:keepNext/>
              <w:keepLines/>
              <w:rPr>
                <w:ins w:id="211" w:author="Prakash Atul (Ext)" w:date="2018-03-27T20:59:00Z"/>
                <w:rFonts w:cs="Arial"/>
                <w:sz w:val="20"/>
                <w:szCs w:val="20"/>
                <w:rPrChange w:id="212" w:author="Batra Yogesh (EXT)" w:date="2018-04-13T12:28:00Z">
                  <w:rPr>
                    <w:ins w:id="213" w:author="Prakash Atul (Ext)" w:date="2018-03-27T20:59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21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Hg[ppm]</w:t>
            </w:r>
          </w:p>
          <w:p w14:paraId="32AA1F2C" w14:textId="77777777" w:rsidR="00C30EF6" w:rsidRPr="006F1E3F" w:rsidRDefault="00C30EF6" w:rsidP="001A36E7">
            <w:pPr>
              <w:keepNext/>
              <w:keepLines/>
              <w:rPr>
                <w:ins w:id="215" w:author="Prakash Atul (Ext)" w:date="2018-03-27T21:01:00Z"/>
                <w:rFonts w:cs="Arial"/>
                <w:sz w:val="20"/>
                <w:szCs w:val="20"/>
                <w:rPrChange w:id="216" w:author="Batra Yogesh (EXT)" w:date="2018-04-13T12:28:00Z">
                  <w:rPr>
                    <w:ins w:id="217" w:author="Prakash Atul (Ext)" w:date="2018-03-27T21:01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proofErr w:type="gramStart"/>
            <w:ins w:id="218" w:author="Prakash Atul (Ext)" w:date="2018-03-27T20:59:00Z">
              <w:r w:rsidRPr="006F1E3F">
                <w:rPr>
                  <w:rFonts w:cs="Arial"/>
                  <w:sz w:val="20"/>
                  <w:szCs w:val="20"/>
                  <w:rPrChange w:id="219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Diluent[</w:t>
              </w:r>
            </w:ins>
            <w:proofErr w:type="gramEnd"/>
            <w:ins w:id="220" w:author="Prakash Atul (Ext)" w:date="2018-03-27T21:00:00Z">
              <w:r w:rsidRPr="006F1E3F">
                <w:rPr>
                  <w:rFonts w:cs="Arial"/>
                  <w:sz w:val="20"/>
                  <w:szCs w:val="20"/>
                  <w:rPrChange w:id="221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%]</w:t>
              </w:r>
            </w:ins>
          </w:p>
          <w:p w14:paraId="2433DCD1" w14:textId="77777777" w:rsidR="00C30EF6" w:rsidRPr="006F1E3F" w:rsidRDefault="00C30EF6" w:rsidP="001A36E7">
            <w:pPr>
              <w:keepNext/>
              <w:keepLines/>
              <w:rPr>
                <w:ins w:id="222" w:author="Prakash Atul (Ext)" w:date="2018-03-27T21:01:00Z"/>
                <w:rFonts w:cs="Arial"/>
                <w:sz w:val="20"/>
                <w:szCs w:val="20"/>
                <w:rPrChange w:id="223" w:author="Batra Yogesh (EXT)" w:date="2018-04-13T12:28:00Z">
                  <w:rPr>
                    <w:ins w:id="224" w:author="Prakash Atul (Ext)" w:date="2018-03-27T21:01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225" w:author="Prakash Atul (Ext)" w:date="2018-03-27T21:01:00Z">
              <w:r w:rsidRPr="006F1E3F">
                <w:rPr>
                  <w:rFonts w:cs="Arial"/>
                  <w:sz w:val="20"/>
                  <w:szCs w:val="20"/>
                  <w:rPrChange w:id="226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Diluent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227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228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</w:p>
          <w:p w14:paraId="79002AD5" w14:textId="77777777" w:rsidR="00C30EF6" w:rsidRPr="006F1E3F" w:rsidRDefault="00C30EF6" w:rsidP="001A36E7">
            <w:pPr>
              <w:keepNext/>
              <w:keepLines/>
              <w:rPr>
                <w:ins w:id="229" w:author="Prakash Atul (Ext)" w:date="2018-03-27T21:02:00Z"/>
                <w:rFonts w:cs="Arial"/>
                <w:sz w:val="20"/>
                <w:szCs w:val="20"/>
                <w:rPrChange w:id="230" w:author="Batra Yogesh (EXT)" w:date="2018-04-13T12:28:00Z">
                  <w:rPr>
                    <w:ins w:id="231" w:author="Prakash Atul (Ext)" w:date="2018-03-27T21:02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232" w:author="Prakash Atul (Ext)" w:date="2018-03-27T21:01:00Z">
              <w:r w:rsidRPr="006F1E3F">
                <w:rPr>
                  <w:rFonts w:cs="Arial"/>
                  <w:sz w:val="20"/>
                  <w:szCs w:val="20"/>
                  <w:rPrChange w:id="233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Calc </w:t>
              </w:r>
              <w:proofErr w:type="gramStart"/>
              <w:r w:rsidRPr="006F1E3F">
                <w:rPr>
                  <w:rFonts w:cs="Arial"/>
                  <w:sz w:val="20"/>
                  <w:szCs w:val="20"/>
                  <w:rPrChange w:id="234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Diluent[</w:t>
              </w:r>
            </w:ins>
            <w:proofErr w:type="gramEnd"/>
            <w:ins w:id="235" w:author="Prakash Atul (Ext)" w:date="2018-03-27T21:02:00Z">
              <w:r w:rsidRPr="006F1E3F">
                <w:rPr>
                  <w:rFonts w:cs="Arial"/>
                  <w:sz w:val="20"/>
                  <w:szCs w:val="20"/>
                  <w:rPrChange w:id="236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%]</w:t>
              </w:r>
            </w:ins>
          </w:p>
          <w:p w14:paraId="71180EF1" w14:textId="77777777" w:rsidR="00C30EF6" w:rsidRPr="006F1E3F" w:rsidRDefault="00C30EF6" w:rsidP="001A36E7">
            <w:pPr>
              <w:keepNext/>
              <w:keepLines/>
              <w:rPr>
                <w:ins w:id="237" w:author="Prakash Atul (Ext)" w:date="2018-03-27T21:02:00Z"/>
                <w:rFonts w:cs="Arial"/>
                <w:sz w:val="20"/>
                <w:szCs w:val="20"/>
                <w:rPrChange w:id="238" w:author="Batra Yogesh (EXT)" w:date="2018-04-13T12:28:00Z">
                  <w:rPr>
                    <w:ins w:id="239" w:author="Prakash Atul (Ext)" w:date="2018-03-27T21:02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240" w:author="Prakash Atul (Ext)" w:date="2018-03-27T21:02:00Z">
              <w:r w:rsidRPr="006F1E3F">
                <w:rPr>
                  <w:rFonts w:cs="Arial"/>
                  <w:sz w:val="20"/>
                  <w:szCs w:val="20"/>
                  <w:rPrChange w:id="241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Shrunk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242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243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</w:p>
          <w:p w14:paraId="1640A860" w14:textId="6791E841" w:rsidR="00C30EF6" w:rsidRPr="006F1E3F" w:rsidRDefault="00C30EF6" w:rsidP="001A36E7">
            <w:pPr>
              <w:keepNext/>
              <w:keepLines/>
              <w:rPr>
                <w:ins w:id="244" w:author="Prakash Atul (Ext)" w:date="2018-03-27T21:02:00Z"/>
                <w:rFonts w:cs="Arial"/>
                <w:sz w:val="20"/>
                <w:szCs w:val="20"/>
                <w:rPrChange w:id="245" w:author="Batra Yogesh (EXT)" w:date="2018-04-13T12:28:00Z">
                  <w:rPr>
                    <w:ins w:id="246" w:author="Prakash Atul (Ext)" w:date="2018-03-27T21:02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247" w:author="Prakash Atul (Ext)" w:date="2018-03-27T21:02:00Z">
              <w:r w:rsidRPr="006F1E3F">
                <w:rPr>
                  <w:rFonts w:cs="Arial"/>
                  <w:sz w:val="20"/>
                  <w:szCs w:val="20"/>
                  <w:rPrChange w:id="248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Shrinkage</w:t>
              </w:r>
            </w:ins>
          </w:p>
          <w:p w14:paraId="5AF68E0E" w14:textId="77777777" w:rsidR="00C30EF6" w:rsidRPr="006F1E3F" w:rsidRDefault="00C30EF6" w:rsidP="001A36E7">
            <w:pPr>
              <w:keepNext/>
              <w:keepLines/>
              <w:rPr>
                <w:ins w:id="249" w:author="Prakash Atul (Ext)" w:date="2018-03-27T21:02:00Z"/>
                <w:rFonts w:cs="Arial"/>
                <w:sz w:val="20"/>
                <w:szCs w:val="20"/>
                <w:rPrChange w:id="250" w:author="Batra Yogesh (EXT)" w:date="2018-04-13T12:28:00Z">
                  <w:rPr>
                    <w:ins w:id="251" w:author="Prakash Atul (Ext)" w:date="2018-03-27T21:02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252" w:author="Prakash Atul (Ext)" w:date="2018-03-27T21:02:00Z">
              <w:r w:rsidRPr="006F1E3F">
                <w:rPr>
                  <w:rFonts w:cs="Arial"/>
                  <w:sz w:val="20"/>
                  <w:szCs w:val="20"/>
                  <w:rPrChange w:id="253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Oil Spec Gravity</w:t>
              </w:r>
            </w:ins>
          </w:p>
          <w:p w14:paraId="2EE80703" w14:textId="77777777" w:rsidR="00C30EF6" w:rsidRPr="006F1E3F" w:rsidRDefault="00C30EF6" w:rsidP="001A36E7">
            <w:pPr>
              <w:keepNext/>
              <w:keepLines/>
              <w:rPr>
                <w:ins w:id="254" w:author="Prakash Atul (Ext)" w:date="2018-03-27T21:03:00Z"/>
                <w:rFonts w:cs="Arial"/>
                <w:sz w:val="20"/>
                <w:szCs w:val="20"/>
                <w:rPrChange w:id="255" w:author="Batra Yogesh (EXT)" w:date="2018-04-13T12:28:00Z">
                  <w:rPr>
                    <w:ins w:id="256" w:author="Prakash Atul (Ext)" w:date="2018-03-27T21:03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proofErr w:type="gramStart"/>
            <w:ins w:id="257" w:author="Prakash Atul (Ext)" w:date="2018-03-27T21:02:00Z">
              <w:r w:rsidRPr="006F1E3F">
                <w:rPr>
                  <w:rFonts w:cs="Arial"/>
                  <w:sz w:val="20"/>
                  <w:szCs w:val="20"/>
                  <w:rPrChange w:id="258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GOR[</w:t>
              </w:r>
              <w:proofErr w:type="gramEnd"/>
              <w:r w:rsidRPr="006F1E3F">
                <w:rPr>
                  <w:rFonts w:cs="Arial"/>
                  <w:sz w:val="20"/>
                  <w:szCs w:val="20"/>
                  <w:rPrChange w:id="259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kSm3/</w:t>
              </w:r>
            </w:ins>
            <w:ins w:id="260" w:author="Prakash Atul (Ext)" w:date="2018-03-27T21:03:00Z">
              <w:r w:rsidRPr="006F1E3F">
                <w:rPr>
                  <w:rFonts w:cs="Arial"/>
                  <w:sz w:val="20"/>
                  <w:szCs w:val="20"/>
                  <w:rPrChange w:id="261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m3]</w:t>
              </w:r>
            </w:ins>
          </w:p>
          <w:p w14:paraId="099E84F6" w14:textId="77777777" w:rsidR="00C30EF6" w:rsidRPr="006F1E3F" w:rsidRDefault="00C30EF6" w:rsidP="001A36E7">
            <w:pPr>
              <w:keepNext/>
              <w:keepLines/>
              <w:rPr>
                <w:ins w:id="262" w:author="Prakash Atul (Ext)" w:date="2018-03-27T21:03:00Z"/>
                <w:rFonts w:cs="Arial"/>
                <w:sz w:val="20"/>
                <w:szCs w:val="20"/>
                <w:rPrChange w:id="263" w:author="Batra Yogesh (EXT)" w:date="2018-04-13T12:28:00Z">
                  <w:rPr>
                    <w:ins w:id="264" w:author="Prakash Atul (Ext)" w:date="2018-03-27T21:03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265" w:author="Prakash Atul (Ext)" w:date="2018-03-27T21:03:00Z">
              <w:r w:rsidRPr="006F1E3F">
                <w:rPr>
                  <w:rFonts w:cs="Arial"/>
                  <w:sz w:val="20"/>
                  <w:szCs w:val="20"/>
                  <w:rPrChange w:id="266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Allocated Net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267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268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</w:p>
          <w:p w14:paraId="35DE95F3" w14:textId="77777777" w:rsidR="00C30EF6" w:rsidRPr="006F1E3F" w:rsidRDefault="00C30EF6" w:rsidP="001A36E7">
            <w:pPr>
              <w:keepNext/>
              <w:keepLines/>
              <w:rPr>
                <w:ins w:id="269" w:author="Prakash Atul (Ext)" w:date="2018-03-27T21:03:00Z"/>
                <w:rFonts w:cs="Arial"/>
                <w:sz w:val="20"/>
                <w:szCs w:val="20"/>
                <w:rPrChange w:id="270" w:author="Batra Yogesh (EXT)" w:date="2018-04-13T12:28:00Z">
                  <w:rPr>
                    <w:ins w:id="271" w:author="Prakash Atul (Ext)" w:date="2018-03-27T21:03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272" w:author="Prakash Atul (Ext)" w:date="2018-03-27T21:03:00Z">
              <w:r w:rsidRPr="006F1E3F">
                <w:rPr>
                  <w:rFonts w:cs="Arial"/>
                  <w:sz w:val="20"/>
                  <w:szCs w:val="20"/>
                  <w:rPrChange w:id="273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Factor</w:t>
              </w:r>
            </w:ins>
          </w:p>
          <w:p w14:paraId="2B0C06C6" w14:textId="77777777" w:rsidR="00C30EF6" w:rsidRPr="006F1E3F" w:rsidRDefault="00C30EF6" w:rsidP="001A36E7">
            <w:pPr>
              <w:keepNext/>
              <w:keepLines/>
              <w:rPr>
                <w:ins w:id="274" w:author="Prakash Atul (Ext)" w:date="2018-03-27T21:03:00Z"/>
                <w:rFonts w:cs="Arial"/>
                <w:sz w:val="20"/>
                <w:szCs w:val="20"/>
                <w:rPrChange w:id="275" w:author="Batra Yogesh (EXT)" w:date="2018-04-13T12:28:00Z">
                  <w:rPr>
                    <w:ins w:id="276" w:author="Prakash Atul (Ext)" w:date="2018-03-27T21:03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277" w:author="Prakash Atul (Ext)" w:date="2018-03-27T21:03:00Z">
              <w:r w:rsidRPr="006F1E3F">
                <w:rPr>
                  <w:rFonts w:cs="Arial"/>
                  <w:sz w:val="20"/>
                  <w:szCs w:val="20"/>
                  <w:rPrChange w:id="278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Historical Gross Volume 30d avg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279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280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</w:p>
          <w:p w14:paraId="53F45E94" w14:textId="755DB45D" w:rsidR="00F62284" w:rsidRPr="006F1E3F" w:rsidRDefault="00C30EF6" w:rsidP="001A36E7">
            <w:pPr>
              <w:keepNext/>
              <w:keepLines/>
              <w:rPr>
                <w:rFonts w:cs="Arial"/>
                <w:sz w:val="20"/>
                <w:szCs w:val="20"/>
                <w:rPrChange w:id="28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proofErr w:type="spellStart"/>
            <w:ins w:id="282" w:author="Prakash Atul (Ext)" w:date="2018-03-27T21:03:00Z">
              <w:r w:rsidRPr="006F1E3F">
                <w:rPr>
                  <w:rFonts w:cs="Arial"/>
                  <w:sz w:val="20"/>
                  <w:szCs w:val="20"/>
                  <w:rPrChange w:id="283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Yday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284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285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286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  <w:r w:rsidR="001A36E7" w:rsidRPr="006F1E3F">
              <w:rPr>
                <w:rFonts w:cs="Arial"/>
                <w:sz w:val="20"/>
                <w:szCs w:val="20"/>
                <w:rPrChange w:id="28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Comments</w:t>
            </w:r>
            <w:r w:rsidR="001A36E7" w:rsidRPr="006F1E3F">
              <w:rPr>
                <w:rFonts w:cs="Arial"/>
                <w:sz w:val="20"/>
                <w:szCs w:val="20"/>
                <w:rPrChange w:id="28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</w:p>
          <w:p w14:paraId="729B389D" w14:textId="77777777" w:rsidR="001C6F88" w:rsidRPr="006F1E3F" w:rsidRDefault="00F62284" w:rsidP="001A36E7">
            <w:pPr>
              <w:keepNext/>
              <w:keepLines/>
              <w:rPr>
                <w:rFonts w:cs="Arial"/>
                <w:sz w:val="20"/>
                <w:szCs w:val="20"/>
                <w:rPrChange w:id="28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29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Any derived oil streams will be displayed in the ‘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291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Derived and Calculated Figures</w:t>
            </w:r>
            <w:r w:rsidRPr="006F1E3F">
              <w:rPr>
                <w:rFonts w:cs="Arial"/>
                <w:sz w:val="20"/>
                <w:szCs w:val="20"/>
                <w:rPrChange w:id="292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’ data window.</w:t>
            </w:r>
            <w:r w:rsidR="001C6F88" w:rsidRPr="006F1E3F">
              <w:rPr>
                <w:rFonts w:cs="Arial"/>
                <w:sz w:val="20"/>
                <w:szCs w:val="20"/>
                <w:rPrChange w:id="29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</w:p>
          <w:p w14:paraId="0A65BC4D" w14:textId="01FD6F15" w:rsidR="001C6F88" w:rsidRPr="006F1E3F" w:rsidRDefault="001C6F88" w:rsidP="001A36E7">
            <w:pPr>
              <w:keepNext/>
              <w:keepLines/>
              <w:rPr>
                <w:rFonts w:cs="Arial"/>
                <w:sz w:val="20"/>
                <w:szCs w:val="20"/>
                <w:rPrChange w:id="29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29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Columns shown as follows:</w:t>
            </w:r>
          </w:p>
          <w:p w14:paraId="504EDFE5" w14:textId="60F3F75E" w:rsidR="001A36E7" w:rsidRPr="006F1E3F" w:rsidRDefault="001A36E7" w:rsidP="001A36E7">
            <w:pPr>
              <w:keepNext/>
              <w:keepLines/>
              <w:rPr>
                <w:rFonts w:cs="Arial"/>
                <w:sz w:val="20"/>
                <w:szCs w:val="20"/>
                <w:rPrChange w:id="29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29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Stream Name</w:t>
            </w:r>
          </w:p>
          <w:p w14:paraId="7CF02E7A" w14:textId="77777777" w:rsidR="001A36E7" w:rsidRPr="006F1E3F" w:rsidRDefault="001A36E7" w:rsidP="001A36E7">
            <w:pPr>
              <w:keepNext/>
              <w:keepLines/>
              <w:rPr>
                <w:rFonts w:cs="Arial"/>
                <w:sz w:val="20"/>
                <w:szCs w:val="20"/>
                <w:rPrChange w:id="29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29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Grs Vol[</w:t>
            </w:r>
            <w:proofErr w:type="spellStart"/>
            <w:r w:rsidRPr="006F1E3F">
              <w:rPr>
                <w:rFonts w:cs="Arial"/>
                <w:sz w:val="20"/>
                <w:szCs w:val="20"/>
                <w:rPrChange w:id="30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bbl</w:t>
            </w:r>
            <w:proofErr w:type="spellEnd"/>
            <w:r w:rsidRPr="006F1E3F">
              <w:rPr>
                <w:rFonts w:cs="Arial"/>
                <w:sz w:val="20"/>
                <w:szCs w:val="20"/>
                <w:rPrChange w:id="30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]</w:t>
            </w:r>
          </w:p>
          <w:p w14:paraId="5603147F" w14:textId="77777777" w:rsidR="001A36E7" w:rsidRPr="006F1E3F" w:rsidRDefault="001A36E7" w:rsidP="001A36E7">
            <w:pPr>
              <w:keepNext/>
              <w:keepLines/>
              <w:rPr>
                <w:rFonts w:cs="Arial"/>
                <w:sz w:val="20"/>
                <w:szCs w:val="20"/>
                <w:rPrChange w:id="302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30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Net Vol[</w:t>
            </w:r>
            <w:proofErr w:type="spellStart"/>
            <w:r w:rsidRPr="006F1E3F">
              <w:rPr>
                <w:rFonts w:cs="Arial"/>
                <w:sz w:val="20"/>
                <w:szCs w:val="20"/>
                <w:rPrChange w:id="30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bbl</w:t>
            </w:r>
            <w:proofErr w:type="spellEnd"/>
            <w:r w:rsidRPr="006F1E3F">
              <w:rPr>
                <w:rFonts w:cs="Arial"/>
                <w:sz w:val="20"/>
                <w:szCs w:val="20"/>
                <w:rPrChange w:id="30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]</w:t>
            </w:r>
          </w:p>
          <w:p w14:paraId="21A2CBC2" w14:textId="77777777" w:rsidR="00C30EF6" w:rsidRPr="006F1E3F" w:rsidRDefault="001A36E7" w:rsidP="001A36E7">
            <w:pPr>
              <w:keepNext/>
              <w:keepLines/>
              <w:rPr>
                <w:ins w:id="306" w:author="Prakash Atul (Ext)" w:date="2018-03-27T21:04:00Z"/>
                <w:rFonts w:cs="Arial"/>
                <w:sz w:val="20"/>
                <w:szCs w:val="20"/>
                <w:rPrChange w:id="307" w:author="Batra Yogesh (EXT)" w:date="2018-04-13T12:28:00Z">
                  <w:rPr>
                    <w:ins w:id="308" w:author="Prakash Atul (Ext)" w:date="2018-03-27T21:04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30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• </w:t>
            </w:r>
            <w:del w:id="310" w:author="Prakash Atul (Ext)" w:date="2018-03-27T21:04:00Z">
              <w:r w:rsidRPr="006F1E3F" w:rsidDel="00C30EF6">
                <w:rPr>
                  <w:rFonts w:cs="Arial"/>
                  <w:sz w:val="20"/>
                  <w:szCs w:val="20"/>
                  <w:rPrChange w:id="311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Stream Type</w:delText>
              </w:r>
            </w:del>
            <w:proofErr w:type="spellStart"/>
            <w:ins w:id="312" w:author="Prakash Atul (Ext)" w:date="2018-03-27T21:04:00Z">
              <w:r w:rsidR="00C30EF6" w:rsidRPr="006F1E3F">
                <w:rPr>
                  <w:rFonts w:cs="Arial"/>
                  <w:sz w:val="20"/>
                  <w:szCs w:val="20"/>
                  <w:rPrChange w:id="313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Alloc</w:t>
              </w:r>
              <w:proofErr w:type="spellEnd"/>
              <w:r w:rsidR="00C30EF6" w:rsidRPr="006F1E3F">
                <w:rPr>
                  <w:rFonts w:cs="Arial"/>
                  <w:sz w:val="20"/>
                  <w:szCs w:val="20"/>
                  <w:rPrChange w:id="314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 Net Vol[</w:t>
              </w:r>
              <w:proofErr w:type="spellStart"/>
              <w:r w:rsidR="00C30EF6" w:rsidRPr="006F1E3F">
                <w:rPr>
                  <w:rFonts w:cs="Arial"/>
                  <w:sz w:val="20"/>
                  <w:szCs w:val="20"/>
                  <w:rPrChange w:id="315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="00C30EF6" w:rsidRPr="006F1E3F">
                <w:rPr>
                  <w:rFonts w:cs="Arial"/>
                  <w:sz w:val="20"/>
                  <w:szCs w:val="20"/>
                  <w:rPrChange w:id="316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</w:p>
          <w:p w14:paraId="2E4DBFF9" w14:textId="63DE917A" w:rsidR="00F62284" w:rsidRPr="006F1E3F" w:rsidRDefault="00C30EF6" w:rsidP="001A36E7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proofErr w:type="spellStart"/>
            <w:ins w:id="317" w:author="Prakash Atul (Ext)" w:date="2018-03-27T21:04:00Z">
              <w:r w:rsidRPr="006F1E3F">
                <w:rPr>
                  <w:rFonts w:cs="Arial"/>
                  <w:sz w:val="20"/>
                  <w:szCs w:val="20"/>
                  <w:rPrChange w:id="318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Alloc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319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 Factor</w:t>
              </w:r>
            </w:ins>
            <w:r w:rsidR="001A36E7" w:rsidRPr="006F1E3F">
              <w:rPr>
                <w:rFonts w:cs="Arial"/>
                <w:sz w:val="20"/>
                <w:szCs w:val="20"/>
                <w:rPrChange w:id="32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="001A36E7" w:rsidRPr="006F1E3F">
              <w:rPr>
                <w:rFonts w:cs="Arial"/>
                <w:sz w:val="20"/>
                <w:szCs w:val="20"/>
                <w:rPrChange w:id="32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="00F62284" w:rsidRPr="006F1E3F">
              <w:rPr>
                <w:rFonts w:cs="Arial"/>
                <w:sz w:val="20"/>
                <w:szCs w:val="20"/>
                <w:rPrChange w:id="322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If no streams found that meet the chosen criteria, the following message is displayed in both the data sections: “no records found…”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77CA8BA5" w14:textId="3363F4BD" w:rsidR="00F62284" w:rsidRPr="006F1E3F" w:rsidRDefault="00F62284" w:rsidP="007712F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62284" w:rsidRPr="006F1E3F" w14:paraId="6B78AF6C" w14:textId="77777777" w:rsidTr="00AC034C">
        <w:tc>
          <w:tcPr>
            <w:tcW w:w="690" w:type="dxa"/>
            <w:shd w:val="clear" w:color="auto" w:fill="C6D9F1" w:themeFill="text2" w:themeFillTint="33"/>
          </w:tcPr>
          <w:p w14:paraId="12AE48D5" w14:textId="77777777" w:rsidR="00F62284" w:rsidRPr="006F1E3F" w:rsidRDefault="00F62284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3630" w:type="dxa"/>
            <w:tcBorders>
              <w:bottom w:val="single" w:sz="4" w:space="0" w:color="auto"/>
            </w:tcBorders>
          </w:tcPr>
          <w:p w14:paraId="432CD04C" w14:textId="53996432" w:rsidR="00F62284" w:rsidRPr="006F1E3F" w:rsidRDefault="00F62284" w:rsidP="00726BBA">
            <w:pPr>
              <w:rPr>
                <w:rFonts w:cs="Arial"/>
                <w:sz w:val="20"/>
                <w:szCs w:val="20"/>
                <w:rPrChange w:id="32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32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Select the record for which data </w:t>
            </w:r>
            <w:proofErr w:type="gramStart"/>
            <w:r w:rsidRPr="006F1E3F">
              <w:rPr>
                <w:rFonts w:cs="Arial"/>
                <w:sz w:val="20"/>
                <w:szCs w:val="20"/>
                <w:rPrChange w:id="32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has to</w:t>
            </w:r>
            <w:proofErr w:type="gramEnd"/>
            <w:r w:rsidRPr="006F1E3F">
              <w:rPr>
                <w:rFonts w:cs="Arial"/>
                <w:sz w:val="20"/>
                <w:szCs w:val="20"/>
                <w:rPrChange w:id="32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be modified/updated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EA5A5C9" w14:textId="77777777" w:rsidR="00F62284" w:rsidRPr="006F1E3F" w:rsidRDefault="00F62284" w:rsidP="00623471">
            <w:pPr>
              <w:keepNext/>
              <w:keepLines/>
              <w:rPr>
                <w:rFonts w:cs="Arial"/>
                <w:sz w:val="20"/>
                <w:szCs w:val="20"/>
                <w:rPrChange w:id="32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32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Record is highlighted</w:t>
            </w:r>
            <w:del w:id="329" w:author="Prakash Atul (Ext)" w:date="2018-03-27T21:05:00Z">
              <w:r w:rsidRPr="006F1E3F" w:rsidDel="00C30EF6">
                <w:rPr>
                  <w:rFonts w:cs="Arial"/>
                  <w:sz w:val="20"/>
                  <w:szCs w:val="20"/>
                  <w:rPrChange w:id="330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 xml:space="preserve"> in light blue color</w:delText>
              </w:r>
            </w:del>
          </w:p>
          <w:p w14:paraId="293FC0F0" w14:textId="77777777" w:rsidR="00F62284" w:rsidRPr="006F1E3F" w:rsidRDefault="00F62284" w:rsidP="00623471">
            <w:pPr>
              <w:rPr>
                <w:rFonts w:cs="Arial"/>
                <w:sz w:val="20"/>
                <w:szCs w:val="20"/>
                <w:rPrChange w:id="33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0DD97C0D" w14:textId="73D5DEC4" w:rsidR="00F62284" w:rsidRPr="006F1E3F" w:rsidRDefault="00F62284" w:rsidP="007712F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F1E3F">
              <w:rPr>
                <w:rFonts w:cs="Arial"/>
                <w:sz w:val="20"/>
                <w:rPrChange w:id="332" w:author="Batra Yogesh (EXT)" w:date="2018-04-13T12:28:00Z">
                  <w:rPr>
                    <w:rFonts w:asciiTheme="minorHAnsi" w:hAnsiTheme="minorHAnsi"/>
                    <w:sz w:val="20"/>
                  </w:rPr>
                </w:rPrChange>
              </w:rPr>
              <w:t>Note: Insert icon is disabled. Records are auto generated</w:t>
            </w:r>
          </w:p>
        </w:tc>
      </w:tr>
      <w:tr w:rsidR="00F62284" w:rsidRPr="006F1E3F" w14:paraId="1D2506E3" w14:textId="77777777" w:rsidTr="00AC034C">
        <w:tc>
          <w:tcPr>
            <w:tcW w:w="690" w:type="dxa"/>
            <w:shd w:val="clear" w:color="auto" w:fill="C6D9F1" w:themeFill="text2" w:themeFillTint="33"/>
          </w:tcPr>
          <w:p w14:paraId="0FEEC4FD" w14:textId="77777777" w:rsidR="00F62284" w:rsidRPr="006F1E3F" w:rsidRDefault="00F62284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3630" w:type="dxa"/>
            <w:tcBorders>
              <w:bottom w:val="single" w:sz="4" w:space="0" w:color="auto"/>
            </w:tcBorders>
          </w:tcPr>
          <w:p w14:paraId="12D66E3E" w14:textId="6A839EA2" w:rsidR="001A36E7" w:rsidRPr="006F1E3F" w:rsidRDefault="00F62284" w:rsidP="00F62284">
            <w:pPr>
              <w:rPr>
                <w:rFonts w:cs="Arial"/>
                <w:sz w:val="20"/>
                <w:szCs w:val="20"/>
                <w:rPrChange w:id="33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33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Enter </w:t>
            </w:r>
            <w:r w:rsidR="001A36E7" w:rsidRPr="006F1E3F">
              <w:rPr>
                <w:rFonts w:cs="Arial"/>
                <w:sz w:val="20"/>
                <w:szCs w:val="20"/>
                <w:rPrChange w:id="33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proofErr w:type="spellStart"/>
            <w:r w:rsidR="001A36E7" w:rsidRPr="006F1E3F">
              <w:rPr>
                <w:rFonts w:cs="Arial"/>
                <w:sz w:val="20"/>
                <w:szCs w:val="20"/>
                <w:rPrChange w:id="33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GrsVol</w:t>
            </w:r>
            <w:proofErr w:type="spellEnd"/>
            <w:r w:rsidR="001A36E7" w:rsidRPr="006F1E3F">
              <w:rPr>
                <w:rFonts w:cs="Arial"/>
                <w:sz w:val="20"/>
                <w:szCs w:val="20"/>
                <w:rPrChange w:id="33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[</w:t>
            </w:r>
            <w:proofErr w:type="spellStart"/>
            <w:r w:rsidR="001A36E7" w:rsidRPr="006F1E3F">
              <w:rPr>
                <w:rFonts w:cs="Arial"/>
                <w:sz w:val="20"/>
                <w:szCs w:val="20"/>
                <w:rPrChange w:id="33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bbl</w:t>
            </w:r>
            <w:proofErr w:type="spellEnd"/>
            <w:r w:rsidR="001A36E7" w:rsidRPr="006F1E3F">
              <w:rPr>
                <w:rFonts w:cs="Arial"/>
                <w:sz w:val="20"/>
                <w:szCs w:val="20"/>
                <w:rPrChange w:id="33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]</w:t>
            </w:r>
            <w:r w:rsidR="001A36E7" w:rsidRPr="006F1E3F">
              <w:rPr>
                <w:rFonts w:cs="Arial"/>
                <w:sz w:val="20"/>
                <w:szCs w:val="20"/>
                <w:rPrChange w:id="34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Hg[ppm] (some stream)</w:t>
            </w:r>
          </w:p>
          <w:p w14:paraId="5607D009" w14:textId="4FE80361" w:rsidR="00F62284" w:rsidRPr="006F1E3F" w:rsidRDefault="001A36E7" w:rsidP="00F62284">
            <w:pPr>
              <w:rPr>
                <w:rFonts w:cs="Arial"/>
                <w:sz w:val="20"/>
                <w:szCs w:val="20"/>
                <w:rPrChange w:id="34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342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="00F62284" w:rsidRPr="006F1E3F">
              <w:rPr>
                <w:rFonts w:cs="Arial"/>
                <w:sz w:val="20"/>
                <w:szCs w:val="20"/>
                <w:rPrChange w:id="34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field for each stream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4C4D6F8" w14:textId="3CDF5ECA" w:rsidR="00F62284" w:rsidRPr="006F1E3F" w:rsidRDefault="00F62284" w:rsidP="00623471">
            <w:pPr>
              <w:rPr>
                <w:rFonts w:cs="Arial"/>
                <w:sz w:val="20"/>
                <w:szCs w:val="20"/>
                <w:rPrChange w:id="34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34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Gross volume is displayed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0E779893" w14:textId="7FCDBCCB" w:rsidR="00F62284" w:rsidRPr="006F1E3F" w:rsidRDefault="00F62284" w:rsidP="00F6228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62284" w:rsidRPr="006F1E3F" w14:paraId="65F25EE6" w14:textId="77777777" w:rsidTr="00AC034C">
        <w:tc>
          <w:tcPr>
            <w:tcW w:w="690" w:type="dxa"/>
            <w:shd w:val="clear" w:color="auto" w:fill="C6D9F1" w:themeFill="text2" w:themeFillTint="33"/>
          </w:tcPr>
          <w:p w14:paraId="5B517DA8" w14:textId="77777777" w:rsidR="00F62284" w:rsidRPr="006F1E3F" w:rsidRDefault="00F62284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3630" w:type="dxa"/>
            <w:tcBorders>
              <w:bottom w:val="single" w:sz="4" w:space="0" w:color="auto"/>
            </w:tcBorders>
          </w:tcPr>
          <w:p w14:paraId="604E6E5F" w14:textId="1E2ED5E2" w:rsidR="00F62284" w:rsidRPr="006F1E3F" w:rsidRDefault="00F62284" w:rsidP="00726BBA">
            <w:pPr>
              <w:rPr>
                <w:rFonts w:cs="Arial"/>
                <w:sz w:val="20"/>
                <w:szCs w:val="20"/>
                <w:rPrChange w:id="34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34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Enter 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348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Comments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BED1245" w14:textId="05D00C5B" w:rsidR="00F62284" w:rsidRPr="006F1E3F" w:rsidRDefault="00F62284" w:rsidP="00623471">
            <w:pPr>
              <w:rPr>
                <w:rFonts w:cs="Arial"/>
                <w:sz w:val="20"/>
                <w:szCs w:val="20"/>
                <w:rPrChange w:id="34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35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Comments are displayed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0E2C027" w14:textId="77777777" w:rsidR="00F62284" w:rsidRPr="006F1E3F" w:rsidRDefault="00F62284" w:rsidP="007712F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62284" w:rsidRPr="006F1E3F" w14:paraId="2C0853B7" w14:textId="77777777" w:rsidTr="00AC034C">
        <w:tc>
          <w:tcPr>
            <w:tcW w:w="690" w:type="dxa"/>
            <w:shd w:val="clear" w:color="auto" w:fill="C6D9F1" w:themeFill="text2" w:themeFillTint="33"/>
          </w:tcPr>
          <w:p w14:paraId="1E2F8961" w14:textId="77777777" w:rsidR="00F62284" w:rsidRPr="006F1E3F" w:rsidRDefault="00F62284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3630" w:type="dxa"/>
            <w:tcBorders>
              <w:bottom w:val="single" w:sz="4" w:space="0" w:color="auto"/>
            </w:tcBorders>
          </w:tcPr>
          <w:p w14:paraId="20B61054" w14:textId="1976BCF4" w:rsidR="00F62284" w:rsidRPr="006F1E3F" w:rsidRDefault="00F62284" w:rsidP="00726BBA">
            <w:pPr>
              <w:rPr>
                <w:rFonts w:cs="Arial"/>
                <w:sz w:val="20"/>
                <w:szCs w:val="20"/>
                <w:rPrChange w:id="35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352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353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6F1E3F">
              <w:rPr>
                <w:rFonts w:cs="Arial"/>
                <w:sz w:val="20"/>
                <w:szCs w:val="20"/>
                <w:rPrChange w:id="35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icon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B3B9176" w14:textId="77777777" w:rsidR="00F62284" w:rsidRPr="006F1E3F" w:rsidRDefault="00F62284" w:rsidP="00623471">
            <w:pPr>
              <w:keepNext/>
              <w:keepLines/>
              <w:rPr>
                <w:rFonts w:cs="Arial"/>
                <w:sz w:val="20"/>
                <w:szCs w:val="20"/>
                <w:rPrChange w:id="35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35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Entry is saved </w:t>
            </w:r>
          </w:p>
          <w:p w14:paraId="37485E3E" w14:textId="77777777" w:rsidR="00F62284" w:rsidRPr="006F1E3F" w:rsidRDefault="00F62284" w:rsidP="00623471">
            <w:pPr>
              <w:keepNext/>
              <w:keepLines/>
              <w:rPr>
                <w:rFonts w:cs="Arial"/>
                <w:sz w:val="20"/>
                <w:szCs w:val="20"/>
                <w:rPrChange w:id="35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35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The following fields are automatically populated: </w:t>
            </w:r>
          </w:p>
          <w:p w14:paraId="7E0782B8" w14:textId="77777777" w:rsidR="00F62284" w:rsidRPr="006F1E3F" w:rsidRDefault="001A36E7" w:rsidP="00F62284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35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b/>
                <w:i/>
                <w:sz w:val="20"/>
                <w:szCs w:val="20"/>
                <w:rPrChange w:id="360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Grs Vol[</w:t>
            </w:r>
            <w:proofErr w:type="spellStart"/>
            <w:r w:rsidRPr="006F1E3F">
              <w:rPr>
                <w:rFonts w:cs="Arial"/>
                <w:b/>
                <w:i/>
                <w:sz w:val="20"/>
                <w:szCs w:val="20"/>
                <w:rPrChange w:id="361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bbl</w:t>
            </w:r>
            <w:proofErr w:type="spellEnd"/>
            <w:r w:rsidRPr="006F1E3F">
              <w:rPr>
                <w:rFonts w:cs="Arial"/>
                <w:b/>
                <w:i/>
                <w:sz w:val="20"/>
                <w:szCs w:val="20"/>
                <w:rPrChange w:id="362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]</w:t>
            </w:r>
          </w:p>
          <w:p w14:paraId="2A754EE0" w14:textId="77777777" w:rsidR="001A36E7" w:rsidRPr="006F1E3F" w:rsidRDefault="001A36E7" w:rsidP="00F62284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36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b/>
                <w:i/>
                <w:sz w:val="20"/>
                <w:szCs w:val="20"/>
                <w:rPrChange w:id="364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BS&amp;</w:t>
            </w:r>
            <w:proofErr w:type="gramStart"/>
            <w:r w:rsidRPr="006F1E3F">
              <w:rPr>
                <w:rFonts w:cs="Arial"/>
                <w:b/>
                <w:i/>
                <w:sz w:val="20"/>
                <w:szCs w:val="20"/>
                <w:rPrChange w:id="365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W[</w:t>
            </w:r>
            <w:proofErr w:type="gramEnd"/>
            <w:r w:rsidRPr="006F1E3F">
              <w:rPr>
                <w:rFonts w:cs="Arial"/>
                <w:b/>
                <w:i/>
                <w:sz w:val="20"/>
                <w:szCs w:val="20"/>
                <w:rPrChange w:id="366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%]</w:t>
            </w:r>
          </w:p>
          <w:p w14:paraId="6B1FC1AC" w14:textId="77777777" w:rsidR="001A36E7" w:rsidRPr="006F1E3F" w:rsidRDefault="001A36E7" w:rsidP="00F62284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36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b/>
                <w:i/>
                <w:sz w:val="20"/>
                <w:szCs w:val="20"/>
                <w:rPrChange w:id="368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Net Vol[</w:t>
            </w:r>
            <w:proofErr w:type="spellStart"/>
            <w:r w:rsidRPr="006F1E3F">
              <w:rPr>
                <w:rFonts w:cs="Arial"/>
                <w:b/>
                <w:i/>
                <w:sz w:val="20"/>
                <w:szCs w:val="20"/>
                <w:rPrChange w:id="369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bbl</w:t>
            </w:r>
            <w:proofErr w:type="spellEnd"/>
            <w:r w:rsidRPr="006F1E3F">
              <w:rPr>
                <w:rFonts w:cs="Arial"/>
                <w:b/>
                <w:i/>
                <w:sz w:val="20"/>
                <w:szCs w:val="20"/>
                <w:rPrChange w:id="370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]</w:t>
            </w:r>
          </w:p>
          <w:p w14:paraId="039D21F0" w14:textId="71477992" w:rsidR="001A36E7" w:rsidRPr="006F1E3F" w:rsidRDefault="001A36E7" w:rsidP="00F62284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37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b/>
                <w:i/>
                <w:sz w:val="20"/>
                <w:szCs w:val="20"/>
                <w:rPrChange w:id="372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Hg[ppm]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5AEB1D18" w14:textId="1EB306DE" w:rsidR="00F62284" w:rsidRPr="006F1E3F" w:rsidRDefault="00F62284" w:rsidP="00623471">
            <w:pPr>
              <w:keepNext/>
              <w:keepLines/>
              <w:rPr>
                <w:rFonts w:cs="Arial"/>
                <w:sz w:val="20"/>
                <w:szCs w:val="20"/>
                <w:rPrChange w:id="37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37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Repeat steps 4-</w:t>
            </w:r>
            <w:r w:rsidR="00522908" w:rsidRPr="006F1E3F">
              <w:rPr>
                <w:rFonts w:cs="Arial"/>
                <w:sz w:val="20"/>
                <w:szCs w:val="20"/>
                <w:rPrChange w:id="37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7</w:t>
            </w:r>
            <w:r w:rsidRPr="006F1E3F">
              <w:rPr>
                <w:rFonts w:cs="Arial"/>
                <w:sz w:val="20"/>
                <w:szCs w:val="20"/>
                <w:rPrChange w:id="37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for other streams in ‘Measured Figures’ data window.</w:t>
            </w:r>
          </w:p>
          <w:p w14:paraId="3E2BA93D" w14:textId="08C7FDF6" w:rsidR="00F62284" w:rsidRPr="006F1E3F" w:rsidRDefault="00F62284" w:rsidP="007712F2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6F1E3F">
              <w:rPr>
                <w:rFonts w:cs="Arial"/>
                <w:sz w:val="20"/>
                <w:szCs w:val="20"/>
                <w:rPrChange w:id="37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Once the data is entered for all the measured streams, the data for derived streams, if any, may be </w:t>
            </w:r>
            <w:proofErr w:type="gramStart"/>
            <w:r w:rsidRPr="006F1E3F">
              <w:rPr>
                <w:rFonts w:cs="Arial"/>
                <w:sz w:val="20"/>
                <w:szCs w:val="20"/>
                <w:rPrChange w:id="37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auto-populated</w:t>
            </w:r>
            <w:proofErr w:type="gramEnd"/>
            <w:r w:rsidRPr="006F1E3F">
              <w:rPr>
                <w:rFonts w:cs="Arial"/>
                <w:sz w:val="20"/>
                <w:szCs w:val="20"/>
                <w:rPrChange w:id="37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at this stage.</w:t>
            </w:r>
          </w:p>
        </w:tc>
      </w:tr>
      <w:tr w:rsidR="00F62284" w:rsidRPr="006F1E3F" w14:paraId="43D445DB" w14:textId="77777777" w:rsidTr="00AC034C">
        <w:tc>
          <w:tcPr>
            <w:tcW w:w="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216DD4E8" w14:textId="77777777" w:rsidR="00F62284" w:rsidRPr="006F1E3F" w:rsidRDefault="00F62284" w:rsidP="009D7887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3630" w:type="dxa"/>
            <w:shd w:val="clear" w:color="auto" w:fill="C6D9F1" w:themeFill="text2" w:themeFillTint="33"/>
          </w:tcPr>
          <w:p w14:paraId="0D8D9337" w14:textId="2182B9E7" w:rsidR="00F62284" w:rsidRPr="006F1E3F" w:rsidRDefault="00F62284" w:rsidP="00B317C9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38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38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End of Use case</w:t>
            </w:r>
          </w:p>
        </w:tc>
        <w:tc>
          <w:tcPr>
            <w:tcW w:w="2160" w:type="dxa"/>
            <w:shd w:val="clear" w:color="auto" w:fill="C6D9F1" w:themeFill="text2" w:themeFillTint="33"/>
          </w:tcPr>
          <w:p w14:paraId="0B554AAC" w14:textId="77777777" w:rsidR="00F62284" w:rsidRPr="006F1E3F" w:rsidRDefault="00F62284" w:rsidP="007F76A3">
            <w:pPr>
              <w:keepNext/>
              <w:keepLines/>
              <w:rPr>
                <w:rFonts w:cs="Arial"/>
                <w:sz w:val="20"/>
                <w:szCs w:val="20"/>
                <w:rPrChange w:id="382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2880" w:type="dxa"/>
            <w:shd w:val="clear" w:color="auto" w:fill="C6D9F1" w:themeFill="text2" w:themeFillTint="33"/>
          </w:tcPr>
          <w:p w14:paraId="621E69F8" w14:textId="77777777" w:rsidR="00F62284" w:rsidRPr="006F1E3F" w:rsidRDefault="00F62284" w:rsidP="007F76A3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7FC" w14:textId="77777777" w:rsidR="006B18DE" w:rsidRPr="006F1E3F" w:rsidRDefault="006B18DE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FD" w14:textId="77777777" w:rsidR="004D61A0" w:rsidRPr="006F1E3F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FF" w14:textId="77777777" w:rsidR="004D61A0" w:rsidRPr="006F1E3F" w:rsidRDefault="004D61A0" w:rsidP="005D1403">
      <w:pPr>
        <w:pStyle w:val="Heading1"/>
      </w:pPr>
      <w:bookmarkStart w:id="383" w:name="_Toc240857192"/>
      <w:bookmarkStart w:id="384" w:name="_Toc500764668"/>
      <w:r w:rsidRPr="006F1E3F">
        <w:lastRenderedPageBreak/>
        <w:t>Alternative</w:t>
      </w:r>
      <w:bookmarkEnd w:id="383"/>
      <w:r w:rsidR="00BF2F96" w:rsidRPr="006F1E3F">
        <w:t>s</w:t>
      </w:r>
      <w:bookmarkEnd w:id="384"/>
      <w:r w:rsidR="00023077" w:rsidRPr="006F1E3F">
        <w:t xml:space="preserve"> </w:t>
      </w:r>
    </w:p>
    <w:p w14:paraId="0BAA3800" w14:textId="1C864765" w:rsidR="0006165A" w:rsidRPr="006F1E3F" w:rsidRDefault="004D61A0" w:rsidP="00447470">
      <w:pPr>
        <w:pStyle w:val="Heading2"/>
      </w:pPr>
      <w:bookmarkStart w:id="385" w:name="_Toc55750750"/>
      <w:bookmarkStart w:id="386" w:name="_Toc55748915"/>
      <w:bookmarkStart w:id="387" w:name="_Toc240857193"/>
      <w:bookmarkStart w:id="388" w:name="_Toc500764669"/>
      <w:r w:rsidRPr="006F1E3F">
        <w:t xml:space="preserve">Alternate </w:t>
      </w:r>
      <w:r w:rsidR="00447470" w:rsidRPr="006F1E3F">
        <w:t>Flow</w:t>
      </w:r>
      <w:r w:rsidRPr="006F1E3F">
        <w:t xml:space="preserve"> A1:</w:t>
      </w:r>
      <w:bookmarkEnd w:id="385"/>
      <w:r w:rsidRPr="006F1E3F">
        <w:t xml:space="preserve"> </w:t>
      </w:r>
      <w:bookmarkEnd w:id="386"/>
      <w:bookmarkEnd w:id="387"/>
      <w:r w:rsidR="008C1871" w:rsidRPr="006F1E3F">
        <w:t xml:space="preserve">To correct or update the attributes of an existing </w:t>
      </w:r>
      <w:r w:rsidR="00F62284" w:rsidRPr="006F1E3F">
        <w:t>Entry</w:t>
      </w:r>
      <w:bookmarkEnd w:id="388"/>
    </w:p>
    <w:p w14:paraId="566B838C" w14:textId="6ACB5097" w:rsidR="008C1871" w:rsidRPr="006F1E3F" w:rsidRDefault="00C63EAD" w:rsidP="008C1871">
      <w:pPr>
        <w:pStyle w:val="Heading1"/>
        <w:numPr>
          <w:ilvl w:val="0"/>
          <w:numId w:val="0"/>
        </w:numPr>
        <w:rPr>
          <w:b w:val="0"/>
          <w:color w:val="auto"/>
          <w:sz w:val="20"/>
          <w:szCs w:val="20"/>
        </w:rPr>
      </w:pPr>
      <w:bookmarkStart w:id="389" w:name="_Toc500764670"/>
      <w:r w:rsidRPr="006F1E3F">
        <w:rPr>
          <w:b w:val="0"/>
          <w:iCs/>
          <w:color w:val="auto"/>
          <w:sz w:val="20"/>
          <w:szCs w:val="20"/>
        </w:rPr>
        <w:t>Entry of mismeasurement</w:t>
      </w:r>
      <w:bookmarkEnd w:id="389"/>
      <w:r w:rsidR="008C1871" w:rsidRPr="006F1E3F">
        <w:rPr>
          <w:b w:val="0"/>
          <w:color w:val="auto"/>
          <w:sz w:val="20"/>
          <w:szCs w:val="20"/>
        </w:rPr>
        <w:t xml:space="preserve">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390" w:author="Batra Yogesh (EXT)" w:date="2018-04-13T12:29:00Z">
          <w:tblPr>
            <w:tblW w:w="904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29"/>
        <w:gridCol w:w="3443"/>
        <w:gridCol w:w="2790"/>
        <w:gridCol w:w="2188"/>
        <w:tblGridChange w:id="391">
          <w:tblGrid>
            <w:gridCol w:w="900"/>
            <w:gridCol w:w="29"/>
            <w:gridCol w:w="3301"/>
            <w:gridCol w:w="142"/>
            <w:gridCol w:w="2558"/>
            <w:gridCol w:w="232"/>
            <w:gridCol w:w="1884"/>
            <w:gridCol w:w="304"/>
          </w:tblGrid>
        </w:tblGridChange>
      </w:tblGrid>
      <w:tr w:rsidR="009D7887" w:rsidRPr="006F1E3F" w14:paraId="0BAA3807" w14:textId="77777777" w:rsidTr="006F1E3F">
        <w:trPr>
          <w:cantSplit/>
          <w:tblHeader/>
          <w:trPrChange w:id="392" w:author="Batra Yogesh (EXT)" w:date="2018-04-13T12:29:00Z">
            <w:trPr>
              <w:gridAfter w:val="0"/>
              <w:cantSplit/>
              <w:tblHeader/>
            </w:trPr>
          </w:trPrChange>
        </w:trPr>
        <w:tc>
          <w:tcPr>
            <w:tcW w:w="497" w:type="pct"/>
            <w:tcBorders>
              <w:bottom w:val="single" w:sz="4" w:space="0" w:color="auto"/>
            </w:tcBorders>
            <w:shd w:val="clear" w:color="auto" w:fill="3399FF"/>
            <w:tcPrChange w:id="393" w:author="Batra Yogesh (EXT)" w:date="2018-04-13T12:29:00Z">
              <w:tcPr>
                <w:tcW w:w="90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03" w14:textId="77777777" w:rsidR="00446086" w:rsidRPr="006F1E3F" w:rsidRDefault="00446086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6F1E3F">
              <w:rPr>
                <w:rFonts w:cs="Arial"/>
                <w:color w:val="FFFFFF" w:themeColor="background1"/>
                <w:sz w:val="20"/>
              </w:rPr>
              <w:lastRenderedPageBreak/>
              <w:t>Step</w:t>
            </w:r>
          </w:p>
        </w:tc>
        <w:tc>
          <w:tcPr>
            <w:tcW w:w="1841" w:type="pct"/>
            <w:shd w:val="clear" w:color="auto" w:fill="3399FF"/>
            <w:tcPrChange w:id="394" w:author="Batra Yogesh (EXT)" w:date="2018-04-13T12:29:00Z">
              <w:tcPr>
                <w:tcW w:w="3330" w:type="dxa"/>
                <w:gridSpan w:val="2"/>
                <w:shd w:val="clear" w:color="auto" w:fill="3399FF"/>
              </w:tcPr>
            </w:tcPrChange>
          </w:tcPr>
          <w:p w14:paraId="0BAA3804" w14:textId="77777777" w:rsidR="00446086" w:rsidRPr="006F1E3F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6F1E3F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492" w:type="pct"/>
            <w:shd w:val="clear" w:color="auto" w:fill="3399FF"/>
            <w:tcPrChange w:id="395" w:author="Batra Yogesh (EXT)" w:date="2018-04-13T12:29:00Z">
              <w:tcPr>
                <w:tcW w:w="2700" w:type="dxa"/>
                <w:gridSpan w:val="2"/>
                <w:shd w:val="clear" w:color="auto" w:fill="3399FF"/>
              </w:tcPr>
            </w:tcPrChange>
          </w:tcPr>
          <w:p w14:paraId="0BAA3805" w14:textId="77777777" w:rsidR="00446086" w:rsidRPr="006F1E3F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6F1E3F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1170" w:type="pct"/>
            <w:shd w:val="clear" w:color="auto" w:fill="3399FF"/>
            <w:tcPrChange w:id="396" w:author="Batra Yogesh (EXT)" w:date="2018-04-13T12:29:00Z">
              <w:tcPr>
                <w:tcW w:w="2116" w:type="dxa"/>
                <w:gridSpan w:val="2"/>
                <w:shd w:val="clear" w:color="auto" w:fill="3399FF"/>
              </w:tcPr>
            </w:tcPrChange>
          </w:tcPr>
          <w:p w14:paraId="0BAA3806" w14:textId="77777777" w:rsidR="00446086" w:rsidRPr="006F1E3F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6F1E3F">
              <w:rPr>
                <w:rFonts w:cs="Arial"/>
                <w:color w:val="FFFFFF" w:themeColor="background1"/>
                <w:sz w:val="20"/>
              </w:rPr>
              <w:t>Ref</w:t>
            </w:r>
          </w:p>
        </w:tc>
      </w:tr>
      <w:tr w:rsidR="00C63EAD" w:rsidRPr="006F1E3F" w14:paraId="056296AD" w14:textId="77777777" w:rsidTr="006F1E3F">
        <w:trPr>
          <w:cantSplit/>
          <w:trPrChange w:id="397" w:author="Batra Yogesh (EXT)" w:date="2018-04-13T12:29:00Z">
            <w:trPr>
              <w:gridAfter w:val="0"/>
              <w:cantSplit/>
            </w:trPr>
          </w:trPrChange>
        </w:trPr>
        <w:tc>
          <w:tcPr>
            <w:tcW w:w="497" w:type="pct"/>
            <w:shd w:val="clear" w:color="auto" w:fill="C6D9F1" w:themeFill="text2" w:themeFillTint="33"/>
            <w:tcPrChange w:id="398" w:author="Batra Yogesh (EXT)" w:date="2018-04-13T12:29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1FAF6A98" w14:textId="144340BD" w:rsidR="00C63EAD" w:rsidRPr="006F1E3F" w:rsidRDefault="00C63EAD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41" w:type="pct"/>
            <w:tcPrChange w:id="399" w:author="Batra Yogesh (EXT)" w:date="2018-04-13T12:29:00Z">
              <w:tcPr>
                <w:tcW w:w="3330" w:type="dxa"/>
                <w:gridSpan w:val="2"/>
              </w:tcPr>
            </w:tcPrChange>
          </w:tcPr>
          <w:p w14:paraId="151B285C" w14:textId="77777777" w:rsidR="00C63EAD" w:rsidRPr="006F1E3F" w:rsidRDefault="00C63EAD" w:rsidP="00C90061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40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proofErr w:type="gramStart"/>
            <w:r w:rsidRPr="006F1E3F">
              <w:rPr>
                <w:rFonts w:cs="Arial"/>
                <w:sz w:val="20"/>
                <w:szCs w:val="20"/>
                <w:rPrChange w:id="40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Open up</w:t>
            </w:r>
            <w:proofErr w:type="gramEnd"/>
            <w:r w:rsidRPr="006F1E3F">
              <w:rPr>
                <w:rFonts w:cs="Arial"/>
                <w:sz w:val="20"/>
                <w:szCs w:val="20"/>
                <w:rPrChange w:id="402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403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Oil/Condensate Stream Daily Data </w:t>
            </w:r>
            <w:r w:rsidRPr="006F1E3F">
              <w:rPr>
                <w:rFonts w:cs="Arial"/>
                <w:sz w:val="20"/>
                <w:szCs w:val="20"/>
                <w:rPrChange w:id="40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Screen</w:t>
            </w:r>
          </w:p>
          <w:p w14:paraId="27990CCE" w14:textId="4DE81E13" w:rsidR="00C63EAD" w:rsidRPr="006F1E3F" w:rsidRDefault="00C63EAD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6F1E3F">
              <w:rPr>
                <w:rFonts w:cs="Arial"/>
                <w:i/>
                <w:sz w:val="20"/>
                <w:szCs w:val="20"/>
                <w:rPrChange w:id="405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EC Production </w:t>
            </w:r>
            <w:r w:rsidRPr="006F1E3F">
              <w:rPr>
                <w:rFonts w:ascii="Wingdings" w:eastAsia="Wingdings" w:hAnsi="Wingdings" w:cs="Wingdings"/>
                <w:i/>
                <w:sz w:val="20"/>
                <w:szCs w:val="20"/>
                <w:rPrChange w:id="406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>à</w:t>
            </w:r>
            <w:r w:rsidRPr="006F1E3F">
              <w:rPr>
                <w:rFonts w:cs="Arial"/>
                <w:i/>
                <w:sz w:val="20"/>
                <w:szCs w:val="20"/>
                <w:rPrChange w:id="407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</w:t>
            </w:r>
            <w:proofErr w:type="spellStart"/>
            <w:r w:rsidRPr="006F1E3F">
              <w:rPr>
                <w:rFonts w:cs="Arial"/>
                <w:i/>
                <w:sz w:val="20"/>
                <w:szCs w:val="20"/>
                <w:rPrChange w:id="408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>Production</w:t>
            </w:r>
            <w:proofErr w:type="spellEnd"/>
            <w:r w:rsidRPr="006F1E3F">
              <w:rPr>
                <w:rFonts w:cs="Arial"/>
                <w:i/>
                <w:sz w:val="20"/>
                <w:szCs w:val="20"/>
                <w:rPrChange w:id="409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Operations Data </w:t>
            </w:r>
            <w:r w:rsidRPr="006F1E3F">
              <w:rPr>
                <w:rFonts w:ascii="Wingdings" w:eastAsia="Wingdings" w:hAnsi="Wingdings" w:cs="Wingdings"/>
                <w:i/>
                <w:sz w:val="20"/>
                <w:szCs w:val="20"/>
                <w:rPrChange w:id="410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>à</w:t>
            </w:r>
            <w:r w:rsidRPr="006F1E3F">
              <w:rPr>
                <w:rFonts w:cs="Arial"/>
                <w:i/>
                <w:sz w:val="20"/>
                <w:szCs w:val="20"/>
                <w:rPrChange w:id="411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Oil/Condensate Stream Daily Data</w:t>
            </w:r>
          </w:p>
        </w:tc>
        <w:tc>
          <w:tcPr>
            <w:tcW w:w="1492" w:type="pct"/>
            <w:tcPrChange w:id="412" w:author="Batra Yogesh (EXT)" w:date="2018-04-13T12:29:00Z">
              <w:tcPr>
                <w:tcW w:w="2700" w:type="dxa"/>
                <w:gridSpan w:val="2"/>
              </w:tcPr>
            </w:tcPrChange>
          </w:tcPr>
          <w:p w14:paraId="5CD691C6" w14:textId="77777777" w:rsidR="00C63EAD" w:rsidRPr="006F1E3F" w:rsidRDefault="00C63EAD" w:rsidP="00C90061">
            <w:pPr>
              <w:keepNext/>
              <w:keepLines/>
              <w:rPr>
                <w:rFonts w:cs="Arial"/>
                <w:sz w:val="20"/>
                <w:szCs w:val="20"/>
                <w:rPrChange w:id="41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41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The following fields are automatically populated:</w:t>
            </w:r>
          </w:p>
          <w:p w14:paraId="2EA32EB9" w14:textId="77777777" w:rsidR="00C63EAD" w:rsidRPr="006F1E3F" w:rsidRDefault="00C63EAD" w:rsidP="00C90061">
            <w:pPr>
              <w:keepNext/>
              <w:keepLines/>
              <w:spacing w:after="120"/>
              <w:ind w:left="245"/>
              <w:rPr>
                <w:rFonts w:cs="Arial"/>
                <w:i/>
                <w:sz w:val="20"/>
                <w:szCs w:val="20"/>
                <w:rPrChange w:id="415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b/>
                <w:i/>
                <w:sz w:val="20"/>
                <w:szCs w:val="20"/>
                <w:rPrChange w:id="416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Date </w:t>
            </w:r>
            <w:r w:rsidRPr="006F1E3F">
              <w:rPr>
                <w:rFonts w:cs="Arial"/>
                <w:i/>
                <w:sz w:val="20"/>
                <w:szCs w:val="20"/>
                <w:rPrChange w:id="417" w:author="Batra Yogesh (EXT)" w:date="2018-04-13T12:28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>is yesterday’s date</w:t>
            </w:r>
          </w:p>
          <w:p w14:paraId="358D0E88" w14:textId="45444839" w:rsidR="00C63EAD" w:rsidRPr="006F1E3F" w:rsidRDefault="00C63EAD" w:rsidP="00BF2F9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6F1E3F">
              <w:rPr>
                <w:rFonts w:cs="Arial"/>
                <w:sz w:val="20"/>
                <w:rPrChange w:id="418" w:author="Batra Yogesh (EXT)" w:date="2018-04-13T12:28:00Z">
                  <w:rPr>
                    <w:rFonts w:asciiTheme="minorHAnsi" w:hAnsiTheme="minorHAnsi"/>
                    <w:sz w:val="20"/>
                  </w:rPr>
                </w:rPrChange>
              </w:rPr>
              <w:t>Note</w:t>
            </w:r>
            <w:proofErr w:type="gramStart"/>
            <w:r w:rsidRPr="006F1E3F">
              <w:rPr>
                <w:rFonts w:cs="Arial"/>
                <w:sz w:val="20"/>
                <w:rPrChange w:id="419" w:author="Batra Yogesh (EXT)" w:date="2018-04-13T12:28:00Z">
                  <w:rPr>
                    <w:rFonts w:asciiTheme="minorHAnsi" w:hAnsiTheme="minorHAnsi"/>
                    <w:sz w:val="20"/>
                  </w:rPr>
                </w:rPrChange>
              </w:rPr>
              <w:t>:  The</w:t>
            </w:r>
            <w:proofErr w:type="gramEnd"/>
            <w:r w:rsidRPr="006F1E3F">
              <w:rPr>
                <w:rFonts w:cs="Arial"/>
                <w:sz w:val="20"/>
                <w:rPrChange w:id="420" w:author="Batra Yogesh (EXT)" w:date="2018-04-13T12:28:00Z">
                  <w:rPr>
                    <w:rFonts w:asciiTheme="minorHAnsi" w:hAnsiTheme="minorHAnsi"/>
                    <w:sz w:val="20"/>
                  </w:rPr>
                </w:rPrChange>
              </w:rPr>
              <w:t xml:space="preserve"> hierarchy fields may be pre-populated for the user</w:t>
            </w:r>
          </w:p>
        </w:tc>
        <w:tc>
          <w:tcPr>
            <w:tcW w:w="1170" w:type="pct"/>
            <w:tcPrChange w:id="421" w:author="Batra Yogesh (EXT)" w:date="2018-04-13T12:29:00Z">
              <w:tcPr>
                <w:tcW w:w="2116" w:type="dxa"/>
                <w:gridSpan w:val="2"/>
              </w:tcPr>
            </w:tcPrChange>
          </w:tcPr>
          <w:p w14:paraId="7F734D1F" w14:textId="1C4EC0B2" w:rsidR="00C63EAD" w:rsidRPr="006F1E3F" w:rsidRDefault="00C63EAD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C63EAD" w:rsidRPr="006F1E3F" w14:paraId="4EFFB645" w14:textId="77777777" w:rsidTr="006F1E3F">
        <w:trPr>
          <w:cantSplit/>
          <w:trPrChange w:id="422" w:author="Batra Yogesh (EXT)" w:date="2018-04-13T12:29:00Z">
            <w:trPr>
              <w:gridAfter w:val="0"/>
              <w:cantSplit/>
            </w:trPr>
          </w:trPrChange>
        </w:trPr>
        <w:tc>
          <w:tcPr>
            <w:tcW w:w="497" w:type="pct"/>
            <w:shd w:val="clear" w:color="auto" w:fill="C6D9F1" w:themeFill="text2" w:themeFillTint="33"/>
            <w:tcPrChange w:id="423" w:author="Batra Yogesh (EXT)" w:date="2018-04-13T12:29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323B1A6E" w14:textId="65161C76" w:rsidR="00C63EAD" w:rsidRPr="006F1E3F" w:rsidRDefault="00C63EAD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41" w:type="pct"/>
            <w:tcPrChange w:id="424" w:author="Batra Yogesh (EXT)" w:date="2018-04-13T12:29:00Z">
              <w:tcPr>
                <w:tcW w:w="3330" w:type="dxa"/>
                <w:gridSpan w:val="2"/>
              </w:tcPr>
            </w:tcPrChange>
          </w:tcPr>
          <w:p w14:paraId="2071AE8D" w14:textId="214D3680" w:rsidR="00C63EAD" w:rsidRPr="006F1E3F" w:rsidRDefault="00C63EAD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6F1E3F">
              <w:rPr>
                <w:rFonts w:cs="Arial"/>
                <w:sz w:val="20"/>
                <w:szCs w:val="20"/>
                <w:rPrChange w:id="42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In the Navigator, set the 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426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Date</w:t>
            </w:r>
          </w:p>
        </w:tc>
        <w:tc>
          <w:tcPr>
            <w:tcW w:w="1492" w:type="pct"/>
            <w:tcPrChange w:id="427" w:author="Batra Yogesh (EXT)" w:date="2018-04-13T12:29:00Z">
              <w:tcPr>
                <w:tcW w:w="2700" w:type="dxa"/>
                <w:gridSpan w:val="2"/>
              </w:tcPr>
            </w:tcPrChange>
          </w:tcPr>
          <w:p w14:paraId="444220BA" w14:textId="2A30969B" w:rsidR="00C63EAD" w:rsidRPr="006F1E3F" w:rsidRDefault="00C63EAD" w:rsidP="00BF2F9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6F1E3F">
              <w:rPr>
                <w:rFonts w:cs="Arial"/>
                <w:sz w:val="20"/>
                <w:szCs w:val="20"/>
                <w:rPrChange w:id="42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Date is populated</w:t>
            </w:r>
          </w:p>
        </w:tc>
        <w:tc>
          <w:tcPr>
            <w:tcW w:w="1170" w:type="pct"/>
            <w:tcPrChange w:id="429" w:author="Batra Yogesh (EXT)" w:date="2018-04-13T12:29:00Z">
              <w:tcPr>
                <w:tcW w:w="2116" w:type="dxa"/>
                <w:gridSpan w:val="2"/>
              </w:tcPr>
            </w:tcPrChange>
          </w:tcPr>
          <w:p w14:paraId="37EE60AE" w14:textId="67313048" w:rsidR="00C63EAD" w:rsidRPr="006F1E3F" w:rsidRDefault="00C63EAD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C63EAD" w:rsidRPr="006F1E3F" w14:paraId="0D28EDF3" w14:textId="77777777" w:rsidTr="006F1E3F">
        <w:trPr>
          <w:cantSplit/>
          <w:trPrChange w:id="430" w:author="Batra Yogesh (EXT)" w:date="2018-04-13T12:29:00Z">
            <w:trPr>
              <w:gridAfter w:val="0"/>
              <w:cantSplit/>
            </w:trPr>
          </w:trPrChange>
        </w:trPr>
        <w:tc>
          <w:tcPr>
            <w:tcW w:w="497" w:type="pct"/>
            <w:shd w:val="clear" w:color="auto" w:fill="C6D9F1" w:themeFill="text2" w:themeFillTint="33"/>
            <w:tcPrChange w:id="431" w:author="Batra Yogesh (EXT)" w:date="2018-04-13T12:29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430064B6" w14:textId="58163662" w:rsidR="00C63EAD" w:rsidRPr="006F1E3F" w:rsidRDefault="00C63EAD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41" w:type="pct"/>
            <w:tcPrChange w:id="432" w:author="Batra Yogesh (EXT)" w:date="2018-04-13T12:29:00Z">
              <w:tcPr>
                <w:tcW w:w="3330" w:type="dxa"/>
                <w:gridSpan w:val="2"/>
              </w:tcPr>
            </w:tcPrChange>
          </w:tcPr>
          <w:p w14:paraId="2657CC01" w14:textId="77777777" w:rsidR="001C6F88" w:rsidRPr="006F1E3F" w:rsidRDefault="00C63EAD" w:rsidP="001C6F88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F1E3F">
              <w:rPr>
                <w:rFonts w:cs="Arial"/>
                <w:sz w:val="20"/>
                <w:szCs w:val="20"/>
                <w:rPrChange w:id="43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Navigate to the 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434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Facility </w:t>
            </w:r>
            <w:r w:rsidRPr="006F1E3F">
              <w:rPr>
                <w:rFonts w:cs="Arial"/>
                <w:sz w:val="20"/>
                <w:szCs w:val="20"/>
                <w:rPrChange w:id="43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for which Oil/Condensate stream daily data is to be recorded using the </w:t>
            </w:r>
            <w:proofErr w:type="gramStart"/>
            <w:r w:rsidRPr="006F1E3F">
              <w:rPr>
                <w:rFonts w:cs="Arial"/>
                <w:sz w:val="20"/>
                <w:szCs w:val="20"/>
                <w:rPrChange w:id="43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drop down</w:t>
            </w:r>
            <w:proofErr w:type="gramEnd"/>
            <w:r w:rsidRPr="006F1E3F">
              <w:rPr>
                <w:rFonts w:cs="Arial"/>
                <w:sz w:val="20"/>
                <w:szCs w:val="20"/>
                <w:rPrChange w:id="43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menus and click 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438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Go…</w:t>
            </w:r>
            <w:r w:rsidR="001C6F88" w:rsidRPr="006F1E3F">
              <w:rPr>
                <w:rFonts w:cs="Arial"/>
                <w:b/>
                <w:i/>
                <w:sz w:val="20"/>
                <w:szCs w:val="20"/>
                <w:rPrChange w:id="439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br/>
            </w:r>
            <w:r w:rsidR="001C6F88" w:rsidRPr="006F1E3F">
              <w:rPr>
                <w:rFonts w:cs="Arial"/>
                <w:b/>
                <w:i/>
                <w:sz w:val="20"/>
                <w:szCs w:val="20"/>
                <w:rPrChange w:id="440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br/>
            </w:r>
            <w:r w:rsidR="001C6F88" w:rsidRPr="006F1E3F">
              <w:rPr>
                <w:rFonts w:cs="Arial"/>
                <w:b/>
                <w:i/>
                <w:sz w:val="20"/>
                <w:szCs w:val="20"/>
                <w:rPrChange w:id="441" w:author="Batra Yogesh (EXT)" w:date="2018-04-13T12:28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Operation Hierarchy</w:t>
            </w:r>
            <w:r w:rsidR="001C6F88" w:rsidRPr="006F1E3F">
              <w:rPr>
                <w:rFonts w:cs="Arial"/>
                <w:b/>
                <w:i/>
                <w:sz w:val="20"/>
                <w:szCs w:val="20"/>
                <w:rPrChange w:id="442" w:author="Batra Yogesh (EXT)" w:date="2018-04-13T12:28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br/>
            </w:r>
            <w:r w:rsidR="001C6F88" w:rsidRPr="006F1E3F">
              <w:rPr>
                <w:rFonts w:cs="Arial"/>
                <w:b/>
                <w:i/>
                <w:sz w:val="20"/>
                <w:szCs w:val="20"/>
                <w:rPrChange w:id="443" w:author="Batra Yogesh (EXT)" w:date="2018-04-13T12:28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br/>
            </w:r>
            <w:r w:rsidR="001C6F88" w:rsidRPr="006F1E3F">
              <w:rPr>
                <w:rFonts w:cs="Arial"/>
                <w:color w:val="000000" w:themeColor="text1"/>
                <w:sz w:val="20"/>
                <w:szCs w:val="20"/>
              </w:rPr>
              <w:t>•</w:t>
            </w:r>
            <w:r w:rsidR="001C6F88" w:rsidRPr="006F1E3F">
              <w:rPr>
                <w:rFonts w:cs="Arial"/>
                <w:color w:val="000000" w:themeColor="text1"/>
                <w:sz w:val="20"/>
                <w:szCs w:val="20"/>
              </w:rPr>
              <w:tab/>
              <w:t>Production Unit</w:t>
            </w:r>
          </w:p>
          <w:p w14:paraId="113A1649" w14:textId="77777777" w:rsidR="001C6F88" w:rsidRPr="006F1E3F" w:rsidRDefault="001C6F88" w:rsidP="001C6F88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>•</w:t>
            </w: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ab/>
              <w:t xml:space="preserve">Production </w:t>
            </w:r>
            <w:proofErr w:type="gramStart"/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>Sub Unit</w:t>
            </w:r>
            <w:proofErr w:type="gramEnd"/>
          </w:p>
          <w:p w14:paraId="7C75B2C7" w14:textId="77777777" w:rsidR="001C6F88" w:rsidRPr="006F1E3F" w:rsidRDefault="001C6F88" w:rsidP="001C6F88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>•</w:t>
            </w: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ab/>
              <w:t>Area</w:t>
            </w:r>
          </w:p>
          <w:p w14:paraId="4A586857" w14:textId="77777777" w:rsidR="001C6F88" w:rsidRPr="006F1E3F" w:rsidRDefault="001C6F88" w:rsidP="001C6F88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>•</w:t>
            </w: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ab/>
              <w:t>Sub Area</w:t>
            </w:r>
          </w:p>
          <w:p w14:paraId="01246653" w14:textId="3CA7A8BF" w:rsidR="00C63EAD" w:rsidRPr="00FD4C3E" w:rsidRDefault="001C6F88" w:rsidP="001C6F88">
            <w:pPr>
              <w:pStyle w:val="TableText"/>
              <w:keepNext/>
              <w:keepLines/>
              <w:rPr>
                <w:rFonts w:cs="Arial"/>
              </w:rPr>
            </w:pP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>•</w:t>
            </w:r>
            <w:r w:rsidRPr="006F1E3F">
              <w:rPr>
                <w:rFonts w:cs="Arial"/>
                <w:color w:val="000000" w:themeColor="text1"/>
                <w:sz w:val="20"/>
                <w:szCs w:val="20"/>
              </w:rPr>
              <w:tab/>
              <w:t>Facility Class 2</w:t>
            </w:r>
          </w:p>
        </w:tc>
        <w:tc>
          <w:tcPr>
            <w:tcW w:w="1492" w:type="pct"/>
            <w:tcPrChange w:id="444" w:author="Batra Yogesh (EXT)" w:date="2018-04-13T12:29:00Z">
              <w:tcPr>
                <w:tcW w:w="2700" w:type="dxa"/>
                <w:gridSpan w:val="2"/>
              </w:tcPr>
            </w:tcPrChange>
          </w:tcPr>
          <w:p w14:paraId="2C50C608" w14:textId="41E05F92" w:rsidR="00C30EF6" w:rsidRPr="006F1E3F" w:rsidRDefault="00C63EAD" w:rsidP="00C30EF6">
            <w:pPr>
              <w:keepNext/>
              <w:keepLines/>
              <w:rPr>
                <w:ins w:id="445" w:author="Prakash Atul (Ext)" w:date="2018-03-27T21:05:00Z"/>
                <w:rFonts w:cs="Arial"/>
                <w:sz w:val="20"/>
                <w:szCs w:val="20"/>
                <w:rPrChange w:id="446" w:author="Batra Yogesh (EXT)" w:date="2018-04-13T12:28:00Z">
                  <w:rPr>
                    <w:ins w:id="447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44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Any existing instantiated measured oil streams will be displayed in the ‘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449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Measured Figures</w:t>
            </w:r>
            <w:r w:rsidRPr="006F1E3F">
              <w:rPr>
                <w:rFonts w:cs="Arial"/>
                <w:sz w:val="20"/>
                <w:szCs w:val="20"/>
                <w:rPrChange w:id="45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’ data window.</w:t>
            </w:r>
            <w:r w:rsidR="001C6F88" w:rsidRPr="006F1E3F">
              <w:rPr>
                <w:rFonts w:cs="Arial"/>
                <w:sz w:val="20"/>
                <w:szCs w:val="20"/>
                <w:rPrChange w:id="45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del w:id="452" w:author="Shah Ashay" w:date="2018-04-16T14:39:00Z">
              <w:r w:rsidR="001C6F88" w:rsidRPr="006F1E3F" w:rsidDel="00FD4C3E">
                <w:rPr>
                  <w:rFonts w:cs="Arial"/>
                  <w:sz w:val="20"/>
                  <w:szCs w:val="20"/>
                  <w:rPrChange w:id="453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 xml:space="preserve">mns </w:delText>
              </w:r>
            </w:del>
            <w:proofErr w:type="gramStart"/>
            <w:ins w:id="454" w:author="Shah Ashay" w:date="2018-04-16T14:39:00Z">
              <w:r w:rsidR="00FD4C3E">
                <w:rPr>
                  <w:rFonts w:cs="Arial"/>
                  <w:sz w:val="20"/>
                  <w:szCs w:val="20"/>
                </w:rPr>
                <w:t xml:space="preserve">Columns </w:t>
              </w:r>
              <w:r w:rsidR="00FD4C3E" w:rsidRPr="006F1E3F">
                <w:rPr>
                  <w:rFonts w:cs="Arial"/>
                  <w:sz w:val="20"/>
                  <w:szCs w:val="20"/>
                  <w:rPrChange w:id="455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 </w:t>
              </w:r>
            </w:ins>
            <w:r w:rsidR="001C6F88" w:rsidRPr="006F1E3F">
              <w:rPr>
                <w:rFonts w:cs="Arial"/>
                <w:sz w:val="20"/>
                <w:szCs w:val="20"/>
                <w:rPrChange w:id="45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shown</w:t>
            </w:r>
            <w:proofErr w:type="gramEnd"/>
            <w:r w:rsidR="001C6F88" w:rsidRPr="006F1E3F">
              <w:rPr>
                <w:rFonts w:cs="Arial"/>
                <w:sz w:val="20"/>
                <w:szCs w:val="20"/>
                <w:rPrChange w:id="45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as follows:</w:t>
            </w:r>
            <w:r w:rsidR="001C6F88" w:rsidRPr="006F1E3F">
              <w:rPr>
                <w:rFonts w:cs="Arial"/>
                <w:sz w:val="20"/>
                <w:szCs w:val="20"/>
                <w:rPrChange w:id="45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="001C6F88" w:rsidRPr="006F1E3F">
              <w:rPr>
                <w:rFonts w:cs="Arial"/>
                <w:sz w:val="20"/>
                <w:szCs w:val="20"/>
                <w:rPrChange w:id="45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ins w:id="460" w:author="Prakash Atul (Ext)" w:date="2018-03-27T21:05:00Z">
              <w:r w:rsidR="00C30EF6" w:rsidRPr="006F1E3F">
                <w:rPr>
                  <w:rFonts w:cs="Arial"/>
                  <w:sz w:val="20"/>
                  <w:szCs w:val="20"/>
                  <w:rPrChange w:id="461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• Stream Name</w:t>
              </w:r>
            </w:ins>
          </w:p>
          <w:p w14:paraId="31C9E95D" w14:textId="77777777" w:rsidR="00C30EF6" w:rsidRPr="006F1E3F" w:rsidRDefault="00C30EF6" w:rsidP="00C30EF6">
            <w:pPr>
              <w:keepNext/>
              <w:keepLines/>
              <w:rPr>
                <w:ins w:id="462" w:author="Prakash Atul (Ext)" w:date="2018-03-27T21:05:00Z"/>
                <w:rFonts w:cs="Arial"/>
                <w:sz w:val="20"/>
                <w:szCs w:val="20"/>
                <w:rPrChange w:id="463" w:author="Batra Yogesh (EXT)" w:date="2018-04-13T12:28:00Z">
                  <w:rPr>
                    <w:ins w:id="464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465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466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• Grs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467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468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</w:p>
          <w:p w14:paraId="2A0A6110" w14:textId="77777777" w:rsidR="00C30EF6" w:rsidRPr="006F1E3F" w:rsidRDefault="00C30EF6" w:rsidP="00C30EF6">
            <w:pPr>
              <w:keepNext/>
              <w:keepLines/>
              <w:rPr>
                <w:ins w:id="469" w:author="Prakash Atul (Ext)" w:date="2018-03-27T21:05:00Z"/>
                <w:rFonts w:cs="Arial"/>
                <w:sz w:val="20"/>
                <w:szCs w:val="20"/>
                <w:rPrChange w:id="470" w:author="Batra Yogesh (EXT)" w:date="2018-04-13T12:28:00Z">
                  <w:rPr>
                    <w:ins w:id="471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472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473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• BS&amp;</w:t>
              </w:r>
              <w:proofErr w:type="gramStart"/>
              <w:r w:rsidRPr="006F1E3F">
                <w:rPr>
                  <w:rFonts w:cs="Arial"/>
                  <w:sz w:val="20"/>
                  <w:szCs w:val="20"/>
                  <w:rPrChange w:id="474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W[</w:t>
              </w:r>
              <w:proofErr w:type="gramEnd"/>
              <w:r w:rsidRPr="006F1E3F">
                <w:rPr>
                  <w:rFonts w:cs="Arial"/>
                  <w:sz w:val="20"/>
                  <w:szCs w:val="20"/>
                  <w:rPrChange w:id="475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%]</w:t>
              </w:r>
            </w:ins>
          </w:p>
          <w:p w14:paraId="6B3A7934" w14:textId="77777777" w:rsidR="00C30EF6" w:rsidRPr="006F1E3F" w:rsidRDefault="00C30EF6" w:rsidP="00C30EF6">
            <w:pPr>
              <w:keepNext/>
              <w:keepLines/>
              <w:rPr>
                <w:ins w:id="476" w:author="Prakash Atul (Ext)" w:date="2018-03-27T21:05:00Z"/>
                <w:rFonts w:cs="Arial"/>
                <w:sz w:val="20"/>
                <w:szCs w:val="20"/>
                <w:rPrChange w:id="477" w:author="Batra Yogesh (EXT)" w:date="2018-04-13T12:28:00Z">
                  <w:rPr>
                    <w:ins w:id="478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479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480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• Net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481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482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</w:p>
          <w:p w14:paraId="3D48AA4A" w14:textId="77777777" w:rsidR="00C30EF6" w:rsidRPr="006F1E3F" w:rsidRDefault="00C30EF6" w:rsidP="00C30EF6">
            <w:pPr>
              <w:keepNext/>
              <w:keepLines/>
              <w:rPr>
                <w:ins w:id="483" w:author="Prakash Atul (Ext)" w:date="2018-03-27T21:05:00Z"/>
                <w:rFonts w:cs="Arial"/>
                <w:sz w:val="20"/>
                <w:szCs w:val="20"/>
                <w:rPrChange w:id="484" w:author="Batra Yogesh (EXT)" w:date="2018-04-13T12:28:00Z">
                  <w:rPr>
                    <w:ins w:id="485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486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487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• Hg[ppm]</w:t>
              </w:r>
            </w:ins>
          </w:p>
          <w:p w14:paraId="27B9B007" w14:textId="77777777" w:rsidR="00C30EF6" w:rsidRPr="006F1E3F" w:rsidRDefault="00C30EF6" w:rsidP="00C30EF6">
            <w:pPr>
              <w:keepNext/>
              <w:keepLines/>
              <w:rPr>
                <w:ins w:id="488" w:author="Prakash Atul (Ext)" w:date="2018-03-27T21:05:00Z"/>
                <w:rFonts w:cs="Arial"/>
                <w:sz w:val="20"/>
                <w:szCs w:val="20"/>
                <w:rPrChange w:id="489" w:author="Batra Yogesh (EXT)" w:date="2018-04-13T12:28:00Z">
                  <w:rPr>
                    <w:ins w:id="490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proofErr w:type="gramStart"/>
            <w:ins w:id="491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492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Diluent[</w:t>
              </w:r>
              <w:proofErr w:type="gramEnd"/>
              <w:r w:rsidRPr="006F1E3F">
                <w:rPr>
                  <w:rFonts w:cs="Arial"/>
                  <w:sz w:val="20"/>
                  <w:szCs w:val="20"/>
                  <w:rPrChange w:id="493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%]</w:t>
              </w:r>
            </w:ins>
          </w:p>
          <w:p w14:paraId="19A2B98A" w14:textId="77777777" w:rsidR="00C30EF6" w:rsidRPr="006F1E3F" w:rsidRDefault="00C30EF6" w:rsidP="00C30EF6">
            <w:pPr>
              <w:keepNext/>
              <w:keepLines/>
              <w:rPr>
                <w:ins w:id="494" w:author="Prakash Atul (Ext)" w:date="2018-03-27T21:05:00Z"/>
                <w:rFonts w:cs="Arial"/>
                <w:sz w:val="20"/>
                <w:szCs w:val="20"/>
                <w:rPrChange w:id="495" w:author="Batra Yogesh (EXT)" w:date="2018-04-13T12:28:00Z">
                  <w:rPr>
                    <w:ins w:id="496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497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498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Diluent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499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500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</w:p>
          <w:p w14:paraId="12B49111" w14:textId="77777777" w:rsidR="00C30EF6" w:rsidRPr="006F1E3F" w:rsidRDefault="00C30EF6" w:rsidP="00C30EF6">
            <w:pPr>
              <w:keepNext/>
              <w:keepLines/>
              <w:rPr>
                <w:ins w:id="501" w:author="Prakash Atul (Ext)" w:date="2018-03-27T21:05:00Z"/>
                <w:rFonts w:cs="Arial"/>
                <w:sz w:val="20"/>
                <w:szCs w:val="20"/>
                <w:rPrChange w:id="502" w:author="Batra Yogesh (EXT)" w:date="2018-04-13T12:28:00Z">
                  <w:rPr>
                    <w:ins w:id="503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504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505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Calc </w:t>
              </w:r>
              <w:proofErr w:type="gramStart"/>
              <w:r w:rsidRPr="006F1E3F">
                <w:rPr>
                  <w:rFonts w:cs="Arial"/>
                  <w:sz w:val="20"/>
                  <w:szCs w:val="20"/>
                  <w:rPrChange w:id="506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Diluent[</w:t>
              </w:r>
              <w:proofErr w:type="gramEnd"/>
              <w:r w:rsidRPr="006F1E3F">
                <w:rPr>
                  <w:rFonts w:cs="Arial"/>
                  <w:sz w:val="20"/>
                  <w:szCs w:val="20"/>
                  <w:rPrChange w:id="507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%]</w:t>
              </w:r>
            </w:ins>
          </w:p>
          <w:p w14:paraId="342DF9EA" w14:textId="77777777" w:rsidR="00C30EF6" w:rsidRPr="006F1E3F" w:rsidRDefault="00C30EF6" w:rsidP="00C30EF6">
            <w:pPr>
              <w:keepNext/>
              <w:keepLines/>
              <w:rPr>
                <w:ins w:id="508" w:author="Prakash Atul (Ext)" w:date="2018-03-27T21:05:00Z"/>
                <w:rFonts w:cs="Arial"/>
                <w:sz w:val="20"/>
                <w:szCs w:val="20"/>
                <w:rPrChange w:id="509" w:author="Batra Yogesh (EXT)" w:date="2018-04-13T12:28:00Z">
                  <w:rPr>
                    <w:ins w:id="510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511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512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Shrunk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513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514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</w:p>
          <w:p w14:paraId="62D95D73" w14:textId="77777777" w:rsidR="00C30EF6" w:rsidRPr="006F1E3F" w:rsidRDefault="00C30EF6" w:rsidP="00C30EF6">
            <w:pPr>
              <w:keepNext/>
              <w:keepLines/>
              <w:rPr>
                <w:ins w:id="515" w:author="Prakash Atul (Ext)" w:date="2018-03-27T21:05:00Z"/>
                <w:rFonts w:cs="Arial"/>
                <w:sz w:val="20"/>
                <w:szCs w:val="20"/>
                <w:rPrChange w:id="516" w:author="Batra Yogesh (EXT)" w:date="2018-04-13T12:28:00Z">
                  <w:rPr>
                    <w:ins w:id="517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518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519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Shrinkage</w:t>
              </w:r>
            </w:ins>
          </w:p>
          <w:p w14:paraId="47E2DDA4" w14:textId="77777777" w:rsidR="00C30EF6" w:rsidRPr="006F1E3F" w:rsidRDefault="00C30EF6" w:rsidP="00C30EF6">
            <w:pPr>
              <w:keepNext/>
              <w:keepLines/>
              <w:rPr>
                <w:ins w:id="520" w:author="Prakash Atul (Ext)" w:date="2018-03-27T21:05:00Z"/>
                <w:rFonts w:cs="Arial"/>
                <w:sz w:val="20"/>
                <w:szCs w:val="20"/>
                <w:rPrChange w:id="521" w:author="Batra Yogesh (EXT)" w:date="2018-04-13T12:28:00Z">
                  <w:rPr>
                    <w:ins w:id="522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523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524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Oil Spec Gravity</w:t>
              </w:r>
            </w:ins>
          </w:p>
          <w:p w14:paraId="655DC6C0" w14:textId="77777777" w:rsidR="00C30EF6" w:rsidRPr="006F1E3F" w:rsidRDefault="00C30EF6" w:rsidP="00C30EF6">
            <w:pPr>
              <w:keepNext/>
              <w:keepLines/>
              <w:rPr>
                <w:ins w:id="525" w:author="Prakash Atul (Ext)" w:date="2018-03-27T21:05:00Z"/>
                <w:rFonts w:cs="Arial"/>
                <w:sz w:val="20"/>
                <w:szCs w:val="20"/>
                <w:rPrChange w:id="526" w:author="Batra Yogesh (EXT)" w:date="2018-04-13T12:28:00Z">
                  <w:rPr>
                    <w:ins w:id="527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proofErr w:type="gramStart"/>
            <w:ins w:id="528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529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GOR[</w:t>
              </w:r>
              <w:proofErr w:type="gramEnd"/>
              <w:r w:rsidRPr="006F1E3F">
                <w:rPr>
                  <w:rFonts w:cs="Arial"/>
                  <w:sz w:val="20"/>
                  <w:szCs w:val="20"/>
                  <w:rPrChange w:id="530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kSm3/m3]</w:t>
              </w:r>
            </w:ins>
          </w:p>
          <w:p w14:paraId="599E9C59" w14:textId="77777777" w:rsidR="00C30EF6" w:rsidRPr="006F1E3F" w:rsidRDefault="00C30EF6" w:rsidP="00C30EF6">
            <w:pPr>
              <w:keepNext/>
              <w:keepLines/>
              <w:rPr>
                <w:ins w:id="531" w:author="Prakash Atul (Ext)" w:date="2018-03-27T21:05:00Z"/>
                <w:rFonts w:cs="Arial"/>
                <w:sz w:val="20"/>
                <w:szCs w:val="20"/>
                <w:rPrChange w:id="532" w:author="Batra Yogesh (EXT)" w:date="2018-04-13T12:28:00Z">
                  <w:rPr>
                    <w:ins w:id="533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534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535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Allocated Net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536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537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</w:p>
          <w:p w14:paraId="34E0F20D" w14:textId="77777777" w:rsidR="00C30EF6" w:rsidRPr="006F1E3F" w:rsidRDefault="00C30EF6" w:rsidP="00C30EF6">
            <w:pPr>
              <w:keepNext/>
              <w:keepLines/>
              <w:rPr>
                <w:ins w:id="538" w:author="Prakash Atul (Ext)" w:date="2018-03-27T21:05:00Z"/>
                <w:rFonts w:cs="Arial"/>
                <w:sz w:val="20"/>
                <w:szCs w:val="20"/>
                <w:rPrChange w:id="539" w:author="Batra Yogesh (EXT)" w:date="2018-04-13T12:28:00Z">
                  <w:rPr>
                    <w:ins w:id="540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541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542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Factor</w:t>
              </w:r>
            </w:ins>
          </w:p>
          <w:p w14:paraId="34B2AFE5" w14:textId="77777777" w:rsidR="00C30EF6" w:rsidRPr="006F1E3F" w:rsidRDefault="00C30EF6" w:rsidP="00C30EF6">
            <w:pPr>
              <w:keepNext/>
              <w:keepLines/>
              <w:rPr>
                <w:ins w:id="543" w:author="Prakash Atul (Ext)" w:date="2018-03-27T21:05:00Z"/>
                <w:rFonts w:cs="Arial"/>
                <w:sz w:val="20"/>
                <w:szCs w:val="20"/>
                <w:rPrChange w:id="544" w:author="Batra Yogesh (EXT)" w:date="2018-04-13T12:28:00Z">
                  <w:rPr>
                    <w:ins w:id="545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546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547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Historical Gross Volume 30d avg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548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549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</w:p>
          <w:p w14:paraId="0FA5F9BE" w14:textId="55E363AB" w:rsidR="001C6F88" w:rsidRPr="006F1E3F" w:rsidDel="00C30EF6" w:rsidRDefault="00C30EF6" w:rsidP="00C30EF6">
            <w:pPr>
              <w:keepNext/>
              <w:keepLines/>
              <w:rPr>
                <w:del w:id="550" w:author="Prakash Atul (Ext)" w:date="2018-03-27T21:05:00Z"/>
                <w:rFonts w:cs="Arial"/>
                <w:sz w:val="20"/>
                <w:szCs w:val="20"/>
                <w:rPrChange w:id="551" w:author="Batra Yogesh (EXT)" w:date="2018-04-13T12:28:00Z">
                  <w:rPr>
                    <w:del w:id="552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proofErr w:type="spellStart"/>
            <w:ins w:id="553" w:author="Prakash Atul (Ext)" w:date="2018-03-27T21:05:00Z">
              <w:r w:rsidRPr="006F1E3F">
                <w:rPr>
                  <w:rFonts w:cs="Arial"/>
                  <w:sz w:val="20"/>
                  <w:szCs w:val="20"/>
                  <w:rPrChange w:id="554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Yday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555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556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557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  <w:r w:rsidRPr="006F1E3F">
                <w:rPr>
                  <w:rFonts w:cs="Arial"/>
                  <w:sz w:val="20"/>
                  <w:szCs w:val="20"/>
                  <w:rPrChange w:id="558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Comments</w:t>
              </w:r>
              <w:r w:rsidRPr="006F1E3F" w:rsidDel="00C30EF6">
                <w:rPr>
                  <w:rFonts w:cs="Arial"/>
                  <w:sz w:val="20"/>
                  <w:szCs w:val="20"/>
                  <w:rPrChange w:id="559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 </w:t>
              </w:r>
            </w:ins>
            <w:del w:id="560" w:author="Prakash Atul (Ext)" w:date="2018-03-27T21:05:00Z">
              <w:r w:rsidR="001C6F88" w:rsidRPr="006F1E3F" w:rsidDel="00C30EF6">
                <w:rPr>
                  <w:rFonts w:cs="Arial"/>
                  <w:sz w:val="20"/>
                  <w:szCs w:val="20"/>
                  <w:rPrChange w:id="561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• Stream Name</w:delText>
              </w:r>
            </w:del>
          </w:p>
          <w:p w14:paraId="6D6AACA9" w14:textId="378D40F5" w:rsidR="001C6F88" w:rsidRPr="006F1E3F" w:rsidDel="00C30EF6" w:rsidRDefault="001C6F88" w:rsidP="001C6F88">
            <w:pPr>
              <w:keepNext/>
              <w:keepLines/>
              <w:rPr>
                <w:del w:id="562" w:author="Prakash Atul (Ext)" w:date="2018-03-27T21:05:00Z"/>
                <w:rFonts w:cs="Arial"/>
                <w:sz w:val="20"/>
                <w:szCs w:val="20"/>
                <w:rPrChange w:id="563" w:author="Batra Yogesh (EXT)" w:date="2018-04-13T12:28:00Z">
                  <w:rPr>
                    <w:del w:id="564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del w:id="565" w:author="Prakash Atul (Ext)" w:date="2018-03-27T21:05:00Z">
              <w:r w:rsidRPr="006F1E3F" w:rsidDel="00C30EF6">
                <w:rPr>
                  <w:rFonts w:cs="Arial"/>
                  <w:sz w:val="20"/>
                  <w:szCs w:val="20"/>
                  <w:rPrChange w:id="566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• Grs Vol[bbl]</w:delText>
              </w:r>
            </w:del>
          </w:p>
          <w:p w14:paraId="306EC9E7" w14:textId="0D34A4E9" w:rsidR="001C6F88" w:rsidRPr="006F1E3F" w:rsidDel="00C30EF6" w:rsidRDefault="001C6F88" w:rsidP="001C6F88">
            <w:pPr>
              <w:keepNext/>
              <w:keepLines/>
              <w:rPr>
                <w:del w:id="567" w:author="Prakash Atul (Ext)" w:date="2018-03-27T21:05:00Z"/>
                <w:rFonts w:cs="Arial"/>
                <w:sz w:val="20"/>
                <w:szCs w:val="20"/>
                <w:rPrChange w:id="568" w:author="Batra Yogesh (EXT)" w:date="2018-04-13T12:28:00Z">
                  <w:rPr>
                    <w:del w:id="569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del w:id="570" w:author="Prakash Atul (Ext)" w:date="2018-03-27T21:05:00Z">
              <w:r w:rsidRPr="006F1E3F" w:rsidDel="00C30EF6">
                <w:rPr>
                  <w:rFonts w:cs="Arial"/>
                  <w:sz w:val="20"/>
                  <w:szCs w:val="20"/>
                  <w:rPrChange w:id="571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• BS&amp;W[%]</w:delText>
              </w:r>
            </w:del>
          </w:p>
          <w:p w14:paraId="25447C29" w14:textId="234B86B1" w:rsidR="001C6F88" w:rsidRPr="006F1E3F" w:rsidDel="00C30EF6" w:rsidRDefault="001C6F88" w:rsidP="001C6F88">
            <w:pPr>
              <w:keepNext/>
              <w:keepLines/>
              <w:rPr>
                <w:del w:id="572" w:author="Prakash Atul (Ext)" w:date="2018-03-27T21:05:00Z"/>
                <w:rFonts w:cs="Arial"/>
                <w:sz w:val="20"/>
                <w:szCs w:val="20"/>
                <w:rPrChange w:id="573" w:author="Batra Yogesh (EXT)" w:date="2018-04-13T12:28:00Z">
                  <w:rPr>
                    <w:del w:id="574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del w:id="575" w:author="Prakash Atul (Ext)" w:date="2018-03-27T21:05:00Z">
              <w:r w:rsidRPr="006F1E3F" w:rsidDel="00C30EF6">
                <w:rPr>
                  <w:rFonts w:cs="Arial"/>
                  <w:sz w:val="20"/>
                  <w:szCs w:val="20"/>
                  <w:rPrChange w:id="576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• Net Vol[bbl]</w:delText>
              </w:r>
            </w:del>
          </w:p>
          <w:p w14:paraId="242FA8B8" w14:textId="777DB334" w:rsidR="00C63EAD" w:rsidRPr="006F1E3F" w:rsidDel="00C30EF6" w:rsidRDefault="001C6F88" w:rsidP="001C6F88">
            <w:pPr>
              <w:keepNext/>
              <w:keepLines/>
              <w:rPr>
                <w:del w:id="577" w:author="Prakash Atul (Ext)" w:date="2018-03-27T21:05:00Z"/>
                <w:rFonts w:cs="Arial"/>
                <w:sz w:val="20"/>
                <w:szCs w:val="20"/>
                <w:rPrChange w:id="578" w:author="Batra Yogesh (EXT)" w:date="2018-04-13T12:28:00Z">
                  <w:rPr>
                    <w:del w:id="579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del w:id="580" w:author="Prakash Atul (Ext)" w:date="2018-03-27T21:05:00Z">
              <w:r w:rsidRPr="006F1E3F" w:rsidDel="00C30EF6">
                <w:rPr>
                  <w:rFonts w:cs="Arial"/>
                  <w:sz w:val="20"/>
                  <w:szCs w:val="20"/>
                  <w:rPrChange w:id="581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• Hg[ppm]</w:delText>
              </w:r>
              <w:r w:rsidRPr="006F1E3F" w:rsidDel="00C30EF6">
                <w:rPr>
                  <w:rFonts w:cs="Arial"/>
                  <w:sz w:val="20"/>
                  <w:szCs w:val="20"/>
                  <w:rPrChange w:id="582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delText>• Comments</w:delText>
              </w:r>
            </w:del>
          </w:p>
          <w:p w14:paraId="781396D1" w14:textId="22945F5D" w:rsidR="001C6F88" w:rsidRPr="006F1E3F" w:rsidRDefault="001C6F88" w:rsidP="001C6F88">
            <w:pPr>
              <w:keepNext/>
              <w:keepLines/>
              <w:rPr>
                <w:ins w:id="583" w:author="Prakash Atul (Ext)" w:date="2018-03-27T21:05:00Z"/>
                <w:rFonts w:cs="Arial"/>
                <w:sz w:val="20"/>
                <w:szCs w:val="20"/>
                <w:rPrChange w:id="584" w:author="Batra Yogesh (EXT)" w:date="2018-04-13T12:28:00Z">
                  <w:rPr>
                    <w:ins w:id="585" w:author="Prakash Atul (Ext)" w:date="2018-03-27T21:05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311B42F6" w14:textId="77777777" w:rsidR="00C30EF6" w:rsidRPr="006F1E3F" w:rsidRDefault="00C30EF6" w:rsidP="001C6F88">
            <w:pPr>
              <w:keepNext/>
              <w:keepLines/>
              <w:rPr>
                <w:rFonts w:cs="Arial"/>
                <w:sz w:val="20"/>
                <w:szCs w:val="20"/>
                <w:rPrChange w:id="58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5368713C" w14:textId="77777777" w:rsidR="00C63EAD" w:rsidRPr="006F1E3F" w:rsidRDefault="00C63EAD" w:rsidP="00C90061">
            <w:pPr>
              <w:keepNext/>
              <w:keepLines/>
              <w:rPr>
                <w:rFonts w:cs="Arial"/>
                <w:sz w:val="20"/>
                <w:szCs w:val="20"/>
                <w:rPrChange w:id="58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58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Any derived oil streams will be displayed in the ‘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589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Derived and Calculated Figures</w:t>
            </w:r>
            <w:r w:rsidRPr="006F1E3F">
              <w:rPr>
                <w:rFonts w:cs="Arial"/>
                <w:sz w:val="20"/>
                <w:szCs w:val="20"/>
                <w:rPrChange w:id="59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’ data window.</w:t>
            </w:r>
          </w:p>
          <w:p w14:paraId="2376E513" w14:textId="62E022BA" w:rsidR="001C6F88" w:rsidRPr="006F1E3F" w:rsidRDefault="00C63EAD" w:rsidP="001C6F88">
            <w:pPr>
              <w:keepNext/>
              <w:keepLines/>
              <w:rPr>
                <w:rFonts w:cs="Arial"/>
                <w:sz w:val="20"/>
                <w:szCs w:val="20"/>
                <w:rPrChange w:id="59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592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If no streams found that meet the chosen criteria, the following message is displayed in both the data sections: “no records found…”</w:t>
            </w:r>
            <w:r w:rsidR="001C6F88" w:rsidRPr="006F1E3F">
              <w:rPr>
                <w:rFonts w:cs="Arial"/>
                <w:sz w:val="20"/>
                <w:szCs w:val="20"/>
                <w:rPrChange w:id="59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="001C6F88" w:rsidRPr="006F1E3F">
              <w:rPr>
                <w:rFonts w:cs="Arial"/>
                <w:sz w:val="20"/>
                <w:szCs w:val="20"/>
                <w:rPrChange w:id="59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Columns shown as follows:</w:t>
            </w:r>
          </w:p>
          <w:p w14:paraId="09876307" w14:textId="77777777" w:rsidR="00C30EF6" w:rsidRPr="006F1E3F" w:rsidRDefault="001C6F88" w:rsidP="00C30EF6">
            <w:pPr>
              <w:keepNext/>
              <w:keepLines/>
              <w:rPr>
                <w:ins w:id="595" w:author="Prakash Atul (Ext)" w:date="2018-03-27T21:06:00Z"/>
                <w:rFonts w:cs="Arial"/>
                <w:sz w:val="20"/>
                <w:szCs w:val="20"/>
                <w:rPrChange w:id="596" w:author="Batra Yogesh (EXT)" w:date="2018-04-13T12:28:00Z">
                  <w:rPr>
                    <w:ins w:id="597" w:author="Prakash Atul (Ext)" w:date="2018-03-27T21:0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59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ins w:id="599" w:author="Prakash Atul (Ext)" w:date="2018-03-27T21:06:00Z">
              <w:r w:rsidR="00C30EF6" w:rsidRPr="006F1E3F">
                <w:rPr>
                  <w:rFonts w:cs="Arial"/>
                  <w:sz w:val="20"/>
                  <w:szCs w:val="20"/>
                  <w:rPrChange w:id="600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• Stream Name</w:t>
              </w:r>
            </w:ins>
          </w:p>
          <w:p w14:paraId="29EEB0BA" w14:textId="77777777" w:rsidR="00C30EF6" w:rsidRPr="006F1E3F" w:rsidRDefault="00C30EF6" w:rsidP="00C30EF6">
            <w:pPr>
              <w:keepNext/>
              <w:keepLines/>
              <w:rPr>
                <w:ins w:id="601" w:author="Prakash Atul (Ext)" w:date="2018-03-27T21:06:00Z"/>
                <w:rFonts w:cs="Arial"/>
                <w:sz w:val="20"/>
                <w:szCs w:val="20"/>
                <w:rPrChange w:id="602" w:author="Batra Yogesh (EXT)" w:date="2018-04-13T12:28:00Z">
                  <w:rPr>
                    <w:ins w:id="603" w:author="Prakash Atul (Ext)" w:date="2018-03-27T21:0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604" w:author="Prakash Atul (Ext)" w:date="2018-03-27T21:06:00Z">
              <w:r w:rsidRPr="006F1E3F">
                <w:rPr>
                  <w:rFonts w:cs="Arial"/>
                  <w:sz w:val="20"/>
                  <w:szCs w:val="20"/>
                  <w:rPrChange w:id="605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• Grs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606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607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</w:p>
          <w:p w14:paraId="44FE975A" w14:textId="77777777" w:rsidR="00C30EF6" w:rsidRPr="006F1E3F" w:rsidRDefault="00C30EF6" w:rsidP="00C30EF6">
            <w:pPr>
              <w:keepNext/>
              <w:keepLines/>
              <w:rPr>
                <w:ins w:id="608" w:author="Prakash Atul (Ext)" w:date="2018-03-27T21:06:00Z"/>
                <w:rFonts w:cs="Arial"/>
                <w:sz w:val="20"/>
                <w:szCs w:val="20"/>
                <w:rPrChange w:id="609" w:author="Batra Yogesh (EXT)" w:date="2018-04-13T12:28:00Z">
                  <w:rPr>
                    <w:ins w:id="610" w:author="Prakash Atul (Ext)" w:date="2018-03-27T21:0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611" w:author="Prakash Atul (Ext)" w:date="2018-03-27T21:06:00Z">
              <w:r w:rsidRPr="006F1E3F">
                <w:rPr>
                  <w:rFonts w:cs="Arial"/>
                  <w:sz w:val="20"/>
                  <w:szCs w:val="20"/>
                  <w:rPrChange w:id="612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• Net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613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614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</w:p>
          <w:p w14:paraId="760131FB" w14:textId="77777777" w:rsidR="00C30EF6" w:rsidRPr="006F1E3F" w:rsidRDefault="00C30EF6" w:rsidP="00C30EF6">
            <w:pPr>
              <w:keepNext/>
              <w:keepLines/>
              <w:rPr>
                <w:ins w:id="615" w:author="Prakash Atul (Ext)" w:date="2018-03-27T21:06:00Z"/>
                <w:rFonts w:cs="Arial"/>
                <w:sz w:val="20"/>
                <w:szCs w:val="20"/>
                <w:rPrChange w:id="616" w:author="Batra Yogesh (EXT)" w:date="2018-04-13T12:28:00Z">
                  <w:rPr>
                    <w:ins w:id="617" w:author="Prakash Atul (Ext)" w:date="2018-03-27T21:0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618" w:author="Prakash Atul (Ext)" w:date="2018-03-27T21:06:00Z">
              <w:r w:rsidRPr="006F1E3F">
                <w:rPr>
                  <w:rFonts w:cs="Arial"/>
                  <w:sz w:val="20"/>
                  <w:szCs w:val="20"/>
                  <w:rPrChange w:id="619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• 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620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Alloc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621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 Net Vol[</w:t>
              </w:r>
              <w:proofErr w:type="spellStart"/>
              <w:r w:rsidRPr="006F1E3F">
                <w:rPr>
                  <w:rFonts w:cs="Arial"/>
                  <w:sz w:val="20"/>
                  <w:szCs w:val="20"/>
                  <w:rPrChange w:id="622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bbl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623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]</w:t>
              </w:r>
            </w:ins>
          </w:p>
          <w:p w14:paraId="233EDF06" w14:textId="26E765AB" w:rsidR="001C6F88" w:rsidRPr="006F1E3F" w:rsidDel="00C30EF6" w:rsidRDefault="00C30EF6" w:rsidP="00C30EF6">
            <w:pPr>
              <w:keepNext/>
              <w:keepLines/>
              <w:rPr>
                <w:del w:id="624" w:author="Prakash Atul (Ext)" w:date="2018-03-27T21:06:00Z"/>
                <w:rFonts w:cs="Arial"/>
                <w:sz w:val="20"/>
                <w:szCs w:val="20"/>
                <w:rPrChange w:id="625" w:author="Batra Yogesh (EXT)" w:date="2018-04-13T12:28:00Z">
                  <w:rPr>
                    <w:del w:id="626" w:author="Prakash Atul (Ext)" w:date="2018-03-27T21:0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proofErr w:type="spellStart"/>
            <w:ins w:id="627" w:author="Prakash Atul (Ext)" w:date="2018-03-27T21:06:00Z">
              <w:r w:rsidRPr="006F1E3F">
                <w:rPr>
                  <w:rFonts w:cs="Arial"/>
                  <w:sz w:val="20"/>
                  <w:szCs w:val="20"/>
                  <w:rPrChange w:id="628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Alloc</w:t>
              </w:r>
              <w:proofErr w:type="spellEnd"/>
              <w:r w:rsidRPr="006F1E3F">
                <w:rPr>
                  <w:rFonts w:cs="Arial"/>
                  <w:sz w:val="20"/>
                  <w:szCs w:val="20"/>
                  <w:rPrChange w:id="629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 Factor</w:t>
              </w:r>
              <w:r w:rsidRPr="006F1E3F">
                <w:rPr>
                  <w:rFonts w:cs="Arial"/>
                  <w:sz w:val="20"/>
                  <w:szCs w:val="20"/>
                  <w:rPrChange w:id="630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</w:r>
            </w:ins>
            <w:del w:id="631" w:author="Prakash Atul (Ext)" w:date="2018-03-27T21:06:00Z">
              <w:r w:rsidR="001C6F88" w:rsidRPr="006F1E3F" w:rsidDel="00C30EF6">
                <w:rPr>
                  <w:rFonts w:cs="Arial"/>
                  <w:sz w:val="20"/>
                  <w:szCs w:val="20"/>
                  <w:rPrChange w:id="632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• Stream Name</w:delText>
              </w:r>
            </w:del>
          </w:p>
          <w:p w14:paraId="3DFEA9D8" w14:textId="2D5C8829" w:rsidR="001C6F88" w:rsidRPr="006F1E3F" w:rsidDel="00C30EF6" w:rsidRDefault="001C6F88" w:rsidP="001C6F88">
            <w:pPr>
              <w:keepNext/>
              <w:keepLines/>
              <w:rPr>
                <w:del w:id="633" w:author="Prakash Atul (Ext)" w:date="2018-03-27T21:06:00Z"/>
                <w:rFonts w:cs="Arial"/>
                <w:sz w:val="20"/>
                <w:szCs w:val="20"/>
                <w:rPrChange w:id="634" w:author="Batra Yogesh (EXT)" w:date="2018-04-13T12:28:00Z">
                  <w:rPr>
                    <w:del w:id="635" w:author="Prakash Atul (Ext)" w:date="2018-03-27T21:0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del w:id="636" w:author="Prakash Atul (Ext)" w:date="2018-03-27T21:06:00Z">
              <w:r w:rsidRPr="006F1E3F" w:rsidDel="00C30EF6">
                <w:rPr>
                  <w:rFonts w:cs="Arial"/>
                  <w:sz w:val="20"/>
                  <w:szCs w:val="20"/>
                  <w:rPrChange w:id="637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• Grs Vol[bbl]</w:delText>
              </w:r>
            </w:del>
          </w:p>
          <w:p w14:paraId="6DC693F0" w14:textId="29A360D5" w:rsidR="001C6F88" w:rsidRPr="006F1E3F" w:rsidDel="00C30EF6" w:rsidRDefault="001C6F88" w:rsidP="001C6F88">
            <w:pPr>
              <w:keepNext/>
              <w:keepLines/>
              <w:rPr>
                <w:del w:id="638" w:author="Prakash Atul (Ext)" w:date="2018-03-27T21:06:00Z"/>
                <w:rFonts w:cs="Arial"/>
                <w:sz w:val="20"/>
                <w:szCs w:val="20"/>
                <w:rPrChange w:id="639" w:author="Batra Yogesh (EXT)" w:date="2018-04-13T12:28:00Z">
                  <w:rPr>
                    <w:del w:id="640" w:author="Prakash Atul (Ext)" w:date="2018-03-27T21:0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del w:id="641" w:author="Prakash Atul (Ext)" w:date="2018-03-27T21:06:00Z">
              <w:r w:rsidRPr="006F1E3F" w:rsidDel="00C30EF6">
                <w:rPr>
                  <w:rFonts w:cs="Arial"/>
                  <w:sz w:val="20"/>
                  <w:szCs w:val="20"/>
                  <w:rPrChange w:id="642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• Net Vol[bbl]</w:delText>
              </w:r>
            </w:del>
          </w:p>
          <w:p w14:paraId="6C762736" w14:textId="7BC68273" w:rsidR="00C63EAD" w:rsidRPr="006F1E3F" w:rsidRDefault="001C6F88" w:rsidP="001C6F88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del w:id="643" w:author="Prakash Atul (Ext)" w:date="2018-03-27T21:06:00Z">
              <w:r w:rsidRPr="006F1E3F" w:rsidDel="00C30EF6">
                <w:rPr>
                  <w:rFonts w:cs="Arial"/>
                  <w:sz w:val="20"/>
                  <w:szCs w:val="20"/>
                  <w:rPrChange w:id="644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• Stream Type</w:delText>
              </w:r>
            </w:del>
          </w:p>
        </w:tc>
        <w:tc>
          <w:tcPr>
            <w:tcW w:w="1170" w:type="pct"/>
            <w:tcPrChange w:id="645" w:author="Batra Yogesh (EXT)" w:date="2018-04-13T12:29:00Z">
              <w:tcPr>
                <w:tcW w:w="2116" w:type="dxa"/>
                <w:gridSpan w:val="2"/>
              </w:tcPr>
            </w:tcPrChange>
          </w:tcPr>
          <w:p w14:paraId="0BCB3124" w14:textId="143533F0" w:rsidR="00C63EAD" w:rsidRPr="006F1E3F" w:rsidRDefault="00C63EAD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C63EAD" w:rsidRPr="006F1E3F" w14:paraId="4D8838DE" w14:textId="77777777" w:rsidTr="006F1E3F">
        <w:trPr>
          <w:cantSplit/>
          <w:trPrChange w:id="646" w:author="Batra Yogesh (EXT)" w:date="2018-04-13T12:29:00Z">
            <w:trPr>
              <w:gridAfter w:val="0"/>
              <w:cantSplit/>
            </w:trPr>
          </w:trPrChange>
        </w:trPr>
        <w:tc>
          <w:tcPr>
            <w:tcW w:w="497" w:type="pct"/>
            <w:shd w:val="clear" w:color="auto" w:fill="C6D9F1" w:themeFill="text2" w:themeFillTint="33"/>
            <w:tcPrChange w:id="647" w:author="Batra Yogesh (EXT)" w:date="2018-04-13T12:29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1BD76FF8" w14:textId="77777777" w:rsidR="00C63EAD" w:rsidRPr="006F1E3F" w:rsidRDefault="00C63EAD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41" w:type="pct"/>
            <w:tcPrChange w:id="648" w:author="Batra Yogesh (EXT)" w:date="2018-04-13T12:29:00Z">
              <w:tcPr>
                <w:tcW w:w="3330" w:type="dxa"/>
                <w:gridSpan w:val="2"/>
              </w:tcPr>
            </w:tcPrChange>
          </w:tcPr>
          <w:p w14:paraId="32EF4C12" w14:textId="5AE6D1B1" w:rsidR="00C63EAD" w:rsidRPr="006F1E3F" w:rsidRDefault="00C63EAD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6F1E3F">
              <w:rPr>
                <w:rFonts w:cs="Arial"/>
                <w:sz w:val="20"/>
                <w:szCs w:val="20"/>
                <w:rPrChange w:id="64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Select the record for which data </w:t>
            </w:r>
            <w:proofErr w:type="gramStart"/>
            <w:r w:rsidRPr="006F1E3F">
              <w:rPr>
                <w:rFonts w:cs="Arial"/>
                <w:sz w:val="20"/>
                <w:szCs w:val="20"/>
                <w:rPrChange w:id="65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has to</w:t>
            </w:r>
            <w:proofErr w:type="gramEnd"/>
            <w:r w:rsidRPr="006F1E3F">
              <w:rPr>
                <w:rFonts w:cs="Arial"/>
                <w:sz w:val="20"/>
                <w:szCs w:val="20"/>
                <w:rPrChange w:id="65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be modified/updated</w:t>
            </w:r>
          </w:p>
        </w:tc>
        <w:tc>
          <w:tcPr>
            <w:tcW w:w="1492" w:type="pct"/>
            <w:tcPrChange w:id="652" w:author="Batra Yogesh (EXT)" w:date="2018-04-13T12:29:00Z">
              <w:tcPr>
                <w:tcW w:w="2700" w:type="dxa"/>
                <w:gridSpan w:val="2"/>
              </w:tcPr>
            </w:tcPrChange>
          </w:tcPr>
          <w:p w14:paraId="64074798" w14:textId="4153180A" w:rsidR="00C63EAD" w:rsidRPr="006F1E3F" w:rsidDel="00C30EF6" w:rsidRDefault="00C63EAD">
            <w:pPr>
              <w:keepNext/>
              <w:keepLines/>
              <w:rPr>
                <w:del w:id="653" w:author="Prakash Atul (Ext)" w:date="2018-03-27T21:06:00Z"/>
                <w:rFonts w:cs="Arial"/>
                <w:sz w:val="20"/>
                <w:szCs w:val="20"/>
                <w:rPrChange w:id="654" w:author="Batra Yogesh (EXT)" w:date="2018-04-13T12:28:00Z">
                  <w:rPr>
                    <w:del w:id="655" w:author="Prakash Atul (Ext)" w:date="2018-03-27T21:0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65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Record is highlighted </w:t>
            </w:r>
            <w:del w:id="657" w:author="Prakash Atul (Ext)" w:date="2018-03-27T21:06:00Z">
              <w:r w:rsidRPr="006F1E3F" w:rsidDel="00C30EF6">
                <w:rPr>
                  <w:rFonts w:cs="Arial"/>
                  <w:sz w:val="20"/>
                  <w:szCs w:val="20"/>
                  <w:rPrChange w:id="658" w:author="Batra Yogesh (EXT)" w:date="2018-04-13T12:28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in light blue color</w:delText>
              </w:r>
            </w:del>
          </w:p>
          <w:p w14:paraId="21461340" w14:textId="19343A30" w:rsidR="00C63EAD" w:rsidRPr="006F1E3F" w:rsidRDefault="00C63EAD">
            <w:pPr>
              <w:keepNext/>
              <w:keepLines/>
              <w:rPr>
                <w:rFonts w:cs="Arial"/>
                <w:sz w:val="20"/>
                <w:szCs w:val="20"/>
              </w:rPr>
              <w:pPrChange w:id="659" w:author="Prakash Atul (Ext)" w:date="2018-03-27T21:06:00Z">
                <w:pPr>
                  <w:keepNext/>
                  <w:keepLines/>
                  <w:spacing w:after="120"/>
                </w:pPr>
              </w:pPrChange>
            </w:pPr>
          </w:p>
        </w:tc>
        <w:tc>
          <w:tcPr>
            <w:tcW w:w="1170" w:type="pct"/>
            <w:tcPrChange w:id="660" w:author="Batra Yogesh (EXT)" w:date="2018-04-13T12:29:00Z">
              <w:tcPr>
                <w:tcW w:w="2116" w:type="dxa"/>
                <w:gridSpan w:val="2"/>
              </w:tcPr>
            </w:tcPrChange>
          </w:tcPr>
          <w:p w14:paraId="185D4762" w14:textId="06527953" w:rsidR="00C63EAD" w:rsidRPr="006F1E3F" w:rsidRDefault="00C63EAD" w:rsidP="00D031E8">
            <w:pPr>
              <w:keepNext/>
              <w:keepLines/>
              <w:rPr>
                <w:rFonts w:cs="Arial"/>
                <w:sz w:val="20"/>
              </w:rPr>
            </w:pPr>
            <w:r w:rsidRPr="006F1E3F">
              <w:rPr>
                <w:rFonts w:cs="Arial"/>
                <w:sz w:val="20"/>
                <w:rPrChange w:id="661" w:author="Batra Yogesh (EXT)" w:date="2018-04-13T12:28:00Z">
                  <w:rPr>
                    <w:rFonts w:asciiTheme="minorHAnsi" w:hAnsiTheme="minorHAnsi"/>
                    <w:sz w:val="20"/>
                  </w:rPr>
                </w:rPrChange>
              </w:rPr>
              <w:t>Note: Insert icon is disabled. Records are auto generated</w:t>
            </w:r>
          </w:p>
        </w:tc>
      </w:tr>
      <w:tr w:rsidR="00C63EAD" w:rsidRPr="006F1E3F" w14:paraId="228C5FC9" w14:textId="77777777" w:rsidTr="006F1E3F">
        <w:trPr>
          <w:cantSplit/>
          <w:trPrChange w:id="662" w:author="Batra Yogesh (EXT)" w:date="2018-04-13T12:29:00Z">
            <w:trPr>
              <w:gridAfter w:val="0"/>
              <w:cantSplit/>
            </w:trPr>
          </w:trPrChange>
        </w:trPr>
        <w:tc>
          <w:tcPr>
            <w:tcW w:w="497" w:type="pct"/>
            <w:shd w:val="clear" w:color="auto" w:fill="C6D9F1" w:themeFill="text2" w:themeFillTint="33"/>
            <w:tcPrChange w:id="663" w:author="Batra Yogesh (EXT)" w:date="2018-04-13T12:29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2C45D461" w14:textId="60AAD188" w:rsidR="00C63EAD" w:rsidRPr="006F1E3F" w:rsidRDefault="00C63EAD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41" w:type="pct"/>
            <w:tcPrChange w:id="664" w:author="Batra Yogesh (EXT)" w:date="2018-04-13T12:29:00Z">
              <w:tcPr>
                <w:tcW w:w="3330" w:type="dxa"/>
                <w:gridSpan w:val="2"/>
              </w:tcPr>
            </w:tcPrChange>
          </w:tcPr>
          <w:p w14:paraId="2124A8DF" w14:textId="166F42E3" w:rsidR="001A36E7" w:rsidRPr="006F1E3F" w:rsidRDefault="00C63EAD" w:rsidP="001A36E7">
            <w:pPr>
              <w:rPr>
                <w:rFonts w:cs="Arial"/>
                <w:sz w:val="20"/>
                <w:szCs w:val="20"/>
                <w:rPrChange w:id="66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666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Enter</w:t>
            </w:r>
            <w:r w:rsidR="001A36E7" w:rsidRPr="006F1E3F">
              <w:rPr>
                <w:rFonts w:cs="Arial"/>
                <w:sz w:val="20"/>
                <w:szCs w:val="20"/>
                <w:rPrChange w:id="66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</w:t>
            </w:r>
            <w:proofErr w:type="spellStart"/>
            <w:r w:rsidR="001A36E7" w:rsidRPr="006F1E3F">
              <w:rPr>
                <w:rFonts w:cs="Arial"/>
                <w:sz w:val="20"/>
                <w:szCs w:val="20"/>
                <w:rPrChange w:id="668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GrsVol</w:t>
            </w:r>
            <w:proofErr w:type="spellEnd"/>
            <w:r w:rsidR="001A36E7" w:rsidRPr="006F1E3F">
              <w:rPr>
                <w:rFonts w:cs="Arial"/>
                <w:sz w:val="20"/>
                <w:szCs w:val="20"/>
                <w:rPrChange w:id="66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[</w:t>
            </w:r>
            <w:proofErr w:type="spellStart"/>
            <w:r w:rsidR="001A36E7" w:rsidRPr="006F1E3F">
              <w:rPr>
                <w:rFonts w:cs="Arial"/>
                <w:sz w:val="20"/>
                <w:szCs w:val="20"/>
                <w:rPrChange w:id="67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bbl</w:t>
            </w:r>
            <w:proofErr w:type="spellEnd"/>
            <w:r w:rsidR="001A36E7" w:rsidRPr="006F1E3F">
              <w:rPr>
                <w:rFonts w:cs="Arial"/>
                <w:sz w:val="20"/>
                <w:szCs w:val="20"/>
                <w:rPrChange w:id="67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]</w:t>
            </w:r>
            <w:r w:rsidR="001A36E7" w:rsidRPr="006F1E3F">
              <w:rPr>
                <w:rFonts w:cs="Arial"/>
                <w:sz w:val="20"/>
                <w:szCs w:val="20"/>
                <w:rPrChange w:id="672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Hg[ppm] (some stream)</w:t>
            </w:r>
          </w:p>
          <w:p w14:paraId="0DF16176" w14:textId="249C7441" w:rsidR="00C63EAD" w:rsidRPr="006F1E3F" w:rsidRDefault="00C63EAD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1492" w:type="pct"/>
            <w:tcPrChange w:id="673" w:author="Batra Yogesh (EXT)" w:date="2018-04-13T12:29:00Z">
              <w:tcPr>
                <w:tcW w:w="2700" w:type="dxa"/>
                <w:gridSpan w:val="2"/>
              </w:tcPr>
            </w:tcPrChange>
          </w:tcPr>
          <w:p w14:paraId="0034A5A4" w14:textId="4F32AE4C" w:rsidR="00C63EAD" w:rsidRPr="006F1E3F" w:rsidRDefault="00C63EAD" w:rsidP="00BF2F9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6F1E3F">
              <w:rPr>
                <w:rFonts w:cs="Arial"/>
                <w:sz w:val="20"/>
                <w:szCs w:val="20"/>
                <w:rPrChange w:id="67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Gross volume is displayed</w:t>
            </w:r>
          </w:p>
        </w:tc>
        <w:tc>
          <w:tcPr>
            <w:tcW w:w="1170" w:type="pct"/>
            <w:tcPrChange w:id="675" w:author="Batra Yogesh (EXT)" w:date="2018-04-13T12:29:00Z">
              <w:tcPr>
                <w:tcW w:w="2116" w:type="dxa"/>
                <w:gridSpan w:val="2"/>
              </w:tcPr>
            </w:tcPrChange>
          </w:tcPr>
          <w:p w14:paraId="7EC339C6" w14:textId="21F05D3F" w:rsidR="00C63EAD" w:rsidRPr="006F1E3F" w:rsidRDefault="00C63EAD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C63EAD" w:rsidRPr="006F1E3F" w14:paraId="33A959F1" w14:textId="77777777" w:rsidTr="006F1E3F">
        <w:trPr>
          <w:cantSplit/>
          <w:trPrChange w:id="676" w:author="Batra Yogesh (EXT)" w:date="2018-04-13T12:29:00Z">
            <w:trPr>
              <w:gridAfter w:val="0"/>
              <w:cantSplit/>
            </w:trPr>
          </w:trPrChange>
        </w:trPr>
        <w:tc>
          <w:tcPr>
            <w:tcW w:w="497" w:type="pct"/>
            <w:shd w:val="clear" w:color="auto" w:fill="C6D9F1" w:themeFill="text2" w:themeFillTint="33"/>
            <w:tcPrChange w:id="677" w:author="Batra Yogesh (EXT)" w:date="2018-04-13T12:29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7DFA7450" w14:textId="77777777" w:rsidR="00C63EAD" w:rsidRPr="006F1E3F" w:rsidRDefault="00C63EAD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41" w:type="pct"/>
            <w:tcPrChange w:id="678" w:author="Batra Yogesh (EXT)" w:date="2018-04-13T12:29:00Z">
              <w:tcPr>
                <w:tcW w:w="3330" w:type="dxa"/>
                <w:gridSpan w:val="2"/>
              </w:tcPr>
            </w:tcPrChange>
          </w:tcPr>
          <w:p w14:paraId="0C4D0ED6" w14:textId="0EEB4556" w:rsidR="00C63EAD" w:rsidRPr="006F1E3F" w:rsidRDefault="00C63EAD" w:rsidP="00911773">
            <w:pPr>
              <w:pStyle w:val="TableText"/>
              <w:keepNext/>
              <w:keepLines/>
              <w:ind w:left="360"/>
              <w:rPr>
                <w:rFonts w:cs="Arial"/>
                <w:i/>
                <w:sz w:val="20"/>
                <w:szCs w:val="20"/>
              </w:rPr>
            </w:pPr>
            <w:r w:rsidRPr="006F1E3F">
              <w:rPr>
                <w:rFonts w:cs="Arial"/>
                <w:sz w:val="20"/>
                <w:szCs w:val="20"/>
                <w:rPrChange w:id="67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Enter 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680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Comments</w:t>
            </w:r>
          </w:p>
        </w:tc>
        <w:tc>
          <w:tcPr>
            <w:tcW w:w="1492" w:type="pct"/>
            <w:tcPrChange w:id="681" w:author="Batra Yogesh (EXT)" w:date="2018-04-13T12:29:00Z">
              <w:tcPr>
                <w:tcW w:w="2700" w:type="dxa"/>
                <w:gridSpan w:val="2"/>
              </w:tcPr>
            </w:tcPrChange>
          </w:tcPr>
          <w:p w14:paraId="033EDF45" w14:textId="72CFA11F" w:rsidR="00C63EAD" w:rsidRPr="006F1E3F" w:rsidRDefault="00C63EAD" w:rsidP="00F144A9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6F1E3F">
              <w:rPr>
                <w:rFonts w:cs="Arial"/>
                <w:sz w:val="20"/>
                <w:szCs w:val="20"/>
                <w:rPrChange w:id="682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Comments are displayed</w:t>
            </w:r>
          </w:p>
        </w:tc>
        <w:tc>
          <w:tcPr>
            <w:tcW w:w="1170" w:type="pct"/>
            <w:tcPrChange w:id="683" w:author="Batra Yogesh (EXT)" w:date="2018-04-13T12:29:00Z">
              <w:tcPr>
                <w:tcW w:w="2116" w:type="dxa"/>
                <w:gridSpan w:val="2"/>
              </w:tcPr>
            </w:tcPrChange>
          </w:tcPr>
          <w:p w14:paraId="1E07FE09" w14:textId="18EA823A" w:rsidR="00C63EAD" w:rsidRPr="006F1E3F" w:rsidRDefault="00C63EAD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C63EAD" w:rsidRPr="006F1E3F" w14:paraId="0BAE583B" w14:textId="77777777" w:rsidTr="006F1E3F">
        <w:trPr>
          <w:cantSplit/>
          <w:trPrChange w:id="684" w:author="Batra Yogesh (EXT)" w:date="2018-04-13T12:29:00Z">
            <w:trPr>
              <w:gridAfter w:val="0"/>
              <w:cantSplit/>
            </w:trPr>
          </w:trPrChange>
        </w:trPr>
        <w:tc>
          <w:tcPr>
            <w:tcW w:w="497" w:type="pct"/>
            <w:shd w:val="clear" w:color="auto" w:fill="C6D9F1" w:themeFill="text2" w:themeFillTint="33"/>
            <w:tcPrChange w:id="685" w:author="Batra Yogesh (EXT)" w:date="2018-04-13T12:29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28F4540" w14:textId="77777777" w:rsidR="00C63EAD" w:rsidRPr="006F1E3F" w:rsidRDefault="00C63EAD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41" w:type="pct"/>
            <w:tcPrChange w:id="686" w:author="Batra Yogesh (EXT)" w:date="2018-04-13T12:29:00Z">
              <w:tcPr>
                <w:tcW w:w="3330" w:type="dxa"/>
                <w:gridSpan w:val="2"/>
              </w:tcPr>
            </w:tcPrChange>
          </w:tcPr>
          <w:p w14:paraId="4D60537C" w14:textId="22651AE6" w:rsidR="00C63EAD" w:rsidRPr="006F1E3F" w:rsidRDefault="00C63EAD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6F1E3F">
              <w:rPr>
                <w:rFonts w:cs="Arial"/>
                <w:sz w:val="20"/>
                <w:szCs w:val="20"/>
                <w:rPrChange w:id="687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6F1E3F">
              <w:rPr>
                <w:rFonts w:cs="Arial"/>
                <w:b/>
                <w:i/>
                <w:sz w:val="20"/>
                <w:szCs w:val="20"/>
                <w:rPrChange w:id="688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6F1E3F">
              <w:rPr>
                <w:rFonts w:cs="Arial"/>
                <w:sz w:val="20"/>
                <w:szCs w:val="20"/>
                <w:rPrChange w:id="68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icon</w:t>
            </w:r>
          </w:p>
        </w:tc>
        <w:tc>
          <w:tcPr>
            <w:tcW w:w="1492" w:type="pct"/>
            <w:tcPrChange w:id="690" w:author="Batra Yogesh (EXT)" w:date="2018-04-13T12:29:00Z">
              <w:tcPr>
                <w:tcW w:w="2700" w:type="dxa"/>
                <w:gridSpan w:val="2"/>
              </w:tcPr>
            </w:tcPrChange>
          </w:tcPr>
          <w:p w14:paraId="1BC5ADF7" w14:textId="77777777" w:rsidR="00C63EAD" w:rsidRPr="006F1E3F" w:rsidRDefault="00C63EAD" w:rsidP="00C90061">
            <w:pPr>
              <w:keepNext/>
              <w:keepLines/>
              <w:rPr>
                <w:rFonts w:cs="Arial"/>
                <w:sz w:val="20"/>
                <w:szCs w:val="20"/>
                <w:rPrChange w:id="69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692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Entry is saved </w:t>
            </w:r>
          </w:p>
          <w:p w14:paraId="09AFB05B" w14:textId="77777777" w:rsidR="00C63EAD" w:rsidRPr="006F1E3F" w:rsidRDefault="00C63EAD" w:rsidP="00C90061">
            <w:pPr>
              <w:keepNext/>
              <w:keepLines/>
              <w:rPr>
                <w:rFonts w:cs="Arial"/>
                <w:sz w:val="20"/>
                <w:szCs w:val="20"/>
                <w:rPrChange w:id="69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694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The following fields are automatically populated: </w:t>
            </w:r>
          </w:p>
          <w:p w14:paraId="0146724D" w14:textId="77777777" w:rsidR="001A36E7" w:rsidRPr="006F1E3F" w:rsidRDefault="001A36E7" w:rsidP="001A36E7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695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b/>
                <w:i/>
                <w:sz w:val="20"/>
                <w:szCs w:val="20"/>
                <w:rPrChange w:id="696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Grs Vol[</w:t>
            </w:r>
            <w:proofErr w:type="spellStart"/>
            <w:r w:rsidRPr="006F1E3F">
              <w:rPr>
                <w:rFonts w:cs="Arial"/>
                <w:b/>
                <w:i/>
                <w:sz w:val="20"/>
                <w:szCs w:val="20"/>
                <w:rPrChange w:id="697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bbl</w:t>
            </w:r>
            <w:proofErr w:type="spellEnd"/>
            <w:r w:rsidRPr="006F1E3F">
              <w:rPr>
                <w:rFonts w:cs="Arial"/>
                <w:b/>
                <w:i/>
                <w:sz w:val="20"/>
                <w:szCs w:val="20"/>
                <w:rPrChange w:id="698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]</w:t>
            </w:r>
          </w:p>
          <w:p w14:paraId="069BB7E6" w14:textId="77777777" w:rsidR="001A36E7" w:rsidRPr="006F1E3F" w:rsidRDefault="001A36E7" w:rsidP="001A36E7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69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b/>
                <w:i/>
                <w:sz w:val="20"/>
                <w:szCs w:val="20"/>
                <w:rPrChange w:id="700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BS&amp;</w:t>
            </w:r>
            <w:proofErr w:type="gramStart"/>
            <w:r w:rsidRPr="006F1E3F">
              <w:rPr>
                <w:rFonts w:cs="Arial"/>
                <w:b/>
                <w:i/>
                <w:sz w:val="20"/>
                <w:szCs w:val="20"/>
                <w:rPrChange w:id="701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W[</w:t>
            </w:r>
            <w:proofErr w:type="gramEnd"/>
            <w:r w:rsidRPr="006F1E3F">
              <w:rPr>
                <w:rFonts w:cs="Arial"/>
                <w:b/>
                <w:i/>
                <w:sz w:val="20"/>
                <w:szCs w:val="20"/>
                <w:rPrChange w:id="702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%]</w:t>
            </w:r>
          </w:p>
          <w:p w14:paraId="1EEAAC11" w14:textId="77777777" w:rsidR="001A36E7" w:rsidRPr="006F1E3F" w:rsidRDefault="001A36E7" w:rsidP="001A36E7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70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b/>
                <w:i/>
                <w:sz w:val="20"/>
                <w:szCs w:val="20"/>
                <w:rPrChange w:id="704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Net Vol[</w:t>
            </w:r>
            <w:proofErr w:type="spellStart"/>
            <w:r w:rsidRPr="006F1E3F">
              <w:rPr>
                <w:rFonts w:cs="Arial"/>
                <w:b/>
                <w:i/>
                <w:sz w:val="20"/>
                <w:szCs w:val="20"/>
                <w:rPrChange w:id="705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bbl</w:t>
            </w:r>
            <w:proofErr w:type="spellEnd"/>
            <w:r w:rsidRPr="006F1E3F">
              <w:rPr>
                <w:rFonts w:cs="Arial"/>
                <w:b/>
                <w:i/>
                <w:sz w:val="20"/>
                <w:szCs w:val="20"/>
                <w:rPrChange w:id="706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]</w:t>
            </w:r>
          </w:p>
          <w:p w14:paraId="036F8E79" w14:textId="2BD7C3AA" w:rsidR="00C63EAD" w:rsidRPr="006F1E3F" w:rsidRDefault="001A36E7" w:rsidP="001A36E7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6F1E3F">
              <w:rPr>
                <w:rFonts w:cs="Arial"/>
                <w:b/>
                <w:i/>
                <w:sz w:val="20"/>
                <w:szCs w:val="20"/>
                <w:rPrChange w:id="707" w:author="Batra Yogesh (EXT)" w:date="2018-04-13T12:28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Hg[ppm]</w:t>
            </w:r>
          </w:p>
        </w:tc>
        <w:tc>
          <w:tcPr>
            <w:tcW w:w="1170" w:type="pct"/>
            <w:tcPrChange w:id="708" w:author="Batra Yogesh (EXT)" w:date="2018-04-13T12:29:00Z">
              <w:tcPr>
                <w:tcW w:w="2116" w:type="dxa"/>
                <w:gridSpan w:val="2"/>
              </w:tcPr>
            </w:tcPrChange>
          </w:tcPr>
          <w:p w14:paraId="7AAE5A94" w14:textId="77777777" w:rsidR="00C63EAD" w:rsidRPr="006F1E3F" w:rsidRDefault="00C63EAD" w:rsidP="00C90061">
            <w:pPr>
              <w:keepNext/>
              <w:keepLines/>
              <w:rPr>
                <w:rFonts w:cs="Arial"/>
                <w:sz w:val="20"/>
                <w:szCs w:val="20"/>
                <w:rPrChange w:id="709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F1E3F">
              <w:rPr>
                <w:rFonts w:cs="Arial"/>
                <w:sz w:val="20"/>
                <w:szCs w:val="20"/>
                <w:rPrChange w:id="710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Repeat steps 4-7 for other streams in ‘Measured Figures’ data window.</w:t>
            </w:r>
          </w:p>
          <w:p w14:paraId="69B97AF1" w14:textId="0DD5DBA0" w:rsidR="00C63EAD" w:rsidRPr="006F1E3F" w:rsidRDefault="00C63EAD" w:rsidP="00D031E8">
            <w:pPr>
              <w:keepNext/>
              <w:keepLines/>
              <w:rPr>
                <w:rFonts w:cs="Arial"/>
                <w:sz w:val="20"/>
              </w:rPr>
            </w:pPr>
            <w:r w:rsidRPr="006F1E3F">
              <w:rPr>
                <w:rFonts w:cs="Arial"/>
                <w:sz w:val="20"/>
                <w:szCs w:val="20"/>
                <w:rPrChange w:id="711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Once the data is entered for all the measured streams, the data for derived streams, if any, may be </w:t>
            </w:r>
            <w:proofErr w:type="gramStart"/>
            <w:r w:rsidRPr="006F1E3F">
              <w:rPr>
                <w:rFonts w:cs="Arial"/>
                <w:sz w:val="20"/>
                <w:szCs w:val="20"/>
                <w:rPrChange w:id="712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auto-populated</w:t>
            </w:r>
            <w:proofErr w:type="gramEnd"/>
            <w:r w:rsidRPr="006F1E3F">
              <w:rPr>
                <w:rFonts w:cs="Arial"/>
                <w:sz w:val="20"/>
                <w:szCs w:val="20"/>
                <w:rPrChange w:id="713" w:author="Batra Yogesh (EXT)" w:date="2018-04-13T12:28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at this stage.</w:t>
            </w:r>
          </w:p>
        </w:tc>
      </w:tr>
      <w:tr w:rsidR="00C63EAD" w:rsidRPr="006F1E3F" w14:paraId="0BAA3825" w14:textId="77777777" w:rsidTr="006F1E3F">
        <w:trPr>
          <w:cantSplit/>
          <w:trPrChange w:id="714" w:author="Batra Yogesh (EXT)" w:date="2018-04-13T12:29:00Z">
            <w:trPr>
              <w:gridAfter w:val="0"/>
              <w:cantSplit/>
            </w:trPr>
          </w:trPrChange>
        </w:trPr>
        <w:tc>
          <w:tcPr>
            <w:tcW w:w="497" w:type="pct"/>
            <w:shd w:val="clear" w:color="auto" w:fill="C6D9F1" w:themeFill="text2" w:themeFillTint="33"/>
            <w:tcPrChange w:id="715" w:author="Batra Yogesh (EXT)" w:date="2018-04-13T12:29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21" w14:textId="77777777" w:rsidR="00C63EAD" w:rsidRPr="006F1E3F" w:rsidRDefault="00C63EAD" w:rsidP="009D7887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</w:p>
        </w:tc>
        <w:tc>
          <w:tcPr>
            <w:tcW w:w="1841" w:type="pct"/>
            <w:shd w:val="clear" w:color="auto" w:fill="C6D9F1" w:themeFill="text2" w:themeFillTint="33"/>
            <w:tcPrChange w:id="716" w:author="Batra Yogesh (EXT)" w:date="2018-04-13T12:29:00Z">
              <w:tcPr>
                <w:tcW w:w="3330" w:type="dxa"/>
                <w:gridSpan w:val="2"/>
                <w:shd w:val="clear" w:color="auto" w:fill="C6D9F1" w:themeFill="text2" w:themeFillTint="33"/>
              </w:tcPr>
            </w:tcPrChange>
          </w:tcPr>
          <w:p w14:paraId="0BAA3822" w14:textId="77777777" w:rsidR="00C63EAD" w:rsidRPr="006F1E3F" w:rsidRDefault="00C63EAD" w:rsidP="00D031E8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6F1E3F">
              <w:rPr>
                <w:rFonts w:cs="Arial"/>
                <w:sz w:val="20"/>
              </w:rPr>
              <w:t>END OF USE CASE</w:t>
            </w:r>
          </w:p>
        </w:tc>
        <w:tc>
          <w:tcPr>
            <w:tcW w:w="1492" w:type="pct"/>
            <w:shd w:val="clear" w:color="auto" w:fill="C6D9F1" w:themeFill="text2" w:themeFillTint="33"/>
            <w:tcPrChange w:id="717" w:author="Batra Yogesh (EXT)" w:date="2018-04-13T12:29:00Z">
              <w:tcPr>
                <w:tcW w:w="2700" w:type="dxa"/>
                <w:gridSpan w:val="2"/>
                <w:shd w:val="clear" w:color="auto" w:fill="C6D9F1" w:themeFill="text2" w:themeFillTint="33"/>
              </w:tcPr>
            </w:tcPrChange>
          </w:tcPr>
          <w:p w14:paraId="0BAA3823" w14:textId="77777777" w:rsidR="00C63EAD" w:rsidRPr="006F1E3F" w:rsidRDefault="00C63EAD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1170" w:type="pct"/>
            <w:shd w:val="clear" w:color="auto" w:fill="C6D9F1" w:themeFill="text2" w:themeFillTint="33"/>
            <w:tcPrChange w:id="718" w:author="Batra Yogesh (EXT)" w:date="2018-04-13T12:29:00Z">
              <w:tcPr>
                <w:tcW w:w="2116" w:type="dxa"/>
                <w:gridSpan w:val="2"/>
                <w:shd w:val="clear" w:color="auto" w:fill="C6D9F1" w:themeFill="text2" w:themeFillTint="33"/>
              </w:tcPr>
            </w:tcPrChange>
          </w:tcPr>
          <w:p w14:paraId="0BAA3824" w14:textId="77777777" w:rsidR="00C63EAD" w:rsidRPr="006F1E3F" w:rsidRDefault="00C63EAD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826" w14:textId="77777777" w:rsidR="00C13B91" w:rsidRPr="006F1E3F" w:rsidRDefault="00C13B91" w:rsidP="009601B2">
      <w:pPr>
        <w:rPr>
          <w:rFonts w:cs="Arial"/>
          <w:b/>
          <w:iCs/>
          <w:sz w:val="20"/>
          <w:szCs w:val="28"/>
        </w:rPr>
      </w:pPr>
    </w:p>
    <w:p w14:paraId="0BAA3827" w14:textId="77777777" w:rsidR="00543D6E" w:rsidRPr="006F1E3F" w:rsidRDefault="00543D6E" w:rsidP="00A902A5">
      <w:pPr>
        <w:rPr>
          <w:rFonts w:cs="Arial"/>
        </w:rPr>
      </w:pPr>
    </w:p>
    <w:p w14:paraId="0BAA3828" w14:textId="77777777" w:rsidR="003D41D8" w:rsidRPr="006F1E3F" w:rsidRDefault="001516B9" w:rsidP="003D41D8">
      <w:pPr>
        <w:pStyle w:val="Heading1"/>
      </w:pPr>
      <w:bookmarkStart w:id="719" w:name="_Toc500764671"/>
      <w:r w:rsidRPr="006F1E3F">
        <w:t>Exception</w:t>
      </w:r>
      <w:r w:rsidR="00BF2F96" w:rsidRPr="006F1E3F">
        <w:t>s</w:t>
      </w:r>
      <w:bookmarkEnd w:id="719"/>
    </w:p>
    <w:p w14:paraId="0BAA3829" w14:textId="2906BD66" w:rsidR="001516B9" w:rsidRPr="006F1E3F" w:rsidRDefault="00E71304" w:rsidP="00447470">
      <w:pPr>
        <w:pStyle w:val="Heading2"/>
      </w:pPr>
      <w:bookmarkStart w:id="720" w:name="_Toc500764672"/>
      <w:r w:rsidRPr="006F1E3F">
        <w:t>List of Common Issues/Errors</w:t>
      </w:r>
      <w:bookmarkEnd w:id="720"/>
    </w:p>
    <w:p w14:paraId="0BAA382A" w14:textId="6605AC92" w:rsidR="001516B9" w:rsidRPr="006F1E3F" w:rsidRDefault="009D157E" w:rsidP="001516B9">
      <w:pPr>
        <w:rPr>
          <w:rFonts w:cs="Arial"/>
        </w:rPr>
      </w:pPr>
      <w:r w:rsidRPr="006F1E3F">
        <w:rPr>
          <w:rFonts w:cs="Arial"/>
        </w:rPr>
        <w:t>Not aware of any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10"/>
        <w:gridCol w:w="2790"/>
        <w:gridCol w:w="3330"/>
        <w:gridCol w:w="1170"/>
      </w:tblGrid>
      <w:tr w:rsidR="001516B9" w:rsidRPr="006F1E3F" w14:paraId="0BAA382F" w14:textId="77777777" w:rsidTr="00AC034C">
        <w:trPr>
          <w:cantSplit/>
          <w:tblHeader/>
        </w:trPr>
        <w:tc>
          <w:tcPr>
            <w:tcW w:w="810" w:type="dxa"/>
            <w:tcBorders>
              <w:bottom w:val="single" w:sz="4" w:space="0" w:color="auto"/>
            </w:tcBorders>
            <w:shd w:val="clear" w:color="auto" w:fill="3399FF"/>
          </w:tcPr>
          <w:p w14:paraId="0BAA382B" w14:textId="029CB4E5" w:rsidR="001516B9" w:rsidRPr="006F1E3F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2790" w:type="dxa"/>
            <w:shd w:val="clear" w:color="auto" w:fill="3399FF"/>
          </w:tcPr>
          <w:p w14:paraId="0BAA382C" w14:textId="5D11B08C" w:rsidR="001516B9" w:rsidRPr="006F1E3F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6F1E3F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3330" w:type="dxa"/>
            <w:shd w:val="clear" w:color="auto" w:fill="3399FF"/>
          </w:tcPr>
          <w:p w14:paraId="0BAA382D" w14:textId="232FB465" w:rsidR="001516B9" w:rsidRPr="006F1E3F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6F1E3F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1170" w:type="dxa"/>
            <w:shd w:val="clear" w:color="auto" w:fill="3399FF"/>
          </w:tcPr>
          <w:p w14:paraId="0BAA382E" w14:textId="37C307D4" w:rsidR="001516B9" w:rsidRPr="006F1E3F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6F1E3F" w14:paraId="0BAA3834" w14:textId="77777777" w:rsidTr="00AC034C">
        <w:trPr>
          <w:cantSplit/>
        </w:trPr>
        <w:tc>
          <w:tcPr>
            <w:tcW w:w="810" w:type="dxa"/>
            <w:shd w:val="clear" w:color="auto" w:fill="C6D9F1" w:themeFill="text2" w:themeFillTint="33"/>
          </w:tcPr>
          <w:p w14:paraId="0BAA3830" w14:textId="77777777" w:rsidR="00447470" w:rsidRPr="006F1E3F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790" w:type="dxa"/>
          </w:tcPr>
          <w:p w14:paraId="0BAA3831" w14:textId="77777777" w:rsidR="001516B9" w:rsidRPr="006F1E3F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3330" w:type="dxa"/>
          </w:tcPr>
          <w:p w14:paraId="0BAA3832" w14:textId="77777777" w:rsidR="001516B9" w:rsidRPr="006F1E3F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70" w:type="dxa"/>
          </w:tcPr>
          <w:p w14:paraId="0BAA3833" w14:textId="77777777" w:rsidR="001516B9" w:rsidRPr="006F1E3F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6F1E3F" w14:paraId="0BAA3839" w14:textId="77777777" w:rsidTr="00AC034C">
        <w:trPr>
          <w:cantSplit/>
          <w:trHeight w:val="341"/>
        </w:trPr>
        <w:tc>
          <w:tcPr>
            <w:tcW w:w="810" w:type="dxa"/>
            <w:shd w:val="clear" w:color="auto" w:fill="C6D9F1" w:themeFill="text2" w:themeFillTint="33"/>
          </w:tcPr>
          <w:p w14:paraId="0BAA3835" w14:textId="77777777" w:rsidR="00447470" w:rsidRPr="006F1E3F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790" w:type="dxa"/>
          </w:tcPr>
          <w:p w14:paraId="0BAA3836" w14:textId="77777777" w:rsidR="000A438C" w:rsidRPr="006F1E3F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3330" w:type="dxa"/>
          </w:tcPr>
          <w:p w14:paraId="0BAA3837" w14:textId="77777777" w:rsidR="000A438C" w:rsidRPr="006F1E3F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70" w:type="dxa"/>
          </w:tcPr>
          <w:p w14:paraId="0BAA3838" w14:textId="77777777" w:rsidR="000A438C" w:rsidRPr="006F1E3F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6F1E3F" w14:paraId="0BAA383E" w14:textId="77777777" w:rsidTr="00AC034C">
        <w:trPr>
          <w:cantSplit/>
          <w:trHeight w:val="341"/>
        </w:trPr>
        <w:tc>
          <w:tcPr>
            <w:tcW w:w="810" w:type="dxa"/>
            <w:shd w:val="clear" w:color="auto" w:fill="C6D9F1" w:themeFill="text2" w:themeFillTint="33"/>
          </w:tcPr>
          <w:p w14:paraId="0BAA383A" w14:textId="77777777" w:rsidR="000A438C" w:rsidRPr="006F1E3F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790" w:type="dxa"/>
          </w:tcPr>
          <w:p w14:paraId="0BAA383B" w14:textId="77777777" w:rsidR="000A438C" w:rsidRPr="006F1E3F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3330" w:type="dxa"/>
          </w:tcPr>
          <w:p w14:paraId="0BAA383C" w14:textId="77777777" w:rsidR="000A438C" w:rsidRPr="006F1E3F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1170" w:type="dxa"/>
          </w:tcPr>
          <w:p w14:paraId="0BAA383D" w14:textId="77777777" w:rsidR="000A438C" w:rsidRPr="006F1E3F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6F1E3F" w:rsidRDefault="00E77205" w:rsidP="00BF2F96">
      <w:pPr>
        <w:rPr>
          <w:rFonts w:cs="Arial"/>
          <w:i/>
        </w:rPr>
      </w:pPr>
    </w:p>
    <w:sectPr w:rsidR="00E77205" w:rsidRPr="006F1E3F" w:rsidSect="004D002A">
      <w:footerReference w:type="even" r:id="rId14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CB6AB" w14:textId="77777777" w:rsidR="00366D14" w:rsidRDefault="00366D14">
      <w:r>
        <w:separator/>
      </w:r>
    </w:p>
  </w:endnote>
  <w:endnote w:type="continuationSeparator" w:id="0">
    <w:p w14:paraId="1D629251" w14:textId="77777777" w:rsidR="00366D14" w:rsidRDefault="00366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E41C" w14:textId="3BB59487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182FF4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6A727" w14:textId="77777777" w:rsidR="00366D14" w:rsidRDefault="00366D14">
      <w:r>
        <w:separator/>
      </w:r>
    </w:p>
  </w:footnote>
  <w:footnote w:type="continuationSeparator" w:id="0">
    <w:p w14:paraId="19B42DFB" w14:textId="77777777" w:rsidR="00366D14" w:rsidRDefault="00366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A3849" w14:textId="6EA5AF2F" w:rsidR="00014D25" w:rsidRPr="00D730E7" w:rsidRDefault="002E4391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 w:rsidRPr="002E4391">
      <w:rPr>
        <w:b/>
        <w:color w:val="3399FF"/>
      </w:rPr>
      <w:t>B</w:t>
    </w:r>
    <w:r>
      <w:rPr>
        <w:b/>
        <w:color w:val="3399FF"/>
      </w:rPr>
      <w:t>KK_UC0</w:t>
    </w:r>
    <w:r w:rsidRPr="002E4391">
      <w:rPr>
        <w:b/>
        <w:color w:val="3399FF"/>
      </w:rPr>
      <w:t>9–Enter Daily Oil Condensate Stream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53933"/>
    <w:multiLevelType w:val="hybridMultilevel"/>
    <w:tmpl w:val="148E1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92E9A"/>
    <w:multiLevelType w:val="hybridMultilevel"/>
    <w:tmpl w:val="03CA9B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94659D"/>
    <w:multiLevelType w:val="hybridMultilevel"/>
    <w:tmpl w:val="F0FC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635BE"/>
    <w:multiLevelType w:val="hybridMultilevel"/>
    <w:tmpl w:val="E5185D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6767B7"/>
    <w:multiLevelType w:val="hybridMultilevel"/>
    <w:tmpl w:val="5DF4EB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B096C"/>
    <w:multiLevelType w:val="hybridMultilevel"/>
    <w:tmpl w:val="267A84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14637"/>
    <w:multiLevelType w:val="hybridMultilevel"/>
    <w:tmpl w:val="1184603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9865982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BF643B3"/>
    <w:multiLevelType w:val="hybridMultilevel"/>
    <w:tmpl w:val="FA2AB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1147DE"/>
    <w:multiLevelType w:val="hybridMultilevel"/>
    <w:tmpl w:val="FCDC3F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17872B7"/>
    <w:multiLevelType w:val="hybridMultilevel"/>
    <w:tmpl w:val="343A0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6041E0"/>
    <w:multiLevelType w:val="hybridMultilevel"/>
    <w:tmpl w:val="05586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08368E"/>
    <w:multiLevelType w:val="hybridMultilevel"/>
    <w:tmpl w:val="415E0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3F11EE"/>
    <w:multiLevelType w:val="hybridMultilevel"/>
    <w:tmpl w:val="98E411B2"/>
    <w:lvl w:ilvl="0" w:tplc="04090005">
      <w:start w:val="1"/>
      <w:numFmt w:val="bullet"/>
      <w:lvlText w:val=""/>
      <w:lvlJc w:val="left"/>
      <w:pPr>
        <w:tabs>
          <w:tab w:val="num" w:pos="1296"/>
        </w:tabs>
        <w:ind w:left="1296" w:hanging="360"/>
      </w:pPr>
      <w:rPr>
        <w:rFonts w:ascii="Wingdings" w:hAnsi="Wingdings" w:hint="default"/>
      </w:rPr>
    </w:lvl>
    <w:lvl w:ilvl="1" w:tplc="619ADA60">
      <w:start w:val="1"/>
      <w:numFmt w:val="decimal"/>
      <w:lvlText w:val="%2."/>
      <w:lvlJc w:val="left"/>
      <w:pPr>
        <w:tabs>
          <w:tab w:val="num" w:pos="2016"/>
        </w:tabs>
        <w:ind w:left="2016" w:hanging="360"/>
      </w:pPr>
      <w:rPr>
        <w:rFonts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22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843083727">
    <w:abstractNumId w:val="24"/>
  </w:num>
  <w:num w:numId="2" w16cid:durableId="1364668480">
    <w:abstractNumId w:val="10"/>
  </w:num>
  <w:num w:numId="3" w16cid:durableId="2015108247">
    <w:abstractNumId w:val="12"/>
  </w:num>
  <w:num w:numId="4" w16cid:durableId="2033678470">
    <w:abstractNumId w:val="13"/>
  </w:num>
  <w:num w:numId="5" w16cid:durableId="649134945">
    <w:abstractNumId w:val="20"/>
  </w:num>
  <w:num w:numId="6" w16cid:durableId="1479105377">
    <w:abstractNumId w:val="0"/>
  </w:num>
  <w:num w:numId="7" w16cid:durableId="1490512253">
    <w:abstractNumId w:val="22"/>
  </w:num>
  <w:num w:numId="8" w16cid:durableId="816797254">
    <w:abstractNumId w:val="23"/>
  </w:num>
  <w:num w:numId="9" w16cid:durableId="73943632">
    <w:abstractNumId w:val="11"/>
  </w:num>
  <w:num w:numId="10" w16cid:durableId="1164202482">
    <w:abstractNumId w:val="3"/>
  </w:num>
  <w:num w:numId="11" w16cid:durableId="1892615664">
    <w:abstractNumId w:val="14"/>
  </w:num>
  <w:num w:numId="12" w16cid:durableId="2014799726">
    <w:abstractNumId w:val="8"/>
  </w:num>
  <w:num w:numId="13" w16cid:durableId="389547384">
    <w:abstractNumId w:val="1"/>
  </w:num>
  <w:num w:numId="14" w16cid:durableId="842889350">
    <w:abstractNumId w:val="21"/>
  </w:num>
  <w:num w:numId="15" w16cid:durableId="2077507567">
    <w:abstractNumId w:val="9"/>
  </w:num>
  <w:num w:numId="16" w16cid:durableId="119038533">
    <w:abstractNumId w:val="4"/>
  </w:num>
  <w:num w:numId="17" w16cid:durableId="1395082140">
    <w:abstractNumId w:val="16"/>
  </w:num>
  <w:num w:numId="18" w16cid:durableId="1840996966">
    <w:abstractNumId w:val="19"/>
  </w:num>
  <w:num w:numId="19" w16cid:durableId="367880048">
    <w:abstractNumId w:val="15"/>
  </w:num>
  <w:num w:numId="20" w16cid:durableId="2125272002">
    <w:abstractNumId w:val="6"/>
  </w:num>
  <w:num w:numId="21" w16cid:durableId="1018386386">
    <w:abstractNumId w:val="5"/>
  </w:num>
  <w:num w:numId="22" w16cid:durableId="1610701669">
    <w:abstractNumId w:val="18"/>
  </w:num>
  <w:num w:numId="23" w16cid:durableId="745761292">
    <w:abstractNumId w:val="7"/>
  </w:num>
  <w:num w:numId="24" w16cid:durableId="440338589">
    <w:abstractNumId w:val="2"/>
  </w:num>
  <w:num w:numId="25" w16cid:durableId="1213692491">
    <w:abstractNumId w:val="17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tra Yogesh (EXT)">
    <w15:presenceInfo w15:providerId="AD" w15:userId="S-1-5-21-4162059163-1544859033-1701284029-51988"/>
  </w15:person>
  <w15:person w15:author="Kiran Madasu">
    <w15:presenceInfo w15:providerId="AD" w15:userId="S::kiran.madasu@tietoevry.com::13cbbb80-8abc-41c2-9ee1-a13d93a22ba9"/>
  </w15:person>
  <w15:person w15:author="Shah Ashay">
    <w15:presenceInfo w15:providerId="None" w15:userId="Shah Ashay"/>
  </w15:person>
  <w15:person w15:author="Divvya Dharshini">
    <w15:presenceInfo w15:providerId="AD" w15:userId="S::divvya.dharshini@quorumsoftware.com::3628957c-4326-4b11-bb20-0c20cbbb65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27CE"/>
    <w:rsid w:val="00005861"/>
    <w:rsid w:val="00005DD6"/>
    <w:rsid w:val="00006EC4"/>
    <w:rsid w:val="00007877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0846"/>
    <w:rsid w:val="00022BA5"/>
    <w:rsid w:val="00023077"/>
    <w:rsid w:val="000252E7"/>
    <w:rsid w:val="0003143A"/>
    <w:rsid w:val="00032E51"/>
    <w:rsid w:val="00033B40"/>
    <w:rsid w:val="00034B86"/>
    <w:rsid w:val="00034F5B"/>
    <w:rsid w:val="000351F8"/>
    <w:rsid w:val="00042719"/>
    <w:rsid w:val="00043173"/>
    <w:rsid w:val="00044333"/>
    <w:rsid w:val="0004685D"/>
    <w:rsid w:val="00050AB9"/>
    <w:rsid w:val="00050D94"/>
    <w:rsid w:val="00051C5A"/>
    <w:rsid w:val="00052808"/>
    <w:rsid w:val="00052FF4"/>
    <w:rsid w:val="00053415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57A9"/>
    <w:rsid w:val="00156337"/>
    <w:rsid w:val="00156920"/>
    <w:rsid w:val="00157466"/>
    <w:rsid w:val="00161D8A"/>
    <w:rsid w:val="001626DE"/>
    <w:rsid w:val="00162B5C"/>
    <w:rsid w:val="001655FA"/>
    <w:rsid w:val="00167857"/>
    <w:rsid w:val="0017076D"/>
    <w:rsid w:val="001750D9"/>
    <w:rsid w:val="00175246"/>
    <w:rsid w:val="00182FF4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36E7"/>
    <w:rsid w:val="001A5809"/>
    <w:rsid w:val="001B0878"/>
    <w:rsid w:val="001B1D7C"/>
    <w:rsid w:val="001B3E59"/>
    <w:rsid w:val="001B668C"/>
    <w:rsid w:val="001B717B"/>
    <w:rsid w:val="001C3234"/>
    <w:rsid w:val="001C5CA6"/>
    <w:rsid w:val="001C6F88"/>
    <w:rsid w:val="001D4407"/>
    <w:rsid w:val="001D705B"/>
    <w:rsid w:val="001E2C66"/>
    <w:rsid w:val="001E3D6C"/>
    <w:rsid w:val="001E52CE"/>
    <w:rsid w:val="001F39DB"/>
    <w:rsid w:val="001F4076"/>
    <w:rsid w:val="0020298E"/>
    <w:rsid w:val="00205F8C"/>
    <w:rsid w:val="00207B56"/>
    <w:rsid w:val="002127A4"/>
    <w:rsid w:val="002153C4"/>
    <w:rsid w:val="00215B02"/>
    <w:rsid w:val="0022028E"/>
    <w:rsid w:val="00226A6D"/>
    <w:rsid w:val="002277E3"/>
    <w:rsid w:val="00232E39"/>
    <w:rsid w:val="002377AB"/>
    <w:rsid w:val="0024192C"/>
    <w:rsid w:val="00243945"/>
    <w:rsid w:val="0025276B"/>
    <w:rsid w:val="002529CB"/>
    <w:rsid w:val="00253EC1"/>
    <w:rsid w:val="002541D2"/>
    <w:rsid w:val="00260010"/>
    <w:rsid w:val="00261D47"/>
    <w:rsid w:val="0026388A"/>
    <w:rsid w:val="0026754A"/>
    <w:rsid w:val="00267E2C"/>
    <w:rsid w:val="00270E83"/>
    <w:rsid w:val="00270F0B"/>
    <w:rsid w:val="0027180E"/>
    <w:rsid w:val="00271C23"/>
    <w:rsid w:val="0027207C"/>
    <w:rsid w:val="002722EF"/>
    <w:rsid w:val="00272623"/>
    <w:rsid w:val="00276FE3"/>
    <w:rsid w:val="002807BC"/>
    <w:rsid w:val="0028258E"/>
    <w:rsid w:val="0028402D"/>
    <w:rsid w:val="00285FDE"/>
    <w:rsid w:val="00290302"/>
    <w:rsid w:val="00290A0C"/>
    <w:rsid w:val="0029105A"/>
    <w:rsid w:val="002922E9"/>
    <w:rsid w:val="0029276C"/>
    <w:rsid w:val="00293123"/>
    <w:rsid w:val="002941C2"/>
    <w:rsid w:val="00294417"/>
    <w:rsid w:val="00294C4B"/>
    <w:rsid w:val="002951AE"/>
    <w:rsid w:val="00295875"/>
    <w:rsid w:val="002A3B29"/>
    <w:rsid w:val="002A56C4"/>
    <w:rsid w:val="002A5F0D"/>
    <w:rsid w:val="002A6A74"/>
    <w:rsid w:val="002B11F2"/>
    <w:rsid w:val="002B36DF"/>
    <w:rsid w:val="002B4081"/>
    <w:rsid w:val="002B5473"/>
    <w:rsid w:val="002B7DDC"/>
    <w:rsid w:val="002C366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4391"/>
    <w:rsid w:val="002E6B98"/>
    <w:rsid w:val="002F1090"/>
    <w:rsid w:val="002F134F"/>
    <w:rsid w:val="002F5750"/>
    <w:rsid w:val="002F66BB"/>
    <w:rsid w:val="00314CC3"/>
    <w:rsid w:val="00317A80"/>
    <w:rsid w:val="00321B32"/>
    <w:rsid w:val="00321BA0"/>
    <w:rsid w:val="0032219A"/>
    <w:rsid w:val="003226F0"/>
    <w:rsid w:val="00323ADA"/>
    <w:rsid w:val="0032596E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5641B"/>
    <w:rsid w:val="00357BFB"/>
    <w:rsid w:val="0036072C"/>
    <w:rsid w:val="00361941"/>
    <w:rsid w:val="003658C7"/>
    <w:rsid w:val="003660AE"/>
    <w:rsid w:val="00366D14"/>
    <w:rsid w:val="00370D86"/>
    <w:rsid w:val="00371F21"/>
    <w:rsid w:val="00373409"/>
    <w:rsid w:val="00373B8A"/>
    <w:rsid w:val="00373CC4"/>
    <w:rsid w:val="00375AC3"/>
    <w:rsid w:val="0037634C"/>
    <w:rsid w:val="003763EC"/>
    <w:rsid w:val="00376768"/>
    <w:rsid w:val="00380D23"/>
    <w:rsid w:val="00380DA0"/>
    <w:rsid w:val="00381205"/>
    <w:rsid w:val="0038191C"/>
    <w:rsid w:val="0038641F"/>
    <w:rsid w:val="00390637"/>
    <w:rsid w:val="0039280F"/>
    <w:rsid w:val="00393BC9"/>
    <w:rsid w:val="003A51A0"/>
    <w:rsid w:val="003A5410"/>
    <w:rsid w:val="003A79F2"/>
    <w:rsid w:val="003B211E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23CF"/>
    <w:rsid w:val="003E542E"/>
    <w:rsid w:val="003E6AB3"/>
    <w:rsid w:val="003F01E3"/>
    <w:rsid w:val="003F4F7B"/>
    <w:rsid w:val="00403523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1934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476C2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606"/>
    <w:rsid w:val="00476DA4"/>
    <w:rsid w:val="00477499"/>
    <w:rsid w:val="004828E2"/>
    <w:rsid w:val="00482A32"/>
    <w:rsid w:val="00483DFC"/>
    <w:rsid w:val="0048437B"/>
    <w:rsid w:val="00484AE9"/>
    <w:rsid w:val="00484D5F"/>
    <w:rsid w:val="00490E48"/>
    <w:rsid w:val="004925F7"/>
    <w:rsid w:val="004930B1"/>
    <w:rsid w:val="004963F3"/>
    <w:rsid w:val="0049647C"/>
    <w:rsid w:val="004A1B2A"/>
    <w:rsid w:val="004A5FBD"/>
    <w:rsid w:val="004A6570"/>
    <w:rsid w:val="004B16C6"/>
    <w:rsid w:val="004B2324"/>
    <w:rsid w:val="004B6593"/>
    <w:rsid w:val="004C0E10"/>
    <w:rsid w:val="004C36C6"/>
    <w:rsid w:val="004C665F"/>
    <w:rsid w:val="004C711C"/>
    <w:rsid w:val="004D002A"/>
    <w:rsid w:val="004D0597"/>
    <w:rsid w:val="004D18DA"/>
    <w:rsid w:val="004D1B65"/>
    <w:rsid w:val="004D2C18"/>
    <w:rsid w:val="004D3FBF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908"/>
    <w:rsid w:val="00522D05"/>
    <w:rsid w:val="00523EC3"/>
    <w:rsid w:val="005273D3"/>
    <w:rsid w:val="00530F64"/>
    <w:rsid w:val="00532370"/>
    <w:rsid w:val="00533AEA"/>
    <w:rsid w:val="005354E9"/>
    <w:rsid w:val="005357F7"/>
    <w:rsid w:val="00535B70"/>
    <w:rsid w:val="005429E9"/>
    <w:rsid w:val="00543D6E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96E9E"/>
    <w:rsid w:val="005A108E"/>
    <w:rsid w:val="005A30BE"/>
    <w:rsid w:val="005A3B3E"/>
    <w:rsid w:val="005A5F1D"/>
    <w:rsid w:val="005A7E32"/>
    <w:rsid w:val="005B04D3"/>
    <w:rsid w:val="005B2627"/>
    <w:rsid w:val="005B5A0D"/>
    <w:rsid w:val="005C2746"/>
    <w:rsid w:val="005C3416"/>
    <w:rsid w:val="005C3E20"/>
    <w:rsid w:val="005C4449"/>
    <w:rsid w:val="005C7D08"/>
    <w:rsid w:val="005D1274"/>
    <w:rsid w:val="005D1403"/>
    <w:rsid w:val="005D6B17"/>
    <w:rsid w:val="005D7FC7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24BFD"/>
    <w:rsid w:val="00631DFD"/>
    <w:rsid w:val="00641D71"/>
    <w:rsid w:val="00641DD6"/>
    <w:rsid w:val="006423F9"/>
    <w:rsid w:val="006427A8"/>
    <w:rsid w:val="0064458C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60428"/>
    <w:rsid w:val="00662028"/>
    <w:rsid w:val="00662CCE"/>
    <w:rsid w:val="00665974"/>
    <w:rsid w:val="00674C1C"/>
    <w:rsid w:val="006759F9"/>
    <w:rsid w:val="0067692D"/>
    <w:rsid w:val="0068089C"/>
    <w:rsid w:val="00681BF7"/>
    <w:rsid w:val="00683E37"/>
    <w:rsid w:val="006843E5"/>
    <w:rsid w:val="00687409"/>
    <w:rsid w:val="00691FF1"/>
    <w:rsid w:val="006A797A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43A"/>
    <w:rsid w:val="006C18C0"/>
    <w:rsid w:val="006C1C26"/>
    <w:rsid w:val="006C4791"/>
    <w:rsid w:val="006C5054"/>
    <w:rsid w:val="006D0858"/>
    <w:rsid w:val="006D15A5"/>
    <w:rsid w:val="006D3C31"/>
    <w:rsid w:val="006D3F63"/>
    <w:rsid w:val="006D62C5"/>
    <w:rsid w:val="006D6B36"/>
    <w:rsid w:val="006E1EC5"/>
    <w:rsid w:val="006E2D9C"/>
    <w:rsid w:val="006F1E3F"/>
    <w:rsid w:val="006F2C73"/>
    <w:rsid w:val="006F2E36"/>
    <w:rsid w:val="006F4CFE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3C4"/>
    <w:rsid w:val="00720C28"/>
    <w:rsid w:val="0072699D"/>
    <w:rsid w:val="00726BBA"/>
    <w:rsid w:val="007270F5"/>
    <w:rsid w:val="00727AC8"/>
    <w:rsid w:val="00730760"/>
    <w:rsid w:val="007319E6"/>
    <w:rsid w:val="00736289"/>
    <w:rsid w:val="00737BBD"/>
    <w:rsid w:val="0074548D"/>
    <w:rsid w:val="0074647B"/>
    <w:rsid w:val="00747414"/>
    <w:rsid w:val="00752035"/>
    <w:rsid w:val="00752EFA"/>
    <w:rsid w:val="0075507C"/>
    <w:rsid w:val="007613F6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F6141"/>
    <w:rsid w:val="007F76A3"/>
    <w:rsid w:val="008015B3"/>
    <w:rsid w:val="008018AC"/>
    <w:rsid w:val="00802F3B"/>
    <w:rsid w:val="00806B74"/>
    <w:rsid w:val="0081344C"/>
    <w:rsid w:val="0082085E"/>
    <w:rsid w:val="00821C02"/>
    <w:rsid w:val="008220C4"/>
    <w:rsid w:val="00822718"/>
    <w:rsid w:val="00824BD2"/>
    <w:rsid w:val="0083094B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1871"/>
    <w:rsid w:val="008C2CB3"/>
    <w:rsid w:val="008C3758"/>
    <w:rsid w:val="008C3836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90066B"/>
    <w:rsid w:val="00901F83"/>
    <w:rsid w:val="009030F3"/>
    <w:rsid w:val="00910980"/>
    <w:rsid w:val="00911773"/>
    <w:rsid w:val="009126AF"/>
    <w:rsid w:val="00913C04"/>
    <w:rsid w:val="00921281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2991"/>
    <w:rsid w:val="00963D78"/>
    <w:rsid w:val="00970EEB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1377"/>
    <w:rsid w:val="00992AE2"/>
    <w:rsid w:val="0099324B"/>
    <w:rsid w:val="00996193"/>
    <w:rsid w:val="00996334"/>
    <w:rsid w:val="009A4918"/>
    <w:rsid w:val="009A5A0D"/>
    <w:rsid w:val="009A6744"/>
    <w:rsid w:val="009A6F35"/>
    <w:rsid w:val="009A7F0B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157E"/>
    <w:rsid w:val="009D2E53"/>
    <w:rsid w:val="009D643A"/>
    <w:rsid w:val="009D657D"/>
    <w:rsid w:val="009D6FDD"/>
    <w:rsid w:val="009D7887"/>
    <w:rsid w:val="009E04D1"/>
    <w:rsid w:val="009E29B7"/>
    <w:rsid w:val="009E5A8E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19A8"/>
    <w:rsid w:val="00A15B2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7D6E"/>
    <w:rsid w:val="00A81107"/>
    <w:rsid w:val="00A82979"/>
    <w:rsid w:val="00A8459B"/>
    <w:rsid w:val="00A8498C"/>
    <w:rsid w:val="00A87505"/>
    <w:rsid w:val="00A877EA"/>
    <w:rsid w:val="00A902A5"/>
    <w:rsid w:val="00A91870"/>
    <w:rsid w:val="00A92FF2"/>
    <w:rsid w:val="00A93A96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F18F6"/>
    <w:rsid w:val="00AF45BD"/>
    <w:rsid w:val="00B01900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45BC"/>
    <w:rsid w:val="00B74D70"/>
    <w:rsid w:val="00B76DB0"/>
    <w:rsid w:val="00B77A26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D65"/>
    <w:rsid w:val="00BA24F0"/>
    <w:rsid w:val="00BA4C57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E78DF"/>
    <w:rsid w:val="00BF273B"/>
    <w:rsid w:val="00BF2F96"/>
    <w:rsid w:val="00C002FE"/>
    <w:rsid w:val="00C00446"/>
    <w:rsid w:val="00C0332E"/>
    <w:rsid w:val="00C053FB"/>
    <w:rsid w:val="00C106B0"/>
    <w:rsid w:val="00C10A4F"/>
    <w:rsid w:val="00C1318A"/>
    <w:rsid w:val="00C13B91"/>
    <w:rsid w:val="00C17943"/>
    <w:rsid w:val="00C20B8B"/>
    <w:rsid w:val="00C21389"/>
    <w:rsid w:val="00C219B1"/>
    <w:rsid w:val="00C23626"/>
    <w:rsid w:val="00C26EF7"/>
    <w:rsid w:val="00C30619"/>
    <w:rsid w:val="00C30EF6"/>
    <w:rsid w:val="00C31134"/>
    <w:rsid w:val="00C31456"/>
    <w:rsid w:val="00C3185D"/>
    <w:rsid w:val="00C33012"/>
    <w:rsid w:val="00C36EFD"/>
    <w:rsid w:val="00C37617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358D"/>
    <w:rsid w:val="00C63EAD"/>
    <w:rsid w:val="00C65A24"/>
    <w:rsid w:val="00C67034"/>
    <w:rsid w:val="00C67D1E"/>
    <w:rsid w:val="00C71042"/>
    <w:rsid w:val="00C71E1F"/>
    <w:rsid w:val="00C8028D"/>
    <w:rsid w:val="00C8324A"/>
    <w:rsid w:val="00C84A1C"/>
    <w:rsid w:val="00C865FE"/>
    <w:rsid w:val="00C868A7"/>
    <w:rsid w:val="00C96A28"/>
    <w:rsid w:val="00CA2B98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4812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CF7480"/>
    <w:rsid w:val="00D031E8"/>
    <w:rsid w:val="00D10347"/>
    <w:rsid w:val="00D119D8"/>
    <w:rsid w:val="00D12E33"/>
    <w:rsid w:val="00D15662"/>
    <w:rsid w:val="00D17537"/>
    <w:rsid w:val="00D1764C"/>
    <w:rsid w:val="00D203D3"/>
    <w:rsid w:val="00D236B7"/>
    <w:rsid w:val="00D26A8E"/>
    <w:rsid w:val="00D321CA"/>
    <w:rsid w:val="00D32A99"/>
    <w:rsid w:val="00D34D90"/>
    <w:rsid w:val="00D37C94"/>
    <w:rsid w:val="00D41042"/>
    <w:rsid w:val="00D433EB"/>
    <w:rsid w:val="00D4728F"/>
    <w:rsid w:val="00D53EC4"/>
    <w:rsid w:val="00D62C62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33F"/>
    <w:rsid w:val="00D9214C"/>
    <w:rsid w:val="00D95CF7"/>
    <w:rsid w:val="00D966C1"/>
    <w:rsid w:val="00D966DC"/>
    <w:rsid w:val="00DA287A"/>
    <w:rsid w:val="00DA3673"/>
    <w:rsid w:val="00DA5D28"/>
    <w:rsid w:val="00DB1E48"/>
    <w:rsid w:val="00DB5AD7"/>
    <w:rsid w:val="00DB5CF2"/>
    <w:rsid w:val="00DB62AB"/>
    <w:rsid w:val="00DC01F4"/>
    <w:rsid w:val="00DC48C1"/>
    <w:rsid w:val="00DC545A"/>
    <w:rsid w:val="00DC65C5"/>
    <w:rsid w:val="00DC6701"/>
    <w:rsid w:val="00DD041B"/>
    <w:rsid w:val="00DD3234"/>
    <w:rsid w:val="00DD35BF"/>
    <w:rsid w:val="00DD4402"/>
    <w:rsid w:val="00DD528C"/>
    <w:rsid w:val="00DF4320"/>
    <w:rsid w:val="00DF733C"/>
    <w:rsid w:val="00E0262A"/>
    <w:rsid w:val="00E0345F"/>
    <w:rsid w:val="00E03ACE"/>
    <w:rsid w:val="00E041D9"/>
    <w:rsid w:val="00E05298"/>
    <w:rsid w:val="00E05B93"/>
    <w:rsid w:val="00E067BA"/>
    <w:rsid w:val="00E07FC0"/>
    <w:rsid w:val="00E13213"/>
    <w:rsid w:val="00E14F0F"/>
    <w:rsid w:val="00E16003"/>
    <w:rsid w:val="00E21D91"/>
    <w:rsid w:val="00E25E3A"/>
    <w:rsid w:val="00E31F59"/>
    <w:rsid w:val="00E33BBB"/>
    <w:rsid w:val="00E33F40"/>
    <w:rsid w:val="00E356A4"/>
    <w:rsid w:val="00E359E4"/>
    <w:rsid w:val="00E41DB9"/>
    <w:rsid w:val="00E42F54"/>
    <w:rsid w:val="00E507ED"/>
    <w:rsid w:val="00E57878"/>
    <w:rsid w:val="00E621CB"/>
    <w:rsid w:val="00E62DF2"/>
    <w:rsid w:val="00E647CC"/>
    <w:rsid w:val="00E66188"/>
    <w:rsid w:val="00E71304"/>
    <w:rsid w:val="00E71BA7"/>
    <w:rsid w:val="00E77205"/>
    <w:rsid w:val="00E82144"/>
    <w:rsid w:val="00E82B4B"/>
    <w:rsid w:val="00E84673"/>
    <w:rsid w:val="00E87851"/>
    <w:rsid w:val="00E95DEB"/>
    <w:rsid w:val="00E962B2"/>
    <w:rsid w:val="00EA53BB"/>
    <w:rsid w:val="00EB17E2"/>
    <w:rsid w:val="00EB3A11"/>
    <w:rsid w:val="00EB49E1"/>
    <w:rsid w:val="00EB4F9D"/>
    <w:rsid w:val="00EC0688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2688"/>
    <w:rsid w:val="00EF399F"/>
    <w:rsid w:val="00EF4239"/>
    <w:rsid w:val="00EF5112"/>
    <w:rsid w:val="00EF674F"/>
    <w:rsid w:val="00EF7BB7"/>
    <w:rsid w:val="00F015AF"/>
    <w:rsid w:val="00F05BEF"/>
    <w:rsid w:val="00F07E6B"/>
    <w:rsid w:val="00F1392D"/>
    <w:rsid w:val="00F144A9"/>
    <w:rsid w:val="00F150B9"/>
    <w:rsid w:val="00F17366"/>
    <w:rsid w:val="00F200A3"/>
    <w:rsid w:val="00F2242B"/>
    <w:rsid w:val="00F309B0"/>
    <w:rsid w:val="00F31E60"/>
    <w:rsid w:val="00F34D95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7D9"/>
    <w:rsid w:val="00F53B11"/>
    <w:rsid w:val="00F53B81"/>
    <w:rsid w:val="00F53EF6"/>
    <w:rsid w:val="00F54205"/>
    <w:rsid w:val="00F55B30"/>
    <w:rsid w:val="00F55B7F"/>
    <w:rsid w:val="00F62284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68A"/>
    <w:rsid w:val="00FA0EC6"/>
    <w:rsid w:val="00FA24EF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4C3E"/>
    <w:rsid w:val="00FD5498"/>
    <w:rsid w:val="00FD549D"/>
    <w:rsid w:val="00FD648B"/>
    <w:rsid w:val="00FE0D88"/>
    <w:rsid w:val="00FE331E"/>
    <w:rsid w:val="00FE668C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  <w:rsid w:val="253B90D0"/>
    <w:rsid w:val="39A31687"/>
    <w:rsid w:val="427BED27"/>
    <w:rsid w:val="585125AB"/>
    <w:rsid w:val="5CE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A372E"/>
  <w15:docId w15:val="{760189EB-7AA3-4A48-87B7-08ED4A5E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qFormat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DF733C"/>
    <w:pPr>
      <w:tabs>
        <w:tab w:val="left" w:pos="720"/>
        <w:tab w:val="right" w:leader="dot" w:pos="9350"/>
      </w:tabs>
      <w:ind w:left="270"/>
      <w:pPrChange w:id="0" w:author="Batra Yogesh (EXT)" w:date="2018-04-06T12:57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57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6E1EC5"/>
    <w:rPr>
      <w:rFonts w:ascii="Arial" w:hAnsi="Arial"/>
    </w:rPr>
  </w:style>
  <w:style w:type="paragraph" w:styleId="Revision">
    <w:name w:val="Revision"/>
    <w:hidden/>
    <w:uiPriority w:val="99"/>
    <w:semiHidden/>
    <w:rsid w:val="006C5054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_ip_UnifiedCompliancePolicyUIAction xmlns="http://schemas.microsoft.com/sharepoint/v3" xsi:nil="true"/>
    <FolderPath xmlns="1aae5ee3-ab82-4627-b6ba-b8cbdf936c36" xsi:nil="true"/>
    <_ip_UnifiedCompliancePolicyProperties xmlns="http://schemas.microsoft.com/sharepoint/v3" xsi:nil="true"/>
    <Folderpath0 xmlns="1aae5ee3-ab82-4627-b6ba-b8cbdf936c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2C1CD7-79B0-4E9A-879D-DF2EAE0FE6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dbb6fb1c-d6dc-4588-a4b0-213aa76a2734"/>
    <ds:schemaRef ds:uri="b9f1db13-37d0-4e45-944c-b878e8992007"/>
  </ds:schemaRefs>
</ds:datastoreItem>
</file>

<file path=customXml/itemProps3.xml><?xml version="1.0" encoding="utf-8"?>
<ds:datastoreItem xmlns:ds="http://schemas.openxmlformats.org/officeDocument/2006/customXml" ds:itemID="{E9CFA117-32A0-4506-BBB4-A5083BBCB265}"/>
</file>

<file path=customXml/itemProps4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4db608-ddec-4a44-8ad7-7d5a79b7448e}" enabled="1" method="Standard" siteId="{fd799da1-bfc1-4234-a91c-72b3a1cb9e2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2</TotalTime>
  <Pages>11</Pages>
  <Words>987</Words>
  <Characters>5627</Characters>
  <Application>Microsoft Office Word</Application>
  <DocSecurity>0</DocSecurity>
  <Lines>46</Lines>
  <Paragraphs>13</Paragraphs>
  <ScaleCrop>false</ScaleCrop>
  <Company>Chevron</Company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Oil Condensate Stream Data</dc:title>
  <dc:creator>Wirasak Chomphu</dc:creator>
  <cp:lastModifiedBy>Divvya Dharshini</cp:lastModifiedBy>
  <cp:revision>6</cp:revision>
  <cp:lastPrinted>2005-03-03T19:34:00Z</cp:lastPrinted>
  <dcterms:created xsi:type="dcterms:W3CDTF">2025-03-18T17:10:00Z</dcterms:created>
  <dcterms:modified xsi:type="dcterms:W3CDTF">2026-08-10T04:50:00Z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Tester">
    <vt:lpwstr/>
  </property>
  <property fmtid="{D5CDD505-2E9C-101B-9397-08002B2CF9AE}" pid="18" name="EC Module">
    <vt:lpwstr>Production</vt:lpwstr>
  </property>
  <property fmtid="{D5CDD505-2E9C-101B-9397-08002B2CF9AE}" pid="19" name="Instance">
    <vt:lpwstr>CUK</vt:lpwstr>
  </property>
  <property fmtid="{D5CDD505-2E9C-101B-9397-08002B2CF9AE}" pid="20" name="EC Version">
    <vt:lpwstr>9.3</vt:lpwstr>
  </property>
  <property fmtid="{D5CDD505-2E9C-101B-9397-08002B2CF9AE}" pid="21" name="Chevron Discipline">
    <vt:lpwstr/>
  </property>
  <property fmtid="{D5CDD505-2E9C-101B-9397-08002B2CF9AE}" pid="22" name="Retention Category">
    <vt:lpwstr>4;#Reference Document|b32bd135-7ebe-49d0-bfcc-ca766c5e9989</vt:lpwstr>
  </property>
  <property fmtid="{D5CDD505-2E9C-101B-9397-08002B2CF9AE}" pid="23" name="xd_Signature">
    <vt:bool>false</vt:bool>
  </property>
  <property fmtid="{D5CDD505-2E9C-101B-9397-08002B2CF9AE}" pid="24" name="xd_ProgID">
    <vt:lpwstr/>
  </property>
  <property fmtid="{D5CDD505-2E9C-101B-9397-08002B2CF9AE}" pid="25" name="ComplianceAssetId">
    <vt:lpwstr/>
  </property>
  <property fmtid="{D5CDD505-2E9C-101B-9397-08002B2CF9AE}" pid="26" name="TemplateUrl">
    <vt:lpwstr/>
  </property>
  <property fmtid="{D5CDD505-2E9C-101B-9397-08002B2CF9AE}" pid="27" name="MediaServiceImageTags">
    <vt:lpwstr/>
  </property>
</Properties>
</file>