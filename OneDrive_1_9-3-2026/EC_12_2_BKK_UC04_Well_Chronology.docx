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372E" w14:textId="797E6720" w:rsidR="004D61A0" w:rsidRPr="007C4254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0" w:author="Batra Yogesh (EXT)" w:date="2018-04-13T12:20:00Z">
            <w:rPr>
              <w:rFonts w:asciiTheme="minorHAnsi" w:hAnsiTheme="minorHAnsi"/>
            </w:rPr>
          </w:rPrChange>
        </w:rPr>
      </w:pPr>
      <w:r>
        <w:rPr>
          <w:noProof/>
        </w:rPr>
        <w:drawing>
          <wp:inline distT="0" distB="0" distL="0" distR="0" wp14:anchorId="01471F27" wp14:editId="29F40C6E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20:00Z">
            <w:rPr>
              <w:rFonts w:asciiTheme="minorHAnsi" w:hAnsiTheme="minorHAnsi"/>
            </w:rPr>
          </w:rPrChange>
        </w:rPr>
      </w:pPr>
    </w:p>
    <w:p w14:paraId="0BAA3730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20:00Z">
            <w:rPr>
              <w:rFonts w:asciiTheme="minorHAnsi" w:hAnsiTheme="minorHAnsi"/>
            </w:rPr>
          </w:rPrChange>
        </w:rPr>
      </w:pPr>
    </w:p>
    <w:p w14:paraId="0BAA3731" w14:textId="77777777" w:rsidR="004D61A0" w:rsidRPr="007C4254" w:rsidRDefault="00877E58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20:00Z">
            <w:rPr>
              <w:rFonts w:asciiTheme="minorHAnsi" w:hAnsiTheme="minorHAnsi"/>
            </w:rPr>
          </w:rPrChange>
        </w:rPr>
      </w:pPr>
      <w:commentRangeStart w:id="4"/>
      <w:commentRangeStart w:id="5"/>
      <w:commentRangeEnd w:id="4"/>
      <w:r w:rsidRPr="007C4254">
        <w:rPr>
          <w:rStyle w:val="CommentReference"/>
          <w:rFonts w:cs="Arial"/>
          <w:sz w:val="22"/>
          <w:szCs w:val="24"/>
          <w:rPrChange w:id="6" w:author="Batra Yogesh (EXT)" w:date="2018-04-13T12:20:00Z">
            <w:rPr>
              <w:rStyle w:val="CommentReference"/>
              <w:rFonts w:asciiTheme="minorHAnsi" w:hAnsiTheme="minorHAnsi"/>
              <w:sz w:val="22"/>
              <w:szCs w:val="24"/>
            </w:rPr>
          </w:rPrChange>
        </w:rPr>
        <w:commentReference w:id="4"/>
      </w:r>
      <w:commentRangeEnd w:id="5"/>
      <w:r w:rsidR="001D0F2D" w:rsidRPr="007C4254">
        <w:rPr>
          <w:rStyle w:val="CommentReference"/>
          <w:rFonts w:cs="Arial"/>
          <w:sz w:val="22"/>
          <w:szCs w:val="24"/>
          <w:rPrChange w:id="7" w:author="Batra Yogesh (EXT)" w:date="2018-04-13T12:20:00Z">
            <w:rPr>
              <w:rStyle w:val="CommentReference"/>
              <w:rFonts w:asciiTheme="minorHAnsi" w:hAnsiTheme="minorHAnsi"/>
              <w:sz w:val="22"/>
              <w:szCs w:val="24"/>
            </w:rPr>
          </w:rPrChange>
        </w:rPr>
        <w:commentReference w:id="5"/>
      </w:r>
    </w:p>
    <w:p w14:paraId="0BAA3732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20:00Z">
            <w:rPr>
              <w:rFonts w:asciiTheme="minorHAnsi" w:hAnsiTheme="minorHAnsi"/>
            </w:rPr>
          </w:rPrChange>
        </w:rPr>
      </w:pPr>
    </w:p>
    <w:p w14:paraId="0BAA3733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20:00Z">
            <w:rPr>
              <w:rFonts w:asciiTheme="minorHAnsi" w:hAnsiTheme="minorHAnsi"/>
            </w:rPr>
          </w:rPrChange>
        </w:rPr>
      </w:pPr>
    </w:p>
    <w:p w14:paraId="0BAA3734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20:00Z">
            <w:rPr>
              <w:rFonts w:asciiTheme="minorHAnsi" w:hAnsiTheme="minorHAnsi"/>
            </w:rPr>
          </w:rPrChange>
        </w:rPr>
      </w:pPr>
    </w:p>
    <w:p w14:paraId="0BAA3735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20:00Z">
            <w:rPr>
              <w:rFonts w:asciiTheme="minorHAnsi" w:hAnsiTheme="minorHAnsi"/>
            </w:rPr>
          </w:rPrChange>
        </w:rPr>
      </w:pPr>
    </w:p>
    <w:p w14:paraId="0BAA3736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2" w:author="Batra Yogesh (EXT)" w:date="2018-04-13T12:20:00Z">
            <w:rPr>
              <w:rFonts w:asciiTheme="minorHAnsi" w:hAnsiTheme="minorHAnsi"/>
            </w:rPr>
          </w:rPrChange>
        </w:rPr>
      </w:pPr>
    </w:p>
    <w:p w14:paraId="0BAA3737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3" w:author="Batra Yogesh (EXT)" w:date="2018-04-13T12:20:00Z">
            <w:rPr>
              <w:rFonts w:asciiTheme="minorHAnsi" w:hAnsiTheme="minorHAnsi"/>
            </w:rPr>
          </w:rPrChange>
        </w:rPr>
      </w:pPr>
    </w:p>
    <w:p w14:paraId="0BAA3738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4" w:author="Batra Yogesh (EXT)" w:date="2018-04-13T12:20:00Z">
            <w:rPr>
              <w:rFonts w:asciiTheme="minorHAnsi" w:hAnsiTheme="minorHAnsi"/>
            </w:rPr>
          </w:rPrChange>
        </w:rPr>
      </w:pPr>
    </w:p>
    <w:p w14:paraId="0BAA3739" w14:textId="77777777" w:rsidR="004D61A0" w:rsidRPr="007C4254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1684E823" w:rsidR="004D61A0" w:rsidRPr="007C4254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7C4254">
        <w:rPr>
          <w:rFonts w:cs="Arial"/>
          <w:color w:val="3399FF"/>
          <w:sz w:val="52"/>
          <w:szCs w:val="52"/>
        </w:rPr>
        <w:t xml:space="preserve">EC Upgrade </w:t>
      </w:r>
      <w:r w:rsidR="00650DD6" w:rsidRPr="007C4254">
        <w:rPr>
          <w:rFonts w:cs="Arial"/>
          <w:color w:val="3399FF"/>
          <w:sz w:val="52"/>
          <w:szCs w:val="52"/>
        </w:rPr>
        <w:t>BKK</w:t>
      </w:r>
      <w:r w:rsidRPr="007C4254">
        <w:rPr>
          <w:rFonts w:cs="Arial"/>
          <w:color w:val="3399FF"/>
          <w:sz w:val="52"/>
          <w:szCs w:val="52"/>
        </w:rPr>
        <w:t xml:space="preserve"> </w:t>
      </w:r>
      <w:r w:rsidR="004D61A0" w:rsidRPr="007C4254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7C4254" w:rsidRDefault="004D61A0">
      <w:pPr>
        <w:jc w:val="center"/>
        <w:rPr>
          <w:rFonts w:cs="Arial"/>
        </w:rPr>
      </w:pPr>
    </w:p>
    <w:p w14:paraId="0BAA373C" w14:textId="77777777" w:rsidR="007C0F5B" w:rsidRPr="007C4254" w:rsidRDefault="007C0F5B">
      <w:pPr>
        <w:jc w:val="center"/>
        <w:rPr>
          <w:rFonts w:cs="Arial"/>
        </w:rPr>
      </w:pPr>
    </w:p>
    <w:p w14:paraId="0BAA373D" w14:textId="77777777" w:rsidR="007C0F5B" w:rsidRPr="007C4254" w:rsidRDefault="007C0F5B">
      <w:pPr>
        <w:jc w:val="center"/>
        <w:rPr>
          <w:rFonts w:cs="Arial"/>
        </w:rPr>
      </w:pPr>
    </w:p>
    <w:p w14:paraId="0BAA373E" w14:textId="77777777" w:rsidR="007C0F5B" w:rsidRPr="007C4254" w:rsidRDefault="004D61A0">
      <w:pPr>
        <w:pStyle w:val="BodyText"/>
        <w:rPr>
          <w:rFonts w:cs="Arial"/>
          <w:color w:val="3399FF"/>
        </w:rPr>
      </w:pPr>
      <w:r w:rsidRPr="007C4254">
        <w:rPr>
          <w:rFonts w:cs="Arial"/>
          <w:b/>
          <w:color w:val="3399FF"/>
        </w:rPr>
        <w:t>Project Name</w:t>
      </w:r>
    </w:p>
    <w:p w14:paraId="0BAA373F" w14:textId="1D91EECE" w:rsidR="00EF4239" w:rsidRPr="007C4254" w:rsidRDefault="00650DD6">
      <w:pPr>
        <w:pStyle w:val="BodyText"/>
        <w:rPr>
          <w:rFonts w:cs="Arial"/>
          <w:color w:val="3399FF"/>
        </w:rPr>
      </w:pPr>
      <w:r w:rsidRPr="007C4254">
        <w:rPr>
          <w:rFonts w:cs="Arial"/>
          <w:color w:val="3399FF"/>
        </w:rPr>
        <w:t>BKK</w:t>
      </w:r>
      <w:r w:rsidR="00FA58CA" w:rsidRPr="007C4254">
        <w:rPr>
          <w:rFonts w:cs="Arial"/>
          <w:color w:val="3399FF"/>
        </w:rPr>
        <w:t xml:space="preserve"> Project</w:t>
      </w:r>
      <w:r w:rsidR="000A438C" w:rsidRPr="007C4254">
        <w:rPr>
          <w:rFonts w:cs="Arial"/>
          <w:color w:val="3399FF"/>
        </w:rPr>
        <w:t xml:space="preserve"> </w:t>
      </w:r>
      <w:r w:rsidR="002A6A74" w:rsidRPr="007C4254">
        <w:rPr>
          <w:rFonts w:cs="Arial"/>
          <w:color w:val="3399FF"/>
        </w:rPr>
        <w:t>Energy Components</w:t>
      </w:r>
    </w:p>
    <w:p w14:paraId="0BAA3740" w14:textId="77777777" w:rsidR="004D61A0" w:rsidRPr="007C4254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7C4254" w:rsidRDefault="004D61A0">
      <w:pPr>
        <w:jc w:val="center"/>
        <w:rPr>
          <w:rFonts w:cs="Arial"/>
          <w:color w:val="3399FF"/>
        </w:rPr>
      </w:pPr>
      <w:r w:rsidRPr="007C4254">
        <w:rPr>
          <w:rFonts w:cs="Arial"/>
          <w:b/>
          <w:color w:val="3399FF"/>
        </w:rPr>
        <w:t>Use-Case Name</w:t>
      </w:r>
    </w:p>
    <w:p w14:paraId="0BAA3742" w14:textId="3068C878" w:rsidR="004D61A0" w:rsidRPr="007C4254" w:rsidRDefault="00650DD6">
      <w:pPr>
        <w:jc w:val="center"/>
        <w:rPr>
          <w:rFonts w:cs="Arial"/>
          <w:color w:val="3399FF"/>
        </w:rPr>
      </w:pPr>
      <w:r w:rsidRPr="007C4254">
        <w:rPr>
          <w:rFonts w:cs="Arial"/>
          <w:color w:val="3399FF"/>
        </w:rPr>
        <w:t>EC_</w:t>
      </w:r>
      <w:del w:id="15" w:author="Batra Yogesh (EXT)" w:date="2018-04-13T16:29:00Z">
        <w:r w:rsidRPr="007C4254" w:rsidDel="00EC77F6">
          <w:rPr>
            <w:rFonts w:cs="Arial"/>
            <w:color w:val="3399FF"/>
          </w:rPr>
          <w:delText>09_3</w:delText>
        </w:r>
      </w:del>
      <w:ins w:id="16" w:author="Batra Yogesh (EXT)" w:date="2018-04-13T16:29:00Z">
        <w:r w:rsidR="00EC77F6">
          <w:rPr>
            <w:rFonts w:cs="Arial"/>
            <w:color w:val="3399FF"/>
          </w:rPr>
          <w:t>1</w:t>
        </w:r>
      </w:ins>
      <w:ins w:id="17" w:author="Kiran Madasu" w:date="2021-06-08T10:04:00Z">
        <w:r w:rsidR="003330A9">
          <w:rPr>
            <w:rFonts w:cs="Arial"/>
            <w:color w:val="3399FF"/>
          </w:rPr>
          <w:t>2</w:t>
        </w:r>
      </w:ins>
      <w:ins w:id="18" w:author="Batra Yogesh (EXT)" w:date="2018-04-13T16:29:00Z">
        <w:del w:id="19" w:author="Kiran Madasu" w:date="2021-06-08T10:04:00Z">
          <w:r w:rsidR="00EC77F6" w:rsidDel="003330A9">
            <w:rPr>
              <w:rFonts w:cs="Arial"/>
              <w:color w:val="3399FF"/>
            </w:rPr>
            <w:delText>1</w:delText>
          </w:r>
        </w:del>
        <w:r w:rsidR="00EC77F6">
          <w:rPr>
            <w:rFonts w:cs="Arial"/>
            <w:color w:val="3399FF"/>
          </w:rPr>
          <w:t>_2</w:t>
        </w:r>
      </w:ins>
      <w:r w:rsidRPr="007C4254">
        <w:rPr>
          <w:rFonts w:cs="Arial"/>
          <w:color w:val="3399FF"/>
        </w:rPr>
        <w:t>_BKK_UC0</w:t>
      </w:r>
      <w:r w:rsidR="000F0105" w:rsidRPr="007C4254">
        <w:rPr>
          <w:rFonts w:cs="Arial"/>
          <w:color w:val="3399FF"/>
        </w:rPr>
        <w:t>5</w:t>
      </w:r>
      <w:r w:rsidRPr="007C4254">
        <w:rPr>
          <w:rFonts w:cs="Arial"/>
          <w:color w:val="3399FF"/>
        </w:rPr>
        <w:t>_</w:t>
      </w:r>
      <w:r w:rsidR="000F0105" w:rsidRPr="00EC77F6">
        <w:rPr>
          <w:rFonts w:cs="Arial"/>
          <w:color w:val="3399FF"/>
        </w:rPr>
        <w:t>Well Chronology</w:t>
      </w:r>
      <w:r w:rsidR="004D61A0" w:rsidRPr="007C4254">
        <w:rPr>
          <w:rFonts w:cs="Arial"/>
          <w:color w:val="3399FF"/>
        </w:rPr>
        <w:br/>
      </w:r>
    </w:p>
    <w:p w14:paraId="0BAA3743" w14:textId="77777777" w:rsidR="007C0F5B" w:rsidRPr="007C4254" w:rsidRDefault="004D61A0" w:rsidP="00B107D1">
      <w:pPr>
        <w:jc w:val="center"/>
        <w:rPr>
          <w:rFonts w:cs="Arial"/>
          <w:color w:val="3399FF"/>
        </w:rPr>
      </w:pPr>
      <w:r w:rsidRPr="007C4254">
        <w:rPr>
          <w:rFonts w:cs="Arial"/>
          <w:b/>
          <w:color w:val="3399FF"/>
        </w:rPr>
        <w:t>Origination Date</w:t>
      </w:r>
    </w:p>
    <w:p w14:paraId="0BAA3744" w14:textId="0400C997" w:rsidR="004D61A0" w:rsidRPr="007C4254" w:rsidDel="001D0FC5" w:rsidRDefault="00650DD6" w:rsidP="00B107D1">
      <w:pPr>
        <w:jc w:val="center"/>
        <w:rPr>
          <w:del w:id="20" w:author="Wirasak Chomphu [2]" w:date="2020-07-02T15:53:00Z"/>
          <w:rFonts w:cs="Arial"/>
          <w:color w:val="3399FF"/>
        </w:rPr>
      </w:pPr>
      <w:r w:rsidRPr="007C4254">
        <w:rPr>
          <w:rFonts w:cs="Arial"/>
          <w:color w:val="3399FF"/>
        </w:rPr>
        <w:t>14-Oct-2017</w:t>
      </w:r>
    </w:p>
    <w:p w14:paraId="0BAA3745" w14:textId="77777777" w:rsidR="004D61A0" w:rsidRPr="007C4254" w:rsidDel="001D0FC5" w:rsidRDefault="004D61A0">
      <w:pPr>
        <w:rPr>
          <w:del w:id="21" w:author="Wirasak Chomphu [2]" w:date="2020-07-02T15:53:00Z"/>
          <w:rFonts w:cs="Arial"/>
        </w:rPr>
      </w:pPr>
    </w:p>
    <w:p w14:paraId="0BAA3746" w14:textId="77777777" w:rsidR="004D61A0" w:rsidRPr="007C4254" w:rsidDel="001D0FC5" w:rsidRDefault="004D61A0">
      <w:pPr>
        <w:rPr>
          <w:del w:id="22" w:author="Wirasak Chomphu [2]" w:date="2020-07-02T15:53:00Z"/>
          <w:rFonts w:cs="Arial"/>
        </w:rPr>
      </w:pPr>
    </w:p>
    <w:p w14:paraId="0BAA3747" w14:textId="77777777" w:rsidR="004D61A0" w:rsidRPr="007C4254" w:rsidDel="001D0FC5" w:rsidRDefault="004D61A0">
      <w:pPr>
        <w:rPr>
          <w:del w:id="23" w:author="Wirasak Chomphu [2]" w:date="2020-07-02T15:53:00Z"/>
          <w:rFonts w:cs="Arial"/>
        </w:rPr>
      </w:pPr>
    </w:p>
    <w:p w14:paraId="0BAA3748" w14:textId="77777777" w:rsidR="004D61A0" w:rsidRPr="007C4254" w:rsidDel="001D0FC5" w:rsidRDefault="004D61A0">
      <w:pPr>
        <w:rPr>
          <w:del w:id="24" w:author="Wirasak Chomphu [2]" w:date="2020-07-02T15:53:00Z"/>
          <w:rFonts w:cs="Arial"/>
        </w:rPr>
      </w:pPr>
    </w:p>
    <w:p w14:paraId="0BAA3749" w14:textId="77777777" w:rsidR="004D61A0" w:rsidRPr="007C4254" w:rsidDel="001D0FC5" w:rsidRDefault="004D61A0">
      <w:pPr>
        <w:rPr>
          <w:del w:id="25" w:author="Wirasak Chomphu [2]" w:date="2020-07-02T15:53:00Z"/>
          <w:rFonts w:cs="Arial"/>
        </w:rPr>
      </w:pPr>
    </w:p>
    <w:p w14:paraId="0BAA374A" w14:textId="77777777" w:rsidR="004D61A0" w:rsidRPr="007C4254" w:rsidDel="001D0FC5" w:rsidRDefault="004D61A0">
      <w:pPr>
        <w:rPr>
          <w:del w:id="26" w:author="Wirasak Chomphu [2]" w:date="2020-07-02T15:53:00Z"/>
          <w:rFonts w:cs="Arial"/>
        </w:rPr>
      </w:pPr>
    </w:p>
    <w:p w14:paraId="0BAA374B" w14:textId="77777777" w:rsidR="004D61A0" w:rsidRPr="007C4254" w:rsidRDefault="004D61A0">
      <w:pPr>
        <w:jc w:val="center"/>
        <w:rPr>
          <w:rFonts w:cs="Arial"/>
        </w:rPr>
        <w:pPrChange w:id="27" w:author="Wirasak Chomphu [2]" w:date="2020-07-02T15:53:00Z">
          <w:pPr/>
        </w:pPrChange>
      </w:pPr>
    </w:p>
    <w:p w14:paraId="0BAA374C" w14:textId="77777777" w:rsidR="004D61A0" w:rsidRPr="007C4254" w:rsidRDefault="004D61A0">
      <w:pPr>
        <w:rPr>
          <w:rFonts w:cs="Arial"/>
        </w:rPr>
      </w:pPr>
    </w:p>
    <w:p w14:paraId="0BAA374D" w14:textId="77777777" w:rsidR="004D61A0" w:rsidRPr="007C4254" w:rsidRDefault="004D61A0">
      <w:pPr>
        <w:rPr>
          <w:rFonts w:cs="Arial"/>
        </w:rPr>
      </w:pPr>
    </w:p>
    <w:p w14:paraId="0BAA374E" w14:textId="77777777" w:rsidR="004D61A0" w:rsidRPr="007C4254" w:rsidRDefault="004D61A0">
      <w:pPr>
        <w:rPr>
          <w:rFonts w:cs="Arial"/>
        </w:rPr>
      </w:pPr>
    </w:p>
    <w:p w14:paraId="0BAA374F" w14:textId="77777777" w:rsidR="007C0F5B" w:rsidRPr="007C4254" w:rsidRDefault="007C0F5B">
      <w:pPr>
        <w:rPr>
          <w:rFonts w:cs="Arial"/>
        </w:rPr>
      </w:pPr>
    </w:p>
    <w:p w14:paraId="0BAA3750" w14:textId="77777777" w:rsidR="004D61A0" w:rsidRPr="007C4254" w:rsidRDefault="004D61A0" w:rsidP="00447470">
      <w:pPr>
        <w:rPr>
          <w:rFonts w:cs="Arial"/>
        </w:rPr>
      </w:pPr>
      <w:r w:rsidRPr="007C4254">
        <w:rPr>
          <w:rFonts w:cs="Arial"/>
        </w:rPr>
        <w:t>Revision History</w:t>
      </w:r>
    </w:p>
    <w:p w14:paraId="0BAA3751" w14:textId="77777777" w:rsidR="004D61A0" w:rsidRPr="007C4254" w:rsidRDefault="004D61A0">
      <w:pPr>
        <w:rPr>
          <w:rFonts w:cs="Arial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710"/>
        <w:gridCol w:w="2970"/>
        <w:gridCol w:w="1170"/>
        <w:gridCol w:w="1170"/>
        <w:gridCol w:w="1350"/>
      </w:tblGrid>
      <w:tr w:rsidR="005F74A6" w:rsidRPr="007C4254" w14:paraId="0BAA3756" w14:textId="5ED8BD66" w:rsidTr="1D255A62">
        <w:trPr>
          <w:cantSplit/>
          <w:tblHeader/>
        </w:trPr>
        <w:tc>
          <w:tcPr>
            <w:tcW w:w="1165" w:type="dxa"/>
            <w:shd w:val="clear" w:color="auto" w:fill="3399FF"/>
          </w:tcPr>
          <w:p w14:paraId="0BAA3752" w14:textId="7C5064CA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1710" w:type="dxa"/>
            <w:shd w:val="clear" w:color="auto" w:fill="3399FF"/>
          </w:tcPr>
          <w:p w14:paraId="0BAA3753" w14:textId="706486C2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2970" w:type="dxa"/>
            <w:shd w:val="clear" w:color="auto" w:fill="3399FF"/>
          </w:tcPr>
          <w:p w14:paraId="0BAA3754" w14:textId="77777777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1170" w:type="dxa"/>
            <w:shd w:val="clear" w:color="auto" w:fill="3399FF"/>
          </w:tcPr>
          <w:p w14:paraId="3FA9A84F" w14:textId="77777777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170" w:type="dxa"/>
            <w:shd w:val="clear" w:color="auto" w:fill="3399FF"/>
          </w:tcPr>
          <w:p w14:paraId="2279381B" w14:textId="77777777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350" w:type="dxa"/>
            <w:shd w:val="clear" w:color="auto" w:fill="3399FF"/>
          </w:tcPr>
          <w:p w14:paraId="69284D3A" w14:textId="3EEBDEA0" w:rsidR="005F74A6" w:rsidRPr="007C42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C4254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7C4254" w14:paraId="0BAA375B" w14:textId="2375FBD8" w:rsidTr="1D255A62">
        <w:trPr>
          <w:cantSplit/>
        </w:trPr>
        <w:tc>
          <w:tcPr>
            <w:tcW w:w="1165" w:type="dxa"/>
          </w:tcPr>
          <w:p w14:paraId="0BAA3757" w14:textId="225044F2" w:rsidR="005F74A6" w:rsidRPr="007C4254" w:rsidRDefault="005F74A6" w:rsidP="005F74A6">
            <w:pPr>
              <w:jc w:val="center"/>
              <w:rPr>
                <w:rFonts w:cs="Arial"/>
                <w:sz w:val="20"/>
              </w:rPr>
            </w:pPr>
            <w:r w:rsidRPr="007C4254">
              <w:rPr>
                <w:rFonts w:cs="Arial"/>
                <w:sz w:val="20"/>
              </w:rPr>
              <w:t>1</w:t>
            </w:r>
            <w:r w:rsidR="004B1ADC" w:rsidRPr="007C4254">
              <w:rPr>
                <w:rFonts w:cs="Arial"/>
                <w:sz w:val="20"/>
              </w:rPr>
              <w:t>.0</w:t>
            </w:r>
          </w:p>
        </w:tc>
        <w:tc>
          <w:tcPr>
            <w:tcW w:w="1710" w:type="dxa"/>
          </w:tcPr>
          <w:p w14:paraId="0BAA3758" w14:textId="3C50DF90" w:rsidR="005F74A6" w:rsidRPr="007C4254" w:rsidRDefault="004B1ADC">
            <w:pPr>
              <w:jc w:val="center"/>
              <w:rPr>
                <w:rFonts w:cs="Arial"/>
                <w:sz w:val="20"/>
              </w:rPr>
            </w:pPr>
            <w:r w:rsidRPr="007C4254">
              <w:rPr>
                <w:rFonts w:cs="Arial"/>
                <w:sz w:val="20"/>
              </w:rPr>
              <w:t>1</w:t>
            </w:r>
            <w:r w:rsidR="000F0105" w:rsidRPr="007C4254">
              <w:rPr>
                <w:rFonts w:cs="Arial"/>
                <w:sz w:val="20"/>
              </w:rPr>
              <w:t>4</w:t>
            </w:r>
            <w:r w:rsidR="005F74A6" w:rsidRPr="007C4254">
              <w:rPr>
                <w:rFonts w:cs="Arial"/>
                <w:sz w:val="20"/>
              </w:rPr>
              <w:t>-</w:t>
            </w:r>
            <w:r w:rsidR="000F0105" w:rsidRPr="007C4254">
              <w:rPr>
                <w:rFonts w:cs="Arial"/>
                <w:sz w:val="20"/>
              </w:rPr>
              <w:t>Oct</w:t>
            </w:r>
            <w:r w:rsidR="005F74A6" w:rsidRPr="007C4254">
              <w:rPr>
                <w:rFonts w:cs="Arial"/>
                <w:sz w:val="20"/>
              </w:rPr>
              <w:t>-</w:t>
            </w:r>
            <w:r w:rsidRPr="007C4254">
              <w:rPr>
                <w:rFonts w:cs="Arial"/>
                <w:sz w:val="20"/>
              </w:rPr>
              <w:t>2017</w:t>
            </w:r>
          </w:p>
        </w:tc>
        <w:tc>
          <w:tcPr>
            <w:tcW w:w="2970" w:type="dxa"/>
          </w:tcPr>
          <w:p w14:paraId="0BAA3759" w14:textId="173D8FF9" w:rsidR="005F74A6" w:rsidRPr="007C4254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7C4254">
              <w:rPr>
                <w:rFonts w:cs="Arial"/>
                <w:sz w:val="20"/>
              </w:rPr>
              <w:t xml:space="preserve">Draft of Use Case </w:t>
            </w:r>
            <w:r w:rsidR="00B616FA" w:rsidRPr="007C4254">
              <w:rPr>
                <w:rFonts w:cs="Arial"/>
                <w:sz w:val="20"/>
              </w:rPr>
              <w:t>“</w:t>
            </w:r>
            <w:r w:rsidR="000F0105" w:rsidRPr="007C4254">
              <w:rPr>
                <w:rFonts w:cs="Arial"/>
                <w:sz w:val="20"/>
              </w:rPr>
              <w:t>Well Chronology</w:t>
            </w:r>
            <w:r w:rsidR="00B616FA" w:rsidRPr="007C4254">
              <w:rPr>
                <w:rFonts w:cs="Arial"/>
                <w:sz w:val="20"/>
              </w:rPr>
              <w:t>”</w:t>
            </w:r>
          </w:p>
        </w:tc>
        <w:tc>
          <w:tcPr>
            <w:tcW w:w="1170" w:type="dxa"/>
          </w:tcPr>
          <w:p w14:paraId="0BAA375A" w14:textId="3E719D0A" w:rsidR="004B1ADC" w:rsidRPr="007C4254" w:rsidRDefault="00780D79" w:rsidP="004B1ADC">
            <w:pPr>
              <w:jc w:val="center"/>
              <w:rPr>
                <w:rFonts w:cs="Arial"/>
                <w:sz w:val="20"/>
              </w:rPr>
            </w:pPr>
            <w:r w:rsidRPr="007C4254">
              <w:rPr>
                <w:rFonts w:cs="Arial"/>
                <w:sz w:val="20"/>
              </w:rPr>
              <w:t>Wirasak C.</w:t>
            </w:r>
          </w:p>
        </w:tc>
        <w:tc>
          <w:tcPr>
            <w:tcW w:w="1170" w:type="dxa"/>
          </w:tcPr>
          <w:p w14:paraId="29DF2C40" w14:textId="77777777" w:rsidR="005F74A6" w:rsidRPr="007C425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6A1BC662" w14:textId="1DDFB2E8" w:rsidR="005F74A6" w:rsidRPr="007C425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7C4254" w14:paraId="0BAA3760" w14:textId="645D3AAF" w:rsidTr="1D255A62">
        <w:trPr>
          <w:cantSplit/>
        </w:trPr>
        <w:tc>
          <w:tcPr>
            <w:tcW w:w="1165" w:type="dxa"/>
          </w:tcPr>
          <w:p w14:paraId="0BAA375C" w14:textId="51F2C9D0" w:rsidR="005F74A6" w:rsidRPr="007C4254" w:rsidRDefault="00877E58">
            <w:pPr>
              <w:jc w:val="center"/>
              <w:rPr>
                <w:rFonts w:cs="Arial"/>
                <w:sz w:val="20"/>
              </w:rPr>
            </w:pPr>
            <w:ins w:id="28" w:author="Lopez, Jennifer" w:date="2017-11-09T10:53:00Z">
              <w:r w:rsidRPr="007C4254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1710" w:type="dxa"/>
          </w:tcPr>
          <w:p w14:paraId="0BAA375D" w14:textId="6B5C82BA" w:rsidR="005F74A6" w:rsidRPr="007C4254" w:rsidRDefault="00877E58">
            <w:pPr>
              <w:jc w:val="center"/>
              <w:rPr>
                <w:rFonts w:cs="Arial"/>
                <w:sz w:val="20"/>
              </w:rPr>
            </w:pPr>
            <w:ins w:id="29" w:author="Lopez, Jennifer" w:date="2017-11-09T10:53:00Z">
              <w:r w:rsidRPr="007C4254">
                <w:rPr>
                  <w:rFonts w:cs="Arial"/>
                  <w:sz w:val="20"/>
                </w:rPr>
                <w:t>11-Nov-2017</w:t>
              </w:r>
            </w:ins>
          </w:p>
        </w:tc>
        <w:tc>
          <w:tcPr>
            <w:tcW w:w="2970" w:type="dxa"/>
          </w:tcPr>
          <w:p w14:paraId="0BAA375E" w14:textId="061A7065" w:rsidR="005F74A6" w:rsidRPr="007C4254" w:rsidRDefault="00877E58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0" w:author="Lopez, Jennifer" w:date="2017-11-09T10:53:00Z">
              <w:r w:rsidRPr="007C4254">
                <w:rPr>
                  <w:rFonts w:cs="Arial"/>
                  <w:sz w:val="20"/>
                </w:rPr>
                <w:t>Review and feedback</w:t>
              </w:r>
            </w:ins>
          </w:p>
        </w:tc>
        <w:tc>
          <w:tcPr>
            <w:tcW w:w="1170" w:type="dxa"/>
          </w:tcPr>
          <w:p w14:paraId="0BAA375F" w14:textId="74D25F00" w:rsidR="005F74A6" w:rsidRPr="007C4254" w:rsidRDefault="00877E58">
            <w:pPr>
              <w:jc w:val="center"/>
              <w:rPr>
                <w:rFonts w:cs="Arial"/>
                <w:sz w:val="20"/>
              </w:rPr>
            </w:pPr>
            <w:ins w:id="31" w:author="Lopez, Jennifer" w:date="2017-11-09T10:53:00Z">
              <w:r w:rsidRPr="007C4254">
                <w:rPr>
                  <w:rFonts w:cs="Arial"/>
                  <w:sz w:val="20"/>
                </w:rPr>
                <w:t>Jennifer Lopez</w:t>
              </w:r>
            </w:ins>
          </w:p>
        </w:tc>
        <w:tc>
          <w:tcPr>
            <w:tcW w:w="1170" w:type="dxa"/>
          </w:tcPr>
          <w:p w14:paraId="3A3230E3" w14:textId="77777777" w:rsidR="005F74A6" w:rsidRPr="007C425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16DB2B6E" w14:textId="71B14F0A" w:rsidR="005F74A6" w:rsidRPr="007C425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2D5871" w:rsidRPr="007C4254" w14:paraId="0BAA3765" w14:textId="2FD9C8E4" w:rsidTr="1D255A62">
        <w:trPr>
          <w:cantSplit/>
        </w:trPr>
        <w:tc>
          <w:tcPr>
            <w:tcW w:w="1165" w:type="dxa"/>
          </w:tcPr>
          <w:p w14:paraId="0BAA3761" w14:textId="29255ED4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  <w:ins w:id="32" w:author="Wirasak Chomphu" w:date="2017-11-26T16:37:00Z">
              <w:r w:rsidRPr="007C4254">
                <w:rPr>
                  <w:rFonts w:cs="Arial"/>
                  <w:sz w:val="20"/>
                </w:rPr>
                <w:t>1.2</w:t>
              </w:r>
            </w:ins>
          </w:p>
        </w:tc>
        <w:tc>
          <w:tcPr>
            <w:tcW w:w="1710" w:type="dxa"/>
          </w:tcPr>
          <w:p w14:paraId="0BAA3762" w14:textId="19B3A251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  <w:ins w:id="33" w:author="Wirasak Chomphu" w:date="2017-11-26T16:37:00Z">
              <w:r w:rsidRPr="007C4254">
                <w:rPr>
                  <w:rFonts w:cs="Arial"/>
                  <w:sz w:val="20"/>
                </w:rPr>
                <w:t>26-Nov-2017</w:t>
              </w:r>
            </w:ins>
          </w:p>
        </w:tc>
        <w:tc>
          <w:tcPr>
            <w:tcW w:w="2970" w:type="dxa"/>
          </w:tcPr>
          <w:p w14:paraId="0BAA3763" w14:textId="1B66B2DA" w:rsidR="002D5871" w:rsidRPr="007C4254" w:rsidRDefault="002D5871" w:rsidP="002D587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4" w:author="Wirasak Chomphu" w:date="2017-11-26T16:37:00Z">
              <w:r w:rsidRPr="007C4254">
                <w:rPr>
                  <w:rFonts w:cs="Arial"/>
                  <w:sz w:val="20"/>
                </w:rPr>
                <w:t>Revised this Use Case from ITC comments</w:t>
              </w:r>
            </w:ins>
          </w:p>
        </w:tc>
        <w:tc>
          <w:tcPr>
            <w:tcW w:w="1170" w:type="dxa"/>
          </w:tcPr>
          <w:p w14:paraId="0BAA3764" w14:textId="4DE81C3A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  <w:ins w:id="35" w:author="Wirasak Chomphu" w:date="2017-11-26T16:37:00Z">
              <w:r w:rsidRPr="007C4254"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1170" w:type="dxa"/>
          </w:tcPr>
          <w:p w14:paraId="7F4C939B" w14:textId="77777777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2220525C" w14:textId="328A50DA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</w:p>
        </w:tc>
      </w:tr>
      <w:tr w:rsidR="002D5871" w:rsidRPr="007C4254" w14:paraId="0BAA376A" w14:textId="051A9498" w:rsidTr="1D255A62">
        <w:trPr>
          <w:cantSplit/>
        </w:trPr>
        <w:tc>
          <w:tcPr>
            <w:tcW w:w="1165" w:type="dxa"/>
          </w:tcPr>
          <w:p w14:paraId="0BAA3766" w14:textId="63027644" w:rsidR="002D5871" w:rsidRPr="007C4254" w:rsidRDefault="00853B99" w:rsidP="002D5871">
            <w:pPr>
              <w:jc w:val="center"/>
              <w:rPr>
                <w:rFonts w:cs="Arial"/>
                <w:sz w:val="20"/>
              </w:rPr>
            </w:pPr>
            <w:ins w:id="36" w:author="Prakash Atul (Ext)" w:date="2018-03-27T14:41:00Z">
              <w:r w:rsidRPr="007C4254">
                <w:rPr>
                  <w:rFonts w:cs="Arial"/>
                  <w:sz w:val="20"/>
                </w:rPr>
                <w:t>1.3</w:t>
              </w:r>
            </w:ins>
          </w:p>
        </w:tc>
        <w:tc>
          <w:tcPr>
            <w:tcW w:w="1710" w:type="dxa"/>
          </w:tcPr>
          <w:p w14:paraId="0BAA3767" w14:textId="18BB7E02" w:rsidR="002D5871" w:rsidRPr="007C4254" w:rsidRDefault="00853B99" w:rsidP="002D5871">
            <w:pPr>
              <w:jc w:val="center"/>
              <w:rPr>
                <w:rFonts w:cs="Arial"/>
                <w:sz w:val="20"/>
              </w:rPr>
            </w:pPr>
            <w:ins w:id="37" w:author="Prakash Atul (Ext)" w:date="2018-03-27T14:42:00Z">
              <w:r w:rsidRPr="007C4254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2970" w:type="dxa"/>
          </w:tcPr>
          <w:p w14:paraId="0BAA3768" w14:textId="18B2D9EE" w:rsidR="002D5871" w:rsidRPr="007C4254" w:rsidRDefault="00853B99" w:rsidP="002D587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8" w:author="Prakash Atul (Ext)" w:date="2018-03-27T14:42:00Z">
              <w:r w:rsidRPr="007C4254">
                <w:rPr>
                  <w:rFonts w:cs="Arial"/>
                  <w:sz w:val="20"/>
                </w:rPr>
                <w:t>Updated as per EC 11,2</w:t>
              </w:r>
            </w:ins>
          </w:p>
        </w:tc>
        <w:tc>
          <w:tcPr>
            <w:tcW w:w="1170" w:type="dxa"/>
          </w:tcPr>
          <w:p w14:paraId="0BAA3769" w14:textId="3E0DE9D4" w:rsidR="002D5871" w:rsidRPr="007C4254" w:rsidRDefault="00853B99" w:rsidP="002D5871">
            <w:pPr>
              <w:jc w:val="center"/>
              <w:rPr>
                <w:rFonts w:cs="Arial"/>
                <w:sz w:val="20"/>
              </w:rPr>
            </w:pPr>
            <w:ins w:id="39" w:author="Prakash Atul (Ext)" w:date="2018-03-27T14:42:00Z">
              <w:r w:rsidRPr="007C4254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1170" w:type="dxa"/>
          </w:tcPr>
          <w:p w14:paraId="027A5A19" w14:textId="77777777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38883292" w14:textId="37C7AE66" w:rsidR="002D5871" w:rsidRPr="007C4254" w:rsidRDefault="002D5871" w:rsidP="002D5871">
            <w:pPr>
              <w:jc w:val="center"/>
              <w:rPr>
                <w:rFonts w:cs="Arial"/>
                <w:sz w:val="20"/>
              </w:rPr>
            </w:pPr>
          </w:p>
        </w:tc>
      </w:tr>
      <w:tr w:rsidR="001D0FC5" w:rsidRPr="007C4254" w14:paraId="6CABF60C" w14:textId="77777777" w:rsidTr="1D255A62">
        <w:trPr>
          <w:cantSplit/>
          <w:ins w:id="40" w:author="Wirasak Chomphu [2]" w:date="2020-07-02T15:53:00Z"/>
        </w:trPr>
        <w:tc>
          <w:tcPr>
            <w:tcW w:w="1165" w:type="dxa"/>
          </w:tcPr>
          <w:p w14:paraId="507102F3" w14:textId="24AEFFDC" w:rsidR="001D0FC5" w:rsidRPr="007C4254" w:rsidRDefault="001D0FC5" w:rsidP="002D5871">
            <w:pPr>
              <w:jc w:val="center"/>
              <w:rPr>
                <w:ins w:id="41" w:author="Wirasak Chomphu [2]" w:date="2020-07-02T15:53:00Z"/>
                <w:rFonts w:cs="Arial"/>
                <w:sz w:val="20"/>
              </w:rPr>
            </w:pPr>
            <w:ins w:id="42" w:author="Wirasak Chomphu [2]" w:date="2020-07-02T15:53:00Z">
              <w:r>
                <w:rPr>
                  <w:rFonts w:cs="Arial"/>
                  <w:sz w:val="20"/>
                </w:rPr>
                <w:lastRenderedPageBreak/>
                <w:t>2</w:t>
              </w:r>
            </w:ins>
          </w:p>
        </w:tc>
        <w:tc>
          <w:tcPr>
            <w:tcW w:w="1710" w:type="dxa"/>
          </w:tcPr>
          <w:p w14:paraId="1A8AFA4C" w14:textId="47C01535" w:rsidR="001D0FC5" w:rsidRPr="007C4254" w:rsidRDefault="005D14D2" w:rsidP="002D5871">
            <w:pPr>
              <w:jc w:val="center"/>
              <w:rPr>
                <w:ins w:id="43" w:author="Wirasak Chomphu [2]" w:date="2020-07-02T15:53:00Z"/>
                <w:rFonts w:cs="Arial"/>
                <w:sz w:val="20"/>
              </w:rPr>
            </w:pPr>
            <w:ins w:id="44" w:author="Wirasak Chomphu [2]" w:date="2020-07-02T15:53:00Z">
              <w:r>
                <w:rPr>
                  <w:rFonts w:cs="Arial"/>
                  <w:sz w:val="20"/>
                </w:rPr>
                <w:t>2-July-</w:t>
              </w:r>
            </w:ins>
            <w:ins w:id="45" w:author="Wirasak Chomphu [2]" w:date="2020-07-02T15:54:00Z">
              <w:r>
                <w:rPr>
                  <w:rFonts w:cs="Arial"/>
                  <w:sz w:val="20"/>
                </w:rPr>
                <w:t>2020</w:t>
              </w:r>
            </w:ins>
          </w:p>
        </w:tc>
        <w:tc>
          <w:tcPr>
            <w:tcW w:w="2970" w:type="dxa"/>
          </w:tcPr>
          <w:p w14:paraId="60B0FD2A" w14:textId="0A83B8BF" w:rsidR="001D0FC5" w:rsidRPr="007C4254" w:rsidRDefault="005D14D2" w:rsidP="002D5871">
            <w:pPr>
              <w:pStyle w:val="Header"/>
              <w:tabs>
                <w:tab w:val="clear" w:pos="4320"/>
                <w:tab w:val="clear" w:pos="8640"/>
              </w:tabs>
              <w:rPr>
                <w:ins w:id="46" w:author="Wirasak Chomphu [2]" w:date="2020-07-02T15:53:00Z"/>
                <w:rFonts w:cs="Arial"/>
                <w:sz w:val="20"/>
              </w:rPr>
            </w:pPr>
            <w:ins w:id="47" w:author="Wirasak Chomphu [2]" w:date="2020-07-02T15:54:00Z">
              <w:r>
                <w:rPr>
                  <w:rFonts w:cs="Arial"/>
                  <w:sz w:val="20"/>
                </w:rPr>
                <w:t>Thailand ECasaS</w:t>
              </w:r>
            </w:ins>
          </w:p>
        </w:tc>
        <w:tc>
          <w:tcPr>
            <w:tcW w:w="1170" w:type="dxa"/>
          </w:tcPr>
          <w:p w14:paraId="00ED2002" w14:textId="645269F0" w:rsidR="001D0FC5" w:rsidRPr="007C4254" w:rsidRDefault="005D14D2" w:rsidP="002D5871">
            <w:pPr>
              <w:jc w:val="center"/>
              <w:rPr>
                <w:ins w:id="48" w:author="Wirasak Chomphu [2]" w:date="2020-07-02T15:53:00Z"/>
                <w:rFonts w:cs="Arial"/>
                <w:sz w:val="20"/>
              </w:rPr>
            </w:pPr>
            <w:ins w:id="49" w:author="Wirasak Chomphu [2]" w:date="2020-07-02T15:54:00Z">
              <w:r w:rsidRPr="007C4254"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1170" w:type="dxa"/>
          </w:tcPr>
          <w:p w14:paraId="23F1A7D9" w14:textId="77777777" w:rsidR="001D0FC5" w:rsidRPr="007C4254" w:rsidRDefault="001D0FC5" w:rsidP="002D5871">
            <w:pPr>
              <w:jc w:val="center"/>
              <w:rPr>
                <w:ins w:id="50" w:author="Wirasak Chomphu [2]" w:date="2020-07-02T15:53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08C0EF60" w14:textId="77777777" w:rsidR="001D0FC5" w:rsidRPr="007C4254" w:rsidRDefault="001D0FC5" w:rsidP="002D5871">
            <w:pPr>
              <w:jc w:val="center"/>
              <w:rPr>
                <w:ins w:id="51" w:author="Wirasak Chomphu [2]" w:date="2020-07-02T15:53:00Z"/>
                <w:rFonts w:cs="Arial"/>
                <w:sz w:val="20"/>
              </w:rPr>
            </w:pPr>
          </w:p>
        </w:tc>
      </w:tr>
      <w:tr w:rsidR="002D5871" w:rsidRPr="007C4254" w:rsidDel="0035331F" w14:paraId="0BAA376F" w14:textId="5ED53E19" w:rsidTr="1D255A62">
        <w:trPr>
          <w:cantSplit/>
          <w:del w:id="52" w:author="Shah Ashay" w:date="2018-04-16T13:51:00Z"/>
        </w:trPr>
        <w:tc>
          <w:tcPr>
            <w:tcW w:w="1165" w:type="dxa"/>
          </w:tcPr>
          <w:p w14:paraId="0BAA376B" w14:textId="1A1EED7D" w:rsidR="002D5871" w:rsidRPr="007C4254" w:rsidDel="0035331F" w:rsidRDefault="655EB9B7" w:rsidP="003E170E">
            <w:pPr>
              <w:jc w:val="center"/>
              <w:rPr>
                <w:del w:id="53" w:author="Shah Ashay" w:date="2018-04-16T13:51:00Z"/>
                <w:rFonts w:cs="Arial"/>
                <w:sz w:val="20"/>
                <w:szCs w:val="20"/>
              </w:rPr>
            </w:pPr>
            <w:ins w:id="54" w:author="Kiran Madasu" w:date="2021-07-01T14:29:00Z">
              <w:r w:rsidRPr="003E170E">
                <w:rPr>
                  <w:rFonts w:cs="Arial"/>
                  <w:sz w:val="20"/>
                  <w:szCs w:val="20"/>
                </w:rPr>
                <w:t>2</w:t>
              </w:r>
            </w:ins>
          </w:p>
        </w:tc>
        <w:tc>
          <w:tcPr>
            <w:tcW w:w="1710" w:type="dxa"/>
          </w:tcPr>
          <w:p w14:paraId="0BAA376C" w14:textId="7D3B645B" w:rsidR="002D5871" w:rsidRPr="007C4254" w:rsidDel="0035331F" w:rsidRDefault="655EB9B7" w:rsidP="003E170E">
            <w:pPr>
              <w:jc w:val="center"/>
              <w:rPr>
                <w:del w:id="55" w:author="Shah Ashay" w:date="2018-04-16T13:51:00Z"/>
                <w:rFonts w:cs="Arial"/>
                <w:sz w:val="20"/>
                <w:szCs w:val="20"/>
              </w:rPr>
            </w:pPr>
            <w:ins w:id="56" w:author="Kiran Madasu" w:date="2021-07-01T14:29:00Z">
              <w:r w:rsidRPr="003E170E">
                <w:rPr>
                  <w:rFonts w:cs="Arial"/>
                  <w:sz w:val="20"/>
                  <w:szCs w:val="20"/>
                </w:rPr>
                <w:t>20-June-2021</w:t>
              </w:r>
            </w:ins>
          </w:p>
        </w:tc>
        <w:tc>
          <w:tcPr>
            <w:tcW w:w="2970" w:type="dxa"/>
          </w:tcPr>
          <w:p w14:paraId="0BAA376D" w14:textId="7C8BB04B" w:rsidR="002D5871" w:rsidRPr="007C4254" w:rsidDel="0035331F" w:rsidRDefault="02DFE8A3">
            <w:pPr>
              <w:pStyle w:val="Header"/>
              <w:tabs>
                <w:tab w:val="clear" w:pos="4320"/>
                <w:tab w:val="clear" w:pos="8640"/>
              </w:tabs>
              <w:spacing w:line="259" w:lineRule="auto"/>
              <w:rPr>
                <w:del w:id="57" w:author="Shah Ashay" w:date="2018-04-16T13:51:00Z"/>
                <w:rFonts w:cs="Arial"/>
                <w:sz w:val="20"/>
                <w:szCs w:val="20"/>
              </w:rPr>
              <w:pPrChange w:id="58" w:author="Kiran Madasu" w:date="2021-07-01T14:56:00Z">
                <w:pPr/>
              </w:pPrChange>
            </w:pPr>
            <w:ins w:id="59" w:author="Kiran Madasu" w:date="2021-07-01T14:56:00Z">
              <w:r w:rsidRPr="1D255A62">
                <w:rPr>
                  <w:rFonts w:cs="Arial"/>
                  <w:sz w:val="20"/>
                  <w:szCs w:val="20"/>
                </w:rPr>
                <w:t>Updated as per EC12.2</w:t>
              </w:r>
            </w:ins>
          </w:p>
        </w:tc>
        <w:tc>
          <w:tcPr>
            <w:tcW w:w="1170" w:type="dxa"/>
          </w:tcPr>
          <w:p w14:paraId="0BAA376E" w14:textId="6F1CCFAA" w:rsidR="002D5871" w:rsidRPr="007C4254" w:rsidDel="0035331F" w:rsidRDefault="02DFE8A3">
            <w:pPr>
              <w:spacing w:line="259" w:lineRule="auto"/>
              <w:jc w:val="center"/>
              <w:rPr>
                <w:del w:id="60" w:author="Shah Ashay" w:date="2018-04-16T13:51:00Z"/>
                <w:szCs w:val="22"/>
              </w:rPr>
              <w:pPrChange w:id="61" w:author="Kiran Madasu" w:date="2021-07-01T14:56:00Z">
                <w:pPr/>
              </w:pPrChange>
            </w:pPr>
            <w:ins w:id="62" w:author="Kiran Madasu" w:date="2021-07-01T14:56:00Z">
              <w:r w:rsidRPr="1D255A62">
                <w:rPr>
                  <w:rFonts w:cs="Arial"/>
                  <w:sz w:val="20"/>
                  <w:szCs w:val="20"/>
                </w:rPr>
                <w:t>Tieto</w:t>
              </w:r>
            </w:ins>
          </w:p>
        </w:tc>
        <w:tc>
          <w:tcPr>
            <w:tcW w:w="1170" w:type="dxa"/>
          </w:tcPr>
          <w:p w14:paraId="4BC707ED" w14:textId="46A8A635" w:rsidR="002D5871" w:rsidRPr="007C4254" w:rsidDel="0035331F" w:rsidRDefault="002D5871" w:rsidP="002D5871">
            <w:pPr>
              <w:jc w:val="center"/>
              <w:rPr>
                <w:del w:id="63" w:author="Shah Ashay" w:date="2018-04-16T13:51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5CF39564" w14:textId="4EFD19D7" w:rsidR="002D5871" w:rsidRPr="007C4254" w:rsidDel="0035331F" w:rsidRDefault="002D5871" w:rsidP="002D5871">
            <w:pPr>
              <w:jc w:val="center"/>
              <w:rPr>
                <w:del w:id="64" w:author="Shah Ashay" w:date="2018-04-16T13:51:00Z"/>
                <w:rFonts w:cs="Arial"/>
                <w:sz w:val="20"/>
              </w:rPr>
            </w:pPr>
          </w:p>
        </w:tc>
      </w:tr>
    </w:tbl>
    <w:p w14:paraId="0BAA3770" w14:textId="77777777" w:rsidR="00AD190F" w:rsidRPr="007C4254" w:rsidRDefault="00AD190F">
      <w:pPr>
        <w:rPr>
          <w:rFonts w:cs="Arial"/>
        </w:rPr>
        <w:sectPr w:rsidR="00AD190F" w:rsidRPr="007C4254">
          <w:headerReference w:type="default" r:id="rId15"/>
          <w:footerReference w:type="default" r:id="rId16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7C4254" w:rsidRDefault="004D61A0">
      <w:pPr>
        <w:jc w:val="center"/>
        <w:rPr>
          <w:rFonts w:cs="Arial"/>
          <w:b/>
          <w:color w:val="3399FF"/>
          <w:sz w:val="28"/>
        </w:rPr>
      </w:pPr>
      <w:r w:rsidRPr="007C4254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7C4254" w:rsidRDefault="004D61A0">
      <w:pPr>
        <w:rPr>
          <w:rFonts w:cs="Arial"/>
        </w:rPr>
      </w:pPr>
    </w:p>
    <w:p w14:paraId="60D2AC70" w14:textId="3C52A5AB" w:rsidR="006B6B76" w:rsidRPr="0035331F" w:rsidRDefault="00006EC4" w:rsidP="00357550">
      <w:pPr>
        <w:pStyle w:val="TOC1"/>
        <w:rPr>
          <w:rFonts w:cstheme="minorBidi"/>
          <w:szCs w:val="28"/>
          <w:lang w:bidi="th-TH"/>
        </w:rPr>
      </w:pPr>
      <w:r w:rsidRPr="0035331F">
        <w:rPr>
          <w:rFonts w:ascii="Arial" w:hAnsi="Arial" w:cs="Arial"/>
        </w:rPr>
        <w:fldChar w:fldCharType="begin"/>
      </w:r>
      <w:r w:rsidR="004D61A0" w:rsidRPr="007C4254">
        <w:rPr>
          <w:rFonts w:ascii="Arial" w:hAnsi="Arial" w:cs="Arial"/>
        </w:rPr>
        <w:instrText xml:space="preserve"> TOC \o "1-2" \h \z </w:instrText>
      </w:r>
      <w:r w:rsidRPr="0035331F">
        <w:fldChar w:fldCharType="separate"/>
      </w:r>
      <w:r w:rsidR="003C7807" w:rsidRPr="0035331F">
        <w:fldChar w:fldCharType="begin"/>
      </w:r>
      <w:r w:rsidR="003C7807" w:rsidRPr="0035331F">
        <w:instrText xml:space="preserve"> HYPERLINK \l "_Toc495780347" </w:instrText>
      </w:r>
      <w:r w:rsidR="003C7807"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70" w:author="Shah Ashay" w:date="2018-04-16T13:51:00Z">
            <w:rPr>
              <w:rStyle w:val="Hyperlink"/>
            </w:rPr>
          </w:rPrChange>
        </w:rPr>
        <w:t>1.</w:t>
      </w:r>
      <w:r w:rsidR="006B6B76" w:rsidRPr="0035331F">
        <w:rPr>
          <w:rFonts w:ascii="Arial" w:hAnsi="Arial" w:cs="Arial"/>
          <w:szCs w:val="28"/>
          <w:lang w:bidi="th-TH"/>
          <w:rPrChange w:id="71" w:author="Shah Ashay" w:date="2018-04-16T13:51:00Z">
            <w:rPr>
              <w:rFonts w:cstheme="minorBidi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72" w:author="Shah Ashay" w:date="2018-04-16T13:51:00Z">
            <w:rPr>
              <w:rStyle w:val="Hyperlink"/>
            </w:rPr>
          </w:rPrChange>
        </w:rPr>
        <w:t>Use Case Information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_Toc495780347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3</w:t>
      </w:r>
      <w:r w:rsidR="006B6B76" w:rsidRPr="0035331F">
        <w:rPr>
          <w:webHidden/>
        </w:rPr>
        <w:fldChar w:fldCharType="end"/>
      </w:r>
      <w:r w:rsidR="003C7807" w:rsidRPr="0035331F">
        <w:fldChar w:fldCharType="end"/>
      </w:r>
    </w:p>
    <w:p w14:paraId="0D2E2473" w14:textId="4B9EB39E" w:rsidR="006B6B76" w:rsidRPr="0035331F" w:rsidRDefault="003C7807" w:rsidP="00357550">
      <w:pPr>
        <w:pStyle w:val="TOC1"/>
        <w:rPr>
          <w:rFonts w:cstheme="minorBidi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"_Toc495780348"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73" w:author="Shah Ashay" w:date="2018-04-16T13:51:00Z">
            <w:rPr>
              <w:rStyle w:val="Hyperlink"/>
            </w:rPr>
          </w:rPrChange>
        </w:rPr>
        <w:t>2.</w:t>
      </w:r>
      <w:r w:rsidR="006B6B76" w:rsidRPr="0035331F">
        <w:rPr>
          <w:rFonts w:ascii="Arial" w:hAnsi="Arial" w:cs="Arial"/>
          <w:szCs w:val="28"/>
          <w:lang w:bidi="th-TH"/>
          <w:rPrChange w:id="74" w:author="Shah Ashay" w:date="2018-04-16T13:51:00Z">
            <w:rPr>
              <w:rFonts w:cstheme="minorBidi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75" w:author="Shah Ashay" w:date="2018-04-16T13:51:00Z">
            <w:rPr>
              <w:rStyle w:val="Hyperlink"/>
            </w:rPr>
          </w:rPrChange>
        </w:rPr>
        <w:t>Primary Flow: Well Chronology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_Toc495780348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3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3E390880" w14:textId="05D4167D" w:rsidR="006B6B76" w:rsidRPr="0035331F" w:rsidRDefault="003C7807" w:rsidP="00357550">
      <w:pPr>
        <w:pStyle w:val="TOC1"/>
        <w:rPr>
          <w:rFonts w:cstheme="minorBidi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"_Toc495780349"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76" w:author="Shah Ashay" w:date="2018-04-16T13:51:00Z">
            <w:rPr>
              <w:rStyle w:val="Hyperlink"/>
            </w:rPr>
          </w:rPrChange>
        </w:rPr>
        <w:t>3.</w:t>
      </w:r>
      <w:r w:rsidR="006B6B76" w:rsidRPr="0035331F">
        <w:rPr>
          <w:rFonts w:ascii="Arial" w:hAnsi="Arial" w:cs="Arial"/>
          <w:szCs w:val="28"/>
          <w:lang w:bidi="th-TH"/>
          <w:rPrChange w:id="77" w:author="Shah Ashay" w:date="2018-04-16T13:51:00Z">
            <w:rPr>
              <w:rFonts w:cstheme="minorBidi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78" w:author="Shah Ashay" w:date="2018-04-16T13:51:00Z">
            <w:rPr>
              <w:rStyle w:val="Hyperlink"/>
            </w:rPr>
          </w:rPrChange>
        </w:rPr>
        <w:t>Alternatives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_Toc495780349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5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2D07DD3C" w14:textId="55324FF1" w:rsidR="006B6B76" w:rsidRPr="0035331F" w:rsidRDefault="003C7807" w:rsidP="00357550">
      <w:pPr>
        <w:pStyle w:val="TOC2"/>
        <w:rPr>
          <w:rFonts w:eastAsiaTheme="minorEastAsia" w:cstheme="minorBidi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"_Toc495780350"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79" w:author="Shah Ashay" w:date="2018-04-16T13:51:00Z">
            <w:rPr>
              <w:rStyle w:val="Hyperlink"/>
            </w:rPr>
          </w:rPrChange>
        </w:rPr>
        <w:t>3.1</w:t>
      </w:r>
      <w:r w:rsidR="006B6B76" w:rsidRPr="0035331F">
        <w:rPr>
          <w:rFonts w:ascii="Arial" w:eastAsiaTheme="minorEastAsia" w:hAnsi="Arial" w:cs="Arial"/>
          <w:szCs w:val="28"/>
          <w:lang w:bidi="th-TH"/>
          <w:rPrChange w:id="80" w:author="Shah Ashay" w:date="2018-04-16T13:5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81" w:author="Shah Ashay" w:date="2018-04-16T13:51:00Z">
            <w:rPr>
              <w:rStyle w:val="Hyperlink"/>
            </w:rPr>
          </w:rPrChange>
        </w:rPr>
        <w:t>Alternate Condition A1:  Deleting Well Chronology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_Toc495780350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5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21BF0C42" w14:textId="771C245E" w:rsidR="006B6B76" w:rsidRPr="0035331F" w:rsidRDefault="003C7807" w:rsidP="00357550">
      <w:pPr>
        <w:pStyle w:val="TOC1"/>
        <w:rPr>
          <w:rFonts w:cstheme="minorBidi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"_Toc495780351"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82" w:author="Shah Ashay" w:date="2018-04-16T13:51:00Z">
            <w:rPr>
              <w:rStyle w:val="Hyperlink"/>
            </w:rPr>
          </w:rPrChange>
        </w:rPr>
        <w:t>4.</w:t>
      </w:r>
      <w:r w:rsidR="006B6B76" w:rsidRPr="0035331F">
        <w:rPr>
          <w:rFonts w:ascii="Arial" w:hAnsi="Arial" w:cs="Arial"/>
          <w:szCs w:val="28"/>
          <w:lang w:bidi="th-TH"/>
          <w:rPrChange w:id="83" w:author="Shah Ashay" w:date="2018-04-16T13:51:00Z">
            <w:rPr>
              <w:rFonts w:cstheme="minorBidi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84" w:author="Shah Ashay" w:date="2018-04-16T13:51:00Z">
            <w:rPr>
              <w:rStyle w:val="Hyperlink"/>
            </w:rPr>
          </w:rPrChange>
        </w:rPr>
        <w:t>Exceptions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_Toc495780351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7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39460210" w14:textId="15577B57" w:rsidR="006B6B76" w:rsidRPr="0035331F" w:rsidRDefault="006E411C" w:rsidP="00357550">
      <w:pPr>
        <w:pStyle w:val="TOC2"/>
        <w:rPr>
          <w:rFonts w:eastAsiaTheme="minorEastAsia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"_Toc495780352"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85" w:author="Shah Ashay" w:date="2018-04-16T13:51:00Z">
            <w:rPr>
              <w:rStyle w:val="Hyperlink"/>
            </w:rPr>
          </w:rPrChange>
        </w:rPr>
        <w:t>4.1</w:t>
      </w:r>
      <w:r w:rsidR="006B6B76" w:rsidRPr="0035331F">
        <w:rPr>
          <w:rFonts w:ascii="Arial" w:eastAsiaTheme="minorEastAsia" w:hAnsi="Arial" w:cs="Arial"/>
          <w:szCs w:val="28"/>
          <w:lang w:bidi="th-TH"/>
          <w:rPrChange w:id="86" w:author="Shah Ashay" w:date="2018-04-16T13:51:00Z">
            <w:rPr>
              <w:rFonts w:eastAsiaTheme="minorEastAsia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87" w:author="Shah Ashay" w:date="2018-04-16T13:51:00Z">
            <w:rPr>
              <w:rStyle w:val="Hyperlink"/>
            </w:rPr>
          </w:rPrChange>
        </w:rPr>
        <w:t>List of Common Issues/Errors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_Toc495780352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7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4DCA0198" w14:textId="25F938E9" w:rsidR="006B6B76" w:rsidRPr="0035331F" w:rsidRDefault="006E411C" w:rsidP="00357550">
      <w:pPr>
        <w:pStyle w:val="TOC1"/>
        <w:rPr>
          <w:rFonts w:cstheme="minorBidi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"_Toc495780353"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88" w:author="Shah Ashay" w:date="2018-04-16T13:51:00Z">
            <w:rPr>
              <w:rStyle w:val="Hyperlink"/>
              <w:rFonts w:ascii="Century Gothic" w:hAnsi="Century Gothic"/>
            </w:rPr>
          </w:rPrChange>
        </w:rPr>
        <w:t>5.</w:t>
      </w:r>
      <w:r w:rsidR="006B6B76" w:rsidRPr="0035331F">
        <w:rPr>
          <w:rFonts w:ascii="Arial" w:hAnsi="Arial" w:cs="Arial"/>
          <w:szCs w:val="28"/>
          <w:lang w:bidi="th-TH"/>
          <w:rPrChange w:id="89" w:author="Shah Ashay" w:date="2018-04-16T13:51:00Z">
            <w:rPr>
              <w:rFonts w:cstheme="minorBidi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90" w:author="Shah Ashay" w:date="2018-04-16T13:51:00Z">
            <w:rPr>
              <w:rStyle w:val="Hyperlink"/>
              <w:rFonts w:ascii="Century Gothic" w:hAnsi="Century Gothic"/>
            </w:rPr>
          </w:rPrChange>
        </w:rPr>
        <w:t>Additional Clarifying Information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_Toc495780353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7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59ABFFA1" w14:textId="4AACFE07" w:rsidR="006B6B76" w:rsidRPr="0035331F" w:rsidRDefault="006E411C" w:rsidP="00357550">
      <w:pPr>
        <w:pStyle w:val="TOC2"/>
        <w:rPr>
          <w:rFonts w:eastAsiaTheme="minorEastAsia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"_Toc495780354"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91" w:author="Shah Ashay" w:date="2018-04-16T13:52:00Z">
            <w:rPr>
              <w:rStyle w:val="Hyperlink"/>
            </w:rPr>
          </w:rPrChange>
        </w:rPr>
        <w:t>5.1</w:t>
      </w:r>
      <w:r w:rsidR="006B6B76" w:rsidRPr="0035331F">
        <w:rPr>
          <w:rFonts w:ascii="Arial" w:eastAsiaTheme="minorEastAsia" w:hAnsi="Arial" w:cs="Arial"/>
          <w:szCs w:val="28"/>
          <w:lang w:bidi="th-TH"/>
          <w:rPrChange w:id="92" w:author="Shah Ashay" w:date="2018-04-16T13:52:00Z">
            <w:rPr>
              <w:rFonts w:eastAsiaTheme="minorEastAsia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93" w:author="Shah Ashay" w:date="2018-04-16T13:52:00Z">
            <w:rPr>
              <w:rStyle w:val="Hyperlink"/>
              <w:rFonts w:ascii="Century Gothic" w:hAnsi="Century Gothic"/>
            </w:rPr>
          </w:rPrChange>
        </w:rPr>
        <w:t>Additional Variations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_Toc495780354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7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367AB468" w14:textId="559643DD" w:rsidR="006B6B76" w:rsidRPr="0035331F" w:rsidRDefault="006E411C" w:rsidP="003C3E6E">
      <w:pPr>
        <w:pStyle w:val="TOC2"/>
        <w:rPr>
          <w:rFonts w:eastAsiaTheme="minorEastAsia" w:cstheme="minorBidi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"_Toc495780355"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94" w:author="Shah Ashay" w:date="2018-04-16T13:52:00Z">
            <w:rPr>
              <w:rStyle w:val="Hyperlink"/>
            </w:rPr>
          </w:rPrChange>
        </w:rPr>
        <w:t>5.2</w:t>
      </w:r>
      <w:r w:rsidR="006B6B76" w:rsidRPr="0035331F">
        <w:rPr>
          <w:rFonts w:ascii="Arial" w:eastAsiaTheme="minorEastAsia" w:hAnsi="Arial" w:cs="Arial"/>
          <w:szCs w:val="28"/>
          <w:lang w:bidi="th-TH"/>
          <w:rPrChange w:id="95" w:author="Shah Ashay" w:date="2018-04-16T13:52:00Z">
            <w:rPr>
              <w:rFonts w:eastAsiaTheme="minorEastAsia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96" w:author="Shah Ashay" w:date="2018-04-16T13:52:00Z">
            <w:rPr>
              <w:rStyle w:val="Hyperlink"/>
              <w:rFonts w:ascii="Century Gothic" w:hAnsi="Century Gothic"/>
            </w:rPr>
          </w:rPrChange>
        </w:rPr>
        <w:t>Business Rules: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_Toc495780355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7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1C67C95C" w14:textId="30C47D32" w:rsidR="006B6B76" w:rsidRPr="0035331F" w:rsidRDefault="006E411C">
      <w:pPr>
        <w:pStyle w:val="TOC2"/>
        <w:rPr>
          <w:rFonts w:eastAsiaTheme="minorEastAsia"/>
          <w:szCs w:val="28"/>
          <w:lang w:bidi="th-TH"/>
        </w:rPr>
      </w:pPr>
      <w:r w:rsidRPr="0035331F">
        <w:fldChar w:fldCharType="begin"/>
      </w:r>
      <w:r w:rsidRPr="0035331F">
        <w:instrText xml:space="preserve"> HYPERLINK \l "_Toc495780356" </w:instrText>
      </w:r>
      <w:r w:rsidRPr="0035331F">
        <w:fldChar w:fldCharType="separate"/>
      </w:r>
      <w:r w:rsidR="006B6B76" w:rsidRPr="0035331F">
        <w:rPr>
          <w:rStyle w:val="Hyperlink"/>
          <w:rFonts w:ascii="Arial" w:hAnsi="Arial" w:cs="Arial"/>
          <w:rPrChange w:id="97" w:author="Shah Ashay" w:date="2018-04-16T13:52:00Z">
            <w:rPr>
              <w:rStyle w:val="Hyperlink"/>
            </w:rPr>
          </w:rPrChange>
        </w:rPr>
        <w:t>5.3</w:t>
      </w:r>
      <w:r w:rsidR="006B6B76" w:rsidRPr="0035331F">
        <w:rPr>
          <w:rFonts w:ascii="Arial" w:eastAsiaTheme="minorEastAsia" w:hAnsi="Arial" w:cs="Arial"/>
          <w:szCs w:val="28"/>
          <w:lang w:bidi="th-TH"/>
          <w:rPrChange w:id="98" w:author="Shah Ashay" w:date="2018-04-16T13:52:00Z">
            <w:rPr>
              <w:rFonts w:eastAsiaTheme="minorEastAsia"/>
              <w:szCs w:val="28"/>
              <w:lang w:bidi="th-TH"/>
            </w:rPr>
          </w:rPrChange>
        </w:rPr>
        <w:tab/>
      </w:r>
      <w:r w:rsidR="006B6B76" w:rsidRPr="0035331F">
        <w:rPr>
          <w:rStyle w:val="Hyperlink"/>
          <w:rFonts w:ascii="Arial" w:hAnsi="Arial" w:cs="Arial"/>
          <w:rPrChange w:id="99" w:author="Shah Ashay" w:date="2018-04-16T13:52:00Z">
            <w:rPr>
              <w:rStyle w:val="Hyperlink"/>
              <w:rFonts w:ascii="Century Gothic" w:hAnsi="Century Gothic"/>
            </w:rPr>
          </w:rPrChange>
        </w:rPr>
        <w:t>Data Impacts</w:t>
      </w:r>
      <w:r w:rsidR="006B6B76" w:rsidRPr="0035331F">
        <w:rPr>
          <w:webHidden/>
        </w:rPr>
        <w:tab/>
      </w:r>
      <w:r w:rsidR="006B6B76" w:rsidRPr="0035331F">
        <w:rPr>
          <w:webHidden/>
        </w:rPr>
        <w:fldChar w:fldCharType="begin"/>
      </w:r>
      <w:r w:rsidR="006B6B76" w:rsidRPr="0035331F">
        <w:rPr>
          <w:webHidden/>
        </w:rPr>
        <w:instrText xml:space="preserve"> PAGEREF _Toc495780356 \h </w:instrText>
      </w:r>
      <w:r w:rsidR="006B6B76" w:rsidRPr="0035331F">
        <w:rPr>
          <w:webHidden/>
        </w:rPr>
      </w:r>
      <w:r w:rsidR="006B6B76" w:rsidRPr="0035331F">
        <w:rPr>
          <w:webHidden/>
        </w:rPr>
        <w:fldChar w:fldCharType="separate"/>
      </w:r>
      <w:r w:rsidR="006B6B76" w:rsidRPr="0035331F">
        <w:rPr>
          <w:webHidden/>
        </w:rPr>
        <w:t>7</w:t>
      </w:r>
      <w:r w:rsidR="006B6B76" w:rsidRPr="0035331F">
        <w:rPr>
          <w:webHidden/>
        </w:rPr>
        <w:fldChar w:fldCharType="end"/>
      </w:r>
      <w:r w:rsidRPr="0035331F">
        <w:fldChar w:fldCharType="end"/>
      </w:r>
    </w:p>
    <w:p w14:paraId="0BAA3779" w14:textId="136690EE" w:rsidR="00930FD2" w:rsidRPr="0035331F" w:rsidRDefault="00006EC4" w:rsidP="0035331F">
      <w:pPr>
        <w:pStyle w:val="TOC1"/>
        <w:spacing w:before="120"/>
        <w:sectPr w:rsidR="00930FD2" w:rsidRPr="0035331F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35331F">
        <w:fldChar w:fldCharType="end"/>
      </w:r>
    </w:p>
    <w:p w14:paraId="0BAA377A" w14:textId="77777777" w:rsidR="00447470" w:rsidRPr="007C4254" w:rsidRDefault="00447470" w:rsidP="00447470">
      <w:pPr>
        <w:pStyle w:val="Heading1"/>
      </w:pPr>
      <w:bookmarkStart w:id="100" w:name="_Toc495780347"/>
      <w:r w:rsidRPr="007C4254">
        <w:lastRenderedPageBreak/>
        <w:t>Use Case Information</w:t>
      </w:r>
      <w:bookmarkEnd w:id="100"/>
    </w:p>
    <w:p w14:paraId="0BAA377B" w14:textId="77777777" w:rsidR="00447470" w:rsidRPr="007C4254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01" w:author="Shah Ashay" w:date="2018-04-16T13:52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02">
          <w:tblGrid>
            <w:gridCol w:w="230"/>
            <w:gridCol w:w="360"/>
            <w:gridCol w:w="360"/>
            <w:gridCol w:w="1926"/>
            <w:gridCol w:w="6474"/>
          </w:tblGrid>
        </w:tblGridChange>
      </w:tblGrid>
      <w:tr w:rsidR="00447470" w:rsidRPr="007C4254" w14:paraId="0BAA377E" w14:textId="77777777" w:rsidTr="1D255A62">
        <w:trPr>
          <w:cantSplit/>
          <w:trPrChange w:id="103" w:author="Shah Ashay" w:date="2018-04-16T13:52:00Z">
            <w:trPr>
              <w:gridBefore w:val="1"/>
              <w:gridAfter w:val="0"/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04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7C4254" w:rsidRDefault="00447470" w:rsidP="0035331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C4254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vAlign w:val="center"/>
            <w:tcPrChange w:id="105" w:author="Shah Ashay" w:date="2018-04-16T13:52:00Z">
              <w:tcPr>
                <w:tcW w:w="6480" w:type="dxa"/>
              </w:tcPr>
            </w:tcPrChange>
          </w:tcPr>
          <w:p w14:paraId="0BAA377D" w14:textId="3EDF7989" w:rsidR="00447470" w:rsidRPr="007C4254" w:rsidRDefault="000F0105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>EC_</w:t>
            </w:r>
            <w:del w:id="106" w:author="Batra Yogesh (EXT)" w:date="2018-04-13T16:29:00Z">
              <w:r w:rsidRPr="007C4254" w:rsidDel="00EC77F6">
                <w:rPr>
                  <w:rFonts w:cs="Arial"/>
                  <w:color w:val="000000" w:themeColor="text1"/>
                  <w:sz w:val="20"/>
                  <w:szCs w:val="20"/>
                </w:rPr>
                <w:delText>09_3</w:delText>
              </w:r>
            </w:del>
            <w:ins w:id="107" w:author="Batra Yogesh (EXT)" w:date="2018-04-13T16:29:00Z">
              <w:r w:rsidR="00EC77F6">
                <w:rPr>
                  <w:rFonts w:cs="Arial"/>
                  <w:color w:val="000000" w:themeColor="text1"/>
                  <w:sz w:val="20"/>
                  <w:szCs w:val="20"/>
                </w:rPr>
                <w:t>1</w:t>
              </w:r>
            </w:ins>
            <w:ins w:id="108" w:author="Kiran Madasu" w:date="2021-06-08T10:04:00Z">
              <w:r w:rsidR="003330A9">
                <w:rPr>
                  <w:rFonts w:cs="Arial"/>
                  <w:color w:val="000000" w:themeColor="text1"/>
                  <w:sz w:val="20"/>
                  <w:szCs w:val="20"/>
                </w:rPr>
                <w:t>2</w:t>
              </w:r>
            </w:ins>
            <w:ins w:id="109" w:author="Batra Yogesh (EXT)" w:date="2018-04-13T16:29:00Z">
              <w:del w:id="110" w:author="Kiran Madasu" w:date="2021-06-08T10:04:00Z">
                <w:r w:rsidR="00EC77F6" w:rsidDel="003330A9">
                  <w:rPr>
                    <w:rFonts w:cs="Arial"/>
                    <w:color w:val="000000" w:themeColor="text1"/>
                    <w:sz w:val="20"/>
                    <w:szCs w:val="20"/>
                  </w:rPr>
                  <w:delText>1</w:delText>
                </w:r>
              </w:del>
              <w:r w:rsidR="00EC77F6">
                <w:rPr>
                  <w:rFonts w:cs="Arial"/>
                  <w:color w:val="000000" w:themeColor="text1"/>
                  <w:sz w:val="20"/>
                  <w:szCs w:val="20"/>
                </w:rPr>
                <w:t>_2</w:t>
              </w:r>
            </w:ins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>_BKK_UC05_Well Chronology</w:t>
            </w:r>
          </w:p>
        </w:tc>
      </w:tr>
      <w:tr w:rsidR="00447470" w:rsidRPr="007C4254" w14:paraId="0BAA3781" w14:textId="77777777" w:rsidTr="1D255A62">
        <w:trPr>
          <w:cantSplit/>
          <w:trPrChange w:id="111" w:author="Shah Ashay" w:date="2018-04-16T13:52:00Z">
            <w:trPr>
              <w:gridBefore w:val="1"/>
              <w:gridAfter w:val="0"/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12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7C4254" w:rsidRDefault="00447470" w:rsidP="0035331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C4254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vAlign w:val="center"/>
            <w:tcPrChange w:id="113" w:author="Shah Ashay" w:date="2018-04-16T13:52:00Z">
              <w:tcPr>
                <w:tcW w:w="6480" w:type="dxa"/>
              </w:tcPr>
            </w:tcPrChange>
          </w:tcPr>
          <w:p w14:paraId="0BAA3780" w14:textId="53B07AA6" w:rsidR="00447470" w:rsidRPr="007C4254" w:rsidRDefault="004B1AD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This BF </w:t>
            </w:r>
            <w:r w:rsidR="00B616FA"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describes the entry of a </w:t>
            </w:r>
            <w:r w:rsidR="000F0105" w:rsidRPr="007C4254">
              <w:rPr>
                <w:rFonts w:cs="Arial"/>
                <w:color w:val="000000" w:themeColor="text1"/>
                <w:sz w:val="20"/>
                <w:szCs w:val="20"/>
              </w:rPr>
              <w:t>well chronology</w:t>
            </w:r>
            <w:r w:rsidR="00B616FA"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 captured by field personnel.</w:t>
            </w:r>
          </w:p>
        </w:tc>
      </w:tr>
      <w:tr w:rsidR="00447470" w:rsidRPr="007C4254" w14:paraId="0BAA3785" w14:textId="77777777" w:rsidTr="1D255A62">
        <w:trPr>
          <w:cantSplit/>
          <w:trHeight w:val="881"/>
          <w:trPrChange w:id="114" w:author="Shah Ashay" w:date="2018-04-16T13:52:00Z">
            <w:trPr>
              <w:gridBefore w:val="1"/>
              <w:gridAfter w:val="0"/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15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7C4254" w:rsidRDefault="00447470" w:rsidP="0035331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C4254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vAlign w:val="center"/>
            <w:tcPrChange w:id="116" w:author="Shah Ashay" w:date="2018-04-16T13:52:00Z">
              <w:tcPr>
                <w:tcW w:w="6480" w:type="dxa"/>
              </w:tcPr>
            </w:tcPrChange>
          </w:tcPr>
          <w:p w14:paraId="40951F9D" w14:textId="2A463EC5" w:rsidR="00B616FA" w:rsidRPr="007C4254" w:rsidRDefault="000F0105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>N/A</w:t>
            </w:r>
          </w:p>
          <w:p w14:paraId="0BAA3784" w14:textId="5D627792" w:rsidR="00447470" w:rsidRPr="007C4254" w:rsidRDefault="00447470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7C4254" w14:paraId="786CE4E0" w14:textId="77777777" w:rsidTr="1D255A62">
        <w:trPr>
          <w:cantSplit/>
          <w:trHeight w:val="881"/>
          <w:trPrChange w:id="117" w:author="Shah Ashay" w:date="2018-04-16T13:52:00Z">
            <w:trPr>
              <w:gridBefore w:val="1"/>
              <w:gridAfter w:val="0"/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18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7C4254" w:rsidRDefault="00726BBA" w:rsidP="0035331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C4254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vAlign w:val="center"/>
            <w:tcPrChange w:id="119" w:author="Shah Ashay" w:date="2018-04-16T13:52:00Z">
              <w:tcPr>
                <w:tcW w:w="6480" w:type="dxa"/>
              </w:tcPr>
            </w:tcPrChange>
          </w:tcPr>
          <w:p w14:paraId="315DD97A" w14:textId="51F9993E" w:rsidR="00726BBA" w:rsidRPr="007C4254" w:rsidRDefault="00261197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PRODUCTION TEST RESULT </w:t>
            </w:r>
            <w:r w:rsidR="00FA00E7" w:rsidRPr="007C4254">
              <w:rPr>
                <w:rFonts w:cs="Arial"/>
                <w:color w:val="000000" w:themeColor="text1"/>
                <w:sz w:val="20"/>
                <w:szCs w:val="20"/>
              </w:rPr>
              <w:t>(</w:t>
            </w: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>PT.0010</w:t>
            </w:r>
            <w:r w:rsidR="00FA00E7" w:rsidRPr="007C4254">
              <w:rPr>
                <w:rFonts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877E58" w:rsidRPr="007C4254" w14:paraId="2A478B5D" w14:textId="77777777" w:rsidTr="1D255A62">
        <w:trPr>
          <w:cantSplit/>
          <w:trHeight w:val="881"/>
          <w:ins w:id="120" w:author="Lopez, Jennifer" w:date="2017-11-09T10:58:00Z"/>
          <w:trPrChange w:id="121" w:author="Shah Ashay" w:date="2018-04-16T13:52:00Z">
            <w:trPr>
              <w:gridBefore w:val="1"/>
              <w:gridAfter w:val="0"/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22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36E0AB1" w14:textId="77777777" w:rsidR="00877E58" w:rsidRPr="007C4254" w:rsidRDefault="00877E58" w:rsidP="0035331F">
            <w:pPr>
              <w:pStyle w:val="TableText"/>
              <w:keepNext/>
              <w:keepLines/>
              <w:rPr>
                <w:ins w:id="123" w:author="Lopez, Jennifer" w:date="2017-11-09T10:58:00Z"/>
                <w:rFonts w:cs="Arial"/>
                <w:b/>
                <w:sz w:val="20"/>
                <w:szCs w:val="20"/>
              </w:rPr>
            </w:pPr>
            <w:commentRangeStart w:id="124"/>
            <w:commentRangeStart w:id="125"/>
            <w:ins w:id="126" w:author="Lopez, Jennifer" w:date="2017-11-09T10:58:00Z">
              <w:r w:rsidRPr="007C4254">
                <w:rPr>
                  <w:rFonts w:cs="Arial"/>
                  <w:b/>
                  <w:sz w:val="20"/>
                  <w:szCs w:val="20"/>
                </w:rPr>
                <w:t>EC Roles</w:t>
              </w:r>
            </w:ins>
          </w:p>
          <w:p w14:paraId="40359F8E" w14:textId="74D2A5E2" w:rsidR="00877E58" w:rsidRPr="007C4254" w:rsidRDefault="00877E58" w:rsidP="0035331F">
            <w:pPr>
              <w:pStyle w:val="TableText"/>
              <w:keepNext/>
              <w:keepLines/>
              <w:rPr>
                <w:ins w:id="127" w:author="Lopez, Jennifer" w:date="2017-11-09T10:58:00Z"/>
                <w:rFonts w:cs="Arial"/>
                <w:sz w:val="20"/>
                <w:szCs w:val="20"/>
                <w:rPrChange w:id="128" w:author="Batra Yogesh (EXT)" w:date="2018-04-13T12:20:00Z">
                  <w:rPr>
                    <w:ins w:id="129" w:author="Lopez, Jennifer" w:date="2017-11-09T10:58:00Z"/>
                    <w:rFonts w:cs="Arial"/>
                    <w:b/>
                    <w:sz w:val="20"/>
                    <w:szCs w:val="20"/>
                  </w:rPr>
                </w:rPrChange>
              </w:rPr>
            </w:pPr>
            <w:ins w:id="130" w:author="Lopez, Jennifer" w:date="2017-11-09T10:58:00Z">
              <w:r w:rsidRPr="007C4254">
                <w:rPr>
                  <w:rFonts w:cs="Arial"/>
                  <w:sz w:val="20"/>
                  <w:szCs w:val="20"/>
                  <w:rPrChange w:id="131" w:author="Batra Yogesh (EXT)" w:date="2018-04-13T12:20:00Z">
                    <w:rPr>
                      <w:rFonts w:cs="Arial"/>
                      <w:b/>
                      <w:sz w:val="20"/>
                      <w:szCs w:val="20"/>
                    </w:rPr>
                  </w:rPrChange>
                </w:rPr>
                <w:t>(list of EC Roles that should be able to execute this Use Case)</w:t>
              </w:r>
              <w:commentRangeEnd w:id="124"/>
              <w:r w:rsidRPr="007C4254">
                <w:rPr>
                  <w:rStyle w:val="CommentReference"/>
                  <w:rFonts w:cs="Arial"/>
                  <w:sz w:val="20"/>
                  <w:szCs w:val="20"/>
                  <w:rPrChange w:id="132" w:author="Batra Yogesh (EXT)" w:date="2018-04-13T12:20:00Z">
                    <w:rPr>
                      <w:rStyle w:val="CommentReference"/>
                      <w:rFonts w:cs="Arial"/>
                      <w:b/>
                      <w:sz w:val="20"/>
                      <w:szCs w:val="20"/>
                    </w:rPr>
                  </w:rPrChange>
                </w:rPr>
                <w:commentReference w:id="124"/>
              </w:r>
            </w:ins>
            <w:commentRangeEnd w:id="125"/>
            <w:r w:rsidR="00526E9D" w:rsidRPr="007C4254">
              <w:rPr>
                <w:rStyle w:val="CommentReference"/>
                <w:rFonts w:cs="Arial"/>
                <w:sz w:val="20"/>
                <w:szCs w:val="20"/>
                <w:rPrChange w:id="133" w:author="Batra Yogesh (EXT)" w:date="2018-04-13T12:20:00Z">
                  <w:rPr>
                    <w:rStyle w:val="CommentReference"/>
                    <w:rFonts w:cs="Arial"/>
                    <w:b/>
                    <w:sz w:val="20"/>
                    <w:szCs w:val="20"/>
                  </w:rPr>
                </w:rPrChange>
              </w:rPr>
              <w:commentReference w:id="125"/>
            </w:r>
          </w:p>
        </w:tc>
        <w:tc>
          <w:tcPr>
            <w:tcW w:w="3462" w:type="pct"/>
            <w:vAlign w:val="center"/>
            <w:tcPrChange w:id="134" w:author="Shah Ashay" w:date="2018-04-16T13:52:00Z">
              <w:tcPr>
                <w:tcW w:w="6480" w:type="dxa"/>
              </w:tcPr>
            </w:tcPrChange>
          </w:tcPr>
          <w:p w14:paraId="03A906D8" w14:textId="33965B2A" w:rsidR="00526E9D" w:rsidRPr="007C4254" w:rsidRDefault="00E57416" w:rsidP="0035331F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ins w:id="135" w:author="Wirasak Chomphu" w:date="2017-11-23T11:32:00Z"/>
                <w:rFonts w:cs="Arial"/>
                <w:color w:val="000000" w:themeColor="text1"/>
                <w:sz w:val="20"/>
                <w:szCs w:val="20"/>
                <w:rPrChange w:id="136" w:author="Batra Yogesh (EXT)" w:date="2018-04-13T12:20:00Z">
                  <w:rPr>
                    <w:ins w:id="137" w:author="Wirasak Chomphu" w:date="2017-11-23T11:32:00Z"/>
                  </w:rPr>
                </w:rPrChange>
              </w:rPr>
            </w:pPr>
            <w:ins w:id="138" w:author="Wirasak Chomphu" w:date="2017-11-26T15:56:00Z">
              <w:r w:rsidRPr="007C4254">
                <w:rPr>
                  <w:rFonts w:cs="Arial"/>
                  <w:color w:val="000000" w:themeColor="text1"/>
                  <w:sz w:val="20"/>
                  <w:szCs w:val="20"/>
                </w:rPr>
                <w:t>R</w:t>
              </w:r>
            </w:ins>
            <w:ins w:id="139" w:author="Wirasak Chomphu" w:date="2017-11-23T11:31:00Z">
              <w:r w:rsidR="00526E9D" w:rsidRPr="007C4254">
                <w:rPr>
                  <w:rFonts w:cs="Arial"/>
                  <w:color w:val="000000" w:themeColor="text1"/>
                  <w:sz w:val="20"/>
                  <w:szCs w:val="20"/>
                  <w:rPrChange w:id="140" w:author="Batra Yogesh (EXT)" w:date="2018-04-13T12:20:00Z">
                    <w:rPr/>
                  </w:rPrChange>
                </w:rPr>
                <w:t xml:space="preserve">oles </w:t>
              </w:r>
            </w:ins>
            <w:ins w:id="141" w:author="Wirasak Chomphu" w:date="2017-11-26T15:56:00Z">
              <w:r w:rsidRPr="007C4254">
                <w:rPr>
                  <w:rFonts w:cs="Arial"/>
                  <w:color w:val="000000" w:themeColor="text1"/>
                  <w:sz w:val="20"/>
                  <w:szCs w:val="20"/>
                </w:rPr>
                <w:t>can</w:t>
              </w:r>
            </w:ins>
            <w:ins w:id="142" w:author="Wirasak Chomphu" w:date="2017-11-23T11:31:00Z">
              <w:r w:rsidR="00526E9D" w:rsidRPr="007C4254">
                <w:rPr>
                  <w:rFonts w:cs="Arial"/>
                  <w:color w:val="000000" w:themeColor="text1"/>
                  <w:sz w:val="20"/>
                  <w:szCs w:val="20"/>
                  <w:rPrChange w:id="143" w:author="Batra Yogesh (EXT)" w:date="2018-04-13T12:20:00Z">
                    <w:rPr/>
                  </w:rPrChange>
                </w:rPr>
                <w:t xml:space="preserve"> be able to execute this use case are as follows:</w:t>
              </w:r>
            </w:ins>
          </w:p>
          <w:p w14:paraId="64D4F84D" w14:textId="14B58A77" w:rsidR="00BD059E" w:rsidRPr="007C4254" w:rsidRDefault="00BD059E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ins w:id="144" w:author="Wirasak Chomphu" w:date="2017-11-23T11:31:00Z"/>
                <w:rFonts w:cs="Arial"/>
                <w:color w:val="000000" w:themeColor="text1"/>
                <w:sz w:val="20"/>
                <w:szCs w:val="20"/>
              </w:rPr>
            </w:pPr>
            <w:ins w:id="145" w:author="Wirasak Chomphu" w:date="2017-11-23T11:32:00Z">
              <w:r w:rsidRPr="007C4254">
                <w:rPr>
                  <w:rFonts w:cs="Arial"/>
                  <w:color w:val="000000" w:themeColor="text1"/>
                  <w:sz w:val="20"/>
                  <w:szCs w:val="20"/>
                </w:rPr>
                <w:t>Erawan Administrator, Erawan Prod.Operator</w:t>
              </w:r>
            </w:ins>
          </w:p>
          <w:p w14:paraId="6436EDA4" w14:textId="3F7B98FD" w:rsidR="00877E58" w:rsidRPr="00EF62BC" w:rsidRDefault="00877E58">
            <w:pPr>
              <w:pStyle w:val="ListParagraph"/>
              <w:keepNext/>
              <w:keepLines/>
              <w:rPr>
                <w:ins w:id="146" w:author="Lopez, Jennifer" w:date="2017-11-09T10:58:00Z"/>
                <w:rFonts w:cs="Arial"/>
                <w:color w:val="000000" w:themeColor="text1"/>
                <w:sz w:val="20"/>
                <w:szCs w:val="20"/>
              </w:rPr>
              <w:pPrChange w:id="147" w:author="Shah Ashay" w:date="2018-04-16T13:52:00Z">
                <w:pPr>
                  <w:pStyle w:val="ListParagraph"/>
                  <w:keepNext/>
                  <w:keepLines/>
                  <w:numPr>
                    <w:numId w:val="9"/>
                  </w:numPr>
                  <w:ind w:hanging="360"/>
                </w:pPr>
              </w:pPrChange>
            </w:pPr>
          </w:p>
        </w:tc>
      </w:tr>
      <w:tr w:rsidR="00D17537" w:rsidRPr="007C4254" w14:paraId="0BAA378E" w14:textId="77777777" w:rsidTr="1D255A62">
        <w:trPr>
          <w:cantSplit/>
          <w:trPrChange w:id="148" w:author="Shah Ashay" w:date="2018-04-16T13:52:00Z">
            <w:trPr>
              <w:gridBefore w:val="1"/>
              <w:gridAfter w:val="0"/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49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7C4254" w:rsidRDefault="00D17537" w:rsidP="0035331F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7C4254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vAlign w:val="center"/>
            <w:tcPrChange w:id="150" w:author="Shah Ashay" w:date="2018-04-16T13:52:00Z">
              <w:tcPr>
                <w:tcW w:w="6480" w:type="dxa"/>
              </w:tcPr>
            </w:tcPrChange>
          </w:tcPr>
          <w:p w14:paraId="0BAA378D" w14:textId="2A1EAB82" w:rsidR="00BF2F96" w:rsidRPr="007C4254" w:rsidRDefault="000F0105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447470" w:rsidRPr="007C4254" w14:paraId="0BAA3791" w14:textId="77777777" w:rsidTr="1D255A62">
        <w:trPr>
          <w:cantSplit/>
          <w:trPrChange w:id="151" w:author="Shah Ashay" w:date="2018-04-16T13:52:00Z">
            <w:trPr>
              <w:gridBefore w:val="1"/>
              <w:gridAfter w:val="0"/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vAlign w:val="center"/>
            <w:tcPrChange w:id="152" w:author="Shah Ashay" w:date="2018-04-16T13:5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7C4254" w:rsidRDefault="00447470" w:rsidP="0035331F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7C4254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vAlign w:val="center"/>
            <w:tcPrChange w:id="153" w:author="Shah Ashay" w:date="2018-04-16T13:52:00Z">
              <w:tcPr>
                <w:tcW w:w="6480" w:type="dxa"/>
              </w:tcPr>
            </w:tcPrChange>
          </w:tcPr>
          <w:p w14:paraId="0BAA3790" w14:textId="77777777" w:rsidR="00447470" w:rsidRPr="007C4254" w:rsidRDefault="00447470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3" w14:textId="74EE1FA1" w:rsidR="00D17537" w:rsidRPr="007C4254" w:rsidRDefault="00D17537">
      <w:pPr>
        <w:rPr>
          <w:ins w:id="154" w:author="Prakash Atul (Ext)" w:date="2018-03-27T14:45:00Z"/>
          <w:rFonts w:cs="Arial"/>
          <w:b/>
          <w:bCs/>
          <w:sz w:val="24"/>
          <w:szCs w:val="32"/>
        </w:rPr>
      </w:pPr>
      <w:bookmarkStart w:id="155" w:name="_Toc536253722"/>
      <w:bookmarkStart w:id="156" w:name="_Toc536258288"/>
    </w:p>
    <w:p w14:paraId="6E4062DD" w14:textId="6DE28137" w:rsidR="00853B99" w:rsidRPr="007C4254" w:rsidDel="00AC5C5F" w:rsidRDefault="00853B99">
      <w:pPr>
        <w:rPr>
          <w:ins w:id="157" w:author="Prakash Atul (Ext)" w:date="2018-03-27T14:45:00Z"/>
          <w:del w:id="158" w:author="Batra Yogesh (EXT)" w:date="2018-04-02T17:25:00Z"/>
          <w:rFonts w:cs="Arial"/>
          <w:b/>
          <w:bCs/>
          <w:sz w:val="24"/>
          <w:szCs w:val="32"/>
        </w:rPr>
      </w:pPr>
    </w:p>
    <w:p w14:paraId="3D0A5DC3" w14:textId="204C7E31" w:rsidR="00853B99" w:rsidRPr="007C4254" w:rsidRDefault="00853B99">
      <w:pPr>
        <w:rPr>
          <w:ins w:id="159" w:author="Prakash Atul (Ext)" w:date="2018-03-27T14:45:00Z"/>
          <w:rFonts w:cs="Arial"/>
          <w:b/>
          <w:bCs/>
          <w:sz w:val="24"/>
          <w:szCs w:val="32"/>
        </w:rPr>
      </w:pPr>
    </w:p>
    <w:p w14:paraId="31A14DA2" w14:textId="56000180" w:rsidR="00853B99" w:rsidRPr="007C4254" w:rsidRDefault="00853B99" w:rsidP="00853B99">
      <w:pPr>
        <w:rPr>
          <w:ins w:id="160" w:author="Prakash Atul (Ext)" w:date="2018-03-27T14:51:00Z"/>
          <w:rFonts w:cs="Arial"/>
          <w:b/>
          <w:bCs/>
          <w:sz w:val="24"/>
          <w:szCs w:val="32"/>
        </w:rPr>
      </w:pPr>
      <w:ins w:id="161" w:author="Prakash Atul (Ext)" w:date="2018-03-27T14:51:00Z">
        <w:r w:rsidRPr="007C4254">
          <w:rPr>
            <w:rFonts w:cs="Arial"/>
            <w:bCs/>
            <w:color w:val="000000"/>
            <w:szCs w:val="22"/>
            <w:rPrChange w:id="162" w:author="Batra Yogesh (EXT)" w:date="2018-04-13T12:20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Note: the toolbar on EC11</w:t>
        </w:r>
      </w:ins>
      <w:ins w:id="163" w:author="Batra Yogesh (EXT)" w:date="2018-04-13T12:20:00Z">
        <w:r w:rsidR="00EF62BC">
          <w:rPr>
            <w:rFonts w:cs="Arial"/>
            <w:bCs/>
            <w:color w:val="000000"/>
            <w:szCs w:val="22"/>
          </w:rPr>
          <w:t>.2</w:t>
        </w:r>
      </w:ins>
      <w:ins w:id="164" w:author="Prakash Atul (Ext)" w:date="2018-03-27T14:51:00Z">
        <w:r w:rsidRPr="007C4254">
          <w:rPr>
            <w:rFonts w:cs="Arial"/>
            <w:bCs/>
            <w:color w:val="000000"/>
            <w:szCs w:val="22"/>
            <w:rPrChange w:id="165" w:author="Batra Yogesh (EXT)" w:date="2018-04-13T12:20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142C1533" w14:textId="77777777" w:rsidR="00853B99" w:rsidRPr="007C4254" w:rsidRDefault="00853B99" w:rsidP="00853B99">
      <w:pPr>
        <w:rPr>
          <w:ins w:id="166" w:author="Prakash Atul (Ext)" w:date="2018-03-27T14:51:00Z"/>
          <w:rFonts w:cs="Arial"/>
          <w:b/>
          <w:bCs/>
          <w:sz w:val="24"/>
          <w:szCs w:val="32"/>
        </w:rPr>
      </w:pPr>
    </w:p>
    <w:p w14:paraId="7A35F4BB" w14:textId="77777777" w:rsidR="00853B99" w:rsidRPr="007C4254" w:rsidRDefault="00853B99" w:rsidP="00853B99">
      <w:pPr>
        <w:rPr>
          <w:ins w:id="167" w:author="Prakash Atul (Ext)" w:date="2018-03-27T14:51:00Z"/>
          <w:rFonts w:cs="Arial"/>
          <w:b/>
          <w:bCs/>
          <w:sz w:val="24"/>
          <w:szCs w:val="32"/>
        </w:rPr>
      </w:pPr>
      <w:ins w:id="168" w:author="Prakash Atul (Ext)" w:date="2018-03-27T14:51:00Z">
        <w:r>
          <w:rPr>
            <w:noProof/>
          </w:rPr>
          <w:drawing>
            <wp:inline distT="0" distB="0" distL="0" distR="0" wp14:anchorId="478256C9" wp14:editId="14843B38">
              <wp:extent cx="5105050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050" cy="11447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191DD7E" w14:textId="77777777" w:rsidR="00853B99" w:rsidRPr="007C4254" w:rsidRDefault="00853B99">
      <w:pPr>
        <w:rPr>
          <w:rFonts w:cs="Arial"/>
          <w:b/>
          <w:bCs/>
          <w:sz w:val="24"/>
          <w:szCs w:val="32"/>
        </w:rPr>
      </w:pPr>
    </w:p>
    <w:p w14:paraId="0BAA3794" w14:textId="59047285" w:rsidR="004D61A0" w:rsidRPr="007C4254" w:rsidRDefault="004D61A0" w:rsidP="004942EC">
      <w:pPr>
        <w:pStyle w:val="Heading1"/>
      </w:pPr>
      <w:bookmarkStart w:id="169" w:name="_Toc495780348"/>
      <w:r w:rsidRPr="007C4254">
        <w:t xml:space="preserve">Primary </w:t>
      </w:r>
      <w:bookmarkEnd w:id="155"/>
      <w:bookmarkEnd w:id="156"/>
      <w:r w:rsidR="00BF2F96" w:rsidRPr="007C4254">
        <w:t>Flow</w:t>
      </w:r>
      <w:r w:rsidR="0033669C" w:rsidRPr="007C4254">
        <w:t xml:space="preserve">: </w:t>
      </w:r>
      <w:r w:rsidR="004942EC" w:rsidRPr="007C4254">
        <w:t>Well Chronology</w:t>
      </w:r>
      <w:bookmarkEnd w:id="169"/>
    </w:p>
    <w:p w14:paraId="0BAA3795" w14:textId="725220EC" w:rsidR="00EF4239" w:rsidRPr="0035331F" w:rsidRDefault="004D61A0" w:rsidP="00D17537">
      <w:pPr>
        <w:rPr>
          <w:rFonts w:cs="Arial"/>
          <w:szCs w:val="22"/>
        </w:rPr>
      </w:pPr>
      <w:r w:rsidRPr="00EC77F6">
        <w:rPr>
          <w:rFonts w:cs="Arial"/>
          <w:szCs w:val="22"/>
        </w:rPr>
        <w:t xml:space="preserve">Trigger: </w:t>
      </w:r>
      <w:r w:rsidR="00570D43" w:rsidRPr="00EC77F6">
        <w:rPr>
          <w:rFonts w:cs="Arial"/>
          <w:szCs w:val="22"/>
        </w:rPr>
        <w:t xml:space="preserve"> </w:t>
      </w:r>
      <w:r w:rsidR="00521BAD" w:rsidRPr="00EC77F6">
        <w:rPr>
          <w:rFonts w:cs="Arial"/>
          <w:szCs w:val="22"/>
        </w:rPr>
        <w:t>User enter</w:t>
      </w:r>
      <w:r w:rsidR="001D4A11" w:rsidRPr="00EC77F6">
        <w:rPr>
          <w:rFonts w:cs="Arial"/>
          <w:szCs w:val="22"/>
        </w:rPr>
        <w:t xml:space="preserve"> </w:t>
      </w:r>
      <w:r w:rsidR="00261197" w:rsidRPr="0035331F">
        <w:rPr>
          <w:rFonts w:cs="Arial"/>
          <w:szCs w:val="22"/>
        </w:rPr>
        <w:t xml:space="preserve">a </w:t>
      </w:r>
      <w:r w:rsidR="004942EC" w:rsidRPr="0035331F">
        <w:rPr>
          <w:rFonts w:cs="Arial"/>
          <w:szCs w:val="22"/>
        </w:rPr>
        <w:t>Well Chronology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70" w:author="Batra Yogesh (EXT)" w:date="2018-04-13T12:21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308"/>
        <w:gridCol w:w="2726"/>
        <w:tblGridChange w:id="171">
          <w:tblGrid>
            <w:gridCol w:w="230"/>
            <w:gridCol w:w="360"/>
            <w:gridCol w:w="100"/>
            <w:gridCol w:w="260"/>
            <w:gridCol w:w="360"/>
            <w:gridCol w:w="360"/>
            <w:gridCol w:w="360"/>
            <w:gridCol w:w="2286"/>
            <w:gridCol w:w="2308"/>
            <w:gridCol w:w="2726"/>
          </w:tblGrid>
        </w:tblGridChange>
      </w:tblGrid>
      <w:tr w:rsidR="009D7887" w:rsidRPr="007C4254" w14:paraId="0BAA379A" w14:textId="77777777" w:rsidTr="1D255A62">
        <w:trPr>
          <w:tblHeader/>
          <w:trPrChange w:id="172" w:author="Batra Yogesh (EXT)" w:date="2018-04-13T12:21:00Z">
            <w:trPr>
              <w:gridBefore w:val="1"/>
              <w:gridAfter w:val="0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73" w:author="Batra Yogesh (EXT)" w:date="2018-04-13T12:21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77777777" w:rsidR="00EE1F15" w:rsidRPr="00EF62BC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EF62BC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74" w:author="Batra Yogesh (EXT)" w:date="2018-04-13T12:21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0BAA3797" w14:textId="77777777" w:rsidR="00EE1F15" w:rsidRPr="00CE5634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E5634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234" w:type="pct"/>
            <w:shd w:val="clear" w:color="auto" w:fill="3399FF"/>
            <w:tcPrChange w:id="175" w:author="Batra Yogesh (EXT)" w:date="2018-04-13T12:21:00Z">
              <w:tcPr>
                <w:tcW w:w="2160" w:type="dxa"/>
                <w:shd w:val="clear" w:color="auto" w:fill="3399FF"/>
              </w:tcPr>
            </w:tcPrChange>
          </w:tcPr>
          <w:p w14:paraId="0BAA3798" w14:textId="77777777" w:rsidR="00EE1F15" w:rsidRPr="007C4254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458" w:type="pct"/>
            <w:shd w:val="clear" w:color="auto" w:fill="3399FF"/>
            <w:tcPrChange w:id="176" w:author="Batra Yogesh (EXT)" w:date="2018-04-13T12:21:00Z">
              <w:tcPr>
                <w:tcW w:w="2880" w:type="dxa"/>
                <w:gridSpan w:val="2"/>
                <w:shd w:val="clear" w:color="auto" w:fill="3399FF"/>
              </w:tcPr>
            </w:tcPrChange>
          </w:tcPr>
          <w:p w14:paraId="0BAA3799" w14:textId="079CFEA5" w:rsidR="00EE1F15" w:rsidRPr="007C4254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4942EC" w:rsidRPr="007C4254" w14:paraId="0BAA37A2" w14:textId="77777777" w:rsidTr="1D255A62">
        <w:trPr>
          <w:trPrChange w:id="177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78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9B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179" w:author="Batra Yogesh (EXT)" w:date="2018-04-13T12:21:00Z">
              <w:tcPr>
                <w:tcW w:w="3630" w:type="dxa"/>
                <w:gridSpan w:val="2"/>
              </w:tcPr>
            </w:tcPrChange>
          </w:tcPr>
          <w:p w14:paraId="52CF2278" w14:textId="36A02BC3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18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del w:id="181" w:author="Wirasak Chomphu" w:date="2017-11-23T14:49:00Z">
              <w:r w:rsidRPr="007C4254" w:rsidDel="00A9758D">
                <w:rPr>
                  <w:rFonts w:cs="Arial"/>
                  <w:sz w:val="20"/>
                  <w:szCs w:val="20"/>
                  <w:rPrChange w:id="182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EC Support or the Operator o</w:delText>
              </w:r>
            </w:del>
            <w:ins w:id="183" w:author="Wirasak Chomphu" w:date="2017-11-23T14:49:00Z">
              <w:r w:rsidR="00A9758D" w:rsidRPr="007C4254">
                <w:rPr>
                  <w:rFonts w:cs="Arial"/>
                  <w:sz w:val="20"/>
                  <w:szCs w:val="20"/>
                  <w:rPrChange w:id="184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O</w:t>
              </w:r>
            </w:ins>
            <w:r w:rsidRPr="007C4254">
              <w:rPr>
                <w:rFonts w:cs="Arial"/>
                <w:sz w:val="20"/>
                <w:szCs w:val="20"/>
                <w:rPrChange w:id="18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pens up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18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 xml:space="preserve">Well Chronology </w:t>
            </w:r>
            <w:r w:rsidRPr="007C4254">
              <w:rPr>
                <w:rFonts w:cs="Arial"/>
                <w:sz w:val="20"/>
                <w:szCs w:val="20"/>
                <w:rPrChange w:id="18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screen.</w:t>
            </w:r>
          </w:p>
          <w:p w14:paraId="0BAA379D" w14:textId="6F6A2FF4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i/>
                <w:sz w:val="20"/>
                <w:szCs w:val="20"/>
                <w:rPrChange w:id="188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7C4254">
              <w:rPr>
                <w:rFonts w:ascii="Wingdings" w:eastAsia="Wingdings" w:hAnsi="Wingdings" w:cs="Wingdings"/>
                <w:i/>
                <w:sz w:val="20"/>
                <w:szCs w:val="20"/>
                <w:rPrChange w:id="189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>à</w:t>
            </w:r>
            <w:r w:rsidRPr="007C4254">
              <w:rPr>
                <w:rFonts w:cs="Arial"/>
                <w:i/>
                <w:sz w:val="20"/>
                <w:szCs w:val="20"/>
                <w:rPrChange w:id="190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 Well Data </w:t>
            </w:r>
            <w:r w:rsidRPr="007C4254">
              <w:rPr>
                <w:rFonts w:ascii="Wingdings" w:eastAsia="Wingdings" w:hAnsi="Wingdings" w:cs="Wingdings"/>
                <w:i/>
                <w:sz w:val="20"/>
                <w:szCs w:val="20"/>
                <w:rPrChange w:id="191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>à</w:t>
            </w:r>
            <w:r w:rsidRPr="007C4254">
              <w:rPr>
                <w:rFonts w:cs="Arial"/>
                <w:i/>
                <w:sz w:val="20"/>
                <w:szCs w:val="20"/>
                <w:rPrChange w:id="192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 Well Chronology </w:t>
            </w:r>
          </w:p>
        </w:tc>
        <w:tc>
          <w:tcPr>
            <w:tcW w:w="1234" w:type="pct"/>
            <w:tcPrChange w:id="193" w:author="Batra Yogesh (EXT)" w:date="2018-04-13T12:21:00Z">
              <w:tcPr>
                <w:tcW w:w="2160" w:type="dxa"/>
              </w:tcPr>
            </w:tcPrChange>
          </w:tcPr>
          <w:p w14:paraId="252A2A27" w14:textId="77777777" w:rsidR="004942EC" w:rsidRPr="007C4254" w:rsidRDefault="004942EC" w:rsidP="004942EC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ins w:id="194" w:author="Prakash Atul (Ext)" w:date="2018-03-27T15:30:00Z"/>
                <w:rFonts w:cs="Arial"/>
                <w:color w:val="000000" w:themeColor="text1"/>
                <w:sz w:val="20"/>
                <w:szCs w:val="20"/>
                <w:rPrChange w:id="195" w:author="Batra Yogesh (EXT)" w:date="2018-04-13T12:20:00Z">
                  <w:rPr>
                    <w:ins w:id="196" w:author="Prakash Atul (Ext)" w:date="2018-03-27T15:30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commentRangeStart w:id="197"/>
            <w:r w:rsidRPr="007C4254">
              <w:rPr>
                <w:rFonts w:cs="Arial"/>
                <w:sz w:val="20"/>
                <w:szCs w:val="20"/>
                <w:rPrChange w:id="19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Blank navigational fields </w:t>
            </w:r>
            <w:commentRangeEnd w:id="197"/>
            <w:r w:rsidR="001E2374" w:rsidRPr="007C4254">
              <w:rPr>
                <w:rStyle w:val="CommentReference"/>
                <w:rFonts w:cs="Arial"/>
                <w:color w:val="000000" w:themeColor="text1"/>
                <w:sz w:val="20"/>
                <w:szCs w:val="20"/>
                <w:rPrChange w:id="199" w:author="Batra Yogesh (EXT)" w:date="2018-04-13T12:20:00Z">
                  <w:rPr>
                    <w:rStyle w:val="CommentReference"/>
                    <w:rFonts w:ascii="Century Gothic" w:hAnsi="Century Gothic"/>
                    <w:sz w:val="20"/>
                    <w:szCs w:val="20"/>
                  </w:rPr>
                </w:rPrChange>
              </w:rPr>
              <w:commentReference w:id="197"/>
            </w:r>
          </w:p>
          <w:p w14:paraId="00A00679" w14:textId="77777777" w:rsidR="008961F5" w:rsidRPr="007C4254" w:rsidRDefault="008961F5" w:rsidP="008961F5">
            <w:pPr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245"/>
              </w:tabs>
              <w:spacing w:after="120"/>
              <w:ind w:left="245" w:hanging="245"/>
              <w:rPr>
                <w:ins w:id="200" w:author="Prakash Atul (Ext)" w:date="2018-03-27T15:30:00Z"/>
                <w:rFonts w:cs="Arial"/>
                <w:sz w:val="20"/>
                <w:szCs w:val="20"/>
                <w:rPrChange w:id="201" w:author="Batra Yogesh (EXT)" w:date="2018-04-13T12:20:00Z">
                  <w:rPr>
                    <w:ins w:id="202" w:author="Prakash Atul (Ext)" w:date="2018-03-27T15:30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203" w:author="Prakash Atul (Ext)" w:date="2018-03-27T15:30:00Z">
              <w:r w:rsidRPr="007C4254">
                <w:rPr>
                  <w:rFonts w:cs="Arial"/>
                  <w:sz w:val="20"/>
                  <w:szCs w:val="20"/>
                  <w:rPrChange w:id="204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Yesterday’s date is default populated as the </w:t>
              </w:r>
              <w:r w:rsidRPr="007C4254">
                <w:rPr>
                  <w:rFonts w:cs="Arial"/>
                  <w:b/>
                  <w:i/>
                  <w:sz w:val="20"/>
                  <w:szCs w:val="20"/>
                  <w:rPrChange w:id="205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>From Date</w:t>
              </w:r>
            </w:ins>
          </w:p>
          <w:p w14:paraId="0BAA37A0" w14:textId="1F7AA75A" w:rsidR="00727D1F" w:rsidRPr="007C4254" w:rsidRDefault="008961F5" w:rsidP="008961F5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ins w:id="206" w:author="Prakash Atul (Ext)" w:date="2018-03-27T15:30:00Z">
              <w:r w:rsidRPr="007C4254">
                <w:rPr>
                  <w:rFonts w:cs="Arial"/>
                  <w:sz w:val="20"/>
                  <w:szCs w:val="20"/>
                  <w:rPrChange w:id="207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Yesterday’s date is default populated as the </w:t>
              </w:r>
              <w:r w:rsidRPr="007C4254">
                <w:rPr>
                  <w:rFonts w:cs="Arial"/>
                  <w:b/>
                  <w:i/>
                  <w:sz w:val="20"/>
                  <w:szCs w:val="20"/>
                  <w:rPrChange w:id="208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>To Date</w:t>
              </w:r>
            </w:ins>
          </w:p>
        </w:tc>
        <w:tc>
          <w:tcPr>
            <w:tcW w:w="1458" w:type="pct"/>
            <w:tcPrChange w:id="209" w:author="Batra Yogesh (EXT)" w:date="2018-04-13T12:21:00Z">
              <w:tcPr>
                <w:tcW w:w="2880" w:type="dxa"/>
                <w:gridSpan w:val="2"/>
              </w:tcPr>
            </w:tcPrChange>
          </w:tcPr>
          <w:p w14:paraId="0BAA37A1" w14:textId="7926FECA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rPrChange w:id="210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 xml:space="preserve">The hierarchy will automatically populate upon area if defined by role.  </w:t>
            </w:r>
          </w:p>
        </w:tc>
      </w:tr>
      <w:tr w:rsidR="004942EC" w:rsidRPr="007C4254" w14:paraId="74083D62" w14:textId="77777777" w:rsidTr="1D255A62">
        <w:trPr>
          <w:trPrChange w:id="211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12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A922974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13" w:author="Batra Yogesh (EXT)" w:date="2018-04-13T12:21:00Z">
              <w:tcPr>
                <w:tcW w:w="3630" w:type="dxa"/>
                <w:gridSpan w:val="2"/>
              </w:tcPr>
            </w:tcPrChange>
          </w:tcPr>
          <w:p w14:paraId="044D28B4" w14:textId="5098F2AF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trike/>
                <w:color w:val="000000" w:themeColor="text1"/>
                <w:sz w:val="20"/>
                <w:szCs w:val="20"/>
                <w:rPrChange w:id="214" w:author="Batra Yogesh (EXT)" w:date="2018-04-13T12:20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trike/>
                <w:sz w:val="20"/>
                <w:szCs w:val="20"/>
                <w:rPrChange w:id="21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Change the </w:t>
            </w:r>
            <w:r w:rsidRPr="007C4254">
              <w:rPr>
                <w:rFonts w:cs="Arial"/>
                <w:b/>
                <w:i/>
                <w:strike/>
                <w:sz w:val="20"/>
                <w:szCs w:val="20"/>
                <w:rPrChange w:id="21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Date</w:t>
            </w:r>
            <w:r w:rsidRPr="007C4254">
              <w:rPr>
                <w:rFonts w:cs="Arial"/>
                <w:i/>
                <w:strike/>
                <w:sz w:val="20"/>
                <w:szCs w:val="20"/>
                <w:rPrChange w:id="217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Pr="007C4254">
              <w:rPr>
                <w:rFonts w:cs="Arial"/>
                <w:strike/>
                <w:sz w:val="20"/>
                <w:szCs w:val="20"/>
                <w:rPrChange w:id="21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in the Navigator Pane to the </w:t>
            </w:r>
            <w:commentRangeStart w:id="219"/>
            <w:commentRangeStart w:id="220"/>
            <w:r w:rsidRPr="007C4254">
              <w:rPr>
                <w:rFonts w:cs="Arial"/>
                <w:strike/>
                <w:sz w:val="20"/>
                <w:szCs w:val="20"/>
                <w:rPrChange w:id="22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range to be displayed</w:t>
            </w:r>
            <w:commentRangeEnd w:id="219"/>
            <w:r w:rsidR="00877E58" w:rsidRPr="007C4254">
              <w:rPr>
                <w:rStyle w:val="CommentReference"/>
                <w:rFonts w:cs="Arial"/>
                <w:strike/>
                <w:sz w:val="20"/>
                <w:szCs w:val="20"/>
                <w:rPrChange w:id="222" w:author="Batra Yogesh (EXT)" w:date="2018-04-13T12:20:00Z">
                  <w:rPr>
                    <w:rStyle w:val="CommentReference"/>
                    <w:rFonts w:ascii="Century Gothic" w:hAnsi="Century Gothic"/>
                    <w:sz w:val="20"/>
                    <w:szCs w:val="20"/>
                  </w:rPr>
                </w:rPrChange>
              </w:rPr>
              <w:commentReference w:id="219"/>
            </w:r>
            <w:commentRangeEnd w:id="220"/>
            <w:r w:rsidR="00A9758D" w:rsidRPr="007C4254">
              <w:rPr>
                <w:rStyle w:val="CommentReference"/>
                <w:rFonts w:cs="Arial"/>
                <w:strike/>
                <w:sz w:val="20"/>
                <w:szCs w:val="20"/>
                <w:rPrChange w:id="223" w:author="Batra Yogesh (EXT)" w:date="2018-04-13T12:20:00Z">
                  <w:rPr>
                    <w:rStyle w:val="CommentReference"/>
                    <w:rFonts w:ascii="Century Gothic" w:hAnsi="Century Gothic"/>
                    <w:sz w:val="20"/>
                    <w:szCs w:val="20"/>
                  </w:rPr>
                </w:rPrChange>
              </w:rPr>
              <w:commentReference w:id="220"/>
            </w:r>
            <w:r w:rsidRPr="007C4254">
              <w:rPr>
                <w:rFonts w:cs="Arial"/>
                <w:strike/>
                <w:sz w:val="20"/>
                <w:szCs w:val="20"/>
                <w:rPrChange w:id="22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. </w:t>
            </w:r>
          </w:p>
        </w:tc>
        <w:tc>
          <w:tcPr>
            <w:tcW w:w="1234" w:type="pct"/>
            <w:tcPrChange w:id="225" w:author="Batra Yogesh (EXT)" w:date="2018-04-13T12:21:00Z">
              <w:tcPr>
                <w:tcW w:w="2160" w:type="dxa"/>
              </w:tcPr>
            </w:tcPrChange>
          </w:tcPr>
          <w:p w14:paraId="1F1F218A" w14:textId="4CDF3A9C" w:rsidR="004942EC" w:rsidRPr="007C4254" w:rsidRDefault="004942EC" w:rsidP="004942EC">
            <w:pPr>
              <w:keepNext/>
              <w:keepLines/>
              <w:rPr>
                <w:rFonts w:cs="Arial"/>
                <w:strike/>
                <w:color w:val="000000" w:themeColor="text1"/>
                <w:sz w:val="20"/>
                <w:szCs w:val="20"/>
                <w:rPrChange w:id="226" w:author="Batra Yogesh (EXT)" w:date="2018-04-13T12:20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commentRangeStart w:id="227"/>
            <w:commentRangeStart w:id="228"/>
            <w:del w:id="229" w:author="Prakash Atul (Ext)" w:date="2018-03-27T14:53:00Z">
              <w:r w:rsidRPr="007C4254" w:rsidDel="009837AA">
                <w:rPr>
                  <w:rFonts w:cs="Arial"/>
                  <w:strike/>
                  <w:sz w:val="20"/>
                  <w:szCs w:val="20"/>
                  <w:rPrChange w:id="230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Displays any status within that range.</w:delText>
              </w:r>
              <w:commentRangeEnd w:id="227"/>
              <w:r w:rsidR="00877E58" w:rsidRPr="007C4254" w:rsidDel="009837AA">
                <w:rPr>
                  <w:rStyle w:val="CommentReference"/>
                  <w:rFonts w:cs="Arial"/>
                  <w:strike/>
                  <w:sz w:val="20"/>
                  <w:szCs w:val="20"/>
                  <w:rPrChange w:id="231" w:author="Batra Yogesh (EXT)" w:date="2018-04-13T12:20:00Z">
                    <w:rPr>
                      <w:rStyle w:val="CommentReference"/>
                      <w:rFonts w:ascii="Century Gothic" w:hAnsi="Century Gothic"/>
                      <w:strike/>
                      <w:sz w:val="20"/>
                      <w:szCs w:val="20"/>
                    </w:rPr>
                  </w:rPrChange>
                </w:rPr>
                <w:commentReference w:id="227"/>
              </w:r>
              <w:commentRangeEnd w:id="228"/>
              <w:r w:rsidR="00A9758D" w:rsidRPr="007C4254" w:rsidDel="009837AA">
                <w:rPr>
                  <w:rStyle w:val="CommentReference"/>
                  <w:rFonts w:cs="Arial"/>
                  <w:strike/>
                  <w:sz w:val="20"/>
                  <w:szCs w:val="20"/>
                  <w:rPrChange w:id="232" w:author="Batra Yogesh (EXT)" w:date="2018-04-13T12:20:00Z">
                    <w:rPr>
                      <w:rStyle w:val="CommentReference"/>
                      <w:rFonts w:ascii="Century Gothic" w:hAnsi="Century Gothic"/>
                      <w:strike/>
                      <w:sz w:val="20"/>
                      <w:szCs w:val="20"/>
                    </w:rPr>
                  </w:rPrChange>
                </w:rPr>
                <w:commentReference w:id="228"/>
              </w:r>
            </w:del>
            <w:ins w:id="233" w:author="Prakash Atul (Ext)" w:date="2018-03-27T14:53:00Z">
              <w:r w:rsidR="009837AA" w:rsidRPr="007C4254">
                <w:rPr>
                  <w:rFonts w:cs="Arial"/>
                  <w:strike/>
                  <w:sz w:val="20"/>
                  <w:szCs w:val="20"/>
                  <w:rPrChange w:id="234" w:author="Batra Yogesh (EXT)" w:date="2018-04-13T12:20:00Z">
                    <w:rPr>
                      <w:rFonts w:ascii="Century Gothic" w:hAnsi="Century Gothic"/>
                      <w:strike/>
                      <w:sz w:val="20"/>
                      <w:szCs w:val="20"/>
                    </w:rPr>
                  </w:rPrChange>
                </w:rPr>
                <w:t>Date range is changed</w:t>
              </w:r>
            </w:ins>
          </w:p>
        </w:tc>
        <w:tc>
          <w:tcPr>
            <w:tcW w:w="1458" w:type="pct"/>
            <w:tcPrChange w:id="235" w:author="Batra Yogesh (EXT)" w:date="2018-04-13T12:21:00Z">
              <w:tcPr>
                <w:tcW w:w="2880" w:type="dxa"/>
                <w:gridSpan w:val="2"/>
              </w:tcPr>
            </w:tcPrChange>
          </w:tcPr>
          <w:p w14:paraId="08565BB1" w14:textId="77777777" w:rsidR="004942EC" w:rsidRPr="007C4254" w:rsidRDefault="004942EC" w:rsidP="004942EC">
            <w:pPr>
              <w:keepNext/>
              <w:keepLines/>
              <w:rPr>
                <w:rFonts w:cs="Arial"/>
                <w:strike/>
                <w:color w:val="000000" w:themeColor="text1"/>
                <w:sz w:val="20"/>
                <w:szCs w:val="20"/>
                <w:rPrChange w:id="236" w:author="Batra Yogesh (EXT)" w:date="2018-04-13T12:20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</w:p>
        </w:tc>
      </w:tr>
      <w:tr w:rsidR="004942EC" w:rsidRPr="007C4254" w14:paraId="0BAA37B4" w14:textId="77777777" w:rsidTr="1D255A62">
        <w:trPr>
          <w:trPrChange w:id="237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38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8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39" w:author="Batra Yogesh (EXT)" w:date="2018-04-13T12:21:00Z">
              <w:tcPr>
                <w:tcW w:w="3630" w:type="dxa"/>
                <w:gridSpan w:val="2"/>
              </w:tcPr>
            </w:tcPrChange>
          </w:tcPr>
          <w:p w14:paraId="15251FF2" w14:textId="7E292DA2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b/>
                <w:i/>
                <w:sz w:val="20"/>
                <w:szCs w:val="20"/>
                <w:rPrChange w:id="240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24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In the Navigator, </w:t>
            </w:r>
            <w:commentRangeStart w:id="242"/>
            <w:del w:id="243" w:author="Wirasak Chomphu" w:date="2017-11-23T14:49:00Z">
              <w:r w:rsidRPr="007C4254" w:rsidDel="00A9758D">
                <w:rPr>
                  <w:rFonts w:cs="Arial"/>
                  <w:sz w:val="20"/>
                  <w:szCs w:val="20"/>
                  <w:rPrChange w:id="244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 xml:space="preserve">EC Support </w:delText>
              </w:r>
              <w:commentRangeEnd w:id="242"/>
              <w:r w:rsidR="00877E58" w:rsidRPr="007C4254" w:rsidDel="00A9758D">
                <w:rPr>
                  <w:rStyle w:val="CommentReference"/>
                  <w:rFonts w:cs="Arial"/>
                  <w:sz w:val="20"/>
                  <w:szCs w:val="20"/>
                  <w:rPrChange w:id="245" w:author="Batra Yogesh (EXT)" w:date="2018-04-13T12:20:00Z">
                    <w:rPr>
                      <w:rStyle w:val="CommentReference"/>
                      <w:rFonts w:ascii="Century Gothic" w:hAnsi="Century Gothic"/>
                      <w:sz w:val="20"/>
                      <w:szCs w:val="20"/>
                    </w:rPr>
                  </w:rPrChange>
                </w:rPr>
                <w:commentReference w:id="242"/>
              </w:r>
              <w:r w:rsidRPr="007C4254" w:rsidDel="00A9758D">
                <w:rPr>
                  <w:rFonts w:cs="Arial"/>
                  <w:sz w:val="20"/>
                  <w:szCs w:val="20"/>
                  <w:rPrChange w:id="246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n</w:delText>
              </w:r>
            </w:del>
            <w:ins w:id="247" w:author="Wirasak Chomphu" w:date="2017-11-23T14:49:00Z">
              <w:r w:rsidR="00A9758D" w:rsidRPr="007C4254">
                <w:rPr>
                  <w:rFonts w:cs="Arial"/>
                  <w:sz w:val="20"/>
                  <w:szCs w:val="20"/>
                  <w:rPrChange w:id="248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n</w:t>
              </w:r>
            </w:ins>
            <w:r w:rsidRPr="007C4254">
              <w:rPr>
                <w:rFonts w:cs="Arial"/>
                <w:sz w:val="20"/>
                <w:szCs w:val="20"/>
                <w:rPrChange w:id="24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avigate</w:t>
            </w:r>
            <w:del w:id="250" w:author="Wirasak Chomphu" w:date="2017-11-23T14:49:00Z">
              <w:r w:rsidRPr="007C4254" w:rsidDel="00A9758D">
                <w:rPr>
                  <w:rFonts w:cs="Arial"/>
                  <w:sz w:val="20"/>
                  <w:szCs w:val="20"/>
                  <w:rPrChange w:id="251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s</w:delText>
              </w:r>
            </w:del>
            <w:r w:rsidRPr="007C4254">
              <w:rPr>
                <w:rFonts w:cs="Arial"/>
                <w:sz w:val="20"/>
                <w:szCs w:val="20"/>
                <w:rPrChange w:id="25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to the well using the drop down menus and clicks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253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4C4746E7" w14:textId="230E9ADD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b/>
                <w:i/>
                <w:sz w:val="20"/>
                <w:szCs w:val="20"/>
                <w:rPrChange w:id="254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del w:id="255" w:author="Wirasak Chomphu" w:date="2017-11-23T14:50:00Z">
              <w:r w:rsidRPr="007C4254" w:rsidDel="00A9758D">
                <w:rPr>
                  <w:rFonts w:cs="Arial"/>
                  <w:b/>
                  <w:i/>
                  <w:sz w:val="20"/>
                  <w:szCs w:val="20"/>
                  <w:rPrChange w:id="256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delText xml:space="preserve">Collection </w:delText>
              </w:r>
            </w:del>
            <w:ins w:id="257" w:author="Wirasak Chomphu" w:date="2017-11-23T14:50:00Z">
              <w:r w:rsidR="00A9758D" w:rsidRPr="007C4254">
                <w:rPr>
                  <w:rFonts w:cs="Arial"/>
                  <w:b/>
                  <w:i/>
                  <w:sz w:val="20"/>
                  <w:szCs w:val="20"/>
                  <w:rPrChange w:id="258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>Operation</w:t>
              </w:r>
            </w:ins>
            <w:del w:id="259" w:author="Wirasak Chomphu" w:date="2017-11-23T14:50:00Z">
              <w:r w:rsidRPr="007C4254" w:rsidDel="00A9758D">
                <w:rPr>
                  <w:rFonts w:cs="Arial"/>
                  <w:b/>
                  <w:i/>
                  <w:sz w:val="20"/>
                  <w:szCs w:val="20"/>
                  <w:rPrChange w:id="260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delText>Point</w:delText>
              </w:r>
            </w:del>
            <w:r w:rsidRPr="007C4254">
              <w:rPr>
                <w:rFonts w:cs="Arial"/>
                <w:b/>
                <w:i/>
                <w:sz w:val="20"/>
                <w:szCs w:val="20"/>
                <w:rPrChange w:id="26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 xml:space="preserve"> Hierarchy</w:t>
            </w:r>
          </w:p>
          <w:p w14:paraId="050B735E" w14:textId="77777777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62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commentRangeStart w:id="263"/>
            <w:commentRangeStart w:id="264"/>
            <w:r w:rsidRPr="007C4254">
              <w:rPr>
                <w:rFonts w:cs="Arial"/>
                <w:b/>
                <w:i/>
                <w:sz w:val="20"/>
                <w:szCs w:val="20"/>
                <w:rPrChange w:id="265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2355A11C" w14:textId="77777777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6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26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Production Sub Unit</w:t>
            </w:r>
          </w:p>
          <w:p w14:paraId="27127F59" w14:textId="77777777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68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269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0BAC3A73" w14:textId="77777777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0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27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694AFB55" w14:textId="77777777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2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273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7C98D680" w14:textId="77777777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4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275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Facility Class 1</w:t>
            </w:r>
          </w:p>
          <w:p w14:paraId="0E69D88D" w14:textId="0DFC57EF" w:rsidR="00277ACD" w:rsidRPr="007C4254" w:rsidRDefault="00277ACD" w:rsidP="00277ACD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27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Well</w:t>
            </w:r>
            <w:commentRangeEnd w:id="263"/>
            <w:r w:rsidR="00877E58" w:rsidRPr="007C4254">
              <w:rPr>
                <w:rStyle w:val="CommentReference"/>
                <w:rFonts w:cs="Arial"/>
                <w:b/>
                <w:i/>
                <w:sz w:val="20"/>
                <w:szCs w:val="20"/>
                <w:rPrChange w:id="278" w:author="Batra Yogesh (EXT)" w:date="2018-04-13T12:20:00Z">
                  <w:rPr>
                    <w:rStyle w:val="CommentReference"/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commentReference w:id="263"/>
            </w:r>
            <w:commentRangeEnd w:id="264"/>
            <w:r w:rsidR="00DA236A" w:rsidRPr="007C4254">
              <w:rPr>
                <w:rStyle w:val="CommentReference"/>
                <w:rFonts w:cs="Arial"/>
                <w:b/>
                <w:i/>
                <w:sz w:val="20"/>
                <w:szCs w:val="20"/>
                <w:rPrChange w:id="279" w:author="Batra Yogesh (EXT)" w:date="2018-04-13T12:20:00Z">
                  <w:rPr>
                    <w:rStyle w:val="CommentReference"/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commentReference w:id="264"/>
            </w:r>
          </w:p>
          <w:p w14:paraId="0BAA37AF" w14:textId="41D14A88" w:rsidR="004942EC" w:rsidRPr="007C4254" w:rsidRDefault="004942EC" w:rsidP="00277ACD">
            <w:pPr>
              <w:pStyle w:val="TableText"/>
              <w:keepNext/>
              <w:keepLines/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pct"/>
            <w:tcPrChange w:id="280" w:author="Batra Yogesh (EXT)" w:date="2018-04-13T12:21:00Z">
              <w:tcPr>
                <w:tcW w:w="2160" w:type="dxa"/>
              </w:tcPr>
            </w:tcPrChange>
          </w:tcPr>
          <w:p w14:paraId="4EBC158C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28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28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Well Chronology appears in the Data Window. </w:t>
            </w:r>
          </w:p>
          <w:p w14:paraId="2093758D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28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541165F5" w14:textId="2A5FCE0E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28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28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The Well Chronol</w:t>
            </w:r>
            <w:ins w:id="286" w:author="Batra Yogesh (EXT)" w:date="2018-04-02T17:32:00Z">
              <w:r w:rsidR="00AC5C5F" w:rsidRPr="007C4254">
                <w:rPr>
                  <w:rFonts w:cs="Arial"/>
                  <w:sz w:val="20"/>
                  <w:szCs w:val="20"/>
                </w:rPr>
                <w:t>o</w:t>
              </w:r>
            </w:ins>
            <w:r w:rsidRPr="007C4254">
              <w:rPr>
                <w:rFonts w:cs="Arial"/>
                <w:sz w:val="20"/>
                <w:szCs w:val="20"/>
                <w:rPrChange w:id="28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gy window may be blank if there were no status changes on the Dates chosen in the navigator.</w:t>
            </w:r>
          </w:p>
          <w:p w14:paraId="3A8149A3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28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0CF2BFB2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28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0BAA37B2" w14:textId="2775DFB5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58" w:type="pct"/>
            <w:tcPrChange w:id="290" w:author="Batra Yogesh (EXT)" w:date="2018-04-13T12:21:00Z">
              <w:tcPr>
                <w:tcW w:w="2880" w:type="dxa"/>
                <w:gridSpan w:val="2"/>
              </w:tcPr>
            </w:tcPrChange>
          </w:tcPr>
          <w:p w14:paraId="0BAA37B3" w14:textId="38004B59" w:rsidR="004942EC" w:rsidRPr="00EF62BC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736706DE" w14:textId="77777777" w:rsidTr="1D255A62">
        <w:trPr>
          <w:trPrChange w:id="291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92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A166134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93" w:author="Batra Yogesh (EXT)" w:date="2018-04-13T12:21:00Z">
              <w:tcPr>
                <w:tcW w:w="3630" w:type="dxa"/>
                <w:gridSpan w:val="2"/>
              </w:tcPr>
            </w:tcPrChange>
          </w:tcPr>
          <w:p w14:paraId="279BFD4E" w14:textId="53AACC33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del w:id="294" w:author="Prakash Atul (Ext)" w:date="2018-03-27T14:53:00Z">
              <w:r w:rsidRPr="007C4254" w:rsidDel="009837AA">
                <w:rPr>
                  <w:rFonts w:cs="Arial"/>
                  <w:sz w:val="20"/>
                  <w:szCs w:val="20"/>
                  <w:rPrChange w:id="295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 xml:space="preserve">Click </w:delText>
              </w:r>
            </w:del>
            <w:ins w:id="296" w:author="Prakash Atul (Ext)" w:date="2018-03-27T14:53:00Z">
              <w:r w:rsidR="009837AA" w:rsidRPr="007C4254">
                <w:rPr>
                  <w:rFonts w:cs="Arial"/>
                  <w:sz w:val="20"/>
                  <w:szCs w:val="20"/>
                  <w:rPrChange w:id="297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Mouse </w:t>
              </w:r>
            </w:ins>
            <w:ins w:id="298" w:author="Batra Yogesh (EXT)" w:date="2018-04-06T13:02:00Z">
              <w:r w:rsidR="003C3E6E" w:rsidRPr="007C4254">
                <w:rPr>
                  <w:rFonts w:cs="Arial"/>
                  <w:sz w:val="20"/>
                  <w:szCs w:val="20"/>
                </w:rPr>
                <w:t>h</w:t>
              </w:r>
            </w:ins>
            <w:ins w:id="299" w:author="Prakash Atul (Ext)" w:date="2018-03-27T14:53:00Z">
              <w:r w:rsidR="009837AA" w:rsidRPr="007C4254">
                <w:rPr>
                  <w:rFonts w:cs="Arial"/>
                  <w:sz w:val="20"/>
                  <w:szCs w:val="20"/>
                  <w:rPrChange w:id="300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over </w:t>
              </w:r>
            </w:ins>
            <w:del w:id="301" w:author="Prakash Atul (Ext)" w:date="2018-03-27T14:53:00Z">
              <w:r w:rsidRPr="007C4254" w:rsidDel="009837AA">
                <w:rPr>
                  <w:rFonts w:cs="Arial"/>
                  <w:sz w:val="20"/>
                  <w:szCs w:val="20"/>
                  <w:rPrChange w:id="302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the</w:delText>
              </w:r>
            </w:del>
            <w:ins w:id="303" w:author="Prakash Atul (Ext)" w:date="2018-03-27T14:53:00Z">
              <w:r w:rsidR="009837AA" w:rsidRPr="007C4254">
                <w:rPr>
                  <w:rFonts w:cs="Arial"/>
                  <w:sz w:val="20"/>
                  <w:szCs w:val="20"/>
                  <w:rPrChange w:id="304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to</w:t>
              </w:r>
            </w:ins>
            <w:r w:rsidRPr="007C4254">
              <w:rPr>
                <w:rFonts w:cs="Arial"/>
                <w:sz w:val="20"/>
                <w:szCs w:val="20"/>
                <w:rPrChange w:id="30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30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Insert</w:t>
            </w:r>
            <w:r w:rsidRPr="007C4254">
              <w:rPr>
                <w:rFonts w:cs="Arial"/>
                <w:sz w:val="20"/>
                <w:szCs w:val="20"/>
                <w:rPrChange w:id="30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icon in the Tool Bar</w:t>
            </w:r>
            <w:ins w:id="308" w:author="Prakash Atul (Ext)" w:date="2018-03-27T14:53:00Z">
              <w:r w:rsidR="009837AA" w:rsidRPr="007C4254">
                <w:rPr>
                  <w:rFonts w:cs="Arial"/>
                  <w:sz w:val="20"/>
                  <w:szCs w:val="20"/>
                  <w:rPrChange w:id="309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 and click on Well Chronology</w:t>
              </w:r>
            </w:ins>
          </w:p>
        </w:tc>
        <w:tc>
          <w:tcPr>
            <w:tcW w:w="1234" w:type="pct"/>
            <w:tcPrChange w:id="310" w:author="Batra Yogesh (EXT)" w:date="2018-04-13T12:21:00Z">
              <w:tcPr>
                <w:tcW w:w="2160" w:type="dxa"/>
              </w:tcPr>
            </w:tcPrChange>
          </w:tcPr>
          <w:p w14:paraId="7DB0766A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31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31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A new data entry form is created in the Well Chronology section of the screen.</w:t>
            </w:r>
          </w:p>
          <w:p w14:paraId="75BBB83E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31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26516504" w14:textId="473B3456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31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The </w:t>
            </w:r>
            <w:del w:id="315" w:author="Prakash Atul (Ext)" w:date="2018-03-27T15:02:00Z">
              <w:r w:rsidRPr="007C4254" w:rsidDel="0030569F">
                <w:rPr>
                  <w:rFonts w:cs="Arial"/>
                  <w:b/>
                  <w:i/>
                  <w:sz w:val="20"/>
                  <w:szCs w:val="20"/>
                  <w:rPrChange w:id="316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delText>Well Name</w:delText>
              </w:r>
              <w:r w:rsidRPr="007C4254" w:rsidDel="0030569F">
                <w:rPr>
                  <w:rFonts w:cs="Arial"/>
                  <w:b/>
                  <w:sz w:val="20"/>
                  <w:szCs w:val="20"/>
                  <w:rPrChange w:id="317" w:author="Batra Yogesh (EXT)" w:date="2018-04-13T12:20:00Z">
                    <w:rPr>
                      <w:rFonts w:ascii="Century Gothic" w:hAnsi="Century Gothic"/>
                      <w:b/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Pr="007C4254" w:rsidDel="0030569F">
                <w:rPr>
                  <w:rFonts w:cs="Arial"/>
                  <w:sz w:val="20"/>
                  <w:szCs w:val="20"/>
                  <w:rPrChange w:id="318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 xml:space="preserve">and </w:delText>
              </w:r>
            </w:del>
            <w:r w:rsidRPr="007C4254">
              <w:rPr>
                <w:rFonts w:cs="Arial"/>
                <w:b/>
                <w:i/>
                <w:sz w:val="20"/>
                <w:szCs w:val="20"/>
                <w:rPrChange w:id="319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 xml:space="preserve">Day/Time </w:t>
            </w:r>
            <w:r w:rsidRPr="007C4254">
              <w:rPr>
                <w:rFonts w:cs="Arial"/>
                <w:sz w:val="20"/>
                <w:szCs w:val="20"/>
                <w:rPrChange w:id="32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are pre-populated with the well selected in the hierarchy and 00:00</w:t>
            </w:r>
          </w:p>
        </w:tc>
        <w:tc>
          <w:tcPr>
            <w:tcW w:w="1458" w:type="pct"/>
            <w:tcPrChange w:id="321" w:author="Batra Yogesh (EXT)" w:date="2018-04-13T12:21:00Z">
              <w:tcPr>
                <w:tcW w:w="2880" w:type="dxa"/>
                <w:gridSpan w:val="2"/>
              </w:tcPr>
            </w:tcPrChange>
          </w:tcPr>
          <w:p w14:paraId="1B9D0F77" w14:textId="3F1516CA" w:rsidR="004942EC" w:rsidRPr="00EF62BC" w:rsidRDefault="004942EC" w:rsidP="00277AC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5AC772EA" w14:textId="77777777" w:rsidTr="1D255A62">
        <w:trPr>
          <w:trPrChange w:id="322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23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688E80F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24" w:author="Batra Yogesh (EXT)" w:date="2018-04-13T12:21:00Z">
              <w:tcPr>
                <w:tcW w:w="3630" w:type="dxa"/>
                <w:gridSpan w:val="2"/>
              </w:tcPr>
            </w:tcPrChange>
          </w:tcPr>
          <w:p w14:paraId="4D3B43FE" w14:textId="45E898E2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32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Change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32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Day/Time</w:t>
            </w:r>
            <w:r w:rsidRPr="007C4254">
              <w:rPr>
                <w:rFonts w:cs="Arial"/>
                <w:b/>
                <w:sz w:val="20"/>
                <w:szCs w:val="20"/>
                <w:rPrChange w:id="327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 xml:space="preserve"> </w:t>
            </w:r>
            <w:r w:rsidR="00277ACD" w:rsidRPr="007C4254">
              <w:rPr>
                <w:rFonts w:cs="Arial"/>
                <w:sz w:val="20"/>
                <w:szCs w:val="20"/>
                <w:rPrChange w:id="32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00</w:t>
            </w:r>
            <w:r w:rsidRPr="007C4254">
              <w:rPr>
                <w:rFonts w:cs="Arial"/>
                <w:sz w:val="20"/>
                <w:szCs w:val="20"/>
                <w:rPrChange w:id="32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:00</w:t>
            </w:r>
            <w:r w:rsidR="00277ACD" w:rsidRPr="007C4254">
              <w:rPr>
                <w:rFonts w:cs="Arial"/>
                <w:sz w:val="20"/>
                <w:szCs w:val="20"/>
                <w:rPrChange w:id="33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:00</w:t>
            </w:r>
            <w:r w:rsidRPr="007C4254">
              <w:rPr>
                <w:rFonts w:cs="Arial"/>
                <w:sz w:val="20"/>
                <w:szCs w:val="20"/>
                <w:rPrChange w:id="33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for the time on all status changes. (The Date was selected in the navigator.)</w:t>
            </w:r>
          </w:p>
        </w:tc>
        <w:tc>
          <w:tcPr>
            <w:tcW w:w="1234" w:type="pct"/>
            <w:tcPrChange w:id="332" w:author="Batra Yogesh (EXT)" w:date="2018-04-13T12:21:00Z">
              <w:tcPr>
                <w:tcW w:w="2160" w:type="dxa"/>
              </w:tcPr>
            </w:tcPrChange>
          </w:tcPr>
          <w:p w14:paraId="75AC381E" w14:textId="17487BE6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33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Edit Date / Time to correct effective daytime date. </w:t>
            </w:r>
          </w:p>
        </w:tc>
        <w:tc>
          <w:tcPr>
            <w:tcW w:w="1458" w:type="pct"/>
            <w:tcPrChange w:id="334" w:author="Batra Yogesh (EXT)" w:date="2018-04-13T12:21:00Z">
              <w:tcPr>
                <w:tcW w:w="2880" w:type="dxa"/>
                <w:gridSpan w:val="2"/>
              </w:tcPr>
            </w:tcPrChange>
          </w:tcPr>
          <w:p w14:paraId="6AF1D6B9" w14:textId="77777777" w:rsidR="004942EC" w:rsidRPr="00EF62BC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2BE435DC" w14:textId="77777777" w:rsidTr="1D255A62">
        <w:trPr>
          <w:trPrChange w:id="335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36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EC37CD0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37" w:author="Batra Yogesh (EXT)" w:date="2018-04-13T12:21:00Z">
              <w:tcPr>
                <w:tcW w:w="3630" w:type="dxa"/>
                <w:gridSpan w:val="2"/>
              </w:tcPr>
            </w:tcPrChange>
          </w:tcPr>
          <w:p w14:paraId="6C981B84" w14:textId="42DB3CD6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33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Click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339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Code</w:t>
            </w:r>
            <w:ins w:id="340" w:author="Prakash Atul (Ext)" w:date="2018-03-27T15:25:00Z">
              <w:del w:id="341" w:author="Divvya Dharshini" w:date="2026-08-11T11:08:00Z" w16du:dateUtc="2026-08-11T03:08:00Z">
                <w:r w:rsidR="00727D1F" w:rsidRPr="007C4254" w:rsidDel="00567D3A">
                  <w:rPr>
                    <w:rFonts w:cs="Arial"/>
                    <w:b/>
                    <w:i/>
                    <w:sz w:val="20"/>
                    <w:szCs w:val="20"/>
                    <w:rPrChange w:id="342" w:author="Batra Yogesh (EXT)" w:date="2018-04-13T12:20:00Z">
                      <w:rPr>
                        <w:rFonts w:ascii="Century Gothic" w:hAnsi="Century Gothic"/>
                        <w:b/>
                        <w:i/>
                        <w:sz w:val="20"/>
                        <w:szCs w:val="20"/>
                      </w:rPr>
                    </w:rPrChange>
                  </w:rPr>
                  <w:delText>ategory</w:delText>
                </w:r>
              </w:del>
            </w:ins>
            <w:del w:id="343" w:author="Divvya Dharshini" w:date="2026-08-11T11:08:00Z" w16du:dateUtc="2026-08-11T03:08:00Z">
              <w:r w:rsidRPr="007C4254" w:rsidDel="00567D3A">
                <w:rPr>
                  <w:rFonts w:cs="Arial"/>
                  <w:sz w:val="20"/>
                  <w:szCs w:val="20"/>
                  <w:rPrChange w:id="344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 xml:space="preserve"> </w:delText>
              </w:r>
            </w:del>
            <w:r w:rsidRPr="007C4254">
              <w:rPr>
                <w:rFonts w:cs="Arial"/>
                <w:sz w:val="20"/>
                <w:szCs w:val="20"/>
                <w:rPrChange w:id="34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dropdown</w:t>
            </w:r>
            <w:ins w:id="346" w:author="Prakash Atul (Ext)" w:date="2018-03-27T15:25:00Z">
              <w:r w:rsidR="00727D1F" w:rsidRPr="007C4254">
                <w:rPr>
                  <w:rFonts w:cs="Arial"/>
                  <w:sz w:val="20"/>
                  <w:szCs w:val="20"/>
                  <w:rPrChange w:id="347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 and select the category</w:t>
              </w:r>
            </w:ins>
          </w:p>
        </w:tc>
        <w:tc>
          <w:tcPr>
            <w:tcW w:w="1234" w:type="pct"/>
            <w:tcPrChange w:id="348" w:author="Batra Yogesh (EXT)" w:date="2018-04-13T12:21:00Z">
              <w:tcPr>
                <w:tcW w:w="2160" w:type="dxa"/>
              </w:tcPr>
            </w:tcPrChange>
          </w:tcPr>
          <w:p w14:paraId="0AD17C03" w14:textId="303B7619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34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35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Well code</w:t>
            </w:r>
            <w:ins w:id="351" w:author="Prakash Atul (Ext)" w:date="2018-03-27T15:25:00Z">
              <w:del w:id="352" w:author="Divvya Dharshini" w:date="2026-08-11T11:08:00Z" w16du:dateUtc="2026-08-11T03:08:00Z">
                <w:r w:rsidR="00727D1F" w:rsidRPr="007C4254" w:rsidDel="00F34F6E">
                  <w:rPr>
                    <w:rFonts w:cs="Arial"/>
                    <w:sz w:val="20"/>
                    <w:szCs w:val="20"/>
                    <w:rPrChange w:id="353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 xml:space="preserve">ategory </w:delText>
                </w:r>
              </w:del>
            </w:ins>
            <w:r w:rsidRPr="007C4254">
              <w:rPr>
                <w:rFonts w:cs="Arial"/>
                <w:sz w:val="20"/>
                <w:szCs w:val="20"/>
                <w:rPrChange w:id="35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options are displayed in a drop-down box</w:t>
            </w:r>
          </w:p>
          <w:p w14:paraId="5B18CBEE" w14:textId="77777777" w:rsidR="004942EC" w:rsidRPr="007C4254" w:rsidRDefault="004942EC" w:rsidP="004942EC">
            <w:pPr>
              <w:keepNext/>
              <w:keepLines/>
              <w:rPr>
                <w:ins w:id="355" w:author="Wirasak Chomphu" w:date="2017-11-23T16:26:00Z"/>
                <w:rFonts w:cs="Arial"/>
                <w:color w:val="000000" w:themeColor="text1"/>
                <w:sz w:val="20"/>
                <w:szCs w:val="20"/>
              </w:rPr>
            </w:pPr>
          </w:p>
          <w:p w14:paraId="10A843D3" w14:textId="08DD494A" w:rsidR="00DA236A" w:rsidRPr="00CE5634" w:rsidRDefault="00DA236A" w:rsidP="004942EC">
            <w:pPr>
              <w:keepNext/>
              <w:keepLines/>
              <w:rPr>
                <w:ins w:id="356" w:author="Prakash Atul (Ext)" w:date="2018-03-27T15:26:00Z"/>
                <w:rFonts w:cs="Arial"/>
                <w:color w:val="000000" w:themeColor="text1"/>
                <w:sz w:val="20"/>
                <w:szCs w:val="20"/>
              </w:rPr>
            </w:pPr>
            <w:ins w:id="357" w:author="Wirasak Chomphu" w:date="2017-11-23T16:26:00Z">
              <w:del w:id="358" w:author="Prakash Atul (Ext)" w:date="2018-03-27T15:26:00Z">
                <w:r w:rsidRPr="00EF62BC" w:rsidDel="00727D1F">
                  <w:rPr>
                    <w:rFonts w:cs="Arial"/>
                    <w:color w:val="000000" w:themeColor="text1"/>
                    <w:sz w:val="20"/>
                    <w:szCs w:val="20"/>
                  </w:rPr>
                  <w:delText>Def</w:delText>
                </w:r>
              </w:del>
            </w:ins>
            <w:ins w:id="359" w:author="Wirasak Chomphu" w:date="2017-11-26T16:38:00Z">
              <w:del w:id="360" w:author="Prakash Atul (Ext)" w:date="2018-03-27T15:26:00Z">
                <w:r w:rsidR="002D5871" w:rsidRPr="00EF62BC" w:rsidDel="00727D1F">
                  <w:rPr>
                    <w:rFonts w:cs="Arial"/>
                    <w:color w:val="000000" w:themeColor="text1"/>
                    <w:sz w:val="20"/>
                    <w:szCs w:val="20"/>
                  </w:rPr>
                  <w:delText>a</w:delText>
                </w:r>
              </w:del>
            </w:ins>
            <w:ins w:id="361" w:author="Wirasak Chomphu" w:date="2017-11-23T16:26:00Z">
              <w:del w:id="362" w:author="Prakash Atul (Ext)" w:date="2018-03-27T15:26:00Z">
                <w:r w:rsidRPr="00EF62BC" w:rsidDel="00727D1F">
                  <w:rPr>
                    <w:rFonts w:cs="Arial"/>
                    <w:color w:val="000000" w:themeColor="text1"/>
                    <w:sz w:val="20"/>
                    <w:szCs w:val="20"/>
                  </w:rPr>
                  <w:delText>ult Value : General Well Comment</w:delText>
                </w:r>
              </w:del>
            </w:ins>
            <w:ins w:id="363" w:author="Prakash Atul (Ext)" w:date="2018-03-27T15:26:00Z">
              <w:r w:rsidR="00727D1F" w:rsidRPr="00CE5634">
                <w:rPr>
                  <w:rFonts w:cs="Arial"/>
                  <w:color w:val="000000" w:themeColor="text1"/>
                  <w:sz w:val="20"/>
                  <w:szCs w:val="20"/>
                </w:rPr>
                <w:t>General</w:t>
              </w:r>
            </w:ins>
          </w:p>
          <w:p w14:paraId="2C515428" w14:textId="290FF2B4" w:rsidR="00727D1F" w:rsidRPr="007C4254" w:rsidRDefault="00727D1F" w:rsidP="004942EC">
            <w:pPr>
              <w:keepNext/>
              <w:keepLines/>
              <w:rPr>
                <w:ins w:id="364" w:author="Prakash Atul (Ext)" w:date="2018-03-27T15:26:00Z"/>
                <w:rFonts w:cs="Arial"/>
                <w:color w:val="000000" w:themeColor="text1"/>
                <w:sz w:val="20"/>
                <w:szCs w:val="20"/>
              </w:rPr>
            </w:pPr>
            <w:ins w:id="365" w:author="Prakash Atul (Ext)" w:date="2018-03-27T15:26:00Z">
              <w:r w:rsidRPr="007C4254">
                <w:rPr>
                  <w:rFonts w:cs="Arial"/>
                  <w:color w:val="000000" w:themeColor="text1"/>
                  <w:sz w:val="20"/>
                  <w:szCs w:val="20"/>
                </w:rPr>
                <w:t>Downhole Completion</w:t>
              </w:r>
            </w:ins>
          </w:p>
          <w:p w14:paraId="63DEA1CE" w14:textId="31620001" w:rsidR="00727D1F" w:rsidRPr="007C4254" w:rsidRDefault="00727D1F" w:rsidP="004942EC">
            <w:pPr>
              <w:keepNext/>
              <w:keepLines/>
              <w:rPr>
                <w:ins w:id="366" w:author="Wirasak Chomphu" w:date="2017-11-23T16:26:00Z"/>
                <w:rFonts w:cs="Arial"/>
                <w:color w:val="000000" w:themeColor="text1"/>
                <w:sz w:val="20"/>
                <w:szCs w:val="20"/>
              </w:rPr>
            </w:pPr>
            <w:ins w:id="367" w:author="Prakash Atul (Ext)" w:date="2018-03-27T15:26:00Z">
              <w:r w:rsidRPr="007C4254">
                <w:rPr>
                  <w:rFonts w:cs="Arial"/>
                  <w:color w:val="000000" w:themeColor="text1"/>
                  <w:sz w:val="20"/>
                  <w:szCs w:val="20"/>
                </w:rPr>
                <w:t>Equipment Failure</w:t>
              </w:r>
            </w:ins>
          </w:p>
          <w:p w14:paraId="22647CA2" w14:textId="68DD663E" w:rsidR="00DA236A" w:rsidRPr="007C4254" w:rsidRDefault="00DA236A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58" w:type="pct"/>
            <w:tcPrChange w:id="368" w:author="Batra Yogesh (EXT)" w:date="2018-04-13T12:21:00Z">
              <w:tcPr>
                <w:tcW w:w="2880" w:type="dxa"/>
                <w:gridSpan w:val="2"/>
              </w:tcPr>
            </w:tcPrChange>
          </w:tcPr>
          <w:p w14:paraId="218F45C0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rPrChange w:id="369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370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Code options include:</w:t>
            </w:r>
          </w:p>
          <w:p w14:paraId="54D3297C" w14:textId="77777777" w:rsidR="00727D1F" w:rsidRPr="00EF62BC" w:rsidRDefault="00277ACD" w:rsidP="00727D1F">
            <w:pPr>
              <w:keepNext/>
              <w:keepLines/>
              <w:rPr>
                <w:ins w:id="371" w:author="Prakash Atul (Ext)" w:date="2018-03-27T15:28:00Z"/>
                <w:rFonts w:cs="Arial"/>
                <w:color w:val="000000" w:themeColor="text1"/>
                <w:sz w:val="20"/>
                <w:szCs w:val="20"/>
              </w:rPr>
            </w:pPr>
            <w:del w:id="372" w:author="Divvya Dharshini" w:date="2026-08-11T11:08:00Z" w16du:dateUtc="2026-08-11T03:08:00Z">
              <w:r w:rsidRPr="007C4254" w:rsidDel="00567D3A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- </w:delText>
              </w:r>
            </w:del>
            <w:ins w:id="373" w:author="Prakash Atul (Ext)" w:date="2018-03-27T15:28:00Z">
              <w:del w:id="374" w:author="Divvya Dharshini" w:date="2026-08-11T11:08:00Z" w16du:dateUtc="2026-08-11T03:08:00Z">
                <w:r w:rsidR="00727D1F" w:rsidRPr="007C4254" w:rsidDel="00567D3A">
                  <w:rPr>
                    <w:rFonts w:cs="Arial"/>
                    <w:color w:val="000000" w:themeColor="text1"/>
                    <w:sz w:val="20"/>
                    <w:szCs w:val="20"/>
                  </w:rPr>
                  <w:delText>General</w:delText>
                </w:r>
              </w:del>
            </w:ins>
          </w:p>
          <w:p w14:paraId="43EB6CD6" w14:textId="225C3AF1" w:rsidR="00727D1F" w:rsidRPr="00EF62BC" w:rsidRDefault="00727D1F" w:rsidP="00727D1F">
            <w:pPr>
              <w:keepNext/>
              <w:keepLines/>
              <w:rPr>
                <w:ins w:id="375" w:author="Prakash Atul (Ext)" w:date="2018-03-27T15:28:00Z"/>
                <w:rFonts w:cs="Arial"/>
                <w:color w:val="000000" w:themeColor="text1"/>
                <w:sz w:val="20"/>
                <w:szCs w:val="20"/>
              </w:rPr>
            </w:pPr>
            <w:ins w:id="376" w:author="Prakash Atul (Ext)" w:date="2018-03-27T15:28:00Z">
              <w:del w:id="377" w:author="Divvya Dharshini" w:date="2026-08-11T11:08:00Z" w16du:dateUtc="2026-08-11T03:08:00Z">
                <w:r w:rsidRPr="00EF62BC" w:rsidDel="00567D3A">
                  <w:rPr>
                    <w:rFonts w:cs="Arial"/>
                    <w:color w:val="000000" w:themeColor="text1"/>
                    <w:sz w:val="20"/>
                    <w:szCs w:val="20"/>
                  </w:rPr>
                  <w:delText>-Downhole Completion</w:delText>
                </w:r>
              </w:del>
            </w:ins>
          </w:p>
          <w:p w14:paraId="39BB3212" w14:textId="56704A55" w:rsidR="00727D1F" w:rsidRPr="00CE5634" w:rsidRDefault="00727D1F" w:rsidP="00727D1F">
            <w:pPr>
              <w:keepNext/>
              <w:keepLines/>
              <w:rPr>
                <w:ins w:id="378" w:author="Prakash Atul (Ext)" w:date="2018-03-27T15:28:00Z"/>
                <w:rFonts w:cs="Arial"/>
                <w:color w:val="000000" w:themeColor="text1"/>
                <w:sz w:val="20"/>
                <w:szCs w:val="20"/>
              </w:rPr>
            </w:pPr>
            <w:ins w:id="379" w:author="Prakash Atul (Ext)" w:date="2018-03-27T15:28:00Z">
              <w:del w:id="380" w:author="Divvya Dharshini" w:date="2026-08-11T11:08:00Z" w16du:dateUtc="2026-08-11T03:08:00Z">
                <w:r w:rsidRPr="00CE5634" w:rsidDel="00567D3A">
                  <w:rPr>
                    <w:rFonts w:cs="Arial"/>
                    <w:color w:val="000000" w:themeColor="text1"/>
                    <w:sz w:val="20"/>
                    <w:szCs w:val="20"/>
                  </w:rPr>
                  <w:delText>-Equipment Failure</w:delText>
                </w:r>
              </w:del>
            </w:ins>
          </w:p>
          <w:p w14:paraId="3C2F5BF3" w14:textId="4F769FF2" w:rsidR="00277ACD" w:rsidRPr="007C4254" w:rsidRDefault="00277ACD" w:rsidP="00277AC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General Well Comment   </w:t>
            </w:r>
          </w:p>
          <w:p w14:paraId="7FE75C2E" w14:textId="5D0372BC" w:rsidR="00277ACD" w:rsidRPr="007C4254" w:rsidRDefault="00277ACD" w:rsidP="00277AC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del w:id="381" w:author="Prakash Atul (Ext)" w:date="2018-03-27T15:28:00Z">
              <w:r w:rsidRPr="007C4254" w:rsidDel="00727D1F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- </w:delText>
              </w:r>
            </w:del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Gas Lift Comment  </w:t>
            </w:r>
          </w:p>
          <w:p w14:paraId="040E1910" w14:textId="32FAA686" w:rsidR="004942EC" w:rsidRPr="007C4254" w:rsidRDefault="00277ACD" w:rsidP="00277AC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color w:val="000000" w:themeColor="text1"/>
                <w:sz w:val="20"/>
                <w:szCs w:val="20"/>
              </w:rPr>
              <w:t xml:space="preserve">- ESP Comment </w:t>
            </w:r>
          </w:p>
        </w:tc>
      </w:tr>
      <w:tr w:rsidR="00727D1F" w:rsidRPr="007C4254" w14:paraId="0F71916C" w14:textId="77777777" w:rsidTr="1D255A62">
        <w:trPr>
          <w:ins w:id="382" w:author="Prakash Atul (Ext)" w:date="2018-03-27T15:27:00Z"/>
          <w:trPrChange w:id="383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84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CCE0F62" w14:textId="77777777" w:rsidR="00727D1F" w:rsidRPr="007C4254" w:rsidRDefault="00727D1F" w:rsidP="004942E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ins w:id="385" w:author="Prakash Atul (Ext)" w:date="2018-03-27T15:27:00Z"/>
                <w:rFonts w:cs="Arial"/>
                <w:sz w:val="20"/>
              </w:rPr>
            </w:pPr>
          </w:p>
        </w:tc>
        <w:tc>
          <w:tcPr>
            <w:tcW w:w="1939" w:type="pct"/>
            <w:tcPrChange w:id="386" w:author="Batra Yogesh (EXT)" w:date="2018-04-13T12:21:00Z">
              <w:tcPr>
                <w:tcW w:w="3630" w:type="dxa"/>
                <w:gridSpan w:val="2"/>
              </w:tcPr>
            </w:tcPrChange>
          </w:tcPr>
          <w:p w14:paraId="38310236" w14:textId="535F979A" w:rsidR="00727D1F" w:rsidRPr="007C4254" w:rsidRDefault="00727D1F" w:rsidP="004942EC">
            <w:pPr>
              <w:pStyle w:val="TableText"/>
              <w:keepNext/>
              <w:keepLines/>
              <w:rPr>
                <w:ins w:id="387" w:author="Prakash Atul (Ext)" w:date="2018-03-27T15:27:00Z"/>
                <w:rFonts w:cs="Arial"/>
                <w:sz w:val="20"/>
                <w:szCs w:val="20"/>
                <w:rPrChange w:id="388" w:author="Batra Yogesh (EXT)" w:date="2018-04-13T12:20:00Z">
                  <w:rPr>
                    <w:ins w:id="389" w:author="Prakash Atul (Ext)" w:date="2018-03-27T15:27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390" w:author="Prakash Atul (Ext)" w:date="2018-03-27T15:27:00Z">
              <w:r w:rsidRPr="007C4254">
                <w:rPr>
                  <w:rFonts w:cs="Arial"/>
                  <w:sz w:val="20"/>
                  <w:szCs w:val="20"/>
                  <w:rPrChange w:id="391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Click the</w:t>
              </w:r>
              <w:del w:id="392" w:author="Divvya Dharshini" w:date="2026-08-11T11:06:00Z" w16du:dateUtc="2026-08-11T03:06:00Z">
                <w:r w:rsidRPr="007C4254" w:rsidDel="00662BE9">
                  <w:rPr>
                    <w:rFonts w:cs="Arial"/>
                    <w:sz w:val="20"/>
                    <w:szCs w:val="20"/>
                    <w:rPrChange w:id="393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 xml:space="preserve"> </w:delText>
                </w:r>
                <w:r w:rsidRPr="007C4254" w:rsidDel="00662BE9">
                  <w:rPr>
                    <w:rFonts w:cs="Arial"/>
                    <w:b/>
                    <w:i/>
                    <w:sz w:val="20"/>
                    <w:szCs w:val="20"/>
                    <w:rPrChange w:id="394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CODE</w:delText>
                </w:r>
              </w:del>
            </w:ins>
            <w:ins w:id="395" w:author="Divvya Dharshini" w:date="2026-08-11T11:06:00Z" w16du:dateUtc="2026-08-11T03:06:00Z">
              <w:r w:rsidR="00662BE9">
                <w:rPr>
                  <w:rFonts w:cs="Arial"/>
                  <w:b/>
                  <w:i/>
                  <w:sz w:val="20"/>
                  <w:szCs w:val="20"/>
                </w:rPr>
                <w:t xml:space="preserve"> Well Bore Name</w:t>
              </w:r>
            </w:ins>
            <w:ins w:id="396" w:author="Prakash Atul (Ext)" w:date="2018-03-27T15:27:00Z">
              <w:r w:rsidRPr="007C4254">
                <w:rPr>
                  <w:rFonts w:cs="Arial"/>
                  <w:b/>
                  <w:i/>
                  <w:sz w:val="20"/>
                  <w:szCs w:val="20"/>
                  <w:rPrChange w:id="397" w:author="Batra Yogesh (EXT)" w:date="2018-04-13T12:20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 xml:space="preserve"> </w:t>
              </w:r>
              <w:r w:rsidRPr="007C4254">
                <w:rPr>
                  <w:rFonts w:cs="Arial"/>
                  <w:sz w:val="20"/>
                  <w:szCs w:val="20"/>
                  <w:rPrChange w:id="398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dropdown and select the </w:t>
              </w:r>
              <w:del w:id="399" w:author="Divvya Dharshini" w:date="2026-08-11T11:06:00Z" w16du:dateUtc="2026-08-11T03:06:00Z">
                <w:r w:rsidRPr="007C4254" w:rsidDel="00DF0921">
                  <w:rPr>
                    <w:rFonts w:cs="Arial"/>
                    <w:sz w:val="20"/>
                    <w:szCs w:val="20"/>
                    <w:rPrChange w:id="400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code</w:delText>
                </w:r>
              </w:del>
            </w:ins>
            <w:ins w:id="401" w:author="Divvya Dharshini" w:date="2026-08-11T11:07:00Z" w16du:dateUtc="2026-08-11T03:07:00Z">
              <w:r w:rsidR="00DF0921">
                <w:rPr>
                  <w:rFonts w:cs="Arial"/>
                  <w:sz w:val="20"/>
                  <w:szCs w:val="20"/>
                </w:rPr>
                <w:t>Well Bore</w:t>
              </w:r>
            </w:ins>
            <w:ins w:id="402" w:author="Prakash Atul (Ext)" w:date="2018-03-27T15:27:00Z">
              <w:r w:rsidRPr="007C4254">
                <w:rPr>
                  <w:rFonts w:cs="Arial"/>
                  <w:sz w:val="20"/>
                  <w:szCs w:val="20"/>
                  <w:rPrChange w:id="403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 for the selected </w:t>
              </w:r>
              <w:del w:id="404" w:author="Divvya Dharshini" w:date="2026-08-11T11:06:00Z" w16du:dateUtc="2026-08-11T03:06:00Z">
                <w:r w:rsidRPr="007C4254" w:rsidDel="00DF0921">
                  <w:rPr>
                    <w:rFonts w:cs="Arial"/>
                    <w:sz w:val="20"/>
                    <w:szCs w:val="20"/>
                    <w:rPrChange w:id="405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category</w:delText>
                </w:r>
              </w:del>
            </w:ins>
            <w:ins w:id="406" w:author="Divvya Dharshini" w:date="2026-08-11T11:06:00Z" w16du:dateUtc="2026-08-11T03:06:00Z">
              <w:r w:rsidR="00DF0921">
                <w:rPr>
                  <w:rFonts w:cs="Arial"/>
                  <w:sz w:val="20"/>
                  <w:szCs w:val="20"/>
                </w:rPr>
                <w:t>Code</w:t>
              </w:r>
            </w:ins>
          </w:p>
        </w:tc>
        <w:tc>
          <w:tcPr>
            <w:tcW w:w="1234" w:type="pct"/>
            <w:tcPrChange w:id="407" w:author="Batra Yogesh (EXT)" w:date="2018-04-13T12:21:00Z">
              <w:tcPr>
                <w:tcW w:w="2310" w:type="dxa"/>
                <w:gridSpan w:val="2"/>
              </w:tcPr>
            </w:tcPrChange>
          </w:tcPr>
          <w:p w14:paraId="2EB4A5B9" w14:textId="3D4F5FFF" w:rsidR="00727D1F" w:rsidRPr="007C4254" w:rsidRDefault="00727D1F" w:rsidP="004942EC">
            <w:pPr>
              <w:keepNext/>
              <w:keepLines/>
              <w:rPr>
                <w:ins w:id="408" w:author="Prakash Atul (Ext)" w:date="2018-03-27T15:28:00Z"/>
                <w:rFonts w:cs="Arial"/>
                <w:sz w:val="20"/>
                <w:szCs w:val="20"/>
                <w:rPrChange w:id="409" w:author="Batra Yogesh (EXT)" w:date="2018-04-13T12:20:00Z">
                  <w:rPr>
                    <w:ins w:id="410" w:author="Prakash Atul (Ext)" w:date="2018-03-27T15:28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411" w:author="Prakash Atul (Ext)" w:date="2018-03-27T15:28:00Z">
              <w:r w:rsidRPr="007C4254">
                <w:rPr>
                  <w:rFonts w:cs="Arial"/>
                  <w:sz w:val="20"/>
                  <w:szCs w:val="20"/>
                  <w:rPrChange w:id="412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Well </w:t>
              </w:r>
              <w:del w:id="413" w:author="Divvya Dharshini" w:date="2026-08-11T11:07:00Z" w16du:dateUtc="2026-08-11T03:07:00Z">
                <w:r w:rsidRPr="007C4254" w:rsidDel="00DF0921">
                  <w:rPr>
                    <w:rFonts w:cs="Arial"/>
                    <w:sz w:val="20"/>
                    <w:szCs w:val="20"/>
                    <w:rPrChange w:id="414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Code</w:delText>
                </w:r>
              </w:del>
            </w:ins>
            <w:ins w:id="415" w:author="Divvya Dharshini" w:date="2026-08-11T11:07:00Z" w16du:dateUtc="2026-08-11T03:07:00Z">
              <w:r w:rsidR="00DF0921">
                <w:rPr>
                  <w:rFonts w:cs="Arial"/>
                  <w:sz w:val="20"/>
                  <w:szCs w:val="20"/>
                </w:rPr>
                <w:t>Bore</w:t>
              </w:r>
            </w:ins>
            <w:ins w:id="416" w:author="Prakash Atul (Ext)" w:date="2018-03-27T15:28:00Z">
              <w:r w:rsidRPr="007C4254">
                <w:rPr>
                  <w:rFonts w:cs="Arial"/>
                  <w:sz w:val="20"/>
                  <w:szCs w:val="20"/>
                  <w:rPrChange w:id="417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 options are selected.</w:t>
              </w:r>
            </w:ins>
          </w:p>
          <w:p w14:paraId="5BF43DE6" w14:textId="3EC7310D" w:rsidR="00727D1F" w:rsidRPr="007C4254" w:rsidDel="00F34F6E" w:rsidRDefault="00727D1F" w:rsidP="004942EC">
            <w:pPr>
              <w:keepNext/>
              <w:keepLines/>
              <w:rPr>
                <w:ins w:id="418" w:author="Prakash Atul (Ext)" w:date="2018-03-27T15:28:00Z"/>
                <w:del w:id="419" w:author="Divvya Dharshini" w:date="2026-08-11T11:07:00Z" w16du:dateUtc="2026-08-11T03:07:00Z"/>
                <w:rFonts w:cs="Arial"/>
                <w:sz w:val="20"/>
                <w:szCs w:val="20"/>
                <w:rPrChange w:id="420" w:author="Batra Yogesh (EXT)" w:date="2018-04-13T12:20:00Z">
                  <w:rPr>
                    <w:ins w:id="421" w:author="Prakash Atul (Ext)" w:date="2018-03-27T15:28:00Z"/>
                    <w:del w:id="422" w:author="Divvya Dharshini" w:date="2026-08-11T11:07:00Z" w16du:dateUtc="2026-08-11T03:07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423" w:author="Prakash Atul (Ext)" w:date="2018-03-27T15:28:00Z">
              <w:del w:id="424" w:author="Divvya Dharshini" w:date="2026-08-11T11:07:00Z" w16du:dateUtc="2026-08-11T03:07:00Z">
                <w:r w:rsidRPr="007C4254" w:rsidDel="00F34F6E">
                  <w:rPr>
                    <w:rFonts w:cs="Arial"/>
                    <w:sz w:val="20"/>
                    <w:szCs w:val="20"/>
                    <w:rPrChange w:id="425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 xml:space="preserve">Well Code options include:  </w:delText>
                </w:r>
              </w:del>
            </w:ins>
          </w:p>
          <w:p w14:paraId="01A13223" w14:textId="0C0667D9" w:rsidR="00727D1F" w:rsidRPr="007C4254" w:rsidDel="00F34F6E" w:rsidRDefault="00727D1F" w:rsidP="004942EC">
            <w:pPr>
              <w:keepNext/>
              <w:keepLines/>
              <w:rPr>
                <w:ins w:id="426" w:author="Prakash Atul (Ext)" w:date="2018-03-27T15:28:00Z"/>
                <w:del w:id="427" w:author="Divvya Dharshini" w:date="2026-08-11T11:07:00Z" w16du:dateUtc="2026-08-11T03:07:00Z"/>
                <w:rFonts w:cs="Arial"/>
                <w:sz w:val="20"/>
                <w:szCs w:val="20"/>
                <w:rPrChange w:id="428" w:author="Batra Yogesh (EXT)" w:date="2018-04-13T12:20:00Z">
                  <w:rPr>
                    <w:ins w:id="429" w:author="Prakash Atul (Ext)" w:date="2018-03-27T15:28:00Z"/>
                    <w:del w:id="430" w:author="Divvya Dharshini" w:date="2026-08-11T11:07:00Z" w16du:dateUtc="2026-08-11T03:07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431" w:author="Prakash Atul (Ext)" w:date="2018-03-27T15:28:00Z">
              <w:del w:id="432" w:author="Divvya Dharshini" w:date="2026-08-11T11:07:00Z" w16du:dateUtc="2026-08-11T03:07:00Z">
                <w:r w:rsidRPr="007C4254" w:rsidDel="00F34F6E">
                  <w:rPr>
                    <w:rFonts w:cs="Arial"/>
                    <w:sz w:val="20"/>
                    <w:szCs w:val="20"/>
                    <w:rPrChange w:id="433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Commission</w:delText>
                </w:r>
              </w:del>
            </w:ins>
          </w:p>
          <w:p w14:paraId="6A93FC27" w14:textId="3571D92A" w:rsidR="00727D1F" w:rsidRPr="007C4254" w:rsidDel="00F34F6E" w:rsidRDefault="00727D1F" w:rsidP="004942EC">
            <w:pPr>
              <w:keepNext/>
              <w:keepLines/>
              <w:rPr>
                <w:ins w:id="434" w:author="Prakash Atul (Ext)" w:date="2018-03-27T15:29:00Z"/>
                <w:del w:id="435" w:author="Divvya Dharshini" w:date="2026-08-11T11:07:00Z" w16du:dateUtc="2026-08-11T03:07:00Z"/>
                <w:rFonts w:cs="Arial"/>
                <w:sz w:val="20"/>
                <w:szCs w:val="20"/>
                <w:rPrChange w:id="436" w:author="Batra Yogesh (EXT)" w:date="2018-04-13T12:20:00Z">
                  <w:rPr>
                    <w:ins w:id="437" w:author="Prakash Atul (Ext)" w:date="2018-03-27T15:29:00Z"/>
                    <w:del w:id="438" w:author="Divvya Dharshini" w:date="2026-08-11T11:07:00Z" w16du:dateUtc="2026-08-11T03:07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439" w:author="Prakash Atul (Ext)" w:date="2018-03-27T15:29:00Z">
              <w:del w:id="440" w:author="Divvya Dharshini" w:date="2026-08-11T11:07:00Z" w16du:dateUtc="2026-08-11T03:07:00Z">
                <w:r w:rsidRPr="007C4254" w:rsidDel="00F34F6E">
                  <w:rPr>
                    <w:rFonts w:cs="Arial"/>
                    <w:sz w:val="20"/>
                    <w:szCs w:val="20"/>
                    <w:rPrChange w:id="441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Drill</w:delText>
                </w:r>
              </w:del>
            </w:ins>
          </w:p>
          <w:p w14:paraId="4B2EA2C4" w14:textId="6BA4F3CD" w:rsidR="00727D1F" w:rsidRPr="007C4254" w:rsidRDefault="00727D1F" w:rsidP="004942EC">
            <w:pPr>
              <w:keepNext/>
              <w:keepLines/>
              <w:rPr>
                <w:ins w:id="442" w:author="Prakash Atul (Ext)" w:date="2018-03-27T15:27:00Z"/>
                <w:rFonts w:cs="Arial"/>
                <w:sz w:val="20"/>
                <w:szCs w:val="20"/>
                <w:rPrChange w:id="443" w:author="Batra Yogesh (EXT)" w:date="2018-04-13T12:20:00Z">
                  <w:rPr>
                    <w:ins w:id="444" w:author="Prakash Atul (Ext)" w:date="2018-03-27T15:27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445" w:author="Prakash Atul (Ext)" w:date="2018-03-27T15:29:00Z">
              <w:del w:id="446" w:author="Divvya Dharshini" w:date="2026-08-11T11:07:00Z" w16du:dateUtc="2026-08-11T03:07:00Z">
                <w:r w:rsidRPr="007C4254" w:rsidDel="00F34F6E">
                  <w:rPr>
                    <w:rFonts w:cs="Arial"/>
                    <w:sz w:val="20"/>
                    <w:szCs w:val="20"/>
                    <w:rPrChange w:id="447" w:author="Batra Yogesh (EXT)" w:date="2018-04-13T12:20:00Z">
                      <w:rPr>
                        <w:rFonts w:ascii="Century Gothic" w:hAnsi="Century Gothic"/>
                        <w:sz w:val="20"/>
                        <w:szCs w:val="20"/>
                      </w:rPr>
                    </w:rPrChange>
                  </w:rPr>
                  <w:delText>Hookup</w:delText>
                </w:r>
              </w:del>
            </w:ins>
          </w:p>
        </w:tc>
        <w:tc>
          <w:tcPr>
            <w:tcW w:w="1458" w:type="pct"/>
            <w:tcPrChange w:id="448" w:author="Batra Yogesh (EXT)" w:date="2018-04-13T12:21:00Z">
              <w:tcPr>
                <w:tcW w:w="2730" w:type="dxa"/>
              </w:tcPr>
            </w:tcPrChange>
          </w:tcPr>
          <w:p w14:paraId="5727082D" w14:textId="77777777" w:rsidR="00727D1F" w:rsidRPr="007C4254" w:rsidRDefault="00727D1F" w:rsidP="004942EC">
            <w:pPr>
              <w:keepNext/>
              <w:keepLines/>
              <w:rPr>
                <w:ins w:id="449" w:author="Prakash Atul (Ext)" w:date="2018-03-27T15:27:00Z"/>
                <w:rFonts w:cs="Arial"/>
                <w:sz w:val="20"/>
                <w:rPrChange w:id="450" w:author="Batra Yogesh (EXT)" w:date="2018-04-13T12:20:00Z">
                  <w:rPr>
                    <w:ins w:id="451" w:author="Prakash Atul (Ext)" w:date="2018-03-27T15:27:00Z"/>
                    <w:rFonts w:ascii="Century Gothic" w:hAnsi="Century Gothic"/>
                    <w:sz w:val="20"/>
                  </w:rPr>
                </w:rPrChange>
              </w:rPr>
            </w:pPr>
          </w:p>
        </w:tc>
      </w:tr>
      <w:tr w:rsidR="004942EC" w:rsidRPr="007C4254" w14:paraId="3ECA60D8" w14:textId="77777777" w:rsidTr="1D255A62">
        <w:trPr>
          <w:trPrChange w:id="452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53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CF2F17E" w14:textId="77777777" w:rsidR="004942EC" w:rsidRPr="007C4254" w:rsidRDefault="004942EC" w:rsidP="1D255A6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454" w:author="Batra Yogesh (EXT)" w:date="2018-04-13T12:21:00Z">
              <w:tcPr>
                <w:tcW w:w="3630" w:type="dxa"/>
                <w:gridSpan w:val="2"/>
              </w:tcPr>
            </w:tcPrChange>
          </w:tcPr>
          <w:p w14:paraId="234DB458" w14:textId="3258EC22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45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45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Select the </w:t>
            </w:r>
            <w:r w:rsidR="00277ACD" w:rsidRPr="007C4254">
              <w:rPr>
                <w:rFonts w:cs="Arial"/>
                <w:b/>
                <w:sz w:val="20"/>
                <w:szCs w:val="20"/>
                <w:rPrChange w:id="457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Activity and Activity 2</w:t>
            </w:r>
            <w:r w:rsidR="007B2858" w:rsidRPr="007C4254">
              <w:rPr>
                <w:rFonts w:cs="Arial"/>
                <w:sz w:val="20"/>
                <w:szCs w:val="20"/>
                <w:rPrChange w:id="45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(Optional)</w:t>
            </w:r>
            <w:r w:rsidRPr="007C4254">
              <w:rPr>
                <w:rFonts w:cs="Arial"/>
                <w:sz w:val="20"/>
                <w:szCs w:val="20"/>
                <w:rPrChange w:id="45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drop-down menu</w:t>
            </w:r>
            <w:r w:rsidR="00277ACD" w:rsidRPr="007C4254">
              <w:rPr>
                <w:rFonts w:cs="Arial"/>
                <w:sz w:val="20"/>
                <w:szCs w:val="20"/>
                <w:rPrChange w:id="46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and </w:t>
            </w:r>
            <w:del w:id="461" w:author="Batra Yogesh (EXT)" w:date="2018-04-04T17:08:00Z">
              <w:r w:rsidR="007B2858" w:rsidRPr="007C4254" w:rsidDel="006525ED">
                <w:rPr>
                  <w:rFonts w:cs="Arial"/>
                  <w:sz w:val="20"/>
                  <w:szCs w:val="20"/>
                  <w:rPrChange w:id="462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time</w:delText>
              </w:r>
              <w:r w:rsidR="00277ACD" w:rsidRPr="007C4254" w:rsidDel="006525ED">
                <w:rPr>
                  <w:rFonts w:cs="Arial"/>
                  <w:sz w:val="20"/>
                  <w:szCs w:val="20"/>
                  <w:rPrChange w:id="463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date</w:delText>
              </w:r>
            </w:del>
            <w:ins w:id="464" w:author="Batra Yogesh (EXT)" w:date="2018-04-04T17:08:00Z">
              <w:r w:rsidR="006525ED" w:rsidRPr="007C4254">
                <w:rPr>
                  <w:rFonts w:cs="Arial"/>
                  <w:sz w:val="20"/>
                  <w:szCs w:val="20"/>
                </w:rPr>
                <w:t>time date</w:t>
              </w:r>
            </w:ins>
            <w:r w:rsidR="007B2858" w:rsidRPr="007C4254">
              <w:rPr>
                <w:rFonts w:cs="Arial"/>
                <w:sz w:val="20"/>
                <w:szCs w:val="20"/>
                <w:rPrChange w:id="46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is mandatory field.</w:t>
            </w:r>
          </w:p>
          <w:p w14:paraId="3F274DEF" w14:textId="311FAAE8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pct"/>
            <w:tcPrChange w:id="466" w:author="Batra Yogesh (EXT)" w:date="2018-04-13T12:21:00Z">
              <w:tcPr>
                <w:tcW w:w="2160" w:type="dxa"/>
              </w:tcPr>
            </w:tcPrChange>
          </w:tcPr>
          <w:p w14:paraId="61E597AC" w14:textId="2DE1294B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46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Blank Text field is displayed</w:t>
            </w:r>
          </w:p>
        </w:tc>
        <w:tc>
          <w:tcPr>
            <w:tcW w:w="1458" w:type="pct"/>
            <w:tcPrChange w:id="468" w:author="Batra Yogesh (EXT)" w:date="2018-04-13T12:21:00Z">
              <w:tcPr>
                <w:tcW w:w="2880" w:type="dxa"/>
                <w:gridSpan w:val="2"/>
              </w:tcPr>
            </w:tcPrChange>
          </w:tcPr>
          <w:p w14:paraId="3FF8971F" w14:textId="31F9F019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rPrChange w:id="469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This field is a long comment description field</w:t>
            </w:r>
          </w:p>
        </w:tc>
      </w:tr>
      <w:tr w:rsidR="004942EC" w:rsidRPr="007C4254" w14:paraId="50FDCC39" w14:textId="77777777" w:rsidTr="1D255A62">
        <w:trPr>
          <w:trPrChange w:id="470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71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91E4C1D" w14:textId="77777777" w:rsidR="004942EC" w:rsidRPr="007C4254" w:rsidRDefault="004942EC" w:rsidP="1D255A6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472" w:author="Batra Yogesh (EXT)" w:date="2018-04-13T12:21:00Z">
              <w:tcPr>
                <w:tcW w:w="3630" w:type="dxa"/>
                <w:gridSpan w:val="2"/>
              </w:tcPr>
            </w:tcPrChange>
          </w:tcPr>
          <w:p w14:paraId="1A5AE59B" w14:textId="5C7CBE5B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47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Click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474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7C4254">
              <w:rPr>
                <w:rFonts w:cs="Arial"/>
                <w:sz w:val="20"/>
                <w:szCs w:val="20"/>
                <w:rPrChange w:id="47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icon in the Tool Bar</w:t>
            </w:r>
          </w:p>
        </w:tc>
        <w:tc>
          <w:tcPr>
            <w:tcW w:w="1234" w:type="pct"/>
            <w:tcPrChange w:id="476" w:author="Batra Yogesh (EXT)" w:date="2018-04-13T12:21:00Z">
              <w:tcPr>
                <w:tcW w:w="2160" w:type="dxa"/>
              </w:tcPr>
            </w:tcPrChange>
          </w:tcPr>
          <w:p w14:paraId="2C272288" w14:textId="389F89A4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47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Data entry line with new status is added in the Data Window.</w:t>
            </w:r>
          </w:p>
        </w:tc>
        <w:tc>
          <w:tcPr>
            <w:tcW w:w="1458" w:type="pct"/>
            <w:tcPrChange w:id="478" w:author="Batra Yogesh (EXT)" w:date="2018-04-13T12:21:00Z">
              <w:tcPr>
                <w:tcW w:w="2880" w:type="dxa"/>
                <w:gridSpan w:val="2"/>
              </w:tcPr>
            </w:tcPrChange>
          </w:tcPr>
          <w:p w14:paraId="74649039" w14:textId="77777777" w:rsidR="004942EC" w:rsidRPr="00EF62BC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56FB2E2F" w14:textId="77777777" w:rsidTr="1D255A62">
        <w:trPr>
          <w:trPrChange w:id="479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80" w:author="Batra Yogesh (EXT)" w:date="2018-04-13T12:2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C4FD2D9" w14:textId="77777777" w:rsidR="004942EC" w:rsidRPr="007C4254" w:rsidRDefault="004942EC" w:rsidP="1D255A6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481" w:author="Batra Yogesh (EXT)" w:date="2018-04-13T12:21:00Z">
              <w:tcPr>
                <w:tcW w:w="3630" w:type="dxa"/>
                <w:gridSpan w:val="2"/>
              </w:tcPr>
            </w:tcPrChange>
          </w:tcPr>
          <w:p w14:paraId="0D5893B2" w14:textId="5B703796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48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1234" w:type="pct"/>
            <w:tcPrChange w:id="483" w:author="Batra Yogesh (EXT)" w:date="2018-04-13T12:21:00Z">
              <w:tcPr>
                <w:tcW w:w="2160" w:type="dxa"/>
              </w:tcPr>
            </w:tcPrChange>
          </w:tcPr>
          <w:p w14:paraId="1A26C45F" w14:textId="77777777" w:rsidR="004942EC" w:rsidRPr="00EF62BC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58" w:type="pct"/>
            <w:tcPrChange w:id="484" w:author="Batra Yogesh (EXT)" w:date="2018-04-13T12:21:00Z">
              <w:tcPr>
                <w:tcW w:w="2880" w:type="dxa"/>
                <w:gridSpan w:val="2"/>
              </w:tcPr>
            </w:tcPrChange>
          </w:tcPr>
          <w:p w14:paraId="5C482689" w14:textId="77777777" w:rsidR="004942EC" w:rsidRPr="00CE563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033AB9" w:rsidRPr="007C4254" w14:paraId="0BAA37FB" w14:textId="77777777" w:rsidTr="1D255A62">
        <w:trPr>
          <w:trPrChange w:id="485" w:author="Batra Yogesh (EXT)" w:date="2018-04-13T12:21:00Z">
            <w:trPr>
              <w:gridBefore w:val="1"/>
              <w:gridAfter w:val="0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486" w:author="Batra Yogesh (EXT)" w:date="2018-04-13T12:21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BAA37F7" w14:textId="77777777" w:rsidR="00033AB9" w:rsidRPr="007C4254" w:rsidRDefault="00033AB9" w:rsidP="00033AB9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487" w:author="Batra Yogesh (EXT)" w:date="2018-04-13T12:21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0BAA37F8" w14:textId="77777777" w:rsidR="00033AB9" w:rsidRPr="007C4254" w:rsidRDefault="00033AB9" w:rsidP="00033AB9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7C4254">
              <w:rPr>
                <w:rFonts w:cs="Arial"/>
                <w:sz w:val="20"/>
              </w:rPr>
              <w:t>END OF USE CASE</w:t>
            </w:r>
          </w:p>
        </w:tc>
        <w:tc>
          <w:tcPr>
            <w:tcW w:w="1234" w:type="pct"/>
            <w:shd w:val="clear" w:color="auto" w:fill="C6D9F1" w:themeFill="text2" w:themeFillTint="33"/>
            <w:tcPrChange w:id="488" w:author="Batra Yogesh (EXT)" w:date="2018-04-13T12:21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0BAA37F9" w14:textId="77777777" w:rsidR="00033AB9" w:rsidRPr="007C4254" w:rsidRDefault="00033AB9" w:rsidP="00033AB9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458" w:type="pct"/>
            <w:shd w:val="clear" w:color="auto" w:fill="C6D9F1" w:themeFill="text2" w:themeFillTint="33"/>
            <w:tcPrChange w:id="489" w:author="Batra Yogesh (EXT)" w:date="2018-04-13T12:2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FA" w14:textId="77777777" w:rsidR="00033AB9" w:rsidRPr="007C4254" w:rsidRDefault="00033AB9" w:rsidP="00033AB9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7FC" w14:textId="77777777" w:rsidR="006B18DE" w:rsidRPr="007C4254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F" w14:textId="77777777" w:rsidR="004D61A0" w:rsidRPr="007C4254" w:rsidRDefault="004D61A0" w:rsidP="005D1403">
      <w:pPr>
        <w:pStyle w:val="Heading1"/>
      </w:pPr>
      <w:bookmarkStart w:id="490" w:name="_Toc240857192"/>
      <w:bookmarkStart w:id="491" w:name="_Toc495780349"/>
      <w:r w:rsidRPr="007C4254">
        <w:t>Alternative</w:t>
      </w:r>
      <w:bookmarkEnd w:id="490"/>
      <w:r w:rsidR="00BF2F96" w:rsidRPr="007C4254">
        <w:t>s</w:t>
      </w:r>
      <w:bookmarkEnd w:id="491"/>
      <w:r w:rsidR="00023077" w:rsidRPr="007C4254">
        <w:t xml:space="preserve"> </w:t>
      </w:r>
    </w:p>
    <w:p w14:paraId="0BAA3800" w14:textId="3AEBB384" w:rsidR="0006165A" w:rsidRPr="007C4254" w:rsidRDefault="004942EC" w:rsidP="004942EC">
      <w:pPr>
        <w:pStyle w:val="Heading2"/>
      </w:pPr>
      <w:bookmarkStart w:id="492" w:name="_Toc495780350"/>
      <w:r w:rsidRPr="007C4254">
        <w:t>Alternate Condition A1:  Deleting Well Chronology</w:t>
      </w:r>
      <w:bookmarkEnd w:id="492"/>
    </w:p>
    <w:p w14:paraId="70955484" w14:textId="7336626D" w:rsidR="00452D76" w:rsidRPr="007C4254" w:rsidRDefault="004942EC" w:rsidP="00D17537">
      <w:pPr>
        <w:rPr>
          <w:rFonts w:cs="Arial"/>
        </w:rPr>
      </w:pPr>
      <w:r w:rsidRPr="007C4254">
        <w:rPr>
          <w:rFonts w:cs="Arial"/>
          <w:iCs/>
          <w:szCs w:val="28"/>
        </w:rPr>
        <w:t>Details:  The steps below are followed to delete a Well Chronology.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493" w:author="Batra Yogesh (EXT)" w:date="2018-04-13T12:21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494">
          <w:tblGrid>
            <w:gridCol w:w="230"/>
            <w:gridCol w:w="460"/>
            <w:gridCol w:w="230"/>
            <w:gridCol w:w="3396"/>
            <w:gridCol w:w="234"/>
            <w:gridCol w:w="1924"/>
            <w:gridCol w:w="236"/>
            <w:gridCol w:w="2640"/>
            <w:gridCol w:w="240"/>
          </w:tblGrid>
        </w:tblGridChange>
      </w:tblGrid>
      <w:tr w:rsidR="00452D76" w:rsidRPr="007C4254" w14:paraId="606848E2" w14:textId="77777777" w:rsidTr="00CE5634">
        <w:trPr>
          <w:tblHeader/>
          <w:trPrChange w:id="495" w:author="Batra Yogesh (EXT)" w:date="2018-04-13T12:21:00Z">
            <w:trPr>
              <w:gridBefore w:val="1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496" w:author="Batra Yogesh (EXT)" w:date="2018-04-13T12:21:00Z">
              <w:tcPr>
                <w:tcW w:w="690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7CFB38D5" w14:textId="77777777" w:rsidR="00452D76" w:rsidRPr="007C4254" w:rsidRDefault="00452D76" w:rsidP="00877E5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497" w:author="Batra Yogesh (EXT)" w:date="2018-04-13T12:21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4CC02D2D" w14:textId="77777777" w:rsidR="00452D76" w:rsidRPr="007C4254" w:rsidRDefault="00452D76" w:rsidP="00877E5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498" w:author="Batra Yogesh (EXT)" w:date="2018-04-13T12:21:00Z">
              <w:tcPr>
                <w:tcW w:w="2160" w:type="dxa"/>
                <w:gridSpan w:val="2"/>
                <w:shd w:val="clear" w:color="auto" w:fill="3399FF"/>
              </w:tcPr>
            </w:tcPrChange>
          </w:tcPr>
          <w:p w14:paraId="03920379" w14:textId="77777777" w:rsidR="00452D76" w:rsidRPr="007C4254" w:rsidRDefault="00452D76" w:rsidP="00877E5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499" w:author="Batra Yogesh (EXT)" w:date="2018-04-13T12:21:00Z">
              <w:tcPr>
                <w:tcW w:w="2880" w:type="dxa"/>
                <w:gridSpan w:val="2"/>
                <w:shd w:val="clear" w:color="auto" w:fill="3399FF"/>
              </w:tcPr>
            </w:tcPrChange>
          </w:tcPr>
          <w:p w14:paraId="139BF08F" w14:textId="77777777" w:rsidR="00452D76" w:rsidRPr="007C4254" w:rsidRDefault="00452D76" w:rsidP="00877E5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4942EC" w:rsidRPr="007C4254" w14:paraId="74DFE495" w14:textId="77777777" w:rsidTr="00CE5634">
        <w:trPr>
          <w:trPrChange w:id="500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501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1BC0E304" w14:textId="2FA50192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502" w:author="Batra Yogesh (EXT)" w:date="2018-04-13T12:21:00Z">
              <w:tcPr>
                <w:tcW w:w="3630" w:type="dxa"/>
                <w:gridSpan w:val="2"/>
              </w:tcPr>
            </w:tcPrChange>
          </w:tcPr>
          <w:p w14:paraId="072D5021" w14:textId="0540F389" w:rsidR="004942EC" w:rsidRPr="007C4254" w:rsidRDefault="00277ACD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50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50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User </w:t>
            </w:r>
            <w:r w:rsidR="004942EC" w:rsidRPr="007C4254">
              <w:rPr>
                <w:rFonts w:cs="Arial"/>
                <w:sz w:val="20"/>
                <w:szCs w:val="20"/>
                <w:rPrChange w:id="50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opens up the </w:t>
            </w:r>
            <w:r w:rsidR="004942EC" w:rsidRPr="007C4254">
              <w:rPr>
                <w:rFonts w:cs="Arial"/>
                <w:b/>
                <w:sz w:val="20"/>
                <w:szCs w:val="20"/>
                <w:rPrChange w:id="506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Well Chronology</w:t>
            </w:r>
            <w:r w:rsidR="004942EC" w:rsidRPr="007C4254">
              <w:rPr>
                <w:rFonts w:cs="Arial"/>
                <w:b/>
                <w:i/>
                <w:sz w:val="20"/>
                <w:szCs w:val="20"/>
                <w:rPrChange w:id="50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="004942EC" w:rsidRPr="007C4254">
              <w:rPr>
                <w:rFonts w:cs="Arial"/>
                <w:sz w:val="20"/>
                <w:szCs w:val="20"/>
                <w:rPrChange w:id="50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screen</w:t>
            </w:r>
          </w:p>
          <w:p w14:paraId="78AF439C" w14:textId="7067BB28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i/>
                <w:sz w:val="20"/>
                <w:szCs w:val="20"/>
                <w:rPrChange w:id="509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7C4254">
              <w:rPr>
                <w:rFonts w:ascii="Wingdings" w:eastAsia="Wingdings" w:hAnsi="Wingdings" w:cs="Wingdings"/>
                <w:i/>
                <w:sz w:val="20"/>
                <w:szCs w:val="20"/>
                <w:rPrChange w:id="510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>à</w:t>
            </w:r>
            <w:r w:rsidRPr="007C4254">
              <w:rPr>
                <w:rFonts w:cs="Arial"/>
                <w:i/>
                <w:sz w:val="20"/>
                <w:szCs w:val="20"/>
                <w:rPrChange w:id="511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 Well Data </w:t>
            </w:r>
            <w:r w:rsidRPr="007C4254">
              <w:rPr>
                <w:rFonts w:ascii="Wingdings" w:eastAsia="Wingdings" w:hAnsi="Wingdings" w:cs="Wingdings"/>
                <w:i/>
                <w:sz w:val="20"/>
                <w:szCs w:val="20"/>
                <w:rPrChange w:id="512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>à</w:t>
            </w:r>
            <w:r w:rsidRPr="007C4254">
              <w:rPr>
                <w:rFonts w:cs="Arial"/>
                <w:i/>
                <w:sz w:val="20"/>
                <w:szCs w:val="20"/>
                <w:rPrChange w:id="513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 Well Chronology</w:t>
            </w:r>
          </w:p>
        </w:tc>
        <w:tc>
          <w:tcPr>
            <w:tcW w:w="1154" w:type="pct"/>
            <w:tcPrChange w:id="514" w:author="Batra Yogesh (EXT)" w:date="2018-04-13T12:21:00Z">
              <w:tcPr>
                <w:tcW w:w="2160" w:type="dxa"/>
                <w:gridSpan w:val="2"/>
              </w:tcPr>
            </w:tcPrChange>
          </w:tcPr>
          <w:p w14:paraId="1BEB5226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51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51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2DBB4E14" w14:textId="77777777" w:rsidR="004942EC" w:rsidRPr="007C4254" w:rsidRDefault="004942EC" w:rsidP="004942EC">
            <w:pPr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245"/>
              </w:tabs>
              <w:spacing w:after="120"/>
              <w:ind w:left="245" w:hanging="245"/>
              <w:rPr>
                <w:rFonts w:cs="Arial"/>
                <w:sz w:val="20"/>
                <w:szCs w:val="20"/>
                <w:rPrChange w:id="51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51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Yesterday’s date is default populated as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19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</w:p>
          <w:p w14:paraId="29D11D56" w14:textId="46366867" w:rsidR="004942EC" w:rsidRPr="007C4254" w:rsidRDefault="008961F5" w:rsidP="004942EC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ins w:id="520" w:author="Prakash Atul (Ext)" w:date="2018-03-27T15:30:00Z">
              <w:r w:rsidRPr="007C4254">
                <w:rPr>
                  <w:rFonts w:cs="Arial"/>
                  <w:sz w:val="20"/>
                  <w:szCs w:val="20"/>
                  <w:rPrChange w:id="521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Yesterday</w:t>
              </w:r>
            </w:ins>
            <w:del w:id="522" w:author="Prakash Atul (Ext)" w:date="2018-03-27T15:30:00Z">
              <w:r w:rsidR="004942EC" w:rsidRPr="007C4254" w:rsidDel="008961F5">
                <w:rPr>
                  <w:rFonts w:cs="Arial"/>
                  <w:sz w:val="20"/>
                  <w:szCs w:val="20"/>
                  <w:rPrChange w:id="523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Today</w:delText>
              </w:r>
            </w:del>
            <w:r w:rsidR="004942EC" w:rsidRPr="007C4254">
              <w:rPr>
                <w:rFonts w:cs="Arial"/>
                <w:sz w:val="20"/>
                <w:szCs w:val="20"/>
                <w:rPrChange w:id="52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’s date is default populated as the </w:t>
            </w:r>
            <w:r w:rsidR="004942EC" w:rsidRPr="007C4254">
              <w:rPr>
                <w:rFonts w:cs="Arial"/>
                <w:b/>
                <w:i/>
                <w:sz w:val="20"/>
                <w:szCs w:val="20"/>
                <w:rPrChange w:id="525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</w:p>
        </w:tc>
        <w:tc>
          <w:tcPr>
            <w:tcW w:w="1538" w:type="pct"/>
            <w:tcPrChange w:id="526" w:author="Batra Yogesh (EXT)" w:date="2018-04-13T12:21:00Z">
              <w:tcPr>
                <w:tcW w:w="2880" w:type="dxa"/>
                <w:gridSpan w:val="2"/>
              </w:tcPr>
            </w:tcPrChange>
          </w:tcPr>
          <w:p w14:paraId="0D2C3AFE" w14:textId="2978D578" w:rsidR="004942EC" w:rsidRPr="00CE563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4530CF1A" w14:textId="77777777" w:rsidTr="00CE5634">
        <w:trPr>
          <w:trPrChange w:id="527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528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4C511ED1" w14:textId="1693CFF0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529" w:author="Batra Yogesh (EXT)" w:date="2018-04-13T12:21:00Z">
              <w:tcPr>
                <w:tcW w:w="3630" w:type="dxa"/>
                <w:gridSpan w:val="2"/>
              </w:tcPr>
            </w:tcPrChange>
          </w:tcPr>
          <w:p w14:paraId="3162B502" w14:textId="3765A523" w:rsidR="004942EC" w:rsidRPr="007C4254" w:rsidRDefault="004942EC" w:rsidP="004942EC">
            <w:pPr>
              <w:pStyle w:val="TableText"/>
              <w:keepNext/>
              <w:keepLines/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3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Change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3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7C4254">
              <w:rPr>
                <w:rFonts w:cs="Arial"/>
                <w:sz w:val="20"/>
                <w:szCs w:val="20"/>
                <w:rPrChange w:id="53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and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33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7C4254">
              <w:rPr>
                <w:rFonts w:cs="Arial"/>
                <w:i/>
                <w:sz w:val="20"/>
                <w:szCs w:val="20"/>
                <w:rPrChange w:id="534" w:author="Batra Yogesh (EXT)" w:date="2018-04-13T12:20:00Z">
                  <w:rPr>
                    <w:rFonts w:ascii="Century Gothic" w:hAnsi="Century Gothic"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Pr="007C4254">
              <w:rPr>
                <w:rFonts w:cs="Arial"/>
                <w:sz w:val="20"/>
                <w:szCs w:val="20"/>
                <w:rPrChange w:id="53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in the Navigator Pane to include the dates of the well data being entered</w:t>
            </w:r>
          </w:p>
        </w:tc>
        <w:tc>
          <w:tcPr>
            <w:tcW w:w="1154" w:type="pct"/>
            <w:tcPrChange w:id="536" w:author="Batra Yogesh (EXT)" w:date="2018-04-13T12:21:00Z">
              <w:tcPr>
                <w:tcW w:w="2160" w:type="dxa"/>
                <w:gridSpan w:val="2"/>
              </w:tcPr>
            </w:tcPrChange>
          </w:tcPr>
          <w:p w14:paraId="435A5E01" w14:textId="443DA5C2" w:rsidR="004942EC" w:rsidRPr="007C425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3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Date is populated.</w:t>
            </w:r>
          </w:p>
        </w:tc>
        <w:tc>
          <w:tcPr>
            <w:tcW w:w="1538" w:type="pct"/>
            <w:tcPrChange w:id="538" w:author="Batra Yogesh (EXT)" w:date="2018-04-13T12:21:00Z">
              <w:tcPr>
                <w:tcW w:w="2880" w:type="dxa"/>
                <w:gridSpan w:val="2"/>
              </w:tcPr>
            </w:tcPrChange>
          </w:tcPr>
          <w:p w14:paraId="53C845F6" w14:textId="77777777" w:rsidR="004942EC" w:rsidRPr="00CE5634" w:rsidRDefault="004942EC" w:rsidP="004942E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099EFF02" w14:textId="77777777" w:rsidTr="00CE5634">
        <w:trPr>
          <w:trPrChange w:id="539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540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5779DE00" w14:textId="7777777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541" w:author="Batra Yogesh (EXT)" w:date="2018-04-13T12:21:00Z">
              <w:tcPr>
                <w:tcW w:w="3630" w:type="dxa"/>
                <w:gridSpan w:val="2"/>
              </w:tcPr>
            </w:tcPrChange>
          </w:tcPr>
          <w:p w14:paraId="65D52F9C" w14:textId="481C6DE9" w:rsidR="004942EC" w:rsidRPr="007C4254" w:rsidRDefault="00277ACD" w:rsidP="004942EC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  <w:rPrChange w:id="542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sz w:val="20"/>
                <w:szCs w:val="20"/>
                <w:rPrChange w:id="543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 xml:space="preserve">User </w:t>
            </w:r>
            <w:r w:rsidR="004942EC" w:rsidRPr="007C4254">
              <w:rPr>
                <w:rFonts w:cs="Arial"/>
                <w:b/>
                <w:sz w:val="20"/>
                <w:szCs w:val="20"/>
                <w:rPrChange w:id="544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:</w:t>
            </w:r>
          </w:p>
          <w:p w14:paraId="3E90723A" w14:textId="77777777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54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54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Navigate to the Well that you need to enter data on using the drop down menus and click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4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47ABBB2E" w14:textId="6C4B1DEA" w:rsidR="004942EC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48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49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18C77ECA" w14:textId="49E66726" w:rsidR="00277ACD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50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5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Production Sub Unit</w:t>
            </w:r>
          </w:p>
          <w:p w14:paraId="270FF260" w14:textId="7AA67C74" w:rsidR="00277ACD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52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53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600161AE" w14:textId="4038B9CD" w:rsidR="00277ACD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54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55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5B3CBE9E" w14:textId="42F674ED" w:rsidR="00277ACD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5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5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03F0822A" w14:textId="18B6F92A" w:rsidR="00277ACD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58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59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Facility Class 1</w:t>
            </w:r>
          </w:p>
          <w:p w14:paraId="3E818B90" w14:textId="341FDCB5" w:rsidR="00277ACD" w:rsidRPr="007C4254" w:rsidRDefault="00277ACD" w:rsidP="004942E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560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i/>
                <w:sz w:val="20"/>
                <w:szCs w:val="20"/>
                <w:rPrChange w:id="56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Well</w:t>
            </w:r>
          </w:p>
          <w:p w14:paraId="7946902C" w14:textId="4D689B1E" w:rsidR="004942EC" w:rsidRPr="007C4254" w:rsidRDefault="004942EC" w:rsidP="004942EC">
            <w:pPr>
              <w:pStyle w:val="TableText"/>
              <w:keepNext/>
              <w:keepLines/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562" w:author="Batra Yogesh (EXT)" w:date="2018-04-13T12:21:00Z">
              <w:tcPr>
                <w:tcW w:w="2160" w:type="dxa"/>
                <w:gridSpan w:val="2"/>
              </w:tcPr>
            </w:tcPrChange>
          </w:tcPr>
          <w:p w14:paraId="72CB92E0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56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56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All previous data entries between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65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7C4254">
              <w:rPr>
                <w:rFonts w:cs="Arial"/>
                <w:sz w:val="20"/>
                <w:szCs w:val="20"/>
                <w:rPrChange w:id="56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and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6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7C4254">
              <w:rPr>
                <w:rFonts w:cs="Arial"/>
                <w:sz w:val="20"/>
                <w:szCs w:val="20"/>
                <w:rPrChange w:id="56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are displayed in the Data Window.</w:t>
            </w:r>
          </w:p>
          <w:p w14:paraId="06CE937D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56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2315D096" w14:textId="3DFCDC7B" w:rsidR="004942EC" w:rsidRPr="007C4254" w:rsidRDefault="004942EC" w:rsidP="004942E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7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The Data Window may be blank if there were no records between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7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7C4254">
              <w:rPr>
                <w:rFonts w:cs="Arial"/>
                <w:sz w:val="20"/>
                <w:szCs w:val="20"/>
                <w:rPrChange w:id="57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and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73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7C4254">
              <w:rPr>
                <w:rFonts w:cs="Arial"/>
                <w:sz w:val="20"/>
                <w:szCs w:val="20"/>
                <w:rPrChange w:id="57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.  </w:t>
            </w:r>
          </w:p>
        </w:tc>
        <w:tc>
          <w:tcPr>
            <w:tcW w:w="1538" w:type="pct"/>
            <w:tcPrChange w:id="575" w:author="Batra Yogesh (EXT)" w:date="2018-04-13T12:21:00Z">
              <w:tcPr>
                <w:tcW w:w="2880" w:type="dxa"/>
                <w:gridSpan w:val="2"/>
              </w:tcPr>
            </w:tcPrChange>
          </w:tcPr>
          <w:p w14:paraId="16EFD3DA" w14:textId="77777777" w:rsidR="004942EC" w:rsidRPr="00CE5634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1836995A" w14:textId="77777777" w:rsidTr="00CE5634">
        <w:trPr>
          <w:trPrChange w:id="576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577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94FEEE8" w14:textId="3F9CD9D8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578" w:author="Batra Yogesh (EXT)" w:date="2018-04-13T12:21:00Z">
              <w:tcPr>
                <w:tcW w:w="3630" w:type="dxa"/>
                <w:gridSpan w:val="2"/>
              </w:tcPr>
            </w:tcPrChange>
          </w:tcPr>
          <w:p w14:paraId="5A8CF9DB" w14:textId="238B52E1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7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Click anywhere on the Well Chronology record that needs to be deleted to insure focus on the right record</w:t>
            </w:r>
          </w:p>
        </w:tc>
        <w:tc>
          <w:tcPr>
            <w:tcW w:w="1154" w:type="pct"/>
            <w:tcPrChange w:id="580" w:author="Batra Yogesh (EXT)" w:date="2018-04-13T12:21:00Z">
              <w:tcPr>
                <w:tcW w:w="2160" w:type="dxa"/>
                <w:gridSpan w:val="2"/>
              </w:tcPr>
            </w:tcPrChange>
          </w:tcPr>
          <w:p w14:paraId="6D5A3843" w14:textId="53F1ABEC" w:rsidR="004942EC" w:rsidRPr="007C4254" w:rsidRDefault="004942EC" w:rsidP="004942E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8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Record will be highlighted</w:t>
            </w:r>
          </w:p>
        </w:tc>
        <w:tc>
          <w:tcPr>
            <w:tcW w:w="1538" w:type="pct"/>
            <w:tcPrChange w:id="582" w:author="Batra Yogesh (EXT)" w:date="2018-04-13T12:21:00Z">
              <w:tcPr>
                <w:tcW w:w="2880" w:type="dxa"/>
                <w:gridSpan w:val="2"/>
              </w:tcPr>
            </w:tcPrChange>
          </w:tcPr>
          <w:p w14:paraId="392D4180" w14:textId="77777777" w:rsidR="004942EC" w:rsidRPr="00CE5634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18407DA8" w14:textId="77777777" w:rsidTr="00CE5634">
        <w:trPr>
          <w:trPrChange w:id="583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584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1ACD16C8" w14:textId="7F5DFB06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585" w:author="Batra Yogesh (EXT)" w:date="2018-04-13T12:21:00Z">
              <w:tcPr>
                <w:tcW w:w="3630" w:type="dxa"/>
                <w:gridSpan w:val="2"/>
              </w:tcPr>
            </w:tcPrChange>
          </w:tcPr>
          <w:p w14:paraId="48EFC81B" w14:textId="0F923743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8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Insure that the </w:t>
            </w:r>
            <w:r w:rsidRPr="007C4254">
              <w:rPr>
                <w:rFonts w:cs="Arial"/>
                <w:b/>
                <w:sz w:val="20"/>
                <w:szCs w:val="20"/>
                <w:rPrChange w:id="587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Status Area</w:t>
            </w:r>
            <w:r w:rsidRPr="007C4254">
              <w:rPr>
                <w:rFonts w:cs="Arial"/>
                <w:sz w:val="20"/>
                <w:szCs w:val="20"/>
                <w:rPrChange w:id="58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is shown at the bottom of the screen.  If not, click on the </w:t>
            </w:r>
            <w:r w:rsidRPr="007C4254">
              <w:rPr>
                <w:rFonts w:cs="Arial"/>
                <w:b/>
                <w:sz w:val="20"/>
                <w:szCs w:val="20"/>
                <w:rPrChange w:id="589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Hide/Show Status Area</w:t>
            </w:r>
            <w:r w:rsidRPr="007C4254">
              <w:rPr>
                <w:rFonts w:cs="Arial"/>
                <w:sz w:val="20"/>
                <w:szCs w:val="20"/>
                <w:rPrChange w:id="59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button at the top of the page, then click on any editable data field in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591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Well Chronology</w:t>
            </w:r>
            <w:r w:rsidRPr="007C4254">
              <w:rPr>
                <w:rFonts w:cs="Arial"/>
                <w:sz w:val="20"/>
                <w:szCs w:val="20"/>
                <w:rPrChange w:id="59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area.</w:t>
            </w:r>
          </w:p>
        </w:tc>
        <w:tc>
          <w:tcPr>
            <w:tcW w:w="1154" w:type="pct"/>
            <w:tcPrChange w:id="593" w:author="Batra Yogesh (EXT)" w:date="2018-04-13T12:21:00Z">
              <w:tcPr>
                <w:tcW w:w="2160" w:type="dxa"/>
                <w:gridSpan w:val="2"/>
              </w:tcPr>
            </w:tcPrChange>
          </w:tcPr>
          <w:p w14:paraId="31DC83CC" w14:textId="775ECE64" w:rsidR="004942EC" w:rsidRPr="007C4254" w:rsidRDefault="004942EC" w:rsidP="004942E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7C4254">
              <w:rPr>
                <w:rFonts w:cs="Arial"/>
                <w:sz w:val="20"/>
                <w:szCs w:val="20"/>
                <w:rPrChange w:id="59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The </w:t>
            </w:r>
            <w:r w:rsidRPr="007C4254">
              <w:rPr>
                <w:rFonts w:cs="Arial"/>
                <w:b/>
                <w:sz w:val="20"/>
                <w:szCs w:val="20"/>
                <w:rPrChange w:id="595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Revision Text</w:t>
            </w:r>
            <w:r w:rsidRPr="007C4254">
              <w:rPr>
                <w:rFonts w:cs="Arial"/>
                <w:sz w:val="20"/>
                <w:szCs w:val="20"/>
                <w:rPrChange w:id="59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field in the </w:t>
            </w:r>
            <w:r w:rsidRPr="007C4254">
              <w:rPr>
                <w:rFonts w:cs="Arial"/>
                <w:b/>
                <w:sz w:val="20"/>
                <w:szCs w:val="20"/>
                <w:rPrChange w:id="597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Status Area</w:t>
            </w:r>
            <w:r w:rsidRPr="007C4254">
              <w:rPr>
                <w:rFonts w:cs="Arial"/>
                <w:sz w:val="20"/>
                <w:szCs w:val="20"/>
                <w:rPrChange w:id="59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will become editable.</w:t>
            </w:r>
          </w:p>
        </w:tc>
        <w:tc>
          <w:tcPr>
            <w:tcW w:w="1538" w:type="pct"/>
            <w:tcPrChange w:id="599" w:author="Batra Yogesh (EXT)" w:date="2018-04-13T12:21:00Z">
              <w:tcPr>
                <w:tcW w:w="2880" w:type="dxa"/>
                <w:gridSpan w:val="2"/>
              </w:tcPr>
            </w:tcPrChange>
          </w:tcPr>
          <w:p w14:paraId="73B8EBF1" w14:textId="0B20D65B" w:rsidR="004942EC" w:rsidRPr="00CE5634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1BECC7E7" w14:textId="77777777" w:rsidTr="00CE5634">
        <w:trPr>
          <w:trPrChange w:id="600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601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2B523C3A" w14:textId="344C23DC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602" w:author="Batra Yogesh (EXT)" w:date="2018-04-13T12:21:00Z">
              <w:tcPr>
                <w:tcW w:w="3630" w:type="dxa"/>
                <w:gridSpan w:val="2"/>
              </w:tcPr>
            </w:tcPrChange>
          </w:tcPr>
          <w:p w14:paraId="0CDD3FE9" w14:textId="4E44C000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0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0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Click into the </w:t>
            </w:r>
            <w:r w:rsidRPr="007C4254">
              <w:rPr>
                <w:rFonts w:cs="Arial"/>
                <w:b/>
                <w:sz w:val="20"/>
                <w:szCs w:val="20"/>
                <w:rPrChange w:id="605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Revision Text</w:t>
            </w:r>
            <w:r w:rsidRPr="007C4254">
              <w:rPr>
                <w:rFonts w:cs="Arial"/>
                <w:sz w:val="20"/>
                <w:szCs w:val="20"/>
                <w:rPrChange w:id="60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field and type the reason the test is being deleted, then click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607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7C4254">
              <w:rPr>
                <w:rFonts w:cs="Arial"/>
                <w:sz w:val="20"/>
                <w:szCs w:val="20"/>
                <w:rPrChange w:id="60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button.</w:t>
            </w:r>
          </w:p>
        </w:tc>
        <w:tc>
          <w:tcPr>
            <w:tcW w:w="1154" w:type="pct"/>
            <w:tcPrChange w:id="609" w:author="Batra Yogesh (EXT)" w:date="2018-04-13T12:21:00Z">
              <w:tcPr>
                <w:tcW w:w="2160" w:type="dxa"/>
                <w:gridSpan w:val="2"/>
              </w:tcPr>
            </w:tcPrChange>
          </w:tcPr>
          <w:p w14:paraId="1EE98206" w14:textId="3E86A00F" w:rsidR="004942EC" w:rsidRPr="007C4254" w:rsidRDefault="004942EC" w:rsidP="004942EC">
            <w:pPr>
              <w:rPr>
                <w:rFonts w:cs="Arial"/>
                <w:sz w:val="20"/>
                <w:szCs w:val="20"/>
                <w:rPrChange w:id="61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1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The </w:t>
            </w:r>
            <w:r w:rsidRPr="007C4254">
              <w:rPr>
                <w:rFonts w:cs="Arial"/>
                <w:b/>
                <w:sz w:val="20"/>
                <w:szCs w:val="20"/>
                <w:rPrChange w:id="612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Revision Text</w:t>
            </w:r>
            <w:r w:rsidRPr="007C4254">
              <w:rPr>
                <w:rFonts w:cs="Arial"/>
                <w:sz w:val="20"/>
                <w:szCs w:val="20"/>
                <w:rPrChange w:id="61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is saved when the EC Status shows Ready.</w:t>
            </w:r>
          </w:p>
        </w:tc>
        <w:tc>
          <w:tcPr>
            <w:tcW w:w="1538" w:type="pct"/>
            <w:tcPrChange w:id="614" w:author="Batra Yogesh (EXT)" w:date="2018-04-13T12:21:00Z">
              <w:tcPr>
                <w:tcW w:w="2880" w:type="dxa"/>
                <w:gridSpan w:val="2"/>
              </w:tcPr>
            </w:tcPrChange>
          </w:tcPr>
          <w:p w14:paraId="7F2DD261" w14:textId="77777777" w:rsidR="004942EC" w:rsidRPr="007C4254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4167DB0B" w14:textId="77777777" w:rsidTr="00CE5634">
        <w:trPr>
          <w:trPrChange w:id="615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616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7AE86A58" w14:textId="68088BC2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617" w:author="Batra Yogesh (EXT)" w:date="2018-04-13T12:21:00Z">
              <w:tcPr>
                <w:tcW w:w="3630" w:type="dxa"/>
                <w:gridSpan w:val="2"/>
              </w:tcPr>
            </w:tcPrChange>
          </w:tcPr>
          <w:p w14:paraId="4144A462" w14:textId="5A6895F2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1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1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Insure that focus is still on the record to be deleted in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620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Well Chronology</w:t>
            </w:r>
            <w:r w:rsidRPr="007C4254">
              <w:rPr>
                <w:rFonts w:cs="Arial"/>
                <w:sz w:val="20"/>
                <w:szCs w:val="20"/>
                <w:rPrChange w:id="62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area and </w:t>
            </w:r>
            <w:ins w:id="622" w:author="Prakash Atul (Ext)" w:date="2018-03-27T15:34:00Z">
              <w:r w:rsidR="008961F5" w:rsidRPr="007C4254">
                <w:rPr>
                  <w:rFonts w:cs="Arial"/>
                  <w:sz w:val="20"/>
                  <w:szCs w:val="20"/>
                  <w:rPrChange w:id="623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M</w:t>
              </w:r>
            </w:ins>
            <w:del w:id="624" w:author="Prakash Atul (Ext)" w:date="2018-03-27T15:34:00Z">
              <w:r w:rsidRPr="007C4254" w:rsidDel="008961F5">
                <w:rPr>
                  <w:rFonts w:cs="Arial"/>
                  <w:sz w:val="20"/>
                  <w:szCs w:val="20"/>
                  <w:rPrChange w:id="625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click on the</w:delText>
              </w:r>
            </w:del>
            <w:ins w:id="626" w:author="Prakash Atul (Ext)" w:date="2018-03-27T15:34:00Z">
              <w:r w:rsidR="008961F5" w:rsidRPr="007C4254">
                <w:rPr>
                  <w:rFonts w:cs="Arial"/>
                  <w:sz w:val="20"/>
                  <w:szCs w:val="20"/>
                  <w:rPrChange w:id="627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ouse </w:t>
              </w:r>
            </w:ins>
            <w:ins w:id="628" w:author="Batra Yogesh (EXT)" w:date="2018-04-06T13:03:00Z">
              <w:r w:rsidR="003C3E6E" w:rsidRPr="007C4254">
                <w:rPr>
                  <w:rFonts w:cs="Arial"/>
                  <w:sz w:val="20"/>
                  <w:szCs w:val="20"/>
                  <w:rPrChange w:id="629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h</w:t>
              </w:r>
            </w:ins>
            <w:ins w:id="630" w:author="Prakash Atul (Ext)" w:date="2018-03-27T15:34:00Z">
              <w:r w:rsidR="008961F5" w:rsidRPr="007C4254">
                <w:rPr>
                  <w:rFonts w:cs="Arial"/>
                  <w:sz w:val="20"/>
                  <w:szCs w:val="20"/>
                  <w:rPrChange w:id="631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over to</w:t>
              </w:r>
            </w:ins>
            <w:r w:rsidRPr="007C4254">
              <w:rPr>
                <w:rFonts w:cs="Arial"/>
                <w:sz w:val="20"/>
                <w:szCs w:val="20"/>
                <w:rPrChange w:id="63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delete button at the top of the screen to mark the record for deletion</w:t>
            </w:r>
            <w:ins w:id="633" w:author="Prakash Atul (Ext)" w:date="2018-03-27T15:34:00Z">
              <w:r w:rsidR="008961F5" w:rsidRPr="007C4254">
                <w:rPr>
                  <w:rFonts w:cs="Arial"/>
                  <w:sz w:val="20"/>
                  <w:szCs w:val="20"/>
                  <w:rPrChange w:id="634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 and click on Well Chronology</w:t>
              </w:r>
            </w:ins>
            <w:del w:id="635" w:author="Prakash Atul (Ext)" w:date="2018-03-27T15:34:00Z">
              <w:r w:rsidRPr="007C4254" w:rsidDel="008961F5">
                <w:rPr>
                  <w:rFonts w:cs="Arial"/>
                  <w:sz w:val="20"/>
                  <w:szCs w:val="20"/>
                  <w:rPrChange w:id="636" w:author="Batra Yogesh (EXT)" w:date="2018-04-13T12:20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delText>.</w:delText>
              </w:r>
            </w:del>
          </w:p>
        </w:tc>
        <w:tc>
          <w:tcPr>
            <w:tcW w:w="1154" w:type="pct"/>
            <w:tcPrChange w:id="637" w:author="Batra Yogesh (EXT)" w:date="2018-04-13T12:21:00Z">
              <w:tcPr>
                <w:tcW w:w="2160" w:type="dxa"/>
                <w:gridSpan w:val="2"/>
              </w:tcPr>
            </w:tcPrChange>
          </w:tcPr>
          <w:p w14:paraId="01632B88" w14:textId="28F135A1" w:rsidR="004942EC" w:rsidRPr="007C4254" w:rsidRDefault="004942EC" w:rsidP="004942EC">
            <w:pPr>
              <w:rPr>
                <w:rFonts w:cs="Arial"/>
                <w:sz w:val="20"/>
                <w:szCs w:val="20"/>
                <w:rPrChange w:id="638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3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Hash-marks will obscure the record being deleted.</w:t>
            </w:r>
          </w:p>
        </w:tc>
        <w:tc>
          <w:tcPr>
            <w:tcW w:w="1538" w:type="pct"/>
            <w:tcPrChange w:id="640" w:author="Batra Yogesh (EXT)" w:date="2018-04-13T12:21:00Z">
              <w:tcPr>
                <w:tcW w:w="2880" w:type="dxa"/>
                <w:gridSpan w:val="2"/>
              </w:tcPr>
            </w:tcPrChange>
          </w:tcPr>
          <w:p w14:paraId="5489B169" w14:textId="77777777" w:rsidR="004942EC" w:rsidRPr="007C4254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942EC" w:rsidRPr="007C4254" w14:paraId="1A84415A" w14:textId="77777777" w:rsidTr="00CE5634">
        <w:trPr>
          <w:trPrChange w:id="641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642" w:author="Batra Yogesh (EXT)" w:date="2018-04-13T12:21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6806858A" w14:textId="2AE66D57" w:rsidR="004942EC" w:rsidRPr="007C4254" w:rsidRDefault="004942EC" w:rsidP="004942EC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643" w:author="Batra Yogesh (EXT)" w:date="2018-04-13T12:21:00Z">
              <w:tcPr>
                <w:tcW w:w="3630" w:type="dxa"/>
                <w:gridSpan w:val="2"/>
              </w:tcPr>
            </w:tcPrChange>
          </w:tcPr>
          <w:p w14:paraId="5D3DF0F3" w14:textId="393BF648" w:rsidR="004942EC" w:rsidRPr="007C4254" w:rsidRDefault="004942EC" w:rsidP="004942E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4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45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Click the </w:t>
            </w:r>
            <w:r w:rsidRPr="007C4254">
              <w:rPr>
                <w:rFonts w:cs="Arial"/>
                <w:b/>
                <w:i/>
                <w:sz w:val="20"/>
                <w:szCs w:val="20"/>
                <w:rPrChange w:id="646" w:author="Batra Yogesh (EXT)" w:date="2018-04-13T12:20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7C4254">
              <w:rPr>
                <w:rFonts w:cs="Arial"/>
                <w:sz w:val="20"/>
                <w:szCs w:val="20"/>
                <w:rPrChange w:id="64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 icon in the Tool Bar</w:t>
            </w:r>
          </w:p>
        </w:tc>
        <w:tc>
          <w:tcPr>
            <w:tcW w:w="1154" w:type="pct"/>
            <w:tcPrChange w:id="648" w:author="Batra Yogesh (EXT)" w:date="2018-04-13T12:21:00Z">
              <w:tcPr>
                <w:tcW w:w="2160" w:type="dxa"/>
                <w:gridSpan w:val="2"/>
              </w:tcPr>
            </w:tcPrChange>
          </w:tcPr>
          <w:p w14:paraId="4C640B10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64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5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Data is saved.</w:t>
            </w:r>
          </w:p>
          <w:p w14:paraId="350935A9" w14:textId="77777777" w:rsidR="004942EC" w:rsidRPr="007C4254" w:rsidRDefault="004942EC" w:rsidP="004942EC">
            <w:pPr>
              <w:keepNext/>
              <w:keepLines/>
              <w:rPr>
                <w:rFonts w:cs="Arial"/>
                <w:sz w:val="20"/>
                <w:szCs w:val="20"/>
                <w:rPrChange w:id="65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2C5170BF" w14:textId="3D5C6DDC" w:rsidR="004942EC" w:rsidRPr="007C4254" w:rsidRDefault="004942EC" w:rsidP="004942EC">
            <w:pPr>
              <w:rPr>
                <w:rFonts w:cs="Arial"/>
                <w:sz w:val="20"/>
                <w:szCs w:val="20"/>
                <w:rPrChange w:id="65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65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Rows are sorted in chronological order</w:t>
            </w:r>
          </w:p>
        </w:tc>
        <w:tc>
          <w:tcPr>
            <w:tcW w:w="1538" w:type="pct"/>
            <w:tcPrChange w:id="654" w:author="Batra Yogesh (EXT)" w:date="2018-04-13T12:21:00Z">
              <w:tcPr>
                <w:tcW w:w="2880" w:type="dxa"/>
                <w:gridSpan w:val="2"/>
              </w:tcPr>
            </w:tcPrChange>
          </w:tcPr>
          <w:p w14:paraId="4B5F1A64" w14:textId="77777777" w:rsidR="004942EC" w:rsidRPr="007C4254" w:rsidRDefault="004942EC" w:rsidP="004942E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E7B11" w:rsidRPr="007C4254" w14:paraId="7A72282E" w14:textId="77777777" w:rsidTr="00CE5634">
        <w:trPr>
          <w:trPrChange w:id="655" w:author="Batra Yogesh (EXT)" w:date="2018-04-13T12:21:00Z">
            <w:trPr>
              <w:gridBefore w:val="1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656" w:author="Batra Yogesh (EXT)" w:date="2018-04-13T12:21:00Z">
              <w:tcPr>
                <w:tcW w:w="69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6DC9CD8" w14:textId="77777777" w:rsidR="00CE7B11" w:rsidRPr="007C4254" w:rsidRDefault="00CE7B11" w:rsidP="00CE7B11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657" w:author="Batra Yogesh (EXT)" w:date="2018-04-13T12:21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5879B4A7" w14:textId="77777777" w:rsidR="00CE7B11" w:rsidRPr="007C4254" w:rsidRDefault="00CE7B11" w:rsidP="00CE7B11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7C4254">
              <w:rPr>
                <w:rFonts w:cs="Arial"/>
                <w:sz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658" w:author="Batra Yogesh (EXT)" w:date="2018-04-13T12:21:00Z">
              <w:tcPr>
                <w:tcW w:w="2160" w:type="dxa"/>
                <w:gridSpan w:val="2"/>
                <w:shd w:val="clear" w:color="auto" w:fill="C6D9F1" w:themeFill="text2" w:themeFillTint="33"/>
              </w:tcPr>
            </w:tcPrChange>
          </w:tcPr>
          <w:p w14:paraId="50144E9F" w14:textId="77777777" w:rsidR="00CE7B11" w:rsidRPr="007C4254" w:rsidRDefault="00CE7B11" w:rsidP="00CE7B11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659" w:author="Batra Yogesh (EXT)" w:date="2018-04-13T12:2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36190F71" w14:textId="77777777" w:rsidR="00CE7B11" w:rsidRPr="007C4254" w:rsidRDefault="00CE7B11" w:rsidP="00CE7B11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02" w14:textId="77777777" w:rsidR="00446086" w:rsidRPr="007C4254" w:rsidRDefault="00446086" w:rsidP="00446086">
      <w:pPr>
        <w:ind w:left="1260"/>
        <w:rPr>
          <w:rFonts w:cs="Arial"/>
        </w:rPr>
      </w:pPr>
      <w:r w:rsidRPr="007C4254">
        <w:rPr>
          <w:rFonts w:cs="Arial"/>
        </w:rPr>
        <w:t xml:space="preserve">  </w:t>
      </w:r>
    </w:p>
    <w:p w14:paraId="0BAA3826" w14:textId="77777777" w:rsidR="00C13B91" w:rsidRPr="007C4254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7C4254" w:rsidRDefault="00543D6E" w:rsidP="00A902A5">
      <w:pPr>
        <w:rPr>
          <w:rFonts w:cs="Arial"/>
        </w:rPr>
      </w:pPr>
    </w:p>
    <w:p w14:paraId="0BAA3828" w14:textId="77777777" w:rsidR="003D41D8" w:rsidRPr="007C4254" w:rsidRDefault="001516B9" w:rsidP="003D41D8">
      <w:pPr>
        <w:pStyle w:val="Heading1"/>
      </w:pPr>
      <w:bookmarkStart w:id="660" w:name="_Toc495780351"/>
      <w:r w:rsidRPr="007C4254">
        <w:t>Exception</w:t>
      </w:r>
      <w:r w:rsidR="00BF2F96" w:rsidRPr="007C4254">
        <w:t>s</w:t>
      </w:r>
      <w:bookmarkEnd w:id="660"/>
    </w:p>
    <w:p w14:paraId="0BAA3829" w14:textId="2906BD66" w:rsidR="001516B9" w:rsidRPr="007C4254" w:rsidRDefault="00E71304" w:rsidP="00447470">
      <w:pPr>
        <w:pStyle w:val="Heading2"/>
      </w:pPr>
      <w:bookmarkStart w:id="661" w:name="_Toc495780352"/>
      <w:r w:rsidRPr="007C4254">
        <w:t>List of Common Issues/Errors</w:t>
      </w:r>
      <w:bookmarkEnd w:id="661"/>
    </w:p>
    <w:p w14:paraId="0BAA382A" w14:textId="77777777" w:rsidR="001516B9" w:rsidRPr="007C4254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662" w:author="Batra Yogesh (EXT)" w:date="2018-04-13T12:21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663">
          <w:tblGrid>
            <w:gridCol w:w="810"/>
            <w:gridCol w:w="125"/>
            <w:gridCol w:w="2665"/>
            <w:gridCol w:w="555"/>
            <w:gridCol w:w="2775"/>
            <w:gridCol w:w="1070"/>
            <w:gridCol w:w="100"/>
            <w:gridCol w:w="1250"/>
          </w:tblGrid>
        </w:tblGridChange>
      </w:tblGrid>
      <w:tr w:rsidR="001516B9" w:rsidRPr="007C4254" w14:paraId="0BAA382F" w14:textId="77777777" w:rsidTr="00CE5634">
        <w:trPr>
          <w:cantSplit/>
          <w:tblHeader/>
          <w:trPrChange w:id="664" w:author="Batra Yogesh (EXT)" w:date="2018-04-13T12:21:00Z">
            <w:trPr>
              <w:gridAfter w:val="0"/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665" w:author="Batra Yogesh (EXT)" w:date="2018-04-13T12:21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7C425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666" w:author="Batra Yogesh (EXT)" w:date="2018-04-13T12:21:00Z">
              <w:tcPr>
                <w:tcW w:w="2790" w:type="dxa"/>
                <w:gridSpan w:val="2"/>
                <w:shd w:val="clear" w:color="auto" w:fill="3399FF"/>
              </w:tcPr>
            </w:tcPrChange>
          </w:tcPr>
          <w:p w14:paraId="0BAA382C" w14:textId="5D11B08C" w:rsidR="001516B9" w:rsidRPr="007C425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667" w:author="Batra Yogesh (EXT)" w:date="2018-04-13T12:21:00Z">
              <w:tcPr>
                <w:tcW w:w="3330" w:type="dxa"/>
                <w:gridSpan w:val="2"/>
                <w:shd w:val="clear" w:color="auto" w:fill="3399FF"/>
              </w:tcPr>
            </w:tcPrChange>
          </w:tcPr>
          <w:p w14:paraId="0BAA382D" w14:textId="232FB465" w:rsidR="001516B9" w:rsidRPr="007C425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C4254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668" w:author="Batra Yogesh (EXT)" w:date="2018-04-13T12:21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0BAA382E" w14:textId="37C307D4" w:rsidR="001516B9" w:rsidRPr="007C425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096C0F" w:rsidRPr="007C4254" w14:paraId="0BAA3834" w14:textId="77777777" w:rsidTr="00CE5634">
        <w:trPr>
          <w:cantSplit/>
          <w:trPrChange w:id="669" w:author="Batra Yogesh (EXT)" w:date="2018-04-13T12:21:00Z">
            <w:trPr>
              <w:gridAfter w:val="0"/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670" w:author="Batra Yogesh (EXT)" w:date="2018-04-13T12:21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096C0F" w:rsidRPr="007C4254" w:rsidRDefault="00096C0F" w:rsidP="00096C0F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671" w:author="Batra Yogesh (EXT)" w:date="2018-04-13T12:21:00Z">
              <w:tcPr>
                <w:tcW w:w="2790" w:type="dxa"/>
                <w:gridSpan w:val="2"/>
              </w:tcPr>
            </w:tcPrChange>
          </w:tcPr>
          <w:p w14:paraId="0BAA3831" w14:textId="1D862861" w:rsidR="00096C0F" w:rsidRPr="007C4254" w:rsidRDefault="00096C0F" w:rsidP="00096C0F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  <w:r w:rsidRPr="007C4254">
              <w:rPr>
                <w:rFonts w:cs="Arial"/>
                <w:sz w:val="20"/>
                <w:rPrChange w:id="672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User does not enter an EC required field</w:t>
            </w:r>
          </w:p>
        </w:tc>
        <w:tc>
          <w:tcPr>
            <w:tcW w:w="2056" w:type="pct"/>
            <w:tcPrChange w:id="673" w:author="Batra Yogesh (EXT)" w:date="2018-04-13T12:21:00Z">
              <w:tcPr>
                <w:tcW w:w="3330" w:type="dxa"/>
                <w:gridSpan w:val="2"/>
              </w:tcPr>
            </w:tcPrChange>
          </w:tcPr>
          <w:p w14:paraId="0BAA3832" w14:textId="3EC7CAEF" w:rsidR="00096C0F" w:rsidRPr="007C4254" w:rsidRDefault="00096C0F" w:rsidP="00096C0F">
            <w:pPr>
              <w:keepNext/>
              <w:keepLines/>
              <w:rPr>
                <w:rFonts w:cs="Arial"/>
                <w:color w:val="000000"/>
                <w:sz w:val="20"/>
              </w:rPr>
            </w:pPr>
            <w:r w:rsidRPr="007C4254">
              <w:rPr>
                <w:rFonts w:cs="Arial"/>
                <w:sz w:val="20"/>
                <w:rPrChange w:id="674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 xml:space="preserve">Error: “Please enter” + required field not entered. </w:t>
            </w:r>
          </w:p>
        </w:tc>
        <w:tc>
          <w:tcPr>
            <w:tcW w:w="722" w:type="pct"/>
            <w:tcPrChange w:id="675" w:author="Batra Yogesh (EXT)" w:date="2018-04-13T12:21:00Z">
              <w:tcPr>
                <w:tcW w:w="1170" w:type="dxa"/>
                <w:gridSpan w:val="2"/>
              </w:tcPr>
            </w:tcPrChange>
          </w:tcPr>
          <w:p w14:paraId="0BAA3833" w14:textId="77777777" w:rsidR="00096C0F" w:rsidRPr="00CE5634" w:rsidRDefault="00096C0F" w:rsidP="00096C0F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96C0F" w:rsidRPr="007C4254" w14:paraId="0BAA3839" w14:textId="77777777" w:rsidTr="00CE5634">
        <w:trPr>
          <w:cantSplit/>
          <w:trHeight w:val="341"/>
          <w:trPrChange w:id="676" w:author="Batra Yogesh (EXT)" w:date="2018-04-13T12:21:00Z">
            <w:trPr>
              <w:gridAfter w:val="0"/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677" w:author="Batra Yogesh (EXT)" w:date="2018-04-13T12:21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096C0F" w:rsidRPr="007C4254" w:rsidRDefault="00096C0F" w:rsidP="00096C0F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678" w:author="Batra Yogesh (EXT)" w:date="2018-04-13T12:21:00Z">
              <w:tcPr>
                <w:tcW w:w="2790" w:type="dxa"/>
                <w:gridSpan w:val="2"/>
              </w:tcPr>
            </w:tcPrChange>
          </w:tcPr>
          <w:p w14:paraId="0BAA3836" w14:textId="11C1076C" w:rsidR="00096C0F" w:rsidRPr="007C4254" w:rsidRDefault="00096C0F" w:rsidP="00096C0F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  <w:r w:rsidRPr="007C4254">
              <w:rPr>
                <w:rFonts w:cs="Arial"/>
                <w:sz w:val="20"/>
                <w:rPrChange w:id="679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User attempts to enter a start date greater than the current calendar date</w:t>
            </w:r>
          </w:p>
        </w:tc>
        <w:tc>
          <w:tcPr>
            <w:tcW w:w="2056" w:type="pct"/>
            <w:tcPrChange w:id="680" w:author="Batra Yogesh (EXT)" w:date="2018-04-13T12:21:00Z">
              <w:tcPr>
                <w:tcW w:w="3330" w:type="dxa"/>
                <w:gridSpan w:val="2"/>
              </w:tcPr>
            </w:tcPrChange>
          </w:tcPr>
          <w:p w14:paraId="3546707C" w14:textId="77777777" w:rsidR="00096C0F" w:rsidRPr="007C4254" w:rsidRDefault="00096C0F" w:rsidP="00096C0F">
            <w:pPr>
              <w:keepNext/>
              <w:keepLines/>
              <w:rPr>
                <w:rFonts w:cs="Arial"/>
                <w:sz w:val="20"/>
                <w:rPrChange w:id="681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682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Error:</w:t>
            </w:r>
          </w:p>
          <w:p w14:paraId="0BAA3837" w14:textId="6A560C00" w:rsidR="00096C0F" w:rsidRPr="007C4254" w:rsidRDefault="00096C0F" w:rsidP="00096C0F">
            <w:pPr>
              <w:keepNext/>
              <w:keepLines/>
              <w:rPr>
                <w:rFonts w:cs="Arial"/>
                <w:color w:val="000000"/>
                <w:sz w:val="20"/>
              </w:rPr>
            </w:pPr>
            <w:r w:rsidRPr="007C4254">
              <w:rPr>
                <w:rFonts w:cs="Arial"/>
                <w:sz w:val="20"/>
                <w:rPrChange w:id="683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“Daytime is greater than today’s Production Day.”</w:t>
            </w:r>
          </w:p>
        </w:tc>
        <w:tc>
          <w:tcPr>
            <w:tcW w:w="722" w:type="pct"/>
            <w:tcPrChange w:id="684" w:author="Batra Yogesh (EXT)" w:date="2018-04-13T12:21:00Z">
              <w:tcPr>
                <w:tcW w:w="1170" w:type="dxa"/>
                <w:gridSpan w:val="2"/>
              </w:tcPr>
            </w:tcPrChange>
          </w:tcPr>
          <w:p w14:paraId="0BAA3838" w14:textId="77777777" w:rsidR="00096C0F" w:rsidRPr="00CE5634" w:rsidRDefault="00096C0F" w:rsidP="00096C0F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7C4254" w14:paraId="0BAA383E" w14:textId="77777777" w:rsidTr="00CE5634">
        <w:trPr>
          <w:cantSplit/>
          <w:trHeight w:val="341"/>
          <w:trPrChange w:id="685" w:author="Batra Yogesh (EXT)" w:date="2018-04-13T12:21:00Z">
            <w:trPr>
              <w:gridAfter w:val="0"/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686" w:author="Batra Yogesh (EXT)" w:date="2018-04-13T12:21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7C4254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687" w:author="Batra Yogesh (EXT)" w:date="2018-04-13T12:21:00Z">
              <w:tcPr>
                <w:tcW w:w="2790" w:type="dxa"/>
                <w:gridSpan w:val="2"/>
              </w:tcPr>
            </w:tcPrChange>
          </w:tcPr>
          <w:p w14:paraId="0BAA383B" w14:textId="77777777" w:rsidR="000A438C" w:rsidRPr="007C4254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88" w:author="Batra Yogesh (EXT)" w:date="2018-04-13T12:21:00Z">
              <w:tcPr>
                <w:tcW w:w="3330" w:type="dxa"/>
                <w:gridSpan w:val="2"/>
              </w:tcPr>
            </w:tcPrChange>
          </w:tcPr>
          <w:p w14:paraId="0BAA383C" w14:textId="77777777" w:rsidR="000A438C" w:rsidRPr="007C425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689" w:author="Batra Yogesh (EXT)" w:date="2018-04-13T12:21:00Z">
              <w:tcPr>
                <w:tcW w:w="1170" w:type="dxa"/>
                <w:gridSpan w:val="2"/>
              </w:tcPr>
            </w:tcPrChange>
          </w:tcPr>
          <w:p w14:paraId="0BAA383D" w14:textId="77777777" w:rsidR="000A438C" w:rsidRPr="007C425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68024B2" w14:textId="77777777" w:rsidR="00096C0F" w:rsidRPr="007C4254" w:rsidRDefault="00096C0F" w:rsidP="00096C0F">
      <w:pPr>
        <w:pStyle w:val="Heading1"/>
        <w:rPr>
          <w:rPrChange w:id="690" w:author="Batra Yogesh (EXT)" w:date="2018-04-13T12:20:00Z">
            <w:rPr>
              <w:rFonts w:ascii="Century Gothic" w:hAnsi="Century Gothic"/>
            </w:rPr>
          </w:rPrChange>
        </w:rPr>
      </w:pPr>
      <w:bookmarkStart w:id="691" w:name="_Toc472065734"/>
      <w:bookmarkStart w:id="692" w:name="_Toc495780353"/>
      <w:bookmarkStart w:id="693" w:name="_Hlk499475945"/>
      <w:bookmarkStart w:id="694" w:name="_Hlk499475877"/>
      <w:bookmarkStart w:id="695" w:name="_Hlk499475841"/>
      <w:r w:rsidRPr="007C4254">
        <w:rPr>
          <w:rPrChange w:id="696" w:author="Batra Yogesh (EXT)" w:date="2018-04-13T12:20:00Z">
            <w:rPr>
              <w:rFonts w:ascii="Century Gothic" w:hAnsi="Century Gothic"/>
            </w:rPr>
          </w:rPrChange>
        </w:rPr>
        <w:t>Additional Clarifying Information</w:t>
      </w:r>
      <w:bookmarkEnd w:id="691"/>
      <w:bookmarkEnd w:id="692"/>
      <w:r w:rsidRPr="007C4254">
        <w:rPr>
          <w:rPrChange w:id="697" w:author="Batra Yogesh (EXT)" w:date="2018-04-13T12:20:00Z">
            <w:rPr>
              <w:rFonts w:ascii="Century Gothic" w:hAnsi="Century Gothic"/>
            </w:rPr>
          </w:rPrChange>
        </w:rPr>
        <w:t xml:space="preserve"> </w:t>
      </w:r>
    </w:p>
    <w:p w14:paraId="7D0C8093" w14:textId="77777777" w:rsidR="00096C0F" w:rsidRPr="007C4254" w:rsidRDefault="00096C0F" w:rsidP="00096C0F">
      <w:pPr>
        <w:pStyle w:val="Heading2"/>
        <w:ind w:left="1296"/>
        <w:rPr>
          <w:rPrChange w:id="698" w:author="Batra Yogesh (EXT)" w:date="2018-04-13T12:20:00Z">
            <w:rPr>
              <w:rFonts w:ascii="Century Gothic" w:hAnsi="Century Gothic"/>
            </w:rPr>
          </w:rPrChange>
        </w:rPr>
      </w:pPr>
      <w:bookmarkStart w:id="699" w:name="_Toc472065735"/>
      <w:bookmarkStart w:id="700" w:name="_Toc495780354"/>
      <w:bookmarkEnd w:id="693"/>
      <w:r w:rsidRPr="007C4254">
        <w:rPr>
          <w:rPrChange w:id="701" w:author="Batra Yogesh (EXT)" w:date="2018-04-13T12:20:00Z">
            <w:rPr>
              <w:rFonts w:ascii="Century Gothic" w:hAnsi="Century Gothic"/>
            </w:rPr>
          </w:rPrChange>
        </w:rPr>
        <w:t>Additional Variations</w:t>
      </w:r>
      <w:bookmarkEnd w:id="699"/>
      <w:bookmarkEnd w:id="700"/>
      <w:r w:rsidRPr="007C4254">
        <w:rPr>
          <w:rPrChange w:id="702" w:author="Batra Yogesh (EXT)" w:date="2018-04-13T12:20:00Z">
            <w:rPr>
              <w:rFonts w:ascii="Century Gothic" w:hAnsi="Century Gothic"/>
            </w:rPr>
          </w:rPrChange>
        </w:rPr>
        <w:t xml:space="preserve"> </w:t>
      </w:r>
    </w:p>
    <w:p w14:paraId="63AD8548" w14:textId="77777777" w:rsidR="00096C0F" w:rsidRPr="007C4254" w:rsidRDefault="00096C0F" w:rsidP="00096C0F">
      <w:pPr>
        <w:rPr>
          <w:rFonts w:cs="Arial"/>
          <w:rPrChange w:id="703" w:author="Batra Yogesh (EXT)" w:date="2018-04-13T12:20:00Z">
            <w:rPr>
              <w:rFonts w:ascii="Century Gothic" w:hAnsi="Century Gothic"/>
            </w:rPr>
          </w:rPrChange>
        </w:rPr>
      </w:pPr>
    </w:p>
    <w:p w14:paraId="12DEFAFE" w14:textId="77777777" w:rsidR="00096C0F" w:rsidRPr="007C4254" w:rsidRDefault="00096C0F" w:rsidP="00096C0F">
      <w:pPr>
        <w:pStyle w:val="Heading2"/>
        <w:ind w:left="1296"/>
        <w:rPr>
          <w:rPrChange w:id="704" w:author="Batra Yogesh (EXT)" w:date="2018-04-13T12:20:00Z">
            <w:rPr>
              <w:rFonts w:ascii="Century Gothic" w:hAnsi="Century Gothic"/>
            </w:rPr>
          </w:rPrChange>
        </w:rPr>
      </w:pPr>
      <w:bookmarkStart w:id="705" w:name="_Toc472065736"/>
      <w:bookmarkStart w:id="706" w:name="_Toc495780355"/>
      <w:r w:rsidRPr="007C4254">
        <w:rPr>
          <w:rPrChange w:id="707" w:author="Batra Yogesh (EXT)" w:date="2018-04-13T12:20:00Z">
            <w:rPr>
              <w:rFonts w:ascii="Century Gothic" w:hAnsi="Century Gothic"/>
            </w:rPr>
          </w:rPrChange>
        </w:rPr>
        <w:t>Business Rules:</w:t>
      </w:r>
      <w:bookmarkEnd w:id="705"/>
      <w:bookmarkEnd w:id="706"/>
      <w:r w:rsidRPr="007C4254">
        <w:rPr>
          <w:rPrChange w:id="708" w:author="Batra Yogesh (EXT)" w:date="2018-04-13T12:20:00Z">
            <w:rPr>
              <w:rFonts w:ascii="Century Gothic" w:hAnsi="Century Gothic"/>
            </w:rPr>
          </w:rPrChange>
        </w:rPr>
        <w:t xml:space="preserve">  </w:t>
      </w:r>
    </w:p>
    <w:tbl>
      <w:tblPr>
        <w:tblStyle w:val="TableGrid"/>
        <w:tblW w:w="5000" w:type="pct"/>
        <w:tblLook w:val="01E0" w:firstRow="1" w:lastRow="1" w:firstColumn="1" w:lastColumn="1" w:noHBand="0" w:noVBand="0"/>
        <w:tblPrChange w:id="709" w:author="Batra Yogesh (EXT)" w:date="2018-04-13T12:21:00Z">
          <w:tblPr>
            <w:tblStyle w:val="TableGrid"/>
            <w:tblW w:w="0" w:type="auto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1262"/>
        <w:gridCol w:w="4350"/>
        <w:gridCol w:w="3738"/>
        <w:tblGridChange w:id="710">
          <w:tblGrid>
            <w:gridCol w:w="1262"/>
            <w:gridCol w:w="1474"/>
            <w:gridCol w:w="1077"/>
            <w:gridCol w:w="1799"/>
            <w:gridCol w:w="1914"/>
            <w:gridCol w:w="1824"/>
            <w:gridCol w:w="1368"/>
          </w:tblGrid>
        </w:tblGridChange>
      </w:tblGrid>
      <w:tr w:rsidR="00096C0F" w:rsidRPr="007C4254" w14:paraId="56903966" w14:textId="77777777" w:rsidTr="00CE5634">
        <w:trPr>
          <w:cantSplit/>
          <w:tblHeader/>
          <w:trPrChange w:id="711" w:author="Batra Yogesh (EXT)" w:date="2018-04-13T12:21:00Z">
            <w:trPr>
              <w:gridBefore w:val="2"/>
              <w:cantSplit/>
              <w:tblHeader/>
            </w:trPr>
          </w:trPrChange>
        </w:trPr>
        <w:tc>
          <w:tcPr>
            <w:tcW w:w="675" w:type="pct"/>
            <w:tcPrChange w:id="712" w:author="Batra Yogesh (EXT)" w:date="2018-04-13T12:21:00Z">
              <w:tcPr>
                <w:tcW w:w="1077" w:type="dxa"/>
              </w:tcPr>
            </w:tcPrChange>
          </w:tcPr>
          <w:p w14:paraId="0F4FA1F7" w14:textId="77777777" w:rsidR="00096C0F" w:rsidRPr="007C4254" w:rsidRDefault="00096C0F" w:rsidP="00877E58">
            <w:pPr>
              <w:jc w:val="center"/>
              <w:rPr>
                <w:rFonts w:cs="Arial"/>
                <w:sz w:val="20"/>
                <w:szCs w:val="20"/>
                <w:rPrChange w:id="71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1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Business Rule</w:t>
            </w:r>
          </w:p>
        </w:tc>
        <w:tc>
          <w:tcPr>
            <w:tcW w:w="2326" w:type="pct"/>
            <w:tcPrChange w:id="715" w:author="Batra Yogesh (EXT)" w:date="2018-04-13T12:21:00Z">
              <w:tcPr>
                <w:tcW w:w="3713" w:type="dxa"/>
                <w:gridSpan w:val="2"/>
              </w:tcPr>
            </w:tcPrChange>
          </w:tcPr>
          <w:p w14:paraId="7D054357" w14:textId="77777777" w:rsidR="00096C0F" w:rsidRPr="007C4254" w:rsidRDefault="00096C0F" w:rsidP="00877E58">
            <w:pPr>
              <w:jc w:val="center"/>
              <w:rPr>
                <w:rFonts w:cs="Arial"/>
                <w:sz w:val="20"/>
                <w:szCs w:val="20"/>
                <w:rPrChange w:id="716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17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Data Elements</w:t>
            </w:r>
          </w:p>
        </w:tc>
        <w:tc>
          <w:tcPr>
            <w:tcW w:w="1999" w:type="pct"/>
            <w:tcPrChange w:id="718" w:author="Batra Yogesh (EXT)" w:date="2018-04-13T12:21:00Z">
              <w:tcPr>
                <w:tcW w:w="3192" w:type="dxa"/>
                <w:gridSpan w:val="2"/>
              </w:tcPr>
            </w:tcPrChange>
          </w:tcPr>
          <w:p w14:paraId="4DF54CCD" w14:textId="77777777" w:rsidR="00096C0F" w:rsidRPr="007C4254" w:rsidRDefault="00096C0F" w:rsidP="00877E58">
            <w:pPr>
              <w:jc w:val="center"/>
              <w:rPr>
                <w:rFonts w:cs="Arial"/>
                <w:sz w:val="20"/>
                <w:szCs w:val="20"/>
                <w:rPrChange w:id="71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2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Description</w:t>
            </w:r>
          </w:p>
        </w:tc>
      </w:tr>
      <w:tr w:rsidR="00096C0F" w:rsidRPr="007C4254" w14:paraId="15ABB07F" w14:textId="77777777" w:rsidTr="00CE5634">
        <w:trPr>
          <w:cantSplit/>
          <w:trHeight w:val="1277"/>
          <w:tblHeader/>
          <w:trPrChange w:id="721" w:author="Batra Yogesh (EXT)" w:date="2018-04-13T12:21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5" w:type="pct"/>
            <w:tcPrChange w:id="722" w:author="Batra Yogesh (EXT)" w:date="2018-04-13T12:21:00Z">
              <w:tcPr>
                <w:tcW w:w="1077" w:type="dxa"/>
              </w:tcPr>
            </w:tcPrChange>
          </w:tcPr>
          <w:p w14:paraId="75F6F197" w14:textId="77777777" w:rsidR="00096C0F" w:rsidRPr="007C4254" w:rsidRDefault="00096C0F" w:rsidP="00877E58">
            <w:pPr>
              <w:rPr>
                <w:rFonts w:cs="Arial"/>
                <w:sz w:val="20"/>
                <w:szCs w:val="20"/>
                <w:rPrChange w:id="72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2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BR.1</w:t>
            </w:r>
          </w:p>
        </w:tc>
        <w:tc>
          <w:tcPr>
            <w:tcW w:w="2326" w:type="pct"/>
            <w:tcPrChange w:id="725" w:author="Batra Yogesh (EXT)" w:date="2018-04-13T12:21:00Z">
              <w:tcPr>
                <w:tcW w:w="3713" w:type="dxa"/>
                <w:gridSpan w:val="2"/>
              </w:tcPr>
            </w:tcPrChange>
          </w:tcPr>
          <w:p w14:paraId="1D9F3182" w14:textId="77777777" w:rsidR="00096C0F" w:rsidRPr="007C4254" w:rsidRDefault="00096C0F" w:rsidP="00877E58">
            <w:pPr>
              <w:tabs>
                <w:tab w:val="num" w:pos="1440"/>
              </w:tabs>
              <w:rPr>
                <w:rFonts w:cs="Arial"/>
                <w:sz w:val="20"/>
                <w:rPrChange w:id="726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27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NA</w:t>
            </w:r>
          </w:p>
        </w:tc>
        <w:tc>
          <w:tcPr>
            <w:tcW w:w="1999" w:type="pct"/>
            <w:tcPrChange w:id="728" w:author="Batra Yogesh (EXT)" w:date="2018-04-13T12:21:00Z">
              <w:tcPr>
                <w:tcW w:w="3192" w:type="dxa"/>
                <w:gridSpan w:val="2"/>
              </w:tcPr>
            </w:tcPrChange>
          </w:tcPr>
          <w:p w14:paraId="7F3B013E" w14:textId="77777777" w:rsidR="00096C0F" w:rsidRPr="007C4254" w:rsidRDefault="00096C0F" w:rsidP="00877E58">
            <w:pPr>
              <w:keepNext/>
              <w:keepLines/>
              <w:rPr>
                <w:rFonts w:cs="Arial"/>
                <w:sz w:val="20"/>
                <w:szCs w:val="20"/>
                <w:rPrChange w:id="72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3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User should only be able to see Hierarchy information for his/her own area.  </w:t>
            </w:r>
          </w:p>
        </w:tc>
      </w:tr>
      <w:tr w:rsidR="00096C0F" w:rsidRPr="007C4254" w14:paraId="6493FBE2" w14:textId="77777777" w:rsidTr="00CE5634">
        <w:trPr>
          <w:cantSplit/>
          <w:trHeight w:val="1277"/>
          <w:tblHeader/>
          <w:trPrChange w:id="731" w:author="Batra Yogesh (EXT)" w:date="2018-04-13T12:21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5" w:type="pct"/>
            <w:tcPrChange w:id="732" w:author="Batra Yogesh (EXT)" w:date="2018-04-13T12:21:00Z">
              <w:tcPr>
                <w:tcW w:w="1077" w:type="dxa"/>
              </w:tcPr>
            </w:tcPrChange>
          </w:tcPr>
          <w:p w14:paraId="769EAD1C" w14:textId="77777777" w:rsidR="00096C0F" w:rsidRPr="007C4254" w:rsidRDefault="00096C0F" w:rsidP="00877E58">
            <w:pPr>
              <w:rPr>
                <w:rFonts w:cs="Arial"/>
                <w:sz w:val="20"/>
                <w:szCs w:val="20"/>
                <w:rPrChange w:id="73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34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BR.2</w:t>
            </w:r>
          </w:p>
        </w:tc>
        <w:tc>
          <w:tcPr>
            <w:tcW w:w="2326" w:type="pct"/>
            <w:tcPrChange w:id="735" w:author="Batra Yogesh (EXT)" w:date="2018-04-13T12:21:00Z">
              <w:tcPr>
                <w:tcW w:w="3713" w:type="dxa"/>
                <w:gridSpan w:val="2"/>
              </w:tcPr>
            </w:tcPrChange>
          </w:tcPr>
          <w:p w14:paraId="4063F51F" w14:textId="77777777" w:rsidR="00096C0F" w:rsidRPr="007C4254" w:rsidRDefault="00096C0F" w:rsidP="00877E58">
            <w:pPr>
              <w:tabs>
                <w:tab w:val="num" w:pos="1440"/>
              </w:tabs>
              <w:rPr>
                <w:rFonts w:cs="Arial"/>
                <w:sz w:val="20"/>
                <w:rPrChange w:id="736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37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Daytime</w:t>
            </w:r>
          </w:p>
        </w:tc>
        <w:tc>
          <w:tcPr>
            <w:tcW w:w="1999" w:type="pct"/>
            <w:tcPrChange w:id="738" w:author="Batra Yogesh (EXT)" w:date="2018-04-13T12:21:00Z">
              <w:tcPr>
                <w:tcW w:w="3192" w:type="dxa"/>
                <w:gridSpan w:val="2"/>
              </w:tcPr>
            </w:tcPrChange>
          </w:tcPr>
          <w:p w14:paraId="55BF7A1B" w14:textId="77777777" w:rsidR="00096C0F" w:rsidRPr="007C4254" w:rsidRDefault="00096C0F" w:rsidP="00877E58">
            <w:pPr>
              <w:keepNext/>
              <w:keepLines/>
              <w:rPr>
                <w:rFonts w:cs="Arial"/>
                <w:sz w:val="20"/>
                <w:szCs w:val="20"/>
                <w:rPrChange w:id="739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40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The start date cannot be greater than the current calendar date.</w:t>
            </w:r>
          </w:p>
          <w:p w14:paraId="2DBC4177" w14:textId="77777777" w:rsidR="00096C0F" w:rsidRPr="007C4254" w:rsidRDefault="00096C0F" w:rsidP="00877E58">
            <w:pPr>
              <w:keepNext/>
              <w:keepLines/>
              <w:rPr>
                <w:rFonts w:cs="Arial"/>
                <w:sz w:val="20"/>
                <w:szCs w:val="20"/>
                <w:rPrChange w:id="741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2A283C09" w14:textId="77777777" w:rsidR="00096C0F" w:rsidRPr="007C4254" w:rsidRDefault="00096C0F" w:rsidP="00877E58">
            <w:pPr>
              <w:keepNext/>
              <w:keepLines/>
              <w:rPr>
                <w:rFonts w:cs="Arial"/>
                <w:sz w:val="20"/>
                <w:szCs w:val="20"/>
                <w:rPrChange w:id="742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sz w:val="20"/>
                <w:szCs w:val="20"/>
                <w:rPrChange w:id="743" w:author="Batra Yogesh (EXT)" w:date="2018-04-13T12:20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Date format is yyyy-mm-dd  hh:mm</w:t>
            </w:r>
          </w:p>
        </w:tc>
      </w:tr>
      <w:bookmarkEnd w:id="694"/>
    </w:tbl>
    <w:p w14:paraId="1C330C68" w14:textId="77777777" w:rsidR="00096C0F" w:rsidRPr="007C4254" w:rsidRDefault="00096C0F" w:rsidP="00096C0F">
      <w:pPr>
        <w:ind w:left="576"/>
        <w:rPr>
          <w:rFonts w:cs="Arial"/>
          <w:i/>
          <w:rPrChange w:id="744" w:author="Batra Yogesh (EXT)" w:date="2018-04-13T12:20:00Z">
            <w:rPr>
              <w:rFonts w:ascii="Century Gothic" w:hAnsi="Century Gothic"/>
              <w:i/>
            </w:rPr>
          </w:rPrChange>
        </w:rPr>
      </w:pPr>
    </w:p>
    <w:p w14:paraId="6D6FBC8F" w14:textId="77777777" w:rsidR="00096C0F" w:rsidRPr="007C4254" w:rsidRDefault="00096C0F" w:rsidP="00096C0F">
      <w:pPr>
        <w:ind w:left="576"/>
        <w:rPr>
          <w:rFonts w:cs="Arial"/>
          <w:i/>
          <w:rPrChange w:id="745" w:author="Batra Yogesh (EXT)" w:date="2018-04-13T12:20:00Z">
            <w:rPr>
              <w:rFonts w:ascii="Century Gothic" w:hAnsi="Century Gothic"/>
              <w:i/>
            </w:rPr>
          </w:rPrChange>
        </w:rPr>
      </w:pPr>
    </w:p>
    <w:p w14:paraId="72A19E6D" w14:textId="77777777" w:rsidR="00096C0F" w:rsidRPr="007C4254" w:rsidRDefault="00096C0F" w:rsidP="00096C0F">
      <w:pPr>
        <w:pStyle w:val="Heading2"/>
        <w:ind w:left="1296"/>
        <w:rPr>
          <w:rPrChange w:id="746" w:author="Batra Yogesh (EXT)" w:date="2018-04-13T12:20:00Z">
            <w:rPr>
              <w:rFonts w:ascii="Century Gothic" w:hAnsi="Century Gothic"/>
            </w:rPr>
          </w:rPrChange>
        </w:rPr>
      </w:pPr>
      <w:bookmarkStart w:id="747" w:name="_Toc472065737"/>
      <w:bookmarkStart w:id="748" w:name="_Toc495780356"/>
      <w:bookmarkStart w:id="749" w:name="_Hlk499476077"/>
      <w:bookmarkEnd w:id="695"/>
      <w:r w:rsidRPr="007C4254">
        <w:rPr>
          <w:rPrChange w:id="750" w:author="Batra Yogesh (EXT)" w:date="2018-04-13T12:20:00Z">
            <w:rPr>
              <w:rFonts w:ascii="Century Gothic" w:hAnsi="Century Gothic"/>
            </w:rPr>
          </w:rPrChange>
        </w:rPr>
        <w:t>Data Impacts</w:t>
      </w:r>
      <w:bookmarkEnd w:id="747"/>
      <w:bookmarkEnd w:id="748"/>
      <w:r w:rsidRPr="007C4254">
        <w:rPr>
          <w:rPrChange w:id="751" w:author="Batra Yogesh (EXT)" w:date="2018-04-13T12:20:00Z">
            <w:rPr>
              <w:rFonts w:ascii="Century Gothic" w:hAnsi="Century Gothic"/>
            </w:rPr>
          </w:rPrChange>
        </w:rPr>
        <w:t xml:space="preserve"> </w:t>
      </w:r>
    </w:p>
    <w:p w14:paraId="3D47ABC4" w14:textId="77777777" w:rsidR="00096C0F" w:rsidRPr="007C4254" w:rsidRDefault="00096C0F" w:rsidP="00096C0F">
      <w:pPr>
        <w:rPr>
          <w:rFonts w:cs="Arial"/>
          <w:rPrChange w:id="752" w:author="Batra Yogesh (EXT)" w:date="2018-04-13T12:20:00Z">
            <w:rPr>
              <w:rFonts w:ascii="Century Gothic" w:hAnsi="Century Gothic"/>
            </w:rPr>
          </w:rPrChange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  <w:tblPrChange w:id="753" w:author="Batra Yogesh (EXT)" w:date="2018-04-13T12:21:00Z">
          <w:tblPr>
            <w:tblStyle w:val="TableGrid"/>
            <w:tblW w:w="8100" w:type="dxa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2493"/>
        <w:gridCol w:w="3532"/>
        <w:gridCol w:w="3325"/>
        <w:tblGridChange w:id="754">
          <w:tblGrid>
            <w:gridCol w:w="2493"/>
            <w:gridCol w:w="243"/>
            <w:gridCol w:w="2160"/>
            <w:gridCol w:w="1129"/>
            <w:gridCol w:w="1931"/>
            <w:gridCol w:w="1394"/>
            <w:gridCol w:w="1486"/>
          </w:tblGrid>
        </w:tblGridChange>
      </w:tblGrid>
      <w:tr w:rsidR="00096C0F" w:rsidRPr="007C4254" w14:paraId="156C6EC4" w14:textId="77777777" w:rsidTr="00CE5634">
        <w:trPr>
          <w:trPrChange w:id="755" w:author="Batra Yogesh (EXT)" w:date="2018-04-13T12:21:00Z">
            <w:trPr>
              <w:gridBefore w:val="2"/>
            </w:trPr>
          </w:trPrChange>
        </w:trPr>
        <w:tc>
          <w:tcPr>
            <w:tcW w:w="1333" w:type="pct"/>
            <w:tcPrChange w:id="756" w:author="Batra Yogesh (EXT)" w:date="2018-04-13T12:21:00Z">
              <w:tcPr>
                <w:tcW w:w="2160" w:type="dxa"/>
              </w:tcPr>
            </w:tcPrChange>
          </w:tcPr>
          <w:p w14:paraId="019554E6" w14:textId="77777777" w:rsidR="00096C0F" w:rsidRPr="007C4254" w:rsidRDefault="00096C0F" w:rsidP="00877E58">
            <w:pPr>
              <w:jc w:val="center"/>
              <w:rPr>
                <w:rFonts w:cs="Arial"/>
                <w:b/>
                <w:bCs/>
                <w:iCs/>
                <w:sz w:val="20"/>
                <w:rPrChange w:id="757" w:author="Batra Yogesh (EXT)" w:date="2018-04-13T12:20:00Z">
                  <w:rPr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r w:rsidRPr="007C4254">
              <w:rPr>
                <w:rFonts w:cs="Arial"/>
                <w:b/>
                <w:bCs/>
                <w:iCs/>
                <w:sz w:val="20"/>
                <w:rPrChange w:id="758" w:author="Batra Yogesh (EXT)" w:date="2018-04-13T12:20:00Z">
                  <w:rPr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  <w:t>Business Entry Screen</w:t>
            </w:r>
          </w:p>
        </w:tc>
        <w:tc>
          <w:tcPr>
            <w:tcW w:w="1889" w:type="pct"/>
            <w:tcPrChange w:id="759" w:author="Batra Yogesh (EXT)" w:date="2018-04-13T12:21:00Z">
              <w:tcPr>
                <w:tcW w:w="3060" w:type="dxa"/>
                <w:gridSpan w:val="2"/>
              </w:tcPr>
            </w:tcPrChange>
          </w:tcPr>
          <w:p w14:paraId="58E6B519" w14:textId="77777777" w:rsidR="00096C0F" w:rsidRPr="007C4254" w:rsidRDefault="00096C0F" w:rsidP="00877E58">
            <w:pPr>
              <w:jc w:val="center"/>
              <w:rPr>
                <w:rFonts w:cs="Arial"/>
                <w:b/>
                <w:bCs/>
                <w:iCs/>
                <w:sz w:val="20"/>
                <w:rPrChange w:id="760" w:author="Batra Yogesh (EXT)" w:date="2018-04-13T12:20:00Z">
                  <w:rPr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r w:rsidRPr="007C4254">
              <w:rPr>
                <w:rFonts w:cs="Arial"/>
                <w:b/>
                <w:bCs/>
                <w:iCs/>
                <w:sz w:val="20"/>
                <w:rPrChange w:id="761" w:author="Batra Yogesh (EXT)" w:date="2018-04-13T12:20:00Z">
                  <w:rPr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  <w:t>Description</w:t>
            </w:r>
          </w:p>
        </w:tc>
        <w:tc>
          <w:tcPr>
            <w:tcW w:w="1778" w:type="pct"/>
            <w:tcPrChange w:id="762" w:author="Batra Yogesh (EXT)" w:date="2018-04-13T12:21:00Z">
              <w:tcPr>
                <w:tcW w:w="2880" w:type="dxa"/>
                <w:gridSpan w:val="2"/>
              </w:tcPr>
            </w:tcPrChange>
          </w:tcPr>
          <w:p w14:paraId="25BE6D1B" w14:textId="77777777" w:rsidR="00096C0F" w:rsidRPr="007C4254" w:rsidRDefault="00096C0F" w:rsidP="00877E58">
            <w:pPr>
              <w:jc w:val="center"/>
              <w:rPr>
                <w:rFonts w:cs="Arial"/>
                <w:b/>
                <w:bCs/>
                <w:iCs/>
                <w:sz w:val="20"/>
                <w:rPrChange w:id="763" w:author="Batra Yogesh (EXT)" w:date="2018-04-13T12:20:00Z">
                  <w:rPr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r w:rsidRPr="007C4254">
              <w:rPr>
                <w:rFonts w:cs="Arial"/>
                <w:b/>
                <w:bCs/>
                <w:iCs/>
                <w:sz w:val="20"/>
                <w:rPrChange w:id="764" w:author="Batra Yogesh (EXT)" w:date="2018-04-13T12:20:00Z">
                  <w:rPr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  <w:t>Valid Values</w:t>
            </w:r>
          </w:p>
        </w:tc>
      </w:tr>
      <w:tr w:rsidR="00096C0F" w:rsidRPr="007C4254" w14:paraId="7F6D03DC" w14:textId="77777777" w:rsidTr="00CE5634">
        <w:trPr>
          <w:trHeight w:val="197"/>
          <w:trPrChange w:id="765" w:author="Batra Yogesh (EXT)" w:date="2018-04-13T12:21:00Z">
            <w:trPr>
              <w:gridBefore w:val="2"/>
              <w:trHeight w:val="197"/>
            </w:trPr>
          </w:trPrChange>
        </w:trPr>
        <w:tc>
          <w:tcPr>
            <w:tcW w:w="1333" w:type="pct"/>
            <w:tcPrChange w:id="766" w:author="Batra Yogesh (EXT)" w:date="2018-04-13T12:21:00Z">
              <w:tcPr>
                <w:tcW w:w="2160" w:type="dxa"/>
              </w:tcPr>
            </w:tcPrChange>
          </w:tcPr>
          <w:p w14:paraId="7BE21364" w14:textId="77777777" w:rsidR="00096C0F" w:rsidRPr="007C4254" w:rsidRDefault="00096C0F" w:rsidP="00877E58">
            <w:pPr>
              <w:rPr>
                <w:rFonts w:cs="Arial"/>
                <w:b/>
                <w:sz w:val="20"/>
                <w:szCs w:val="20"/>
                <w:rPrChange w:id="767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</w:pPr>
            <w:r w:rsidRPr="007C4254">
              <w:rPr>
                <w:rFonts w:cs="Arial"/>
                <w:b/>
                <w:sz w:val="20"/>
                <w:szCs w:val="20"/>
                <w:rPrChange w:id="768" w:author="Batra Yogesh (EXT)" w:date="2018-04-13T12:20:00Z">
                  <w:rPr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  <w:t>Production Well Status - History</w:t>
            </w:r>
          </w:p>
        </w:tc>
        <w:tc>
          <w:tcPr>
            <w:tcW w:w="1889" w:type="pct"/>
            <w:tcPrChange w:id="769" w:author="Batra Yogesh (EXT)" w:date="2018-04-13T12:21:00Z">
              <w:tcPr>
                <w:tcW w:w="3060" w:type="dxa"/>
                <w:gridSpan w:val="2"/>
              </w:tcPr>
            </w:tcPrChange>
          </w:tcPr>
          <w:p w14:paraId="2B0EDA64" w14:textId="77777777" w:rsidR="00096C0F" w:rsidRPr="007C4254" w:rsidRDefault="00096C0F" w:rsidP="00877E58">
            <w:pPr>
              <w:rPr>
                <w:rFonts w:cs="Arial"/>
                <w:iCs/>
                <w:sz w:val="20"/>
                <w:rPrChange w:id="770" w:author="Batra Yogesh (EXT)" w:date="2018-04-13T12:20:00Z">
                  <w:rPr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771" w:author="Batra Yogesh (EXT)" w:date="2018-04-13T12:21:00Z">
              <w:tcPr>
                <w:tcW w:w="2880" w:type="dxa"/>
                <w:gridSpan w:val="2"/>
              </w:tcPr>
            </w:tcPrChange>
          </w:tcPr>
          <w:p w14:paraId="73DCF9EE" w14:textId="77777777" w:rsidR="00096C0F" w:rsidRPr="007C4254" w:rsidRDefault="00096C0F" w:rsidP="00877E58">
            <w:pPr>
              <w:rPr>
                <w:rFonts w:cs="Arial"/>
                <w:iCs/>
                <w:sz w:val="20"/>
                <w:rPrChange w:id="772" w:author="Batra Yogesh (EXT)" w:date="2018-04-13T12:20:00Z">
                  <w:rPr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</w:tr>
      <w:tr w:rsidR="00096C0F" w:rsidRPr="007C4254" w14:paraId="1D96DA7C" w14:textId="77777777" w:rsidTr="00CE5634">
        <w:trPr>
          <w:trPrChange w:id="773" w:author="Batra Yogesh (EXT)" w:date="2018-04-13T12:21:00Z">
            <w:trPr>
              <w:gridBefore w:val="2"/>
            </w:trPr>
          </w:trPrChange>
        </w:trPr>
        <w:tc>
          <w:tcPr>
            <w:tcW w:w="1333" w:type="pct"/>
            <w:tcPrChange w:id="774" w:author="Batra Yogesh (EXT)" w:date="2018-04-13T12:21:00Z">
              <w:tcPr>
                <w:tcW w:w="2160" w:type="dxa"/>
              </w:tcPr>
            </w:tcPrChange>
          </w:tcPr>
          <w:p w14:paraId="143A1E6A" w14:textId="77777777" w:rsidR="00096C0F" w:rsidRPr="007C4254" w:rsidRDefault="00096C0F" w:rsidP="00877E58">
            <w:pPr>
              <w:tabs>
                <w:tab w:val="num" w:pos="1440"/>
              </w:tabs>
              <w:rPr>
                <w:rFonts w:cs="Arial"/>
                <w:sz w:val="20"/>
                <w:rPrChange w:id="775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76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Daytime</w:t>
            </w:r>
          </w:p>
        </w:tc>
        <w:tc>
          <w:tcPr>
            <w:tcW w:w="1889" w:type="pct"/>
            <w:tcPrChange w:id="777" w:author="Batra Yogesh (EXT)" w:date="2018-04-13T12:21:00Z">
              <w:tcPr>
                <w:tcW w:w="3060" w:type="dxa"/>
                <w:gridSpan w:val="2"/>
              </w:tcPr>
            </w:tcPrChange>
          </w:tcPr>
          <w:p w14:paraId="14AD75FE" w14:textId="77777777" w:rsidR="00096C0F" w:rsidRPr="007C4254" w:rsidRDefault="00096C0F" w:rsidP="00877E58">
            <w:pPr>
              <w:rPr>
                <w:rFonts w:cs="Arial"/>
                <w:iCs/>
                <w:sz w:val="20"/>
                <w:rPrChange w:id="778" w:author="Batra Yogesh (EXT)" w:date="2018-04-13T12:20:00Z">
                  <w:rPr>
                    <w:rFonts w:ascii="Century Gothic" w:hAnsi="Century Gothic"/>
                    <w:iCs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79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Mandatory</w:t>
            </w:r>
          </w:p>
        </w:tc>
        <w:tc>
          <w:tcPr>
            <w:tcW w:w="1778" w:type="pct"/>
            <w:tcPrChange w:id="780" w:author="Batra Yogesh (EXT)" w:date="2018-04-13T12:21:00Z">
              <w:tcPr>
                <w:tcW w:w="2880" w:type="dxa"/>
                <w:gridSpan w:val="2"/>
              </w:tcPr>
            </w:tcPrChange>
          </w:tcPr>
          <w:p w14:paraId="5D944E90" w14:textId="77777777" w:rsidR="00096C0F" w:rsidRPr="007C4254" w:rsidRDefault="00096C0F" w:rsidP="00877E58">
            <w:pPr>
              <w:rPr>
                <w:rFonts w:cs="Arial"/>
                <w:sz w:val="20"/>
                <w:rPrChange w:id="781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82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yyyy-mm-dd  hh:mm</w:t>
            </w:r>
          </w:p>
        </w:tc>
      </w:tr>
      <w:tr w:rsidR="00096C0F" w:rsidRPr="007C4254" w14:paraId="68F0D77F" w14:textId="77777777" w:rsidTr="00CE5634">
        <w:trPr>
          <w:trPrChange w:id="783" w:author="Batra Yogesh (EXT)" w:date="2018-04-13T12:21:00Z">
            <w:trPr>
              <w:gridBefore w:val="2"/>
            </w:trPr>
          </w:trPrChange>
        </w:trPr>
        <w:tc>
          <w:tcPr>
            <w:tcW w:w="1333" w:type="pct"/>
            <w:tcPrChange w:id="784" w:author="Batra Yogesh (EXT)" w:date="2018-04-13T12:21:00Z">
              <w:tcPr>
                <w:tcW w:w="2160" w:type="dxa"/>
              </w:tcPr>
            </w:tcPrChange>
          </w:tcPr>
          <w:p w14:paraId="3F48774D" w14:textId="77777777" w:rsidR="00096C0F" w:rsidRPr="007C4254" w:rsidRDefault="00096C0F" w:rsidP="00877E58">
            <w:pPr>
              <w:tabs>
                <w:tab w:val="num" w:pos="1440"/>
              </w:tabs>
              <w:rPr>
                <w:rFonts w:cs="Arial"/>
                <w:sz w:val="20"/>
                <w:rPrChange w:id="785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86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Code</w:t>
            </w:r>
          </w:p>
        </w:tc>
        <w:tc>
          <w:tcPr>
            <w:tcW w:w="1889" w:type="pct"/>
            <w:tcPrChange w:id="787" w:author="Batra Yogesh (EXT)" w:date="2018-04-13T12:21:00Z">
              <w:tcPr>
                <w:tcW w:w="3060" w:type="dxa"/>
                <w:gridSpan w:val="2"/>
              </w:tcPr>
            </w:tcPrChange>
          </w:tcPr>
          <w:p w14:paraId="5A159DE9" w14:textId="77777777" w:rsidR="00096C0F" w:rsidRPr="007C4254" w:rsidRDefault="00096C0F" w:rsidP="00877E58">
            <w:pPr>
              <w:rPr>
                <w:rFonts w:cs="Arial"/>
                <w:iCs/>
                <w:sz w:val="20"/>
                <w:rPrChange w:id="788" w:author="Batra Yogesh (EXT)" w:date="2018-04-13T12:20:00Z">
                  <w:rPr>
                    <w:rFonts w:ascii="Century Gothic" w:hAnsi="Century Gothic"/>
                    <w:iCs/>
                    <w:sz w:val="20"/>
                  </w:rPr>
                </w:rPrChange>
              </w:rPr>
            </w:pPr>
            <w:r w:rsidRPr="007C4254">
              <w:rPr>
                <w:rFonts w:cs="Arial"/>
                <w:sz w:val="20"/>
                <w:rPrChange w:id="789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  <w:t>Mandatory</w:t>
            </w:r>
          </w:p>
        </w:tc>
        <w:tc>
          <w:tcPr>
            <w:tcW w:w="1778" w:type="pct"/>
            <w:tcPrChange w:id="790" w:author="Batra Yogesh (EXT)" w:date="2018-04-13T12:21:00Z">
              <w:tcPr>
                <w:tcW w:w="2880" w:type="dxa"/>
                <w:gridSpan w:val="2"/>
              </w:tcPr>
            </w:tcPrChange>
          </w:tcPr>
          <w:p w14:paraId="0A57E4CA" w14:textId="77777777" w:rsidR="00096C0F" w:rsidRPr="007C4254" w:rsidRDefault="00096C0F" w:rsidP="00877E58">
            <w:pPr>
              <w:rPr>
                <w:rFonts w:cs="Arial"/>
                <w:sz w:val="20"/>
                <w:rPrChange w:id="791" w:author="Batra Yogesh (EXT)" w:date="2018-04-13T12:20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7C4254">
              <w:rPr>
                <w:rFonts w:cs="Arial"/>
                <w:iCs/>
                <w:sz w:val="20"/>
                <w:rPrChange w:id="792" w:author="Batra Yogesh (EXT)" w:date="2018-04-13T12:20:00Z">
                  <w:rPr>
                    <w:rFonts w:ascii="Century Gothic" w:hAnsi="Century Gothic"/>
                    <w:iCs/>
                    <w:sz w:val="20"/>
                  </w:rPr>
                </w:rPrChange>
              </w:rPr>
              <w:t>Drop-down</w:t>
            </w:r>
          </w:p>
        </w:tc>
      </w:tr>
    </w:tbl>
    <w:p w14:paraId="0B42B349" w14:textId="77777777" w:rsidR="00096C0F" w:rsidRPr="007C4254" w:rsidRDefault="00096C0F" w:rsidP="00096C0F">
      <w:pPr>
        <w:ind w:left="720"/>
        <w:rPr>
          <w:rFonts w:cs="Arial"/>
          <w:rPrChange w:id="793" w:author="Batra Yogesh (EXT)" w:date="2018-04-13T12:20:00Z">
            <w:rPr>
              <w:rFonts w:ascii="Century Gothic" w:hAnsi="Century Gothic"/>
            </w:rPr>
          </w:rPrChange>
        </w:rPr>
      </w:pPr>
    </w:p>
    <w:bookmarkEnd w:id="749"/>
    <w:p w14:paraId="18E4BB5D" w14:textId="77777777" w:rsidR="00096C0F" w:rsidRPr="007C4254" w:rsidRDefault="00096C0F" w:rsidP="00096C0F">
      <w:pPr>
        <w:ind w:left="936"/>
        <w:rPr>
          <w:rFonts w:cs="Arial"/>
          <w:rPrChange w:id="794" w:author="Batra Yogesh (EXT)" w:date="2018-04-13T12:20:00Z">
            <w:rPr>
              <w:rFonts w:ascii="Century Gothic" w:hAnsi="Century Gothic"/>
            </w:rPr>
          </w:rPrChange>
        </w:rPr>
      </w:pPr>
    </w:p>
    <w:p w14:paraId="0BAA3844" w14:textId="77777777" w:rsidR="00E77205" w:rsidRPr="007C4254" w:rsidRDefault="00E77205" w:rsidP="00BF2F96">
      <w:pPr>
        <w:rPr>
          <w:rFonts w:cs="Arial"/>
          <w:i/>
        </w:rPr>
      </w:pPr>
    </w:p>
    <w:sectPr w:rsidR="00E77205" w:rsidRPr="007C4254" w:rsidSect="004D002A">
      <w:footerReference w:type="even" r:id="rId18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Lopez, Jennifer" w:date="2017-11-09T10:52:00Z" w:initials="LJ">
    <w:p w14:paraId="46A950B3" w14:textId="77777777" w:rsidR="00877E58" w:rsidRDefault="00877E58">
      <w:pPr>
        <w:pStyle w:val="CommentText"/>
      </w:pPr>
      <w:r>
        <w:rPr>
          <w:rStyle w:val="CommentReference"/>
        </w:rPr>
        <w:annotationRef/>
      </w:r>
      <w:r>
        <w:t>When uploading to SharePoint, ensure that properties are set correctly.</w:t>
      </w:r>
    </w:p>
    <w:p w14:paraId="0EC294CD" w14:textId="71392B0A" w:rsidR="00877E58" w:rsidRDefault="00877E58">
      <w:pPr>
        <w:pStyle w:val="CommentText"/>
      </w:pPr>
      <w:r>
        <w:t>Example: file name and title name aligned.</w:t>
      </w:r>
    </w:p>
  </w:comment>
  <w:comment w:id="5" w:author="Wirasak Chomphu" w:date="2017-11-23T11:38:00Z" w:initials="WC">
    <w:p w14:paraId="210377D0" w14:textId="2837642F" w:rsidR="001D0F2D" w:rsidRDefault="001D0F2D">
      <w:pPr>
        <w:pStyle w:val="CommentText"/>
      </w:pPr>
      <w:r>
        <w:rPr>
          <w:rStyle w:val="CommentReference"/>
        </w:rPr>
        <w:annotationRef/>
      </w:r>
      <w:r>
        <w:t>I’ve corrected all.</w:t>
      </w:r>
    </w:p>
  </w:comment>
  <w:comment w:id="124" w:author="Lopez, Jennifer" w:date="2017-11-09T10:58:00Z" w:initials="LJ">
    <w:p w14:paraId="5DD4E320" w14:textId="384C5A40" w:rsidR="00877E58" w:rsidRDefault="00877E58">
      <w:pPr>
        <w:pStyle w:val="CommentText"/>
      </w:pPr>
      <w:r>
        <w:rPr>
          <w:rStyle w:val="CommentReference"/>
        </w:rPr>
        <w:annotationRef/>
      </w:r>
      <w:r>
        <w:t>This is a new add to the Use Case template.  This is information Tieto requires in order to test the Use Case.</w:t>
      </w:r>
    </w:p>
  </w:comment>
  <w:comment w:id="125" w:author="Wirasak Chomphu" w:date="2017-11-23T11:28:00Z" w:initials="WC">
    <w:p w14:paraId="4D3B66F8" w14:textId="1FF7FC9B" w:rsidR="00526E9D" w:rsidRDefault="00526E9D">
      <w:pPr>
        <w:pStyle w:val="CommentText"/>
      </w:pPr>
      <w:r>
        <w:rPr>
          <w:rStyle w:val="CommentReference"/>
        </w:rPr>
        <w:annotationRef/>
      </w:r>
      <w:r w:rsidR="00BD059E">
        <w:rPr>
          <w:rFonts w:cs="Arial"/>
          <w:color w:val="000000" w:themeColor="text1"/>
        </w:rPr>
        <w:t xml:space="preserve">All roles </w:t>
      </w:r>
      <w:r w:rsidR="006525ED">
        <w:rPr>
          <w:rFonts w:cs="Arial"/>
          <w:color w:val="000000" w:themeColor="text1"/>
        </w:rPr>
        <w:t>defended</w:t>
      </w:r>
      <w:r w:rsidR="00BD059E">
        <w:rPr>
          <w:rFonts w:cs="Arial"/>
          <w:color w:val="000000" w:themeColor="text1"/>
        </w:rPr>
        <w:t xml:space="preserve"> in </w:t>
      </w:r>
      <w:r w:rsidR="00BD059E" w:rsidRPr="00526E9D">
        <w:rPr>
          <w:rFonts w:cs="Arial"/>
          <w:color w:val="000000" w:themeColor="text1"/>
        </w:rPr>
        <w:t>TV_T_BASIS_ACCESS</w:t>
      </w:r>
      <w:r w:rsidR="00BD059E">
        <w:rPr>
          <w:rFonts w:cs="Arial"/>
          <w:color w:val="000000" w:themeColor="text1"/>
        </w:rPr>
        <w:t xml:space="preserve"> that have </w:t>
      </w:r>
      <w:r w:rsidR="006525ED">
        <w:rPr>
          <w:rFonts w:cs="Arial"/>
          <w:color w:val="000000" w:themeColor="text1"/>
        </w:rPr>
        <w:t>different</w:t>
      </w:r>
      <w:r w:rsidR="00BD059E">
        <w:rPr>
          <w:rFonts w:cs="Arial"/>
          <w:color w:val="000000" w:themeColor="text1"/>
        </w:rPr>
        <w:t xml:space="preserve"> permissions and fields on this BF. I select some roles to help faster </w:t>
      </w:r>
      <w:r w:rsidR="006525ED">
        <w:rPr>
          <w:rFonts w:cs="Arial"/>
          <w:color w:val="000000" w:themeColor="text1"/>
        </w:rPr>
        <w:t>Tieto</w:t>
      </w:r>
      <w:r w:rsidR="00BD059E">
        <w:rPr>
          <w:rFonts w:cs="Arial"/>
          <w:color w:val="000000" w:themeColor="text1"/>
        </w:rPr>
        <w:t xml:space="preserve"> testing. The key different thing between those two roles is [Field Name] Administrator role has permission to override verified, approved records, but [Field] Prod. Operator can’t.</w:t>
      </w:r>
    </w:p>
  </w:comment>
  <w:comment w:id="197" w:author="Wirasak Chomphu" w:date="2017-11-23T16:11:00Z" w:initials="WC">
    <w:p w14:paraId="2B73AEAB" w14:textId="6B12CB6E" w:rsidR="001E2374" w:rsidRDefault="001E2374">
      <w:pPr>
        <w:pStyle w:val="CommentText"/>
      </w:pPr>
      <w:r>
        <w:rPr>
          <w:rStyle w:val="CommentReference"/>
        </w:rPr>
        <w:annotationRef/>
      </w:r>
      <w:r>
        <w:t xml:space="preserve">This </w:t>
      </w:r>
      <w:r w:rsidR="006525ED">
        <w:t>system</w:t>
      </w:r>
      <w:r>
        <w:t xml:space="preserve"> response is correct. Clicking “Well </w:t>
      </w:r>
      <w:r w:rsidR="006525ED">
        <w:t>Chronology</w:t>
      </w:r>
      <w:r>
        <w:t>”, we will show blank navigational fields and the object hierarchy will automatically populate upon area if any user define in or system / user preference.</w:t>
      </w:r>
    </w:p>
  </w:comment>
  <w:comment w:id="219" w:author="Lopez, Jennifer" w:date="2017-11-09T10:54:00Z" w:initials="LJ">
    <w:p w14:paraId="0E7BCCB1" w14:textId="77777777" w:rsidR="00877E58" w:rsidRDefault="00877E58">
      <w:pPr>
        <w:pStyle w:val="CommentText"/>
      </w:pPr>
      <w:r>
        <w:rPr>
          <w:rStyle w:val="CommentReference"/>
        </w:rPr>
        <w:annotationRef/>
      </w:r>
      <w:r>
        <w:t>“to the desired date” if just a single date</w:t>
      </w:r>
    </w:p>
    <w:p w14:paraId="481C7B4D" w14:textId="4B9317E2" w:rsidR="00877E58" w:rsidRDefault="00877E58">
      <w:pPr>
        <w:pStyle w:val="CommentText"/>
      </w:pPr>
      <w:r>
        <w:t>Or</w:t>
      </w:r>
    </w:p>
    <w:p w14:paraId="7687BEBF" w14:textId="73F2CBF2" w:rsidR="00877E58" w:rsidRDefault="00877E58">
      <w:pPr>
        <w:pStyle w:val="CommentText"/>
      </w:pPr>
      <w:r>
        <w:t>“to the range to be displayed” if there is a From Date and To Date</w:t>
      </w:r>
      <w:r w:rsidR="00015B27">
        <w:t>, and change “Date” to be more specific “From Date/To Date”</w:t>
      </w:r>
    </w:p>
  </w:comment>
  <w:comment w:id="220" w:author="Wirasak Chomphu" w:date="2017-11-23T14:51:00Z" w:initials="WC">
    <w:p w14:paraId="7E384C39" w14:textId="0AC06E86" w:rsidR="00A9758D" w:rsidRDefault="00A9758D">
      <w:pPr>
        <w:pStyle w:val="CommentText"/>
      </w:pPr>
      <w:r>
        <w:rPr>
          <w:rStyle w:val="CommentReference"/>
        </w:rPr>
        <w:annotationRef/>
      </w:r>
      <w:r>
        <w:t xml:space="preserve">To make this UC </w:t>
      </w:r>
      <w:r w:rsidR="005E663A">
        <w:t>be</w:t>
      </w:r>
      <w:r>
        <w:t xml:space="preserve"> a common UC that Tieto, Thailand testers of all fields</w:t>
      </w:r>
      <w:r w:rsidR="00107BEE">
        <w:t xml:space="preserve"> can</w:t>
      </w:r>
      <w:r>
        <w:t xml:space="preserve"> </w:t>
      </w:r>
      <w:r w:rsidR="006525ED">
        <w:t>leverage</w:t>
      </w:r>
      <w:r>
        <w:t xml:space="preserve">, I </w:t>
      </w:r>
      <w:r w:rsidR="00107BEE">
        <w:t xml:space="preserve">have intention to not </w:t>
      </w:r>
      <w:r>
        <w:t>specific data input,</w:t>
      </w:r>
      <w:r w:rsidR="00107BEE">
        <w:t xml:space="preserve"> so</w:t>
      </w:r>
      <w:r>
        <w:t xml:space="preserve"> tester must see in Operation </w:t>
      </w:r>
      <w:r w:rsidR="006525ED">
        <w:t>Hierarchy</w:t>
      </w:r>
      <w:r>
        <w:t xml:space="preserve"> the objects including date or date range must be used to test.</w:t>
      </w:r>
    </w:p>
  </w:comment>
  <w:comment w:id="227" w:author="Lopez, Jennifer" w:date="2017-11-09T10:55:00Z" w:initials="LJ">
    <w:p w14:paraId="6E8F9E26" w14:textId="77777777" w:rsidR="00877E58" w:rsidRDefault="00877E58">
      <w:pPr>
        <w:pStyle w:val="CommentText"/>
      </w:pPr>
      <w:r>
        <w:rPr>
          <w:rStyle w:val="CommentReference"/>
        </w:rPr>
        <w:annotationRef/>
      </w:r>
      <w:r>
        <w:t>I think the system response is that the date is changed.</w:t>
      </w:r>
    </w:p>
    <w:p w14:paraId="623C0CB1" w14:textId="4677700E" w:rsidR="00877E58" w:rsidRDefault="00877E58">
      <w:pPr>
        <w:pStyle w:val="CommentText"/>
      </w:pPr>
      <w:r>
        <w:t>EC doesn’t usually display returned records until the Navigator is populated and user clicks Go</w:t>
      </w:r>
    </w:p>
  </w:comment>
  <w:comment w:id="228" w:author="Wirasak Chomphu" w:date="2017-11-23T14:46:00Z" w:initials="WC">
    <w:p w14:paraId="0F037D63" w14:textId="20EAC7F9" w:rsidR="00A9758D" w:rsidRDefault="00A9758D">
      <w:pPr>
        <w:pStyle w:val="CommentText"/>
      </w:pPr>
      <w:r>
        <w:rPr>
          <w:rStyle w:val="CommentReference"/>
        </w:rPr>
        <w:annotationRef/>
      </w:r>
      <w:r>
        <w:t>I think no need detail in step</w:t>
      </w:r>
      <w:r w:rsidR="004C269D">
        <w:t>#2</w:t>
      </w:r>
      <w:r>
        <w:t xml:space="preserve"> so I removed </w:t>
      </w:r>
      <w:r w:rsidR="001E2374">
        <w:t>it</w:t>
      </w:r>
      <w:r>
        <w:t>, because EC Thailand doesn’t has any status of Well Chronology.</w:t>
      </w:r>
    </w:p>
  </w:comment>
  <w:comment w:id="242" w:author="Lopez, Jennifer" w:date="2017-11-09T10:56:00Z" w:initials="LJ">
    <w:p w14:paraId="000A8133" w14:textId="07437B34" w:rsidR="00877E58" w:rsidRDefault="00877E58">
      <w:pPr>
        <w:pStyle w:val="CommentText"/>
      </w:pPr>
      <w:r>
        <w:rPr>
          <w:rStyle w:val="CommentReference"/>
        </w:rPr>
        <w:annotationRef/>
      </w:r>
      <w:r>
        <w:t xml:space="preserve">Is it really only “EC Support” that would perform this use case?  Consider leaving off the role unless there is a use case which requires a specific role for different steps.  </w:t>
      </w:r>
    </w:p>
    <w:p w14:paraId="18FBC80E" w14:textId="3CB338A0" w:rsidR="00877E58" w:rsidRDefault="00877E58">
      <w:pPr>
        <w:pStyle w:val="CommentText"/>
      </w:pPr>
    </w:p>
  </w:comment>
  <w:comment w:id="263" w:author="Lopez, Jennifer" w:date="2017-11-09T11:00:00Z" w:initials="LJ">
    <w:p w14:paraId="18ED5864" w14:textId="77777777" w:rsidR="00877E58" w:rsidRDefault="00877E58">
      <w:pPr>
        <w:pStyle w:val="CommentText"/>
      </w:pPr>
      <w:r>
        <w:rPr>
          <w:rStyle w:val="CommentReference"/>
        </w:rPr>
        <w:annotationRef/>
      </w:r>
      <w:r>
        <w:t>New request:</w:t>
      </w:r>
    </w:p>
    <w:p w14:paraId="54AE48AD" w14:textId="77777777" w:rsidR="00877E58" w:rsidRDefault="00877E58">
      <w:pPr>
        <w:pStyle w:val="CommentText"/>
      </w:pPr>
      <w:r>
        <w:t xml:space="preserve">Identify which Navigator fields are optional.  For example, if everything is required except for well, </w:t>
      </w:r>
      <w:r w:rsidR="00015B27">
        <w:t>I suggest changing it to:</w:t>
      </w:r>
    </w:p>
    <w:p w14:paraId="7C4C8A06" w14:textId="77777777" w:rsidR="00015B27" w:rsidRDefault="00015B27" w:rsidP="00015B27">
      <w:pPr>
        <w:pStyle w:val="CommentText"/>
        <w:numPr>
          <w:ilvl w:val="0"/>
          <w:numId w:val="26"/>
        </w:numPr>
      </w:pPr>
      <w:r>
        <w:t>Well (optional)</w:t>
      </w:r>
    </w:p>
    <w:p w14:paraId="638E680E" w14:textId="1B86169B" w:rsidR="00015B27" w:rsidRDefault="00015B27" w:rsidP="00015B27">
      <w:pPr>
        <w:pStyle w:val="CommentText"/>
      </w:pPr>
      <w:r>
        <w:t>Misalignment of required/optional navigator fields caused defects during the 2017 factory upgrades</w:t>
      </w:r>
    </w:p>
  </w:comment>
  <w:comment w:id="264" w:author="Wirasak Chomphu" w:date="2017-11-23T16:23:00Z" w:initials="WC">
    <w:p w14:paraId="32897F6E" w14:textId="7D6183BA" w:rsidR="00DA236A" w:rsidRDefault="00DA236A">
      <w:pPr>
        <w:pStyle w:val="CommentText"/>
      </w:pPr>
      <w:r>
        <w:rPr>
          <w:rStyle w:val="CommentReference"/>
        </w:rPr>
        <w:annotationRef/>
      </w:r>
      <w:r>
        <w:t>Noted, in this case, all fields are mandatory.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C294CD" w15:done="0"/>
  <w15:commentEx w15:paraId="210377D0" w15:paraIdParent="0EC294CD" w15:done="0"/>
  <w15:commentEx w15:paraId="5DD4E320" w15:done="0"/>
  <w15:commentEx w15:paraId="4D3B66F8" w15:paraIdParent="5DD4E320" w15:done="0"/>
  <w15:commentEx w15:paraId="2B73AEAB" w15:done="0"/>
  <w15:commentEx w15:paraId="7687BEBF" w15:done="0"/>
  <w15:commentEx w15:paraId="7E384C39" w15:paraIdParent="7687BEBF" w15:done="0"/>
  <w15:commentEx w15:paraId="623C0CB1" w15:done="0"/>
  <w15:commentEx w15:paraId="0F037D63" w15:paraIdParent="623C0CB1" w15:done="0"/>
  <w15:commentEx w15:paraId="18FBC80E" w15:done="0"/>
  <w15:commentEx w15:paraId="638E680E" w15:done="0"/>
  <w15:commentEx w15:paraId="32897F6E" w15:paraIdParent="638E680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C294CD" w16cid:durableId="22A8816E"/>
  <w16cid:commentId w16cid:paraId="210377D0" w16cid:durableId="22A8816F"/>
  <w16cid:commentId w16cid:paraId="5DD4E320" w16cid:durableId="22A88170"/>
  <w16cid:commentId w16cid:paraId="4D3B66F8" w16cid:durableId="22A88171"/>
  <w16cid:commentId w16cid:paraId="2B73AEAB" w16cid:durableId="22A88172"/>
  <w16cid:commentId w16cid:paraId="7687BEBF" w16cid:durableId="22A88173"/>
  <w16cid:commentId w16cid:paraId="7E384C39" w16cid:durableId="22A88174"/>
  <w16cid:commentId w16cid:paraId="623C0CB1" w16cid:durableId="22A88175"/>
  <w16cid:commentId w16cid:paraId="0F037D63" w16cid:durableId="22A88176"/>
  <w16cid:commentId w16cid:paraId="18FBC80E" w16cid:durableId="22A88177"/>
  <w16cid:commentId w16cid:paraId="638E680E" w16cid:durableId="22A88178"/>
  <w16cid:commentId w16cid:paraId="32897F6E" w16cid:durableId="22A881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95BA" w14:textId="77777777" w:rsidR="00B272AC" w:rsidRDefault="00B272AC">
      <w:r>
        <w:separator/>
      </w:r>
    </w:p>
  </w:endnote>
  <w:endnote w:type="continuationSeparator" w:id="0">
    <w:p w14:paraId="12DB9881" w14:textId="77777777" w:rsidR="00B272AC" w:rsidRDefault="00B27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E41C" w14:textId="4E198305" w:rsidR="00877E58" w:rsidRDefault="00877E58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6A0BCE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C" w14:textId="77777777" w:rsidR="00877E58" w:rsidRDefault="00877E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877E58" w:rsidRDefault="00877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D7A63" w14:textId="77777777" w:rsidR="00B272AC" w:rsidRDefault="00B272AC">
      <w:r>
        <w:separator/>
      </w:r>
    </w:p>
  </w:footnote>
  <w:footnote w:type="continuationSeparator" w:id="0">
    <w:p w14:paraId="5AD9CA08" w14:textId="77777777" w:rsidR="00B272AC" w:rsidRDefault="00B27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9" w14:textId="6DAA115B" w:rsidR="00877E58" w:rsidRPr="00650DD6" w:rsidRDefault="00877E58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bCs/>
        <w:color w:val="3399FF"/>
      </w:rPr>
    </w:pPr>
    <w:r w:rsidRPr="00650DD6">
      <w:rPr>
        <w:rFonts w:cs="Arial"/>
        <w:b/>
        <w:bCs/>
        <w:color w:val="3399FF"/>
      </w:rPr>
      <w:t>EC_</w:t>
    </w:r>
    <w:del w:id="65" w:author="Batra Yogesh (EXT)" w:date="2018-04-13T16:29:00Z">
      <w:r w:rsidRPr="00650DD6" w:rsidDel="00EC77F6">
        <w:rPr>
          <w:rFonts w:cs="Arial"/>
          <w:b/>
          <w:bCs/>
          <w:color w:val="3399FF"/>
        </w:rPr>
        <w:delText>09_3</w:delText>
      </w:r>
    </w:del>
    <w:ins w:id="66" w:author="Batra Yogesh (EXT)" w:date="2018-04-13T16:29:00Z">
      <w:r w:rsidR="00EC77F6">
        <w:rPr>
          <w:rFonts w:cs="Arial"/>
          <w:b/>
          <w:bCs/>
          <w:color w:val="3399FF"/>
        </w:rPr>
        <w:t>1</w:t>
      </w:r>
    </w:ins>
    <w:ins w:id="67" w:author="Kiran Madasu" w:date="2021-06-08T10:04:00Z">
      <w:r w:rsidR="003330A9">
        <w:rPr>
          <w:rFonts w:cs="Arial"/>
          <w:b/>
          <w:bCs/>
          <w:color w:val="3399FF"/>
        </w:rPr>
        <w:t>2</w:t>
      </w:r>
    </w:ins>
    <w:ins w:id="68" w:author="Batra Yogesh (EXT)" w:date="2018-04-13T16:29:00Z">
      <w:del w:id="69" w:author="Kiran Madasu" w:date="2021-06-08T10:04:00Z">
        <w:r w:rsidR="00EC77F6" w:rsidDel="003330A9">
          <w:rPr>
            <w:rFonts w:cs="Arial"/>
            <w:b/>
            <w:bCs/>
            <w:color w:val="3399FF"/>
          </w:rPr>
          <w:delText>1</w:delText>
        </w:r>
      </w:del>
      <w:r w:rsidR="00EC77F6">
        <w:rPr>
          <w:rFonts w:cs="Arial"/>
          <w:b/>
          <w:bCs/>
          <w:color w:val="3399FF"/>
        </w:rPr>
        <w:t>_2</w:t>
      </w:r>
    </w:ins>
    <w:r w:rsidRPr="00650DD6">
      <w:rPr>
        <w:rFonts w:cs="Arial"/>
        <w:b/>
        <w:bCs/>
        <w:color w:val="3399FF"/>
      </w:rPr>
      <w:t>_BKK_UC0</w:t>
    </w:r>
    <w:r>
      <w:rPr>
        <w:rFonts w:cs="Arial"/>
        <w:b/>
        <w:bCs/>
        <w:color w:val="3399FF"/>
      </w:rPr>
      <w:t>5</w:t>
    </w:r>
    <w:r w:rsidRPr="00650DD6">
      <w:rPr>
        <w:rFonts w:cs="Arial"/>
        <w:b/>
        <w:bCs/>
        <w:color w:val="3399FF"/>
      </w:rPr>
      <w:t>_</w:t>
    </w:r>
    <w:r w:rsidRPr="000F0105">
      <w:rPr>
        <w:b/>
        <w:bCs/>
        <w:color w:val="3399FF"/>
      </w:rPr>
      <w:t>Well Chronology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72108"/>
    <w:multiLevelType w:val="multilevel"/>
    <w:tmpl w:val="18F4A7F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  <w:b/>
        <w:color w:val="3399FF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92C"/>
    <w:multiLevelType w:val="hybridMultilevel"/>
    <w:tmpl w:val="54AC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E1ED5"/>
    <w:multiLevelType w:val="hybridMultilevel"/>
    <w:tmpl w:val="CE82FF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81350"/>
    <w:multiLevelType w:val="multilevel"/>
    <w:tmpl w:val="18F4A7F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  <w:b/>
        <w:color w:val="3399FF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873420D"/>
    <w:multiLevelType w:val="hybridMultilevel"/>
    <w:tmpl w:val="B8341C8E"/>
    <w:lvl w:ilvl="0" w:tplc="7B3064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BD16EA"/>
    <w:multiLevelType w:val="hybridMultilevel"/>
    <w:tmpl w:val="94400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65982"/>
    <w:multiLevelType w:val="hybridMultilevel"/>
    <w:tmpl w:val="77767A28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F11EE"/>
    <w:multiLevelType w:val="hybridMultilevel"/>
    <w:tmpl w:val="07B4C374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7C3D0CCE"/>
    <w:multiLevelType w:val="hybridMultilevel"/>
    <w:tmpl w:val="367C9C7C"/>
    <w:lvl w:ilvl="0" w:tplc="CB68F1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241511">
    <w:abstractNumId w:val="22"/>
  </w:num>
  <w:num w:numId="2" w16cid:durableId="511381866">
    <w:abstractNumId w:val="11"/>
  </w:num>
  <w:num w:numId="3" w16cid:durableId="1854608357">
    <w:abstractNumId w:val="13"/>
  </w:num>
  <w:num w:numId="4" w16cid:durableId="716439980">
    <w:abstractNumId w:val="15"/>
  </w:num>
  <w:num w:numId="5" w16cid:durableId="1668485594">
    <w:abstractNumId w:val="18"/>
  </w:num>
  <w:num w:numId="6" w16cid:durableId="1441295895">
    <w:abstractNumId w:val="0"/>
  </w:num>
  <w:num w:numId="7" w16cid:durableId="1582107861">
    <w:abstractNumId w:val="20"/>
  </w:num>
  <w:num w:numId="8" w16cid:durableId="1596674338">
    <w:abstractNumId w:val="21"/>
  </w:num>
  <w:num w:numId="9" w16cid:durableId="403726854">
    <w:abstractNumId w:val="12"/>
  </w:num>
  <w:num w:numId="10" w16cid:durableId="1559172864">
    <w:abstractNumId w:val="4"/>
  </w:num>
  <w:num w:numId="11" w16cid:durableId="1439451070">
    <w:abstractNumId w:val="17"/>
  </w:num>
  <w:num w:numId="12" w16cid:durableId="1406879908">
    <w:abstractNumId w:val="7"/>
  </w:num>
  <w:num w:numId="13" w16cid:durableId="1501695520">
    <w:abstractNumId w:val="1"/>
  </w:num>
  <w:num w:numId="14" w16cid:durableId="512106586">
    <w:abstractNumId w:val="16"/>
  </w:num>
  <w:num w:numId="15" w16cid:durableId="96103309">
    <w:abstractNumId w:val="3"/>
  </w:num>
  <w:num w:numId="16" w16cid:durableId="2071801187">
    <w:abstractNumId w:val="10"/>
  </w:num>
  <w:num w:numId="17" w16cid:durableId="983511070">
    <w:abstractNumId w:val="6"/>
  </w:num>
  <w:num w:numId="18" w16cid:durableId="1846044498">
    <w:abstractNumId w:val="8"/>
  </w:num>
  <w:num w:numId="19" w16cid:durableId="1299068511">
    <w:abstractNumId w:val="2"/>
  </w:num>
  <w:num w:numId="20" w16cid:durableId="473913069">
    <w:abstractNumId w:val="9"/>
  </w:num>
  <w:num w:numId="21" w16cid:durableId="1138688344">
    <w:abstractNumId w:val="23"/>
  </w:num>
  <w:num w:numId="22" w16cid:durableId="294261470">
    <w:abstractNumId w:val="22"/>
  </w:num>
  <w:num w:numId="23" w16cid:durableId="1896119222">
    <w:abstractNumId w:val="22"/>
  </w:num>
  <w:num w:numId="24" w16cid:durableId="1417479319">
    <w:abstractNumId w:val="5"/>
  </w:num>
  <w:num w:numId="25" w16cid:durableId="2057272614">
    <w:abstractNumId w:val="19"/>
  </w:num>
  <w:num w:numId="26" w16cid:durableId="1498769570">
    <w:abstractNumId w:val="14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tra Yogesh (EXT)">
    <w15:presenceInfo w15:providerId="AD" w15:userId="S-1-5-21-4162059163-1544859033-1701284029-51988"/>
  </w15:person>
  <w15:person w15:author="Lopez, Jennifer">
    <w15:presenceInfo w15:providerId="AD" w15:userId="S-1-5-21-2052111302-854245398-1177238915-45934"/>
  </w15:person>
  <w15:person w15:author="Wirasak Chomphu">
    <w15:presenceInfo w15:providerId="AD" w15:userId="S-1-5-21-2052111302-854245398-1177238915-1945958"/>
  </w15:person>
  <w15:person w15:author="Kiran Madasu">
    <w15:presenceInfo w15:providerId="AD" w15:userId="S::kiran.madasu@tietoevry.com::13cbbb80-8abc-41c2-9ee1-a13d93a22ba9"/>
  </w15:person>
  <w15:person w15:author="Prakash Atul (Ext)">
    <w15:presenceInfo w15:providerId="AD" w15:userId="S-1-5-21-4162059163-1544859033-1701284029-50486"/>
  </w15:person>
  <w15:person w15:author="Shah Ashay">
    <w15:presenceInfo w15:providerId="None" w15:userId="Shah Ashay"/>
  </w15:person>
  <w15:person w15:author="Divvya Dharshini">
    <w15:presenceInfo w15:providerId="AD" w15:userId="S::divvya.dharshini@quorumsoftware.com::3628957c-4326-4b11-bb20-0c20cbbb65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5B27"/>
    <w:rsid w:val="0001696B"/>
    <w:rsid w:val="00017834"/>
    <w:rsid w:val="00022BA5"/>
    <w:rsid w:val="00023077"/>
    <w:rsid w:val="000252E7"/>
    <w:rsid w:val="0003143A"/>
    <w:rsid w:val="00032E51"/>
    <w:rsid w:val="00033AB9"/>
    <w:rsid w:val="00033B40"/>
    <w:rsid w:val="00034B86"/>
    <w:rsid w:val="00034F5B"/>
    <w:rsid w:val="000351F8"/>
    <w:rsid w:val="00042719"/>
    <w:rsid w:val="000431C7"/>
    <w:rsid w:val="000432CB"/>
    <w:rsid w:val="000441F6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96C0F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422E"/>
    <w:rsid w:val="000E69E6"/>
    <w:rsid w:val="000F0105"/>
    <w:rsid w:val="000F3E52"/>
    <w:rsid w:val="000F6560"/>
    <w:rsid w:val="00100CEB"/>
    <w:rsid w:val="00101DA8"/>
    <w:rsid w:val="001055C7"/>
    <w:rsid w:val="00107BEE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466"/>
    <w:rsid w:val="00161D8A"/>
    <w:rsid w:val="001626DE"/>
    <w:rsid w:val="00162B5C"/>
    <w:rsid w:val="001655FA"/>
    <w:rsid w:val="00167857"/>
    <w:rsid w:val="0017076D"/>
    <w:rsid w:val="00174189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A6A79"/>
    <w:rsid w:val="001B0878"/>
    <w:rsid w:val="001B1D7C"/>
    <w:rsid w:val="001B3E59"/>
    <w:rsid w:val="001B668C"/>
    <w:rsid w:val="001B717B"/>
    <w:rsid w:val="001C3234"/>
    <w:rsid w:val="001D0F2D"/>
    <w:rsid w:val="001D0FC5"/>
    <w:rsid w:val="001D4407"/>
    <w:rsid w:val="001D4A11"/>
    <w:rsid w:val="001D705B"/>
    <w:rsid w:val="001E2374"/>
    <w:rsid w:val="001E2C66"/>
    <w:rsid w:val="001E3D6C"/>
    <w:rsid w:val="001E52CE"/>
    <w:rsid w:val="001F39DB"/>
    <w:rsid w:val="001F4076"/>
    <w:rsid w:val="0020298E"/>
    <w:rsid w:val="00205F8C"/>
    <w:rsid w:val="00207331"/>
    <w:rsid w:val="00207B56"/>
    <w:rsid w:val="002127A4"/>
    <w:rsid w:val="002153C4"/>
    <w:rsid w:val="00215B02"/>
    <w:rsid w:val="0022028E"/>
    <w:rsid w:val="0022049D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60010"/>
    <w:rsid w:val="00261197"/>
    <w:rsid w:val="00261D47"/>
    <w:rsid w:val="0026388A"/>
    <w:rsid w:val="0026754A"/>
    <w:rsid w:val="00267E2C"/>
    <w:rsid w:val="00270E83"/>
    <w:rsid w:val="00270F0B"/>
    <w:rsid w:val="0027180E"/>
    <w:rsid w:val="00271C23"/>
    <w:rsid w:val="0027207C"/>
    <w:rsid w:val="00272623"/>
    <w:rsid w:val="00276FE3"/>
    <w:rsid w:val="00277ACD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AB9"/>
    <w:rsid w:val="002C5CC8"/>
    <w:rsid w:val="002C5FC7"/>
    <w:rsid w:val="002C6413"/>
    <w:rsid w:val="002C7AA1"/>
    <w:rsid w:val="002D388B"/>
    <w:rsid w:val="002D5871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2F6A20"/>
    <w:rsid w:val="0030569F"/>
    <w:rsid w:val="00314CC3"/>
    <w:rsid w:val="00317A80"/>
    <w:rsid w:val="00321B32"/>
    <w:rsid w:val="00321BA0"/>
    <w:rsid w:val="0032219A"/>
    <w:rsid w:val="003226F0"/>
    <w:rsid w:val="00323ADA"/>
    <w:rsid w:val="0032596E"/>
    <w:rsid w:val="00326FA9"/>
    <w:rsid w:val="0032732F"/>
    <w:rsid w:val="003330A9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331F"/>
    <w:rsid w:val="0035641B"/>
    <w:rsid w:val="00357550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31FB"/>
    <w:rsid w:val="0038641F"/>
    <w:rsid w:val="00390637"/>
    <w:rsid w:val="0039280F"/>
    <w:rsid w:val="00393BC9"/>
    <w:rsid w:val="003A51A0"/>
    <w:rsid w:val="003A5410"/>
    <w:rsid w:val="003A79F2"/>
    <w:rsid w:val="003B211E"/>
    <w:rsid w:val="003C087F"/>
    <w:rsid w:val="003C2946"/>
    <w:rsid w:val="003C2D16"/>
    <w:rsid w:val="003C3E6E"/>
    <w:rsid w:val="003C4506"/>
    <w:rsid w:val="003C7807"/>
    <w:rsid w:val="003D1052"/>
    <w:rsid w:val="003D397C"/>
    <w:rsid w:val="003D41D8"/>
    <w:rsid w:val="003D44B5"/>
    <w:rsid w:val="003D53AB"/>
    <w:rsid w:val="003D67DB"/>
    <w:rsid w:val="003D7BD5"/>
    <w:rsid w:val="003E062A"/>
    <w:rsid w:val="003E170E"/>
    <w:rsid w:val="003E23CF"/>
    <w:rsid w:val="003E542E"/>
    <w:rsid w:val="003E6AB3"/>
    <w:rsid w:val="003F01E3"/>
    <w:rsid w:val="003F4F7B"/>
    <w:rsid w:val="00403F17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2D76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7772D"/>
    <w:rsid w:val="004828E2"/>
    <w:rsid w:val="00482A32"/>
    <w:rsid w:val="00483DFC"/>
    <w:rsid w:val="0048437B"/>
    <w:rsid w:val="00484AE9"/>
    <w:rsid w:val="00484D5F"/>
    <w:rsid w:val="00485022"/>
    <w:rsid w:val="00490E48"/>
    <w:rsid w:val="004930B1"/>
    <w:rsid w:val="004942EC"/>
    <w:rsid w:val="004963F3"/>
    <w:rsid w:val="0049647C"/>
    <w:rsid w:val="004A1B2A"/>
    <w:rsid w:val="004A5FBD"/>
    <w:rsid w:val="004A6570"/>
    <w:rsid w:val="004B16C6"/>
    <w:rsid w:val="004B1ADC"/>
    <w:rsid w:val="004B2324"/>
    <w:rsid w:val="004B6593"/>
    <w:rsid w:val="004C0E10"/>
    <w:rsid w:val="004C269D"/>
    <w:rsid w:val="004C36C6"/>
    <w:rsid w:val="004C55A0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4F6133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1BAD"/>
    <w:rsid w:val="00522640"/>
    <w:rsid w:val="00522D05"/>
    <w:rsid w:val="00523EC3"/>
    <w:rsid w:val="00526E9D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67D3A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A0D"/>
    <w:rsid w:val="005C2746"/>
    <w:rsid w:val="005C3416"/>
    <w:rsid w:val="005C3E20"/>
    <w:rsid w:val="005C4449"/>
    <w:rsid w:val="005C76BF"/>
    <w:rsid w:val="005C7D08"/>
    <w:rsid w:val="005D1274"/>
    <w:rsid w:val="005D1403"/>
    <w:rsid w:val="005D14D2"/>
    <w:rsid w:val="005D6B17"/>
    <w:rsid w:val="005E64D7"/>
    <w:rsid w:val="005E663A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0DD6"/>
    <w:rsid w:val="006519D2"/>
    <w:rsid w:val="006525ED"/>
    <w:rsid w:val="00653624"/>
    <w:rsid w:val="00654F9D"/>
    <w:rsid w:val="006558D6"/>
    <w:rsid w:val="00655F3C"/>
    <w:rsid w:val="00660428"/>
    <w:rsid w:val="00662028"/>
    <w:rsid w:val="00662BE9"/>
    <w:rsid w:val="00662CCE"/>
    <w:rsid w:val="00665974"/>
    <w:rsid w:val="00674C1C"/>
    <w:rsid w:val="0067692D"/>
    <w:rsid w:val="0068089C"/>
    <w:rsid w:val="00681BF7"/>
    <w:rsid w:val="00683E37"/>
    <w:rsid w:val="006843E5"/>
    <w:rsid w:val="00685F42"/>
    <w:rsid w:val="00687409"/>
    <w:rsid w:val="00691FF1"/>
    <w:rsid w:val="006A0BCE"/>
    <w:rsid w:val="006A4B98"/>
    <w:rsid w:val="006A7B3F"/>
    <w:rsid w:val="006B13B4"/>
    <w:rsid w:val="006B18DE"/>
    <w:rsid w:val="006B32F6"/>
    <w:rsid w:val="006B36A8"/>
    <w:rsid w:val="006B3B53"/>
    <w:rsid w:val="006B6837"/>
    <w:rsid w:val="006B6B76"/>
    <w:rsid w:val="006B7B9D"/>
    <w:rsid w:val="006B7F9A"/>
    <w:rsid w:val="006C0088"/>
    <w:rsid w:val="006C0E25"/>
    <w:rsid w:val="006C18C0"/>
    <w:rsid w:val="006C1C26"/>
    <w:rsid w:val="006C3638"/>
    <w:rsid w:val="006C4791"/>
    <w:rsid w:val="006D0858"/>
    <w:rsid w:val="006D15A5"/>
    <w:rsid w:val="006D3C31"/>
    <w:rsid w:val="006D3F63"/>
    <w:rsid w:val="006D62C5"/>
    <w:rsid w:val="006D6B36"/>
    <w:rsid w:val="006E13A2"/>
    <w:rsid w:val="006E2D9C"/>
    <w:rsid w:val="006E411C"/>
    <w:rsid w:val="006F2C73"/>
    <w:rsid w:val="006F3D2C"/>
    <w:rsid w:val="006F4CFE"/>
    <w:rsid w:val="006F533B"/>
    <w:rsid w:val="006F53FB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1D40"/>
    <w:rsid w:val="0072699D"/>
    <w:rsid w:val="00726BBA"/>
    <w:rsid w:val="007270F5"/>
    <w:rsid w:val="00727D1F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572F5"/>
    <w:rsid w:val="007613F6"/>
    <w:rsid w:val="0076296A"/>
    <w:rsid w:val="007649BE"/>
    <w:rsid w:val="00766F8D"/>
    <w:rsid w:val="00767D53"/>
    <w:rsid w:val="007712F2"/>
    <w:rsid w:val="007718A9"/>
    <w:rsid w:val="00771A7F"/>
    <w:rsid w:val="007746B9"/>
    <w:rsid w:val="007768D5"/>
    <w:rsid w:val="00777603"/>
    <w:rsid w:val="00777671"/>
    <w:rsid w:val="00780D79"/>
    <w:rsid w:val="00780FEE"/>
    <w:rsid w:val="007813DA"/>
    <w:rsid w:val="00786D91"/>
    <w:rsid w:val="007879E8"/>
    <w:rsid w:val="00787C0D"/>
    <w:rsid w:val="00791CB2"/>
    <w:rsid w:val="00793CC8"/>
    <w:rsid w:val="007977EB"/>
    <w:rsid w:val="00797F13"/>
    <w:rsid w:val="007A077C"/>
    <w:rsid w:val="007A0DD9"/>
    <w:rsid w:val="007A292C"/>
    <w:rsid w:val="007A2C6F"/>
    <w:rsid w:val="007A4119"/>
    <w:rsid w:val="007A41C5"/>
    <w:rsid w:val="007B00F9"/>
    <w:rsid w:val="007B2858"/>
    <w:rsid w:val="007B33A6"/>
    <w:rsid w:val="007B38EE"/>
    <w:rsid w:val="007C0F5B"/>
    <w:rsid w:val="007C32E2"/>
    <w:rsid w:val="007C4254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6830"/>
    <w:rsid w:val="007F6141"/>
    <w:rsid w:val="007F76A3"/>
    <w:rsid w:val="008015B3"/>
    <w:rsid w:val="008018AC"/>
    <w:rsid w:val="00802F3B"/>
    <w:rsid w:val="00806B74"/>
    <w:rsid w:val="00810430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09B"/>
    <w:rsid w:val="00851BA3"/>
    <w:rsid w:val="00852022"/>
    <w:rsid w:val="00852B65"/>
    <w:rsid w:val="00853469"/>
    <w:rsid w:val="00853AA4"/>
    <w:rsid w:val="00853B99"/>
    <w:rsid w:val="00856FA6"/>
    <w:rsid w:val="008609DB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34"/>
    <w:rsid w:val="008771D2"/>
    <w:rsid w:val="00877E58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1F5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0FD2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377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0679"/>
    <w:rsid w:val="00982D61"/>
    <w:rsid w:val="009837AA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DC3"/>
    <w:rsid w:val="009F362E"/>
    <w:rsid w:val="009F778A"/>
    <w:rsid w:val="009F7EC6"/>
    <w:rsid w:val="00A02168"/>
    <w:rsid w:val="00A0372C"/>
    <w:rsid w:val="00A05814"/>
    <w:rsid w:val="00A05DA3"/>
    <w:rsid w:val="00A073EA"/>
    <w:rsid w:val="00A12551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5076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9758D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1D7F"/>
    <w:rsid w:val="00AC30FD"/>
    <w:rsid w:val="00AC5686"/>
    <w:rsid w:val="00AC5C5F"/>
    <w:rsid w:val="00AD190F"/>
    <w:rsid w:val="00AD20E6"/>
    <w:rsid w:val="00AD22E9"/>
    <w:rsid w:val="00AD5566"/>
    <w:rsid w:val="00AD74A5"/>
    <w:rsid w:val="00AD7C99"/>
    <w:rsid w:val="00AE04CC"/>
    <w:rsid w:val="00AF18F6"/>
    <w:rsid w:val="00AF45BD"/>
    <w:rsid w:val="00B01900"/>
    <w:rsid w:val="00B0474B"/>
    <w:rsid w:val="00B07A31"/>
    <w:rsid w:val="00B07F15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272AC"/>
    <w:rsid w:val="00B312B4"/>
    <w:rsid w:val="00B317C9"/>
    <w:rsid w:val="00B34A65"/>
    <w:rsid w:val="00B364A9"/>
    <w:rsid w:val="00B478D7"/>
    <w:rsid w:val="00B50A98"/>
    <w:rsid w:val="00B5158E"/>
    <w:rsid w:val="00B51A45"/>
    <w:rsid w:val="00B52212"/>
    <w:rsid w:val="00B53610"/>
    <w:rsid w:val="00B536A7"/>
    <w:rsid w:val="00B53799"/>
    <w:rsid w:val="00B55497"/>
    <w:rsid w:val="00B5712E"/>
    <w:rsid w:val="00B614A9"/>
    <w:rsid w:val="00B616FA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342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059E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1A5"/>
    <w:rsid w:val="00CB4BE8"/>
    <w:rsid w:val="00CB4C9A"/>
    <w:rsid w:val="00CB50F7"/>
    <w:rsid w:val="00CB5914"/>
    <w:rsid w:val="00CB6F9F"/>
    <w:rsid w:val="00CC4087"/>
    <w:rsid w:val="00CC49A2"/>
    <w:rsid w:val="00CC7015"/>
    <w:rsid w:val="00CC7038"/>
    <w:rsid w:val="00CD25C5"/>
    <w:rsid w:val="00CD6D2D"/>
    <w:rsid w:val="00CE0106"/>
    <w:rsid w:val="00CE07B5"/>
    <w:rsid w:val="00CE2DDA"/>
    <w:rsid w:val="00CE5400"/>
    <w:rsid w:val="00CE5634"/>
    <w:rsid w:val="00CE64C6"/>
    <w:rsid w:val="00CE7074"/>
    <w:rsid w:val="00CE7B11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35F7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0306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E9C"/>
    <w:rsid w:val="00DA236A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0921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507ED"/>
    <w:rsid w:val="00E5429B"/>
    <w:rsid w:val="00E57416"/>
    <w:rsid w:val="00E57878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A4F5D"/>
    <w:rsid w:val="00EA53BB"/>
    <w:rsid w:val="00EB17E2"/>
    <w:rsid w:val="00EB3A11"/>
    <w:rsid w:val="00EB49E1"/>
    <w:rsid w:val="00EB4F9D"/>
    <w:rsid w:val="00EC77F6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E6C67"/>
    <w:rsid w:val="00EF2688"/>
    <w:rsid w:val="00EF399F"/>
    <w:rsid w:val="00EF4239"/>
    <w:rsid w:val="00EF5112"/>
    <w:rsid w:val="00EF62BC"/>
    <w:rsid w:val="00EF674F"/>
    <w:rsid w:val="00EF7BB7"/>
    <w:rsid w:val="00F015AF"/>
    <w:rsid w:val="00F05BEF"/>
    <w:rsid w:val="00F05DB6"/>
    <w:rsid w:val="00F07E6B"/>
    <w:rsid w:val="00F1392D"/>
    <w:rsid w:val="00F150B9"/>
    <w:rsid w:val="00F200A3"/>
    <w:rsid w:val="00F2242B"/>
    <w:rsid w:val="00F309B0"/>
    <w:rsid w:val="00F31E60"/>
    <w:rsid w:val="00F34D95"/>
    <w:rsid w:val="00F34F6E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2398"/>
    <w:rsid w:val="00F94927"/>
    <w:rsid w:val="00F9669C"/>
    <w:rsid w:val="00FA00E7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  <w:rsid w:val="02DFE8A3"/>
    <w:rsid w:val="1D255A62"/>
    <w:rsid w:val="655EB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357550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 w:cstheme="minorHAnsi"/>
      <w:noProof/>
      <w:szCs w:val="22"/>
    </w:rPr>
  </w:style>
  <w:style w:type="paragraph" w:styleId="TOC2">
    <w:name w:val="toc 2"/>
    <w:basedOn w:val="Normal"/>
    <w:next w:val="Normal"/>
    <w:autoRedefine/>
    <w:uiPriority w:val="39"/>
    <w:rsid w:val="00357550"/>
    <w:pPr>
      <w:tabs>
        <w:tab w:val="left" w:pos="720"/>
        <w:tab w:val="right" w:leader="dot" w:pos="9350"/>
      </w:tabs>
      <w:ind w:left="270"/>
    </w:pPr>
    <w:rPr>
      <w:rFonts w:asciiTheme="minorHAnsi" w:hAnsiTheme="minorHAnsi" w:cstheme="minorHAnsi"/>
      <w:noProof/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485022"/>
    <w:rPr>
      <w:rFonts w:ascii="Arial" w:hAnsi="Arial"/>
      <w:sz w:val="22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77E58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877E58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877E58"/>
    <w:rPr>
      <w:rFonts w:ascii="Arial" w:hAnsi="Arial"/>
      <w:b/>
      <w:bCs/>
    </w:rPr>
  </w:style>
  <w:style w:type="character" w:customStyle="1" w:styleId="HeaderChar">
    <w:name w:val="Header Char"/>
    <w:basedOn w:val="DefaultParagraphFont"/>
    <w:link w:val="Header"/>
    <w:rsid w:val="001D0FC5"/>
    <w:rPr>
      <w:rFonts w:ascii="Arial" w:hAnsi="Arial"/>
      <w:sz w:val="22"/>
      <w:szCs w:val="24"/>
    </w:rPr>
  </w:style>
  <w:style w:type="paragraph" w:styleId="Revision">
    <w:name w:val="Revision"/>
    <w:hidden/>
    <w:uiPriority w:val="99"/>
    <w:semiHidden/>
    <w:rsid w:val="00685F42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866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6546">
              <w:marLeft w:val="6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9751">
                  <w:marLeft w:val="0"/>
                  <w:marRight w:val="0"/>
                  <w:marTop w:val="0"/>
                  <w:marBottom w:val="0"/>
                  <w:divBdr>
                    <w:top w:val="single" w:sz="6" w:space="0" w:color="9DB1C9"/>
                    <w:left w:val="single" w:sz="6" w:space="0" w:color="9DB1C9"/>
                    <w:bottom w:val="single" w:sz="6" w:space="0" w:color="9DB1C9"/>
                    <w:right w:val="single" w:sz="6" w:space="0" w:color="9DB1C9"/>
                  </w:divBdr>
                  <w:divsChild>
                    <w:div w:id="12207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_ip_UnifiedCompliancePolicyUIAction xmlns="http://schemas.microsoft.com/sharepoint/v3" xsi:nil="true"/>
    <FolderPath xmlns="1aae5ee3-ab82-4627-b6ba-b8cbdf936c36" xsi:nil="true"/>
    <_ip_UnifiedCompliancePolicyProperties xmlns="http://schemas.microsoft.com/sharepoint/v3" xsi:nil="true"/>
    <Folderpath0 xmlns="1aae5ee3-ab82-4627-b6ba-b8cbdf936c3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E15101-3CAB-4E7D-98F1-DCF6E65A74E6}"/>
</file>

<file path=customXml/itemProps2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dbb6fb1c-d6dc-4588-a4b0-213aa76a2734"/>
    <ds:schemaRef ds:uri="b9f1db13-37d0-4e45-944c-b878e8992007"/>
  </ds:schemaRefs>
</ds:datastoreItem>
</file>

<file path=customXml/itemProps3.xml><?xml version="1.0" encoding="utf-8"?>
<ds:datastoreItem xmlns:ds="http://schemas.openxmlformats.org/officeDocument/2006/customXml" ds:itemID="{3DE5F1A6-A25B-4D9F-BDEE-699BE4250A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removed="0"/>
  <clbl:label id="{ce68f836-c221-45ef-866b-38cda86b3d5e}" enabled="0" method="" siteId="{ce68f836-c221-45ef-866b-38cda86b3d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5</TotalTime>
  <Pages>8</Pages>
  <Words>1050</Words>
  <Characters>5986</Characters>
  <Application>Microsoft Office Word</Application>
  <DocSecurity>0</DocSecurity>
  <Lines>49</Lines>
  <Paragraphs>14</Paragraphs>
  <ScaleCrop>false</ScaleCrop>
  <Company>Chevron</Company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 Chronology</dc:title>
  <dc:creator>Wirasak Chomphu</dc:creator>
  <cp:lastModifiedBy>Divvya Dharshini</cp:lastModifiedBy>
  <cp:revision>10</cp:revision>
  <cp:lastPrinted>2005-03-03T19:34:00Z</cp:lastPrinted>
  <dcterms:created xsi:type="dcterms:W3CDTF">2025-03-19T10:09:00Z</dcterms:created>
  <dcterms:modified xsi:type="dcterms:W3CDTF">2026-08-11T03:09:00Z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ComplianceAssetId">
    <vt:lpwstr/>
  </property>
  <property fmtid="{D5CDD505-2E9C-101B-9397-08002B2CF9AE}" pid="27" name="TemplateUrl">
    <vt:lpwstr/>
  </property>
  <property fmtid="{D5CDD505-2E9C-101B-9397-08002B2CF9AE}" pid="28" name="MediaServiceImageTags">
    <vt:lpwstr/>
  </property>
</Properties>
</file>