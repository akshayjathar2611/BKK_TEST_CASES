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AA372E" w14:textId="797E6720" w:rsidR="004D61A0" w:rsidRPr="00243854" w:rsidRDefault="00D730E7">
      <w:pPr>
        <w:pStyle w:val="Header"/>
        <w:tabs>
          <w:tab w:val="clear" w:pos="4320"/>
          <w:tab w:val="clear" w:pos="8640"/>
        </w:tabs>
        <w:rPr>
          <w:rFonts w:cs="Arial"/>
          <w:rPrChange w:id="1" w:author="Batra Yogesh (EXT)" w:date="2018-04-13T13:04:00Z">
            <w:rPr>
              <w:rFonts w:asciiTheme="minorHAnsi" w:hAnsiTheme="minorHAnsi"/>
            </w:rPr>
          </w:rPrChange>
        </w:rPr>
      </w:pPr>
      <w:r w:rsidRPr="00243854">
        <w:rPr>
          <w:rFonts w:cs="Arial"/>
          <w:noProof/>
        </w:rPr>
        <w:drawing>
          <wp:inline distT="0" distB="0" distL="0" distR="0" wp14:anchorId="01471F27" wp14:editId="4D831190">
            <wp:extent cx="5943600" cy="781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ergy_Component_One_EC_Program_Brand_Banner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A372F" w14:textId="77777777" w:rsidR="004D61A0" w:rsidRPr="00243854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2" w:author="Batra Yogesh (EXT)" w:date="2018-04-13T13:04:00Z">
            <w:rPr>
              <w:rFonts w:asciiTheme="minorHAnsi" w:hAnsiTheme="minorHAnsi"/>
            </w:rPr>
          </w:rPrChange>
        </w:rPr>
      </w:pPr>
    </w:p>
    <w:p w14:paraId="0BAA3730" w14:textId="77777777" w:rsidR="004D61A0" w:rsidRPr="00243854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3" w:author="Batra Yogesh (EXT)" w:date="2018-04-13T13:04:00Z">
            <w:rPr>
              <w:rFonts w:asciiTheme="minorHAnsi" w:hAnsiTheme="minorHAnsi"/>
            </w:rPr>
          </w:rPrChange>
        </w:rPr>
      </w:pPr>
    </w:p>
    <w:p w14:paraId="0BAA3731" w14:textId="77777777" w:rsidR="004D61A0" w:rsidRPr="00243854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4" w:author="Batra Yogesh (EXT)" w:date="2018-04-13T13:04:00Z">
            <w:rPr>
              <w:rFonts w:asciiTheme="minorHAnsi" w:hAnsiTheme="minorHAnsi"/>
            </w:rPr>
          </w:rPrChange>
        </w:rPr>
      </w:pPr>
    </w:p>
    <w:p w14:paraId="0BAA3732" w14:textId="77777777" w:rsidR="004D61A0" w:rsidRPr="00243854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5" w:author="Batra Yogesh (EXT)" w:date="2018-04-13T13:04:00Z">
            <w:rPr>
              <w:rFonts w:asciiTheme="minorHAnsi" w:hAnsiTheme="minorHAnsi"/>
            </w:rPr>
          </w:rPrChange>
        </w:rPr>
      </w:pPr>
    </w:p>
    <w:p w14:paraId="0BAA3733" w14:textId="77777777" w:rsidR="004D61A0" w:rsidRPr="00243854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6" w:author="Batra Yogesh (EXT)" w:date="2018-04-13T13:04:00Z">
            <w:rPr>
              <w:rFonts w:asciiTheme="minorHAnsi" w:hAnsiTheme="minorHAnsi"/>
            </w:rPr>
          </w:rPrChange>
        </w:rPr>
      </w:pPr>
    </w:p>
    <w:p w14:paraId="0BAA3734" w14:textId="77777777" w:rsidR="004D61A0" w:rsidRPr="00243854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7" w:author="Batra Yogesh (EXT)" w:date="2018-04-13T13:04:00Z">
            <w:rPr>
              <w:rFonts w:asciiTheme="minorHAnsi" w:hAnsiTheme="minorHAnsi"/>
            </w:rPr>
          </w:rPrChange>
        </w:rPr>
      </w:pPr>
    </w:p>
    <w:p w14:paraId="0BAA3735" w14:textId="77777777" w:rsidR="004D61A0" w:rsidRPr="00243854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8" w:author="Batra Yogesh (EXT)" w:date="2018-04-13T13:04:00Z">
            <w:rPr>
              <w:rFonts w:asciiTheme="minorHAnsi" w:hAnsiTheme="minorHAnsi"/>
            </w:rPr>
          </w:rPrChange>
        </w:rPr>
      </w:pPr>
    </w:p>
    <w:p w14:paraId="0BAA3736" w14:textId="77777777" w:rsidR="004D61A0" w:rsidRPr="00243854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9" w:author="Batra Yogesh (EXT)" w:date="2018-04-13T13:04:00Z">
            <w:rPr>
              <w:rFonts w:asciiTheme="minorHAnsi" w:hAnsiTheme="minorHAnsi"/>
            </w:rPr>
          </w:rPrChange>
        </w:rPr>
      </w:pPr>
    </w:p>
    <w:p w14:paraId="0BAA3737" w14:textId="77777777" w:rsidR="004D61A0" w:rsidRPr="00243854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10" w:author="Batra Yogesh (EXT)" w:date="2018-04-13T13:04:00Z">
            <w:rPr>
              <w:rFonts w:asciiTheme="minorHAnsi" w:hAnsiTheme="minorHAnsi"/>
            </w:rPr>
          </w:rPrChange>
        </w:rPr>
      </w:pPr>
    </w:p>
    <w:p w14:paraId="0BAA3738" w14:textId="77777777" w:rsidR="004D61A0" w:rsidRPr="00243854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11" w:author="Batra Yogesh (EXT)" w:date="2018-04-13T13:04:00Z">
            <w:rPr>
              <w:rFonts w:asciiTheme="minorHAnsi" w:hAnsiTheme="minorHAnsi"/>
            </w:rPr>
          </w:rPrChange>
        </w:rPr>
      </w:pPr>
    </w:p>
    <w:p w14:paraId="0BAA3739" w14:textId="77777777" w:rsidR="004D61A0" w:rsidRPr="00243854" w:rsidRDefault="004D61A0">
      <w:pPr>
        <w:pStyle w:val="Header"/>
        <w:tabs>
          <w:tab w:val="clear" w:pos="4320"/>
          <w:tab w:val="clear" w:pos="8640"/>
        </w:tabs>
        <w:rPr>
          <w:rFonts w:cs="Arial"/>
        </w:rPr>
      </w:pPr>
    </w:p>
    <w:p w14:paraId="0BAA373A" w14:textId="578B77FA" w:rsidR="004D61A0" w:rsidRPr="00243854" w:rsidRDefault="00D730E7">
      <w:pPr>
        <w:pStyle w:val="Title"/>
        <w:rPr>
          <w:rFonts w:cs="Arial"/>
          <w:color w:val="3399FF"/>
          <w:sz w:val="52"/>
          <w:szCs w:val="52"/>
        </w:rPr>
      </w:pPr>
      <w:r w:rsidRPr="00243854">
        <w:rPr>
          <w:rFonts w:cs="Arial"/>
          <w:color w:val="3399FF"/>
          <w:sz w:val="52"/>
          <w:szCs w:val="52"/>
        </w:rPr>
        <w:t xml:space="preserve">EC Upgrade </w:t>
      </w:r>
      <w:r w:rsidR="004B591A" w:rsidRPr="00243854">
        <w:rPr>
          <w:rFonts w:cs="Arial"/>
          <w:color w:val="3399FF"/>
          <w:sz w:val="52"/>
          <w:szCs w:val="52"/>
        </w:rPr>
        <w:t>BKK</w:t>
      </w:r>
      <w:r w:rsidRPr="00243854">
        <w:rPr>
          <w:rFonts w:cs="Arial"/>
          <w:color w:val="3399FF"/>
          <w:sz w:val="52"/>
          <w:szCs w:val="52"/>
        </w:rPr>
        <w:t xml:space="preserve"> </w:t>
      </w:r>
      <w:r w:rsidR="004D61A0" w:rsidRPr="00243854">
        <w:rPr>
          <w:rFonts w:cs="Arial"/>
          <w:color w:val="3399FF"/>
          <w:sz w:val="52"/>
          <w:szCs w:val="52"/>
        </w:rPr>
        <w:t>Use Case</w:t>
      </w:r>
    </w:p>
    <w:p w14:paraId="0BAA373B" w14:textId="77777777" w:rsidR="004D61A0" w:rsidRPr="00243854" w:rsidRDefault="004D61A0">
      <w:pPr>
        <w:jc w:val="center"/>
        <w:rPr>
          <w:rFonts w:cs="Arial"/>
        </w:rPr>
      </w:pPr>
    </w:p>
    <w:p w14:paraId="0BAA373C" w14:textId="77777777" w:rsidR="007C0F5B" w:rsidRPr="00243854" w:rsidRDefault="007C0F5B">
      <w:pPr>
        <w:jc w:val="center"/>
        <w:rPr>
          <w:rFonts w:cs="Arial"/>
        </w:rPr>
      </w:pPr>
    </w:p>
    <w:p w14:paraId="0BAA373D" w14:textId="77777777" w:rsidR="007C0F5B" w:rsidRPr="00243854" w:rsidRDefault="007C0F5B">
      <w:pPr>
        <w:jc w:val="center"/>
        <w:rPr>
          <w:rFonts w:cs="Arial"/>
        </w:rPr>
      </w:pPr>
    </w:p>
    <w:p w14:paraId="0BAA373E" w14:textId="77777777" w:rsidR="007C0F5B" w:rsidRPr="00243854" w:rsidRDefault="004D61A0">
      <w:pPr>
        <w:pStyle w:val="BodyText"/>
        <w:rPr>
          <w:rFonts w:cs="Arial"/>
          <w:color w:val="3399FF"/>
        </w:rPr>
      </w:pPr>
      <w:r w:rsidRPr="00243854">
        <w:rPr>
          <w:rFonts w:cs="Arial"/>
          <w:b/>
          <w:color w:val="3399FF"/>
        </w:rPr>
        <w:t>Project Name</w:t>
      </w:r>
    </w:p>
    <w:p w14:paraId="0BAA373F" w14:textId="361DA94D" w:rsidR="00EF4239" w:rsidRPr="00243854" w:rsidRDefault="004B591A">
      <w:pPr>
        <w:pStyle w:val="BodyText"/>
        <w:rPr>
          <w:rFonts w:cs="Arial"/>
          <w:color w:val="3399FF"/>
        </w:rPr>
      </w:pPr>
      <w:r w:rsidRPr="00243854">
        <w:rPr>
          <w:rFonts w:cs="Arial"/>
          <w:color w:val="3399FF"/>
        </w:rPr>
        <w:t>BKK</w:t>
      </w:r>
      <w:r w:rsidR="00645ABA" w:rsidRPr="00243854">
        <w:rPr>
          <w:rFonts w:cs="Arial"/>
          <w:color w:val="3399FF"/>
        </w:rPr>
        <w:t xml:space="preserve"> </w:t>
      </w:r>
      <w:ins w:id="12" w:author="Batra Yogesh (EXT)" w:date="2018-04-13T16:38:00Z">
        <w:r w:rsidR="005B2F22">
          <w:rPr>
            <w:rFonts w:cs="Arial"/>
            <w:color w:val="3399FF"/>
          </w:rPr>
          <w:t xml:space="preserve">11.2 </w:t>
        </w:r>
      </w:ins>
      <w:r w:rsidR="00FA58CA" w:rsidRPr="00243854">
        <w:rPr>
          <w:rFonts w:cs="Arial"/>
          <w:color w:val="3399FF"/>
        </w:rPr>
        <w:t>Project</w:t>
      </w:r>
      <w:r w:rsidR="000A438C" w:rsidRPr="00243854">
        <w:rPr>
          <w:rFonts w:cs="Arial"/>
          <w:color w:val="3399FF"/>
        </w:rPr>
        <w:t xml:space="preserve"> </w:t>
      </w:r>
      <w:r w:rsidR="002A6A74" w:rsidRPr="00243854">
        <w:rPr>
          <w:rFonts w:cs="Arial"/>
          <w:color w:val="3399FF"/>
        </w:rPr>
        <w:t>Energy Components</w:t>
      </w:r>
    </w:p>
    <w:p w14:paraId="0BAA3740" w14:textId="77777777" w:rsidR="004D61A0" w:rsidRPr="00243854" w:rsidRDefault="004D61A0">
      <w:pPr>
        <w:pStyle w:val="BodyText"/>
        <w:rPr>
          <w:rFonts w:cs="Arial"/>
          <w:color w:val="3399FF"/>
        </w:rPr>
      </w:pPr>
    </w:p>
    <w:p w14:paraId="0BAA3741" w14:textId="77777777" w:rsidR="007C0F5B" w:rsidRPr="00243854" w:rsidRDefault="004D61A0">
      <w:pPr>
        <w:jc w:val="center"/>
        <w:rPr>
          <w:rFonts w:cs="Arial"/>
          <w:color w:val="3399FF"/>
        </w:rPr>
      </w:pPr>
      <w:r w:rsidRPr="00243854">
        <w:rPr>
          <w:rFonts w:cs="Arial"/>
          <w:b/>
          <w:color w:val="3399FF"/>
        </w:rPr>
        <w:t>Use-Case Name</w:t>
      </w:r>
    </w:p>
    <w:p w14:paraId="0BAA3742" w14:textId="5DCC58D9" w:rsidR="004D61A0" w:rsidRPr="00243854" w:rsidRDefault="004B591A">
      <w:pPr>
        <w:jc w:val="center"/>
        <w:rPr>
          <w:rFonts w:cs="Arial"/>
          <w:color w:val="3399FF"/>
        </w:rPr>
      </w:pPr>
      <w:r w:rsidRPr="00243854">
        <w:rPr>
          <w:rFonts w:cs="Arial"/>
          <w:color w:val="3399FF"/>
        </w:rPr>
        <w:t>BKK_UC44</w:t>
      </w:r>
      <w:r w:rsidR="000D33FC" w:rsidRPr="00243854">
        <w:rPr>
          <w:rFonts w:cs="Arial"/>
          <w:color w:val="3399FF"/>
        </w:rPr>
        <w:t xml:space="preserve"> –</w:t>
      </w:r>
      <w:r w:rsidR="00073917" w:rsidRPr="00243854">
        <w:rPr>
          <w:rFonts w:cs="Arial"/>
          <w:color w:val="3399FF"/>
        </w:rPr>
        <w:t xml:space="preserve"> </w:t>
      </w:r>
      <w:r w:rsidRPr="00243854">
        <w:rPr>
          <w:rFonts w:cs="Arial"/>
          <w:color w:val="3399FF"/>
        </w:rPr>
        <w:t>Maintain</w:t>
      </w:r>
      <w:r w:rsidR="00073917" w:rsidRPr="00243854">
        <w:rPr>
          <w:rFonts w:cs="Arial"/>
          <w:color w:val="3399FF"/>
        </w:rPr>
        <w:t>Perforation Interval Split</w:t>
      </w:r>
      <w:r w:rsidR="004D61A0" w:rsidRPr="00243854">
        <w:rPr>
          <w:rFonts w:cs="Arial"/>
          <w:color w:val="3399FF"/>
        </w:rPr>
        <w:br/>
      </w:r>
    </w:p>
    <w:p w14:paraId="0BAA3743" w14:textId="77777777" w:rsidR="007C0F5B" w:rsidRPr="00243854" w:rsidRDefault="004D61A0" w:rsidP="00B107D1">
      <w:pPr>
        <w:jc w:val="center"/>
        <w:rPr>
          <w:rFonts w:cs="Arial"/>
          <w:color w:val="3399FF"/>
        </w:rPr>
      </w:pPr>
      <w:r w:rsidRPr="00243854">
        <w:rPr>
          <w:rFonts w:cs="Arial"/>
          <w:b/>
          <w:color w:val="3399FF"/>
        </w:rPr>
        <w:t>Origination Date</w:t>
      </w:r>
    </w:p>
    <w:p w14:paraId="0BAA3744" w14:textId="798C1A68" w:rsidR="004D61A0" w:rsidRPr="00243854" w:rsidRDefault="004B591A" w:rsidP="00B107D1">
      <w:pPr>
        <w:jc w:val="center"/>
        <w:rPr>
          <w:rFonts w:cs="Arial"/>
          <w:color w:val="3399FF"/>
        </w:rPr>
      </w:pPr>
      <w:r w:rsidRPr="00243854">
        <w:rPr>
          <w:rFonts w:cs="Arial"/>
          <w:color w:val="3399FF"/>
        </w:rPr>
        <w:t>28-Dec-2017</w:t>
      </w:r>
    </w:p>
    <w:p w14:paraId="0BAA3745" w14:textId="77777777" w:rsidR="004D61A0" w:rsidRPr="00243854" w:rsidRDefault="004D61A0">
      <w:pPr>
        <w:rPr>
          <w:rFonts w:cs="Arial"/>
        </w:rPr>
      </w:pPr>
    </w:p>
    <w:p w14:paraId="0BAA3746" w14:textId="77777777" w:rsidR="004D61A0" w:rsidRPr="00243854" w:rsidRDefault="004D61A0">
      <w:pPr>
        <w:rPr>
          <w:rFonts w:cs="Arial"/>
        </w:rPr>
      </w:pPr>
    </w:p>
    <w:p w14:paraId="0BAA3747" w14:textId="77777777" w:rsidR="004D61A0" w:rsidRPr="00243854" w:rsidRDefault="004D61A0">
      <w:pPr>
        <w:rPr>
          <w:rFonts w:cs="Arial"/>
        </w:rPr>
      </w:pPr>
    </w:p>
    <w:p w14:paraId="0BAA3748" w14:textId="77777777" w:rsidR="004D61A0" w:rsidRPr="00243854" w:rsidRDefault="004D61A0">
      <w:pPr>
        <w:rPr>
          <w:rFonts w:cs="Arial"/>
        </w:rPr>
      </w:pPr>
    </w:p>
    <w:p w14:paraId="0BAA3749" w14:textId="77777777" w:rsidR="004D61A0" w:rsidRPr="00243854" w:rsidRDefault="004D61A0">
      <w:pPr>
        <w:rPr>
          <w:rFonts w:cs="Arial"/>
        </w:rPr>
      </w:pPr>
    </w:p>
    <w:p w14:paraId="0BAA374A" w14:textId="77777777" w:rsidR="004D61A0" w:rsidRPr="00243854" w:rsidRDefault="004D61A0">
      <w:pPr>
        <w:rPr>
          <w:rFonts w:cs="Arial"/>
        </w:rPr>
      </w:pPr>
    </w:p>
    <w:p w14:paraId="0BAA374B" w14:textId="77777777" w:rsidR="004D61A0" w:rsidRPr="00243854" w:rsidRDefault="004D61A0">
      <w:pPr>
        <w:rPr>
          <w:rFonts w:cs="Arial"/>
        </w:rPr>
      </w:pPr>
    </w:p>
    <w:p w14:paraId="0BAA374C" w14:textId="77777777" w:rsidR="004D61A0" w:rsidRPr="00243854" w:rsidRDefault="004D61A0">
      <w:pPr>
        <w:rPr>
          <w:rFonts w:cs="Arial"/>
        </w:rPr>
      </w:pPr>
    </w:p>
    <w:p w14:paraId="0BAA374D" w14:textId="77777777" w:rsidR="004D61A0" w:rsidRPr="00243854" w:rsidRDefault="004D61A0">
      <w:pPr>
        <w:rPr>
          <w:rFonts w:cs="Arial"/>
        </w:rPr>
      </w:pPr>
    </w:p>
    <w:p w14:paraId="0BAA374E" w14:textId="77777777" w:rsidR="004D61A0" w:rsidRPr="00243854" w:rsidRDefault="004D61A0">
      <w:pPr>
        <w:rPr>
          <w:rFonts w:cs="Arial"/>
        </w:rPr>
      </w:pPr>
    </w:p>
    <w:p w14:paraId="0BAA374F" w14:textId="6CFFAA3C" w:rsidR="007C0F5B" w:rsidRPr="00243854" w:rsidRDefault="007C0F5B">
      <w:pPr>
        <w:rPr>
          <w:rFonts w:cs="Arial"/>
        </w:rPr>
      </w:pPr>
    </w:p>
    <w:p w14:paraId="2732B955" w14:textId="66A6EA67" w:rsidR="004842BE" w:rsidRPr="00243854" w:rsidRDefault="004842BE">
      <w:pPr>
        <w:rPr>
          <w:rFonts w:cs="Arial"/>
        </w:rPr>
      </w:pPr>
    </w:p>
    <w:p w14:paraId="2C7B6E53" w14:textId="55393660" w:rsidR="004842BE" w:rsidRPr="00243854" w:rsidRDefault="004842BE">
      <w:pPr>
        <w:rPr>
          <w:rFonts w:cs="Arial"/>
        </w:rPr>
      </w:pPr>
    </w:p>
    <w:p w14:paraId="0EE7EE46" w14:textId="40C93B12" w:rsidR="004842BE" w:rsidRPr="00243854" w:rsidRDefault="004842BE">
      <w:pPr>
        <w:rPr>
          <w:rFonts w:cs="Arial"/>
        </w:rPr>
      </w:pPr>
    </w:p>
    <w:p w14:paraId="02EBE86D" w14:textId="64E3ACC9" w:rsidR="004842BE" w:rsidRPr="00243854" w:rsidRDefault="004842BE">
      <w:pPr>
        <w:rPr>
          <w:rFonts w:cs="Arial"/>
        </w:rPr>
      </w:pPr>
    </w:p>
    <w:p w14:paraId="0D687F34" w14:textId="758FE069" w:rsidR="004842BE" w:rsidRPr="00243854" w:rsidRDefault="004842BE">
      <w:pPr>
        <w:rPr>
          <w:rFonts w:cs="Arial"/>
        </w:rPr>
      </w:pPr>
    </w:p>
    <w:p w14:paraId="2BA113BB" w14:textId="18611C93" w:rsidR="004842BE" w:rsidRPr="00243854" w:rsidRDefault="004842BE">
      <w:pPr>
        <w:rPr>
          <w:rFonts w:cs="Arial"/>
        </w:rPr>
      </w:pPr>
    </w:p>
    <w:p w14:paraId="6091F7BC" w14:textId="72ACAE4F" w:rsidR="004842BE" w:rsidRPr="00243854" w:rsidRDefault="004842BE">
      <w:pPr>
        <w:rPr>
          <w:rFonts w:cs="Arial"/>
        </w:rPr>
      </w:pPr>
    </w:p>
    <w:p w14:paraId="65A7F094" w14:textId="4CCD3BDB" w:rsidR="004842BE" w:rsidRPr="00243854" w:rsidRDefault="004842BE">
      <w:pPr>
        <w:rPr>
          <w:rFonts w:cs="Arial"/>
        </w:rPr>
      </w:pPr>
    </w:p>
    <w:p w14:paraId="787E0E68" w14:textId="1B24DE55" w:rsidR="004842BE" w:rsidRPr="00243854" w:rsidRDefault="004842BE">
      <w:pPr>
        <w:rPr>
          <w:rFonts w:cs="Arial"/>
        </w:rPr>
      </w:pPr>
    </w:p>
    <w:p w14:paraId="70722A6F" w14:textId="38EB9068" w:rsidR="004842BE" w:rsidRPr="00243854" w:rsidRDefault="004842BE">
      <w:pPr>
        <w:rPr>
          <w:rFonts w:cs="Arial"/>
        </w:rPr>
      </w:pPr>
    </w:p>
    <w:p w14:paraId="400FC35E" w14:textId="25C90E82" w:rsidR="004842BE" w:rsidRPr="00243854" w:rsidRDefault="004842BE">
      <w:pPr>
        <w:rPr>
          <w:rFonts w:cs="Arial"/>
        </w:rPr>
      </w:pPr>
    </w:p>
    <w:p w14:paraId="2D3E5E7B" w14:textId="77777777" w:rsidR="004842BE" w:rsidRPr="00243854" w:rsidRDefault="004842BE">
      <w:pPr>
        <w:rPr>
          <w:rFonts w:cs="Arial"/>
        </w:rPr>
      </w:pPr>
    </w:p>
    <w:p w14:paraId="0BAA3750" w14:textId="6AA61E55" w:rsidR="004D61A0" w:rsidRPr="00243854" w:rsidDel="00B30635" w:rsidRDefault="004D61A0" w:rsidP="00447470">
      <w:pPr>
        <w:rPr>
          <w:moveFrom w:id="13" w:author="Shah Ashay" w:date="2018-04-16T17:12:00Z"/>
          <w:rFonts w:cs="Arial"/>
        </w:rPr>
      </w:pPr>
      <w:moveFromRangeStart w:id="14" w:author="Shah Ashay" w:date="2018-04-16T17:12:00Z" w:name="move511662055"/>
      <w:moveFrom w:id="15" w:author="Shah Ashay" w:date="2018-04-16T17:12:00Z">
        <w:r w:rsidRPr="00243854" w:rsidDel="00B30635">
          <w:rPr>
            <w:rFonts w:cs="Arial"/>
          </w:rPr>
          <w:t>Revision History</w:t>
        </w:r>
      </w:moveFrom>
    </w:p>
    <w:moveFromRangeEnd w:id="14"/>
    <w:p w14:paraId="7F2054FB" w14:textId="77777777" w:rsidR="00B30635" w:rsidRPr="00243854" w:rsidRDefault="00B30635" w:rsidP="00B30635">
      <w:pPr>
        <w:rPr>
          <w:moveTo w:id="16" w:author="Shah Ashay" w:date="2018-04-16T17:12:00Z"/>
          <w:rFonts w:cs="Arial"/>
        </w:rPr>
      </w:pPr>
      <w:moveToRangeStart w:id="17" w:author="Shah Ashay" w:date="2018-04-16T17:12:00Z" w:name="move511662055"/>
      <w:moveTo w:id="18" w:author="Shah Ashay" w:date="2018-04-16T17:12:00Z">
        <w:r w:rsidRPr="00243854">
          <w:rPr>
            <w:rFonts w:cs="Arial"/>
          </w:rPr>
          <w:t>Revision History</w:t>
        </w:r>
      </w:moveTo>
    </w:p>
    <w:moveToRangeEnd w:id="17"/>
    <w:p w14:paraId="0BAA3751" w14:textId="42814ED2" w:rsidR="004D61A0" w:rsidRPr="00243854" w:rsidRDefault="00B30635">
      <w:pPr>
        <w:rPr>
          <w:rFonts w:cs="Arial"/>
        </w:rPr>
      </w:pPr>
      <w:ins w:id="19" w:author="Shah Ashay" w:date="2018-04-16T17:12:00Z">
        <w:r>
          <w:rPr>
            <w:rFonts w:cs="Arial"/>
          </w:rPr>
          <w:lastRenderedPageBreak/>
          <w:t xml:space="preserve"> </w:t>
        </w:r>
      </w:ins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  <w:tblPrChange w:id="20" w:author="Shah Ashay" w:date="2018-04-16T17:12:00Z">
          <w:tblPr>
            <w:tblW w:w="9535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000" w:firstRow="0" w:lastRow="0" w:firstColumn="0" w:lastColumn="0" w:noHBand="0" w:noVBand="0"/>
          </w:tblPr>
        </w:tblPrChange>
      </w:tblPr>
      <w:tblGrid>
        <w:gridCol w:w="1143"/>
        <w:gridCol w:w="1677"/>
        <w:gridCol w:w="2912"/>
        <w:gridCol w:w="1148"/>
        <w:gridCol w:w="1148"/>
        <w:gridCol w:w="1322"/>
        <w:tblGridChange w:id="21">
          <w:tblGrid>
            <w:gridCol w:w="1143"/>
            <w:gridCol w:w="22"/>
            <w:gridCol w:w="1655"/>
            <w:gridCol w:w="55"/>
            <w:gridCol w:w="2857"/>
            <w:gridCol w:w="113"/>
            <w:gridCol w:w="1035"/>
            <w:gridCol w:w="135"/>
            <w:gridCol w:w="1013"/>
            <w:gridCol w:w="157"/>
            <w:gridCol w:w="1165"/>
            <w:gridCol w:w="185"/>
          </w:tblGrid>
        </w:tblGridChange>
      </w:tblGrid>
      <w:tr w:rsidR="005F74A6" w:rsidRPr="00243854" w14:paraId="0BAA3756" w14:textId="5ED8BD66" w:rsidTr="00B30635">
        <w:trPr>
          <w:cantSplit/>
          <w:tblHeader/>
          <w:trPrChange w:id="22" w:author="Shah Ashay" w:date="2018-04-16T17:12:00Z">
            <w:trPr>
              <w:cantSplit/>
              <w:tblHeader/>
            </w:trPr>
          </w:trPrChange>
        </w:trPr>
        <w:tc>
          <w:tcPr>
            <w:tcW w:w="611" w:type="pct"/>
            <w:shd w:val="clear" w:color="auto" w:fill="3399FF"/>
            <w:tcPrChange w:id="23" w:author="Shah Ashay" w:date="2018-04-16T17:12:00Z">
              <w:tcPr>
                <w:tcW w:w="1165" w:type="dxa"/>
                <w:gridSpan w:val="2"/>
                <w:shd w:val="clear" w:color="auto" w:fill="3399FF"/>
              </w:tcPr>
            </w:tcPrChange>
          </w:tcPr>
          <w:p w14:paraId="0BAA3752" w14:textId="7C5064CA" w:rsidR="005F74A6" w:rsidRPr="00243854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243854">
              <w:rPr>
                <w:rFonts w:cs="Arial"/>
                <w:color w:val="FFFFFF" w:themeColor="background1"/>
              </w:rPr>
              <w:t>Revision</w:t>
            </w:r>
          </w:p>
        </w:tc>
        <w:tc>
          <w:tcPr>
            <w:tcW w:w="897" w:type="pct"/>
            <w:shd w:val="clear" w:color="auto" w:fill="3399FF"/>
            <w:tcPrChange w:id="24" w:author="Shah Ashay" w:date="2018-04-16T17:12:00Z">
              <w:tcPr>
                <w:tcW w:w="1710" w:type="dxa"/>
                <w:gridSpan w:val="2"/>
                <w:shd w:val="clear" w:color="auto" w:fill="3399FF"/>
              </w:tcPr>
            </w:tcPrChange>
          </w:tcPr>
          <w:p w14:paraId="0BAA3753" w14:textId="706486C2" w:rsidR="005F74A6" w:rsidRPr="00243854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243854">
              <w:rPr>
                <w:rFonts w:cs="Arial"/>
                <w:color w:val="FFFFFF" w:themeColor="background1"/>
              </w:rPr>
              <w:t>Date</w:t>
            </w:r>
          </w:p>
        </w:tc>
        <w:tc>
          <w:tcPr>
            <w:tcW w:w="1557" w:type="pct"/>
            <w:shd w:val="clear" w:color="auto" w:fill="3399FF"/>
            <w:tcPrChange w:id="25" w:author="Shah Ashay" w:date="2018-04-16T17:12:00Z">
              <w:tcPr>
                <w:tcW w:w="2970" w:type="dxa"/>
                <w:gridSpan w:val="2"/>
                <w:shd w:val="clear" w:color="auto" w:fill="3399FF"/>
              </w:tcPr>
            </w:tcPrChange>
          </w:tcPr>
          <w:p w14:paraId="0BAA3754" w14:textId="77777777" w:rsidR="005F74A6" w:rsidRPr="00243854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243854">
              <w:rPr>
                <w:rFonts w:cs="Arial"/>
                <w:color w:val="FFFFFF" w:themeColor="background1"/>
              </w:rPr>
              <w:t>Description</w:t>
            </w:r>
          </w:p>
        </w:tc>
        <w:tc>
          <w:tcPr>
            <w:tcW w:w="614" w:type="pct"/>
            <w:shd w:val="clear" w:color="auto" w:fill="3399FF"/>
            <w:tcPrChange w:id="26" w:author="Shah Ashay" w:date="2018-04-16T17:12:00Z">
              <w:tcPr>
                <w:tcW w:w="1170" w:type="dxa"/>
                <w:gridSpan w:val="2"/>
                <w:shd w:val="clear" w:color="auto" w:fill="3399FF"/>
              </w:tcPr>
            </w:tcPrChange>
          </w:tcPr>
          <w:p w14:paraId="3FA9A84F" w14:textId="77777777" w:rsidR="005F74A6" w:rsidRPr="00243854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243854">
              <w:rPr>
                <w:rFonts w:cs="Arial"/>
                <w:color w:val="FFFFFF" w:themeColor="background1"/>
              </w:rPr>
              <w:t>Prepared</w:t>
            </w:r>
          </w:p>
          <w:p w14:paraId="0BAA3755" w14:textId="24CB89A3" w:rsidR="005F74A6" w:rsidRPr="00243854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243854">
              <w:rPr>
                <w:rFonts w:cs="Arial"/>
                <w:color w:val="FFFFFF" w:themeColor="background1"/>
              </w:rPr>
              <w:t>by</w:t>
            </w:r>
          </w:p>
        </w:tc>
        <w:tc>
          <w:tcPr>
            <w:tcW w:w="614" w:type="pct"/>
            <w:shd w:val="clear" w:color="auto" w:fill="3399FF"/>
            <w:tcPrChange w:id="27" w:author="Shah Ashay" w:date="2018-04-16T17:12:00Z">
              <w:tcPr>
                <w:tcW w:w="1170" w:type="dxa"/>
                <w:gridSpan w:val="2"/>
                <w:shd w:val="clear" w:color="auto" w:fill="3399FF"/>
              </w:tcPr>
            </w:tcPrChange>
          </w:tcPr>
          <w:p w14:paraId="2279381B" w14:textId="77777777" w:rsidR="005F74A6" w:rsidRPr="00243854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243854">
              <w:rPr>
                <w:rFonts w:cs="Arial"/>
                <w:color w:val="FFFFFF" w:themeColor="background1"/>
              </w:rPr>
              <w:t>Checked</w:t>
            </w:r>
          </w:p>
          <w:p w14:paraId="6407E4C1" w14:textId="0BC8493E" w:rsidR="005F74A6" w:rsidRPr="00243854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243854">
              <w:rPr>
                <w:rFonts w:cs="Arial"/>
                <w:color w:val="FFFFFF" w:themeColor="background1"/>
              </w:rPr>
              <w:t>by</w:t>
            </w:r>
          </w:p>
        </w:tc>
        <w:tc>
          <w:tcPr>
            <w:tcW w:w="707" w:type="pct"/>
            <w:shd w:val="clear" w:color="auto" w:fill="3399FF"/>
            <w:tcPrChange w:id="28" w:author="Shah Ashay" w:date="2018-04-16T17:12:00Z">
              <w:tcPr>
                <w:tcW w:w="1350" w:type="dxa"/>
                <w:gridSpan w:val="2"/>
                <w:shd w:val="clear" w:color="auto" w:fill="3399FF"/>
              </w:tcPr>
            </w:tcPrChange>
          </w:tcPr>
          <w:p w14:paraId="69284D3A" w14:textId="3EEBDEA0" w:rsidR="005F74A6" w:rsidRPr="00243854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243854">
              <w:rPr>
                <w:rFonts w:cs="Arial"/>
                <w:color w:val="FFFFFF" w:themeColor="background1"/>
              </w:rPr>
              <w:t>Approved by</w:t>
            </w:r>
          </w:p>
        </w:tc>
      </w:tr>
      <w:tr w:rsidR="005F74A6" w:rsidRPr="00243854" w14:paraId="0BAA375B" w14:textId="2375FBD8" w:rsidTr="00B30635">
        <w:trPr>
          <w:cantSplit/>
          <w:trPrChange w:id="29" w:author="Shah Ashay" w:date="2018-04-16T17:12:00Z">
            <w:trPr>
              <w:cantSplit/>
            </w:trPr>
          </w:trPrChange>
        </w:trPr>
        <w:tc>
          <w:tcPr>
            <w:tcW w:w="611" w:type="pct"/>
            <w:tcPrChange w:id="30" w:author="Shah Ashay" w:date="2018-04-16T17:12:00Z">
              <w:tcPr>
                <w:tcW w:w="1165" w:type="dxa"/>
                <w:gridSpan w:val="2"/>
              </w:tcPr>
            </w:tcPrChange>
          </w:tcPr>
          <w:p w14:paraId="0BAA3757" w14:textId="2FF9D20C" w:rsidR="005F74A6" w:rsidRPr="00243854" w:rsidRDefault="005F74A6" w:rsidP="005F74A6">
            <w:pPr>
              <w:jc w:val="center"/>
              <w:rPr>
                <w:rFonts w:cs="Arial"/>
                <w:sz w:val="20"/>
              </w:rPr>
            </w:pPr>
            <w:r w:rsidRPr="00243854">
              <w:rPr>
                <w:rFonts w:cs="Arial"/>
                <w:sz w:val="20"/>
              </w:rPr>
              <w:t>1</w:t>
            </w:r>
            <w:r w:rsidR="004842BE" w:rsidRPr="00243854">
              <w:rPr>
                <w:rFonts w:cs="Arial"/>
                <w:sz w:val="20"/>
              </w:rPr>
              <w:t>.0</w:t>
            </w:r>
          </w:p>
        </w:tc>
        <w:tc>
          <w:tcPr>
            <w:tcW w:w="897" w:type="pct"/>
            <w:tcPrChange w:id="31" w:author="Shah Ashay" w:date="2018-04-16T17:12:00Z">
              <w:tcPr>
                <w:tcW w:w="1710" w:type="dxa"/>
                <w:gridSpan w:val="2"/>
              </w:tcPr>
            </w:tcPrChange>
          </w:tcPr>
          <w:p w14:paraId="0BAA3758" w14:textId="74B77961" w:rsidR="005F74A6" w:rsidRPr="00243854" w:rsidRDefault="004B591A">
            <w:pPr>
              <w:jc w:val="center"/>
              <w:rPr>
                <w:rFonts w:cs="Arial"/>
                <w:sz w:val="20"/>
              </w:rPr>
            </w:pPr>
            <w:r w:rsidRPr="00243854">
              <w:rPr>
                <w:rFonts w:cs="Arial"/>
                <w:sz w:val="20"/>
              </w:rPr>
              <w:t>28-Dec-2017</w:t>
            </w:r>
          </w:p>
        </w:tc>
        <w:tc>
          <w:tcPr>
            <w:tcW w:w="1557" w:type="pct"/>
            <w:tcPrChange w:id="32" w:author="Shah Ashay" w:date="2018-04-16T17:12:00Z">
              <w:tcPr>
                <w:tcW w:w="2970" w:type="dxa"/>
                <w:gridSpan w:val="2"/>
              </w:tcPr>
            </w:tcPrChange>
          </w:tcPr>
          <w:p w14:paraId="0BAA3759" w14:textId="4F89353E" w:rsidR="005F74A6" w:rsidRPr="00243854" w:rsidRDefault="004842BE" w:rsidP="00B107D1">
            <w:pPr>
              <w:pStyle w:val="Header"/>
              <w:tabs>
                <w:tab w:val="clear" w:pos="4320"/>
                <w:tab w:val="clear" w:pos="8640"/>
              </w:tabs>
              <w:rPr>
                <w:rFonts w:cs="Arial"/>
                <w:sz w:val="20"/>
              </w:rPr>
            </w:pPr>
            <w:r w:rsidRPr="00243854">
              <w:rPr>
                <w:rFonts w:cs="Arial"/>
                <w:sz w:val="20"/>
              </w:rPr>
              <w:t>Draft of Use Case “</w:t>
            </w:r>
            <w:r w:rsidR="004B591A" w:rsidRPr="00243854">
              <w:rPr>
                <w:rFonts w:cs="Arial"/>
                <w:sz w:val="20"/>
              </w:rPr>
              <w:t>Maintain</w:t>
            </w:r>
            <w:r w:rsidR="00073917" w:rsidRPr="00243854">
              <w:rPr>
                <w:rFonts w:cs="Arial"/>
                <w:sz w:val="20"/>
              </w:rPr>
              <w:t>Perforation Interval Split</w:t>
            </w:r>
            <w:r w:rsidR="00734522" w:rsidRPr="00243854">
              <w:rPr>
                <w:rFonts w:cs="Arial"/>
                <w:sz w:val="20"/>
              </w:rPr>
              <w:t>”</w:t>
            </w:r>
          </w:p>
        </w:tc>
        <w:tc>
          <w:tcPr>
            <w:tcW w:w="614" w:type="pct"/>
            <w:tcPrChange w:id="33" w:author="Shah Ashay" w:date="2018-04-16T17:12:00Z">
              <w:tcPr>
                <w:tcW w:w="1170" w:type="dxa"/>
                <w:gridSpan w:val="2"/>
              </w:tcPr>
            </w:tcPrChange>
          </w:tcPr>
          <w:p w14:paraId="0BAA375A" w14:textId="19179784" w:rsidR="005F74A6" w:rsidRPr="00243854" w:rsidRDefault="004B591A">
            <w:pPr>
              <w:jc w:val="center"/>
              <w:rPr>
                <w:rFonts w:cs="Arial"/>
                <w:sz w:val="20"/>
              </w:rPr>
            </w:pPr>
            <w:r w:rsidRPr="00243854">
              <w:rPr>
                <w:rFonts w:cs="Arial"/>
                <w:sz w:val="20"/>
              </w:rPr>
              <w:t>Wirasak C.</w:t>
            </w:r>
          </w:p>
        </w:tc>
        <w:tc>
          <w:tcPr>
            <w:tcW w:w="614" w:type="pct"/>
            <w:tcPrChange w:id="34" w:author="Shah Ashay" w:date="2018-04-16T17:12:00Z">
              <w:tcPr>
                <w:tcW w:w="1170" w:type="dxa"/>
                <w:gridSpan w:val="2"/>
              </w:tcPr>
            </w:tcPrChange>
          </w:tcPr>
          <w:p w14:paraId="29DF2C40" w14:textId="77777777" w:rsidR="005F74A6" w:rsidRPr="00243854" w:rsidRDefault="005F74A6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707" w:type="pct"/>
            <w:tcPrChange w:id="35" w:author="Shah Ashay" w:date="2018-04-16T17:12:00Z">
              <w:tcPr>
                <w:tcW w:w="1350" w:type="dxa"/>
                <w:gridSpan w:val="2"/>
              </w:tcPr>
            </w:tcPrChange>
          </w:tcPr>
          <w:p w14:paraId="6A1BC662" w14:textId="1DDFB2E8" w:rsidR="005F74A6" w:rsidRPr="00243854" w:rsidRDefault="005F74A6">
            <w:pPr>
              <w:jc w:val="center"/>
              <w:rPr>
                <w:rFonts w:cs="Arial"/>
                <w:sz w:val="20"/>
              </w:rPr>
            </w:pPr>
          </w:p>
        </w:tc>
      </w:tr>
      <w:tr w:rsidR="005F74A6" w:rsidRPr="00243854" w14:paraId="0BAA3760" w14:textId="645D3AAF" w:rsidTr="00B30635">
        <w:trPr>
          <w:cantSplit/>
          <w:trPrChange w:id="36" w:author="Shah Ashay" w:date="2018-04-16T17:12:00Z">
            <w:trPr>
              <w:cantSplit/>
            </w:trPr>
          </w:trPrChange>
        </w:trPr>
        <w:tc>
          <w:tcPr>
            <w:tcW w:w="611" w:type="pct"/>
            <w:tcPrChange w:id="37" w:author="Shah Ashay" w:date="2018-04-16T17:12:00Z">
              <w:tcPr>
                <w:tcW w:w="1165" w:type="dxa"/>
                <w:gridSpan w:val="2"/>
              </w:tcPr>
            </w:tcPrChange>
          </w:tcPr>
          <w:p w14:paraId="0BAA375C" w14:textId="59A7574E" w:rsidR="005F74A6" w:rsidRPr="00243854" w:rsidRDefault="00F152AB">
            <w:pPr>
              <w:jc w:val="center"/>
              <w:rPr>
                <w:rFonts w:cs="Arial"/>
                <w:sz w:val="20"/>
              </w:rPr>
            </w:pPr>
            <w:ins w:id="38" w:author="Batra Yogesh (EXT)" w:date="2018-04-06T11:47:00Z">
              <w:r w:rsidRPr="00243854">
                <w:rPr>
                  <w:rFonts w:cs="Arial"/>
                  <w:sz w:val="20"/>
                </w:rPr>
                <w:t>1.1</w:t>
              </w:r>
            </w:ins>
          </w:p>
        </w:tc>
        <w:tc>
          <w:tcPr>
            <w:tcW w:w="897" w:type="pct"/>
            <w:tcPrChange w:id="39" w:author="Shah Ashay" w:date="2018-04-16T17:12:00Z">
              <w:tcPr>
                <w:tcW w:w="1710" w:type="dxa"/>
                <w:gridSpan w:val="2"/>
              </w:tcPr>
            </w:tcPrChange>
          </w:tcPr>
          <w:p w14:paraId="0BAA375D" w14:textId="03CD3DC1" w:rsidR="005F74A6" w:rsidRPr="00243854" w:rsidRDefault="00F152AB">
            <w:pPr>
              <w:jc w:val="center"/>
              <w:rPr>
                <w:rFonts w:cs="Arial"/>
                <w:sz w:val="20"/>
              </w:rPr>
            </w:pPr>
            <w:ins w:id="40" w:author="Batra Yogesh (EXT)" w:date="2018-04-06T11:47:00Z">
              <w:r w:rsidRPr="00243854">
                <w:rPr>
                  <w:rFonts w:cs="Arial"/>
                  <w:sz w:val="20"/>
                </w:rPr>
                <w:t>06-Apr-2018</w:t>
              </w:r>
            </w:ins>
          </w:p>
        </w:tc>
        <w:tc>
          <w:tcPr>
            <w:tcW w:w="1557" w:type="pct"/>
            <w:tcPrChange w:id="41" w:author="Shah Ashay" w:date="2018-04-16T17:12:00Z">
              <w:tcPr>
                <w:tcW w:w="2970" w:type="dxa"/>
                <w:gridSpan w:val="2"/>
              </w:tcPr>
            </w:tcPrChange>
          </w:tcPr>
          <w:p w14:paraId="0BAA375E" w14:textId="1444ABDB" w:rsidR="005F74A6" w:rsidRPr="00243854" w:rsidRDefault="00F152AB" w:rsidP="00B107D1">
            <w:pPr>
              <w:pStyle w:val="Header"/>
              <w:tabs>
                <w:tab w:val="clear" w:pos="4320"/>
                <w:tab w:val="clear" w:pos="8640"/>
              </w:tabs>
              <w:rPr>
                <w:rFonts w:cs="Arial"/>
                <w:sz w:val="20"/>
              </w:rPr>
            </w:pPr>
            <w:ins w:id="42" w:author="Batra Yogesh (EXT)" w:date="2018-04-06T11:47:00Z">
              <w:r w:rsidRPr="00243854">
                <w:rPr>
                  <w:rFonts w:cs="Arial"/>
                  <w:sz w:val="20"/>
                </w:rPr>
                <w:t>Updated as per EC 11.2</w:t>
              </w:r>
            </w:ins>
          </w:p>
        </w:tc>
        <w:tc>
          <w:tcPr>
            <w:tcW w:w="614" w:type="pct"/>
            <w:tcPrChange w:id="43" w:author="Shah Ashay" w:date="2018-04-16T17:12:00Z">
              <w:tcPr>
                <w:tcW w:w="1170" w:type="dxa"/>
                <w:gridSpan w:val="2"/>
              </w:tcPr>
            </w:tcPrChange>
          </w:tcPr>
          <w:p w14:paraId="0BAA375F" w14:textId="2981A828" w:rsidR="005F74A6" w:rsidRPr="00243854" w:rsidRDefault="00F152AB">
            <w:pPr>
              <w:jc w:val="center"/>
              <w:rPr>
                <w:rFonts w:cs="Arial"/>
                <w:sz w:val="20"/>
              </w:rPr>
            </w:pPr>
            <w:ins w:id="44" w:author="Batra Yogesh (EXT)" w:date="2018-04-06T11:47:00Z">
              <w:r w:rsidRPr="00243854">
                <w:rPr>
                  <w:rFonts w:cs="Arial"/>
                  <w:sz w:val="20"/>
                </w:rPr>
                <w:t>Tieto</w:t>
              </w:r>
            </w:ins>
          </w:p>
        </w:tc>
        <w:tc>
          <w:tcPr>
            <w:tcW w:w="614" w:type="pct"/>
            <w:tcPrChange w:id="45" w:author="Shah Ashay" w:date="2018-04-16T17:12:00Z">
              <w:tcPr>
                <w:tcW w:w="1170" w:type="dxa"/>
                <w:gridSpan w:val="2"/>
              </w:tcPr>
            </w:tcPrChange>
          </w:tcPr>
          <w:p w14:paraId="3A3230E3" w14:textId="77777777" w:rsidR="005F74A6" w:rsidRPr="00243854" w:rsidRDefault="005F74A6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707" w:type="pct"/>
            <w:tcPrChange w:id="46" w:author="Shah Ashay" w:date="2018-04-16T17:12:00Z">
              <w:tcPr>
                <w:tcW w:w="1350" w:type="dxa"/>
                <w:gridSpan w:val="2"/>
              </w:tcPr>
            </w:tcPrChange>
          </w:tcPr>
          <w:p w14:paraId="16DB2B6E" w14:textId="71B14F0A" w:rsidR="005F74A6" w:rsidRPr="00243854" w:rsidRDefault="005F74A6">
            <w:pPr>
              <w:jc w:val="center"/>
              <w:rPr>
                <w:rFonts w:cs="Arial"/>
                <w:sz w:val="20"/>
              </w:rPr>
            </w:pPr>
          </w:p>
        </w:tc>
      </w:tr>
      <w:tr w:rsidR="0068573E" w:rsidRPr="00243854" w14:paraId="741F2CAD" w14:textId="77777777" w:rsidTr="00B30635">
        <w:trPr>
          <w:cantSplit/>
          <w:ins w:id="47" w:author="Wirasak Chomphu" w:date="2020-07-02T16:27:00Z"/>
        </w:trPr>
        <w:tc>
          <w:tcPr>
            <w:tcW w:w="611" w:type="pct"/>
          </w:tcPr>
          <w:p w14:paraId="220814B7" w14:textId="5DCCEB0F" w:rsidR="0068573E" w:rsidRPr="00243854" w:rsidRDefault="0068573E" w:rsidP="0068573E">
            <w:pPr>
              <w:jc w:val="center"/>
              <w:rPr>
                <w:ins w:id="48" w:author="Wirasak Chomphu" w:date="2020-07-02T16:27:00Z"/>
                <w:rFonts w:cs="Arial"/>
                <w:sz w:val="20"/>
              </w:rPr>
            </w:pPr>
            <w:bookmarkStart w:id="49" w:name="_GoBack" w:colFirst="0" w:colLast="5"/>
            <w:ins w:id="50" w:author="Wirasak Chomphu" w:date="2020-07-02T16:27:00Z">
              <w:r>
                <w:rPr>
                  <w:rFonts w:cs="Arial"/>
                  <w:sz w:val="20"/>
                </w:rPr>
                <w:t>2</w:t>
              </w:r>
            </w:ins>
          </w:p>
        </w:tc>
        <w:tc>
          <w:tcPr>
            <w:tcW w:w="897" w:type="pct"/>
          </w:tcPr>
          <w:p w14:paraId="2B0F81B4" w14:textId="19627EA9" w:rsidR="0068573E" w:rsidRPr="00243854" w:rsidRDefault="0068573E" w:rsidP="0068573E">
            <w:pPr>
              <w:jc w:val="center"/>
              <w:rPr>
                <w:ins w:id="51" w:author="Wirasak Chomphu" w:date="2020-07-02T16:27:00Z"/>
                <w:rFonts w:cs="Arial"/>
                <w:sz w:val="20"/>
              </w:rPr>
            </w:pPr>
            <w:ins w:id="52" w:author="Wirasak Chomphu" w:date="2020-07-02T16:27:00Z">
              <w:r>
                <w:rPr>
                  <w:rFonts w:cs="Arial"/>
                  <w:sz w:val="20"/>
                </w:rPr>
                <w:t>2-July-2020</w:t>
              </w:r>
            </w:ins>
          </w:p>
        </w:tc>
        <w:tc>
          <w:tcPr>
            <w:tcW w:w="1557" w:type="pct"/>
          </w:tcPr>
          <w:p w14:paraId="0CEFAC56" w14:textId="72A1D58F" w:rsidR="0068573E" w:rsidRPr="00243854" w:rsidRDefault="0068573E" w:rsidP="0068573E">
            <w:pPr>
              <w:pStyle w:val="Header"/>
              <w:tabs>
                <w:tab w:val="clear" w:pos="4320"/>
                <w:tab w:val="clear" w:pos="8640"/>
              </w:tabs>
              <w:rPr>
                <w:ins w:id="53" w:author="Wirasak Chomphu" w:date="2020-07-02T16:27:00Z"/>
                <w:rFonts w:cs="Arial"/>
                <w:sz w:val="20"/>
              </w:rPr>
            </w:pPr>
            <w:ins w:id="54" w:author="Wirasak Chomphu" w:date="2020-07-02T16:27:00Z">
              <w:r>
                <w:rPr>
                  <w:rFonts w:cs="Arial"/>
                  <w:sz w:val="20"/>
                </w:rPr>
                <w:t>Thailand ECsasS</w:t>
              </w:r>
            </w:ins>
          </w:p>
        </w:tc>
        <w:tc>
          <w:tcPr>
            <w:tcW w:w="614" w:type="pct"/>
          </w:tcPr>
          <w:p w14:paraId="61B31FD4" w14:textId="458AC9AF" w:rsidR="0068573E" w:rsidRPr="00243854" w:rsidRDefault="0068573E" w:rsidP="0068573E">
            <w:pPr>
              <w:jc w:val="center"/>
              <w:rPr>
                <w:ins w:id="55" w:author="Wirasak Chomphu" w:date="2020-07-02T16:27:00Z"/>
                <w:rFonts w:cs="Arial"/>
                <w:sz w:val="20"/>
              </w:rPr>
            </w:pPr>
            <w:ins w:id="56" w:author="Wirasak Chomphu" w:date="2020-07-02T16:27:00Z">
              <w:r>
                <w:rPr>
                  <w:rFonts w:cs="Arial"/>
                  <w:sz w:val="20"/>
                </w:rPr>
                <w:t>Wirasak C.</w:t>
              </w:r>
            </w:ins>
          </w:p>
        </w:tc>
        <w:tc>
          <w:tcPr>
            <w:tcW w:w="614" w:type="pct"/>
          </w:tcPr>
          <w:p w14:paraId="2FD8F7E3" w14:textId="77777777" w:rsidR="0068573E" w:rsidRPr="00243854" w:rsidRDefault="0068573E" w:rsidP="0068573E">
            <w:pPr>
              <w:jc w:val="center"/>
              <w:rPr>
                <w:ins w:id="57" w:author="Wirasak Chomphu" w:date="2020-07-02T16:27:00Z"/>
                <w:rFonts w:cs="Arial"/>
                <w:sz w:val="20"/>
              </w:rPr>
            </w:pPr>
          </w:p>
        </w:tc>
        <w:tc>
          <w:tcPr>
            <w:tcW w:w="707" w:type="pct"/>
          </w:tcPr>
          <w:p w14:paraId="31AA7A36" w14:textId="77777777" w:rsidR="0068573E" w:rsidRPr="00243854" w:rsidRDefault="0068573E" w:rsidP="0068573E">
            <w:pPr>
              <w:jc w:val="center"/>
              <w:rPr>
                <w:ins w:id="58" w:author="Wirasak Chomphu" w:date="2020-07-02T16:27:00Z"/>
                <w:rFonts w:cs="Arial"/>
                <w:sz w:val="20"/>
              </w:rPr>
            </w:pPr>
          </w:p>
        </w:tc>
      </w:tr>
      <w:bookmarkEnd w:id="49"/>
      <w:tr w:rsidR="005F74A6" w:rsidRPr="00243854" w:rsidDel="00B30635" w14:paraId="0BAA3765" w14:textId="5E367422" w:rsidTr="00B30635">
        <w:trPr>
          <w:cantSplit/>
          <w:del w:id="59" w:author="Shah Ashay" w:date="2018-04-16T17:12:00Z"/>
          <w:trPrChange w:id="60" w:author="Shah Ashay" w:date="2018-04-16T17:12:00Z">
            <w:trPr>
              <w:cantSplit/>
            </w:trPr>
          </w:trPrChange>
        </w:trPr>
        <w:tc>
          <w:tcPr>
            <w:tcW w:w="611" w:type="pct"/>
            <w:tcPrChange w:id="61" w:author="Shah Ashay" w:date="2018-04-16T17:12:00Z">
              <w:tcPr>
                <w:tcW w:w="1165" w:type="dxa"/>
                <w:gridSpan w:val="2"/>
              </w:tcPr>
            </w:tcPrChange>
          </w:tcPr>
          <w:p w14:paraId="0BAA3761" w14:textId="3AE224E6" w:rsidR="005F74A6" w:rsidRPr="00243854" w:rsidDel="00B30635" w:rsidRDefault="005F74A6">
            <w:pPr>
              <w:jc w:val="center"/>
              <w:rPr>
                <w:del w:id="62" w:author="Shah Ashay" w:date="2018-04-16T17:12:00Z"/>
                <w:rFonts w:cs="Arial"/>
                <w:sz w:val="20"/>
              </w:rPr>
            </w:pPr>
          </w:p>
        </w:tc>
        <w:tc>
          <w:tcPr>
            <w:tcW w:w="897" w:type="pct"/>
            <w:tcPrChange w:id="63" w:author="Shah Ashay" w:date="2018-04-16T17:12:00Z">
              <w:tcPr>
                <w:tcW w:w="1710" w:type="dxa"/>
                <w:gridSpan w:val="2"/>
              </w:tcPr>
            </w:tcPrChange>
          </w:tcPr>
          <w:p w14:paraId="0BAA3762" w14:textId="10AE5A62" w:rsidR="005F74A6" w:rsidRPr="00243854" w:rsidDel="00B30635" w:rsidRDefault="005F74A6">
            <w:pPr>
              <w:jc w:val="center"/>
              <w:rPr>
                <w:del w:id="64" w:author="Shah Ashay" w:date="2018-04-16T17:12:00Z"/>
                <w:rFonts w:cs="Arial"/>
                <w:sz w:val="20"/>
              </w:rPr>
            </w:pPr>
          </w:p>
        </w:tc>
        <w:tc>
          <w:tcPr>
            <w:tcW w:w="1557" w:type="pct"/>
            <w:tcPrChange w:id="65" w:author="Shah Ashay" w:date="2018-04-16T17:12:00Z">
              <w:tcPr>
                <w:tcW w:w="2970" w:type="dxa"/>
                <w:gridSpan w:val="2"/>
              </w:tcPr>
            </w:tcPrChange>
          </w:tcPr>
          <w:p w14:paraId="0BAA3763" w14:textId="0BCE1861" w:rsidR="005F74A6" w:rsidRPr="00243854" w:rsidDel="00B30635" w:rsidRDefault="005F74A6" w:rsidP="00B107D1">
            <w:pPr>
              <w:pStyle w:val="Header"/>
              <w:tabs>
                <w:tab w:val="clear" w:pos="4320"/>
                <w:tab w:val="clear" w:pos="8640"/>
              </w:tabs>
              <w:rPr>
                <w:del w:id="66" w:author="Shah Ashay" w:date="2018-04-16T17:12:00Z"/>
                <w:rFonts w:cs="Arial"/>
                <w:sz w:val="20"/>
              </w:rPr>
            </w:pPr>
          </w:p>
        </w:tc>
        <w:tc>
          <w:tcPr>
            <w:tcW w:w="614" w:type="pct"/>
            <w:tcPrChange w:id="67" w:author="Shah Ashay" w:date="2018-04-16T17:12:00Z">
              <w:tcPr>
                <w:tcW w:w="1170" w:type="dxa"/>
                <w:gridSpan w:val="2"/>
              </w:tcPr>
            </w:tcPrChange>
          </w:tcPr>
          <w:p w14:paraId="0BAA3764" w14:textId="7C89EC3E" w:rsidR="005F74A6" w:rsidRPr="00243854" w:rsidDel="00B30635" w:rsidRDefault="005F74A6">
            <w:pPr>
              <w:jc w:val="center"/>
              <w:rPr>
                <w:del w:id="68" w:author="Shah Ashay" w:date="2018-04-16T17:12:00Z"/>
                <w:rFonts w:cs="Arial"/>
                <w:sz w:val="20"/>
              </w:rPr>
            </w:pPr>
          </w:p>
        </w:tc>
        <w:tc>
          <w:tcPr>
            <w:tcW w:w="614" w:type="pct"/>
            <w:tcPrChange w:id="69" w:author="Shah Ashay" w:date="2018-04-16T17:12:00Z">
              <w:tcPr>
                <w:tcW w:w="1170" w:type="dxa"/>
                <w:gridSpan w:val="2"/>
              </w:tcPr>
            </w:tcPrChange>
          </w:tcPr>
          <w:p w14:paraId="7F4C939B" w14:textId="523910C4" w:rsidR="005F74A6" w:rsidRPr="00243854" w:rsidDel="00B30635" w:rsidRDefault="005F74A6">
            <w:pPr>
              <w:jc w:val="center"/>
              <w:rPr>
                <w:del w:id="70" w:author="Shah Ashay" w:date="2018-04-16T17:12:00Z"/>
                <w:rFonts w:cs="Arial"/>
                <w:sz w:val="20"/>
              </w:rPr>
            </w:pPr>
          </w:p>
        </w:tc>
        <w:tc>
          <w:tcPr>
            <w:tcW w:w="707" w:type="pct"/>
            <w:tcPrChange w:id="71" w:author="Shah Ashay" w:date="2018-04-16T17:12:00Z">
              <w:tcPr>
                <w:tcW w:w="1350" w:type="dxa"/>
                <w:gridSpan w:val="2"/>
              </w:tcPr>
            </w:tcPrChange>
          </w:tcPr>
          <w:p w14:paraId="2220525C" w14:textId="72450DFC" w:rsidR="005F74A6" w:rsidRPr="00243854" w:rsidDel="00B30635" w:rsidRDefault="005F74A6">
            <w:pPr>
              <w:jc w:val="center"/>
              <w:rPr>
                <w:del w:id="72" w:author="Shah Ashay" w:date="2018-04-16T17:12:00Z"/>
                <w:rFonts w:cs="Arial"/>
                <w:sz w:val="20"/>
              </w:rPr>
            </w:pPr>
          </w:p>
        </w:tc>
      </w:tr>
      <w:tr w:rsidR="005F74A6" w:rsidRPr="00243854" w:rsidDel="00B30635" w14:paraId="0BAA376A" w14:textId="4CDFDADF" w:rsidTr="00B30635">
        <w:trPr>
          <w:cantSplit/>
          <w:del w:id="73" w:author="Shah Ashay" w:date="2018-04-16T17:12:00Z"/>
          <w:trPrChange w:id="74" w:author="Shah Ashay" w:date="2018-04-16T17:12:00Z">
            <w:trPr>
              <w:cantSplit/>
            </w:trPr>
          </w:trPrChange>
        </w:trPr>
        <w:tc>
          <w:tcPr>
            <w:tcW w:w="611" w:type="pct"/>
            <w:tcPrChange w:id="75" w:author="Shah Ashay" w:date="2018-04-16T17:12:00Z">
              <w:tcPr>
                <w:tcW w:w="1165" w:type="dxa"/>
                <w:gridSpan w:val="2"/>
              </w:tcPr>
            </w:tcPrChange>
          </w:tcPr>
          <w:p w14:paraId="0BAA3766" w14:textId="6A12124B" w:rsidR="005F74A6" w:rsidRPr="00243854" w:rsidDel="00B30635" w:rsidRDefault="005F74A6">
            <w:pPr>
              <w:jc w:val="center"/>
              <w:rPr>
                <w:del w:id="76" w:author="Shah Ashay" w:date="2018-04-16T17:12:00Z"/>
                <w:rFonts w:cs="Arial"/>
                <w:sz w:val="20"/>
              </w:rPr>
            </w:pPr>
          </w:p>
        </w:tc>
        <w:tc>
          <w:tcPr>
            <w:tcW w:w="897" w:type="pct"/>
            <w:tcPrChange w:id="77" w:author="Shah Ashay" w:date="2018-04-16T17:12:00Z">
              <w:tcPr>
                <w:tcW w:w="1710" w:type="dxa"/>
                <w:gridSpan w:val="2"/>
              </w:tcPr>
            </w:tcPrChange>
          </w:tcPr>
          <w:p w14:paraId="0BAA3767" w14:textId="5254AE32" w:rsidR="005F74A6" w:rsidRPr="00243854" w:rsidDel="00B30635" w:rsidRDefault="005F74A6">
            <w:pPr>
              <w:jc w:val="center"/>
              <w:rPr>
                <w:del w:id="78" w:author="Shah Ashay" w:date="2018-04-16T17:12:00Z"/>
                <w:rFonts w:cs="Arial"/>
                <w:sz w:val="20"/>
              </w:rPr>
            </w:pPr>
          </w:p>
        </w:tc>
        <w:tc>
          <w:tcPr>
            <w:tcW w:w="1557" w:type="pct"/>
            <w:tcPrChange w:id="79" w:author="Shah Ashay" w:date="2018-04-16T17:12:00Z">
              <w:tcPr>
                <w:tcW w:w="2970" w:type="dxa"/>
                <w:gridSpan w:val="2"/>
              </w:tcPr>
            </w:tcPrChange>
          </w:tcPr>
          <w:p w14:paraId="0BAA3768" w14:textId="15ABA409" w:rsidR="005F74A6" w:rsidRPr="00243854" w:rsidDel="00B30635" w:rsidRDefault="005F74A6" w:rsidP="00B107D1">
            <w:pPr>
              <w:pStyle w:val="Header"/>
              <w:tabs>
                <w:tab w:val="clear" w:pos="4320"/>
                <w:tab w:val="clear" w:pos="8640"/>
              </w:tabs>
              <w:rPr>
                <w:del w:id="80" w:author="Shah Ashay" w:date="2018-04-16T17:12:00Z"/>
                <w:rFonts w:cs="Arial"/>
                <w:sz w:val="20"/>
              </w:rPr>
            </w:pPr>
          </w:p>
        </w:tc>
        <w:tc>
          <w:tcPr>
            <w:tcW w:w="614" w:type="pct"/>
            <w:tcPrChange w:id="81" w:author="Shah Ashay" w:date="2018-04-16T17:12:00Z">
              <w:tcPr>
                <w:tcW w:w="1170" w:type="dxa"/>
                <w:gridSpan w:val="2"/>
              </w:tcPr>
            </w:tcPrChange>
          </w:tcPr>
          <w:p w14:paraId="0BAA3769" w14:textId="74C0A803" w:rsidR="005F74A6" w:rsidRPr="00243854" w:rsidDel="00B30635" w:rsidRDefault="005F74A6">
            <w:pPr>
              <w:jc w:val="center"/>
              <w:rPr>
                <w:del w:id="82" w:author="Shah Ashay" w:date="2018-04-16T17:12:00Z"/>
                <w:rFonts w:cs="Arial"/>
                <w:sz w:val="20"/>
              </w:rPr>
            </w:pPr>
          </w:p>
        </w:tc>
        <w:tc>
          <w:tcPr>
            <w:tcW w:w="614" w:type="pct"/>
            <w:tcPrChange w:id="83" w:author="Shah Ashay" w:date="2018-04-16T17:12:00Z">
              <w:tcPr>
                <w:tcW w:w="1170" w:type="dxa"/>
                <w:gridSpan w:val="2"/>
              </w:tcPr>
            </w:tcPrChange>
          </w:tcPr>
          <w:p w14:paraId="027A5A19" w14:textId="1DFA6484" w:rsidR="005F74A6" w:rsidRPr="00243854" w:rsidDel="00B30635" w:rsidRDefault="005F74A6">
            <w:pPr>
              <w:jc w:val="center"/>
              <w:rPr>
                <w:del w:id="84" w:author="Shah Ashay" w:date="2018-04-16T17:12:00Z"/>
                <w:rFonts w:cs="Arial"/>
                <w:sz w:val="20"/>
              </w:rPr>
            </w:pPr>
          </w:p>
        </w:tc>
        <w:tc>
          <w:tcPr>
            <w:tcW w:w="707" w:type="pct"/>
            <w:tcPrChange w:id="85" w:author="Shah Ashay" w:date="2018-04-16T17:12:00Z">
              <w:tcPr>
                <w:tcW w:w="1350" w:type="dxa"/>
                <w:gridSpan w:val="2"/>
              </w:tcPr>
            </w:tcPrChange>
          </w:tcPr>
          <w:p w14:paraId="38883292" w14:textId="29EEE54F" w:rsidR="005F74A6" w:rsidRPr="00243854" w:rsidDel="00B30635" w:rsidRDefault="005F74A6">
            <w:pPr>
              <w:jc w:val="center"/>
              <w:rPr>
                <w:del w:id="86" w:author="Shah Ashay" w:date="2018-04-16T17:12:00Z"/>
                <w:rFonts w:cs="Arial"/>
                <w:sz w:val="20"/>
              </w:rPr>
            </w:pPr>
          </w:p>
        </w:tc>
      </w:tr>
      <w:tr w:rsidR="005F74A6" w:rsidRPr="00243854" w:rsidDel="00B30635" w14:paraId="0BAA376F" w14:textId="6200F959" w:rsidTr="00B30635">
        <w:trPr>
          <w:cantSplit/>
          <w:del w:id="87" w:author="Shah Ashay" w:date="2018-04-16T17:12:00Z"/>
          <w:trPrChange w:id="88" w:author="Shah Ashay" w:date="2018-04-16T17:12:00Z">
            <w:trPr>
              <w:cantSplit/>
            </w:trPr>
          </w:trPrChange>
        </w:trPr>
        <w:tc>
          <w:tcPr>
            <w:tcW w:w="611" w:type="pct"/>
            <w:tcPrChange w:id="89" w:author="Shah Ashay" w:date="2018-04-16T17:12:00Z">
              <w:tcPr>
                <w:tcW w:w="1165" w:type="dxa"/>
                <w:gridSpan w:val="2"/>
              </w:tcPr>
            </w:tcPrChange>
          </w:tcPr>
          <w:p w14:paraId="0BAA376B" w14:textId="42DC6851" w:rsidR="005F74A6" w:rsidRPr="00243854" w:rsidDel="00B30635" w:rsidRDefault="005F74A6">
            <w:pPr>
              <w:jc w:val="center"/>
              <w:rPr>
                <w:del w:id="90" w:author="Shah Ashay" w:date="2018-04-16T17:12:00Z"/>
                <w:rFonts w:cs="Arial"/>
                <w:sz w:val="20"/>
              </w:rPr>
            </w:pPr>
          </w:p>
        </w:tc>
        <w:tc>
          <w:tcPr>
            <w:tcW w:w="897" w:type="pct"/>
            <w:tcPrChange w:id="91" w:author="Shah Ashay" w:date="2018-04-16T17:12:00Z">
              <w:tcPr>
                <w:tcW w:w="1710" w:type="dxa"/>
                <w:gridSpan w:val="2"/>
              </w:tcPr>
            </w:tcPrChange>
          </w:tcPr>
          <w:p w14:paraId="0BAA376C" w14:textId="1C9AB3F5" w:rsidR="005F74A6" w:rsidRPr="00243854" w:rsidDel="00B30635" w:rsidRDefault="005F74A6">
            <w:pPr>
              <w:jc w:val="center"/>
              <w:rPr>
                <w:del w:id="92" w:author="Shah Ashay" w:date="2018-04-16T17:12:00Z"/>
                <w:rFonts w:cs="Arial"/>
                <w:sz w:val="20"/>
              </w:rPr>
            </w:pPr>
          </w:p>
        </w:tc>
        <w:tc>
          <w:tcPr>
            <w:tcW w:w="1557" w:type="pct"/>
            <w:tcPrChange w:id="93" w:author="Shah Ashay" w:date="2018-04-16T17:12:00Z">
              <w:tcPr>
                <w:tcW w:w="2970" w:type="dxa"/>
                <w:gridSpan w:val="2"/>
              </w:tcPr>
            </w:tcPrChange>
          </w:tcPr>
          <w:p w14:paraId="0BAA376D" w14:textId="75F6913F" w:rsidR="005F74A6" w:rsidRPr="00243854" w:rsidDel="00B30635" w:rsidRDefault="005F74A6" w:rsidP="00B107D1">
            <w:pPr>
              <w:pStyle w:val="Header"/>
              <w:tabs>
                <w:tab w:val="clear" w:pos="4320"/>
                <w:tab w:val="clear" w:pos="8640"/>
              </w:tabs>
              <w:rPr>
                <w:del w:id="94" w:author="Shah Ashay" w:date="2018-04-16T17:12:00Z"/>
                <w:rFonts w:cs="Arial"/>
                <w:sz w:val="20"/>
              </w:rPr>
            </w:pPr>
          </w:p>
        </w:tc>
        <w:tc>
          <w:tcPr>
            <w:tcW w:w="614" w:type="pct"/>
            <w:tcPrChange w:id="95" w:author="Shah Ashay" w:date="2018-04-16T17:12:00Z">
              <w:tcPr>
                <w:tcW w:w="1170" w:type="dxa"/>
                <w:gridSpan w:val="2"/>
              </w:tcPr>
            </w:tcPrChange>
          </w:tcPr>
          <w:p w14:paraId="0BAA376E" w14:textId="0F2F1686" w:rsidR="005F74A6" w:rsidRPr="00243854" w:rsidDel="00B30635" w:rsidRDefault="005F74A6">
            <w:pPr>
              <w:jc w:val="center"/>
              <w:rPr>
                <w:del w:id="96" w:author="Shah Ashay" w:date="2018-04-16T17:12:00Z"/>
                <w:rFonts w:cs="Arial"/>
                <w:sz w:val="20"/>
              </w:rPr>
            </w:pPr>
          </w:p>
        </w:tc>
        <w:tc>
          <w:tcPr>
            <w:tcW w:w="614" w:type="pct"/>
            <w:tcPrChange w:id="97" w:author="Shah Ashay" w:date="2018-04-16T17:12:00Z">
              <w:tcPr>
                <w:tcW w:w="1170" w:type="dxa"/>
                <w:gridSpan w:val="2"/>
              </w:tcPr>
            </w:tcPrChange>
          </w:tcPr>
          <w:p w14:paraId="4BC707ED" w14:textId="1C7FD73E" w:rsidR="005F74A6" w:rsidRPr="00243854" w:rsidDel="00B30635" w:rsidRDefault="005F74A6">
            <w:pPr>
              <w:jc w:val="center"/>
              <w:rPr>
                <w:del w:id="98" w:author="Shah Ashay" w:date="2018-04-16T17:12:00Z"/>
                <w:rFonts w:cs="Arial"/>
                <w:sz w:val="20"/>
              </w:rPr>
            </w:pPr>
          </w:p>
        </w:tc>
        <w:tc>
          <w:tcPr>
            <w:tcW w:w="707" w:type="pct"/>
            <w:tcPrChange w:id="99" w:author="Shah Ashay" w:date="2018-04-16T17:12:00Z">
              <w:tcPr>
                <w:tcW w:w="1350" w:type="dxa"/>
                <w:gridSpan w:val="2"/>
              </w:tcPr>
            </w:tcPrChange>
          </w:tcPr>
          <w:p w14:paraId="5CF39564" w14:textId="6F7120B7" w:rsidR="005F74A6" w:rsidRPr="00243854" w:rsidDel="00B30635" w:rsidRDefault="005F74A6">
            <w:pPr>
              <w:jc w:val="center"/>
              <w:rPr>
                <w:del w:id="100" w:author="Shah Ashay" w:date="2018-04-16T17:12:00Z"/>
                <w:rFonts w:cs="Arial"/>
                <w:sz w:val="20"/>
              </w:rPr>
            </w:pPr>
          </w:p>
        </w:tc>
      </w:tr>
    </w:tbl>
    <w:p w14:paraId="0BAA3770" w14:textId="77777777" w:rsidR="00AD190F" w:rsidRPr="00243854" w:rsidRDefault="00AD190F">
      <w:pPr>
        <w:rPr>
          <w:rFonts w:cs="Arial"/>
        </w:rPr>
        <w:sectPr w:rsidR="00AD190F" w:rsidRPr="00243854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2240" w:h="15840" w:code="1"/>
          <w:pgMar w:top="1440" w:right="1440" w:bottom="720" w:left="1440" w:header="720" w:footer="720" w:gutter="0"/>
          <w:pgNumType w:fmt="lowerRoman" w:start="1"/>
          <w:cols w:space="720"/>
          <w:docGrid w:linePitch="360"/>
        </w:sectPr>
      </w:pPr>
    </w:p>
    <w:p w14:paraId="0BAA3771" w14:textId="77777777" w:rsidR="004D61A0" w:rsidRPr="00243854" w:rsidRDefault="004D61A0">
      <w:pPr>
        <w:jc w:val="center"/>
        <w:rPr>
          <w:rFonts w:cs="Arial"/>
          <w:b/>
          <w:color w:val="3399FF"/>
          <w:sz w:val="28"/>
        </w:rPr>
      </w:pPr>
      <w:r w:rsidRPr="00243854">
        <w:rPr>
          <w:rFonts w:cs="Arial"/>
          <w:b/>
          <w:color w:val="3399FF"/>
          <w:sz w:val="28"/>
        </w:rPr>
        <w:lastRenderedPageBreak/>
        <w:t>Table of Contents</w:t>
      </w:r>
    </w:p>
    <w:p w14:paraId="0BAA3772" w14:textId="77777777" w:rsidR="004D61A0" w:rsidRPr="00243854" w:rsidRDefault="004D61A0">
      <w:pPr>
        <w:rPr>
          <w:rFonts w:cs="Arial"/>
        </w:rPr>
      </w:pPr>
    </w:p>
    <w:p w14:paraId="6410500B" w14:textId="3126EF7E" w:rsidR="004B591A" w:rsidRPr="00B30635" w:rsidRDefault="00006EC4">
      <w:pPr>
        <w:pStyle w:val="TOC1"/>
        <w:rPr>
          <w:rFonts w:cstheme="minorBidi"/>
          <w:noProof/>
          <w:szCs w:val="28"/>
          <w:lang w:bidi="th-TH"/>
        </w:rPr>
      </w:pPr>
      <w:r w:rsidRPr="00B30635">
        <w:rPr>
          <w:rFonts w:ascii="Arial" w:hAnsi="Arial" w:cs="Arial"/>
        </w:rPr>
        <w:fldChar w:fldCharType="begin"/>
      </w:r>
      <w:r w:rsidR="004D61A0" w:rsidRPr="00243854">
        <w:rPr>
          <w:rFonts w:ascii="Arial" w:hAnsi="Arial" w:cs="Arial"/>
        </w:rPr>
        <w:instrText xml:space="preserve"> TOC \o "1-2" \h \z </w:instrText>
      </w:r>
      <w:r w:rsidRPr="00B30635">
        <w:rPr>
          <w:rFonts w:ascii="Arial" w:hAnsi="Arial" w:cs="Arial"/>
          <w:rPrChange w:id="101" w:author="Batra Yogesh (EXT)" w:date="2018-04-13T13:04:00Z">
            <w:rPr>
              <w:rFonts w:ascii="Arial" w:hAnsi="Arial" w:cs="Arial"/>
            </w:rPr>
          </w:rPrChange>
        </w:rPr>
        <w:fldChar w:fldCharType="separate"/>
      </w:r>
      <w:r w:rsidR="00E66869" w:rsidRPr="00B30635">
        <w:fldChar w:fldCharType="begin"/>
      </w:r>
      <w:r w:rsidR="00E66869" w:rsidRPr="00243854">
        <w:rPr>
          <w:rFonts w:ascii="Arial" w:hAnsi="Arial" w:cs="Arial"/>
          <w:rPrChange w:id="102" w:author="Batra Yogesh (EXT)" w:date="2018-04-13T13:04:00Z">
            <w:rPr/>
          </w:rPrChange>
        </w:rPr>
        <w:instrText xml:space="preserve"> HYPERLINK \l "_Toc502245268" </w:instrText>
      </w:r>
      <w:r w:rsidR="00E66869" w:rsidRPr="00B30635">
        <w:rPr>
          <w:noProof/>
        </w:rPr>
        <w:fldChar w:fldCharType="separate"/>
      </w:r>
      <w:r w:rsidR="004B591A" w:rsidRPr="00243854">
        <w:rPr>
          <w:rStyle w:val="Hyperlink"/>
          <w:rFonts w:ascii="Arial" w:hAnsi="Arial" w:cs="Arial"/>
          <w:noProof/>
          <w:rPrChange w:id="103" w:author="Batra Yogesh (EXT)" w:date="2018-04-13T13:04:00Z">
            <w:rPr>
              <w:rStyle w:val="Hyperlink"/>
              <w:noProof/>
            </w:rPr>
          </w:rPrChange>
        </w:rPr>
        <w:t>1.</w:t>
      </w:r>
      <w:r w:rsidR="004B591A" w:rsidRPr="00243854">
        <w:rPr>
          <w:rFonts w:ascii="Arial" w:hAnsi="Arial" w:cs="Arial"/>
          <w:noProof/>
          <w:szCs w:val="28"/>
          <w:lang w:bidi="th-TH"/>
          <w:rPrChange w:id="104" w:author="Batra Yogesh (EXT)" w:date="2018-04-13T13:04:00Z">
            <w:rPr>
              <w:rFonts w:cstheme="minorBidi"/>
              <w:noProof/>
              <w:szCs w:val="28"/>
              <w:lang w:bidi="th-TH"/>
            </w:rPr>
          </w:rPrChange>
        </w:rPr>
        <w:tab/>
      </w:r>
      <w:r w:rsidR="004B591A" w:rsidRPr="00243854">
        <w:rPr>
          <w:rStyle w:val="Hyperlink"/>
          <w:rFonts w:ascii="Arial" w:hAnsi="Arial" w:cs="Arial"/>
          <w:noProof/>
          <w:rPrChange w:id="105" w:author="Batra Yogesh (EXT)" w:date="2018-04-13T13:04:00Z">
            <w:rPr>
              <w:rStyle w:val="Hyperlink"/>
              <w:noProof/>
            </w:rPr>
          </w:rPrChange>
        </w:rPr>
        <w:t>Use Case Information</w:t>
      </w:r>
      <w:r w:rsidR="004B591A" w:rsidRPr="00243854">
        <w:rPr>
          <w:rFonts w:ascii="Arial" w:hAnsi="Arial" w:cs="Arial"/>
          <w:noProof/>
          <w:webHidden/>
          <w:rPrChange w:id="106" w:author="Batra Yogesh (EXT)" w:date="2018-04-13T13:04:00Z">
            <w:rPr>
              <w:noProof/>
              <w:webHidden/>
            </w:rPr>
          </w:rPrChange>
        </w:rPr>
        <w:tab/>
      </w:r>
      <w:r w:rsidR="004B591A" w:rsidRPr="00B30635">
        <w:rPr>
          <w:noProof/>
          <w:webHidden/>
        </w:rPr>
        <w:fldChar w:fldCharType="begin"/>
      </w:r>
      <w:r w:rsidR="004B591A" w:rsidRPr="00B30635">
        <w:rPr>
          <w:noProof/>
          <w:webHidden/>
        </w:rPr>
        <w:instrText xml:space="preserve"> PAGEREF _Toc502245268 \h </w:instrText>
      </w:r>
      <w:r w:rsidR="004B591A" w:rsidRPr="00B30635">
        <w:rPr>
          <w:noProof/>
          <w:webHidden/>
        </w:rPr>
      </w:r>
      <w:r w:rsidR="004B591A" w:rsidRPr="00B30635">
        <w:rPr>
          <w:noProof/>
          <w:webHidden/>
        </w:rPr>
        <w:fldChar w:fldCharType="separate"/>
      </w:r>
      <w:r w:rsidR="004B591A" w:rsidRPr="00B30635">
        <w:rPr>
          <w:noProof/>
          <w:webHidden/>
        </w:rPr>
        <w:t>4</w:t>
      </w:r>
      <w:r w:rsidR="004B591A" w:rsidRPr="00B30635">
        <w:rPr>
          <w:noProof/>
          <w:webHidden/>
        </w:rPr>
        <w:fldChar w:fldCharType="end"/>
      </w:r>
      <w:r w:rsidR="00E66869" w:rsidRPr="00B30635">
        <w:rPr>
          <w:noProof/>
        </w:rPr>
        <w:fldChar w:fldCharType="end"/>
      </w:r>
    </w:p>
    <w:p w14:paraId="60DB8FAF" w14:textId="7C7170BC" w:rsidR="004B591A" w:rsidRPr="00B30635" w:rsidRDefault="00E66869">
      <w:pPr>
        <w:pStyle w:val="TOC1"/>
        <w:rPr>
          <w:rFonts w:cstheme="minorBidi"/>
          <w:noProof/>
          <w:szCs w:val="28"/>
          <w:lang w:bidi="th-TH"/>
        </w:rPr>
      </w:pPr>
      <w:r w:rsidRPr="00B30635">
        <w:fldChar w:fldCharType="begin"/>
      </w:r>
      <w:r w:rsidRPr="00B30635">
        <w:instrText xml:space="preserve"> HYPERLINK \l "_Toc502245269" </w:instrText>
      </w:r>
      <w:r w:rsidRPr="00B30635">
        <w:rPr>
          <w:noProof/>
        </w:rPr>
        <w:fldChar w:fldCharType="separate"/>
      </w:r>
      <w:r w:rsidR="004B591A" w:rsidRPr="00B30635">
        <w:rPr>
          <w:rStyle w:val="Hyperlink"/>
          <w:rFonts w:ascii="Arial" w:hAnsi="Arial" w:cs="Arial"/>
          <w:noProof/>
          <w:rPrChange w:id="107" w:author="Shah Ashay" w:date="2018-04-16T17:12:00Z">
            <w:rPr>
              <w:rStyle w:val="Hyperlink"/>
              <w:noProof/>
            </w:rPr>
          </w:rPrChange>
        </w:rPr>
        <w:t>2.</w:t>
      </w:r>
      <w:r w:rsidR="004B591A" w:rsidRPr="00B30635">
        <w:rPr>
          <w:rFonts w:ascii="Arial" w:hAnsi="Arial" w:cs="Arial"/>
          <w:noProof/>
          <w:szCs w:val="28"/>
          <w:lang w:bidi="th-TH"/>
          <w:rPrChange w:id="108" w:author="Shah Ashay" w:date="2018-04-16T17:12:00Z">
            <w:rPr>
              <w:rFonts w:cstheme="minorBidi"/>
              <w:noProof/>
              <w:szCs w:val="28"/>
              <w:lang w:bidi="th-TH"/>
            </w:rPr>
          </w:rPrChange>
        </w:rPr>
        <w:tab/>
      </w:r>
      <w:r w:rsidR="004B591A" w:rsidRPr="00B30635">
        <w:rPr>
          <w:rStyle w:val="Hyperlink"/>
          <w:rFonts w:ascii="Arial" w:hAnsi="Arial" w:cs="Arial"/>
          <w:noProof/>
          <w:rPrChange w:id="109" w:author="Shah Ashay" w:date="2018-04-16T17:12:00Z">
            <w:rPr>
              <w:rStyle w:val="Hyperlink"/>
              <w:noProof/>
            </w:rPr>
          </w:rPrChange>
        </w:rPr>
        <w:t>Primary Flow: BKK_UC44 MaintainPerforation Interval Split</w:t>
      </w:r>
      <w:r w:rsidR="004B591A" w:rsidRPr="00B30635">
        <w:rPr>
          <w:noProof/>
          <w:webHidden/>
        </w:rPr>
        <w:tab/>
      </w:r>
      <w:r w:rsidR="004B591A" w:rsidRPr="00B30635">
        <w:rPr>
          <w:noProof/>
          <w:webHidden/>
        </w:rPr>
        <w:fldChar w:fldCharType="begin"/>
      </w:r>
      <w:r w:rsidR="004B591A" w:rsidRPr="00B30635">
        <w:rPr>
          <w:noProof/>
          <w:webHidden/>
        </w:rPr>
        <w:instrText xml:space="preserve"> PAGEREF _Toc502245269 \h </w:instrText>
      </w:r>
      <w:r w:rsidR="004B591A" w:rsidRPr="00B30635">
        <w:rPr>
          <w:noProof/>
          <w:webHidden/>
        </w:rPr>
      </w:r>
      <w:r w:rsidR="004B591A" w:rsidRPr="00B30635">
        <w:rPr>
          <w:noProof/>
          <w:webHidden/>
        </w:rPr>
        <w:fldChar w:fldCharType="separate"/>
      </w:r>
      <w:r w:rsidR="004B591A" w:rsidRPr="00B30635">
        <w:rPr>
          <w:noProof/>
          <w:webHidden/>
        </w:rPr>
        <w:t>4</w:t>
      </w:r>
      <w:r w:rsidR="004B591A" w:rsidRPr="00B30635">
        <w:rPr>
          <w:noProof/>
          <w:webHidden/>
        </w:rPr>
        <w:fldChar w:fldCharType="end"/>
      </w:r>
      <w:r w:rsidRPr="00B30635">
        <w:rPr>
          <w:noProof/>
        </w:rPr>
        <w:fldChar w:fldCharType="end"/>
      </w:r>
    </w:p>
    <w:p w14:paraId="622416AC" w14:textId="2A711E2E" w:rsidR="004B591A" w:rsidRPr="00B30635" w:rsidRDefault="00E66869">
      <w:pPr>
        <w:pStyle w:val="TOC1"/>
        <w:rPr>
          <w:rFonts w:cstheme="minorBidi"/>
          <w:noProof/>
          <w:szCs w:val="28"/>
          <w:lang w:bidi="th-TH"/>
        </w:rPr>
      </w:pPr>
      <w:r w:rsidRPr="00B30635">
        <w:fldChar w:fldCharType="begin"/>
      </w:r>
      <w:r w:rsidRPr="00B30635">
        <w:instrText xml:space="preserve"> HYPERLINK \l "_Toc502245270" </w:instrText>
      </w:r>
      <w:r w:rsidRPr="00B30635">
        <w:rPr>
          <w:noProof/>
        </w:rPr>
        <w:fldChar w:fldCharType="separate"/>
      </w:r>
      <w:r w:rsidR="004B591A" w:rsidRPr="00B30635">
        <w:rPr>
          <w:rStyle w:val="Hyperlink"/>
          <w:rFonts w:ascii="Arial" w:hAnsi="Arial" w:cs="Arial"/>
          <w:noProof/>
          <w:rPrChange w:id="110" w:author="Shah Ashay" w:date="2018-04-16T17:12:00Z">
            <w:rPr>
              <w:rStyle w:val="Hyperlink"/>
              <w:noProof/>
            </w:rPr>
          </w:rPrChange>
        </w:rPr>
        <w:t>3.</w:t>
      </w:r>
      <w:r w:rsidR="004B591A" w:rsidRPr="00B30635">
        <w:rPr>
          <w:rFonts w:ascii="Arial" w:hAnsi="Arial" w:cs="Arial"/>
          <w:noProof/>
          <w:szCs w:val="28"/>
          <w:lang w:bidi="th-TH"/>
          <w:rPrChange w:id="111" w:author="Shah Ashay" w:date="2018-04-16T17:12:00Z">
            <w:rPr>
              <w:rFonts w:cstheme="minorBidi"/>
              <w:noProof/>
              <w:szCs w:val="28"/>
              <w:lang w:bidi="th-TH"/>
            </w:rPr>
          </w:rPrChange>
        </w:rPr>
        <w:tab/>
      </w:r>
      <w:r w:rsidR="004B591A" w:rsidRPr="00B30635">
        <w:rPr>
          <w:rStyle w:val="Hyperlink"/>
          <w:rFonts w:ascii="Arial" w:hAnsi="Arial" w:cs="Arial"/>
          <w:noProof/>
          <w:rPrChange w:id="112" w:author="Shah Ashay" w:date="2018-04-16T17:12:00Z">
            <w:rPr>
              <w:rStyle w:val="Hyperlink"/>
              <w:noProof/>
            </w:rPr>
          </w:rPrChange>
        </w:rPr>
        <w:t>Alternatives</w:t>
      </w:r>
      <w:r w:rsidR="004B591A" w:rsidRPr="00B30635">
        <w:rPr>
          <w:noProof/>
          <w:webHidden/>
        </w:rPr>
        <w:tab/>
      </w:r>
      <w:r w:rsidR="004B591A" w:rsidRPr="00B30635">
        <w:rPr>
          <w:noProof/>
          <w:webHidden/>
        </w:rPr>
        <w:fldChar w:fldCharType="begin"/>
      </w:r>
      <w:r w:rsidR="004B591A" w:rsidRPr="00B30635">
        <w:rPr>
          <w:noProof/>
          <w:webHidden/>
        </w:rPr>
        <w:instrText xml:space="preserve"> PAGEREF _Toc502245270 \h </w:instrText>
      </w:r>
      <w:r w:rsidR="004B591A" w:rsidRPr="00B30635">
        <w:rPr>
          <w:noProof/>
          <w:webHidden/>
        </w:rPr>
      </w:r>
      <w:r w:rsidR="004B591A" w:rsidRPr="00B30635">
        <w:rPr>
          <w:noProof/>
          <w:webHidden/>
        </w:rPr>
        <w:fldChar w:fldCharType="separate"/>
      </w:r>
      <w:r w:rsidR="004B591A" w:rsidRPr="00B30635">
        <w:rPr>
          <w:noProof/>
          <w:webHidden/>
        </w:rPr>
        <w:t>5</w:t>
      </w:r>
      <w:r w:rsidR="004B591A" w:rsidRPr="00B30635">
        <w:rPr>
          <w:noProof/>
          <w:webHidden/>
        </w:rPr>
        <w:fldChar w:fldCharType="end"/>
      </w:r>
      <w:r w:rsidRPr="00B30635">
        <w:rPr>
          <w:noProof/>
        </w:rPr>
        <w:fldChar w:fldCharType="end"/>
      </w:r>
    </w:p>
    <w:p w14:paraId="1D86A61E" w14:textId="07347842" w:rsidR="004B591A" w:rsidRPr="00B30635" w:rsidRDefault="00031FE9" w:rsidP="00CC613B">
      <w:pPr>
        <w:pStyle w:val="TOC2"/>
        <w:rPr>
          <w:rFonts w:eastAsiaTheme="minorEastAsia" w:cstheme="minorBidi"/>
          <w:szCs w:val="28"/>
          <w:lang w:bidi="th-TH"/>
        </w:rPr>
      </w:pPr>
      <w:r w:rsidRPr="00B30635">
        <w:fldChar w:fldCharType="begin"/>
      </w:r>
      <w:r w:rsidRPr="00B30635">
        <w:instrText xml:space="preserve"> HYPERLINK \l "_Toc502245271" </w:instrText>
      </w:r>
      <w:r w:rsidRPr="00B30635">
        <w:fldChar w:fldCharType="separate"/>
      </w:r>
      <w:r w:rsidR="004B591A" w:rsidRPr="00B30635">
        <w:rPr>
          <w:rStyle w:val="Hyperlink"/>
          <w:rFonts w:ascii="Arial" w:hAnsi="Arial" w:cs="Arial"/>
          <w:rPrChange w:id="113" w:author="Shah Ashay" w:date="2018-04-16T17:12:00Z">
            <w:rPr>
              <w:rStyle w:val="Hyperlink"/>
            </w:rPr>
          </w:rPrChange>
        </w:rPr>
        <w:t>3.1</w:t>
      </w:r>
      <w:r w:rsidR="004B591A" w:rsidRPr="00B30635">
        <w:rPr>
          <w:rFonts w:ascii="Arial" w:eastAsiaTheme="minorEastAsia" w:hAnsi="Arial" w:cs="Arial"/>
          <w:szCs w:val="28"/>
          <w:lang w:bidi="th-TH"/>
          <w:rPrChange w:id="114" w:author="Shah Ashay" w:date="2018-04-16T17:12:00Z">
            <w:rPr>
              <w:rFonts w:eastAsiaTheme="minorEastAsia" w:cstheme="minorBidi"/>
              <w:szCs w:val="28"/>
              <w:lang w:bidi="th-TH"/>
            </w:rPr>
          </w:rPrChange>
        </w:rPr>
        <w:tab/>
      </w:r>
      <w:r w:rsidR="004B591A" w:rsidRPr="00B30635">
        <w:rPr>
          <w:rStyle w:val="Hyperlink"/>
          <w:rFonts w:ascii="Arial" w:hAnsi="Arial" w:cs="Arial"/>
          <w:rPrChange w:id="115" w:author="Shah Ashay" w:date="2018-04-16T17:12:00Z">
            <w:rPr>
              <w:rStyle w:val="Hyperlink"/>
            </w:rPr>
          </w:rPrChange>
        </w:rPr>
        <w:t>Alternate Flow A1: N/A</w:t>
      </w:r>
      <w:r w:rsidR="004B591A" w:rsidRPr="00B30635">
        <w:rPr>
          <w:webHidden/>
        </w:rPr>
        <w:tab/>
      </w:r>
      <w:r w:rsidR="004B591A" w:rsidRPr="00B30635">
        <w:rPr>
          <w:webHidden/>
        </w:rPr>
        <w:fldChar w:fldCharType="begin"/>
      </w:r>
      <w:r w:rsidR="004B591A" w:rsidRPr="00B30635">
        <w:rPr>
          <w:webHidden/>
        </w:rPr>
        <w:instrText xml:space="preserve"> PAGEREF _Toc502245271 \h </w:instrText>
      </w:r>
      <w:r w:rsidR="004B591A" w:rsidRPr="00B30635">
        <w:rPr>
          <w:webHidden/>
        </w:rPr>
      </w:r>
      <w:r w:rsidR="004B591A" w:rsidRPr="00B30635">
        <w:rPr>
          <w:webHidden/>
        </w:rPr>
        <w:fldChar w:fldCharType="separate"/>
      </w:r>
      <w:r w:rsidR="004B591A" w:rsidRPr="00B30635">
        <w:rPr>
          <w:webHidden/>
        </w:rPr>
        <w:t>5</w:t>
      </w:r>
      <w:r w:rsidR="004B591A" w:rsidRPr="00B30635">
        <w:rPr>
          <w:webHidden/>
        </w:rPr>
        <w:fldChar w:fldCharType="end"/>
      </w:r>
      <w:r w:rsidRPr="00B30635">
        <w:fldChar w:fldCharType="end"/>
      </w:r>
    </w:p>
    <w:p w14:paraId="519F9A60" w14:textId="1BF72BB9" w:rsidR="004B591A" w:rsidRPr="00B30635" w:rsidRDefault="00E66869">
      <w:pPr>
        <w:pStyle w:val="TOC1"/>
        <w:rPr>
          <w:rFonts w:cstheme="minorBidi"/>
          <w:noProof/>
          <w:szCs w:val="28"/>
          <w:lang w:bidi="th-TH"/>
        </w:rPr>
      </w:pPr>
      <w:r w:rsidRPr="00B30635">
        <w:fldChar w:fldCharType="begin"/>
      </w:r>
      <w:r w:rsidRPr="00B30635">
        <w:instrText xml:space="preserve"> HYPERLINK \l "_Toc502245272" </w:instrText>
      </w:r>
      <w:r w:rsidRPr="00B30635">
        <w:rPr>
          <w:noProof/>
        </w:rPr>
        <w:fldChar w:fldCharType="separate"/>
      </w:r>
      <w:r w:rsidR="004B591A" w:rsidRPr="00B30635">
        <w:rPr>
          <w:rStyle w:val="Hyperlink"/>
          <w:rFonts w:ascii="Arial" w:hAnsi="Arial" w:cs="Arial"/>
          <w:noProof/>
          <w:rPrChange w:id="116" w:author="Shah Ashay" w:date="2018-04-16T17:12:00Z">
            <w:rPr>
              <w:rStyle w:val="Hyperlink"/>
              <w:noProof/>
            </w:rPr>
          </w:rPrChange>
        </w:rPr>
        <w:t>4.</w:t>
      </w:r>
      <w:r w:rsidR="004B591A" w:rsidRPr="00B30635">
        <w:rPr>
          <w:rFonts w:ascii="Arial" w:hAnsi="Arial" w:cs="Arial"/>
          <w:noProof/>
          <w:szCs w:val="28"/>
          <w:lang w:bidi="th-TH"/>
          <w:rPrChange w:id="117" w:author="Shah Ashay" w:date="2018-04-16T17:12:00Z">
            <w:rPr>
              <w:rFonts w:cstheme="minorBidi"/>
              <w:noProof/>
              <w:szCs w:val="28"/>
              <w:lang w:bidi="th-TH"/>
            </w:rPr>
          </w:rPrChange>
        </w:rPr>
        <w:tab/>
      </w:r>
      <w:r w:rsidR="004B591A" w:rsidRPr="00B30635">
        <w:rPr>
          <w:rStyle w:val="Hyperlink"/>
          <w:rFonts w:ascii="Arial" w:hAnsi="Arial" w:cs="Arial"/>
          <w:noProof/>
          <w:rPrChange w:id="118" w:author="Shah Ashay" w:date="2018-04-16T17:12:00Z">
            <w:rPr>
              <w:rStyle w:val="Hyperlink"/>
              <w:noProof/>
            </w:rPr>
          </w:rPrChange>
        </w:rPr>
        <w:t>Exceptions</w:t>
      </w:r>
      <w:r w:rsidR="004B591A" w:rsidRPr="00B30635">
        <w:rPr>
          <w:noProof/>
          <w:webHidden/>
        </w:rPr>
        <w:tab/>
      </w:r>
      <w:r w:rsidR="004B591A" w:rsidRPr="00B30635">
        <w:rPr>
          <w:noProof/>
          <w:webHidden/>
        </w:rPr>
        <w:fldChar w:fldCharType="begin"/>
      </w:r>
      <w:r w:rsidR="004B591A" w:rsidRPr="00B30635">
        <w:rPr>
          <w:noProof/>
          <w:webHidden/>
        </w:rPr>
        <w:instrText xml:space="preserve"> PAGEREF _Toc502245272 \h </w:instrText>
      </w:r>
      <w:r w:rsidR="004B591A" w:rsidRPr="00B30635">
        <w:rPr>
          <w:noProof/>
          <w:webHidden/>
        </w:rPr>
      </w:r>
      <w:r w:rsidR="004B591A" w:rsidRPr="00B30635">
        <w:rPr>
          <w:noProof/>
          <w:webHidden/>
        </w:rPr>
        <w:fldChar w:fldCharType="separate"/>
      </w:r>
      <w:r w:rsidR="004B591A" w:rsidRPr="00B30635">
        <w:rPr>
          <w:noProof/>
          <w:webHidden/>
        </w:rPr>
        <w:t>5</w:t>
      </w:r>
      <w:r w:rsidR="004B591A" w:rsidRPr="00B30635">
        <w:rPr>
          <w:noProof/>
          <w:webHidden/>
        </w:rPr>
        <w:fldChar w:fldCharType="end"/>
      </w:r>
      <w:r w:rsidRPr="00B30635">
        <w:rPr>
          <w:noProof/>
        </w:rPr>
        <w:fldChar w:fldCharType="end"/>
      </w:r>
    </w:p>
    <w:p w14:paraId="72F227AB" w14:textId="269835DB" w:rsidR="004B591A" w:rsidRPr="00B30635" w:rsidRDefault="00E66869" w:rsidP="00CC613B">
      <w:pPr>
        <w:pStyle w:val="TOC2"/>
        <w:rPr>
          <w:rFonts w:eastAsiaTheme="minorEastAsia" w:cstheme="minorBidi"/>
          <w:szCs w:val="28"/>
          <w:lang w:bidi="th-TH"/>
        </w:rPr>
      </w:pPr>
      <w:r w:rsidRPr="00B30635">
        <w:fldChar w:fldCharType="begin"/>
      </w:r>
      <w:r w:rsidRPr="00B30635">
        <w:instrText xml:space="preserve"> HYPERLINK \l "_Toc502245273" </w:instrText>
      </w:r>
      <w:r w:rsidRPr="00B30635">
        <w:fldChar w:fldCharType="separate"/>
      </w:r>
      <w:r w:rsidR="004B591A" w:rsidRPr="00B30635">
        <w:rPr>
          <w:rStyle w:val="Hyperlink"/>
          <w:rFonts w:ascii="Arial" w:hAnsi="Arial" w:cs="Arial"/>
          <w:rPrChange w:id="119" w:author="Shah Ashay" w:date="2018-04-16T17:12:00Z">
            <w:rPr>
              <w:rStyle w:val="Hyperlink"/>
            </w:rPr>
          </w:rPrChange>
        </w:rPr>
        <w:t>4.1</w:t>
      </w:r>
      <w:r w:rsidR="004B591A" w:rsidRPr="00B30635">
        <w:rPr>
          <w:rFonts w:ascii="Arial" w:eastAsiaTheme="minorEastAsia" w:hAnsi="Arial" w:cs="Arial"/>
          <w:szCs w:val="28"/>
          <w:lang w:bidi="th-TH"/>
          <w:rPrChange w:id="120" w:author="Shah Ashay" w:date="2018-04-16T17:12:00Z">
            <w:rPr>
              <w:rFonts w:eastAsiaTheme="minorEastAsia" w:cstheme="minorBidi"/>
              <w:szCs w:val="28"/>
              <w:lang w:bidi="th-TH"/>
            </w:rPr>
          </w:rPrChange>
        </w:rPr>
        <w:tab/>
      </w:r>
      <w:r w:rsidR="004B591A" w:rsidRPr="00B30635">
        <w:rPr>
          <w:rStyle w:val="Hyperlink"/>
          <w:rFonts w:ascii="Arial" w:hAnsi="Arial" w:cs="Arial"/>
          <w:rPrChange w:id="121" w:author="Shah Ashay" w:date="2018-04-16T17:12:00Z">
            <w:rPr>
              <w:rStyle w:val="Hyperlink"/>
            </w:rPr>
          </w:rPrChange>
        </w:rPr>
        <w:t>List of Common Issues/Errors</w:t>
      </w:r>
      <w:r w:rsidR="004B591A" w:rsidRPr="00B30635">
        <w:rPr>
          <w:webHidden/>
        </w:rPr>
        <w:tab/>
      </w:r>
      <w:r w:rsidR="004B591A" w:rsidRPr="00B30635">
        <w:rPr>
          <w:webHidden/>
        </w:rPr>
        <w:fldChar w:fldCharType="begin"/>
      </w:r>
      <w:r w:rsidR="004B591A" w:rsidRPr="00B30635">
        <w:rPr>
          <w:webHidden/>
        </w:rPr>
        <w:instrText xml:space="preserve"> PAGEREF _Toc502245273 \h </w:instrText>
      </w:r>
      <w:r w:rsidR="004B591A" w:rsidRPr="00B30635">
        <w:rPr>
          <w:webHidden/>
        </w:rPr>
      </w:r>
      <w:r w:rsidR="004B591A" w:rsidRPr="00B30635">
        <w:rPr>
          <w:webHidden/>
        </w:rPr>
        <w:fldChar w:fldCharType="separate"/>
      </w:r>
      <w:r w:rsidR="004B591A" w:rsidRPr="00B30635">
        <w:rPr>
          <w:webHidden/>
        </w:rPr>
        <w:t>5</w:t>
      </w:r>
      <w:r w:rsidR="004B591A" w:rsidRPr="00B30635">
        <w:rPr>
          <w:webHidden/>
        </w:rPr>
        <w:fldChar w:fldCharType="end"/>
      </w:r>
      <w:r w:rsidRPr="00B30635">
        <w:fldChar w:fldCharType="end"/>
      </w:r>
    </w:p>
    <w:p w14:paraId="0BAA3779" w14:textId="4F96B7A7" w:rsidR="004D61A0" w:rsidRPr="00243854" w:rsidRDefault="00006EC4" w:rsidP="007B38EE">
      <w:pPr>
        <w:pStyle w:val="TOC1"/>
        <w:spacing w:before="120"/>
        <w:rPr>
          <w:rFonts w:ascii="Arial" w:hAnsi="Arial" w:cs="Arial"/>
          <w:noProof/>
        </w:rPr>
        <w:sectPr w:rsidR="004D61A0" w:rsidRPr="00243854">
          <w:pgSz w:w="12240" w:h="15840" w:code="1"/>
          <w:pgMar w:top="1440" w:right="1440" w:bottom="720" w:left="1440" w:header="720" w:footer="720" w:gutter="0"/>
          <w:pgNumType w:fmt="lowerRoman"/>
          <w:cols w:space="720"/>
          <w:docGrid w:linePitch="360"/>
        </w:sectPr>
      </w:pPr>
      <w:r w:rsidRPr="00B30635">
        <w:rPr>
          <w:rFonts w:ascii="Arial" w:hAnsi="Arial" w:cs="Arial"/>
        </w:rPr>
        <w:fldChar w:fldCharType="end"/>
      </w:r>
    </w:p>
    <w:p w14:paraId="0BAA377A" w14:textId="77777777" w:rsidR="00447470" w:rsidRPr="00243854" w:rsidRDefault="00447470" w:rsidP="00447470">
      <w:pPr>
        <w:pStyle w:val="Heading1"/>
      </w:pPr>
      <w:bookmarkStart w:id="122" w:name="_Toc502245268"/>
      <w:r w:rsidRPr="00243854">
        <w:lastRenderedPageBreak/>
        <w:t>Use Case Information</w:t>
      </w:r>
      <w:bookmarkEnd w:id="122"/>
    </w:p>
    <w:p w14:paraId="0BAA377B" w14:textId="77777777" w:rsidR="00447470" w:rsidRPr="00243854" w:rsidRDefault="00447470" w:rsidP="00447470">
      <w:pPr>
        <w:rPr>
          <w:rFonts w:cs="Arial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  <w:tblPrChange w:id="123" w:author="Batra Yogesh (EXT)" w:date="2018-04-13T13:04:00Z">
          <w:tblPr>
            <w:tblW w:w="9360" w:type="dxa"/>
            <w:tblInd w:w="115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left w:w="115" w:type="dxa"/>
              <w:right w:w="115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2876"/>
        <w:gridCol w:w="6474"/>
        <w:tblGridChange w:id="124">
          <w:tblGrid>
            <w:gridCol w:w="2880"/>
            <w:gridCol w:w="6480"/>
          </w:tblGrid>
        </w:tblGridChange>
      </w:tblGrid>
      <w:tr w:rsidR="00447470" w:rsidRPr="00B30635" w14:paraId="0BAA377E" w14:textId="77777777" w:rsidTr="00243854">
        <w:trPr>
          <w:cantSplit/>
          <w:trPrChange w:id="125" w:author="Batra Yogesh (EXT)" w:date="2018-04-13T13:04:00Z">
            <w:trPr>
              <w:cantSplit/>
            </w:trPr>
          </w:trPrChange>
        </w:trPr>
        <w:tc>
          <w:tcPr>
            <w:tcW w:w="1538" w:type="pct"/>
            <w:shd w:val="clear" w:color="auto" w:fill="C6D9F1" w:themeFill="text2" w:themeFillTint="33"/>
            <w:tcPrChange w:id="126" w:author="Batra Yogesh (EXT)" w:date="2018-04-13T13:04:00Z">
              <w:tcPr>
                <w:tcW w:w="2880" w:type="dxa"/>
                <w:shd w:val="clear" w:color="auto" w:fill="C6D9F1" w:themeFill="text2" w:themeFillTint="33"/>
              </w:tcPr>
            </w:tcPrChange>
          </w:tcPr>
          <w:p w14:paraId="0BAA377C" w14:textId="77777777" w:rsidR="00447470" w:rsidRPr="00B30635" w:rsidRDefault="00447470" w:rsidP="00E4117B">
            <w:pPr>
              <w:pStyle w:val="TableText"/>
              <w:keepNext/>
              <w:keepLines/>
              <w:rPr>
                <w:rFonts w:cs="Arial"/>
                <w:b/>
                <w:sz w:val="20"/>
                <w:szCs w:val="20"/>
              </w:rPr>
            </w:pPr>
            <w:r w:rsidRPr="00B30635">
              <w:rPr>
                <w:rFonts w:cs="Arial"/>
                <w:b/>
                <w:sz w:val="20"/>
                <w:szCs w:val="20"/>
              </w:rPr>
              <w:t>Use Case Number and Name</w:t>
            </w:r>
          </w:p>
        </w:tc>
        <w:tc>
          <w:tcPr>
            <w:tcW w:w="3462" w:type="pct"/>
            <w:tcPrChange w:id="127" w:author="Batra Yogesh (EXT)" w:date="2018-04-13T13:04:00Z">
              <w:tcPr>
                <w:tcW w:w="6480" w:type="dxa"/>
              </w:tcPr>
            </w:tcPrChange>
          </w:tcPr>
          <w:p w14:paraId="0BAA377D" w14:textId="58F1CE6E" w:rsidR="00447470" w:rsidRPr="00B30635" w:rsidRDefault="004B591A" w:rsidP="00A8498C">
            <w:pPr>
              <w:keepNext/>
              <w:keepLines/>
              <w:spacing w:after="120"/>
              <w:rPr>
                <w:rFonts w:cs="Arial"/>
                <w:color w:val="000000" w:themeColor="text1"/>
                <w:sz w:val="20"/>
                <w:szCs w:val="20"/>
              </w:rPr>
            </w:pPr>
            <w:r w:rsidRPr="00B30635">
              <w:rPr>
                <w:rFonts w:cs="Arial"/>
                <w:color w:val="000000" w:themeColor="text1"/>
                <w:sz w:val="20"/>
                <w:szCs w:val="20"/>
              </w:rPr>
              <w:t>BKK_UC44</w:t>
            </w:r>
            <w:r w:rsidR="00073917" w:rsidRPr="00B30635">
              <w:rPr>
                <w:rFonts w:cs="Arial"/>
                <w:color w:val="000000" w:themeColor="text1"/>
                <w:sz w:val="20"/>
                <w:szCs w:val="20"/>
              </w:rPr>
              <w:t xml:space="preserve"> </w:t>
            </w:r>
            <w:r w:rsidRPr="00B30635">
              <w:rPr>
                <w:rFonts w:cs="Arial"/>
                <w:color w:val="000000" w:themeColor="text1"/>
                <w:sz w:val="20"/>
                <w:szCs w:val="20"/>
              </w:rPr>
              <w:t>Maintain</w:t>
            </w:r>
            <w:r w:rsidR="00073917" w:rsidRPr="00B30635">
              <w:rPr>
                <w:rFonts w:cs="Arial"/>
                <w:color w:val="000000" w:themeColor="text1"/>
                <w:sz w:val="20"/>
                <w:szCs w:val="20"/>
              </w:rPr>
              <w:t>Perforation Interval Split</w:t>
            </w:r>
          </w:p>
        </w:tc>
      </w:tr>
      <w:tr w:rsidR="00447470" w:rsidRPr="00B30635" w14:paraId="0BAA3781" w14:textId="77777777" w:rsidTr="00243854">
        <w:trPr>
          <w:cantSplit/>
          <w:trPrChange w:id="128" w:author="Batra Yogesh (EXT)" w:date="2018-04-13T13:04:00Z">
            <w:trPr>
              <w:cantSplit/>
            </w:trPr>
          </w:trPrChange>
        </w:trPr>
        <w:tc>
          <w:tcPr>
            <w:tcW w:w="1538" w:type="pct"/>
            <w:shd w:val="clear" w:color="auto" w:fill="C6D9F1" w:themeFill="text2" w:themeFillTint="33"/>
            <w:tcPrChange w:id="129" w:author="Batra Yogesh (EXT)" w:date="2018-04-13T13:04:00Z">
              <w:tcPr>
                <w:tcW w:w="2880" w:type="dxa"/>
                <w:shd w:val="clear" w:color="auto" w:fill="C6D9F1" w:themeFill="text2" w:themeFillTint="33"/>
              </w:tcPr>
            </w:tcPrChange>
          </w:tcPr>
          <w:p w14:paraId="0BAA377F" w14:textId="77777777" w:rsidR="00447470" w:rsidRPr="00B30635" w:rsidRDefault="00447470" w:rsidP="00E4117B">
            <w:pPr>
              <w:pStyle w:val="TableText"/>
              <w:keepNext/>
              <w:keepLines/>
              <w:rPr>
                <w:rFonts w:cs="Arial"/>
                <w:b/>
                <w:sz w:val="20"/>
                <w:szCs w:val="20"/>
              </w:rPr>
            </w:pPr>
            <w:r w:rsidRPr="00B30635">
              <w:rPr>
                <w:rFonts w:cs="Arial"/>
                <w:b/>
                <w:sz w:val="20"/>
                <w:szCs w:val="20"/>
              </w:rPr>
              <w:t>Brief Description</w:t>
            </w:r>
          </w:p>
        </w:tc>
        <w:tc>
          <w:tcPr>
            <w:tcW w:w="3462" w:type="pct"/>
            <w:tcPrChange w:id="130" w:author="Batra Yogesh (EXT)" w:date="2018-04-13T13:04:00Z">
              <w:tcPr>
                <w:tcW w:w="6480" w:type="dxa"/>
              </w:tcPr>
            </w:tcPrChange>
          </w:tcPr>
          <w:p w14:paraId="0BAA3780" w14:textId="1B3A8C8F" w:rsidR="00447470" w:rsidRPr="00B30635" w:rsidRDefault="00A16508" w:rsidP="00734522">
            <w:pPr>
              <w:keepNext/>
              <w:keepLines/>
              <w:spacing w:after="120"/>
              <w:rPr>
                <w:rFonts w:cs="Arial"/>
                <w:color w:val="000000" w:themeColor="text1"/>
                <w:sz w:val="20"/>
                <w:szCs w:val="20"/>
              </w:rPr>
            </w:pPr>
            <w:r w:rsidRPr="00B30635">
              <w:rPr>
                <w:rFonts w:cs="Arial"/>
                <w:sz w:val="20"/>
                <w:szCs w:val="20"/>
                <w:rPrChange w:id="131" w:author="Shah Ashay" w:date="2018-04-16T17:12:00Z">
                  <w:rPr>
                    <w:rFonts w:cs="Arial"/>
                    <w:sz w:val="19"/>
                    <w:szCs w:val="19"/>
                  </w:rPr>
                </w:rPrChange>
              </w:rPr>
              <w:t xml:space="preserve">This BF is used to </w:t>
            </w:r>
            <w:del w:id="132" w:author="Batra Yogesh (EXT)" w:date="2018-04-06T11:52:00Z">
              <w:r w:rsidR="004B591A" w:rsidRPr="00B30635" w:rsidDel="001449ED">
                <w:rPr>
                  <w:rFonts w:cs="Arial"/>
                  <w:sz w:val="20"/>
                  <w:szCs w:val="20"/>
                  <w:rPrChange w:id="133" w:author="Shah Ashay" w:date="2018-04-16T17:12:00Z">
                    <w:rPr>
                      <w:rFonts w:cs="Arial"/>
                      <w:sz w:val="19"/>
                      <w:szCs w:val="19"/>
                    </w:rPr>
                  </w:rPrChange>
                </w:rPr>
                <w:delText>Maintain</w:delText>
              </w:r>
              <w:r w:rsidR="00073917" w:rsidRPr="00B30635" w:rsidDel="001449ED">
                <w:rPr>
                  <w:rFonts w:cs="Arial"/>
                  <w:sz w:val="20"/>
                  <w:szCs w:val="20"/>
                  <w:rPrChange w:id="134" w:author="Shah Ashay" w:date="2018-04-16T17:12:00Z">
                    <w:rPr>
                      <w:rFonts w:cs="Arial"/>
                      <w:sz w:val="19"/>
                      <w:szCs w:val="19"/>
                    </w:rPr>
                  </w:rPrChange>
                </w:rPr>
                <w:delText>a</w:delText>
              </w:r>
            </w:del>
            <w:ins w:id="135" w:author="Batra Yogesh (EXT)" w:date="2018-04-06T11:52:00Z">
              <w:r w:rsidR="001449ED" w:rsidRPr="00B30635">
                <w:rPr>
                  <w:rFonts w:cs="Arial"/>
                  <w:sz w:val="20"/>
                  <w:szCs w:val="20"/>
                  <w:rPrChange w:id="136" w:author="Shah Ashay" w:date="2018-04-16T17:12:00Z">
                    <w:rPr>
                      <w:rFonts w:cs="Arial"/>
                      <w:sz w:val="19"/>
                      <w:szCs w:val="19"/>
                    </w:rPr>
                  </w:rPrChange>
                </w:rPr>
                <w:t>Maintain</w:t>
              </w:r>
            </w:ins>
            <w:r w:rsidR="00073917" w:rsidRPr="00B30635">
              <w:rPr>
                <w:rFonts w:cs="Arial"/>
                <w:sz w:val="20"/>
                <w:szCs w:val="20"/>
                <w:rPrChange w:id="137" w:author="Shah Ashay" w:date="2018-04-16T17:12:00Z">
                  <w:rPr>
                    <w:rFonts w:cs="Arial"/>
                    <w:sz w:val="19"/>
                    <w:szCs w:val="19"/>
                  </w:rPr>
                </w:rPrChange>
              </w:rPr>
              <w:t xml:space="preserve"> perforation interval split</w:t>
            </w:r>
          </w:p>
        </w:tc>
      </w:tr>
      <w:tr w:rsidR="00447470" w:rsidRPr="00B30635" w14:paraId="0BAA3785" w14:textId="77777777" w:rsidTr="00243854">
        <w:trPr>
          <w:cantSplit/>
          <w:trHeight w:val="881"/>
          <w:trPrChange w:id="138" w:author="Batra Yogesh (EXT)" w:date="2018-04-13T13:04:00Z">
            <w:trPr>
              <w:cantSplit/>
              <w:trHeight w:val="881"/>
            </w:trPr>
          </w:trPrChange>
        </w:trPr>
        <w:tc>
          <w:tcPr>
            <w:tcW w:w="1538" w:type="pct"/>
            <w:shd w:val="clear" w:color="auto" w:fill="C6D9F1" w:themeFill="text2" w:themeFillTint="33"/>
            <w:tcPrChange w:id="139" w:author="Batra Yogesh (EXT)" w:date="2018-04-13T13:04:00Z">
              <w:tcPr>
                <w:tcW w:w="2880" w:type="dxa"/>
                <w:shd w:val="clear" w:color="auto" w:fill="C6D9F1" w:themeFill="text2" w:themeFillTint="33"/>
              </w:tcPr>
            </w:tcPrChange>
          </w:tcPr>
          <w:p w14:paraId="0BAA3782" w14:textId="77777777" w:rsidR="00447470" w:rsidRPr="00B30635" w:rsidRDefault="00447470" w:rsidP="00E4117B">
            <w:pPr>
              <w:pStyle w:val="TableText"/>
              <w:keepNext/>
              <w:keepLines/>
              <w:rPr>
                <w:rFonts w:cs="Arial"/>
                <w:b/>
                <w:sz w:val="20"/>
                <w:szCs w:val="20"/>
              </w:rPr>
            </w:pPr>
            <w:r w:rsidRPr="00B30635">
              <w:rPr>
                <w:rFonts w:cs="Arial"/>
                <w:b/>
                <w:sz w:val="20"/>
                <w:szCs w:val="20"/>
              </w:rPr>
              <w:t>Related Use Cases</w:t>
            </w:r>
          </w:p>
        </w:tc>
        <w:tc>
          <w:tcPr>
            <w:tcW w:w="3462" w:type="pct"/>
            <w:tcPrChange w:id="140" w:author="Batra Yogesh (EXT)" w:date="2018-04-13T13:04:00Z">
              <w:tcPr>
                <w:tcW w:w="6480" w:type="dxa"/>
              </w:tcPr>
            </w:tcPrChange>
          </w:tcPr>
          <w:p w14:paraId="21B9C060" w14:textId="77626AA8" w:rsidR="00EF12D2" w:rsidRPr="00B30635" w:rsidRDefault="004B591A" w:rsidP="00EF12D2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B30635">
              <w:rPr>
                <w:rFonts w:cs="Arial"/>
                <w:color w:val="000000" w:themeColor="text1"/>
                <w:sz w:val="20"/>
                <w:szCs w:val="20"/>
              </w:rPr>
              <w:t>Maintain</w:t>
            </w:r>
            <w:ins w:id="141" w:author="Shah Ashay" w:date="2018-04-16T17:13:00Z">
              <w:r w:rsidR="00B30635">
                <w:rPr>
                  <w:rFonts w:cs="Arial"/>
                  <w:color w:val="000000" w:themeColor="text1"/>
                  <w:sz w:val="20"/>
                  <w:szCs w:val="20"/>
                </w:rPr>
                <w:t xml:space="preserve"> </w:t>
              </w:r>
            </w:ins>
            <w:r w:rsidR="00073917" w:rsidRPr="00B30635">
              <w:rPr>
                <w:rFonts w:cs="Arial"/>
                <w:color w:val="000000" w:themeColor="text1"/>
                <w:sz w:val="20"/>
                <w:szCs w:val="20"/>
              </w:rPr>
              <w:t xml:space="preserve">Well </w:t>
            </w:r>
          </w:p>
          <w:p w14:paraId="6E15E6FB" w14:textId="5F7DE459" w:rsidR="00EF12D2" w:rsidRPr="00B30635" w:rsidRDefault="004B591A" w:rsidP="00EF12D2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B30635">
              <w:rPr>
                <w:rFonts w:cs="Arial"/>
                <w:color w:val="000000" w:themeColor="text1"/>
                <w:sz w:val="20"/>
                <w:szCs w:val="20"/>
              </w:rPr>
              <w:t>Maintain</w:t>
            </w:r>
            <w:ins w:id="142" w:author="Shah Ashay" w:date="2018-04-16T17:13:00Z">
              <w:r w:rsidR="00B30635">
                <w:rPr>
                  <w:rFonts w:cs="Arial"/>
                  <w:color w:val="000000" w:themeColor="text1"/>
                  <w:sz w:val="20"/>
                  <w:szCs w:val="20"/>
                </w:rPr>
                <w:t xml:space="preserve"> </w:t>
              </w:r>
            </w:ins>
            <w:r w:rsidR="00073917" w:rsidRPr="00B30635">
              <w:rPr>
                <w:rFonts w:cs="Arial"/>
                <w:color w:val="000000" w:themeColor="text1"/>
                <w:sz w:val="20"/>
                <w:szCs w:val="20"/>
              </w:rPr>
              <w:t>Well Bore</w:t>
            </w:r>
          </w:p>
          <w:p w14:paraId="594B2FA8" w14:textId="4BDC3AEC" w:rsidR="00EF12D2" w:rsidRPr="00B30635" w:rsidRDefault="004B591A" w:rsidP="00EF12D2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B30635">
              <w:rPr>
                <w:rFonts w:cs="Arial"/>
                <w:color w:val="000000" w:themeColor="text1"/>
                <w:sz w:val="20"/>
                <w:szCs w:val="20"/>
              </w:rPr>
              <w:t>Maintain</w:t>
            </w:r>
            <w:ins w:id="143" w:author="Shah Ashay" w:date="2018-04-16T17:13:00Z">
              <w:r w:rsidR="00B30635">
                <w:rPr>
                  <w:rFonts w:cs="Arial"/>
                  <w:color w:val="000000" w:themeColor="text1"/>
                  <w:sz w:val="20"/>
                  <w:szCs w:val="20"/>
                </w:rPr>
                <w:t xml:space="preserve"> </w:t>
              </w:r>
            </w:ins>
            <w:r w:rsidR="00073917" w:rsidRPr="00B30635">
              <w:rPr>
                <w:rFonts w:cs="Arial"/>
                <w:color w:val="000000" w:themeColor="text1"/>
                <w:sz w:val="20"/>
                <w:szCs w:val="20"/>
              </w:rPr>
              <w:t>Well Bore Interval</w:t>
            </w:r>
          </w:p>
          <w:p w14:paraId="0BAA3784" w14:textId="533E8D26" w:rsidR="00447470" w:rsidRPr="00B30635" w:rsidRDefault="00447470" w:rsidP="00073917">
            <w:pPr>
              <w:keepNext/>
              <w:keepLines/>
              <w:ind w:left="360"/>
              <w:rPr>
                <w:rFonts w:cs="Arial"/>
                <w:color w:val="000000" w:themeColor="text1"/>
                <w:sz w:val="20"/>
                <w:szCs w:val="20"/>
                <w:highlight w:val="yellow"/>
              </w:rPr>
            </w:pPr>
          </w:p>
        </w:tc>
      </w:tr>
      <w:tr w:rsidR="00726BBA" w:rsidRPr="00B30635" w14:paraId="786CE4E0" w14:textId="77777777" w:rsidTr="00B30635">
        <w:trPr>
          <w:cantSplit/>
          <w:trHeight w:val="566"/>
          <w:trPrChange w:id="144" w:author="Shah Ashay" w:date="2018-04-16T17:12:00Z">
            <w:trPr>
              <w:cantSplit/>
              <w:trHeight w:val="881"/>
            </w:trPr>
          </w:trPrChange>
        </w:trPr>
        <w:tc>
          <w:tcPr>
            <w:tcW w:w="1538" w:type="pct"/>
            <w:shd w:val="clear" w:color="auto" w:fill="C6D9F1" w:themeFill="text2" w:themeFillTint="33"/>
            <w:tcPrChange w:id="145" w:author="Shah Ashay" w:date="2018-04-16T17:12:00Z">
              <w:tcPr>
                <w:tcW w:w="2880" w:type="dxa"/>
                <w:shd w:val="clear" w:color="auto" w:fill="C6D9F1" w:themeFill="text2" w:themeFillTint="33"/>
              </w:tcPr>
            </w:tcPrChange>
          </w:tcPr>
          <w:p w14:paraId="44594FF9" w14:textId="0C92EA69" w:rsidR="00726BBA" w:rsidRPr="00B30635" w:rsidRDefault="00726BBA" w:rsidP="00E4117B">
            <w:pPr>
              <w:pStyle w:val="TableText"/>
              <w:keepNext/>
              <w:keepLines/>
              <w:rPr>
                <w:rFonts w:cs="Arial"/>
                <w:b/>
                <w:sz w:val="20"/>
                <w:szCs w:val="20"/>
              </w:rPr>
            </w:pPr>
            <w:r w:rsidRPr="00B30635">
              <w:rPr>
                <w:rFonts w:cs="Arial"/>
                <w:b/>
                <w:sz w:val="20"/>
                <w:szCs w:val="20"/>
              </w:rPr>
              <w:t>EC Business Functions</w:t>
            </w:r>
          </w:p>
        </w:tc>
        <w:tc>
          <w:tcPr>
            <w:tcW w:w="3462" w:type="pct"/>
            <w:tcPrChange w:id="146" w:author="Shah Ashay" w:date="2018-04-16T17:12:00Z">
              <w:tcPr>
                <w:tcW w:w="6480" w:type="dxa"/>
              </w:tcPr>
            </w:tcPrChange>
          </w:tcPr>
          <w:p w14:paraId="315DD97A" w14:textId="46717B59" w:rsidR="00474389" w:rsidRPr="00B30635" w:rsidRDefault="00073917" w:rsidP="00073917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B30635">
              <w:rPr>
                <w:rFonts w:cs="Arial"/>
                <w:color w:val="000000" w:themeColor="text1"/>
                <w:sz w:val="20"/>
                <w:szCs w:val="20"/>
              </w:rPr>
              <w:t>BF – MAINTAIN PERFORATION INTERVAL SPLIT (CO.0154)</w:t>
            </w:r>
          </w:p>
        </w:tc>
      </w:tr>
      <w:tr w:rsidR="00157DDD" w:rsidRPr="00B30635" w14:paraId="15CCE96F" w14:textId="77777777" w:rsidTr="00243854">
        <w:trPr>
          <w:cantSplit/>
          <w:trHeight w:val="881"/>
          <w:trPrChange w:id="147" w:author="Batra Yogesh (EXT)" w:date="2018-04-13T13:04:00Z">
            <w:trPr>
              <w:cantSplit/>
              <w:trHeight w:val="881"/>
            </w:trPr>
          </w:trPrChange>
        </w:trPr>
        <w:tc>
          <w:tcPr>
            <w:tcW w:w="1538" w:type="pct"/>
            <w:shd w:val="clear" w:color="auto" w:fill="C6D9F1" w:themeFill="text2" w:themeFillTint="33"/>
            <w:tcPrChange w:id="148" w:author="Batra Yogesh (EXT)" w:date="2018-04-13T13:04:00Z">
              <w:tcPr>
                <w:tcW w:w="2880" w:type="dxa"/>
                <w:shd w:val="clear" w:color="auto" w:fill="C6D9F1" w:themeFill="text2" w:themeFillTint="33"/>
              </w:tcPr>
            </w:tcPrChange>
          </w:tcPr>
          <w:p w14:paraId="47213595" w14:textId="158672BB" w:rsidR="00157DDD" w:rsidRPr="00B30635" w:rsidRDefault="00157DDD" w:rsidP="00157DDD">
            <w:pPr>
              <w:pStyle w:val="TableText"/>
              <w:keepNext/>
              <w:keepLines/>
              <w:rPr>
                <w:rFonts w:cs="Arial"/>
                <w:b/>
                <w:sz w:val="20"/>
                <w:szCs w:val="20"/>
              </w:rPr>
            </w:pPr>
            <w:r w:rsidRPr="00B30635">
              <w:rPr>
                <w:rFonts w:cs="Arial"/>
                <w:b/>
                <w:sz w:val="20"/>
                <w:szCs w:val="20"/>
              </w:rPr>
              <w:t xml:space="preserve">EC </w:t>
            </w:r>
            <w:del w:id="149" w:author="Batra Yogesh (EXT)" w:date="2018-04-06T11:52:00Z">
              <w:r w:rsidRPr="00B30635" w:rsidDel="001449ED">
                <w:rPr>
                  <w:rFonts w:cs="Arial"/>
                  <w:b/>
                  <w:sz w:val="20"/>
                  <w:szCs w:val="20"/>
                </w:rPr>
                <w:delText>Roels</w:delText>
              </w:r>
            </w:del>
            <w:ins w:id="150" w:author="Batra Yogesh (EXT)" w:date="2018-04-06T11:52:00Z">
              <w:r w:rsidR="001449ED" w:rsidRPr="00B30635">
                <w:rPr>
                  <w:rFonts w:cs="Arial"/>
                  <w:b/>
                  <w:sz w:val="20"/>
                  <w:szCs w:val="20"/>
                </w:rPr>
                <w:t>Roles</w:t>
              </w:r>
            </w:ins>
          </w:p>
        </w:tc>
        <w:tc>
          <w:tcPr>
            <w:tcW w:w="3462" w:type="pct"/>
            <w:tcPrChange w:id="151" w:author="Batra Yogesh (EXT)" w:date="2018-04-13T13:04:00Z">
              <w:tcPr>
                <w:tcW w:w="6480" w:type="dxa"/>
              </w:tcPr>
            </w:tcPrChange>
          </w:tcPr>
          <w:p w14:paraId="183C6F8F" w14:textId="77777777" w:rsidR="00157DDD" w:rsidRPr="00B30635" w:rsidRDefault="00157DDD" w:rsidP="00157DDD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B30635">
              <w:rPr>
                <w:rFonts w:cs="Arial"/>
                <w:color w:val="000000" w:themeColor="text1"/>
                <w:sz w:val="20"/>
                <w:szCs w:val="20"/>
              </w:rPr>
              <w:t>B8/32 Administrator</w:t>
            </w:r>
          </w:p>
          <w:p w14:paraId="61908428" w14:textId="77777777" w:rsidR="00157DDD" w:rsidRPr="00B30635" w:rsidRDefault="00157DDD" w:rsidP="00157DDD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B30635">
              <w:rPr>
                <w:rFonts w:cs="Arial"/>
                <w:color w:val="000000" w:themeColor="text1"/>
                <w:sz w:val="20"/>
                <w:szCs w:val="20"/>
              </w:rPr>
              <w:t>Baanpot Administrator</w:t>
            </w:r>
          </w:p>
          <w:p w14:paraId="002AF01E" w14:textId="77777777" w:rsidR="00157DDD" w:rsidRPr="00B30635" w:rsidRDefault="00157DDD" w:rsidP="00157DDD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B30635">
              <w:rPr>
                <w:rFonts w:cs="Arial"/>
                <w:color w:val="000000" w:themeColor="text1"/>
                <w:sz w:val="20"/>
                <w:szCs w:val="20"/>
              </w:rPr>
              <w:t>Thailand ECIS Admin</w:t>
            </w:r>
          </w:p>
          <w:p w14:paraId="0A4A4C80" w14:textId="77777777" w:rsidR="00157DDD" w:rsidRPr="00B30635" w:rsidRDefault="00157DDD" w:rsidP="00157DDD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B30635">
              <w:rPr>
                <w:rFonts w:cs="Arial"/>
                <w:color w:val="000000" w:themeColor="text1"/>
                <w:sz w:val="20"/>
                <w:szCs w:val="20"/>
              </w:rPr>
              <w:t>Erawan Administrator</w:t>
            </w:r>
          </w:p>
          <w:p w14:paraId="5F65744F" w14:textId="77777777" w:rsidR="00157DDD" w:rsidRPr="00B30635" w:rsidRDefault="00157DDD" w:rsidP="00157DDD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B30635">
              <w:rPr>
                <w:rFonts w:cs="Arial"/>
                <w:color w:val="000000" w:themeColor="text1"/>
                <w:sz w:val="20"/>
                <w:szCs w:val="20"/>
              </w:rPr>
              <w:t>Funan Administrator</w:t>
            </w:r>
          </w:p>
          <w:p w14:paraId="522BF08D" w14:textId="77777777" w:rsidR="00157DDD" w:rsidRPr="00B30635" w:rsidRDefault="00157DDD" w:rsidP="00157DDD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B30635">
              <w:rPr>
                <w:rFonts w:cs="Arial"/>
                <w:color w:val="000000" w:themeColor="text1"/>
                <w:sz w:val="20"/>
                <w:szCs w:val="20"/>
              </w:rPr>
              <w:t>M and M Admin COTL</w:t>
            </w:r>
          </w:p>
          <w:p w14:paraId="7AB8376C" w14:textId="77777777" w:rsidR="00157DDD" w:rsidRPr="00B30635" w:rsidRDefault="00157DDD" w:rsidP="00157DDD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B30635">
              <w:rPr>
                <w:rFonts w:cs="Arial"/>
                <w:color w:val="000000" w:themeColor="text1"/>
                <w:sz w:val="20"/>
                <w:szCs w:val="20"/>
              </w:rPr>
              <w:t>M and M Admin CTEP</w:t>
            </w:r>
          </w:p>
          <w:p w14:paraId="08332126" w14:textId="77777777" w:rsidR="00157DDD" w:rsidRPr="00B30635" w:rsidRDefault="00157DDD" w:rsidP="00157DDD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B30635">
              <w:rPr>
                <w:rFonts w:cs="Arial"/>
                <w:color w:val="000000" w:themeColor="text1"/>
                <w:sz w:val="20"/>
                <w:szCs w:val="20"/>
              </w:rPr>
              <w:t>Pailin Administrator</w:t>
            </w:r>
          </w:p>
          <w:p w14:paraId="2C8B6C79" w14:textId="77777777" w:rsidR="00157DDD" w:rsidRPr="00B30635" w:rsidRDefault="00157DDD" w:rsidP="00157DDD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B30635">
              <w:rPr>
                <w:rFonts w:cs="Arial"/>
                <w:color w:val="000000" w:themeColor="text1"/>
                <w:sz w:val="20"/>
                <w:szCs w:val="20"/>
              </w:rPr>
              <w:t>Platong Administrator</w:t>
            </w:r>
          </w:p>
          <w:p w14:paraId="7BCD243D" w14:textId="77777777" w:rsidR="00157DDD" w:rsidRPr="00B30635" w:rsidRDefault="00157DDD" w:rsidP="00157DDD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B30635">
              <w:rPr>
                <w:rFonts w:cs="Arial"/>
                <w:color w:val="000000" w:themeColor="text1"/>
                <w:sz w:val="20"/>
                <w:szCs w:val="20"/>
              </w:rPr>
              <w:t>Satun Administrator</w:t>
            </w:r>
          </w:p>
          <w:p w14:paraId="60116141" w14:textId="07F4208A" w:rsidR="00157DDD" w:rsidRPr="00B30635" w:rsidRDefault="00157DDD" w:rsidP="00157DDD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B30635">
              <w:rPr>
                <w:rFonts w:cs="Arial"/>
                <w:color w:val="000000" w:themeColor="text1"/>
                <w:sz w:val="20"/>
                <w:szCs w:val="20"/>
              </w:rPr>
              <w:t>Satun Funan Administrator</w:t>
            </w:r>
          </w:p>
        </w:tc>
      </w:tr>
      <w:tr w:rsidR="00D17537" w:rsidRPr="00B30635" w14:paraId="0BAA378E" w14:textId="77777777" w:rsidTr="00243854">
        <w:trPr>
          <w:cantSplit/>
          <w:trPrChange w:id="152" w:author="Batra Yogesh (EXT)" w:date="2018-04-13T13:04:00Z">
            <w:trPr>
              <w:cantSplit/>
            </w:trPr>
          </w:trPrChange>
        </w:trPr>
        <w:tc>
          <w:tcPr>
            <w:tcW w:w="1538" w:type="pct"/>
            <w:shd w:val="clear" w:color="auto" w:fill="C6D9F1" w:themeFill="text2" w:themeFillTint="33"/>
            <w:tcPrChange w:id="153" w:author="Batra Yogesh (EXT)" w:date="2018-04-13T13:04:00Z">
              <w:tcPr>
                <w:tcW w:w="2880" w:type="dxa"/>
                <w:shd w:val="clear" w:color="auto" w:fill="C6D9F1" w:themeFill="text2" w:themeFillTint="33"/>
              </w:tcPr>
            </w:tcPrChange>
          </w:tcPr>
          <w:p w14:paraId="0BAA378A" w14:textId="77777777" w:rsidR="00D17537" w:rsidRPr="00B30635" w:rsidRDefault="00D17537" w:rsidP="00E4117B">
            <w:pPr>
              <w:pStyle w:val="TableText"/>
              <w:keepNext/>
              <w:keepLines/>
              <w:tabs>
                <w:tab w:val="left" w:pos="2490"/>
              </w:tabs>
              <w:spacing w:after="0"/>
              <w:rPr>
                <w:rFonts w:cs="Arial"/>
                <w:b/>
                <w:sz w:val="20"/>
                <w:szCs w:val="20"/>
              </w:rPr>
            </w:pPr>
            <w:r w:rsidRPr="00B30635">
              <w:rPr>
                <w:rFonts w:cs="Arial"/>
                <w:b/>
                <w:sz w:val="20"/>
                <w:szCs w:val="20"/>
              </w:rPr>
              <w:t>Prerequisites</w:t>
            </w:r>
          </w:p>
        </w:tc>
        <w:tc>
          <w:tcPr>
            <w:tcW w:w="3462" w:type="pct"/>
            <w:tcPrChange w:id="154" w:author="Batra Yogesh (EXT)" w:date="2018-04-13T13:04:00Z">
              <w:tcPr>
                <w:tcW w:w="6480" w:type="dxa"/>
              </w:tcPr>
            </w:tcPrChange>
          </w:tcPr>
          <w:p w14:paraId="215A411B" w14:textId="77777777" w:rsidR="00474389" w:rsidRPr="00B30635" w:rsidRDefault="00073917" w:rsidP="00073917">
            <w:pPr>
              <w:pStyle w:val="ListParagraph"/>
              <w:keepNext/>
              <w:keepLines/>
              <w:numPr>
                <w:ilvl w:val="0"/>
                <w:numId w:val="9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B30635">
              <w:rPr>
                <w:rFonts w:cs="Arial"/>
                <w:color w:val="000000" w:themeColor="text1"/>
                <w:sz w:val="20"/>
                <w:szCs w:val="20"/>
              </w:rPr>
              <w:t>Well configured</w:t>
            </w:r>
          </w:p>
          <w:p w14:paraId="60E4A383" w14:textId="1BC34A3E" w:rsidR="00073917" w:rsidRPr="00B30635" w:rsidRDefault="00073917" w:rsidP="00073917">
            <w:pPr>
              <w:pStyle w:val="ListParagraph"/>
              <w:keepNext/>
              <w:keepLines/>
              <w:numPr>
                <w:ilvl w:val="0"/>
                <w:numId w:val="9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B30635">
              <w:rPr>
                <w:rFonts w:cs="Arial"/>
                <w:color w:val="000000" w:themeColor="text1"/>
                <w:sz w:val="20"/>
                <w:szCs w:val="20"/>
              </w:rPr>
              <w:t>Well Bore configured</w:t>
            </w:r>
          </w:p>
          <w:p w14:paraId="0DB0566A" w14:textId="77777777" w:rsidR="00073917" w:rsidRPr="00B30635" w:rsidRDefault="00073917" w:rsidP="00073917">
            <w:pPr>
              <w:pStyle w:val="ListParagraph"/>
              <w:keepNext/>
              <w:keepLines/>
              <w:numPr>
                <w:ilvl w:val="0"/>
                <w:numId w:val="9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B30635">
              <w:rPr>
                <w:rFonts w:cs="Arial"/>
                <w:color w:val="000000" w:themeColor="text1"/>
                <w:sz w:val="20"/>
                <w:szCs w:val="20"/>
              </w:rPr>
              <w:t>Well Bore Interval configured</w:t>
            </w:r>
          </w:p>
          <w:p w14:paraId="0BAA378D" w14:textId="40335E2A" w:rsidR="00073917" w:rsidRPr="00B30635" w:rsidRDefault="00073917" w:rsidP="00073917">
            <w:pPr>
              <w:keepNext/>
              <w:keepLines/>
              <w:ind w:left="360"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447470" w:rsidRPr="00B30635" w14:paraId="0BAA3791" w14:textId="77777777" w:rsidTr="00B30635">
        <w:trPr>
          <w:cantSplit/>
          <w:trHeight w:val="278"/>
          <w:trPrChange w:id="155" w:author="Shah Ashay" w:date="2018-04-16T17:13:00Z">
            <w:trPr>
              <w:cantSplit/>
            </w:trPr>
          </w:trPrChange>
        </w:trPr>
        <w:tc>
          <w:tcPr>
            <w:tcW w:w="1538" w:type="pct"/>
            <w:shd w:val="clear" w:color="auto" w:fill="C6D9F1" w:themeFill="text2" w:themeFillTint="33"/>
            <w:tcPrChange w:id="156" w:author="Shah Ashay" w:date="2018-04-16T17:13:00Z">
              <w:tcPr>
                <w:tcW w:w="2880" w:type="dxa"/>
                <w:shd w:val="clear" w:color="auto" w:fill="C6D9F1" w:themeFill="text2" w:themeFillTint="33"/>
              </w:tcPr>
            </w:tcPrChange>
          </w:tcPr>
          <w:p w14:paraId="0BAA378F" w14:textId="77777777" w:rsidR="00447470" w:rsidRPr="00B30635" w:rsidRDefault="00447470" w:rsidP="00E4117B">
            <w:pPr>
              <w:pStyle w:val="TableText"/>
              <w:keepNext/>
              <w:keepLines/>
              <w:tabs>
                <w:tab w:val="left" w:pos="2490"/>
              </w:tabs>
              <w:spacing w:after="0"/>
              <w:rPr>
                <w:rFonts w:cs="Arial"/>
                <w:b/>
                <w:sz w:val="20"/>
                <w:szCs w:val="20"/>
              </w:rPr>
            </w:pPr>
            <w:r w:rsidRPr="00B30635">
              <w:rPr>
                <w:rFonts w:cs="Arial"/>
                <w:b/>
                <w:sz w:val="20"/>
                <w:szCs w:val="20"/>
              </w:rPr>
              <w:t>Approver</w:t>
            </w:r>
          </w:p>
        </w:tc>
        <w:tc>
          <w:tcPr>
            <w:tcW w:w="3462" w:type="pct"/>
            <w:tcPrChange w:id="157" w:author="Shah Ashay" w:date="2018-04-16T17:13:00Z">
              <w:tcPr>
                <w:tcW w:w="6480" w:type="dxa"/>
              </w:tcPr>
            </w:tcPrChange>
          </w:tcPr>
          <w:p w14:paraId="0BAA3790" w14:textId="77777777" w:rsidR="00447470" w:rsidRPr="00B30635" w:rsidRDefault="00447470" w:rsidP="00E4117B">
            <w:pPr>
              <w:keepNext/>
              <w:keepLines/>
              <w:rPr>
                <w:rFonts w:cs="Arial"/>
                <w:color w:val="0070C0"/>
                <w:sz w:val="20"/>
                <w:szCs w:val="20"/>
              </w:rPr>
            </w:pPr>
          </w:p>
        </w:tc>
      </w:tr>
    </w:tbl>
    <w:p w14:paraId="0BAA3792" w14:textId="77777777" w:rsidR="00447470" w:rsidRPr="00243854" w:rsidRDefault="00447470" w:rsidP="00447470">
      <w:pPr>
        <w:rPr>
          <w:ins w:id="158" w:author="Batra Yogesh (EXT)" w:date="2018-04-06T11:48:00Z"/>
          <w:rFonts w:cs="Arial"/>
        </w:rPr>
      </w:pPr>
    </w:p>
    <w:p w14:paraId="3779036C" w14:textId="26911751" w:rsidR="00F152AB" w:rsidRPr="00243854" w:rsidRDefault="00F152AB" w:rsidP="00F152AB">
      <w:pPr>
        <w:rPr>
          <w:ins w:id="159" w:author="Batra Yogesh (EXT)" w:date="2018-04-06T11:48:00Z"/>
          <w:rFonts w:cs="Arial"/>
          <w:rPrChange w:id="160" w:author="Batra Yogesh (EXT)" w:date="2018-04-13T13:04:00Z">
            <w:rPr>
              <w:ins w:id="161" w:author="Batra Yogesh (EXT)" w:date="2018-04-06T11:48:00Z"/>
              <w:b/>
            </w:rPr>
          </w:rPrChange>
        </w:rPr>
      </w:pPr>
      <w:ins w:id="162" w:author="Batra Yogesh (EXT)" w:date="2018-04-06T11:48:00Z">
        <w:r w:rsidRPr="00243854">
          <w:rPr>
            <w:rFonts w:cs="Arial"/>
            <w:rPrChange w:id="163" w:author="Batra Yogesh (EXT)" w:date="2018-04-13T13:04:00Z">
              <w:rPr>
                <w:b/>
              </w:rPr>
            </w:rPrChange>
          </w:rPr>
          <w:t>Note: the toolbar on EC11</w:t>
        </w:r>
      </w:ins>
      <w:ins w:id="164" w:author="Batra Yogesh (EXT)" w:date="2018-04-13T13:04:00Z">
        <w:r w:rsidR="00243854" w:rsidRPr="00243854">
          <w:rPr>
            <w:rFonts w:cs="Arial"/>
            <w:rPrChange w:id="165" w:author="Batra Yogesh (EXT)" w:date="2018-04-13T13:04:00Z">
              <w:rPr>
                <w:rFonts w:cs="Arial"/>
                <w:b/>
              </w:rPr>
            </w:rPrChange>
          </w:rPr>
          <w:t>.2</w:t>
        </w:r>
      </w:ins>
      <w:ins w:id="166" w:author="Batra Yogesh (EXT)" w:date="2018-04-06T11:48:00Z">
        <w:r w:rsidRPr="00243854">
          <w:rPr>
            <w:rFonts w:cs="Arial"/>
            <w:rPrChange w:id="167" w:author="Batra Yogesh (EXT)" w:date="2018-04-13T13:04:00Z">
              <w:rPr>
                <w:b/>
              </w:rPr>
            </w:rPrChange>
          </w:rPr>
          <w:t xml:space="preserve"> has changed. Refer to the image below for different buttons</w:t>
        </w:r>
      </w:ins>
    </w:p>
    <w:p w14:paraId="3885143C" w14:textId="77777777" w:rsidR="00F152AB" w:rsidRPr="005B2F22" w:rsidRDefault="00F152AB" w:rsidP="00F152AB">
      <w:pPr>
        <w:rPr>
          <w:ins w:id="168" w:author="Batra Yogesh (EXT)" w:date="2018-04-06T11:48:00Z"/>
          <w:rFonts w:cs="Arial"/>
          <w:b/>
        </w:rPr>
      </w:pPr>
    </w:p>
    <w:p w14:paraId="64661F01" w14:textId="77777777" w:rsidR="00F152AB" w:rsidRPr="005B2F22" w:rsidRDefault="00F152AB" w:rsidP="00F152AB">
      <w:pPr>
        <w:jc w:val="center"/>
        <w:rPr>
          <w:ins w:id="169" w:author="Batra Yogesh (EXT)" w:date="2018-04-06T11:48:00Z"/>
          <w:rFonts w:cs="Arial"/>
          <w:b/>
        </w:rPr>
      </w:pPr>
      <w:ins w:id="170" w:author="Batra Yogesh (EXT)" w:date="2018-04-06T11:48:00Z">
        <w:r w:rsidRPr="00243854">
          <w:rPr>
            <w:rFonts w:cs="Arial"/>
            <w:noProof/>
            <w:color w:val="000000"/>
            <w:szCs w:val="22"/>
            <w:rPrChange w:id="171" w:author="Batra Yogesh (EXT)" w:date="2018-04-13T13:04:00Z">
              <w:rPr>
                <w:rFonts w:ascii="Calibri" w:hAnsi="Calibri" w:cs="Calibri"/>
                <w:noProof/>
                <w:color w:val="000000"/>
                <w:szCs w:val="22"/>
              </w:rPr>
            </w:rPrChange>
          </w:rPr>
          <w:drawing>
            <wp:inline distT="0" distB="0" distL="0" distR="0" wp14:anchorId="3CC06811" wp14:editId="3C6533EF">
              <wp:extent cx="5105048" cy="1144752"/>
              <wp:effectExtent l="19050" t="19050" r="19685" b="17780"/>
              <wp:docPr id="3" name="Picture 3" descr="https://lh6.googleusercontent.com/WUdP0PFWezKFy2Ynx-I6avqXmLbFPFOLIYlo40eBVOTZ-vJOdZnOV0ODUljUAsdXAocQF1qJlQhDZBlJkGa1jHBfmEYwONfYQJ3I8xsTx6uQmEAeBYLtyGw9svpNaG1_w2p1RQu34tA_2epWhQ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https://lh6.googleusercontent.com/WUdP0PFWezKFy2Ynx-I6avqXmLbFPFOLIYlo40eBVOTZ-vJOdZnOV0ODUljUAsdXAocQF1qJlQhDZBlJkGa1jHBfmEYwONfYQJ3I8xsTx6uQmEAeBYLtyGw9svpNaG1_w2p1RQu34tA_2epWhQ"/>
                      <pic:cNvPicPr>
                        <a:picLocks noChangeAspect="1" noChangeArrowheads="1"/>
                      </pic:cNvPicPr>
                    </pic:nvPicPr>
                    <pic:blipFill>
                      <a:blip r:embed="rId19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130089" cy="1150367"/>
                      </a:xfrm>
                      <a:prstGeom prst="rect">
                        <a:avLst/>
                      </a:prstGeom>
                      <a:noFill/>
                      <a:ln>
                        <a:solidFill>
                          <a:schemeClr val="accent1"/>
                        </a:solidFill>
                      </a:ln>
                    </pic:spPr>
                  </pic:pic>
                </a:graphicData>
              </a:graphic>
            </wp:inline>
          </w:drawing>
        </w:r>
      </w:ins>
    </w:p>
    <w:p w14:paraId="33574EDB" w14:textId="77777777" w:rsidR="00F152AB" w:rsidRPr="00243854" w:rsidRDefault="00F152AB" w:rsidP="00447470">
      <w:pPr>
        <w:rPr>
          <w:rFonts w:cs="Arial"/>
        </w:rPr>
      </w:pPr>
    </w:p>
    <w:p w14:paraId="0BAA3794" w14:textId="287395B9" w:rsidR="004D61A0" w:rsidRPr="00243854" w:rsidRDefault="004D61A0" w:rsidP="005D1403">
      <w:pPr>
        <w:pStyle w:val="Heading1"/>
      </w:pPr>
      <w:bookmarkStart w:id="172" w:name="_Toc536253722"/>
      <w:bookmarkStart w:id="173" w:name="_Toc536258288"/>
      <w:bookmarkStart w:id="174" w:name="_Toc502245269"/>
      <w:r w:rsidRPr="00243854">
        <w:t xml:space="preserve">Primary </w:t>
      </w:r>
      <w:bookmarkEnd w:id="172"/>
      <w:bookmarkEnd w:id="173"/>
      <w:r w:rsidR="00BF2F96" w:rsidRPr="00243854">
        <w:t>Flow</w:t>
      </w:r>
      <w:r w:rsidR="0033669C" w:rsidRPr="00243854">
        <w:t xml:space="preserve">: </w:t>
      </w:r>
      <w:r w:rsidR="004B591A" w:rsidRPr="00243854">
        <w:t>BKK_UC44</w:t>
      </w:r>
      <w:r w:rsidR="00073917" w:rsidRPr="00243854">
        <w:t xml:space="preserve"> </w:t>
      </w:r>
      <w:r w:rsidR="004B591A" w:rsidRPr="00243854">
        <w:t xml:space="preserve">Maintain </w:t>
      </w:r>
      <w:r w:rsidR="00073917" w:rsidRPr="00243854">
        <w:t>Perforation Interval Split</w:t>
      </w:r>
      <w:bookmarkEnd w:id="174"/>
    </w:p>
    <w:p w14:paraId="0BAA3795" w14:textId="7CD813AC" w:rsidR="00EF4239" w:rsidRPr="00243854" w:rsidRDefault="004D61A0" w:rsidP="00D17537">
      <w:pPr>
        <w:rPr>
          <w:rFonts w:cs="Arial"/>
          <w:i/>
          <w:color w:val="000000" w:themeColor="text1"/>
          <w:sz w:val="20"/>
        </w:rPr>
      </w:pPr>
      <w:r w:rsidRPr="00243854">
        <w:rPr>
          <w:rFonts w:cs="Arial"/>
        </w:rPr>
        <w:t xml:space="preserve">Trigger: </w:t>
      </w:r>
      <w:r w:rsidR="00570D43" w:rsidRPr="00243854">
        <w:rPr>
          <w:rFonts w:cs="Arial"/>
        </w:rPr>
        <w:t xml:space="preserve"> </w:t>
      </w:r>
      <w:r w:rsidR="00033B40" w:rsidRPr="00243854">
        <w:rPr>
          <w:rFonts w:cs="Arial"/>
        </w:rPr>
        <w:t xml:space="preserve">User </w:t>
      </w:r>
      <w:r w:rsidR="00D97983" w:rsidRPr="00243854">
        <w:rPr>
          <w:rFonts w:cs="Arial"/>
        </w:rPr>
        <w:t xml:space="preserve">needs to </w:t>
      </w:r>
      <w:del w:id="175" w:author="Batra Yogesh (EXT)" w:date="2018-04-06T11:52:00Z">
        <w:r w:rsidR="004B591A" w:rsidRPr="00243854" w:rsidDel="001449ED">
          <w:rPr>
            <w:rFonts w:cs="Arial"/>
          </w:rPr>
          <w:delText>Maintain</w:delText>
        </w:r>
        <w:r w:rsidR="00073917" w:rsidRPr="00243854" w:rsidDel="001449ED">
          <w:rPr>
            <w:rFonts w:cs="Arial"/>
          </w:rPr>
          <w:delText>a</w:delText>
        </w:r>
      </w:del>
      <w:ins w:id="176" w:author="Batra Yogesh (EXT)" w:date="2018-04-06T11:52:00Z">
        <w:r w:rsidR="001449ED" w:rsidRPr="00243854">
          <w:rPr>
            <w:rFonts w:cs="Arial"/>
          </w:rPr>
          <w:t>Maintain</w:t>
        </w:r>
      </w:ins>
      <w:r w:rsidR="00073917" w:rsidRPr="00243854">
        <w:rPr>
          <w:rFonts w:cs="Arial"/>
        </w:rPr>
        <w:t xml:space="preserve"> perforation interval split</w:t>
      </w:r>
    </w:p>
    <w:p w14:paraId="1B8E6067" w14:textId="3A27E6C1" w:rsidR="00C6253C" w:rsidRPr="00243854" w:rsidRDefault="00C6253C">
      <w:pPr>
        <w:rPr>
          <w:rFonts w:cs="Arial"/>
          <w:b/>
          <w:bCs/>
          <w:sz w:val="24"/>
          <w:szCs w:val="32"/>
        </w:rPr>
      </w:pPr>
      <w:bookmarkStart w:id="177" w:name="_Toc24085719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  <w:tblPrChange w:id="178" w:author="Batra Yogesh (EXT)" w:date="2018-04-13T13:05:00Z">
          <w:tblPr>
            <w:tblW w:w="9360" w:type="dxa"/>
            <w:tblInd w:w="115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left w:w="115" w:type="dxa"/>
              <w:right w:w="115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690"/>
        <w:gridCol w:w="3626"/>
        <w:gridCol w:w="2158"/>
        <w:gridCol w:w="2876"/>
        <w:tblGridChange w:id="179">
          <w:tblGrid>
            <w:gridCol w:w="690"/>
            <w:gridCol w:w="3630"/>
            <w:gridCol w:w="2160"/>
            <w:gridCol w:w="2880"/>
          </w:tblGrid>
        </w:tblGridChange>
      </w:tblGrid>
      <w:tr w:rsidR="00C6253C" w:rsidRPr="00243854" w14:paraId="4045A374" w14:textId="77777777" w:rsidTr="00243854">
        <w:trPr>
          <w:tblHeader/>
          <w:trPrChange w:id="180" w:author="Batra Yogesh (EXT)" w:date="2018-04-13T13:05:00Z">
            <w:trPr>
              <w:tblHeader/>
            </w:trPr>
          </w:trPrChange>
        </w:trPr>
        <w:tc>
          <w:tcPr>
            <w:tcW w:w="369" w:type="pct"/>
            <w:tcBorders>
              <w:bottom w:val="single" w:sz="4" w:space="0" w:color="auto"/>
            </w:tcBorders>
            <w:shd w:val="clear" w:color="auto" w:fill="3399FF"/>
            <w:tcPrChange w:id="181" w:author="Batra Yogesh (EXT)" w:date="2018-04-13T13:05:00Z">
              <w:tcPr>
                <w:tcW w:w="690" w:type="dxa"/>
                <w:tcBorders>
                  <w:bottom w:val="single" w:sz="4" w:space="0" w:color="auto"/>
                </w:tcBorders>
                <w:shd w:val="clear" w:color="auto" w:fill="3399FF"/>
              </w:tcPr>
            </w:tcPrChange>
          </w:tcPr>
          <w:p w14:paraId="159E4A3C" w14:textId="77777777" w:rsidR="00C6253C" w:rsidRPr="00243854" w:rsidRDefault="00C6253C" w:rsidP="00045ECB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  <w:szCs w:val="20"/>
              </w:rPr>
            </w:pPr>
            <w:r w:rsidRPr="00243854">
              <w:rPr>
                <w:rFonts w:cs="Arial"/>
                <w:color w:val="FFFFFF" w:themeColor="background1"/>
                <w:sz w:val="20"/>
                <w:szCs w:val="20"/>
              </w:rPr>
              <w:lastRenderedPageBreak/>
              <w:t>Step</w:t>
            </w:r>
          </w:p>
        </w:tc>
        <w:tc>
          <w:tcPr>
            <w:tcW w:w="1939" w:type="pct"/>
            <w:shd w:val="clear" w:color="auto" w:fill="3399FF"/>
            <w:tcPrChange w:id="182" w:author="Batra Yogesh (EXT)" w:date="2018-04-13T13:05:00Z">
              <w:tcPr>
                <w:tcW w:w="3630" w:type="dxa"/>
                <w:shd w:val="clear" w:color="auto" w:fill="3399FF"/>
              </w:tcPr>
            </w:tcPrChange>
          </w:tcPr>
          <w:p w14:paraId="7492901F" w14:textId="77777777" w:rsidR="00C6253C" w:rsidRPr="00243854" w:rsidRDefault="00C6253C" w:rsidP="00045ECB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  <w:szCs w:val="20"/>
              </w:rPr>
            </w:pPr>
            <w:r w:rsidRPr="00243854">
              <w:rPr>
                <w:rFonts w:cs="Arial"/>
                <w:color w:val="FFFFFF" w:themeColor="background1"/>
                <w:sz w:val="20"/>
                <w:szCs w:val="20"/>
              </w:rPr>
              <w:t>Actor Action</w:t>
            </w:r>
          </w:p>
        </w:tc>
        <w:tc>
          <w:tcPr>
            <w:tcW w:w="1154" w:type="pct"/>
            <w:shd w:val="clear" w:color="auto" w:fill="3399FF"/>
            <w:tcPrChange w:id="183" w:author="Batra Yogesh (EXT)" w:date="2018-04-13T13:05:00Z">
              <w:tcPr>
                <w:tcW w:w="2160" w:type="dxa"/>
                <w:shd w:val="clear" w:color="auto" w:fill="3399FF"/>
              </w:tcPr>
            </w:tcPrChange>
          </w:tcPr>
          <w:p w14:paraId="35AFFB89" w14:textId="77777777" w:rsidR="00C6253C" w:rsidRPr="00243854" w:rsidRDefault="00C6253C" w:rsidP="00045ECB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  <w:szCs w:val="20"/>
              </w:rPr>
            </w:pPr>
            <w:r w:rsidRPr="00243854">
              <w:rPr>
                <w:rFonts w:cs="Arial"/>
                <w:color w:val="FFFFFF" w:themeColor="background1"/>
                <w:sz w:val="20"/>
                <w:szCs w:val="20"/>
              </w:rPr>
              <w:t>System Response</w:t>
            </w:r>
          </w:p>
        </w:tc>
        <w:tc>
          <w:tcPr>
            <w:tcW w:w="1538" w:type="pct"/>
            <w:shd w:val="clear" w:color="auto" w:fill="3399FF"/>
            <w:tcPrChange w:id="184" w:author="Batra Yogesh (EXT)" w:date="2018-04-13T13:05:00Z">
              <w:tcPr>
                <w:tcW w:w="2880" w:type="dxa"/>
                <w:shd w:val="clear" w:color="auto" w:fill="3399FF"/>
              </w:tcPr>
            </w:tcPrChange>
          </w:tcPr>
          <w:p w14:paraId="3B517D6D" w14:textId="77777777" w:rsidR="00C6253C" w:rsidRPr="00243854" w:rsidRDefault="00C6253C" w:rsidP="00045ECB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  <w:szCs w:val="20"/>
              </w:rPr>
            </w:pPr>
            <w:r w:rsidRPr="00243854">
              <w:rPr>
                <w:rFonts w:cs="Arial"/>
                <w:color w:val="FFFFFF" w:themeColor="background1"/>
                <w:sz w:val="20"/>
                <w:szCs w:val="20"/>
              </w:rPr>
              <w:t>Notes</w:t>
            </w:r>
          </w:p>
        </w:tc>
      </w:tr>
      <w:tr w:rsidR="00C6253C" w:rsidRPr="00243854" w14:paraId="2556EE83" w14:textId="77777777" w:rsidTr="00243854">
        <w:tc>
          <w:tcPr>
            <w:tcW w:w="369" w:type="pct"/>
            <w:shd w:val="clear" w:color="auto" w:fill="C6D9F1" w:themeFill="text2" w:themeFillTint="33"/>
            <w:tcPrChange w:id="185" w:author="Batra Yogesh (EXT)" w:date="2018-04-13T13:05:00Z">
              <w:tcPr>
                <w:tcW w:w="690" w:type="dxa"/>
                <w:shd w:val="clear" w:color="auto" w:fill="C6D9F1" w:themeFill="text2" w:themeFillTint="33"/>
              </w:tcPr>
            </w:tcPrChange>
          </w:tcPr>
          <w:p w14:paraId="4A9C5F59" w14:textId="22622A4D" w:rsidR="00C6253C" w:rsidRPr="00243854" w:rsidRDefault="00C6253C" w:rsidP="00C6253C">
            <w:pPr>
              <w:pStyle w:val="TableText"/>
              <w:keepNext/>
              <w:keepLines/>
              <w:jc w:val="center"/>
              <w:rPr>
                <w:rFonts w:cs="Arial"/>
                <w:sz w:val="20"/>
                <w:szCs w:val="20"/>
              </w:rPr>
            </w:pPr>
            <w:r w:rsidRPr="00243854">
              <w:rPr>
                <w:rFonts w:cs="Arial"/>
                <w:sz w:val="20"/>
                <w:szCs w:val="20"/>
              </w:rPr>
              <w:t>1.</w:t>
            </w:r>
          </w:p>
        </w:tc>
        <w:tc>
          <w:tcPr>
            <w:tcW w:w="1939" w:type="pct"/>
            <w:tcPrChange w:id="186" w:author="Batra Yogesh (EXT)" w:date="2018-04-13T13:05:00Z">
              <w:tcPr>
                <w:tcW w:w="3630" w:type="dxa"/>
              </w:tcPr>
            </w:tcPrChange>
          </w:tcPr>
          <w:p w14:paraId="6C02BABD" w14:textId="7F6A0292" w:rsidR="00C6253C" w:rsidRPr="00243854" w:rsidRDefault="00C6253C" w:rsidP="00045ECB">
            <w:pPr>
              <w:pStyle w:val="TableText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243854">
              <w:rPr>
                <w:rFonts w:cs="Arial"/>
                <w:color w:val="000000" w:themeColor="text1"/>
                <w:sz w:val="20"/>
                <w:szCs w:val="20"/>
              </w:rPr>
              <w:t xml:space="preserve">Open up </w:t>
            </w:r>
            <w:r w:rsidR="00073917" w:rsidRPr="00243854">
              <w:rPr>
                <w:rFonts w:cs="Arial"/>
                <w:b/>
                <w:color w:val="000000" w:themeColor="text1"/>
                <w:sz w:val="20"/>
                <w:szCs w:val="20"/>
              </w:rPr>
              <w:t>Perforation Interval Split</w:t>
            </w:r>
            <w:r w:rsidR="00A16508" w:rsidRPr="00243854">
              <w:rPr>
                <w:rFonts w:cs="Arial"/>
                <w:color w:val="000000" w:themeColor="text1"/>
                <w:sz w:val="20"/>
                <w:szCs w:val="20"/>
              </w:rPr>
              <w:t xml:space="preserve"> </w:t>
            </w:r>
            <w:r w:rsidR="00C74154" w:rsidRPr="00243854">
              <w:rPr>
                <w:rFonts w:cs="Arial"/>
                <w:color w:val="000000" w:themeColor="text1"/>
                <w:sz w:val="20"/>
                <w:szCs w:val="20"/>
              </w:rPr>
              <w:t>s</w:t>
            </w:r>
            <w:r w:rsidRPr="00243854">
              <w:rPr>
                <w:rFonts w:cs="Arial"/>
                <w:color w:val="000000" w:themeColor="text1"/>
                <w:sz w:val="20"/>
                <w:szCs w:val="20"/>
              </w:rPr>
              <w:t>creen</w:t>
            </w:r>
          </w:p>
          <w:p w14:paraId="3FC2C398" w14:textId="50279C93" w:rsidR="00C6253C" w:rsidRPr="00243854" w:rsidRDefault="006E7313" w:rsidP="00045ECB">
            <w:pPr>
              <w:pStyle w:val="TableText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243854">
              <w:rPr>
                <w:rFonts w:cs="Arial"/>
                <w:color w:val="000000" w:themeColor="text1"/>
                <w:sz w:val="20"/>
                <w:szCs w:val="20"/>
              </w:rPr>
              <w:t>Administration</w:t>
            </w:r>
            <w:r w:rsidR="00C6253C" w:rsidRPr="00243854">
              <w:rPr>
                <w:rFonts w:cs="Arial"/>
                <w:color w:val="000000" w:themeColor="text1"/>
                <w:sz w:val="20"/>
                <w:szCs w:val="20"/>
              </w:rPr>
              <w:t xml:space="preserve"> </w:t>
            </w:r>
            <w:r w:rsidR="00C6253C" w:rsidRPr="00243854">
              <w:rPr>
                <w:rFonts w:cs="Arial"/>
                <w:color w:val="000000" w:themeColor="text1"/>
                <w:sz w:val="20"/>
                <w:szCs w:val="20"/>
              </w:rPr>
              <w:sym w:font="Wingdings" w:char="F0E0"/>
            </w:r>
            <w:r w:rsidR="00C6253C" w:rsidRPr="00243854">
              <w:rPr>
                <w:rFonts w:cs="Arial"/>
                <w:color w:val="000000" w:themeColor="text1"/>
                <w:sz w:val="20"/>
                <w:szCs w:val="20"/>
              </w:rPr>
              <w:t xml:space="preserve"> </w:t>
            </w:r>
            <w:r w:rsidRPr="00243854">
              <w:rPr>
                <w:rFonts w:cs="Arial"/>
                <w:color w:val="000000" w:themeColor="text1"/>
                <w:sz w:val="20"/>
                <w:szCs w:val="20"/>
              </w:rPr>
              <w:t>Assets</w:t>
            </w:r>
            <w:r w:rsidR="00C6253C" w:rsidRPr="00243854">
              <w:rPr>
                <w:rFonts w:cs="Arial"/>
                <w:color w:val="000000" w:themeColor="text1"/>
                <w:sz w:val="20"/>
                <w:szCs w:val="20"/>
              </w:rPr>
              <w:t xml:space="preserve"> </w:t>
            </w:r>
            <w:r w:rsidR="00C6253C" w:rsidRPr="00243854">
              <w:rPr>
                <w:rFonts w:cs="Arial"/>
                <w:color w:val="000000" w:themeColor="text1"/>
                <w:sz w:val="20"/>
                <w:szCs w:val="20"/>
              </w:rPr>
              <w:sym w:font="Wingdings" w:char="F0E0"/>
            </w:r>
            <w:r w:rsidR="00C6253C" w:rsidRPr="00243854">
              <w:rPr>
                <w:rFonts w:cs="Arial"/>
                <w:color w:val="000000" w:themeColor="text1"/>
                <w:sz w:val="20"/>
                <w:szCs w:val="20"/>
              </w:rPr>
              <w:t xml:space="preserve"> </w:t>
            </w:r>
            <w:r w:rsidR="00002C2D" w:rsidRPr="00243854">
              <w:rPr>
                <w:rFonts w:cs="Arial"/>
                <w:color w:val="000000" w:themeColor="text1"/>
                <w:sz w:val="20"/>
                <w:szCs w:val="20"/>
              </w:rPr>
              <w:t>Well and Reservoir Objects</w:t>
            </w:r>
            <w:r w:rsidR="006E74EE" w:rsidRPr="00243854">
              <w:rPr>
                <w:rFonts w:cs="Arial"/>
                <w:color w:val="000000" w:themeColor="text1"/>
                <w:sz w:val="20"/>
                <w:szCs w:val="20"/>
              </w:rPr>
              <w:t xml:space="preserve"> </w:t>
            </w:r>
            <w:r w:rsidRPr="00243854">
              <w:rPr>
                <w:rFonts w:cs="Arial"/>
                <w:color w:val="000000" w:themeColor="text1"/>
                <w:sz w:val="20"/>
                <w:szCs w:val="20"/>
              </w:rPr>
              <w:sym w:font="Wingdings" w:char="F0E0"/>
            </w:r>
            <w:r w:rsidRPr="00243854">
              <w:rPr>
                <w:rFonts w:cs="Arial"/>
                <w:color w:val="000000" w:themeColor="text1"/>
                <w:sz w:val="20"/>
                <w:szCs w:val="20"/>
              </w:rPr>
              <w:t xml:space="preserve"> </w:t>
            </w:r>
            <w:r w:rsidR="00073917" w:rsidRPr="00243854">
              <w:rPr>
                <w:rFonts w:cs="Arial"/>
                <w:color w:val="000000" w:themeColor="text1"/>
                <w:sz w:val="20"/>
                <w:szCs w:val="20"/>
              </w:rPr>
              <w:t>Maintain Perforation Interval Split</w:t>
            </w:r>
          </w:p>
        </w:tc>
        <w:tc>
          <w:tcPr>
            <w:tcW w:w="1154" w:type="pct"/>
            <w:tcPrChange w:id="187" w:author="Batra Yogesh (EXT)" w:date="2018-04-13T13:05:00Z">
              <w:tcPr>
                <w:tcW w:w="2160" w:type="dxa"/>
              </w:tcPr>
            </w:tcPrChange>
          </w:tcPr>
          <w:p w14:paraId="2DD67D74" w14:textId="77777777" w:rsidR="00C6253C" w:rsidRPr="00243854" w:rsidRDefault="00C6253C" w:rsidP="00045ECB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243854">
              <w:rPr>
                <w:rFonts w:cs="Arial"/>
                <w:color w:val="000000" w:themeColor="text1"/>
                <w:sz w:val="20"/>
                <w:szCs w:val="20"/>
              </w:rPr>
              <w:t xml:space="preserve">The following fields are automatically populated: </w:t>
            </w:r>
          </w:p>
          <w:p w14:paraId="18979FD0" w14:textId="0EB79163" w:rsidR="00C6253C" w:rsidRPr="00B30635" w:rsidRDefault="00C6253C" w:rsidP="00385ECB">
            <w:pPr>
              <w:pStyle w:val="NoSpacing"/>
              <w:numPr>
                <w:ilvl w:val="0"/>
                <w:numId w:val="18"/>
              </w:numPr>
              <w:rPr>
                <w:rFonts w:cs="Arial"/>
                <w:sz w:val="20"/>
                <w:szCs w:val="20"/>
              </w:rPr>
            </w:pPr>
            <w:r w:rsidRPr="005B2F22">
              <w:rPr>
                <w:rFonts w:cs="Arial"/>
                <w:b/>
                <w:sz w:val="20"/>
                <w:szCs w:val="20"/>
              </w:rPr>
              <w:t>Date</w:t>
            </w:r>
            <w:r w:rsidRPr="005B2F22">
              <w:rPr>
                <w:rFonts w:cs="Arial"/>
                <w:sz w:val="20"/>
                <w:szCs w:val="20"/>
              </w:rPr>
              <w:t xml:space="preserve">  is yesterday’s date</w:t>
            </w:r>
          </w:p>
          <w:p w14:paraId="378565B5" w14:textId="77777777" w:rsidR="006A4B98" w:rsidRPr="00243854" w:rsidRDefault="006A4B98" w:rsidP="00385ECB">
            <w:pPr>
              <w:pStyle w:val="NoSpacing"/>
              <w:numPr>
                <w:ilvl w:val="0"/>
                <w:numId w:val="18"/>
              </w:numPr>
              <w:rPr>
                <w:rFonts w:cs="Arial"/>
                <w:sz w:val="20"/>
                <w:szCs w:val="20"/>
                <w:rPrChange w:id="188" w:author="Batra Yogesh (EXT)" w:date="2018-04-13T13:04:00Z">
                  <w:rPr>
                    <w:sz w:val="20"/>
                    <w:szCs w:val="20"/>
                  </w:rPr>
                </w:rPrChange>
              </w:rPr>
            </w:pPr>
            <w:r w:rsidRPr="00243854">
              <w:rPr>
                <w:rFonts w:cs="Arial"/>
                <w:b/>
                <w:sz w:val="20"/>
                <w:szCs w:val="20"/>
                <w:rPrChange w:id="189" w:author="Batra Yogesh (EXT)" w:date="2018-04-13T13:04:00Z">
                  <w:rPr>
                    <w:b/>
                    <w:sz w:val="20"/>
                    <w:szCs w:val="20"/>
                  </w:rPr>
                </w:rPrChange>
              </w:rPr>
              <w:t>Production Unit</w:t>
            </w:r>
          </w:p>
          <w:p w14:paraId="139B905F" w14:textId="77777777" w:rsidR="006A4B98" w:rsidRPr="00243854" w:rsidRDefault="006A4B98" w:rsidP="00385ECB">
            <w:pPr>
              <w:pStyle w:val="NoSpacing"/>
              <w:numPr>
                <w:ilvl w:val="0"/>
                <w:numId w:val="18"/>
              </w:numPr>
              <w:rPr>
                <w:rFonts w:cs="Arial"/>
                <w:sz w:val="20"/>
                <w:szCs w:val="20"/>
                <w:rPrChange w:id="190" w:author="Batra Yogesh (EXT)" w:date="2018-04-13T13:04:00Z">
                  <w:rPr>
                    <w:sz w:val="20"/>
                    <w:szCs w:val="20"/>
                  </w:rPr>
                </w:rPrChange>
              </w:rPr>
            </w:pPr>
            <w:r w:rsidRPr="00243854">
              <w:rPr>
                <w:rFonts w:cs="Arial"/>
                <w:b/>
                <w:sz w:val="20"/>
                <w:szCs w:val="20"/>
                <w:rPrChange w:id="191" w:author="Batra Yogesh (EXT)" w:date="2018-04-13T13:04:00Z">
                  <w:rPr>
                    <w:b/>
                    <w:sz w:val="20"/>
                    <w:szCs w:val="20"/>
                  </w:rPr>
                </w:rPrChange>
              </w:rPr>
              <w:t>Production Sub Unit</w:t>
            </w:r>
          </w:p>
          <w:p w14:paraId="51FE4827" w14:textId="77777777" w:rsidR="006A4B98" w:rsidRPr="00243854" w:rsidRDefault="006A4B98" w:rsidP="00385ECB">
            <w:pPr>
              <w:pStyle w:val="NoSpacing"/>
              <w:numPr>
                <w:ilvl w:val="0"/>
                <w:numId w:val="18"/>
              </w:numPr>
              <w:rPr>
                <w:rFonts w:cs="Arial"/>
                <w:sz w:val="20"/>
                <w:szCs w:val="20"/>
                <w:rPrChange w:id="192" w:author="Batra Yogesh (EXT)" w:date="2018-04-13T13:04:00Z">
                  <w:rPr>
                    <w:sz w:val="20"/>
                    <w:szCs w:val="20"/>
                  </w:rPr>
                </w:rPrChange>
              </w:rPr>
            </w:pPr>
            <w:r w:rsidRPr="00243854">
              <w:rPr>
                <w:rFonts w:cs="Arial"/>
                <w:b/>
                <w:sz w:val="20"/>
                <w:szCs w:val="20"/>
                <w:rPrChange w:id="193" w:author="Batra Yogesh (EXT)" w:date="2018-04-13T13:04:00Z">
                  <w:rPr>
                    <w:b/>
                    <w:sz w:val="20"/>
                    <w:szCs w:val="20"/>
                  </w:rPr>
                </w:rPrChange>
              </w:rPr>
              <w:t>Area</w:t>
            </w:r>
          </w:p>
          <w:p w14:paraId="0A277C34" w14:textId="65775E68" w:rsidR="00EF12D2" w:rsidRPr="00243854" w:rsidDel="00037B3F" w:rsidRDefault="006A4B98" w:rsidP="00EF12D2">
            <w:pPr>
              <w:pStyle w:val="NoSpacing"/>
              <w:numPr>
                <w:ilvl w:val="0"/>
                <w:numId w:val="18"/>
              </w:numPr>
              <w:rPr>
                <w:del w:id="194" w:author="Batra Yogesh (EXT)" w:date="2018-04-06T12:33:00Z"/>
                <w:rFonts w:cs="Arial"/>
                <w:sz w:val="20"/>
                <w:szCs w:val="20"/>
                <w:rPrChange w:id="195" w:author="Batra Yogesh (EXT)" w:date="2018-04-13T13:04:00Z">
                  <w:rPr>
                    <w:del w:id="196" w:author="Batra Yogesh (EXT)" w:date="2018-04-06T12:33:00Z"/>
                    <w:sz w:val="20"/>
                    <w:szCs w:val="20"/>
                  </w:rPr>
                </w:rPrChange>
              </w:rPr>
            </w:pPr>
            <w:del w:id="197" w:author="Batra Yogesh (EXT)" w:date="2018-04-06T12:33:00Z">
              <w:r w:rsidRPr="00243854" w:rsidDel="00037B3F">
                <w:rPr>
                  <w:rFonts w:cs="Arial"/>
                  <w:b/>
                  <w:sz w:val="20"/>
                  <w:szCs w:val="20"/>
                  <w:rPrChange w:id="198" w:author="Batra Yogesh (EXT)" w:date="2018-04-13T13:04:00Z">
                    <w:rPr>
                      <w:b/>
                      <w:sz w:val="20"/>
                      <w:szCs w:val="20"/>
                    </w:rPr>
                  </w:rPrChange>
                </w:rPr>
                <w:delText>Sub Area</w:delText>
              </w:r>
            </w:del>
          </w:p>
          <w:p w14:paraId="1A5882D5" w14:textId="1DD1DB3E" w:rsidR="006E7313" w:rsidRPr="00243854" w:rsidDel="00037B3F" w:rsidRDefault="006E7313" w:rsidP="00EF12D2">
            <w:pPr>
              <w:pStyle w:val="NoSpacing"/>
              <w:numPr>
                <w:ilvl w:val="0"/>
                <w:numId w:val="18"/>
              </w:numPr>
              <w:rPr>
                <w:del w:id="199" w:author="Batra Yogesh (EXT)" w:date="2018-04-06T12:33:00Z"/>
                <w:rFonts w:cs="Arial"/>
                <w:sz w:val="20"/>
                <w:szCs w:val="20"/>
                <w:rPrChange w:id="200" w:author="Batra Yogesh (EXT)" w:date="2018-04-13T13:04:00Z">
                  <w:rPr>
                    <w:del w:id="201" w:author="Batra Yogesh (EXT)" w:date="2018-04-06T12:33:00Z"/>
                    <w:sz w:val="20"/>
                    <w:szCs w:val="20"/>
                  </w:rPr>
                </w:rPrChange>
              </w:rPr>
            </w:pPr>
            <w:del w:id="202" w:author="Batra Yogesh (EXT)" w:date="2018-04-06T12:33:00Z">
              <w:r w:rsidRPr="00243854" w:rsidDel="00037B3F">
                <w:rPr>
                  <w:rFonts w:cs="Arial"/>
                  <w:b/>
                  <w:sz w:val="20"/>
                  <w:szCs w:val="20"/>
                  <w:rPrChange w:id="203" w:author="Batra Yogesh (EXT)" w:date="2018-04-13T13:04:00Z">
                    <w:rPr>
                      <w:b/>
                      <w:sz w:val="20"/>
                      <w:szCs w:val="20"/>
                    </w:rPr>
                  </w:rPrChange>
                </w:rPr>
                <w:delText>Facility Class 2</w:delText>
              </w:r>
            </w:del>
          </w:p>
          <w:p w14:paraId="654FE56D" w14:textId="73D3036D" w:rsidR="004B591A" w:rsidRPr="00243854" w:rsidDel="00037B3F" w:rsidRDefault="004B591A" w:rsidP="004B591A">
            <w:pPr>
              <w:pStyle w:val="NoSpacing"/>
              <w:numPr>
                <w:ilvl w:val="0"/>
                <w:numId w:val="18"/>
              </w:numPr>
              <w:rPr>
                <w:del w:id="204" w:author="Batra Yogesh (EXT)" w:date="2018-04-06T12:33:00Z"/>
                <w:rFonts w:cs="Arial"/>
                <w:sz w:val="20"/>
                <w:szCs w:val="20"/>
                <w:rPrChange w:id="205" w:author="Batra Yogesh (EXT)" w:date="2018-04-13T13:04:00Z">
                  <w:rPr>
                    <w:del w:id="206" w:author="Batra Yogesh (EXT)" w:date="2018-04-06T12:33:00Z"/>
                    <w:sz w:val="20"/>
                    <w:szCs w:val="20"/>
                  </w:rPr>
                </w:rPrChange>
              </w:rPr>
            </w:pPr>
            <w:del w:id="207" w:author="Batra Yogesh (EXT)" w:date="2018-04-06T12:33:00Z">
              <w:r w:rsidRPr="00243854" w:rsidDel="00037B3F">
                <w:rPr>
                  <w:rFonts w:cs="Arial"/>
                  <w:b/>
                  <w:sz w:val="20"/>
                  <w:szCs w:val="20"/>
                  <w:rPrChange w:id="208" w:author="Batra Yogesh (EXT)" w:date="2018-04-13T13:04:00Z">
                    <w:rPr>
                      <w:b/>
                      <w:sz w:val="20"/>
                      <w:szCs w:val="20"/>
                    </w:rPr>
                  </w:rPrChange>
                </w:rPr>
                <w:delText>Facility Class 1</w:delText>
              </w:r>
            </w:del>
          </w:p>
          <w:p w14:paraId="42B6A0F0" w14:textId="462D8808" w:rsidR="004B591A" w:rsidRPr="00243854" w:rsidDel="00037B3F" w:rsidRDefault="004B591A" w:rsidP="004B591A">
            <w:pPr>
              <w:pStyle w:val="NoSpacing"/>
              <w:numPr>
                <w:ilvl w:val="0"/>
                <w:numId w:val="18"/>
              </w:numPr>
              <w:rPr>
                <w:del w:id="209" w:author="Batra Yogesh (EXT)" w:date="2018-04-06T12:33:00Z"/>
                <w:rFonts w:cs="Arial"/>
                <w:sz w:val="20"/>
                <w:szCs w:val="20"/>
                <w:rPrChange w:id="210" w:author="Batra Yogesh (EXT)" w:date="2018-04-13T13:04:00Z">
                  <w:rPr>
                    <w:del w:id="211" w:author="Batra Yogesh (EXT)" w:date="2018-04-06T12:33:00Z"/>
                    <w:sz w:val="20"/>
                    <w:szCs w:val="20"/>
                  </w:rPr>
                </w:rPrChange>
              </w:rPr>
            </w:pPr>
            <w:del w:id="212" w:author="Batra Yogesh (EXT)" w:date="2018-04-06T12:33:00Z">
              <w:r w:rsidRPr="00243854" w:rsidDel="00037B3F">
                <w:rPr>
                  <w:rFonts w:cs="Arial"/>
                  <w:sz w:val="20"/>
                  <w:szCs w:val="20"/>
                  <w:rPrChange w:id="213" w:author="Batra Yogesh (EXT)" w:date="2018-04-13T13:04:00Z">
                    <w:rPr>
                      <w:sz w:val="20"/>
                      <w:szCs w:val="20"/>
                    </w:rPr>
                  </w:rPrChange>
                </w:rPr>
                <w:delText>Well</w:delText>
              </w:r>
            </w:del>
          </w:p>
          <w:p w14:paraId="0BDAABC8" w14:textId="0EB5465B" w:rsidR="00EF12D2" w:rsidRPr="00243854" w:rsidRDefault="00EF12D2">
            <w:pPr>
              <w:pStyle w:val="NoSpacing"/>
              <w:numPr>
                <w:ilvl w:val="0"/>
                <w:numId w:val="18"/>
              </w:numPr>
              <w:rPr>
                <w:rFonts w:cs="Arial"/>
                <w:rPrChange w:id="214" w:author="Batra Yogesh (EXT)" w:date="2018-04-13T13:04:00Z">
                  <w:rPr/>
                </w:rPrChange>
              </w:rPr>
              <w:pPrChange w:id="215" w:author="Batra Yogesh (EXT)" w:date="2018-04-06T12:33:00Z">
                <w:pPr>
                  <w:pStyle w:val="NoSpacing"/>
                </w:pPr>
              </w:pPrChange>
            </w:pPr>
          </w:p>
        </w:tc>
        <w:tc>
          <w:tcPr>
            <w:tcW w:w="1538" w:type="pct"/>
            <w:tcPrChange w:id="216" w:author="Batra Yogesh (EXT)" w:date="2018-04-13T13:05:00Z">
              <w:tcPr>
                <w:tcW w:w="2880" w:type="dxa"/>
              </w:tcPr>
            </w:tcPrChange>
          </w:tcPr>
          <w:p w14:paraId="5EFCDA7E" w14:textId="37E281D3" w:rsidR="003977AD" w:rsidRPr="00243854" w:rsidRDefault="006A4B98" w:rsidP="00EF12D2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243854">
              <w:rPr>
                <w:rFonts w:cs="Arial"/>
                <w:color w:val="000000" w:themeColor="text1"/>
                <w:sz w:val="20"/>
                <w:szCs w:val="20"/>
              </w:rPr>
              <w:t xml:space="preserve">Note: </w:t>
            </w:r>
            <w:r w:rsidR="00EF12D2" w:rsidRPr="00243854">
              <w:rPr>
                <w:rFonts w:cs="Arial"/>
                <w:color w:val="000000" w:themeColor="text1"/>
                <w:sz w:val="20"/>
                <w:szCs w:val="20"/>
              </w:rPr>
              <w:t>Fields</w:t>
            </w:r>
            <w:r w:rsidRPr="00243854">
              <w:rPr>
                <w:rFonts w:cs="Arial"/>
                <w:color w:val="000000" w:themeColor="text1"/>
                <w:sz w:val="20"/>
                <w:szCs w:val="20"/>
              </w:rPr>
              <w:t xml:space="preserve"> are populated according to the navigation role defined for each user</w:t>
            </w:r>
          </w:p>
        </w:tc>
      </w:tr>
      <w:tr w:rsidR="00C6253C" w:rsidRPr="00243854" w14:paraId="07D65E3C" w14:textId="77777777" w:rsidTr="00243854">
        <w:trPr>
          <w:trHeight w:val="881"/>
          <w:trPrChange w:id="217" w:author="Batra Yogesh (EXT)" w:date="2018-04-13T13:05:00Z">
            <w:trPr>
              <w:trHeight w:val="881"/>
            </w:trPr>
          </w:trPrChange>
        </w:trPr>
        <w:tc>
          <w:tcPr>
            <w:tcW w:w="369" w:type="pct"/>
            <w:shd w:val="clear" w:color="auto" w:fill="C6D9F1" w:themeFill="text2" w:themeFillTint="33"/>
            <w:tcPrChange w:id="218" w:author="Batra Yogesh (EXT)" w:date="2018-04-13T13:05:00Z">
              <w:tcPr>
                <w:tcW w:w="690" w:type="dxa"/>
                <w:shd w:val="clear" w:color="auto" w:fill="C6D9F1" w:themeFill="text2" w:themeFillTint="33"/>
              </w:tcPr>
            </w:tcPrChange>
          </w:tcPr>
          <w:p w14:paraId="1308F028" w14:textId="2E9AD199" w:rsidR="00C6253C" w:rsidRPr="00243854" w:rsidRDefault="00C6253C" w:rsidP="00C6253C">
            <w:pPr>
              <w:pStyle w:val="TableText"/>
              <w:keepNext/>
              <w:keepLines/>
              <w:jc w:val="center"/>
              <w:rPr>
                <w:rFonts w:cs="Arial"/>
                <w:sz w:val="20"/>
                <w:szCs w:val="20"/>
              </w:rPr>
            </w:pPr>
            <w:r w:rsidRPr="00243854">
              <w:rPr>
                <w:rFonts w:cs="Arial"/>
                <w:sz w:val="20"/>
                <w:szCs w:val="20"/>
              </w:rPr>
              <w:t>2.</w:t>
            </w:r>
          </w:p>
        </w:tc>
        <w:tc>
          <w:tcPr>
            <w:tcW w:w="1939" w:type="pct"/>
            <w:tcPrChange w:id="219" w:author="Batra Yogesh (EXT)" w:date="2018-04-13T13:05:00Z">
              <w:tcPr>
                <w:tcW w:w="3630" w:type="dxa"/>
              </w:tcPr>
            </w:tcPrChange>
          </w:tcPr>
          <w:p w14:paraId="58F1FCD5" w14:textId="72A906D1" w:rsidR="00E46F9D" w:rsidRPr="00243854" w:rsidRDefault="00E46F9D" w:rsidP="00045ECB">
            <w:pPr>
              <w:pStyle w:val="TableText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243854">
              <w:rPr>
                <w:rFonts w:cs="Arial"/>
                <w:color w:val="000000" w:themeColor="text1"/>
                <w:sz w:val="20"/>
                <w:szCs w:val="20"/>
              </w:rPr>
              <w:t xml:space="preserve">Change the </w:t>
            </w:r>
            <w:r w:rsidRPr="00243854">
              <w:rPr>
                <w:rFonts w:cs="Arial"/>
                <w:b/>
                <w:color w:val="000000" w:themeColor="text1"/>
                <w:sz w:val="20"/>
                <w:szCs w:val="20"/>
              </w:rPr>
              <w:t>Date</w:t>
            </w:r>
            <w:r w:rsidRPr="00243854">
              <w:rPr>
                <w:rFonts w:cs="Arial"/>
                <w:color w:val="000000" w:themeColor="text1"/>
                <w:sz w:val="20"/>
                <w:szCs w:val="20"/>
              </w:rPr>
              <w:t xml:space="preserve"> to include the date of data being entered</w:t>
            </w:r>
          </w:p>
        </w:tc>
        <w:tc>
          <w:tcPr>
            <w:tcW w:w="1154" w:type="pct"/>
            <w:tcPrChange w:id="220" w:author="Batra Yogesh (EXT)" w:date="2018-04-13T13:05:00Z">
              <w:tcPr>
                <w:tcW w:w="2160" w:type="dxa"/>
              </w:tcPr>
            </w:tcPrChange>
          </w:tcPr>
          <w:p w14:paraId="567D4A19" w14:textId="77777777" w:rsidR="00C6253C" w:rsidRPr="00243854" w:rsidRDefault="00C6253C" w:rsidP="00045ECB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243854">
              <w:rPr>
                <w:rFonts w:cs="Arial"/>
                <w:color w:val="000000" w:themeColor="text1"/>
                <w:sz w:val="20"/>
                <w:szCs w:val="20"/>
              </w:rPr>
              <w:t>Dates are displayed</w:t>
            </w:r>
          </w:p>
        </w:tc>
        <w:tc>
          <w:tcPr>
            <w:tcW w:w="1538" w:type="pct"/>
            <w:tcPrChange w:id="221" w:author="Batra Yogesh (EXT)" w:date="2018-04-13T13:05:00Z">
              <w:tcPr>
                <w:tcW w:w="2880" w:type="dxa"/>
              </w:tcPr>
            </w:tcPrChange>
          </w:tcPr>
          <w:p w14:paraId="1F908F4E" w14:textId="77777777" w:rsidR="00C6253C" w:rsidRPr="00243854" w:rsidRDefault="00C6253C" w:rsidP="00045ECB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C6253C" w:rsidRPr="00243854" w14:paraId="71C79D9B" w14:textId="77777777" w:rsidTr="00243854">
        <w:tc>
          <w:tcPr>
            <w:tcW w:w="369" w:type="pct"/>
            <w:shd w:val="clear" w:color="auto" w:fill="C6D9F1" w:themeFill="text2" w:themeFillTint="33"/>
            <w:tcPrChange w:id="222" w:author="Batra Yogesh (EXT)" w:date="2018-04-13T13:05:00Z">
              <w:tcPr>
                <w:tcW w:w="690" w:type="dxa"/>
                <w:shd w:val="clear" w:color="auto" w:fill="C6D9F1" w:themeFill="text2" w:themeFillTint="33"/>
              </w:tcPr>
            </w:tcPrChange>
          </w:tcPr>
          <w:p w14:paraId="45E9CE6E" w14:textId="6C5792C2" w:rsidR="00C6253C" w:rsidRPr="00243854" w:rsidRDefault="00C6253C" w:rsidP="00C6253C">
            <w:pPr>
              <w:pStyle w:val="TableText"/>
              <w:keepNext/>
              <w:keepLines/>
              <w:jc w:val="center"/>
              <w:rPr>
                <w:rFonts w:cs="Arial"/>
                <w:sz w:val="20"/>
                <w:szCs w:val="20"/>
              </w:rPr>
            </w:pPr>
            <w:r w:rsidRPr="00243854">
              <w:rPr>
                <w:rFonts w:cs="Arial"/>
                <w:sz w:val="20"/>
                <w:szCs w:val="20"/>
              </w:rPr>
              <w:t>3</w:t>
            </w:r>
          </w:p>
        </w:tc>
        <w:tc>
          <w:tcPr>
            <w:tcW w:w="1939" w:type="pct"/>
            <w:tcPrChange w:id="223" w:author="Batra Yogesh (EXT)" w:date="2018-04-13T13:05:00Z">
              <w:tcPr>
                <w:tcW w:w="3630" w:type="dxa"/>
              </w:tcPr>
            </w:tcPrChange>
          </w:tcPr>
          <w:p w14:paraId="35A1395D" w14:textId="77777777" w:rsidR="00C6253C" w:rsidRPr="00243854" w:rsidRDefault="00C6253C" w:rsidP="00045ECB">
            <w:pPr>
              <w:pStyle w:val="TableText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243854">
              <w:rPr>
                <w:rFonts w:cs="Arial"/>
                <w:color w:val="000000" w:themeColor="text1"/>
                <w:sz w:val="20"/>
                <w:szCs w:val="20"/>
              </w:rPr>
              <w:t xml:space="preserve">Navigate to the tank stream that you need to enter data on using the drop down menus and click </w:t>
            </w:r>
            <w:r w:rsidRPr="00243854">
              <w:rPr>
                <w:rFonts w:cs="Arial"/>
                <w:b/>
                <w:color w:val="000000" w:themeColor="text1"/>
                <w:sz w:val="20"/>
                <w:szCs w:val="20"/>
              </w:rPr>
              <w:t>Go…</w:t>
            </w:r>
          </w:p>
          <w:p w14:paraId="6820669A" w14:textId="77777777" w:rsidR="00385ECB" w:rsidRPr="00B30635" w:rsidRDefault="00385ECB" w:rsidP="00385ECB">
            <w:pPr>
              <w:pStyle w:val="NoSpacing"/>
              <w:numPr>
                <w:ilvl w:val="0"/>
                <w:numId w:val="3"/>
              </w:numPr>
              <w:rPr>
                <w:rFonts w:cs="Arial"/>
                <w:sz w:val="20"/>
                <w:szCs w:val="20"/>
              </w:rPr>
            </w:pPr>
            <w:r w:rsidRPr="00B30635">
              <w:rPr>
                <w:rFonts w:cs="Arial"/>
                <w:b/>
                <w:sz w:val="20"/>
                <w:szCs w:val="20"/>
              </w:rPr>
              <w:t>Production Unit</w:t>
            </w:r>
          </w:p>
          <w:p w14:paraId="3E0D1184" w14:textId="77777777" w:rsidR="00385ECB" w:rsidRPr="00243854" w:rsidRDefault="00385ECB" w:rsidP="00385ECB">
            <w:pPr>
              <w:pStyle w:val="NoSpacing"/>
              <w:numPr>
                <w:ilvl w:val="0"/>
                <w:numId w:val="3"/>
              </w:numPr>
              <w:rPr>
                <w:rFonts w:cs="Arial"/>
                <w:sz w:val="20"/>
                <w:szCs w:val="20"/>
                <w:rPrChange w:id="224" w:author="Batra Yogesh (EXT)" w:date="2018-04-13T13:04:00Z">
                  <w:rPr>
                    <w:sz w:val="20"/>
                    <w:szCs w:val="20"/>
                  </w:rPr>
                </w:rPrChange>
              </w:rPr>
            </w:pPr>
            <w:r w:rsidRPr="00243854">
              <w:rPr>
                <w:rFonts w:cs="Arial"/>
                <w:b/>
                <w:sz w:val="20"/>
                <w:szCs w:val="20"/>
                <w:rPrChange w:id="225" w:author="Batra Yogesh (EXT)" w:date="2018-04-13T13:04:00Z">
                  <w:rPr>
                    <w:b/>
                    <w:sz w:val="20"/>
                    <w:szCs w:val="20"/>
                  </w:rPr>
                </w:rPrChange>
              </w:rPr>
              <w:t>Production Sub Unit</w:t>
            </w:r>
          </w:p>
          <w:p w14:paraId="1665BA31" w14:textId="77777777" w:rsidR="00385ECB" w:rsidRPr="00243854" w:rsidRDefault="00385ECB" w:rsidP="00385ECB">
            <w:pPr>
              <w:pStyle w:val="NoSpacing"/>
              <w:numPr>
                <w:ilvl w:val="0"/>
                <w:numId w:val="3"/>
              </w:numPr>
              <w:rPr>
                <w:rFonts w:cs="Arial"/>
                <w:sz w:val="20"/>
                <w:szCs w:val="20"/>
                <w:rPrChange w:id="226" w:author="Batra Yogesh (EXT)" w:date="2018-04-13T13:04:00Z">
                  <w:rPr>
                    <w:sz w:val="20"/>
                    <w:szCs w:val="20"/>
                  </w:rPr>
                </w:rPrChange>
              </w:rPr>
            </w:pPr>
            <w:r w:rsidRPr="00243854">
              <w:rPr>
                <w:rFonts w:cs="Arial"/>
                <w:b/>
                <w:sz w:val="20"/>
                <w:szCs w:val="20"/>
                <w:rPrChange w:id="227" w:author="Batra Yogesh (EXT)" w:date="2018-04-13T13:04:00Z">
                  <w:rPr>
                    <w:b/>
                    <w:sz w:val="20"/>
                    <w:szCs w:val="20"/>
                  </w:rPr>
                </w:rPrChange>
              </w:rPr>
              <w:t>Area</w:t>
            </w:r>
          </w:p>
          <w:p w14:paraId="37F83DC6" w14:textId="77777777" w:rsidR="00C6253C" w:rsidRPr="00243854" w:rsidRDefault="00385ECB" w:rsidP="0036271F">
            <w:pPr>
              <w:pStyle w:val="TableText"/>
              <w:keepNext/>
              <w:keepLines/>
              <w:numPr>
                <w:ilvl w:val="0"/>
                <w:numId w:val="3"/>
              </w:numPr>
              <w:spacing w:after="0"/>
              <w:rPr>
                <w:rFonts w:cs="Arial"/>
                <w:b/>
                <w:color w:val="000000" w:themeColor="text1"/>
                <w:sz w:val="20"/>
                <w:szCs w:val="20"/>
              </w:rPr>
            </w:pPr>
            <w:r w:rsidRPr="00243854">
              <w:rPr>
                <w:rFonts w:cs="Arial"/>
                <w:b/>
                <w:sz w:val="20"/>
                <w:szCs w:val="20"/>
                <w:rPrChange w:id="228" w:author="Batra Yogesh (EXT)" w:date="2018-04-13T13:04:00Z">
                  <w:rPr>
                    <w:b/>
                    <w:sz w:val="20"/>
                    <w:szCs w:val="20"/>
                  </w:rPr>
                </w:rPrChange>
              </w:rPr>
              <w:t>Sub Area</w:t>
            </w:r>
          </w:p>
          <w:p w14:paraId="5950AA41" w14:textId="11307868" w:rsidR="006E7313" w:rsidRPr="00243854" w:rsidRDefault="006E7313" w:rsidP="0036271F">
            <w:pPr>
              <w:pStyle w:val="TableText"/>
              <w:keepNext/>
              <w:keepLines/>
              <w:numPr>
                <w:ilvl w:val="0"/>
                <w:numId w:val="3"/>
              </w:numPr>
              <w:spacing w:after="0"/>
              <w:rPr>
                <w:rFonts w:cs="Arial"/>
                <w:b/>
                <w:color w:val="000000" w:themeColor="text1"/>
                <w:sz w:val="20"/>
                <w:szCs w:val="20"/>
              </w:rPr>
            </w:pPr>
            <w:r w:rsidRPr="005B2F22">
              <w:rPr>
                <w:rFonts w:cs="Arial"/>
                <w:b/>
                <w:sz w:val="20"/>
                <w:szCs w:val="20"/>
              </w:rPr>
              <w:t>Facility Class 2</w:t>
            </w:r>
          </w:p>
          <w:p w14:paraId="0B87DEB7" w14:textId="014CB683" w:rsidR="004B591A" w:rsidRPr="00243854" w:rsidRDefault="004B591A" w:rsidP="004B591A">
            <w:pPr>
              <w:pStyle w:val="TableText"/>
              <w:keepNext/>
              <w:keepLines/>
              <w:numPr>
                <w:ilvl w:val="0"/>
                <w:numId w:val="3"/>
              </w:numPr>
              <w:spacing w:after="0"/>
              <w:rPr>
                <w:rFonts w:cs="Arial"/>
                <w:b/>
                <w:color w:val="000000" w:themeColor="text1"/>
                <w:sz w:val="20"/>
                <w:szCs w:val="20"/>
              </w:rPr>
            </w:pPr>
            <w:r w:rsidRPr="005B2F22">
              <w:rPr>
                <w:rFonts w:cs="Arial"/>
                <w:b/>
                <w:sz w:val="20"/>
                <w:szCs w:val="20"/>
              </w:rPr>
              <w:t>Facility Class 1</w:t>
            </w:r>
          </w:p>
          <w:p w14:paraId="7F53BB38" w14:textId="33785A59" w:rsidR="00073917" w:rsidRPr="00243854" w:rsidRDefault="004B591A" w:rsidP="004B591A">
            <w:pPr>
              <w:pStyle w:val="TableText"/>
              <w:keepNext/>
              <w:keepLines/>
              <w:numPr>
                <w:ilvl w:val="0"/>
                <w:numId w:val="3"/>
              </w:numPr>
              <w:spacing w:after="0"/>
              <w:rPr>
                <w:rFonts w:cs="Arial"/>
                <w:b/>
                <w:color w:val="000000" w:themeColor="text1"/>
                <w:sz w:val="20"/>
                <w:szCs w:val="20"/>
              </w:rPr>
            </w:pPr>
            <w:r w:rsidRPr="00243854">
              <w:rPr>
                <w:rFonts w:cs="Arial"/>
                <w:b/>
                <w:color w:val="000000" w:themeColor="text1"/>
                <w:sz w:val="20"/>
                <w:szCs w:val="20"/>
              </w:rPr>
              <w:t>Well</w:t>
            </w:r>
          </w:p>
        </w:tc>
        <w:tc>
          <w:tcPr>
            <w:tcW w:w="1154" w:type="pct"/>
            <w:tcPrChange w:id="229" w:author="Batra Yogesh (EXT)" w:date="2018-04-13T13:05:00Z">
              <w:tcPr>
                <w:tcW w:w="2160" w:type="dxa"/>
              </w:tcPr>
            </w:tcPrChange>
          </w:tcPr>
          <w:p w14:paraId="757B7376" w14:textId="0CF9396A" w:rsidR="00E92708" w:rsidRPr="00243854" w:rsidRDefault="00E92708" w:rsidP="00E92708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243854">
              <w:rPr>
                <w:rFonts w:cs="Arial"/>
                <w:color w:val="000000" w:themeColor="text1"/>
                <w:sz w:val="20"/>
                <w:szCs w:val="20"/>
              </w:rPr>
              <w:t>If there are any records, they will be listed in the Data Window.</w:t>
            </w:r>
          </w:p>
          <w:p w14:paraId="1C097C24" w14:textId="77777777" w:rsidR="00E92708" w:rsidRPr="00243854" w:rsidRDefault="00E92708" w:rsidP="00E92708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  <w:p w14:paraId="0B100F83" w14:textId="77777777" w:rsidR="00C6253C" w:rsidRPr="00243854" w:rsidRDefault="00E92708" w:rsidP="00E92708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243854">
              <w:rPr>
                <w:rFonts w:cs="Arial"/>
                <w:color w:val="000000" w:themeColor="text1"/>
                <w:sz w:val="20"/>
                <w:szCs w:val="20"/>
              </w:rPr>
              <w:t>If there were no records for that date, there will be a message “no records found…”</w:t>
            </w:r>
          </w:p>
          <w:p w14:paraId="4ACBE1B1" w14:textId="1767FAE0" w:rsidR="0036271F" w:rsidRPr="00243854" w:rsidRDefault="0036271F" w:rsidP="00E92708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8" w:type="pct"/>
            <w:tcPrChange w:id="230" w:author="Batra Yogesh (EXT)" w:date="2018-04-13T13:05:00Z">
              <w:tcPr>
                <w:tcW w:w="2880" w:type="dxa"/>
              </w:tcPr>
            </w:tcPrChange>
          </w:tcPr>
          <w:p w14:paraId="2C4905E6" w14:textId="77777777" w:rsidR="00C6253C" w:rsidRPr="00243854" w:rsidRDefault="00C6253C" w:rsidP="00045ECB">
            <w:pPr>
              <w:keepNext/>
              <w:keepLines/>
              <w:rPr>
                <w:rFonts w:cs="Arial"/>
                <w:b/>
                <w:i/>
                <w:color w:val="000000" w:themeColor="text1"/>
                <w:sz w:val="20"/>
                <w:szCs w:val="20"/>
              </w:rPr>
            </w:pPr>
            <w:r w:rsidRPr="00243854">
              <w:rPr>
                <w:rFonts w:cs="Arial"/>
                <w:color w:val="000000" w:themeColor="text1"/>
                <w:sz w:val="20"/>
                <w:szCs w:val="20"/>
              </w:rPr>
              <w:t xml:space="preserve">Note:  The hierarchy information may be  pre-populated and user just needs to hit </w:t>
            </w:r>
            <w:r w:rsidRPr="00243854">
              <w:rPr>
                <w:rFonts w:cs="Arial"/>
                <w:b/>
                <w:i/>
                <w:color w:val="000000" w:themeColor="text1"/>
                <w:sz w:val="20"/>
                <w:szCs w:val="20"/>
              </w:rPr>
              <w:t>Go…</w:t>
            </w:r>
          </w:p>
          <w:p w14:paraId="3A118857" w14:textId="044B398C" w:rsidR="00657279" w:rsidRPr="00243854" w:rsidRDefault="00657279" w:rsidP="00045ECB">
            <w:pPr>
              <w:keepNext/>
              <w:keepLines/>
              <w:rPr>
                <w:rFonts w:cs="Arial"/>
                <w:b/>
                <w:i/>
                <w:color w:val="000000" w:themeColor="text1"/>
                <w:sz w:val="20"/>
                <w:szCs w:val="20"/>
              </w:rPr>
            </w:pPr>
          </w:p>
          <w:p w14:paraId="0A9E30ED" w14:textId="6232DF91" w:rsidR="00657279" w:rsidRPr="00243854" w:rsidRDefault="00657279" w:rsidP="006E7313">
            <w:pPr>
              <w:textAlignment w:val="center"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831EBD" w:rsidRPr="00243854" w14:paraId="09B20488" w14:textId="77777777" w:rsidTr="00243854">
        <w:tc>
          <w:tcPr>
            <w:tcW w:w="369" w:type="pct"/>
            <w:shd w:val="clear" w:color="auto" w:fill="C6D9F1" w:themeFill="text2" w:themeFillTint="33"/>
            <w:tcPrChange w:id="231" w:author="Batra Yogesh (EXT)" w:date="2018-04-13T13:05:00Z">
              <w:tcPr>
                <w:tcW w:w="690" w:type="dxa"/>
                <w:shd w:val="clear" w:color="auto" w:fill="C6D9F1" w:themeFill="text2" w:themeFillTint="33"/>
              </w:tcPr>
            </w:tcPrChange>
          </w:tcPr>
          <w:p w14:paraId="23B25134" w14:textId="01B36421" w:rsidR="00831EBD" w:rsidRPr="00243854" w:rsidRDefault="00073917" w:rsidP="00831EBD">
            <w:pPr>
              <w:pStyle w:val="TableText"/>
              <w:keepNext/>
              <w:keepLines/>
              <w:jc w:val="center"/>
              <w:rPr>
                <w:rFonts w:cs="Arial"/>
                <w:sz w:val="20"/>
                <w:szCs w:val="20"/>
              </w:rPr>
            </w:pPr>
            <w:r w:rsidRPr="00243854">
              <w:rPr>
                <w:rFonts w:cs="Arial"/>
                <w:sz w:val="20"/>
                <w:szCs w:val="20"/>
              </w:rPr>
              <w:t>4</w:t>
            </w:r>
            <w:r w:rsidR="00831EBD" w:rsidRPr="00243854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1939" w:type="pct"/>
            <w:tcPrChange w:id="232" w:author="Batra Yogesh (EXT)" w:date="2018-04-13T13:05:00Z">
              <w:tcPr>
                <w:tcW w:w="3630" w:type="dxa"/>
              </w:tcPr>
            </w:tcPrChange>
          </w:tcPr>
          <w:p w14:paraId="0AE208F7" w14:textId="1340D566" w:rsidR="00831EBD" w:rsidRPr="00243854" w:rsidRDefault="00073917" w:rsidP="00831EBD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del w:id="233" w:author="Batra Yogesh (EXT)" w:date="2018-04-06T11:50:00Z">
              <w:r w:rsidRPr="00243854" w:rsidDel="008F4FCA">
                <w:rPr>
                  <w:rFonts w:cs="Arial"/>
                  <w:color w:val="000000" w:themeColor="text1"/>
                  <w:sz w:val="20"/>
                  <w:szCs w:val="20"/>
                </w:rPr>
                <w:delText>Click the Insert icon in the Tool Bar</w:delText>
              </w:r>
            </w:del>
            <w:ins w:id="234" w:author="Batra Yogesh (EXT)" w:date="2018-04-06T11:50:00Z">
              <w:r w:rsidR="008F4FCA" w:rsidRPr="00243854">
                <w:rPr>
                  <w:rFonts w:cs="Arial"/>
                  <w:color w:val="000000" w:themeColor="text1"/>
                  <w:sz w:val="20"/>
                  <w:szCs w:val="20"/>
                </w:rPr>
                <w:t xml:space="preserve"> Mouse hover to the Insert icon on the toolbar and click on New Version/New Object</w:t>
              </w:r>
            </w:ins>
          </w:p>
        </w:tc>
        <w:tc>
          <w:tcPr>
            <w:tcW w:w="1154" w:type="pct"/>
            <w:tcPrChange w:id="235" w:author="Batra Yogesh (EXT)" w:date="2018-04-13T13:05:00Z">
              <w:tcPr>
                <w:tcW w:w="2160" w:type="dxa"/>
              </w:tcPr>
            </w:tcPrChange>
          </w:tcPr>
          <w:p w14:paraId="3446DA15" w14:textId="77777777" w:rsidR="00831EBD" w:rsidRPr="00243854" w:rsidRDefault="00831EBD" w:rsidP="00831EBD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243854">
              <w:rPr>
                <w:rFonts w:cs="Arial"/>
                <w:color w:val="000000" w:themeColor="text1"/>
                <w:sz w:val="20"/>
                <w:szCs w:val="20"/>
              </w:rPr>
              <w:t>A data entry screen is displayed in the Data Window</w:t>
            </w:r>
          </w:p>
          <w:p w14:paraId="1C7EB3BD" w14:textId="6155D12F" w:rsidR="00831EBD" w:rsidRPr="00243854" w:rsidRDefault="00831EBD" w:rsidP="00831EBD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8" w:type="pct"/>
            <w:tcPrChange w:id="236" w:author="Batra Yogesh (EXT)" w:date="2018-04-13T13:05:00Z">
              <w:tcPr>
                <w:tcW w:w="2880" w:type="dxa"/>
              </w:tcPr>
            </w:tcPrChange>
          </w:tcPr>
          <w:p w14:paraId="43C2227E" w14:textId="159B8A52" w:rsidR="00831EBD" w:rsidRPr="00243854" w:rsidRDefault="00831EBD" w:rsidP="00073917">
            <w:pPr>
              <w:textAlignment w:val="center"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831EBD" w:rsidRPr="00243854" w14:paraId="1A039314" w14:textId="77777777" w:rsidTr="00243854">
        <w:tc>
          <w:tcPr>
            <w:tcW w:w="369" w:type="pct"/>
            <w:shd w:val="clear" w:color="auto" w:fill="C6D9F1" w:themeFill="text2" w:themeFillTint="33"/>
            <w:tcPrChange w:id="237" w:author="Batra Yogesh (EXT)" w:date="2018-04-13T13:05:00Z">
              <w:tcPr>
                <w:tcW w:w="690" w:type="dxa"/>
                <w:shd w:val="clear" w:color="auto" w:fill="C6D9F1" w:themeFill="text2" w:themeFillTint="33"/>
              </w:tcPr>
            </w:tcPrChange>
          </w:tcPr>
          <w:p w14:paraId="7CD04B09" w14:textId="60774C4D" w:rsidR="00831EBD" w:rsidRPr="00243854" w:rsidRDefault="00073917" w:rsidP="00831EBD">
            <w:pPr>
              <w:pStyle w:val="TableText"/>
              <w:keepNext/>
              <w:keepLines/>
              <w:jc w:val="center"/>
              <w:rPr>
                <w:rFonts w:cs="Arial"/>
                <w:sz w:val="20"/>
                <w:szCs w:val="20"/>
              </w:rPr>
            </w:pPr>
            <w:r w:rsidRPr="00243854">
              <w:rPr>
                <w:rFonts w:cs="Arial"/>
                <w:sz w:val="20"/>
                <w:szCs w:val="20"/>
              </w:rPr>
              <w:t>5</w:t>
            </w:r>
            <w:r w:rsidR="00831EBD" w:rsidRPr="00243854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1939" w:type="pct"/>
            <w:tcPrChange w:id="238" w:author="Batra Yogesh (EXT)" w:date="2018-04-13T13:05:00Z">
              <w:tcPr>
                <w:tcW w:w="3630" w:type="dxa"/>
              </w:tcPr>
            </w:tcPrChange>
          </w:tcPr>
          <w:p w14:paraId="37A7AF3A" w14:textId="77777777" w:rsidR="00831EBD" w:rsidRPr="00243854" w:rsidRDefault="00831EBD" w:rsidP="00831EBD">
            <w:pPr>
              <w:pStyle w:val="TableText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243854">
              <w:rPr>
                <w:rFonts w:cs="Arial"/>
                <w:color w:val="000000" w:themeColor="text1"/>
                <w:sz w:val="20"/>
                <w:szCs w:val="20"/>
              </w:rPr>
              <w:t>Click the Save icon</w:t>
            </w:r>
          </w:p>
          <w:p w14:paraId="7FBBEF36" w14:textId="77777777" w:rsidR="00831EBD" w:rsidRPr="00243854" w:rsidRDefault="00831EBD" w:rsidP="00831EBD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243854">
              <w:rPr>
                <w:rFonts w:cs="Arial"/>
                <w:color w:val="000000" w:themeColor="text1"/>
                <w:sz w:val="20"/>
                <w:szCs w:val="20"/>
              </w:rPr>
              <w:t>Verify that data is saved and displayed correctly</w:t>
            </w:r>
          </w:p>
          <w:p w14:paraId="5C40DE81" w14:textId="0D5E8FB6" w:rsidR="00831EBD" w:rsidRPr="00243854" w:rsidRDefault="00831EBD" w:rsidP="00831EBD">
            <w:pPr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154" w:type="pct"/>
            <w:tcPrChange w:id="239" w:author="Batra Yogesh (EXT)" w:date="2018-04-13T13:05:00Z">
              <w:tcPr>
                <w:tcW w:w="2160" w:type="dxa"/>
              </w:tcPr>
            </w:tcPrChange>
          </w:tcPr>
          <w:p w14:paraId="1956FC33" w14:textId="55A829D0" w:rsidR="00831EBD" w:rsidRPr="00243854" w:rsidRDefault="00831EBD" w:rsidP="00831EBD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243854">
              <w:rPr>
                <w:rFonts w:cs="Arial"/>
                <w:color w:val="000000" w:themeColor="text1"/>
                <w:sz w:val="20"/>
                <w:szCs w:val="20"/>
              </w:rPr>
              <w:t xml:space="preserve">The </w:t>
            </w:r>
            <w:r w:rsidR="00670C0F" w:rsidRPr="00243854">
              <w:rPr>
                <w:rFonts w:cs="Arial"/>
                <w:color w:val="000000" w:themeColor="text1"/>
                <w:sz w:val="20"/>
                <w:szCs w:val="20"/>
              </w:rPr>
              <w:t>record</w:t>
            </w:r>
            <w:r w:rsidRPr="00243854">
              <w:rPr>
                <w:rFonts w:cs="Arial"/>
                <w:color w:val="000000" w:themeColor="text1"/>
                <w:sz w:val="20"/>
                <w:szCs w:val="20"/>
              </w:rPr>
              <w:t xml:space="preserve"> is saved and available for data entry. </w:t>
            </w:r>
          </w:p>
        </w:tc>
        <w:tc>
          <w:tcPr>
            <w:tcW w:w="1538" w:type="pct"/>
            <w:tcPrChange w:id="240" w:author="Batra Yogesh (EXT)" w:date="2018-04-13T13:05:00Z">
              <w:tcPr>
                <w:tcW w:w="2880" w:type="dxa"/>
              </w:tcPr>
            </w:tcPrChange>
          </w:tcPr>
          <w:p w14:paraId="3915F277" w14:textId="6ABFF060" w:rsidR="00831EBD" w:rsidRPr="00243854" w:rsidRDefault="00831EBD" w:rsidP="00831EBD">
            <w:pPr>
              <w:textAlignment w:val="center"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831EBD" w:rsidRPr="00243854" w14:paraId="30ECEF77" w14:textId="77777777" w:rsidTr="00243854">
        <w:tc>
          <w:tcPr>
            <w:tcW w:w="369" w:type="pct"/>
            <w:tcBorders>
              <w:top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tcPrChange w:id="241" w:author="Batra Yogesh (EXT)" w:date="2018-04-13T13:05:00Z">
              <w:tcPr>
                <w:tcW w:w="690" w:type="dxa"/>
                <w:tcBorders>
                  <w:top w:val="single" w:sz="4" w:space="0" w:color="auto"/>
                  <w:bottom w:val="single" w:sz="4" w:space="0" w:color="auto"/>
                </w:tcBorders>
                <w:shd w:val="clear" w:color="auto" w:fill="C6D9F1" w:themeFill="text2" w:themeFillTint="33"/>
              </w:tcPr>
            </w:tcPrChange>
          </w:tcPr>
          <w:p w14:paraId="25F48A34" w14:textId="77777777" w:rsidR="00831EBD" w:rsidRPr="00243854" w:rsidRDefault="00831EBD" w:rsidP="00831EBD">
            <w:pPr>
              <w:pStyle w:val="TableText"/>
              <w:keepNext/>
              <w:keepLines/>
              <w:numPr>
                <w:ilvl w:val="1"/>
                <w:numId w:val="5"/>
              </w:num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939" w:type="pct"/>
            <w:shd w:val="clear" w:color="auto" w:fill="C6D9F1" w:themeFill="text2" w:themeFillTint="33"/>
            <w:tcPrChange w:id="242" w:author="Batra Yogesh (EXT)" w:date="2018-04-13T13:05:00Z">
              <w:tcPr>
                <w:tcW w:w="3630" w:type="dxa"/>
                <w:shd w:val="clear" w:color="auto" w:fill="C6D9F1" w:themeFill="text2" w:themeFillTint="33"/>
              </w:tcPr>
            </w:tcPrChange>
          </w:tcPr>
          <w:p w14:paraId="3166A11E" w14:textId="77777777" w:rsidR="00831EBD" w:rsidRPr="00243854" w:rsidRDefault="00831EBD" w:rsidP="00831EBD">
            <w:pPr>
              <w:pStyle w:val="TableText"/>
              <w:keepNext/>
              <w:keepLines/>
              <w:rPr>
                <w:rFonts w:cs="Arial"/>
                <w:sz w:val="20"/>
                <w:szCs w:val="20"/>
              </w:rPr>
            </w:pPr>
            <w:r w:rsidRPr="00243854">
              <w:rPr>
                <w:rFonts w:cs="Arial"/>
                <w:sz w:val="20"/>
                <w:szCs w:val="20"/>
              </w:rPr>
              <w:t>END OF USE CASE</w:t>
            </w:r>
          </w:p>
        </w:tc>
        <w:tc>
          <w:tcPr>
            <w:tcW w:w="1154" w:type="pct"/>
            <w:shd w:val="clear" w:color="auto" w:fill="C6D9F1" w:themeFill="text2" w:themeFillTint="33"/>
            <w:tcPrChange w:id="243" w:author="Batra Yogesh (EXT)" w:date="2018-04-13T13:05:00Z">
              <w:tcPr>
                <w:tcW w:w="2160" w:type="dxa"/>
                <w:shd w:val="clear" w:color="auto" w:fill="C6D9F1" w:themeFill="text2" w:themeFillTint="33"/>
              </w:tcPr>
            </w:tcPrChange>
          </w:tcPr>
          <w:p w14:paraId="493FC687" w14:textId="77777777" w:rsidR="00831EBD" w:rsidRPr="00243854" w:rsidRDefault="00831EBD" w:rsidP="00831EBD">
            <w:pPr>
              <w:keepNext/>
              <w:keepLines/>
              <w:rPr>
                <w:rFonts w:cs="Arial"/>
                <w:sz w:val="20"/>
                <w:szCs w:val="20"/>
              </w:rPr>
            </w:pPr>
          </w:p>
        </w:tc>
        <w:tc>
          <w:tcPr>
            <w:tcW w:w="1538" w:type="pct"/>
            <w:shd w:val="clear" w:color="auto" w:fill="C6D9F1" w:themeFill="text2" w:themeFillTint="33"/>
            <w:tcPrChange w:id="244" w:author="Batra Yogesh (EXT)" w:date="2018-04-13T13:05:00Z">
              <w:tcPr>
                <w:tcW w:w="2880" w:type="dxa"/>
                <w:shd w:val="clear" w:color="auto" w:fill="C6D9F1" w:themeFill="text2" w:themeFillTint="33"/>
              </w:tcPr>
            </w:tcPrChange>
          </w:tcPr>
          <w:p w14:paraId="2EAFFF96" w14:textId="77777777" w:rsidR="00831EBD" w:rsidRPr="00243854" w:rsidRDefault="00831EBD" w:rsidP="00831EBD">
            <w:pPr>
              <w:keepNext/>
              <w:keepLines/>
              <w:rPr>
                <w:rFonts w:cs="Arial"/>
                <w:sz w:val="20"/>
                <w:szCs w:val="20"/>
              </w:rPr>
            </w:pPr>
          </w:p>
        </w:tc>
      </w:tr>
    </w:tbl>
    <w:p w14:paraId="27CC4C89" w14:textId="77777777" w:rsidR="00C6253C" w:rsidRPr="00243854" w:rsidRDefault="00C6253C">
      <w:pPr>
        <w:rPr>
          <w:rFonts w:cs="Arial"/>
          <w:b/>
          <w:bCs/>
          <w:sz w:val="24"/>
          <w:szCs w:val="32"/>
        </w:rPr>
      </w:pPr>
    </w:p>
    <w:p w14:paraId="0BAA37FF" w14:textId="77777777" w:rsidR="004D61A0" w:rsidRPr="00243854" w:rsidRDefault="004D61A0" w:rsidP="005D1403">
      <w:pPr>
        <w:pStyle w:val="Heading1"/>
      </w:pPr>
      <w:bookmarkStart w:id="245" w:name="_Toc502245270"/>
      <w:r w:rsidRPr="00243854">
        <w:t>Alternative</w:t>
      </w:r>
      <w:bookmarkEnd w:id="177"/>
      <w:r w:rsidR="00BF2F96" w:rsidRPr="00243854">
        <w:t>s</w:t>
      </w:r>
      <w:bookmarkEnd w:id="245"/>
      <w:r w:rsidR="00023077" w:rsidRPr="00243854">
        <w:t xml:space="preserve"> </w:t>
      </w:r>
    </w:p>
    <w:p w14:paraId="0BAA3800" w14:textId="40025B2E" w:rsidR="0006165A" w:rsidRPr="00243854" w:rsidRDefault="004D61A0" w:rsidP="00447470">
      <w:pPr>
        <w:pStyle w:val="Heading2"/>
      </w:pPr>
      <w:bookmarkStart w:id="246" w:name="_Toc55750750"/>
      <w:bookmarkStart w:id="247" w:name="_Toc55748915"/>
      <w:bookmarkStart w:id="248" w:name="_Toc240857193"/>
      <w:bookmarkStart w:id="249" w:name="_Toc502245271"/>
      <w:r w:rsidRPr="00243854">
        <w:t xml:space="preserve">Alternate </w:t>
      </w:r>
      <w:r w:rsidR="00447470" w:rsidRPr="00243854">
        <w:t>Flow</w:t>
      </w:r>
      <w:r w:rsidRPr="00243854">
        <w:t xml:space="preserve"> A1:</w:t>
      </w:r>
      <w:bookmarkEnd w:id="246"/>
      <w:r w:rsidRPr="00243854">
        <w:t xml:space="preserve"> </w:t>
      </w:r>
      <w:bookmarkEnd w:id="247"/>
      <w:bookmarkEnd w:id="248"/>
      <w:r w:rsidR="00073917" w:rsidRPr="00243854">
        <w:t>N/A</w:t>
      </w:r>
      <w:bookmarkEnd w:id="249"/>
    </w:p>
    <w:p w14:paraId="0BAA3827" w14:textId="7B1A2D02" w:rsidR="00543D6E" w:rsidRPr="00243854" w:rsidRDefault="00543D6E" w:rsidP="00A902A5">
      <w:pPr>
        <w:rPr>
          <w:rFonts w:cs="Arial"/>
        </w:rPr>
      </w:pPr>
    </w:p>
    <w:p w14:paraId="363DAF25" w14:textId="77777777" w:rsidR="00073917" w:rsidRPr="00243854" w:rsidRDefault="00073917" w:rsidP="00A902A5">
      <w:pPr>
        <w:rPr>
          <w:rFonts w:cs="Arial"/>
        </w:rPr>
      </w:pPr>
    </w:p>
    <w:p w14:paraId="0BAA3828" w14:textId="77777777" w:rsidR="003D41D8" w:rsidRPr="00243854" w:rsidRDefault="001516B9" w:rsidP="003D41D8">
      <w:pPr>
        <w:pStyle w:val="Heading1"/>
      </w:pPr>
      <w:bookmarkStart w:id="250" w:name="_Toc502245272"/>
      <w:r w:rsidRPr="00243854">
        <w:t>Exception</w:t>
      </w:r>
      <w:r w:rsidR="00BF2F96" w:rsidRPr="00243854">
        <w:t>s</w:t>
      </w:r>
      <w:bookmarkEnd w:id="250"/>
    </w:p>
    <w:p w14:paraId="0BAA3829" w14:textId="2906BD66" w:rsidR="001516B9" w:rsidRPr="00243854" w:rsidRDefault="00E71304" w:rsidP="00447470">
      <w:pPr>
        <w:pStyle w:val="Heading2"/>
      </w:pPr>
      <w:bookmarkStart w:id="251" w:name="_Toc502245273"/>
      <w:r w:rsidRPr="00243854">
        <w:t>List of Common Issues/Errors</w:t>
      </w:r>
      <w:bookmarkEnd w:id="251"/>
    </w:p>
    <w:p w14:paraId="0BAA382A" w14:textId="77777777" w:rsidR="001516B9" w:rsidRPr="00243854" w:rsidRDefault="001516B9" w:rsidP="001516B9">
      <w:pPr>
        <w:rPr>
          <w:rFonts w:cs="Arial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  <w:tblPrChange w:id="252" w:author="Batra Yogesh (EXT)" w:date="2018-04-13T13:05:00Z">
          <w:tblPr>
            <w:tblW w:w="8100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left w:w="115" w:type="dxa"/>
              <w:right w:w="115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935"/>
        <w:gridCol w:w="3220"/>
        <w:gridCol w:w="3845"/>
        <w:gridCol w:w="1350"/>
        <w:tblGridChange w:id="253">
          <w:tblGrid>
            <w:gridCol w:w="810"/>
            <w:gridCol w:w="2790"/>
            <w:gridCol w:w="3330"/>
            <w:gridCol w:w="1170"/>
          </w:tblGrid>
        </w:tblGridChange>
      </w:tblGrid>
      <w:tr w:rsidR="001516B9" w:rsidRPr="00243854" w14:paraId="0BAA382F" w14:textId="77777777" w:rsidTr="00243854">
        <w:trPr>
          <w:cantSplit/>
          <w:tblHeader/>
          <w:trPrChange w:id="254" w:author="Batra Yogesh (EXT)" w:date="2018-04-13T13:05:00Z">
            <w:trPr>
              <w:cantSplit/>
              <w:tblHeader/>
            </w:trPr>
          </w:trPrChange>
        </w:trPr>
        <w:tc>
          <w:tcPr>
            <w:tcW w:w="500" w:type="pct"/>
            <w:tcBorders>
              <w:bottom w:val="single" w:sz="4" w:space="0" w:color="auto"/>
            </w:tcBorders>
            <w:shd w:val="clear" w:color="auto" w:fill="3399FF"/>
            <w:tcPrChange w:id="255" w:author="Batra Yogesh (EXT)" w:date="2018-04-13T13:05:00Z">
              <w:tcPr>
                <w:tcW w:w="810" w:type="dxa"/>
                <w:tcBorders>
                  <w:bottom w:val="single" w:sz="4" w:space="0" w:color="auto"/>
                </w:tcBorders>
                <w:shd w:val="clear" w:color="auto" w:fill="3399FF"/>
              </w:tcPr>
            </w:tcPrChange>
          </w:tcPr>
          <w:p w14:paraId="0BAA382B" w14:textId="029CB4E5" w:rsidR="001516B9" w:rsidRPr="00243854" w:rsidRDefault="001516B9" w:rsidP="0083596B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</w:p>
        </w:tc>
        <w:tc>
          <w:tcPr>
            <w:tcW w:w="1722" w:type="pct"/>
            <w:shd w:val="clear" w:color="auto" w:fill="3399FF"/>
            <w:tcPrChange w:id="256" w:author="Batra Yogesh (EXT)" w:date="2018-04-13T13:05:00Z">
              <w:tcPr>
                <w:tcW w:w="2790" w:type="dxa"/>
                <w:shd w:val="clear" w:color="auto" w:fill="3399FF"/>
              </w:tcPr>
            </w:tcPrChange>
          </w:tcPr>
          <w:p w14:paraId="0BAA382C" w14:textId="5D11B08C" w:rsidR="001516B9" w:rsidRPr="00243854" w:rsidRDefault="00E71304" w:rsidP="0083596B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243854">
              <w:rPr>
                <w:rFonts w:cs="Arial"/>
                <w:color w:val="FFFFFF" w:themeColor="background1"/>
                <w:sz w:val="20"/>
              </w:rPr>
              <w:t>Error</w:t>
            </w:r>
          </w:p>
        </w:tc>
        <w:tc>
          <w:tcPr>
            <w:tcW w:w="2056" w:type="pct"/>
            <w:shd w:val="clear" w:color="auto" w:fill="3399FF"/>
            <w:tcPrChange w:id="257" w:author="Batra Yogesh (EXT)" w:date="2018-04-13T13:05:00Z">
              <w:tcPr>
                <w:tcW w:w="3330" w:type="dxa"/>
                <w:shd w:val="clear" w:color="auto" w:fill="3399FF"/>
              </w:tcPr>
            </w:tcPrChange>
          </w:tcPr>
          <w:p w14:paraId="0BAA382D" w14:textId="232FB465" w:rsidR="001516B9" w:rsidRPr="00243854" w:rsidRDefault="00E71304" w:rsidP="0083596B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243854">
              <w:rPr>
                <w:rFonts w:cs="Arial"/>
                <w:color w:val="FFFFFF" w:themeColor="background1"/>
                <w:sz w:val="20"/>
              </w:rPr>
              <w:t>Error Message</w:t>
            </w:r>
          </w:p>
        </w:tc>
        <w:tc>
          <w:tcPr>
            <w:tcW w:w="722" w:type="pct"/>
            <w:shd w:val="clear" w:color="auto" w:fill="3399FF"/>
            <w:tcPrChange w:id="258" w:author="Batra Yogesh (EXT)" w:date="2018-04-13T13:05:00Z">
              <w:tcPr>
                <w:tcW w:w="1170" w:type="dxa"/>
                <w:shd w:val="clear" w:color="auto" w:fill="3399FF"/>
              </w:tcPr>
            </w:tcPrChange>
          </w:tcPr>
          <w:p w14:paraId="0BAA382E" w14:textId="37C307D4" w:rsidR="001516B9" w:rsidRPr="00243854" w:rsidRDefault="001516B9" w:rsidP="0083596B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</w:p>
        </w:tc>
      </w:tr>
      <w:tr w:rsidR="001516B9" w:rsidRPr="00243854" w14:paraId="0BAA3834" w14:textId="77777777" w:rsidTr="00243854">
        <w:trPr>
          <w:cantSplit/>
          <w:trPrChange w:id="259" w:author="Batra Yogesh (EXT)" w:date="2018-04-13T13:05:00Z">
            <w:trPr>
              <w:cantSplit/>
            </w:trPr>
          </w:trPrChange>
        </w:trPr>
        <w:tc>
          <w:tcPr>
            <w:tcW w:w="500" w:type="pct"/>
            <w:shd w:val="clear" w:color="auto" w:fill="C6D9F1" w:themeFill="text2" w:themeFillTint="33"/>
            <w:tcPrChange w:id="260" w:author="Batra Yogesh (EXT)" w:date="2018-04-13T13:05:00Z">
              <w:tcPr>
                <w:tcW w:w="810" w:type="dxa"/>
                <w:shd w:val="clear" w:color="auto" w:fill="C6D9F1" w:themeFill="text2" w:themeFillTint="33"/>
              </w:tcPr>
            </w:tcPrChange>
          </w:tcPr>
          <w:p w14:paraId="0BAA3830" w14:textId="77777777" w:rsidR="00447470" w:rsidRPr="00243854" w:rsidRDefault="00447470" w:rsidP="00726BBA">
            <w:pPr>
              <w:pStyle w:val="TableText"/>
              <w:keepNext/>
              <w:keepLines/>
              <w:numPr>
                <w:ilvl w:val="0"/>
                <w:numId w:val="8"/>
              </w:num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722" w:type="pct"/>
            <w:tcPrChange w:id="261" w:author="Batra Yogesh (EXT)" w:date="2018-04-13T13:05:00Z">
              <w:tcPr>
                <w:tcW w:w="2790" w:type="dxa"/>
              </w:tcPr>
            </w:tcPrChange>
          </w:tcPr>
          <w:p w14:paraId="0BAA3831" w14:textId="77777777" w:rsidR="001516B9" w:rsidRPr="00243854" w:rsidRDefault="001516B9" w:rsidP="0083596B">
            <w:pPr>
              <w:pStyle w:val="TableText"/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  <w:tc>
          <w:tcPr>
            <w:tcW w:w="2056" w:type="pct"/>
            <w:tcPrChange w:id="262" w:author="Batra Yogesh (EXT)" w:date="2018-04-13T13:05:00Z">
              <w:tcPr>
                <w:tcW w:w="3330" w:type="dxa"/>
              </w:tcPr>
            </w:tcPrChange>
          </w:tcPr>
          <w:p w14:paraId="0BAA3832" w14:textId="77777777" w:rsidR="001516B9" w:rsidRPr="00243854" w:rsidRDefault="001516B9" w:rsidP="0083596B">
            <w:pPr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  <w:tc>
          <w:tcPr>
            <w:tcW w:w="722" w:type="pct"/>
            <w:tcPrChange w:id="263" w:author="Batra Yogesh (EXT)" w:date="2018-04-13T13:05:00Z">
              <w:tcPr>
                <w:tcW w:w="1170" w:type="dxa"/>
              </w:tcPr>
            </w:tcPrChange>
          </w:tcPr>
          <w:p w14:paraId="0BAA3833" w14:textId="77777777" w:rsidR="001516B9" w:rsidRPr="00243854" w:rsidRDefault="001516B9" w:rsidP="0083596B">
            <w:pPr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</w:tr>
      <w:tr w:rsidR="000A438C" w:rsidRPr="00243854" w14:paraId="0BAA3839" w14:textId="77777777" w:rsidTr="00243854">
        <w:trPr>
          <w:cantSplit/>
          <w:trHeight w:val="341"/>
          <w:trPrChange w:id="264" w:author="Batra Yogesh (EXT)" w:date="2018-04-13T13:05:00Z">
            <w:trPr>
              <w:cantSplit/>
              <w:trHeight w:val="341"/>
            </w:trPr>
          </w:trPrChange>
        </w:trPr>
        <w:tc>
          <w:tcPr>
            <w:tcW w:w="500" w:type="pct"/>
            <w:shd w:val="clear" w:color="auto" w:fill="C6D9F1" w:themeFill="text2" w:themeFillTint="33"/>
            <w:tcPrChange w:id="265" w:author="Batra Yogesh (EXT)" w:date="2018-04-13T13:05:00Z">
              <w:tcPr>
                <w:tcW w:w="810" w:type="dxa"/>
                <w:shd w:val="clear" w:color="auto" w:fill="C6D9F1" w:themeFill="text2" w:themeFillTint="33"/>
              </w:tcPr>
            </w:tcPrChange>
          </w:tcPr>
          <w:p w14:paraId="0BAA3835" w14:textId="77777777" w:rsidR="00447470" w:rsidRPr="00243854" w:rsidRDefault="00447470" w:rsidP="00726BBA">
            <w:pPr>
              <w:pStyle w:val="TableText"/>
              <w:keepNext/>
              <w:keepLines/>
              <w:numPr>
                <w:ilvl w:val="0"/>
                <w:numId w:val="8"/>
              </w:num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722" w:type="pct"/>
            <w:tcPrChange w:id="266" w:author="Batra Yogesh (EXT)" w:date="2018-04-13T13:05:00Z">
              <w:tcPr>
                <w:tcW w:w="2790" w:type="dxa"/>
              </w:tcPr>
            </w:tcPrChange>
          </w:tcPr>
          <w:p w14:paraId="0BAA3836" w14:textId="77777777" w:rsidR="000A438C" w:rsidRPr="00243854" w:rsidRDefault="000A438C" w:rsidP="0083596B">
            <w:pPr>
              <w:pStyle w:val="TableText"/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  <w:tc>
          <w:tcPr>
            <w:tcW w:w="2056" w:type="pct"/>
            <w:tcPrChange w:id="267" w:author="Batra Yogesh (EXT)" w:date="2018-04-13T13:05:00Z">
              <w:tcPr>
                <w:tcW w:w="3330" w:type="dxa"/>
              </w:tcPr>
            </w:tcPrChange>
          </w:tcPr>
          <w:p w14:paraId="0BAA3837" w14:textId="77777777" w:rsidR="000A438C" w:rsidRPr="00243854" w:rsidRDefault="000A438C" w:rsidP="0083596B">
            <w:pPr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  <w:tc>
          <w:tcPr>
            <w:tcW w:w="722" w:type="pct"/>
            <w:tcPrChange w:id="268" w:author="Batra Yogesh (EXT)" w:date="2018-04-13T13:05:00Z">
              <w:tcPr>
                <w:tcW w:w="1170" w:type="dxa"/>
              </w:tcPr>
            </w:tcPrChange>
          </w:tcPr>
          <w:p w14:paraId="0BAA3838" w14:textId="77777777" w:rsidR="000A438C" w:rsidRPr="00243854" w:rsidRDefault="000A438C" w:rsidP="0083596B">
            <w:pPr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</w:tr>
      <w:tr w:rsidR="000A438C" w:rsidRPr="00243854" w14:paraId="0BAA383E" w14:textId="77777777" w:rsidTr="00243854">
        <w:trPr>
          <w:cantSplit/>
          <w:trHeight w:val="341"/>
          <w:trPrChange w:id="269" w:author="Batra Yogesh (EXT)" w:date="2018-04-13T13:05:00Z">
            <w:trPr>
              <w:cantSplit/>
              <w:trHeight w:val="341"/>
            </w:trPr>
          </w:trPrChange>
        </w:trPr>
        <w:tc>
          <w:tcPr>
            <w:tcW w:w="500" w:type="pct"/>
            <w:shd w:val="clear" w:color="auto" w:fill="C6D9F1" w:themeFill="text2" w:themeFillTint="33"/>
            <w:tcPrChange w:id="270" w:author="Batra Yogesh (EXT)" w:date="2018-04-13T13:05:00Z">
              <w:tcPr>
                <w:tcW w:w="810" w:type="dxa"/>
                <w:shd w:val="clear" w:color="auto" w:fill="C6D9F1" w:themeFill="text2" w:themeFillTint="33"/>
              </w:tcPr>
            </w:tcPrChange>
          </w:tcPr>
          <w:p w14:paraId="0BAA383A" w14:textId="77777777" w:rsidR="000A438C" w:rsidRPr="00243854" w:rsidRDefault="000A438C" w:rsidP="00726BBA">
            <w:pPr>
              <w:pStyle w:val="TableText"/>
              <w:keepNext/>
              <w:keepLines/>
              <w:numPr>
                <w:ilvl w:val="0"/>
                <w:numId w:val="8"/>
              </w:num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722" w:type="pct"/>
            <w:tcPrChange w:id="271" w:author="Batra Yogesh (EXT)" w:date="2018-04-13T13:05:00Z">
              <w:tcPr>
                <w:tcW w:w="2790" w:type="dxa"/>
              </w:tcPr>
            </w:tcPrChange>
          </w:tcPr>
          <w:p w14:paraId="0BAA383B" w14:textId="77777777" w:rsidR="000A438C" w:rsidRPr="00243854" w:rsidRDefault="000A438C" w:rsidP="0083596B">
            <w:pPr>
              <w:pStyle w:val="TableText"/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  <w:tc>
          <w:tcPr>
            <w:tcW w:w="2056" w:type="pct"/>
            <w:tcPrChange w:id="272" w:author="Batra Yogesh (EXT)" w:date="2018-04-13T13:05:00Z">
              <w:tcPr>
                <w:tcW w:w="3330" w:type="dxa"/>
              </w:tcPr>
            </w:tcPrChange>
          </w:tcPr>
          <w:p w14:paraId="0BAA383C" w14:textId="77777777" w:rsidR="000A438C" w:rsidRPr="00243854" w:rsidRDefault="000A438C" w:rsidP="0083596B">
            <w:pPr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  <w:tc>
          <w:tcPr>
            <w:tcW w:w="722" w:type="pct"/>
            <w:tcPrChange w:id="273" w:author="Batra Yogesh (EXT)" w:date="2018-04-13T13:05:00Z">
              <w:tcPr>
                <w:tcW w:w="1170" w:type="dxa"/>
              </w:tcPr>
            </w:tcPrChange>
          </w:tcPr>
          <w:p w14:paraId="0BAA383D" w14:textId="77777777" w:rsidR="000A438C" w:rsidRPr="00243854" w:rsidRDefault="000A438C" w:rsidP="0083596B">
            <w:pPr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</w:tr>
    </w:tbl>
    <w:p w14:paraId="0BAA3844" w14:textId="77777777" w:rsidR="00E77205" w:rsidRPr="00243854" w:rsidRDefault="00E77205" w:rsidP="00BF2F96">
      <w:pPr>
        <w:rPr>
          <w:rFonts w:cs="Arial"/>
          <w:i/>
        </w:rPr>
      </w:pPr>
    </w:p>
    <w:sectPr w:rsidR="00E77205" w:rsidRPr="00243854" w:rsidSect="004D002A">
      <w:footerReference w:type="even" r:id="rId20"/>
      <w:pgSz w:w="12240" w:h="15840" w:code="1"/>
      <w:pgMar w:top="144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C38E042" w14:textId="77777777" w:rsidR="00B0489A" w:rsidRDefault="00B0489A">
      <w:r>
        <w:separator/>
      </w:r>
    </w:p>
  </w:endnote>
  <w:endnote w:type="continuationSeparator" w:id="0">
    <w:p w14:paraId="27009E0F" w14:textId="77777777" w:rsidR="00B0489A" w:rsidRDefault="00B048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477F7F" w14:textId="77777777" w:rsidR="0068573E" w:rsidRDefault="0068573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7AE41C" w14:textId="52CC38C7" w:rsidR="00D730E7" w:rsidRDefault="00D730E7">
    <w:pPr>
      <w:pStyle w:val="Footer"/>
    </w:pPr>
    <w:r w:rsidRPr="009C79B2">
      <w:rPr>
        <w:rFonts w:cs="Arial"/>
        <w:color w:val="3399FF"/>
      </w:rPr>
      <w:t>© 201</w:t>
    </w:r>
    <w:r>
      <w:rPr>
        <w:rFonts w:cs="Arial"/>
        <w:color w:val="3399FF"/>
      </w:rPr>
      <w:t>7</w:t>
    </w:r>
    <w:r w:rsidRPr="009C79B2">
      <w:rPr>
        <w:rFonts w:cs="Arial"/>
        <w:color w:val="3399FF"/>
      </w:rPr>
      <w:t xml:space="preserve"> Chevron Corporation</w:t>
    </w:r>
    <w:r>
      <w:rPr>
        <w:rFonts w:cs="Arial"/>
        <w:color w:val="3399FF"/>
      </w:rPr>
      <w:t xml:space="preserve">                              </w:t>
    </w:r>
    <w:r w:rsidRPr="009C79B2">
      <w:rPr>
        <w:rFonts w:cs="Arial"/>
        <w:color w:val="3399FF"/>
      </w:rPr>
      <w:t>Company Confidential</w:t>
    </w:r>
    <w:r>
      <w:rPr>
        <w:rFonts w:cs="Arial"/>
        <w:color w:val="3399FF"/>
      </w:rPr>
      <w:tab/>
      <w:t xml:space="preserve">Page </w:t>
    </w:r>
    <w:r>
      <w:rPr>
        <w:rFonts w:cs="Arial"/>
        <w:color w:val="3399FF"/>
      </w:rPr>
      <w:fldChar w:fldCharType="begin"/>
    </w:r>
    <w:r>
      <w:rPr>
        <w:rFonts w:cs="Arial"/>
        <w:color w:val="3399FF"/>
      </w:rPr>
      <w:instrText xml:space="preserve"> PAGE  \* Arabic  \* MERGEFORMAT </w:instrText>
    </w:r>
    <w:r>
      <w:rPr>
        <w:rFonts w:cs="Arial"/>
        <w:color w:val="3399FF"/>
      </w:rPr>
      <w:fldChar w:fldCharType="separate"/>
    </w:r>
    <w:r w:rsidR="0012799E">
      <w:rPr>
        <w:rFonts w:cs="Arial"/>
        <w:noProof/>
        <w:color w:val="3399FF"/>
      </w:rPr>
      <w:t>1</w:t>
    </w:r>
    <w:r>
      <w:rPr>
        <w:rFonts w:cs="Arial"/>
        <w:color w:val="3399FF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A1E2BB" w14:textId="77777777" w:rsidR="0068573E" w:rsidRDefault="0068573E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AA384C" w14:textId="77777777" w:rsidR="00014D25" w:rsidRDefault="00014D2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BAA384D" w14:textId="77777777" w:rsidR="00014D25" w:rsidRDefault="00014D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D946E4D" w14:textId="77777777" w:rsidR="00B0489A" w:rsidRDefault="00B0489A">
      <w:r>
        <w:separator/>
      </w:r>
    </w:p>
  </w:footnote>
  <w:footnote w:type="continuationSeparator" w:id="0">
    <w:p w14:paraId="6004CE8E" w14:textId="77777777" w:rsidR="00B0489A" w:rsidRDefault="00B048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42E7A2" w14:textId="77777777" w:rsidR="0068573E" w:rsidRDefault="0068573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AA3849" w14:textId="489D0ED8" w:rsidR="00014D25" w:rsidRPr="00D730E7" w:rsidRDefault="004D4C5C" w:rsidP="00D730E7">
    <w:pPr>
      <w:pStyle w:val="Header"/>
      <w:pBdr>
        <w:bottom w:val="single" w:sz="4" w:space="1" w:color="auto"/>
      </w:pBdr>
      <w:tabs>
        <w:tab w:val="right" w:pos="8460"/>
      </w:tabs>
      <w:jc w:val="center"/>
      <w:rPr>
        <w:b/>
        <w:color w:val="3399FF"/>
      </w:rPr>
    </w:pPr>
    <w:r>
      <w:rPr>
        <w:b/>
        <w:color w:val="3399FF"/>
      </w:rPr>
      <w:t>BKK</w:t>
    </w:r>
    <w:r w:rsidR="00645ABA">
      <w:rPr>
        <w:b/>
        <w:color w:val="3399FF"/>
      </w:rPr>
      <w:t>_</w:t>
    </w:r>
    <w:r w:rsidR="00FA58CA" w:rsidRPr="00D730E7">
      <w:rPr>
        <w:b/>
        <w:color w:val="3399FF"/>
      </w:rPr>
      <w:t>U</w:t>
    </w:r>
    <w:r w:rsidR="00C74154">
      <w:rPr>
        <w:b/>
        <w:color w:val="3399FF"/>
      </w:rPr>
      <w:t>C</w:t>
    </w:r>
    <w:r>
      <w:rPr>
        <w:b/>
        <w:color w:val="3399FF"/>
      </w:rPr>
      <w:t>44</w:t>
    </w:r>
    <w:r w:rsidR="00073917">
      <w:rPr>
        <w:b/>
        <w:color w:val="3399FF"/>
      </w:rPr>
      <w:t xml:space="preserve"> Setup Perforation Interval Split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C6250C" w14:textId="77777777" w:rsidR="0068573E" w:rsidRDefault="0068573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E"/>
    <w:multiLevelType w:val="singleLevel"/>
    <w:tmpl w:val="4E661EC8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00655134"/>
    <w:multiLevelType w:val="hybridMultilevel"/>
    <w:tmpl w:val="227C60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BF2FF5"/>
    <w:multiLevelType w:val="hybridMultilevel"/>
    <w:tmpl w:val="0AC446C4"/>
    <w:lvl w:ilvl="0" w:tplc="A90EF7DC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8B71024"/>
    <w:multiLevelType w:val="hybridMultilevel"/>
    <w:tmpl w:val="BEE62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F951D5"/>
    <w:multiLevelType w:val="hybridMultilevel"/>
    <w:tmpl w:val="45240792"/>
    <w:lvl w:ilvl="0" w:tplc="A90EF7DC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6B401E3"/>
    <w:multiLevelType w:val="hybridMultilevel"/>
    <w:tmpl w:val="FAB45C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E56A26"/>
    <w:multiLevelType w:val="hybridMultilevel"/>
    <w:tmpl w:val="EB78E1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9C863FC"/>
    <w:multiLevelType w:val="hybridMultilevel"/>
    <w:tmpl w:val="F3B60E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BFB5E85"/>
    <w:multiLevelType w:val="hybridMultilevel"/>
    <w:tmpl w:val="8034F2A8"/>
    <w:lvl w:ilvl="0" w:tplc="0E80AD64">
      <w:start w:val="1"/>
      <w:numFmt w:val="bullet"/>
      <w:pStyle w:val="BulletBlue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453437C8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7892EE7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FBE29D6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5BC64FE8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F5C0795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67F0BBC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84A8F0E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9880E074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CA9533D"/>
    <w:multiLevelType w:val="hybridMultilevel"/>
    <w:tmpl w:val="44A851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E14637"/>
    <w:multiLevelType w:val="hybridMultilevel"/>
    <w:tmpl w:val="06727DD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865982"/>
    <w:multiLevelType w:val="hybridMultilevel"/>
    <w:tmpl w:val="DE840D6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4E1B2D9D"/>
    <w:multiLevelType w:val="multilevel"/>
    <w:tmpl w:val="3612D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F83579"/>
    <w:multiLevelType w:val="hybridMultilevel"/>
    <w:tmpl w:val="B5DA1A8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68084285"/>
    <w:multiLevelType w:val="hybridMultilevel"/>
    <w:tmpl w:val="439634CE"/>
    <w:lvl w:ilvl="0" w:tplc="C4FEE2A8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195951"/>
    <w:multiLevelType w:val="hybridMultilevel"/>
    <w:tmpl w:val="58BA3C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515695C"/>
    <w:multiLevelType w:val="hybridMultilevel"/>
    <w:tmpl w:val="B5B46CE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 w15:restartNumberingAfterBreak="0">
    <w:nsid w:val="77CC1772"/>
    <w:multiLevelType w:val="hybridMultilevel"/>
    <w:tmpl w:val="97C4E7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8907287"/>
    <w:multiLevelType w:val="multilevel"/>
    <w:tmpl w:val="73AAD970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cs="Arial" w:hint="default"/>
        <w:b/>
        <w:color w:val="3399FF"/>
        <w:sz w:val="26"/>
        <w:szCs w:val="26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>
    <w:abstractNumId w:val="18"/>
  </w:num>
  <w:num w:numId="2">
    <w:abstractNumId w:val="8"/>
  </w:num>
  <w:num w:numId="3">
    <w:abstractNumId w:val="10"/>
  </w:num>
  <w:num w:numId="4">
    <w:abstractNumId w:val="11"/>
  </w:num>
  <w:num w:numId="5">
    <w:abstractNumId w:val="14"/>
  </w:num>
  <w:num w:numId="6">
    <w:abstractNumId w:val="0"/>
  </w:num>
  <w:num w:numId="7">
    <w:abstractNumId w:val="15"/>
  </w:num>
  <w:num w:numId="8">
    <w:abstractNumId w:val="16"/>
  </w:num>
  <w:num w:numId="9">
    <w:abstractNumId w:val="9"/>
  </w:num>
  <w:num w:numId="10">
    <w:abstractNumId w:val="3"/>
  </w:num>
  <w:num w:numId="11">
    <w:abstractNumId w:val="13"/>
  </w:num>
  <w:num w:numId="12">
    <w:abstractNumId w:val="5"/>
  </w:num>
  <w:num w:numId="13">
    <w:abstractNumId w:val="1"/>
  </w:num>
  <w:num w:numId="14">
    <w:abstractNumId w:val="12"/>
  </w:num>
  <w:num w:numId="15">
    <w:abstractNumId w:val="17"/>
  </w:num>
  <w:num w:numId="16">
    <w:abstractNumId w:val="2"/>
  </w:num>
  <w:num w:numId="17">
    <w:abstractNumId w:val="4"/>
  </w:num>
  <w:num w:numId="18">
    <w:abstractNumId w:val="6"/>
  </w:num>
  <w:num w:numId="19">
    <w:abstractNumId w:val="7"/>
  </w:num>
  <w:numIdMacAtCleanup w:val="12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Batra Yogesh (EXT)">
    <w15:presenceInfo w15:providerId="AD" w15:userId="S-1-5-21-4162059163-1544859033-1701284029-51988"/>
  </w15:person>
  <w15:person w15:author="Shah Ashay">
    <w15:presenceInfo w15:providerId="None" w15:userId="Shah Ashay"/>
  </w15:person>
  <w15:person w15:author="Wirasak Chomphu">
    <w15:presenceInfo w15:providerId="AD" w15:userId="S::wcld@chevron.com::ff9f8cb3-7801-46c4-8294-8ccee1c17fa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embedSystemFonts/>
  <w:hideSpellingErrors/>
  <w:hideGrammaticalError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67BA"/>
    <w:rsid w:val="00000159"/>
    <w:rsid w:val="00001921"/>
    <w:rsid w:val="00001E8C"/>
    <w:rsid w:val="00002C2D"/>
    <w:rsid w:val="00005861"/>
    <w:rsid w:val="00005DD6"/>
    <w:rsid w:val="00006EC4"/>
    <w:rsid w:val="00007A2B"/>
    <w:rsid w:val="00007D96"/>
    <w:rsid w:val="00010E2A"/>
    <w:rsid w:val="00010FB4"/>
    <w:rsid w:val="00011284"/>
    <w:rsid w:val="00011EFA"/>
    <w:rsid w:val="0001219D"/>
    <w:rsid w:val="00014741"/>
    <w:rsid w:val="00014B24"/>
    <w:rsid w:val="00014D25"/>
    <w:rsid w:val="000157B4"/>
    <w:rsid w:val="00015933"/>
    <w:rsid w:val="00015A23"/>
    <w:rsid w:val="0001696B"/>
    <w:rsid w:val="00017834"/>
    <w:rsid w:val="00022BA5"/>
    <w:rsid w:val="00023077"/>
    <w:rsid w:val="000252E7"/>
    <w:rsid w:val="0003143A"/>
    <w:rsid w:val="00031FE9"/>
    <w:rsid w:val="00032E51"/>
    <w:rsid w:val="00033B40"/>
    <w:rsid w:val="00034B86"/>
    <w:rsid w:val="00034F5B"/>
    <w:rsid w:val="000351F8"/>
    <w:rsid w:val="00037B3F"/>
    <w:rsid w:val="00042719"/>
    <w:rsid w:val="00044333"/>
    <w:rsid w:val="0004685D"/>
    <w:rsid w:val="00050AB9"/>
    <w:rsid w:val="00050D94"/>
    <w:rsid w:val="00051C5A"/>
    <w:rsid w:val="00052808"/>
    <w:rsid w:val="00052FF4"/>
    <w:rsid w:val="000536BB"/>
    <w:rsid w:val="00053F64"/>
    <w:rsid w:val="00056209"/>
    <w:rsid w:val="000565AA"/>
    <w:rsid w:val="0006165A"/>
    <w:rsid w:val="000617EA"/>
    <w:rsid w:val="00061D30"/>
    <w:rsid w:val="00063CE0"/>
    <w:rsid w:val="00064A60"/>
    <w:rsid w:val="00066625"/>
    <w:rsid w:val="00070371"/>
    <w:rsid w:val="00071534"/>
    <w:rsid w:val="000721C3"/>
    <w:rsid w:val="00072FA1"/>
    <w:rsid w:val="000732FB"/>
    <w:rsid w:val="000737C5"/>
    <w:rsid w:val="00073917"/>
    <w:rsid w:val="000768AA"/>
    <w:rsid w:val="00080CE7"/>
    <w:rsid w:val="00084717"/>
    <w:rsid w:val="00084875"/>
    <w:rsid w:val="00085785"/>
    <w:rsid w:val="00090F7B"/>
    <w:rsid w:val="000A00B0"/>
    <w:rsid w:val="000A3BC9"/>
    <w:rsid w:val="000A438C"/>
    <w:rsid w:val="000A4DD3"/>
    <w:rsid w:val="000A54FA"/>
    <w:rsid w:val="000A5C76"/>
    <w:rsid w:val="000A645D"/>
    <w:rsid w:val="000A6E9E"/>
    <w:rsid w:val="000A739A"/>
    <w:rsid w:val="000B2968"/>
    <w:rsid w:val="000B3D95"/>
    <w:rsid w:val="000B4758"/>
    <w:rsid w:val="000B6484"/>
    <w:rsid w:val="000C02EF"/>
    <w:rsid w:val="000C707E"/>
    <w:rsid w:val="000C76CA"/>
    <w:rsid w:val="000D0315"/>
    <w:rsid w:val="000D0593"/>
    <w:rsid w:val="000D219F"/>
    <w:rsid w:val="000D33FC"/>
    <w:rsid w:val="000D3574"/>
    <w:rsid w:val="000D73A9"/>
    <w:rsid w:val="000E15CC"/>
    <w:rsid w:val="000E2318"/>
    <w:rsid w:val="000E32A2"/>
    <w:rsid w:val="000E3D8E"/>
    <w:rsid w:val="000E413F"/>
    <w:rsid w:val="000E69E6"/>
    <w:rsid w:val="000F3E52"/>
    <w:rsid w:val="000F6560"/>
    <w:rsid w:val="00100CEB"/>
    <w:rsid w:val="00101DA8"/>
    <w:rsid w:val="001055C7"/>
    <w:rsid w:val="001132C1"/>
    <w:rsid w:val="001138E7"/>
    <w:rsid w:val="0011426C"/>
    <w:rsid w:val="00117CB3"/>
    <w:rsid w:val="00120981"/>
    <w:rsid w:val="001216F3"/>
    <w:rsid w:val="001227C0"/>
    <w:rsid w:val="00122D71"/>
    <w:rsid w:val="001249B6"/>
    <w:rsid w:val="00124DE3"/>
    <w:rsid w:val="0012799E"/>
    <w:rsid w:val="00133721"/>
    <w:rsid w:val="00133BC8"/>
    <w:rsid w:val="00133ECF"/>
    <w:rsid w:val="0013418F"/>
    <w:rsid w:val="00134581"/>
    <w:rsid w:val="00134986"/>
    <w:rsid w:val="00140BC5"/>
    <w:rsid w:val="0014205B"/>
    <w:rsid w:val="00142338"/>
    <w:rsid w:val="001425DD"/>
    <w:rsid w:val="00142864"/>
    <w:rsid w:val="001449ED"/>
    <w:rsid w:val="00144F92"/>
    <w:rsid w:val="001461E1"/>
    <w:rsid w:val="001471A0"/>
    <w:rsid w:val="001516B9"/>
    <w:rsid w:val="00151BF5"/>
    <w:rsid w:val="0015342F"/>
    <w:rsid w:val="00154331"/>
    <w:rsid w:val="00154905"/>
    <w:rsid w:val="001557A9"/>
    <w:rsid w:val="00156337"/>
    <w:rsid w:val="00156920"/>
    <w:rsid w:val="00157466"/>
    <w:rsid w:val="00157DDD"/>
    <w:rsid w:val="00161D8A"/>
    <w:rsid w:val="001626DE"/>
    <w:rsid w:val="00162B5C"/>
    <w:rsid w:val="001655FA"/>
    <w:rsid w:val="00167857"/>
    <w:rsid w:val="0017076D"/>
    <w:rsid w:val="001750D9"/>
    <w:rsid w:val="00175246"/>
    <w:rsid w:val="00185E6A"/>
    <w:rsid w:val="00187E72"/>
    <w:rsid w:val="00191390"/>
    <w:rsid w:val="001939E7"/>
    <w:rsid w:val="00194F51"/>
    <w:rsid w:val="0019518A"/>
    <w:rsid w:val="0019633B"/>
    <w:rsid w:val="00196B95"/>
    <w:rsid w:val="00196C1A"/>
    <w:rsid w:val="001971EC"/>
    <w:rsid w:val="001A1177"/>
    <w:rsid w:val="001A325B"/>
    <w:rsid w:val="001A5809"/>
    <w:rsid w:val="001B0878"/>
    <w:rsid w:val="001B1D7C"/>
    <w:rsid w:val="001B3E59"/>
    <w:rsid w:val="001B668C"/>
    <w:rsid w:val="001B717B"/>
    <w:rsid w:val="001C3234"/>
    <w:rsid w:val="001D4407"/>
    <w:rsid w:val="001D705B"/>
    <w:rsid w:val="001E2C66"/>
    <w:rsid w:val="001E3D6C"/>
    <w:rsid w:val="001E52CE"/>
    <w:rsid w:val="001F39DB"/>
    <w:rsid w:val="001F4076"/>
    <w:rsid w:val="0020298E"/>
    <w:rsid w:val="00205F8C"/>
    <w:rsid w:val="00207B56"/>
    <w:rsid w:val="002127A4"/>
    <w:rsid w:val="002153C4"/>
    <w:rsid w:val="00215B02"/>
    <w:rsid w:val="0021753E"/>
    <w:rsid w:val="0022028E"/>
    <w:rsid w:val="00226A6D"/>
    <w:rsid w:val="002277E3"/>
    <w:rsid w:val="00232E39"/>
    <w:rsid w:val="002377AB"/>
    <w:rsid w:val="0024192C"/>
    <w:rsid w:val="00243854"/>
    <w:rsid w:val="00243945"/>
    <w:rsid w:val="0025276B"/>
    <w:rsid w:val="00253EC1"/>
    <w:rsid w:val="002541D2"/>
    <w:rsid w:val="00260010"/>
    <w:rsid w:val="00261D47"/>
    <w:rsid w:val="0026388A"/>
    <w:rsid w:val="0026754A"/>
    <w:rsid w:val="00267E2C"/>
    <w:rsid w:val="00270F0B"/>
    <w:rsid w:val="0027180E"/>
    <w:rsid w:val="00271C23"/>
    <w:rsid w:val="0027207C"/>
    <w:rsid w:val="00272623"/>
    <w:rsid w:val="00276855"/>
    <w:rsid w:val="00276FE3"/>
    <w:rsid w:val="002807BC"/>
    <w:rsid w:val="0028402D"/>
    <w:rsid w:val="00285FDE"/>
    <w:rsid w:val="00290302"/>
    <w:rsid w:val="00290A0C"/>
    <w:rsid w:val="0029105A"/>
    <w:rsid w:val="002922E9"/>
    <w:rsid w:val="00293123"/>
    <w:rsid w:val="002941C2"/>
    <w:rsid w:val="00294417"/>
    <w:rsid w:val="00294C4B"/>
    <w:rsid w:val="002951AE"/>
    <w:rsid w:val="00295875"/>
    <w:rsid w:val="002A3B29"/>
    <w:rsid w:val="002A56C4"/>
    <w:rsid w:val="002A59E3"/>
    <w:rsid w:val="002A5F0D"/>
    <w:rsid w:val="002A6A74"/>
    <w:rsid w:val="002B11F2"/>
    <w:rsid w:val="002B36DF"/>
    <w:rsid w:val="002B4081"/>
    <w:rsid w:val="002B5473"/>
    <w:rsid w:val="002B7DDC"/>
    <w:rsid w:val="002C47DE"/>
    <w:rsid w:val="002C5CC8"/>
    <w:rsid w:val="002C5FC7"/>
    <w:rsid w:val="002C6413"/>
    <w:rsid w:val="002C7AA1"/>
    <w:rsid w:val="002D388B"/>
    <w:rsid w:val="002D76F0"/>
    <w:rsid w:val="002D7CD5"/>
    <w:rsid w:val="002E07EC"/>
    <w:rsid w:val="002E1CDB"/>
    <w:rsid w:val="002E2BB2"/>
    <w:rsid w:val="002E32BB"/>
    <w:rsid w:val="002E6B98"/>
    <w:rsid w:val="002F1090"/>
    <w:rsid w:val="002F134F"/>
    <w:rsid w:val="002F5750"/>
    <w:rsid w:val="002F66BB"/>
    <w:rsid w:val="00314CC3"/>
    <w:rsid w:val="00317A80"/>
    <w:rsid w:val="00321B32"/>
    <w:rsid w:val="00321BA0"/>
    <w:rsid w:val="0032219A"/>
    <w:rsid w:val="003226F0"/>
    <w:rsid w:val="00323ADA"/>
    <w:rsid w:val="0032596E"/>
    <w:rsid w:val="0032732F"/>
    <w:rsid w:val="003342A7"/>
    <w:rsid w:val="0033669C"/>
    <w:rsid w:val="003367BD"/>
    <w:rsid w:val="00337919"/>
    <w:rsid w:val="003420C4"/>
    <w:rsid w:val="003427A0"/>
    <w:rsid w:val="00345908"/>
    <w:rsid w:val="00346E29"/>
    <w:rsid w:val="00347FAA"/>
    <w:rsid w:val="0035641B"/>
    <w:rsid w:val="00357BFB"/>
    <w:rsid w:val="0036072C"/>
    <w:rsid w:val="00361941"/>
    <w:rsid w:val="0036271F"/>
    <w:rsid w:val="003658C7"/>
    <w:rsid w:val="003660AE"/>
    <w:rsid w:val="00370BD0"/>
    <w:rsid w:val="00370D86"/>
    <w:rsid w:val="00371F21"/>
    <w:rsid w:val="00373B8A"/>
    <w:rsid w:val="00373CC4"/>
    <w:rsid w:val="00375AC3"/>
    <w:rsid w:val="003763EC"/>
    <w:rsid w:val="00376768"/>
    <w:rsid w:val="00380D23"/>
    <w:rsid w:val="00380DA0"/>
    <w:rsid w:val="00381205"/>
    <w:rsid w:val="0038191C"/>
    <w:rsid w:val="00385ECB"/>
    <w:rsid w:val="0038641F"/>
    <w:rsid w:val="00390637"/>
    <w:rsid w:val="0039280F"/>
    <w:rsid w:val="00393BC9"/>
    <w:rsid w:val="003977AD"/>
    <w:rsid w:val="003A51A0"/>
    <w:rsid w:val="003A5410"/>
    <w:rsid w:val="003A79F2"/>
    <w:rsid w:val="003B211E"/>
    <w:rsid w:val="003C087F"/>
    <w:rsid w:val="003C2946"/>
    <w:rsid w:val="003C2D16"/>
    <w:rsid w:val="003C4506"/>
    <w:rsid w:val="003D1052"/>
    <w:rsid w:val="003D397C"/>
    <w:rsid w:val="003D41D8"/>
    <w:rsid w:val="003D44B5"/>
    <w:rsid w:val="003D53AB"/>
    <w:rsid w:val="003D67DB"/>
    <w:rsid w:val="003D7BD5"/>
    <w:rsid w:val="003E062A"/>
    <w:rsid w:val="003E23CF"/>
    <w:rsid w:val="003E542E"/>
    <w:rsid w:val="003E6AB3"/>
    <w:rsid w:val="003F01E3"/>
    <w:rsid w:val="003F4F7B"/>
    <w:rsid w:val="00405C0C"/>
    <w:rsid w:val="00407A55"/>
    <w:rsid w:val="00412031"/>
    <w:rsid w:val="00412C60"/>
    <w:rsid w:val="004150E1"/>
    <w:rsid w:val="0041547A"/>
    <w:rsid w:val="00415AD7"/>
    <w:rsid w:val="00415F12"/>
    <w:rsid w:val="00420502"/>
    <w:rsid w:val="00424C51"/>
    <w:rsid w:val="00425F0F"/>
    <w:rsid w:val="00427461"/>
    <w:rsid w:val="00436CF2"/>
    <w:rsid w:val="00436FDA"/>
    <w:rsid w:val="00437370"/>
    <w:rsid w:val="00440018"/>
    <w:rsid w:val="004405E6"/>
    <w:rsid w:val="004414B3"/>
    <w:rsid w:val="00442E3A"/>
    <w:rsid w:val="0044336F"/>
    <w:rsid w:val="00443DA0"/>
    <w:rsid w:val="00444FDB"/>
    <w:rsid w:val="00445701"/>
    <w:rsid w:val="00446086"/>
    <w:rsid w:val="00447470"/>
    <w:rsid w:val="00453384"/>
    <w:rsid w:val="00456BA8"/>
    <w:rsid w:val="004574E1"/>
    <w:rsid w:val="00457E26"/>
    <w:rsid w:val="00461ABC"/>
    <w:rsid w:val="00464E48"/>
    <w:rsid w:val="00465392"/>
    <w:rsid w:val="00466C92"/>
    <w:rsid w:val="00467D9C"/>
    <w:rsid w:val="004712AA"/>
    <w:rsid w:val="00473EF3"/>
    <w:rsid w:val="00474389"/>
    <w:rsid w:val="00474606"/>
    <w:rsid w:val="00476DA4"/>
    <w:rsid w:val="00477499"/>
    <w:rsid w:val="0047772D"/>
    <w:rsid w:val="004828E2"/>
    <w:rsid w:val="00482A32"/>
    <w:rsid w:val="00483DFC"/>
    <w:rsid w:val="004842BE"/>
    <w:rsid w:val="0048437B"/>
    <w:rsid w:val="00484AE9"/>
    <w:rsid w:val="00484D5F"/>
    <w:rsid w:val="00490E48"/>
    <w:rsid w:val="004930B1"/>
    <w:rsid w:val="004963F3"/>
    <w:rsid w:val="0049647C"/>
    <w:rsid w:val="004A1B2A"/>
    <w:rsid w:val="004A5FBD"/>
    <w:rsid w:val="004A6570"/>
    <w:rsid w:val="004B16C6"/>
    <w:rsid w:val="004B2324"/>
    <w:rsid w:val="004B591A"/>
    <w:rsid w:val="004B6593"/>
    <w:rsid w:val="004C0E10"/>
    <w:rsid w:val="004C36C6"/>
    <w:rsid w:val="004C665F"/>
    <w:rsid w:val="004C6BA9"/>
    <w:rsid w:val="004C711C"/>
    <w:rsid w:val="004D002A"/>
    <w:rsid w:val="004D0597"/>
    <w:rsid w:val="004D18DA"/>
    <w:rsid w:val="004D1B65"/>
    <w:rsid w:val="004D2C18"/>
    <w:rsid w:val="004D4C5C"/>
    <w:rsid w:val="004D61A0"/>
    <w:rsid w:val="004D62B8"/>
    <w:rsid w:val="004D66F0"/>
    <w:rsid w:val="004E2210"/>
    <w:rsid w:val="004E3C5D"/>
    <w:rsid w:val="004E441F"/>
    <w:rsid w:val="004E473B"/>
    <w:rsid w:val="004E7FBC"/>
    <w:rsid w:val="004F2254"/>
    <w:rsid w:val="004F3FEE"/>
    <w:rsid w:val="004F6015"/>
    <w:rsid w:val="00501443"/>
    <w:rsid w:val="00503627"/>
    <w:rsid w:val="0050441E"/>
    <w:rsid w:val="00504637"/>
    <w:rsid w:val="00504B9F"/>
    <w:rsid w:val="0050703C"/>
    <w:rsid w:val="0050764B"/>
    <w:rsid w:val="00513875"/>
    <w:rsid w:val="005172A7"/>
    <w:rsid w:val="00521AC6"/>
    <w:rsid w:val="00522640"/>
    <w:rsid w:val="00522D05"/>
    <w:rsid w:val="00523EC3"/>
    <w:rsid w:val="005273D3"/>
    <w:rsid w:val="00530F64"/>
    <w:rsid w:val="00532370"/>
    <w:rsid w:val="005354E9"/>
    <w:rsid w:val="00535B70"/>
    <w:rsid w:val="005429E9"/>
    <w:rsid w:val="00543D6E"/>
    <w:rsid w:val="00545DA6"/>
    <w:rsid w:val="005460CE"/>
    <w:rsid w:val="00547544"/>
    <w:rsid w:val="00551048"/>
    <w:rsid w:val="005526F6"/>
    <w:rsid w:val="00553102"/>
    <w:rsid w:val="005539EF"/>
    <w:rsid w:val="00553C7A"/>
    <w:rsid w:val="0055734A"/>
    <w:rsid w:val="005602BF"/>
    <w:rsid w:val="00560974"/>
    <w:rsid w:val="00563401"/>
    <w:rsid w:val="00570D43"/>
    <w:rsid w:val="00573E1D"/>
    <w:rsid w:val="00576AE7"/>
    <w:rsid w:val="0057727E"/>
    <w:rsid w:val="0057791E"/>
    <w:rsid w:val="005843DA"/>
    <w:rsid w:val="00584CA8"/>
    <w:rsid w:val="00585F01"/>
    <w:rsid w:val="005867B6"/>
    <w:rsid w:val="00592117"/>
    <w:rsid w:val="00593F96"/>
    <w:rsid w:val="00593FD2"/>
    <w:rsid w:val="00594641"/>
    <w:rsid w:val="00595B5E"/>
    <w:rsid w:val="005A108E"/>
    <w:rsid w:val="005A30BE"/>
    <w:rsid w:val="005A3B3E"/>
    <w:rsid w:val="005A5F1D"/>
    <w:rsid w:val="005A7E32"/>
    <w:rsid w:val="005B04D3"/>
    <w:rsid w:val="005B2627"/>
    <w:rsid w:val="005B2F22"/>
    <w:rsid w:val="005B54C0"/>
    <w:rsid w:val="005B5A0D"/>
    <w:rsid w:val="005C2746"/>
    <w:rsid w:val="005C3416"/>
    <w:rsid w:val="005C3E20"/>
    <w:rsid w:val="005C4449"/>
    <w:rsid w:val="005C7D08"/>
    <w:rsid w:val="005D1274"/>
    <w:rsid w:val="005D1403"/>
    <w:rsid w:val="005D6B17"/>
    <w:rsid w:val="005E64D7"/>
    <w:rsid w:val="005E685F"/>
    <w:rsid w:val="005F15A0"/>
    <w:rsid w:val="005F4704"/>
    <w:rsid w:val="005F74A6"/>
    <w:rsid w:val="00600618"/>
    <w:rsid w:val="00600EC8"/>
    <w:rsid w:val="00601C0A"/>
    <w:rsid w:val="006039E2"/>
    <w:rsid w:val="006045A9"/>
    <w:rsid w:val="0060543B"/>
    <w:rsid w:val="006066E6"/>
    <w:rsid w:val="00606E63"/>
    <w:rsid w:val="00607238"/>
    <w:rsid w:val="00614FC6"/>
    <w:rsid w:val="00620B4D"/>
    <w:rsid w:val="006211C4"/>
    <w:rsid w:val="006249BA"/>
    <w:rsid w:val="00631DFD"/>
    <w:rsid w:val="00641D71"/>
    <w:rsid w:val="00641DD6"/>
    <w:rsid w:val="006423F9"/>
    <w:rsid w:val="006427A8"/>
    <w:rsid w:val="0064458C"/>
    <w:rsid w:val="00645ABA"/>
    <w:rsid w:val="00646698"/>
    <w:rsid w:val="006467F6"/>
    <w:rsid w:val="00646A05"/>
    <w:rsid w:val="006470A5"/>
    <w:rsid w:val="006519D2"/>
    <w:rsid w:val="00653624"/>
    <w:rsid w:val="00654F9D"/>
    <w:rsid w:val="006558D6"/>
    <w:rsid w:val="00655F3C"/>
    <w:rsid w:val="00657279"/>
    <w:rsid w:val="00660428"/>
    <w:rsid w:val="00662028"/>
    <w:rsid w:val="00662CCE"/>
    <w:rsid w:val="00665974"/>
    <w:rsid w:val="00670C0F"/>
    <w:rsid w:val="00674C1C"/>
    <w:rsid w:val="0067692D"/>
    <w:rsid w:val="0068089C"/>
    <w:rsid w:val="00681BF7"/>
    <w:rsid w:val="00683E37"/>
    <w:rsid w:val="006843E5"/>
    <w:rsid w:val="0068573E"/>
    <w:rsid w:val="00687409"/>
    <w:rsid w:val="00687C7D"/>
    <w:rsid w:val="00691FF1"/>
    <w:rsid w:val="006A4B98"/>
    <w:rsid w:val="006A7B3F"/>
    <w:rsid w:val="006B13B4"/>
    <w:rsid w:val="006B18DE"/>
    <w:rsid w:val="006B32F6"/>
    <w:rsid w:val="006B36A8"/>
    <w:rsid w:val="006B3B53"/>
    <w:rsid w:val="006B6837"/>
    <w:rsid w:val="006B7B9D"/>
    <w:rsid w:val="006B7F9A"/>
    <w:rsid w:val="006C0088"/>
    <w:rsid w:val="006C0E25"/>
    <w:rsid w:val="006C18C0"/>
    <w:rsid w:val="006C1C26"/>
    <w:rsid w:val="006C4791"/>
    <w:rsid w:val="006D0858"/>
    <w:rsid w:val="006D15A5"/>
    <w:rsid w:val="006D3C31"/>
    <w:rsid w:val="006D3F63"/>
    <w:rsid w:val="006D62C5"/>
    <w:rsid w:val="006D6B36"/>
    <w:rsid w:val="006E2D9C"/>
    <w:rsid w:val="006E7313"/>
    <w:rsid w:val="006E74EE"/>
    <w:rsid w:val="006F2C73"/>
    <w:rsid w:val="006F4CFE"/>
    <w:rsid w:val="0070012D"/>
    <w:rsid w:val="00701F91"/>
    <w:rsid w:val="00702974"/>
    <w:rsid w:val="00702A88"/>
    <w:rsid w:val="00702C11"/>
    <w:rsid w:val="0070337A"/>
    <w:rsid w:val="00703AC3"/>
    <w:rsid w:val="00705571"/>
    <w:rsid w:val="00706DDE"/>
    <w:rsid w:val="00710F47"/>
    <w:rsid w:val="00712224"/>
    <w:rsid w:val="00713630"/>
    <w:rsid w:val="007136EB"/>
    <w:rsid w:val="007143AE"/>
    <w:rsid w:val="007170C9"/>
    <w:rsid w:val="00720C28"/>
    <w:rsid w:val="0072699D"/>
    <w:rsid w:val="00726BBA"/>
    <w:rsid w:val="007270F5"/>
    <w:rsid w:val="00730760"/>
    <w:rsid w:val="007319E6"/>
    <w:rsid w:val="00734522"/>
    <w:rsid w:val="00736289"/>
    <w:rsid w:val="00737BBD"/>
    <w:rsid w:val="0074548D"/>
    <w:rsid w:val="0074647B"/>
    <w:rsid w:val="00747414"/>
    <w:rsid w:val="00752035"/>
    <w:rsid w:val="00752EFA"/>
    <w:rsid w:val="0075507C"/>
    <w:rsid w:val="007613F6"/>
    <w:rsid w:val="00762338"/>
    <w:rsid w:val="0076296A"/>
    <w:rsid w:val="007649BE"/>
    <w:rsid w:val="00767D53"/>
    <w:rsid w:val="007712F2"/>
    <w:rsid w:val="007718A9"/>
    <w:rsid w:val="00771A7F"/>
    <w:rsid w:val="007746B9"/>
    <w:rsid w:val="007768D5"/>
    <w:rsid w:val="00777603"/>
    <w:rsid w:val="00777671"/>
    <w:rsid w:val="00780FEE"/>
    <w:rsid w:val="007813DA"/>
    <w:rsid w:val="00786D91"/>
    <w:rsid w:val="007879E8"/>
    <w:rsid w:val="00787C0D"/>
    <w:rsid w:val="00791CB2"/>
    <w:rsid w:val="00793CC8"/>
    <w:rsid w:val="00797F13"/>
    <w:rsid w:val="007A077C"/>
    <w:rsid w:val="007A0DD9"/>
    <w:rsid w:val="007A292C"/>
    <w:rsid w:val="007A2C6F"/>
    <w:rsid w:val="007A4119"/>
    <w:rsid w:val="007A41C5"/>
    <w:rsid w:val="007B00F9"/>
    <w:rsid w:val="007B33A6"/>
    <w:rsid w:val="007B38EE"/>
    <w:rsid w:val="007C0F5B"/>
    <w:rsid w:val="007C32E2"/>
    <w:rsid w:val="007C43C8"/>
    <w:rsid w:val="007C47EF"/>
    <w:rsid w:val="007C669D"/>
    <w:rsid w:val="007C6AEB"/>
    <w:rsid w:val="007D4CAC"/>
    <w:rsid w:val="007D5BBA"/>
    <w:rsid w:val="007D73C0"/>
    <w:rsid w:val="007D74E4"/>
    <w:rsid w:val="007E036B"/>
    <w:rsid w:val="007E0CF9"/>
    <w:rsid w:val="007E565A"/>
    <w:rsid w:val="007E6830"/>
    <w:rsid w:val="007F6141"/>
    <w:rsid w:val="007F76A3"/>
    <w:rsid w:val="008015B3"/>
    <w:rsid w:val="008018AC"/>
    <w:rsid w:val="00802F3B"/>
    <w:rsid w:val="00806B74"/>
    <w:rsid w:val="0081344C"/>
    <w:rsid w:val="0082085E"/>
    <w:rsid w:val="00821C02"/>
    <w:rsid w:val="008220C4"/>
    <w:rsid w:val="00822718"/>
    <w:rsid w:val="00824BD2"/>
    <w:rsid w:val="0083094B"/>
    <w:rsid w:val="00831EBD"/>
    <w:rsid w:val="00832358"/>
    <w:rsid w:val="00832688"/>
    <w:rsid w:val="0083343F"/>
    <w:rsid w:val="0083596B"/>
    <w:rsid w:val="008410C1"/>
    <w:rsid w:val="0084568B"/>
    <w:rsid w:val="00845B55"/>
    <w:rsid w:val="0084602F"/>
    <w:rsid w:val="00846885"/>
    <w:rsid w:val="00851BA3"/>
    <w:rsid w:val="00852022"/>
    <w:rsid w:val="00852B65"/>
    <w:rsid w:val="00853469"/>
    <w:rsid w:val="00853AA4"/>
    <w:rsid w:val="00856FA6"/>
    <w:rsid w:val="008616DB"/>
    <w:rsid w:val="00862542"/>
    <w:rsid w:val="0086359A"/>
    <w:rsid w:val="0086417A"/>
    <w:rsid w:val="00865845"/>
    <w:rsid w:val="00865FAA"/>
    <w:rsid w:val="00867E0B"/>
    <w:rsid w:val="00871AD3"/>
    <w:rsid w:val="00872A22"/>
    <w:rsid w:val="00874DE0"/>
    <w:rsid w:val="00875666"/>
    <w:rsid w:val="008765F0"/>
    <w:rsid w:val="008771D2"/>
    <w:rsid w:val="00881D32"/>
    <w:rsid w:val="008820B1"/>
    <w:rsid w:val="00883C3D"/>
    <w:rsid w:val="00885A11"/>
    <w:rsid w:val="00885C14"/>
    <w:rsid w:val="00885FB1"/>
    <w:rsid w:val="008871E3"/>
    <w:rsid w:val="00890144"/>
    <w:rsid w:val="00890172"/>
    <w:rsid w:val="00890AA6"/>
    <w:rsid w:val="00896F99"/>
    <w:rsid w:val="00897719"/>
    <w:rsid w:val="008A12BF"/>
    <w:rsid w:val="008A16E1"/>
    <w:rsid w:val="008A1E28"/>
    <w:rsid w:val="008A4C3D"/>
    <w:rsid w:val="008B0312"/>
    <w:rsid w:val="008B2B3F"/>
    <w:rsid w:val="008B4001"/>
    <w:rsid w:val="008B6A0C"/>
    <w:rsid w:val="008C0055"/>
    <w:rsid w:val="008C068B"/>
    <w:rsid w:val="008C167B"/>
    <w:rsid w:val="008C2CB3"/>
    <w:rsid w:val="008C3758"/>
    <w:rsid w:val="008C6A52"/>
    <w:rsid w:val="008D0255"/>
    <w:rsid w:val="008D0614"/>
    <w:rsid w:val="008D0ECB"/>
    <w:rsid w:val="008D4462"/>
    <w:rsid w:val="008D4F9B"/>
    <w:rsid w:val="008D6A22"/>
    <w:rsid w:val="008D7D74"/>
    <w:rsid w:val="008E4853"/>
    <w:rsid w:val="008E63C3"/>
    <w:rsid w:val="008F498E"/>
    <w:rsid w:val="008F4FCA"/>
    <w:rsid w:val="0090066B"/>
    <w:rsid w:val="00901F83"/>
    <w:rsid w:val="009030F3"/>
    <w:rsid w:val="00910980"/>
    <w:rsid w:val="009126AF"/>
    <w:rsid w:val="00913C04"/>
    <w:rsid w:val="00922CA6"/>
    <w:rsid w:val="00923D63"/>
    <w:rsid w:val="00924487"/>
    <w:rsid w:val="009268B4"/>
    <w:rsid w:val="009323AD"/>
    <w:rsid w:val="0093258C"/>
    <w:rsid w:val="0093260D"/>
    <w:rsid w:val="00934A42"/>
    <w:rsid w:val="0093731D"/>
    <w:rsid w:val="00937D81"/>
    <w:rsid w:val="009420E0"/>
    <w:rsid w:val="00943AE5"/>
    <w:rsid w:val="00944993"/>
    <w:rsid w:val="00945D93"/>
    <w:rsid w:val="00946448"/>
    <w:rsid w:val="0095039A"/>
    <w:rsid w:val="00950923"/>
    <w:rsid w:val="00952CA5"/>
    <w:rsid w:val="00953165"/>
    <w:rsid w:val="009534B0"/>
    <w:rsid w:val="00955216"/>
    <w:rsid w:val="009555EF"/>
    <w:rsid w:val="009601B2"/>
    <w:rsid w:val="009628C7"/>
    <w:rsid w:val="00962991"/>
    <w:rsid w:val="00963D78"/>
    <w:rsid w:val="00972CC3"/>
    <w:rsid w:val="009746E4"/>
    <w:rsid w:val="00974D4F"/>
    <w:rsid w:val="00975F5A"/>
    <w:rsid w:val="0097797D"/>
    <w:rsid w:val="00982D61"/>
    <w:rsid w:val="00986279"/>
    <w:rsid w:val="00987FBB"/>
    <w:rsid w:val="00990EB0"/>
    <w:rsid w:val="00992AE2"/>
    <w:rsid w:val="0099324B"/>
    <w:rsid w:val="00996334"/>
    <w:rsid w:val="009A4918"/>
    <w:rsid w:val="009A5A0D"/>
    <w:rsid w:val="009A6744"/>
    <w:rsid w:val="009A6F35"/>
    <w:rsid w:val="009A7F0B"/>
    <w:rsid w:val="009B104D"/>
    <w:rsid w:val="009B4779"/>
    <w:rsid w:val="009B7627"/>
    <w:rsid w:val="009B7F8F"/>
    <w:rsid w:val="009C07BB"/>
    <w:rsid w:val="009C1E1F"/>
    <w:rsid w:val="009C2AF6"/>
    <w:rsid w:val="009C6037"/>
    <w:rsid w:val="009C6763"/>
    <w:rsid w:val="009C68FF"/>
    <w:rsid w:val="009D0F14"/>
    <w:rsid w:val="009D2E53"/>
    <w:rsid w:val="009D643A"/>
    <w:rsid w:val="009D657D"/>
    <w:rsid w:val="009D6FDD"/>
    <w:rsid w:val="009D7887"/>
    <w:rsid w:val="009E04D1"/>
    <w:rsid w:val="009E29B7"/>
    <w:rsid w:val="009E5A8E"/>
    <w:rsid w:val="009E6E5C"/>
    <w:rsid w:val="009E7280"/>
    <w:rsid w:val="009F212D"/>
    <w:rsid w:val="009F2DC3"/>
    <w:rsid w:val="009F362E"/>
    <w:rsid w:val="009F778A"/>
    <w:rsid w:val="009F7EC6"/>
    <w:rsid w:val="00A0372C"/>
    <w:rsid w:val="00A05814"/>
    <w:rsid w:val="00A05DA3"/>
    <w:rsid w:val="00A073EA"/>
    <w:rsid w:val="00A15B28"/>
    <w:rsid w:val="00A16508"/>
    <w:rsid w:val="00A2036E"/>
    <w:rsid w:val="00A20750"/>
    <w:rsid w:val="00A24346"/>
    <w:rsid w:val="00A24AD6"/>
    <w:rsid w:val="00A25FB2"/>
    <w:rsid w:val="00A27AC6"/>
    <w:rsid w:val="00A325B5"/>
    <w:rsid w:val="00A3271A"/>
    <w:rsid w:val="00A330E9"/>
    <w:rsid w:val="00A335C2"/>
    <w:rsid w:val="00A343AF"/>
    <w:rsid w:val="00A35FD8"/>
    <w:rsid w:val="00A421D8"/>
    <w:rsid w:val="00A42DD1"/>
    <w:rsid w:val="00A44F3B"/>
    <w:rsid w:val="00A50E4F"/>
    <w:rsid w:val="00A54FB0"/>
    <w:rsid w:val="00A6467A"/>
    <w:rsid w:val="00A646C5"/>
    <w:rsid w:val="00A64F4C"/>
    <w:rsid w:val="00A678F9"/>
    <w:rsid w:val="00A71B7A"/>
    <w:rsid w:val="00A736C7"/>
    <w:rsid w:val="00A73BA4"/>
    <w:rsid w:val="00A74025"/>
    <w:rsid w:val="00A76055"/>
    <w:rsid w:val="00A77D6E"/>
    <w:rsid w:val="00A81107"/>
    <w:rsid w:val="00A82979"/>
    <w:rsid w:val="00A8459B"/>
    <w:rsid w:val="00A8498C"/>
    <w:rsid w:val="00A87505"/>
    <w:rsid w:val="00A877EA"/>
    <w:rsid w:val="00A902A5"/>
    <w:rsid w:val="00A91870"/>
    <w:rsid w:val="00A92FF2"/>
    <w:rsid w:val="00A93A96"/>
    <w:rsid w:val="00A956A8"/>
    <w:rsid w:val="00A97E37"/>
    <w:rsid w:val="00AA2283"/>
    <w:rsid w:val="00AA2654"/>
    <w:rsid w:val="00AA2D97"/>
    <w:rsid w:val="00AA5610"/>
    <w:rsid w:val="00AA6340"/>
    <w:rsid w:val="00AA6B33"/>
    <w:rsid w:val="00AB19C4"/>
    <w:rsid w:val="00AB281C"/>
    <w:rsid w:val="00AB2E16"/>
    <w:rsid w:val="00AB4770"/>
    <w:rsid w:val="00AB62EC"/>
    <w:rsid w:val="00AB6889"/>
    <w:rsid w:val="00AC034C"/>
    <w:rsid w:val="00AC03E8"/>
    <w:rsid w:val="00AC16E0"/>
    <w:rsid w:val="00AC30FD"/>
    <w:rsid w:val="00AC5686"/>
    <w:rsid w:val="00AD01F5"/>
    <w:rsid w:val="00AD190F"/>
    <w:rsid w:val="00AD20E6"/>
    <w:rsid w:val="00AD22E9"/>
    <w:rsid w:val="00AD5566"/>
    <w:rsid w:val="00AD74A5"/>
    <w:rsid w:val="00AD7C99"/>
    <w:rsid w:val="00AE04CC"/>
    <w:rsid w:val="00AE145C"/>
    <w:rsid w:val="00AF18F6"/>
    <w:rsid w:val="00AF45BD"/>
    <w:rsid w:val="00B01900"/>
    <w:rsid w:val="00B03696"/>
    <w:rsid w:val="00B0474B"/>
    <w:rsid w:val="00B0489A"/>
    <w:rsid w:val="00B07A31"/>
    <w:rsid w:val="00B107D1"/>
    <w:rsid w:val="00B10D68"/>
    <w:rsid w:val="00B120E0"/>
    <w:rsid w:val="00B17CD1"/>
    <w:rsid w:val="00B210A0"/>
    <w:rsid w:val="00B210AD"/>
    <w:rsid w:val="00B217C5"/>
    <w:rsid w:val="00B2237A"/>
    <w:rsid w:val="00B235F4"/>
    <w:rsid w:val="00B30635"/>
    <w:rsid w:val="00B312B4"/>
    <w:rsid w:val="00B317C9"/>
    <w:rsid w:val="00B34A65"/>
    <w:rsid w:val="00B364A9"/>
    <w:rsid w:val="00B478D7"/>
    <w:rsid w:val="00B47CF2"/>
    <w:rsid w:val="00B50A98"/>
    <w:rsid w:val="00B5158E"/>
    <w:rsid w:val="00B51A45"/>
    <w:rsid w:val="00B53610"/>
    <w:rsid w:val="00B536A7"/>
    <w:rsid w:val="00B53799"/>
    <w:rsid w:val="00B55497"/>
    <w:rsid w:val="00B5712E"/>
    <w:rsid w:val="00B614A9"/>
    <w:rsid w:val="00B64D1D"/>
    <w:rsid w:val="00B65DE0"/>
    <w:rsid w:val="00B70614"/>
    <w:rsid w:val="00B717B3"/>
    <w:rsid w:val="00B7183B"/>
    <w:rsid w:val="00B7214A"/>
    <w:rsid w:val="00B7216B"/>
    <w:rsid w:val="00B72BE0"/>
    <w:rsid w:val="00B739B0"/>
    <w:rsid w:val="00B745BC"/>
    <w:rsid w:val="00B74D70"/>
    <w:rsid w:val="00B76DB0"/>
    <w:rsid w:val="00B84A5E"/>
    <w:rsid w:val="00B85D06"/>
    <w:rsid w:val="00B9111B"/>
    <w:rsid w:val="00B92436"/>
    <w:rsid w:val="00B92789"/>
    <w:rsid w:val="00B943B2"/>
    <w:rsid w:val="00B94FAF"/>
    <w:rsid w:val="00B95528"/>
    <w:rsid w:val="00B97194"/>
    <w:rsid w:val="00BA00EB"/>
    <w:rsid w:val="00BA0B01"/>
    <w:rsid w:val="00BA106D"/>
    <w:rsid w:val="00BA1D65"/>
    <w:rsid w:val="00BA24F0"/>
    <w:rsid w:val="00BA57F5"/>
    <w:rsid w:val="00BA5801"/>
    <w:rsid w:val="00BA74FF"/>
    <w:rsid w:val="00BB1B57"/>
    <w:rsid w:val="00BB2BC8"/>
    <w:rsid w:val="00BB443F"/>
    <w:rsid w:val="00BB48EF"/>
    <w:rsid w:val="00BB654D"/>
    <w:rsid w:val="00BB6F32"/>
    <w:rsid w:val="00BC09B4"/>
    <w:rsid w:val="00BC1179"/>
    <w:rsid w:val="00BD605A"/>
    <w:rsid w:val="00BD6B3C"/>
    <w:rsid w:val="00BD7987"/>
    <w:rsid w:val="00BE1F1E"/>
    <w:rsid w:val="00BF273B"/>
    <w:rsid w:val="00BF2F96"/>
    <w:rsid w:val="00C002FE"/>
    <w:rsid w:val="00C00446"/>
    <w:rsid w:val="00C0332E"/>
    <w:rsid w:val="00C053FB"/>
    <w:rsid w:val="00C106B0"/>
    <w:rsid w:val="00C1318A"/>
    <w:rsid w:val="00C13B91"/>
    <w:rsid w:val="00C16108"/>
    <w:rsid w:val="00C17943"/>
    <w:rsid w:val="00C20B8B"/>
    <w:rsid w:val="00C21389"/>
    <w:rsid w:val="00C219B1"/>
    <w:rsid w:val="00C23626"/>
    <w:rsid w:val="00C26EF7"/>
    <w:rsid w:val="00C30619"/>
    <w:rsid w:val="00C31134"/>
    <w:rsid w:val="00C31456"/>
    <w:rsid w:val="00C3185D"/>
    <w:rsid w:val="00C33012"/>
    <w:rsid w:val="00C365AF"/>
    <w:rsid w:val="00C36EFD"/>
    <w:rsid w:val="00C37617"/>
    <w:rsid w:val="00C40764"/>
    <w:rsid w:val="00C4135F"/>
    <w:rsid w:val="00C4182E"/>
    <w:rsid w:val="00C428DE"/>
    <w:rsid w:val="00C46342"/>
    <w:rsid w:val="00C5177E"/>
    <w:rsid w:val="00C540E2"/>
    <w:rsid w:val="00C54432"/>
    <w:rsid w:val="00C55FA5"/>
    <w:rsid w:val="00C6253C"/>
    <w:rsid w:val="00C65A24"/>
    <w:rsid w:val="00C67034"/>
    <w:rsid w:val="00C67D1E"/>
    <w:rsid w:val="00C71E1F"/>
    <w:rsid w:val="00C74154"/>
    <w:rsid w:val="00C8028D"/>
    <w:rsid w:val="00C8324A"/>
    <w:rsid w:val="00C84A1C"/>
    <w:rsid w:val="00C865FE"/>
    <w:rsid w:val="00C96A28"/>
    <w:rsid w:val="00CA2B98"/>
    <w:rsid w:val="00CA3BD4"/>
    <w:rsid w:val="00CB045B"/>
    <w:rsid w:val="00CB1209"/>
    <w:rsid w:val="00CB1BFA"/>
    <w:rsid w:val="00CB40AE"/>
    <w:rsid w:val="00CB4BE8"/>
    <w:rsid w:val="00CB4C9A"/>
    <w:rsid w:val="00CB50F7"/>
    <w:rsid w:val="00CB5914"/>
    <w:rsid w:val="00CB6F9F"/>
    <w:rsid w:val="00CC4087"/>
    <w:rsid w:val="00CC49A2"/>
    <w:rsid w:val="00CC613B"/>
    <w:rsid w:val="00CC7038"/>
    <w:rsid w:val="00CD25C5"/>
    <w:rsid w:val="00CD6D2D"/>
    <w:rsid w:val="00CE0106"/>
    <w:rsid w:val="00CE07B5"/>
    <w:rsid w:val="00CE2DDA"/>
    <w:rsid w:val="00CE5400"/>
    <w:rsid w:val="00CE64C6"/>
    <w:rsid w:val="00CE7074"/>
    <w:rsid w:val="00CF0C84"/>
    <w:rsid w:val="00CF0DF4"/>
    <w:rsid w:val="00CF1324"/>
    <w:rsid w:val="00CF2E21"/>
    <w:rsid w:val="00CF3EA5"/>
    <w:rsid w:val="00CF5E42"/>
    <w:rsid w:val="00D031E8"/>
    <w:rsid w:val="00D10347"/>
    <w:rsid w:val="00D119D8"/>
    <w:rsid w:val="00D12E33"/>
    <w:rsid w:val="00D133F6"/>
    <w:rsid w:val="00D15662"/>
    <w:rsid w:val="00D17537"/>
    <w:rsid w:val="00D1764C"/>
    <w:rsid w:val="00D203D3"/>
    <w:rsid w:val="00D21184"/>
    <w:rsid w:val="00D236B7"/>
    <w:rsid w:val="00D26A8E"/>
    <w:rsid w:val="00D321CA"/>
    <w:rsid w:val="00D32A99"/>
    <w:rsid w:val="00D34D90"/>
    <w:rsid w:val="00D37C94"/>
    <w:rsid w:val="00D41042"/>
    <w:rsid w:val="00D433EB"/>
    <w:rsid w:val="00D53EC4"/>
    <w:rsid w:val="00D62C62"/>
    <w:rsid w:val="00D652B2"/>
    <w:rsid w:val="00D654C8"/>
    <w:rsid w:val="00D65698"/>
    <w:rsid w:val="00D710A5"/>
    <w:rsid w:val="00D730E7"/>
    <w:rsid w:val="00D75384"/>
    <w:rsid w:val="00D75808"/>
    <w:rsid w:val="00D84640"/>
    <w:rsid w:val="00D84803"/>
    <w:rsid w:val="00D85330"/>
    <w:rsid w:val="00D8633F"/>
    <w:rsid w:val="00D9214C"/>
    <w:rsid w:val="00D95CF7"/>
    <w:rsid w:val="00D966C1"/>
    <w:rsid w:val="00D966DC"/>
    <w:rsid w:val="00D97983"/>
    <w:rsid w:val="00DA1A75"/>
    <w:rsid w:val="00DA287A"/>
    <w:rsid w:val="00DA3673"/>
    <w:rsid w:val="00DB1E48"/>
    <w:rsid w:val="00DB5AD7"/>
    <w:rsid w:val="00DB5CF2"/>
    <w:rsid w:val="00DB62AB"/>
    <w:rsid w:val="00DC01F4"/>
    <w:rsid w:val="00DC48C1"/>
    <w:rsid w:val="00DC545A"/>
    <w:rsid w:val="00DD041B"/>
    <w:rsid w:val="00DD3234"/>
    <w:rsid w:val="00DD35BF"/>
    <w:rsid w:val="00DD4402"/>
    <w:rsid w:val="00DD528C"/>
    <w:rsid w:val="00DF2B72"/>
    <w:rsid w:val="00DF4320"/>
    <w:rsid w:val="00E001BE"/>
    <w:rsid w:val="00E0262A"/>
    <w:rsid w:val="00E0345F"/>
    <w:rsid w:val="00E03ACE"/>
    <w:rsid w:val="00E041D9"/>
    <w:rsid w:val="00E05298"/>
    <w:rsid w:val="00E05B93"/>
    <w:rsid w:val="00E05ED8"/>
    <w:rsid w:val="00E067BA"/>
    <w:rsid w:val="00E06875"/>
    <w:rsid w:val="00E07FC0"/>
    <w:rsid w:val="00E13213"/>
    <w:rsid w:val="00E14F0F"/>
    <w:rsid w:val="00E16003"/>
    <w:rsid w:val="00E21D91"/>
    <w:rsid w:val="00E25E3A"/>
    <w:rsid w:val="00E30B54"/>
    <w:rsid w:val="00E3158B"/>
    <w:rsid w:val="00E31F59"/>
    <w:rsid w:val="00E33BBB"/>
    <w:rsid w:val="00E33F40"/>
    <w:rsid w:val="00E359E4"/>
    <w:rsid w:val="00E41DB9"/>
    <w:rsid w:val="00E42F54"/>
    <w:rsid w:val="00E46F9D"/>
    <w:rsid w:val="00E507ED"/>
    <w:rsid w:val="00E5429B"/>
    <w:rsid w:val="00E57878"/>
    <w:rsid w:val="00E57BC7"/>
    <w:rsid w:val="00E621CB"/>
    <w:rsid w:val="00E62DF2"/>
    <w:rsid w:val="00E647CC"/>
    <w:rsid w:val="00E64945"/>
    <w:rsid w:val="00E66188"/>
    <w:rsid w:val="00E66869"/>
    <w:rsid w:val="00E71172"/>
    <w:rsid w:val="00E71304"/>
    <w:rsid w:val="00E71BA7"/>
    <w:rsid w:val="00E77205"/>
    <w:rsid w:val="00E82144"/>
    <w:rsid w:val="00E82B4B"/>
    <w:rsid w:val="00E84673"/>
    <w:rsid w:val="00E87851"/>
    <w:rsid w:val="00E92708"/>
    <w:rsid w:val="00E95DEB"/>
    <w:rsid w:val="00E962B2"/>
    <w:rsid w:val="00EA53BB"/>
    <w:rsid w:val="00EB17E2"/>
    <w:rsid w:val="00EB3A11"/>
    <w:rsid w:val="00EB49E1"/>
    <w:rsid w:val="00EB4F9D"/>
    <w:rsid w:val="00ED22C4"/>
    <w:rsid w:val="00ED2C0A"/>
    <w:rsid w:val="00ED2DE9"/>
    <w:rsid w:val="00ED4E88"/>
    <w:rsid w:val="00ED6CD3"/>
    <w:rsid w:val="00ED6D99"/>
    <w:rsid w:val="00ED7981"/>
    <w:rsid w:val="00EE1F15"/>
    <w:rsid w:val="00EE2A9E"/>
    <w:rsid w:val="00EF12D2"/>
    <w:rsid w:val="00EF2688"/>
    <w:rsid w:val="00EF399F"/>
    <w:rsid w:val="00EF4239"/>
    <w:rsid w:val="00EF5112"/>
    <w:rsid w:val="00EF674F"/>
    <w:rsid w:val="00EF7BB7"/>
    <w:rsid w:val="00F015AF"/>
    <w:rsid w:val="00F05BEF"/>
    <w:rsid w:val="00F07E6B"/>
    <w:rsid w:val="00F1392D"/>
    <w:rsid w:val="00F150B9"/>
    <w:rsid w:val="00F152AB"/>
    <w:rsid w:val="00F200A3"/>
    <w:rsid w:val="00F2242B"/>
    <w:rsid w:val="00F309B0"/>
    <w:rsid w:val="00F31E60"/>
    <w:rsid w:val="00F34D95"/>
    <w:rsid w:val="00F362F5"/>
    <w:rsid w:val="00F36D02"/>
    <w:rsid w:val="00F37483"/>
    <w:rsid w:val="00F412A6"/>
    <w:rsid w:val="00F43629"/>
    <w:rsid w:val="00F443D5"/>
    <w:rsid w:val="00F467C1"/>
    <w:rsid w:val="00F51118"/>
    <w:rsid w:val="00F52A4D"/>
    <w:rsid w:val="00F53B11"/>
    <w:rsid w:val="00F53B81"/>
    <w:rsid w:val="00F53EF6"/>
    <w:rsid w:val="00F54205"/>
    <w:rsid w:val="00F55B30"/>
    <w:rsid w:val="00F55B7F"/>
    <w:rsid w:val="00F62DE0"/>
    <w:rsid w:val="00F73B62"/>
    <w:rsid w:val="00F7428F"/>
    <w:rsid w:val="00F759E8"/>
    <w:rsid w:val="00F77C31"/>
    <w:rsid w:val="00F823AA"/>
    <w:rsid w:val="00F831D9"/>
    <w:rsid w:val="00F836EE"/>
    <w:rsid w:val="00F8412B"/>
    <w:rsid w:val="00F85CE2"/>
    <w:rsid w:val="00F9188D"/>
    <w:rsid w:val="00F94927"/>
    <w:rsid w:val="00F9669C"/>
    <w:rsid w:val="00FA068A"/>
    <w:rsid w:val="00FA0EC6"/>
    <w:rsid w:val="00FA29DB"/>
    <w:rsid w:val="00FA3EE2"/>
    <w:rsid w:val="00FA58CA"/>
    <w:rsid w:val="00FA6015"/>
    <w:rsid w:val="00FA7CC1"/>
    <w:rsid w:val="00FB05E3"/>
    <w:rsid w:val="00FB40B7"/>
    <w:rsid w:val="00FB4F17"/>
    <w:rsid w:val="00FB7CFE"/>
    <w:rsid w:val="00FB7EC8"/>
    <w:rsid w:val="00FC19AA"/>
    <w:rsid w:val="00FC2AC2"/>
    <w:rsid w:val="00FC338B"/>
    <w:rsid w:val="00FD094A"/>
    <w:rsid w:val="00FD0CCA"/>
    <w:rsid w:val="00FD1E3E"/>
    <w:rsid w:val="00FD4094"/>
    <w:rsid w:val="00FD5498"/>
    <w:rsid w:val="00FD549D"/>
    <w:rsid w:val="00FD648B"/>
    <w:rsid w:val="00FE0D88"/>
    <w:rsid w:val="00FE331E"/>
    <w:rsid w:val="00FE7503"/>
    <w:rsid w:val="00FE7AF8"/>
    <w:rsid w:val="00FE7F6E"/>
    <w:rsid w:val="00FF0DD6"/>
    <w:rsid w:val="00FF145F"/>
    <w:rsid w:val="00FF1712"/>
    <w:rsid w:val="00FF2832"/>
    <w:rsid w:val="00FF3176"/>
    <w:rsid w:val="00FF3CF4"/>
    <w:rsid w:val="00FF5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BAA372E"/>
  <w15:docId w15:val="{4EE34364-DF80-44B0-A7F2-A8F4488C4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Normal">
    <w:name w:val="Normal"/>
    <w:qFormat/>
    <w:rsid w:val="004D002A"/>
    <w:rPr>
      <w:rFonts w:ascii="Arial" w:hAnsi="Arial"/>
      <w:sz w:val="22"/>
      <w:szCs w:val="24"/>
    </w:rPr>
  </w:style>
  <w:style w:type="paragraph" w:styleId="Heading1">
    <w:name w:val="heading 1"/>
    <w:basedOn w:val="Normal"/>
    <w:next w:val="Normal"/>
    <w:qFormat/>
    <w:rsid w:val="00A8498C"/>
    <w:pPr>
      <w:keepNext/>
      <w:numPr>
        <w:numId w:val="1"/>
      </w:numPr>
      <w:spacing w:before="120" w:after="60"/>
      <w:outlineLvl w:val="0"/>
    </w:pPr>
    <w:rPr>
      <w:rFonts w:cs="Arial"/>
      <w:b/>
      <w:bCs/>
      <w:color w:val="3399FF"/>
      <w:sz w:val="28"/>
      <w:szCs w:val="32"/>
    </w:rPr>
  </w:style>
  <w:style w:type="paragraph" w:styleId="Heading2">
    <w:name w:val="heading 2"/>
    <w:basedOn w:val="Heading1"/>
    <w:next w:val="Normal"/>
    <w:qFormat/>
    <w:rsid w:val="00A8498C"/>
    <w:pPr>
      <w:numPr>
        <w:ilvl w:val="1"/>
      </w:numPr>
      <w:outlineLvl w:val="1"/>
    </w:pPr>
    <w:rPr>
      <w:bCs w:val="0"/>
      <w:iCs/>
      <w:sz w:val="26"/>
      <w:szCs w:val="28"/>
    </w:rPr>
  </w:style>
  <w:style w:type="paragraph" w:styleId="Heading3">
    <w:name w:val="heading 3"/>
    <w:basedOn w:val="Heading1"/>
    <w:next w:val="Normal"/>
    <w:qFormat/>
    <w:rsid w:val="00EA53BB"/>
    <w:pPr>
      <w:numPr>
        <w:ilvl w:val="2"/>
      </w:numPr>
      <w:ind w:left="2160"/>
      <w:outlineLvl w:val="2"/>
    </w:pPr>
    <w:rPr>
      <w:b w:val="0"/>
      <w:bCs w:val="0"/>
      <w:sz w:val="20"/>
      <w:szCs w:val="26"/>
    </w:rPr>
  </w:style>
  <w:style w:type="paragraph" w:styleId="Heading4">
    <w:name w:val="heading 4"/>
    <w:basedOn w:val="Heading1"/>
    <w:next w:val="Normal"/>
    <w:qFormat/>
    <w:rsid w:val="004D002A"/>
    <w:pPr>
      <w:numPr>
        <w:ilvl w:val="3"/>
      </w:numPr>
      <w:outlineLvl w:val="3"/>
    </w:pPr>
    <w:rPr>
      <w:b w:val="0"/>
      <w:bCs w:val="0"/>
      <w:sz w:val="20"/>
      <w:szCs w:val="28"/>
    </w:rPr>
  </w:style>
  <w:style w:type="paragraph" w:styleId="Heading5">
    <w:name w:val="heading 5"/>
    <w:basedOn w:val="Heading1"/>
    <w:next w:val="Normal"/>
    <w:qFormat/>
    <w:rsid w:val="004D002A"/>
    <w:pPr>
      <w:numPr>
        <w:ilvl w:val="4"/>
      </w:numPr>
      <w:spacing w:before="240"/>
      <w:outlineLvl w:val="4"/>
    </w:pPr>
    <w:rPr>
      <w:b w:val="0"/>
      <w:bCs w:val="0"/>
      <w:i/>
      <w:iCs/>
      <w:sz w:val="20"/>
      <w:szCs w:val="26"/>
    </w:rPr>
  </w:style>
  <w:style w:type="paragraph" w:styleId="Heading6">
    <w:name w:val="heading 6"/>
    <w:basedOn w:val="Normal"/>
    <w:next w:val="Normal"/>
    <w:qFormat/>
    <w:rsid w:val="004D002A"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bCs/>
      <w:sz w:val="20"/>
      <w:szCs w:val="22"/>
    </w:rPr>
  </w:style>
  <w:style w:type="paragraph" w:styleId="Heading7">
    <w:name w:val="heading 7"/>
    <w:basedOn w:val="Normal"/>
    <w:next w:val="Normal"/>
    <w:qFormat/>
    <w:rsid w:val="004D002A"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  <w:sz w:val="20"/>
    </w:rPr>
  </w:style>
  <w:style w:type="paragraph" w:styleId="Heading8">
    <w:name w:val="heading 8"/>
    <w:basedOn w:val="Normal"/>
    <w:next w:val="Normal"/>
    <w:link w:val="Heading8Char"/>
    <w:qFormat/>
    <w:rsid w:val="004D002A"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  <w:sz w:val="20"/>
    </w:rPr>
  </w:style>
  <w:style w:type="paragraph" w:styleId="Heading9">
    <w:name w:val="heading 9"/>
    <w:basedOn w:val="Normal"/>
    <w:next w:val="Normal"/>
    <w:qFormat/>
    <w:rsid w:val="004D002A"/>
    <w:pPr>
      <w:numPr>
        <w:ilvl w:val="8"/>
        <w:numId w:val="1"/>
      </w:numPr>
      <w:spacing w:before="24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D002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D002A"/>
    <w:pPr>
      <w:tabs>
        <w:tab w:val="center" w:pos="4320"/>
        <w:tab w:val="right" w:pos="8640"/>
      </w:tabs>
    </w:pPr>
    <w:rPr>
      <w:sz w:val="18"/>
    </w:rPr>
  </w:style>
  <w:style w:type="character" w:styleId="PageNumber">
    <w:name w:val="page number"/>
    <w:basedOn w:val="DefaultParagraphFont"/>
    <w:rsid w:val="004D002A"/>
    <w:rPr>
      <w:rFonts w:ascii="Arial" w:hAnsi="Arial"/>
      <w:sz w:val="18"/>
    </w:rPr>
  </w:style>
  <w:style w:type="paragraph" w:customStyle="1" w:styleId="InfoBlue">
    <w:name w:val="InfoBlue"/>
    <w:basedOn w:val="Normal"/>
    <w:next w:val="Normal"/>
    <w:rsid w:val="004D002A"/>
    <w:pPr>
      <w:widowControl w:val="0"/>
      <w:spacing w:after="120" w:line="240" w:lineRule="atLeast"/>
      <w:ind w:left="720"/>
    </w:pPr>
    <w:rPr>
      <w:rFonts w:ascii="Times New Roman" w:hAnsi="Times New Roman"/>
      <w:color w:val="0000FF"/>
      <w:sz w:val="20"/>
      <w:szCs w:val="20"/>
    </w:rPr>
  </w:style>
  <w:style w:type="paragraph" w:customStyle="1" w:styleId="ColumnHead">
    <w:name w:val="Column Head"/>
    <w:basedOn w:val="Normal"/>
    <w:rsid w:val="004D002A"/>
    <w:pPr>
      <w:spacing w:before="60" w:after="60"/>
      <w:jc w:val="center"/>
    </w:pPr>
    <w:rPr>
      <w:b/>
    </w:rPr>
  </w:style>
  <w:style w:type="paragraph" w:customStyle="1" w:styleId="TableText">
    <w:name w:val="Table Text"/>
    <w:basedOn w:val="Normal"/>
    <w:rsid w:val="004D002A"/>
    <w:pPr>
      <w:spacing w:after="120"/>
    </w:pPr>
  </w:style>
  <w:style w:type="paragraph" w:customStyle="1" w:styleId="RowHead">
    <w:name w:val="Row Head"/>
    <w:basedOn w:val="Normal"/>
    <w:rsid w:val="004D002A"/>
    <w:pPr>
      <w:jc w:val="right"/>
    </w:pPr>
    <w:rPr>
      <w:b/>
    </w:rPr>
  </w:style>
  <w:style w:type="paragraph" w:customStyle="1" w:styleId="BulletBlue">
    <w:name w:val="BulletBlue"/>
    <w:basedOn w:val="Normal"/>
    <w:next w:val="Normal"/>
    <w:rsid w:val="004D002A"/>
    <w:pPr>
      <w:numPr>
        <w:numId w:val="2"/>
      </w:numPr>
    </w:pPr>
    <w:rPr>
      <w:i/>
      <w:color w:val="0000FF"/>
      <w:sz w:val="20"/>
    </w:rPr>
  </w:style>
  <w:style w:type="paragraph" w:styleId="Title">
    <w:name w:val="Title"/>
    <w:basedOn w:val="Normal"/>
    <w:next w:val="Normal"/>
    <w:qFormat/>
    <w:rsid w:val="004D002A"/>
    <w:pPr>
      <w:widowControl w:val="0"/>
      <w:jc w:val="center"/>
    </w:pPr>
    <w:rPr>
      <w:b/>
      <w:sz w:val="36"/>
      <w:szCs w:val="20"/>
    </w:rPr>
  </w:style>
  <w:style w:type="paragraph" w:styleId="TOC1">
    <w:name w:val="toc 1"/>
    <w:basedOn w:val="Normal"/>
    <w:next w:val="Normal"/>
    <w:autoRedefine/>
    <w:uiPriority w:val="39"/>
    <w:rsid w:val="00D37C94"/>
    <w:pPr>
      <w:tabs>
        <w:tab w:val="left" w:pos="270"/>
        <w:tab w:val="left" w:pos="660"/>
        <w:tab w:val="right" w:leader="dot" w:pos="9350"/>
      </w:tabs>
    </w:pPr>
    <w:rPr>
      <w:rFonts w:asciiTheme="minorHAnsi" w:eastAsiaTheme="minorEastAsia" w:hAnsiTheme="minorHAnsi"/>
      <w:szCs w:val="22"/>
    </w:rPr>
  </w:style>
  <w:style w:type="paragraph" w:styleId="TOC2">
    <w:name w:val="toc 2"/>
    <w:basedOn w:val="Normal"/>
    <w:next w:val="Normal"/>
    <w:autoRedefine/>
    <w:uiPriority w:val="39"/>
    <w:rsid w:val="00CC613B"/>
    <w:pPr>
      <w:tabs>
        <w:tab w:val="left" w:pos="720"/>
        <w:tab w:val="right" w:leader="dot" w:pos="9350"/>
      </w:tabs>
      <w:ind w:left="270"/>
      <w:pPrChange w:id="0" w:author="Batra Yogesh (EXT)" w:date="2018-04-06T12:32:00Z">
        <w:pPr>
          <w:tabs>
            <w:tab w:val="left" w:pos="720"/>
            <w:tab w:val="right" w:leader="dot" w:pos="9350"/>
          </w:tabs>
          <w:ind w:left="270"/>
        </w:pPr>
      </w:pPrChange>
    </w:pPr>
    <w:rPr>
      <w:rFonts w:asciiTheme="minorHAnsi" w:hAnsiTheme="minorHAnsi" w:cstheme="minorHAnsi"/>
      <w:noProof/>
      <w:rPrChange w:id="0" w:author="Batra Yogesh (EXT)" w:date="2018-04-06T12:32:00Z">
        <w:rPr>
          <w:rFonts w:ascii="Arial" w:hAnsi="Arial"/>
          <w:sz w:val="22"/>
          <w:szCs w:val="24"/>
          <w:lang w:val="en-US" w:eastAsia="en-US" w:bidi="ar-SA"/>
        </w:rPr>
      </w:rPrChange>
    </w:rPr>
  </w:style>
  <w:style w:type="paragraph" w:styleId="TOC3">
    <w:name w:val="toc 3"/>
    <w:basedOn w:val="Normal"/>
    <w:next w:val="Normal"/>
    <w:autoRedefine/>
    <w:uiPriority w:val="39"/>
    <w:rsid w:val="004D002A"/>
    <w:pPr>
      <w:ind w:left="440"/>
    </w:pPr>
  </w:style>
  <w:style w:type="paragraph" w:styleId="TOC4">
    <w:name w:val="toc 4"/>
    <w:basedOn w:val="Normal"/>
    <w:next w:val="Normal"/>
    <w:autoRedefine/>
    <w:semiHidden/>
    <w:rsid w:val="004D002A"/>
    <w:pPr>
      <w:ind w:left="660"/>
    </w:pPr>
  </w:style>
  <w:style w:type="paragraph" w:styleId="TOC5">
    <w:name w:val="toc 5"/>
    <w:basedOn w:val="Normal"/>
    <w:next w:val="Normal"/>
    <w:autoRedefine/>
    <w:semiHidden/>
    <w:rsid w:val="004D002A"/>
    <w:pPr>
      <w:ind w:left="880"/>
    </w:pPr>
  </w:style>
  <w:style w:type="paragraph" w:styleId="TOC6">
    <w:name w:val="toc 6"/>
    <w:basedOn w:val="Normal"/>
    <w:next w:val="Normal"/>
    <w:autoRedefine/>
    <w:semiHidden/>
    <w:rsid w:val="004D002A"/>
    <w:pPr>
      <w:ind w:left="1100"/>
    </w:pPr>
  </w:style>
  <w:style w:type="paragraph" w:styleId="TOC7">
    <w:name w:val="toc 7"/>
    <w:basedOn w:val="Normal"/>
    <w:next w:val="Normal"/>
    <w:autoRedefine/>
    <w:semiHidden/>
    <w:rsid w:val="004D002A"/>
    <w:pPr>
      <w:ind w:left="1320"/>
    </w:pPr>
  </w:style>
  <w:style w:type="paragraph" w:styleId="TOC8">
    <w:name w:val="toc 8"/>
    <w:basedOn w:val="Normal"/>
    <w:next w:val="Normal"/>
    <w:autoRedefine/>
    <w:semiHidden/>
    <w:rsid w:val="004D002A"/>
    <w:pPr>
      <w:ind w:left="1540"/>
    </w:pPr>
  </w:style>
  <w:style w:type="paragraph" w:styleId="TOC9">
    <w:name w:val="toc 9"/>
    <w:basedOn w:val="Normal"/>
    <w:next w:val="Normal"/>
    <w:autoRedefine/>
    <w:semiHidden/>
    <w:rsid w:val="004D002A"/>
    <w:pPr>
      <w:ind w:left="1760"/>
    </w:pPr>
  </w:style>
  <w:style w:type="character" w:styleId="Hyperlink">
    <w:name w:val="Hyperlink"/>
    <w:basedOn w:val="DefaultParagraphFont"/>
    <w:uiPriority w:val="99"/>
    <w:rsid w:val="004D002A"/>
    <w:rPr>
      <w:color w:val="0000FF"/>
      <w:u w:val="single"/>
    </w:rPr>
  </w:style>
  <w:style w:type="character" w:styleId="CommentReference">
    <w:name w:val="annotation reference"/>
    <w:basedOn w:val="DefaultParagraphFont"/>
    <w:semiHidden/>
    <w:rsid w:val="004D002A"/>
    <w:rPr>
      <w:sz w:val="16"/>
      <w:szCs w:val="16"/>
    </w:rPr>
  </w:style>
  <w:style w:type="paragraph" w:styleId="CommentText">
    <w:name w:val="annotation text"/>
    <w:basedOn w:val="Normal"/>
    <w:semiHidden/>
    <w:rsid w:val="004D002A"/>
    <w:rPr>
      <w:sz w:val="20"/>
      <w:szCs w:val="20"/>
    </w:rPr>
  </w:style>
  <w:style w:type="paragraph" w:customStyle="1" w:styleId="infoblue0">
    <w:name w:val="infoblue"/>
    <w:basedOn w:val="Normal"/>
    <w:rsid w:val="004D002A"/>
    <w:pPr>
      <w:spacing w:after="120" w:line="240" w:lineRule="atLeast"/>
      <w:ind w:left="720"/>
    </w:pPr>
    <w:rPr>
      <w:rFonts w:ascii="Times New Roman" w:eastAsia="Arial Unicode MS" w:hAnsi="Times New Roman"/>
      <w:i/>
      <w:iCs/>
      <w:color w:val="0000FF"/>
      <w:sz w:val="20"/>
      <w:szCs w:val="20"/>
    </w:rPr>
  </w:style>
  <w:style w:type="paragraph" w:styleId="BodyText">
    <w:name w:val="Body Text"/>
    <w:basedOn w:val="Normal"/>
    <w:rsid w:val="004D002A"/>
    <w:pPr>
      <w:jc w:val="center"/>
    </w:pPr>
  </w:style>
  <w:style w:type="paragraph" w:styleId="BalloonText">
    <w:name w:val="Balloon Text"/>
    <w:basedOn w:val="Normal"/>
    <w:link w:val="BalloonTextChar"/>
    <w:uiPriority w:val="99"/>
    <w:semiHidden/>
    <w:rsid w:val="004D002A"/>
    <w:rPr>
      <w:rFonts w:ascii="Tahoma" w:hAnsi="Tahoma" w:cs="Tahoma"/>
      <w:sz w:val="16"/>
      <w:szCs w:val="16"/>
    </w:rPr>
  </w:style>
  <w:style w:type="paragraph" w:styleId="NormalIndent">
    <w:name w:val="Normal Indent"/>
    <w:basedOn w:val="Normal"/>
    <w:rsid w:val="004D002A"/>
    <w:pPr>
      <w:ind w:left="360"/>
    </w:pPr>
    <w:rPr>
      <w:sz w:val="20"/>
      <w:szCs w:val="20"/>
    </w:rPr>
  </w:style>
  <w:style w:type="paragraph" w:customStyle="1" w:styleId="TableContents">
    <w:name w:val="Table_Contents"/>
    <w:basedOn w:val="Normal"/>
    <w:rsid w:val="004D002A"/>
    <w:pPr>
      <w:spacing w:before="60" w:after="60"/>
    </w:pPr>
    <w:rPr>
      <w:sz w:val="20"/>
      <w:szCs w:val="20"/>
    </w:rPr>
  </w:style>
  <w:style w:type="character" w:styleId="FollowedHyperlink">
    <w:name w:val="FollowedHyperlink"/>
    <w:basedOn w:val="DefaultParagraphFont"/>
    <w:rsid w:val="004D002A"/>
    <w:rPr>
      <w:color w:val="800080"/>
      <w:u w:val="single"/>
    </w:rPr>
  </w:style>
  <w:style w:type="paragraph" w:styleId="BodyTextIndent">
    <w:name w:val="Body Text Indent"/>
    <w:basedOn w:val="Normal"/>
    <w:rsid w:val="004D002A"/>
    <w:pPr>
      <w:ind w:left="576"/>
    </w:pPr>
    <w:rPr>
      <w:color w:val="FF0000"/>
    </w:rPr>
  </w:style>
  <w:style w:type="table" w:styleId="TableGrid">
    <w:name w:val="Table Grid"/>
    <w:basedOn w:val="TableNormal"/>
    <w:rsid w:val="002B40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3271A"/>
    <w:pPr>
      <w:ind w:left="720"/>
      <w:contextualSpacing/>
    </w:pPr>
  </w:style>
  <w:style w:type="paragraph" w:customStyle="1" w:styleId="3decimals">
    <w:name w:val="3 decimals"/>
    <w:basedOn w:val="ListNumber3"/>
    <w:qFormat/>
    <w:rsid w:val="00F831D9"/>
    <w:rPr>
      <w:rFonts w:asciiTheme="minorHAnsi" w:hAnsiTheme="minorHAnsi"/>
      <w:sz w:val="20"/>
    </w:rPr>
  </w:style>
  <w:style w:type="paragraph" w:styleId="ListNumber3">
    <w:name w:val="List Number 3"/>
    <w:basedOn w:val="Normal"/>
    <w:rsid w:val="00F831D9"/>
    <w:pPr>
      <w:numPr>
        <w:numId w:val="6"/>
      </w:numPr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A5F1D"/>
    <w:pPr>
      <w:keepLines/>
      <w:numPr>
        <w:numId w:val="0"/>
      </w:numPr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Cs w:val="28"/>
    </w:rPr>
  </w:style>
  <w:style w:type="paragraph" w:styleId="Subtitle">
    <w:name w:val="Subtitle"/>
    <w:basedOn w:val="Normal"/>
    <w:next w:val="Normal"/>
    <w:link w:val="SubtitleChar"/>
    <w:qFormat/>
    <w:rsid w:val="00447470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</w:rPr>
  </w:style>
  <w:style w:type="character" w:customStyle="1" w:styleId="SubtitleChar">
    <w:name w:val="Subtitle Char"/>
    <w:basedOn w:val="DefaultParagraphFont"/>
    <w:link w:val="Subtitle"/>
    <w:rsid w:val="00447470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List4">
    <w:name w:val="Table List 4"/>
    <w:basedOn w:val="TableNormal"/>
    <w:rsid w:val="0044747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458C"/>
    <w:rPr>
      <w:rFonts w:ascii="Tahoma" w:hAnsi="Tahoma" w:cs="Tahoma"/>
      <w:sz w:val="16"/>
      <w:szCs w:val="16"/>
    </w:rPr>
  </w:style>
  <w:style w:type="character" w:customStyle="1" w:styleId="Heading8Char">
    <w:name w:val="Heading 8 Char"/>
    <w:basedOn w:val="DefaultParagraphFont"/>
    <w:link w:val="Heading8"/>
    <w:rsid w:val="0064458C"/>
    <w:rPr>
      <w:i/>
      <w:iCs/>
      <w:szCs w:val="24"/>
    </w:rPr>
  </w:style>
  <w:style w:type="paragraph" w:styleId="NoSpacing">
    <w:name w:val="No Spacing"/>
    <w:uiPriority w:val="1"/>
    <w:qFormat/>
    <w:rsid w:val="00385ECB"/>
    <w:rPr>
      <w:rFonts w:ascii="Arial" w:hAnsi="Arial"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10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4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6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8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73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796405">
              <w:blockQuote w:val="1"/>
              <w:marLeft w:val="72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36166">
                  <w:blockQuote w:val="1"/>
                  <w:marLeft w:val="72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300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327931">
                          <w:blockQuote w:val="1"/>
                          <w:marLeft w:val="72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69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70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11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21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0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header" Target="header3.xml"/><Relationship Id="rId20" Type="http://schemas.openxmlformats.org/officeDocument/2006/relationships/footer" Target="footer4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23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Relationship Id="rId22" Type="http://schemas.microsoft.com/office/2011/relationships/people" Target="peop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landt\My%20Documents\BlankTemplate_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General Document" ma:contentTypeID="0x010100FBB1BDE89FB27C449A0E29AF421E312401006784BF63535DFF48B636F4889412D494" ma:contentTypeVersion="3" ma:contentTypeDescription="Create a new document." ma:contentTypeScope="" ma:versionID="e67789bee16fb1f18a280b96f75c10c2">
  <xsd:schema xmlns:xsd="http://www.w3.org/2001/XMLSchema" xmlns:xs="http://www.w3.org/2001/XMLSchema" xmlns:p="http://schemas.microsoft.com/office/2006/metadata/properties" xmlns:ns1="http://schemas.microsoft.com/sharepoint/v3" xmlns:ns3="b9f1db13-37d0-4e45-944c-b878e8992007" xmlns:ns4="e6bb6fa4-9c23-4df5-9c72-0315fa8fef6d" xmlns:ns5="fae423db-7aea-40a7-8e81-2a365c617d65" targetNamespace="http://schemas.microsoft.com/office/2006/metadata/properties" ma:root="true" ma:fieldsID="ca20cbcfe32317bec97366608ebbb821" ns1:_="" ns3:_="" ns4:_="" ns5:_="">
    <xsd:import namespace="http://schemas.microsoft.com/sharepoint/v3"/>
    <xsd:import namespace="b9f1db13-37d0-4e45-944c-b878e8992007"/>
    <xsd:import namespace="e6bb6fa4-9c23-4df5-9c72-0315fa8fef6d"/>
    <xsd:import namespace="fae423db-7aea-40a7-8e81-2a365c617d65"/>
    <xsd:element name="properties">
      <xsd:complexType>
        <xsd:sequence>
          <xsd:element name="documentManagement">
            <xsd:complexType>
              <xsd:all>
                <xsd:element ref="ns4:IP_x0020_Classification"/>
                <xsd:element ref="ns4:Preservation_x0020_Order_x0020_Numbers" minOccurs="0"/>
                <xsd:element ref="ns3:Retention_x0020_Start_x0020_Date" minOccurs="0"/>
                <xsd:element ref="ns3:Retain_x0020_Until_x0020_Date" minOccurs="0"/>
                <xsd:element ref="ns3:TaxCatchAllLabel" minOccurs="0"/>
                <xsd:element ref="ns5:p01231d88c934046812dbe39cf15431a" minOccurs="0"/>
                <xsd:element ref="ns5:p01231d88c934046812dbe39cf15430a" minOccurs="0"/>
                <xsd:element ref="ns3:TaxCatchAll" minOccurs="0"/>
                <xsd:element ref="ns1:ExtractedContributor" minOccurs="0"/>
                <xsd:element ref="ns3:Inactive_x0020_Record" minOccurs="0"/>
                <xsd:element ref="ns3:f1f5acf37a9e4df8843432af9802a72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ExtractedContributor" ma:index="19" nillable="true" ma:displayName="Extracted Contributor" ma:description="List of names of individuals who participated in creation of the content." ma:internalName="ExtractedContributor" ma:readOnly="fals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f1db13-37d0-4e45-944c-b878e8992007" elementFormDefault="qualified">
    <xsd:import namespace="http://schemas.microsoft.com/office/2006/documentManagement/types"/>
    <xsd:import namespace="http://schemas.microsoft.com/office/infopath/2007/PartnerControls"/>
    <xsd:element name="Retention_x0020_Start_x0020_Date" ma:index="7" nillable="true" ma:displayName="Retention Start Date" ma:description="The start date for retention period calculation." ma:format="DateOnly" ma:internalName="Retention_x0020_Start_x0020_Date">
      <xsd:simpleType>
        <xsd:restriction base="dms:DateTime"/>
      </xsd:simpleType>
    </xsd:element>
    <xsd:element name="Retain_x0020_Until_x0020_Date" ma:index="8" nillable="true" ma:displayName="Retain Until Date" ma:description="The start date for retention period calculation." ma:format="DateOnly" ma:internalName="Retain_x0020_Until_x0020_Date">
      <xsd:simpleType>
        <xsd:restriction base="dms:DateTime"/>
      </xsd:simpleType>
    </xsd:element>
    <xsd:element name="TaxCatchAllLabel" ma:index="9" nillable="true" ma:displayName="Taxonomy Catch All Column1" ma:hidden="true" ma:list="{c2c43fdb-1e3a-4f17-a99c-276aaa74d6a8}" ma:internalName="TaxCatchAllLabel" ma:readOnly="true" ma:showField="CatchAllDataLabel" ma:web="7bf960d3-735f-4d6f-96fa-78143a936f0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" ma:index="17" nillable="true" ma:displayName="Taxonomy Catch All Column" ma:hidden="true" ma:list="{c2c43fdb-1e3a-4f17-a99c-276aaa74d6a8}" ma:internalName="TaxCatchAll" ma:showField="CatchAllData" ma:web="7bf960d3-735f-4d6f-96fa-78143a936f0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Inactive_x0020_Record" ma:index="20" nillable="true" ma:displayName="Inactive Record" ma:description="Used to designate records as inactive." ma:internalName="Inactive_x0020_Record">
      <xsd:simpleType>
        <xsd:restriction base="dms:Boolean"/>
      </xsd:simpleType>
    </xsd:element>
    <xsd:element name="f1f5acf37a9e4df8843432af9802a72a" ma:index="21" nillable="true" ma:taxonomy="true" ma:internalName="f1f5acf37a9e4df8843432af9802a72a" ma:taxonomyFieldName="Chevron_x0020_Discipline" ma:displayName="Chevron Discipline" ma:fieldId="{f1f5acf3-7a9e-4df8-8434-32af9802a72a}" ma:sspId="03b784c7-ee61-4ee7-89a9-d87ec2bf0954" ma:termSetId="84286160-6c66-4956-a819-71b834cd237e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bb6fa4-9c23-4df5-9c72-0315fa8fef6d" elementFormDefault="qualified">
    <xsd:import namespace="http://schemas.microsoft.com/office/2006/documentManagement/types"/>
    <xsd:import namespace="http://schemas.microsoft.com/office/infopath/2007/PartnerControls"/>
    <xsd:element name="IP_x0020_Classification" ma:index="4" ma:displayName="IP Classification" ma:default="Company Confidential" ma:description="Sensitivity of the information" ma:format="Dropdown" ma:internalName="IP_x0020_Classification">
      <xsd:simpleType>
        <xsd:restriction base="dms:Choice">
          <xsd:enumeration value="Public"/>
          <xsd:enumeration value="Company Confidential"/>
          <xsd:enumeration value="Confidential Restricted"/>
          <xsd:enumeration value="Classified"/>
        </xsd:restriction>
      </xsd:simpleType>
    </xsd:element>
    <xsd:element name="Preservation_x0020_Order_x0020_Numbers" ma:index="5" nillable="true" ma:displayName="Preservation Order Numbers" ma:description="Preservation Order Numbers, when issued by Legal, require that this item MUST NOT be deleted. Separate multiple preservation order numbers with commas." ma:internalName="Preservation_x0020_Order_x0020_Number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e423db-7aea-40a7-8e81-2a365c617d65" elementFormDefault="qualified">
    <xsd:import namespace="http://schemas.microsoft.com/office/2006/documentManagement/types"/>
    <xsd:import namespace="http://schemas.microsoft.com/office/infopath/2007/PartnerControls"/>
    <xsd:element name="p01231d88c934046812dbe39cf15431a" ma:index="13" ma:taxonomy="true" ma:internalName="p01231d88c934046812dbe39cf15431a" ma:taxonomyFieldName="Retention_x0020_Category" ma:displayName="Retention Category" ma:readOnly="false" ma:default="1;#Non-Record|1e0fcd32-c316-4759-967f-319c5b88aa7f" ma:fieldId="{fd1ef4d8-3e07-46a2-b2b4-c9e81ccc81f4}" ma:sspId="03b784c7-ee61-4ee7-89a9-d87ec2bf0954" ma:termSetId="fda4940a-b680-4317-929f-5e2e0638e24f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p01231d88c934046812dbe39cf15430a" ma:index="16" ma:taxonomy="true" ma:internalName="p01231d88c934046812dbe39cf15430a" ma:taxonomyFieldName="Chevron_x0020_Organization" ma:displayName="Owner Organization" ma:default="" ma:fieldId="{901231d8-8c93-4046-812d-be39cf15430a}" ma:sspId="03b784c7-ee61-4ee7-89a9-d87ec2bf0954" ma:termSetId="4bf10e93-cbf8-470b-bd43-152d61f74238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axOccurs="1" ma:index="2" ma:displayName="Author"/>
        <xsd:element ref="dcterms:created" minOccurs="0" maxOccurs="1"/>
        <xsd:element ref="dc:identifier" minOccurs="0" maxOccurs="1"/>
        <xsd:element name="contentType" minOccurs="0" maxOccurs="1" type="xsd:string" ma:index="18" ma:displayName="Content Type"/>
        <xsd:element ref="dc:title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4C5FE2B2CD9A47928840E47D3C188C" ma:contentTypeVersion="20" ma:contentTypeDescription="Create a new document." ma:contentTypeScope="" ma:versionID="3fa729eeba49bbd1f65acd6fdfd49b68">
  <xsd:schema xmlns:xsd="http://www.w3.org/2001/XMLSchema" xmlns:xs="http://www.w3.org/2001/XMLSchema" xmlns:p="http://schemas.microsoft.com/office/2006/metadata/properties" xmlns:ns1="http://schemas.microsoft.com/sharepoint/v3" xmlns:ns2="1aae5ee3-ab82-4627-b6ba-b8cbdf936c36" xmlns:ns3="119fa46d-b746-4690-9d76-c8f83ce3d8c7" targetNamespace="http://schemas.microsoft.com/office/2006/metadata/properties" ma:root="true" ma:fieldsID="df66401d4ca516212d9f28af67b52004" ns1:_="" ns2:_="" ns3:_="">
    <xsd:import namespace="http://schemas.microsoft.com/sharepoint/v3"/>
    <xsd:import namespace="1aae5ee3-ab82-4627-b6ba-b8cbdf936c36"/>
    <xsd:import namespace="119fa46d-b746-4690-9d76-c8f83ce3d8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MediaServiceBillingMetadata" minOccurs="0"/>
                <xsd:element ref="ns2:FolderPath" minOccurs="0"/>
                <xsd:element ref="ns2:Folderpath0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ae5ee3-ab82-4627-b6ba-b8cbdf936c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bc349d9a-284b-478a-af45-ecae560eed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  <xsd:element name="FolderPath" ma:index="26" nillable="true" ma:displayName="Folder Path" ma:format="Dropdown" ma:internalName="FolderPath">
      <xsd:simpleType>
        <xsd:restriction base="dms:Text">
          <xsd:maxLength value="255"/>
        </xsd:restriction>
      </xsd:simpleType>
    </xsd:element>
    <xsd:element name="Folderpath0" ma:index="27" nillable="true" ma:displayName="Folder path" ma:format="Dropdown" ma:internalName="Folderpath0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9fa46d-b746-4690-9d76-c8f83ce3d8c7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e6ce9f0e-8e0f-4239-a942-aebc87ba5fcc}" ma:internalName="TaxCatchAll" ma:showField="CatchAllData" ma:web="119fa46d-b746-4690-9d76-c8f83ce3d8c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SharedWithUsers xmlns="119fa46d-b746-4690-9d76-c8f83ce3d8c7">
      <UserInfo>
        <DisplayName/>
        <AccountId xsi:nil="true"/>
        <AccountType/>
      </UserInfo>
    </SharedWithUsers>
    <lcf76f155ced4ddcb4097134ff3c332f xmlns="1aae5ee3-ab82-4627-b6ba-b8cbdf936c36">
      <Terms xmlns="http://schemas.microsoft.com/office/infopath/2007/PartnerControls"/>
    </lcf76f155ced4ddcb4097134ff3c332f>
    <TaxCatchAll xmlns="119fa46d-b746-4690-9d76-c8f83ce3d8c7" xsi:nil="true"/>
    <FolderPath xmlns="1aae5ee3-ab82-4627-b6ba-b8cbdf936c36" xsi:nil="true"/>
    <Folderpath0 xmlns="1aae5ee3-ab82-4627-b6ba-b8cbdf936c36" xsi:nil="true"/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2AE33-2C3C-448D-B4EF-4589CA08F5E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EB914E7-AFC8-4802-8F33-ECECCC50D7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9f1db13-37d0-4e45-944c-b878e8992007"/>
    <ds:schemaRef ds:uri="e6bb6fa4-9c23-4df5-9c72-0315fa8fef6d"/>
    <ds:schemaRef ds:uri="fae423db-7aea-40a7-8e81-2a365c617d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93327E9-840F-405D-B651-C607ED256B4F}"/>
</file>

<file path=customXml/itemProps4.xml><?xml version="1.0" encoding="utf-8"?>
<ds:datastoreItem xmlns:ds="http://schemas.openxmlformats.org/officeDocument/2006/customXml" ds:itemID="{93E079DF-B1E1-4C37-9C47-D7AB003599E1}">
  <ds:schemaRefs>
    <ds:schemaRef ds:uri="http://schemas.microsoft.com/office/2006/metadata/properties"/>
    <ds:schemaRef ds:uri="http://schemas.microsoft.com/office/infopath/2007/PartnerControls"/>
    <ds:schemaRef ds:uri="b9f1db13-37d0-4e45-944c-b878e8992007"/>
    <ds:schemaRef ds:uri="e6bb6fa4-9c23-4df5-9c72-0315fa8fef6d"/>
    <ds:schemaRef ds:uri="fae423db-7aea-40a7-8e81-2a365c617d65"/>
    <ds:schemaRef ds:uri="http://schemas.microsoft.com/sharepoint/v3"/>
  </ds:schemaRefs>
</ds:datastoreItem>
</file>

<file path=customXml/itemProps5.xml><?xml version="1.0" encoding="utf-8"?>
<ds:datastoreItem xmlns:ds="http://schemas.openxmlformats.org/officeDocument/2006/customXml" ds:itemID="{F6127FBC-142A-460C-BA06-5E6D724C4D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BlankTemplate_t.dot</Template>
  <TotalTime>0</TotalTime>
  <Pages>5</Pages>
  <Words>505</Words>
  <Characters>2880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Maintain Perforation Interval Split</vt:lpstr>
    </vt:vector>
  </TitlesOfParts>
  <Company>Chevron</Company>
  <LinksUpToDate>false</LinksUpToDate>
  <CharactersWithSpaces>3379</CharactersWithSpaces>
  <SharedDoc>false</SharedDoc>
  <HLinks>
    <vt:vector size="360" baseType="variant">
      <vt:variant>
        <vt:i4>1638457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_Toc98215176</vt:lpwstr>
      </vt:variant>
      <vt:variant>
        <vt:i4>1703993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_Toc98215175</vt:lpwstr>
      </vt:variant>
      <vt:variant>
        <vt:i4>1769529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_Toc98215174</vt:lpwstr>
      </vt:variant>
      <vt:variant>
        <vt:i4>1835065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_Toc98215173</vt:lpwstr>
      </vt:variant>
      <vt:variant>
        <vt:i4>1900601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_Toc98215172</vt:lpwstr>
      </vt:variant>
      <vt:variant>
        <vt:i4>1966137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_Toc98215171</vt:lpwstr>
      </vt:variant>
      <vt:variant>
        <vt:i4>2031673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_Toc98215170</vt:lpwstr>
      </vt:variant>
      <vt:variant>
        <vt:i4>1441848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_Toc98215169</vt:lpwstr>
      </vt:variant>
      <vt:variant>
        <vt:i4>1507384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_Toc98215168</vt:lpwstr>
      </vt:variant>
      <vt:variant>
        <vt:i4>1572920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_Toc98215167</vt:lpwstr>
      </vt:variant>
      <vt:variant>
        <vt:i4>1638456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_Toc98215166</vt:lpwstr>
      </vt:variant>
      <vt:variant>
        <vt:i4>1703992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_Toc98215165</vt:lpwstr>
      </vt:variant>
      <vt:variant>
        <vt:i4>1769528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_Toc98215164</vt:lpwstr>
      </vt:variant>
      <vt:variant>
        <vt:i4>1835064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_Toc98215163</vt:lpwstr>
      </vt:variant>
      <vt:variant>
        <vt:i4>1900600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_Toc98215162</vt:lpwstr>
      </vt:variant>
      <vt:variant>
        <vt:i4>1966136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_Toc98215161</vt:lpwstr>
      </vt:variant>
      <vt:variant>
        <vt:i4>2031672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_Toc98215160</vt:lpwstr>
      </vt:variant>
      <vt:variant>
        <vt:i4>1441851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_Toc98215159</vt:lpwstr>
      </vt:variant>
      <vt:variant>
        <vt:i4>1507387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_Toc98215158</vt:lpwstr>
      </vt:variant>
      <vt:variant>
        <vt:i4>1572923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_Toc98215157</vt:lpwstr>
      </vt:variant>
      <vt:variant>
        <vt:i4>1638459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_Toc98215156</vt:lpwstr>
      </vt:variant>
      <vt:variant>
        <vt:i4>1703995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_Toc98215155</vt:lpwstr>
      </vt:variant>
      <vt:variant>
        <vt:i4>1769531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_Toc98215154</vt:lpwstr>
      </vt:variant>
      <vt:variant>
        <vt:i4>1835067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_Toc98215153</vt:lpwstr>
      </vt:variant>
      <vt:variant>
        <vt:i4>1900603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_Toc98215152</vt:lpwstr>
      </vt:variant>
      <vt:variant>
        <vt:i4>1966139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_Toc98215151</vt:lpwstr>
      </vt:variant>
      <vt:variant>
        <vt:i4>2031675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_Toc98215150</vt:lpwstr>
      </vt:variant>
      <vt:variant>
        <vt:i4>1441850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_Toc98215149</vt:lpwstr>
      </vt:variant>
      <vt:variant>
        <vt:i4>1507386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_Toc98215148</vt:lpwstr>
      </vt:variant>
      <vt:variant>
        <vt:i4>1572922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_Toc98215147</vt:lpwstr>
      </vt:variant>
      <vt:variant>
        <vt:i4>1638458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_Toc98215146</vt:lpwstr>
      </vt:variant>
      <vt:variant>
        <vt:i4>1703994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_Toc98215145</vt:lpwstr>
      </vt:variant>
      <vt:variant>
        <vt:i4>1769530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_Toc98215144</vt:lpwstr>
      </vt:variant>
      <vt:variant>
        <vt:i4>1835066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_Toc98215143</vt:lpwstr>
      </vt:variant>
      <vt:variant>
        <vt:i4>1900602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_Toc98215142</vt:lpwstr>
      </vt:variant>
      <vt:variant>
        <vt:i4>1966138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_Toc98215141</vt:lpwstr>
      </vt:variant>
      <vt:variant>
        <vt:i4>2031674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_Toc98215140</vt:lpwstr>
      </vt:variant>
      <vt:variant>
        <vt:i4>1441853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_Toc98215139</vt:lpwstr>
      </vt:variant>
      <vt:variant>
        <vt:i4>1507389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_Toc98215138</vt:lpwstr>
      </vt:variant>
      <vt:variant>
        <vt:i4>1572925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_Toc98215137</vt:lpwstr>
      </vt:variant>
      <vt:variant>
        <vt:i4>1638461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_Toc98215136</vt:lpwstr>
      </vt:variant>
      <vt:variant>
        <vt:i4>1703997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_Toc98215135</vt:lpwstr>
      </vt:variant>
      <vt:variant>
        <vt:i4>1769533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_Toc98215134</vt:lpwstr>
      </vt:variant>
      <vt:variant>
        <vt:i4>1835069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_Toc98215133</vt:lpwstr>
      </vt:variant>
      <vt:variant>
        <vt:i4>1900605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_Toc98215132</vt:lpwstr>
      </vt:variant>
      <vt:variant>
        <vt:i4>1966141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_Toc98215131</vt:lpwstr>
      </vt:variant>
      <vt:variant>
        <vt:i4>2031677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_Toc98215130</vt:lpwstr>
      </vt:variant>
      <vt:variant>
        <vt:i4>1441852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_Toc98215129</vt:lpwstr>
      </vt:variant>
      <vt:variant>
        <vt:i4>1507388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_Toc98215128</vt:lpwstr>
      </vt:variant>
      <vt:variant>
        <vt:i4>1572924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_Toc98215127</vt:lpwstr>
      </vt:variant>
      <vt:variant>
        <vt:i4>1638460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_Toc98215126</vt:lpwstr>
      </vt:variant>
      <vt:variant>
        <vt:i4>1703996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_Toc98215125</vt:lpwstr>
      </vt:variant>
      <vt:variant>
        <vt:i4>1769532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_Toc98215124</vt:lpwstr>
      </vt:variant>
      <vt:variant>
        <vt:i4>1835068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_Toc98215123</vt:lpwstr>
      </vt:variant>
      <vt:variant>
        <vt:i4>1900604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_Toc98215122</vt:lpwstr>
      </vt:variant>
      <vt:variant>
        <vt:i4>1966140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_Toc98215121</vt:lpwstr>
      </vt:variant>
      <vt:variant>
        <vt:i4>2031676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_Toc98215120</vt:lpwstr>
      </vt:variant>
      <vt:variant>
        <vt:i4>1441855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_Toc98215119</vt:lpwstr>
      </vt:variant>
      <vt:variant>
        <vt:i4>1507391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_Toc98215118</vt:lpwstr>
      </vt:variant>
      <vt:variant>
        <vt:i4>1572927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_Toc98215117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Maintain Perforation Interval Split</dc:title>
  <dc:creator>Wirasak Chomphu</dc:creator>
  <cp:lastModifiedBy>Wirasak Chomphu</cp:lastModifiedBy>
  <cp:revision>14</cp:revision>
  <cp:lastPrinted>2005-03-03T19:34:00Z</cp:lastPrinted>
  <dcterms:created xsi:type="dcterms:W3CDTF">2018-01-04T11:44:00Z</dcterms:created>
  <dcterms:modified xsi:type="dcterms:W3CDTF">2020-07-02T09:27:00Z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te Version">
    <vt:i4>1</vt:i4>
  </property>
  <property fmtid="{D5CDD505-2E9C-101B-9397-08002B2CF9AE}" pid="3" name="_NewReviewCycle">
    <vt:lpwstr/>
  </property>
  <property fmtid="{D5CDD505-2E9C-101B-9397-08002B2CF9AE}" pid="4" name="ContentTypeId">
    <vt:lpwstr>0x010100B34C5FE2B2CD9A47928840E47D3C188C</vt:lpwstr>
  </property>
  <property fmtid="{D5CDD505-2E9C-101B-9397-08002B2CF9AE}" pid="5" name="Product Version0">
    <vt:lpwstr>Not Applicable</vt:lpwstr>
  </property>
  <property fmtid="{D5CDD505-2E9C-101B-9397-08002B2CF9AE}" pid="6" name="Information Owner">
    <vt:lpwstr>Chevron</vt:lpwstr>
  </property>
  <property fmtid="{D5CDD505-2E9C-101B-9397-08002B2CF9AE}" pid="7" name="Product Category">
    <vt:lpwstr>EC Sales &amp; Revenue</vt:lpwstr>
  </property>
  <property fmtid="{D5CDD505-2E9C-101B-9397-08002B2CF9AE}" pid="8" name="Sub-Project">
    <vt:lpwstr/>
  </property>
  <property fmtid="{D5CDD505-2E9C-101B-9397-08002B2CF9AE}" pid="9" name="Document Category">
    <vt:lpwstr>Testing</vt:lpwstr>
  </property>
  <property fmtid="{D5CDD505-2E9C-101B-9397-08002B2CF9AE}" pid="10" name="SBU/Operation">
    <vt:lpwstr>NMA - JV</vt:lpwstr>
  </property>
  <property fmtid="{D5CDD505-2E9C-101B-9397-08002B2CF9AE}" pid="11" name="Document Type">
    <vt:lpwstr>54</vt:lpwstr>
  </property>
  <property fmtid="{D5CDD505-2E9C-101B-9397-08002B2CF9AE}" pid="12" name="Chevron_x0020_Organization">
    <vt:lpwstr>10;#ITC|ecbec78b-50a1-4ef1-8ccc-34a4e3517e4c</vt:lpwstr>
  </property>
  <property fmtid="{D5CDD505-2E9C-101B-9397-08002B2CF9AE}" pid="13" name="Chevron Organization">
    <vt:lpwstr>2;#ITC|ecbec78b-50a1-4ef1-8ccc-34a4e3517e4c</vt:lpwstr>
  </property>
  <property fmtid="{D5CDD505-2E9C-101B-9397-08002B2CF9AE}" pid="14" name="Product  Version">
    <vt:lpwstr>Not Applicable</vt:lpwstr>
  </property>
  <property fmtid="{D5CDD505-2E9C-101B-9397-08002B2CF9AE}" pid="15" name="Order">
    <vt:r8>700</vt:r8>
  </property>
  <property fmtid="{D5CDD505-2E9C-101B-9397-08002B2CF9AE}" pid="16" name="p01231d88c934046812dbe39cf15430a">
    <vt:lpwstr>ITC|ecbec78b-50a1-4ef1-8ccc-34a4e3517e4c</vt:lpwstr>
  </property>
  <property fmtid="{D5CDD505-2E9C-101B-9397-08002B2CF9AE}" pid="17" name="EC_x0020_Module">
    <vt:lpwstr>Production</vt:lpwstr>
  </property>
  <property fmtid="{D5CDD505-2E9C-101B-9397-08002B2CF9AE}" pid="18" name="EC Module">
    <vt:lpwstr>Production</vt:lpwstr>
  </property>
  <property fmtid="{D5CDD505-2E9C-101B-9397-08002B2CF9AE}" pid="19" name="EC_x0020_Version">
    <vt:lpwstr>9.3</vt:lpwstr>
  </property>
  <property fmtid="{D5CDD505-2E9C-101B-9397-08002B2CF9AE}" pid="20" name="Retention Category">
    <vt:lpwstr>4;#Reference Document|b32bd135-7ebe-49d0-bfcc-ca766c5e9989</vt:lpwstr>
  </property>
  <property fmtid="{D5CDD505-2E9C-101B-9397-08002B2CF9AE}" pid="21" name="Instance">
    <vt:lpwstr>CSJ</vt:lpwstr>
  </property>
  <property fmtid="{D5CDD505-2E9C-101B-9397-08002B2CF9AE}" pid="22" name="EC Version">
    <vt:lpwstr>9.3</vt:lpwstr>
  </property>
  <property fmtid="{D5CDD505-2E9C-101B-9397-08002B2CF9AE}" pid="23" name="Chevron Discipline">
    <vt:lpwstr/>
  </property>
  <property fmtid="{D5CDD505-2E9C-101B-9397-08002B2CF9AE}" pid="24" name="xd_Signature">
    <vt:bool>false</vt:bool>
  </property>
  <property fmtid="{D5CDD505-2E9C-101B-9397-08002B2CF9AE}" pid="25" name="xd_ProgID">
    <vt:lpwstr/>
  </property>
  <property fmtid="{D5CDD505-2E9C-101B-9397-08002B2CF9AE}" pid="26" name="_SourceUrl">
    <vt:lpwstr/>
  </property>
  <property fmtid="{D5CDD505-2E9C-101B-9397-08002B2CF9AE}" pid="27" name="_SharedFileIndex">
    <vt:lpwstr/>
  </property>
  <property fmtid="{D5CDD505-2E9C-101B-9397-08002B2CF9AE}" pid="28" name="ComplianceAssetId">
    <vt:lpwstr/>
  </property>
  <property fmtid="{D5CDD505-2E9C-101B-9397-08002B2CF9AE}" pid="29" name="TemplateUrl">
    <vt:lpwstr/>
  </property>
</Properties>
</file>