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797E6720" w:rsidR="004D61A0" w:rsidRPr="00742192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0" w:author="Batra Yogesh (EXT)" w:date="2018-04-13T13:01:00Z">
            <w:rPr>
              <w:rFonts w:asciiTheme="minorHAnsi" w:hAnsiTheme="minorHAnsi"/>
            </w:rPr>
          </w:rPrChange>
        </w:rPr>
      </w:pPr>
      <w:r w:rsidRPr="00742192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742192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3:01:00Z">
            <w:rPr>
              <w:rFonts w:asciiTheme="minorHAnsi" w:hAnsiTheme="minorHAnsi"/>
            </w:rPr>
          </w:rPrChange>
        </w:rPr>
      </w:pPr>
    </w:p>
    <w:p w14:paraId="0BAA3730" w14:textId="77777777" w:rsidR="004D61A0" w:rsidRPr="00742192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3:01:00Z">
            <w:rPr>
              <w:rFonts w:asciiTheme="minorHAnsi" w:hAnsiTheme="minorHAnsi"/>
            </w:rPr>
          </w:rPrChange>
        </w:rPr>
      </w:pPr>
    </w:p>
    <w:p w14:paraId="0BAA3731" w14:textId="77777777" w:rsidR="004D61A0" w:rsidRPr="00742192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3:01:00Z">
            <w:rPr>
              <w:rFonts w:asciiTheme="minorHAnsi" w:hAnsiTheme="minorHAnsi"/>
            </w:rPr>
          </w:rPrChange>
        </w:rPr>
      </w:pPr>
    </w:p>
    <w:p w14:paraId="0BAA3732" w14:textId="77777777" w:rsidR="004D61A0" w:rsidRPr="00742192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3:01:00Z">
            <w:rPr>
              <w:rFonts w:asciiTheme="minorHAnsi" w:hAnsiTheme="minorHAnsi"/>
            </w:rPr>
          </w:rPrChange>
        </w:rPr>
      </w:pPr>
    </w:p>
    <w:p w14:paraId="0BAA3733" w14:textId="77777777" w:rsidR="004D61A0" w:rsidRPr="00742192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3:01:00Z">
            <w:rPr>
              <w:rFonts w:asciiTheme="minorHAnsi" w:hAnsiTheme="minorHAnsi"/>
            </w:rPr>
          </w:rPrChange>
        </w:rPr>
      </w:pPr>
    </w:p>
    <w:p w14:paraId="0BAA3734" w14:textId="77777777" w:rsidR="004D61A0" w:rsidRPr="00742192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3:01:00Z">
            <w:rPr>
              <w:rFonts w:asciiTheme="minorHAnsi" w:hAnsiTheme="minorHAnsi"/>
            </w:rPr>
          </w:rPrChange>
        </w:rPr>
      </w:pPr>
    </w:p>
    <w:p w14:paraId="0BAA3735" w14:textId="77777777" w:rsidR="004D61A0" w:rsidRPr="00742192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3:01:00Z">
            <w:rPr>
              <w:rFonts w:asciiTheme="minorHAnsi" w:hAnsiTheme="minorHAnsi"/>
            </w:rPr>
          </w:rPrChange>
        </w:rPr>
      </w:pPr>
    </w:p>
    <w:p w14:paraId="0BAA3736" w14:textId="77777777" w:rsidR="004D61A0" w:rsidRPr="00742192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3:01:00Z">
            <w:rPr>
              <w:rFonts w:asciiTheme="minorHAnsi" w:hAnsiTheme="minorHAnsi"/>
            </w:rPr>
          </w:rPrChange>
        </w:rPr>
      </w:pPr>
    </w:p>
    <w:p w14:paraId="0BAA3737" w14:textId="77777777" w:rsidR="004D61A0" w:rsidRPr="00742192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3:01:00Z">
            <w:rPr>
              <w:rFonts w:asciiTheme="minorHAnsi" w:hAnsiTheme="minorHAnsi"/>
            </w:rPr>
          </w:rPrChange>
        </w:rPr>
      </w:pPr>
    </w:p>
    <w:p w14:paraId="0BAA3738" w14:textId="77777777" w:rsidR="004D61A0" w:rsidRPr="00742192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3:01:00Z">
            <w:rPr>
              <w:rFonts w:asciiTheme="minorHAnsi" w:hAnsiTheme="minorHAnsi"/>
            </w:rPr>
          </w:rPrChange>
        </w:rPr>
      </w:pPr>
    </w:p>
    <w:p w14:paraId="0BAA3739" w14:textId="77777777" w:rsidR="004D61A0" w:rsidRPr="00742192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76005781" w:rsidR="004D61A0" w:rsidRPr="00742192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742192">
        <w:rPr>
          <w:rFonts w:cs="Arial"/>
          <w:color w:val="3399FF"/>
          <w:sz w:val="52"/>
          <w:szCs w:val="52"/>
        </w:rPr>
        <w:t xml:space="preserve">EC Upgrade </w:t>
      </w:r>
      <w:r w:rsidR="00B969A1" w:rsidRPr="00742192">
        <w:rPr>
          <w:rFonts w:cs="Arial"/>
          <w:color w:val="3399FF"/>
          <w:sz w:val="52"/>
          <w:szCs w:val="52"/>
        </w:rPr>
        <w:t>BKK</w:t>
      </w:r>
      <w:r w:rsidRPr="00742192">
        <w:rPr>
          <w:rFonts w:cs="Arial"/>
          <w:color w:val="3399FF"/>
          <w:sz w:val="52"/>
          <w:szCs w:val="52"/>
        </w:rPr>
        <w:t xml:space="preserve"> </w:t>
      </w:r>
      <w:r w:rsidR="004D61A0" w:rsidRPr="00742192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742192" w:rsidRDefault="004D61A0">
      <w:pPr>
        <w:jc w:val="center"/>
        <w:rPr>
          <w:rFonts w:cs="Arial"/>
        </w:rPr>
      </w:pPr>
    </w:p>
    <w:p w14:paraId="0BAA373C" w14:textId="77777777" w:rsidR="007C0F5B" w:rsidRPr="00742192" w:rsidRDefault="007C0F5B">
      <w:pPr>
        <w:jc w:val="center"/>
        <w:rPr>
          <w:rFonts w:cs="Arial"/>
        </w:rPr>
      </w:pPr>
    </w:p>
    <w:p w14:paraId="0BAA373D" w14:textId="77777777" w:rsidR="007C0F5B" w:rsidRPr="00742192" w:rsidRDefault="007C0F5B">
      <w:pPr>
        <w:jc w:val="center"/>
        <w:rPr>
          <w:rFonts w:cs="Arial"/>
        </w:rPr>
      </w:pPr>
    </w:p>
    <w:p w14:paraId="0BAA373E" w14:textId="77777777" w:rsidR="007C0F5B" w:rsidRPr="00742192" w:rsidRDefault="004D61A0">
      <w:pPr>
        <w:pStyle w:val="BodyText"/>
        <w:rPr>
          <w:rFonts w:cs="Arial"/>
          <w:color w:val="3399FF"/>
        </w:rPr>
      </w:pPr>
      <w:r w:rsidRPr="00742192">
        <w:rPr>
          <w:rFonts w:cs="Arial"/>
          <w:b/>
          <w:color w:val="3399FF"/>
        </w:rPr>
        <w:t>Project Name</w:t>
      </w:r>
    </w:p>
    <w:p w14:paraId="0BAA373F" w14:textId="7C96AAF4" w:rsidR="00EF4239" w:rsidRPr="00742192" w:rsidRDefault="00B969A1">
      <w:pPr>
        <w:pStyle w:val="BodyText"/>
        <w:rPr>
          <w:rFonts w:cs="Arial"/>
          <w:color w:val="3399FF"/>
        </w:rPr>
      </w:pPr>
      <w:r w:rsidRPr="00742192">
        <w:rPr>
          <w:rFonts w:cs="Arial"/>
          <w:color w:val="3399FF"/>
        </w:rPr>
        <w:t>BKK</w:t>
      </w:r>
      <w:r w:rsidR="00645ABA" w:rsidRPr="00742192">
        <w:rPr>
          <w:rFonts w:cs="Arial"/>
          <w:color w:val="3399FF"/>
        </w:rPr>
        <w:t xml:space="preserve"> </w:t>
      </w:r>
      <w:ins w:id="11" w:author="Batra Yogesh (EXT)" w:date="2018-04-13T16:37:00Z">
        <w:r w:rsidR="00FB7739">
          <w:rPr>
            <w:rFonts w:cs="Arial"/>
            <w:color w:val="3399FF"/>
          </w:rPr>
          <w:t xml:space="preserve">11.2 </w:t>
        </w:r>
      </w:ins>
      <w:r w:rsidR="00FA58CA" w:rsidRPr="00742192">
        <w:rPr>
          <w:rFonts w:cs="Arial"/>
          <w:color w:val="3399FF"/>
        </w:rPr>
        <w:t>Project</w:t>
      </w:r>
      <w:r w:rsidR="000A438C" w:rsidRPr="00742192">
        <w:rPr>
          <w:rFonts w:cs="Arial"/>
          <w:color w:val="3399FF"/>
        </w:rPr>
        <w:t xml:space="preserve"> </w:t>
      </w:r>
      <w:r w:rsidR="002A6A74" w:rsidRPr="00742192">
        <w:rPr>
          <w:rFonts w:cs="Arial"/>
          <w:color w:val="3399FF"/>
        </w:rPr>
        <w:t>Energy Components</w:t>
      </w:r>
    </w:p>
    <w:p w14:paraId="0BAA3740" w14:textId="77777777" w:rsidR="004D61A0" w:rsidRPr="00742192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742192" w:rsidRDefault="004D61A0">
      <w:pPr>
        <w:jc w:val="center"/>
        <w:rPr>
          <w:rFonts w:cs="Arial"/>
          <w:color w:val="3399FF"/>
        </w:rPr>
      </w:pPr>
      <w:r w:rsidRPr="00742192">
        <w:rPr>
          <w:rFonts w:cs="Arial"/>
          <w:b/>
          <w:color w:val="3399FF"/>
        </w:rPr>
        <w:t>Use-Case Name</w:t>
      </w:r>
    </w:p>
    <w:p w14:paraId="0BAA3742" w14:textId="07F23428" w:rsidR="004D61A0" w:rsidRPr="00742192" w:rsidRDefault="00B969A1">
      <w:pPr>
        <w:jc w:val="center"/>
        <w:rPr>
          <w:rFonts w:cs="Arial"/>
          <w:color w:val="3399FF"/>
        </w:rPr>
      </w:pPr>
      <w:r w:rsidRPr="00742192">
        <w:rPr>
          <w:rFonts w:cs="Arial"/>
          <w:color w:val="3399FF"/>
        </w:rPr>
        <w:t>BKK</w:t>
      </w:r>
      <w:r w:rsidR="00645ABA" w:rsidRPr="00742192">
        <w:rPr>
          <w:rFonts w:cs="Arial"/>
          <w:color w:val="3399FF"/>
        </w:rPr>
        <w:t>_</w:t>
      </w:r>
      <w:r w:rsidRPr="00742192">
        <w:rPr>
          <w:rFonts w:cs="Arial"/>
          <w:color w:val="3399FF"/>
        </w:rPr>
        <w:t>UC41</w:t>
      </w:r>
      <w:r w:rsidR="000D33FC" w:rsidRPr="00742192">
        <w:rPr>
          <w:rFonts w:cs="Arial"/>
          <w:color w:val="3399FF"/>
        </w:rPr>
        <w:t xml:space="preserve">– </w:t>
      </w:r>
      <w:del w:id="12" w:author="Batra Yogesh (EXT)" w:date="2018-04-04T17:35:00Z">
        <w:r w:rsidRPr="00742192" w:rsidDel="00C40EE4">
          <w:rPr>
            <w:rFonts w:cs="Arial"/>
            <w:color w:val="3399FF"/>
          </w:rPr>
          <w:delText xml:space="preserve">Maintain </w:delText>
        </w:r>
        <w:r w:rsidR="00EF6B1C" w:rsidRPr="00742192" w:rsidDel="00C40EE4">
          <w:rPr>
            <w:rFonts w:cs="Arial"/>
            <w:color w:val="3399FF"/>
          </w:rPr>
          <w:delText xml:space="preserve"> Well</w:delText>
        </w:r>
      </w:del>
      <w:ins w:id="13" w:author="Batra Yogesh (EXT)" w:date="2018-04-04T17:35:00Z">
        <w:r w:rsidR="00C40EE4" w:rsidRPr="00742192">
          <w:rPr>
            <w:rFonts w:cs="Arial"/>
            <w:color w:val="3399FF"/>
          </w:rPr>
          <w:t>Maintain Well</w:t>
        </w:r>
      </w:ins>
      <w:r w:rsidR="00EF6B1C" w:rsidRPr="00742192">
        <w:rPr>
          <w:rFonts w:cs="Arial"/>
          <w:color w:val="3399FF"/>
        </w:rPr>
        <w:t xml:space="preserve"> Bore Interval Split</w:t>
      </w:r>
      <w:r w:rsidR="004D61A0" w:rsidRPr="00742192">
        <w:rPr>
          <w:rFonts w:cs="Arial"/>
          <w:color w:val="3399FF"/>
        </w:rPr>
        <w:br/>
      </w:r>
    </w:p>
    <w:p w14:paraId="0BAA3743" w14:textId="77777777" w:rsidR="007C0F5B" w:rsidRPr="00742192" w:rsidRDefault="004D61A0" w:rsidP="00B107D1">
      <w:pPr>
        <w:jc w:val="center"/>
        <w:rPr>
          <w:rFonts w:cs="Arial"/>
          <w:color w:val="3399FF"/>
        </w:rPr>
      </w:pPr>
      <w:r w:rsidRPr="00742192">
        <w:rPr>
          <w:rFonts w:cs="Arial"/>
          <w:b/>
          <w:color w:val="3399FF"/>
        </w:rPr>
        <w:t>Origination Date</w:t>
      </w:r>
    </w:p>
    <w:p w14:paraId="0BAA3744" w14:textId="6B74B1E9" w:rsidR="004D61A0" w:rsidRPr="00742192" w:rsidRDefault="00B969A1" w:rsidP="00B107D1">
      <w:pPr>
        <w:jc w:val="center"/>
        <w:rPr>
          <w:rFonts w:cs="Arial"/>
          <w:color w:val="3399FF"/>
        </w:rPr>
      </w:pPr>
      <w:r w:rsidRPr="00742192">
        <w:rPr>
          <w:rFonts w:cs="Arial"/>
          <w:color w:val="3399FF"/>
        </w:rPr>
        <w:t>28-Dec-2017</w:t>
      </w:r>
    </w:p>
    <w:p w14:paraId="0BAA3745" w14:textId="77777777" w:rsidR="004D61A0" w:rsidRPr="00742192" w:rsidRDefault="004D61A0">
      <w:pPr>
        <w:rPr>
          <w:rFonts w:cs="Arial"/>
        </w:rPr>
      </w:pPr>
    </w:p>
    <w:p w14:paraId="0BAA3746" w14:textId="77777777" w:rsidR="004D61A0" w:rsidRPr="00742192" w:rsidRDefault="004D61A0">
      <w:pPr>
        <w:rPr>
          <w:rFonts w:cs="Arial"/>
        </w:rPr>
      </w:pPr>
    </w:p>
    <w:p w14:paraId="0BAA3747" w14:textId="77777777" w:rsidR="004D61A0" w:rsidRPr="00742192" w:rsidRDefault="004D61A0">
      <w:pPr>
        <w:rPr>
          <w:rFonts w:cs="Arial"/>
        </w:rPr>
      </w:pPr>
    </w:p>
    <w:p w14:paraId="0BAA3748" w14:textId="77777777" w:rsidR="004D61A0" w:rsidRPr="00742192" w:rsidRDefault="004D61A0">
      <w:pPr>
        <w:rPr>
          <w:rFonts w:cs="Arial"/>
        </w:rPr>
      </w:pPr>
    </w:p>
    <w:p w14:paraId="0BAA3749" w14:textId="77777777" w:rsidR="004D61A0" w:rsidRPr="00742192" w:rsidRDefault="004D61A0">
      <w:pPr>
        <w:rPr>
          <w:rFonts w:cs="Arial"/>
        </w:rPr>
      </w:pPr>
    </w:p>
    <w:p w14:paraId="0BAA374A" w14:textId="77777777" w:rsidR="004D61A0" w:rsidRPr="00742192" w:rsidRDefault="004D61A0">
      <w:pPr>
        <w:rPr>
          <w:rFonts w:cs="Arial"/>
        </w:rPr>
      </w:pPr>
    </w:p>
    <w:p w14:paraId="0BAA374B" w14:textId="77777777" w:rsidR="004D61A0" w:rsidRPr="00742192" w:rsidRDefault="004D61A0">
      <w:pPr>
        <w:rPr>
          <w:rFonts w:cs="Arial"/>
        </w:rPr>
      </w:pPr>
    </w:p>
    <w:p w14:paraId="0BAA374C" w14:textId="77777777" w:rsidR="004D61A0" w:rsidRPr="00742192" w:rsidRDefault="004D61A0">
      <w:pPr>
        <w:rPr>
          <w:rFonts w:cs="Arial"/>
        </w:rPr>
      </w:pPr>
    </w:p>
    <w:p w14:paraId="0BAA374D" w14:textId="77777777" w:rsidR="004D61A0" w:rsidRPr="00742192" w:rsidRDefault="004D61A0">
      <w:pPr>
        <w:rPr>
          <w:rFonts w:cs="Arial"/>
        </w:rPr>
      </w:pPr>
    </w:p>
    <w:p w14:paraId="0BAA374E" w14:textId="77777777" w:rsidR="004D61A0" w:rsidRPr="00742192" w:rsidRDefault="004D61A0">
      <w:pPr>
        <w:rPr>
          <w:rFonts w:cs="Arial"/>
        </w:rPr>
      </w:pPr>
    </w:p>
    <w:p w14:paraId="0BAA374F" w14:textId="6CFFAA3C" w:rsidR="007C0F5B" w:rsidRPr="00742192" w:rsidRDefault="007C0F5B">
      <w:pPr>
        <w:rPr>
          <w:rFonts w:cs="Arial"/>
        </w:rPr>
      </w:pPr>
    </w:p>
    <w:p w14:paraId="2732B955" w14:textId="66A6EA67" w:rsidR="004842BE" w:rsidRPr="00742192" w:rsidRDefault="004842BE">
      <w:pPr>
        <w:rPr>
          <w:rFonts w:cs="Arial"/>
        </w:rPr>
      </w:pPr>
    </w:p>
    <w:p w14:paraId="2C7B6E53" w14:textId="55393660" w:rsidR="004842BE" w:rsidRPr="00742192" w:rsidRDefault="004842BE">
      <w:pPr>
        <w:rPr>
          <w:rFonts w:cs="Arial"/>
        </w:rPr>
      </w:pPr>
    </w:p>
    <w:p w14:paraId="0EE7EE46" w14:textId="40C93B12" w:rsidR="004842BE" w:rsidRPr="00742192" w:rsidRDefault="004842BE">
      <w:pPr>
        <w:rPr>
          <w:rFonts w:cs="Arial"/>
        </w:rPr>
      </w:pPr>
    </w:p>
    <w:p w14:paraId="02EBE86D" w14:textId="64E3ACC9" w:rsidR="004842BE" w:rsidRPr="00742192" w:rsidRDefault="004842BE">
      <w:pPr>
        <w:rPr>
          <w:rFonts w:cs="Arial"/>
        </w:rPr>
      </w:pPr>
    </w:p>
    <w:p w14:paraId="0D687F34" w14:textId="758FE069" w:rsidR="004842BE" w:rsidRPr="00742192" w:rsidRDefault="004842BE">
      <w:pPr>
        <w:rPr>
          <w:rFonts w:cs="Arial"/>
        </w:rPr>
      </w:pPr>
    </w:p>
    <w:p w14:paraId="2BA113BB" w14:textId="18611C93" w:rsidR="004842BE" w:rsidRPr="00742192" w:rsidRDefault="004842BE">
      <w:pPr>
        <w:rPr>
          <w:rFonts w:cs="Arial"/>
        </w:rPr>
      </w:pPr>
    </w:p>
    <w:p w14:paraId="6091F7BC" w14:textId="72ACAE4F" w:rsidR="004842BE" w:rsidRPr="00742192" w:rsidRDefault="004842BE">
      <w:pPr>
        <w:rPr>
          <w:rFonts w:cs="Arial"/>
        </w:rPr>
      </w:pPr>
    </w:p>
    <w:p w14:paraId="65A7F094" w14:textId="4CCD3BDB" w:rsidR="004842BE" w:rsidRPr="00742192" w:rsidRDefault="004842BE">
      <w:pPr>
        <w:rPr>
          <w:rFonts w:cs="Arial"/>
        </w:rPr>
      </w:pPr>
    </w:p>
    <w:p w14:paraId="787E0E68" w14:textId="1B24DE55" w:rsidR="004842BE" w:rsidRPr="00742192" w:rsidRDefault="004842BE">
      <w:pPr>
        <w:rPr>
          <w:rFonts w:cs="Arial"/>
        </w:rPr>
      </w:pPr>
    </w:p>
    <w:p w14:paraId="70722A6F" w14:textId="38EB9068" w:rsidR="004842BE" w:rsidRPr="00742192" w:rsidRDefault="004842BE">
      <w:pPr>
        <w:rPr>
          <w:rFonts w:cs="Arial"/>
        </w:rPr>
      </w:pPr>
    </w:p>
    <w:p w14:paraId="400FC35E" w14:textId="25C90E82" w:rsidR="004842BE" w:rsidRPr="00742192" w:rsidRDefault="004842BE">
      <w:pPr>
        <w:rPr>
          <w:rFonts w:cs="Arial"/>
        </w:rPr>
      </w:pPr>
    </w:p>
    <w:p w14:paraId="2D3E5E7B" w14:textId="77777777" w:rsidR="004842BE" w:rsidRPr="00742192" w:rsidRDefault="004842BE">
      <w:pPr>
        <w:rPr>
          <w:rFonts w:cs="Arial"/>
        </w:rPr>
      </w:pPr>
    </w:p>
    <w:p w14:paraId="0BAA3750" w14:textId="77777777" w:rsidR="004D61A0" w:rsidRPr="00742192" w:rsidRDefault="004D61A0" w:rsidP="00447470">
      <w:pPr>
        <w:rPr>
          <w:rFonts w:cs="Arial"/>
        </w:rPr>
      </w:pPr>
      <w:r w:rsidRPr="00742192">
        <w:rPr>
          <w:rFonts w:cs="Arial"/>
        </w:rPr>
        <w:t>Revision History</w:t>
      </w:r>
    </w:p>
    <w:p w14:paraId="0BAA3751" w14:textId="77777777" w:rsidR="004D61A0" w:rsidRPr="00742192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14" w:author="Batra Yogesh (EXT)" w:date="2018-04-13T13:01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15">
          <w:tblGrid>
            <w:gridCol w:w="1165"/>
            <w:gridCol w:w="1710"/>
            <w:gridCol w:w="2970"/>
            <w:gridCol w:w="1170"/>
            <w:gridCol w:w="1170"/>
            <w:gridCol w:w="1350"/>
          </w:tblGrid>
        </w:tblGridChange>
      </w:tblGrid>
      <w:tr w:rsidR="005F74A6" w:rsidRPr="00742192" w14:paraId="0BAA3756" w14:textId="5ED8BD66" w:rsidTr="00026121">
        <w:trPr>
          <w:cantSplit/>
          <w:tblHeader/>
          <w:trPrChange w:id="16" w:author="Batra Yogesh (EXT)" w:date="2018-04-13T13:01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17" w:author="Batra Yogesh (EXT)" w:date="2018-04-13T13:01:00Z">
              <w:tcPr>
                <w:tcW w:w="1165" w:type="dxa"/>
                <w:shd w:val="clear" w:color="auto" w:fill="3399FF"/>
              </w:tcPr>
            </w:tcPrChange>
          </w:tcPr>
          <w:p w14:paraId="0BAA3752" w14:textId="7C5064CA" w:rsidR="005F74A6" w:rsidRPr="00742192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42192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18" w:author="Batra Yogesh (EXT)" w:date="2018-04-13T13:01:00Z">
              <w:tcPr>
                <w:tcW w:w="1710" w:type="dxa"/>
                <w:shd w:val="clear" w:color="auto" w:fill="3399FF"/>
              </w:tcPr>
            </w:tcPrChange>
          </w:tcPr>
          <w:p w14:paraId="0BAA3753" w14:textId="706486C2" w:rsidR="005F74A6" w:rsidRPr="00742192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42192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19" w:author="Batra Yogesh (EXT)" w:date="2018-04-13T13:01:00Z">
              <w:tcPr>
                <w:tcW w:w="2970" w:type="dxa"/>
                <w:shd w:val="clear" w:color="auto" w:fill="3399FF"/>
              </w:tcPr>
            </w:tcPrChange>
          </w:tcPr>
          <w:p w14:paraId="0BAA3754" w14:textId="77777777" w:rsidR="005F74A6" w:rsidRPr="00742192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42192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0" w:author="Batra Yogesh (EXT)" w:date="2018-04-13T13:01:00Z">
              <w:tcPr>
                <w:tcW w:w="1170" w:type="dxa"/>
                <w:shd w:val="clear" w:color="auto" w:fill="3399FF"/>
              </w:tcPr>
            </w:tcPrChange>
          </w:tcPr>
          <w:p w14:paraId="3FA9A84F" w14:textId="77777777" w:rsidR="005F74A6" w:rsidRPr="00742192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42192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742192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42192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1" w:author="Batra Yogesh (EXT)" w:date="2018-04-13T13:01:00Z">
              <w:tcPr>
                <w:tcW w:w="1170" w:type="dxa"/>
                <w:shd w:val="clear" w:color="auto" w:fill="3399FF"/>
              </w:tcPr>
            </w:tcPrChange>
          </w:tcPr>
          <w:p w14:paraId="2279381B" w14:textId="77777777" w:rsidR="005F74A6" w:rsidRPr="00742192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42192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742192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42192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2" w:author="Batra Yogesh (EXT)" w:date="2018-04-13T13:01:00Z">
              <w:tcPr>
                <w:tcW w:w="1350" w:type="dxa"/>
                <w:shd w:val="clear" w:color="auto" w:fill="3399FF"/>
              </w:tcPr>
            </w:tcPrChange>
          </w:tcPr>
          <w:p w14:paraId="69284D3A" w14:textId="3EEBDEA0" w:rsidR="005F74A6" w:rsidRPr="00742192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742192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742192" w14:paraId="0BAA375B" w14:textId="2375FBD8" w:rsidTr="00026121">
        <w:trPr>
          <w:cantSplit/>
          <w:trPrChange w:id="23" w:author="Batra Yogesh (EXT)" w:date="2018-04-13T13:01:00Z">
            <w:trPr>
              <w:cantSplit/>
            </w:trPr>
          </w:trPrChange>
        </w:trPr>
        <w:tc>
          <w:tcPr>
            <w:tcW w:w="611" w:type="pct"/>
            <w:tcPrChange w:id="24" w:author="Batra Yogesh (EXT)" w:date="2018-04-13T13:01:00Z">
              <w:tcPr>
                <w:tcW w:w="1165" w:type="dxa"/>
              </w:tcPr>
            </w:tcPrChange>
          </w:tcPr>
          <w:p w14:paraId="0BAA3757" w14:textId="2FF9D20C" w:rsidR="005F74A6" w:rsidRPr="00742192" w:rsidRDefault="005F74A6" w:rsidP="005F74A6">
            <w:pPr>
              <w:jc w:val="center"/>
              <w:rPr>
                <w:rFonts w:cs="Arial"/>
                <w:sz w:val="20"/>
              </w:rPr>
            </w:pPr>
            <w:r w:rsidRPr="00742192">
              <w:rPr>
                <w:rFonts w:cs="Arial"/>
                <w:sz w:val="20"/>
              </w:rPr>
              <w:t>1</w:t>
            </w:r>
            <w:r w:rsidR="004842BE" w:rsidRPr="00742192">
              <w:rPr>
                <w:rFonts w:cs="Arial"/>
                <w:sz w:val="20"/>
              </w:rPr>
              <w:t>.0</w:t>
            </w:r>
          </w:p>
        </w:tc>
        <w:tc>
          <w:tcPr>
            <w:tcW w:w="897" w:type="pct"/>
            <w:tcPrChange w:id="25" w:author="Batra Yogesh (EXT)" w:date="2018-04-13T13:01:00Z">
              <w:tcPr>
                <w:tcW w:w="1710" w:type="dxa"/>
              </w:tcPr>
            </w:tcPrChange>
          </w:tcPr>
          <w:p w14:paraId="0BAA3758" w14:textId="21491D3E" w:rsidR="005F74A6" w:rsidRPr="00742192" w:rsidRDefault="00B969A1">
            <w:pPr>
              <w:jc w:val="center"/>
              <w:rPr>
                <w:rFonts w:cs="Arial"/>
                <w:sz w:val="20"/>
              </w:rPr>
            </w:pPr>
            <w:r w:rsidRPr="00742192">
              <w:rPr>
                <w:rFonts w:cs="Arial"/>
                <w:sz w:val="20"/>
              </w:rPr>
              <w:t>28-Dec-2017</w:t>
            </w:r>
          </w:p>
        </w:tc>
        <w:tc>
          <w:tcPr>
            <w:tcW w:w="1557" w:type="pct"/>
            <w:tcPrChange w:id="26" w:author="Batra Yogesh (EXT)" w:date="2018-04-13T13:01:00Z">
              <w:tcPr>
                <w:tcW w:w="2970" w:type="dxa"/>
              </w:tcPr>
            </w:tcPrChange>
          </w:tcPr>
          <w:p w14:paraId="0BAA3759" w14:textId="5FA3330E" w:rsidR="005F74A6" w:rsidRPr="00742192" w:rsidRDefault="004842BE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742192">
              <w:rPr>
                <w:rFonts w:cs="Arial"/>
                <w:sz w:val="20"/>
              </w:rPr>
              <w:t>Draft of Use Case “</w:t>
            </w:r>
            <w:r w:rsidR="00B969A1" w:rsidRPr="00742192">
              <w:rPr>
                <w:rFonts w:cs="Arial"/>
                <w:sz w:val="20"/>
              </w:rPr>
              <w:t xml:space="preserve">Maintain </w:t>
            </w:r>
            <w:r w:rsidR="00EF6B1C" w:rsidRPr="00742192">
              <w:rPr>
                <w:rFonts w:cs="Arial"/>
                <w:sz w:val="20"/>
              </w:rPr>
              <w:t xml:space="preserve"> Well Bore Interval Split</w:t>
            </w:r>
            <w:r w:rsidR="00734522" w:rsidRPr="00742192">
              <w:rPr>
                <w:rFonts w:cs="Arial"/>
                <w:sz w:val="20"/>
              </w:rPr>
              <w:t>”</w:t>
            </w:r>
          </w:p>
        </w:tc>
        <w:tc>
          <w:tcPr>
            <w:tcW w:w="614" w:type="pct"/>
            <w:tcPrChange w:id="27" w:author="Batra Yogesh (EXT)" w:date="2018-04-13T13:01:00Z">
              <w:tcPr>
                <w:tcW w:w="1170" w:type="dxa"/>
              </w:tcPr>
            </w:tcPrChange>
          </w:tcPr>
          <w:p w14:paraId="0BAA375A" w14:textId="0A22F1C8" w:rsidR="005F74A6" w:rsidRPr="00742192" w:rsidRDefault="00B969A1">
            <w:pPr>
              <w:jc w:val="center"/>
              <w:rPr>
                <w:rFonts w:cs="Arial"/>
                <w:sz w:val="20"/>
              </w:rPr>
            </w:pPr>
            <w:r w:rsidRPr="00742192">
              <w:rPr>
                <w:rFonts w:cs="Arial"/>
                <w:sz w:val="20"/>
              </w:rPr>
              <w:t>Wirasak C.</w:t>
            </w:r>
          </w:p>
        </w:tc>
        <w:tc>
          <w:tcPr>
            <w:tcW w:w="614" w:type="pct"/>
            <w:tcPrChange w:id="28" w:author="Batra Yogesh (EXT)" w:date="2018-04-13T13:01:00Z">
              <w:tcPr>
                <w:tcW w:w="1170" w:type="dxa"/>
              </w:tcPr>
            </w:tcPrChange>
          </w:tcPr>
          <w:p w14:paraId="29DF2C40" w14:textId="77777777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29" w:author="Batra Yogesh (EXT)" w:date="2018-04-13T13:01:00Z">
              <w:tcPr>
                <w:tcW w:w="1350" w:type="dxa"/>
              </w:tcPr>
            </w:tcPrChange>
          </w:tcPr>
          <w:p w14:paraId="6A1BC662" w14:textId="1DDFB2E8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742192" w14:paraId="0BAA3760" w14:textId="645D3AAF" w:rsidTr="00026121">
        <w:trPr>
          <w:cantSplit/>
          <w:trPrChange w:id="30" w:author="Batra Yogesh (EXT)" w:date="2018-04-13T13:01:00Z">
            <w:trPr>
              <w:cantSplit/>
            </w:trPr>
          </w:trPrChange>
        </w:trPr>
        <w:tc>
          <w:tcPr>
            <w:tcW w:w="611" w:type="pct"/>
            <w:tcPrChange w:id="31" w:author="Batra Yogesh (EXT)" w:date="2018-04-13T13:01:00Z">
              <w:tcPr>
                <w:tcW w:w="1165" w:type="dxa"/>
              </w:tcPr>
            </w:tcPrChange>
          </w:tcPr>
          <w:p w14:paraId="0BAA375C" w14:textId="6BBCCB55" w:rsidR="005F74A6" w:rsidRPr="00742192" w:rsidRDefault="002413F9">
            <w:pPr>
              <w:jc w:val="center"/>
              <w:rPr>
                <w:rFonts w:cs="Arial"/>
                <w:sz w:val="20"/>
              </w:rPr>
            </w:pPr>
            <w:del w:id="32" w:author="Batra Yogesh (EXT)" w:date="2018-03-27T15:57:00Z">
              <w:r w:rsidRPr="00742192" w:rsidDel="001E2AA2">
                <w:rPr>
                  <w:rFonts w:cs="Arial"/>
                  <w:sz w:val="20"/>
                </w:rPr>
                <w:delText>2.0</w:delText>
              </w:r>
            </w:del>
            <w:ins w:id="33" w:author="Batra Yogesh (EXT)" w:date="2018-03-27T15:57:00Z">
              <w:r w:rsidR="001E2AA2" w:rsidRPr="00742192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897" w:type="pct"/>
            <w:tcPrChange w:id="34" w:author="Batra Yogesh (EXT)" w:date="2018-04-13T13:01:00Z">
              <w:tcPr>
                <w:tcW w:w="1710" w:type="dxa"/>
              </w:tcPr>
            </w:tcPrChange>
          </w:tcPr>
          <w:p w14:paraId="0BAA375D" w14:textId="5267EBB7" w:rsidR="005F74A6" w:rsidRPr="00742192" w:rsidRDefault="002413F9" w:rsidP="004A7BE9">
            <w:pPr>
              <w:jc w:val="center"/>
              <w:rPr>
                <w:rFonts w:cs="Arial"/>
                <w:sz w:val="20"/>
              </w:rPr>
            </w:pPr>
            <w:r w:rsidRPr="00742192">
              <w:rPr>
                <w:rFonts w:cs="Arial"/>
                <w:sz w:val="20"/>
              </w:rPr>
              <w:t>2</w:t>
            </w:r>
            <w:ins w:id="35" w:author="Batra Yogesh (EXT)" w:date="2018-03-27T14:50:00Z">
              <w:r w:rsidR="004A7BE9" w:rsidRPr="00742192">
                <w:rPr>
                  <w:rFonts w:cs="Arial"/>
                  <w:sz w:val="20"/>
                </w:rPr>
                <w:t>7</w:t>
              </w:r>
            </w:ins>
            <w:del w:id="36" w:author="Batra Yogesh (EXT)" w:date="2018-03-27T14:50:00Z">
              <w:r w:rsidRPr="00742192" w:rsidDel="004A7BE9">
                <w:rPr>
                  <w:rFonts w:cs="Arial"/>
                  <w:sz w:val="20"/>
                </w:rPr>
                <w:delText>3</w:delText>
              </w:r>
            </w:del>
            <w:r w:rsidRPr="00742192">
              <w:rPr>
                <w:rFonts w:cs="Arial"/>
                <w:sz w:val="20"/>
              </w:rPr>
              <w:t>-</w:t>
            </w:r>
            <w:ins w:id="37" w:author="Batra Yogesh (EXT)" w:date="2018-03-27T14:51:00Z">
              <w:r w:rsidR="004A7BE9" w:rsidRPr="00742192">
                <w:rPr>
                  <w:rFonts w:cs="Arial"/>
                  <w:sz w:val="20"/>
                </w:rPr>
                <w:t>Mar</w:t>
              </w:r>
            </w:ins>
            <w:del w:id="38" w:author="Batra Yogesh (EXT)" w:date="2018-03-27T14:51:00Z">
              <w:r w:rsidRPr="00742192" w:rsidDel="004A7BE9">
                <w:rPr>
                  <w:rFonts w:cs="Arial"/>
                  <w:sz w:val="20"/>
                </w:rPr>
                <w:delText>Jan</w:delText>
              </w:r>
            </w:del>
            <w:r w:rsidRPr="00742192">
              <w:rPr>
                <w:rFonts w:cs="Arial"/>
                <w:sz w:val="20"/>
              </w:rPr>
              <w:t>-2018</w:t>
            </w:r>
          </w:p>
        </w:tc>
        <w:tc>
          <w:tcPr>
            <w:tcW w:w="1557" w:type="pct"/>
            <w:tcPrChange w:id="39" w:author="Batra Yogesh (EXT)" w:date="2018-04-13T13:01:00Z">
              <w:tcPr>
                <w:tcW w:w="2970" w:type="dxa"/>
              </w:tcPr>
            </w:tcPrChange>
          </w:tcPr>
          <w:p w14:paraId="0BAA375E" w14:textId="77CAAD09" w:rsidR="005F74A6" w:rsidRPr="00742192" w:rsidRDefault="002413F9" w:rsidP="002413F9">
            <w:pPr>
              <w:rPr>
                <w:rFonts w:cs="Arial"/>
                <w:sz w:val="20"/>
              </w:rPr>
            </w:pPr>
            <w:r w:rsidRPr="00742192">
              <w:rPr>
                <w:rFonts w:cs="Arial"/>
                <w:sz w:val="20"/>
              </w:rPr>
              <w:t xml:space="preserve">Updated as per </w:t>
            </w:r>
            <w:ins w:id="40" w:author="Batra Yogesh (EXT)" w:date="2018-03-27T14:51:00Z">
              <w:r w:rsidR="004A7BE9" w:rsidRPr="00742192">
                <w:rPr>
                  <w:rFonts w:cs="Arial"/>
                  <w:sz w:val="20"/>
                </w:rPr>
                <w:t xml:space="preserve">EC </w:t>
              </w:r>
            </w:ins>
            <w:r w:rsidRPr="00742192">
              <w:rPr>
                <w:rFonts w:cs="Arial"/>
                <w:sz w:val="20"/>
              </w:rPr>
              <w:t>11.2</w:t>
            </w:r>
            <w:r w:rsidRPr="00742192">
              <w:rPr>
                <w:rFonts w:cs="Arial"/>
                <w:sz w:val="20"/>
              </w:rPr>
              <w:tab/>
            </w:r>
          </w:p>
        </w:tc>
        <w:tc>
          <w:tcPr>
            <w:tcW w:w="614" w:type="pct"/>
            <w:tcPrChange w:id="41" w:author="Batra Yogesh (EXT)" w:date="2018-04-13T13:01:00Z">
              <w:tcPr>
                <w:tcW w:w="1170" w:type="dxa"/>
              </w:tcPr>
            </w:tcPrChange>
          </w:tcPr>
          <w:p w14:paraId="0BAA375F" w14:textId="45B144AD" w:rsidR="005F74A6" w:rsidRPr="00742192" w:rsidRDefault="002413F9" w:rsidP="002413F9">
            <w:pPr>
              <w:rPr>
                <w:rFonts w:cs="Arial"/>
                <w:sz w:val="20"/>
              </w:rPr>
            </w:pPr>
            <w:r w:rsidRPr="00742192">
              <w:rPr>
                <w:rFonts w:cs="Arial"/>
                <w:sz w:val="20"/>
              </w:rPr>
              <w:t>Tieto</w:t>
            </w:r>
          </w:p>
        </w:tc>
        <w:tc>
          <w:tcPr>
            <w:tcW w:w="614" w:type="pct"/>
            <w:tcPrChange w:id="42" w:author="Batra Yogesh (EXT)" w:date="2018-04-13T13:01:00Z">
              <w:tcPr>
                <w:tcW w:w="1170" w:type="dxa"/>
              </w:tcPr>
            </w:tcPrChange>
          </w:tcPr>
          <w:p w14:paraId="3A3230E3" w14:textId="77777777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43" w:author="Batra Yogesh (EXT)" w:date="2018-04-13T13:01:00Z">
              <w:tcPr>
                <w:tcW w:w="1350" w:type="dxa"/>
              </w:tcPr>
            </w:tcPrChange>
          </w:tcPr>
          <w:p w14:paraId="16DB2B6E" w14:textId="71B14F0A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026121" w:rsidRPr="00742192" w14:paraId="0BAA3765" w14:textId="2FD9C8E4" w:rsidTr="00026121">
        <w:trPr>
          <w:cantSplit/>
          <w:trPrChange w:id="44" w:author="Batra Yogesh (EXT)" w:date="2018-04-13T13:01:00Z">
            <w:trPr>
              <w:cantSplit/>
            </w:trPr>
          </w:trPrChange>
        </w:trPr>
        <w:tc>
          <w:tcPr>
            <w:tcW w:w="611" w:type="pct"/>
            <w:tcPrChange w:id="45" w:author="Batra Yogesh (EXT)" w:date="2018-04-13T13:01:00Z">
              <w:tcPr>
                <w:tcW w:w="1165" w:type="dxa"/>
              </w:tcPr>
            </w:tcPrChange>
          </w:tcPr>
          <w:p w14:paraId="0BAA3761" w14:textId="184AD5CD" w:rsidR="00026121" w:rsidRPr="00742192" w:rsidRDefault="00026121" w:rsidP="00026121">
            <w:pPr>
              <w:jc w:val="center"/>
              <w:rPr>
                <w:rFonts w:cs="Arial"/>
                <w:sz w:val="20"/>
              </w:rPr>
            </w:pPr>
            <w:bookmarkStart w:id="46" w:name="_GoBack" w:colFirst="0" w:colLast="5"/>
            <w:ins w:id="47" w:author="Wirasak Chomphu" w:date="2020-07-02T16:20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897" w:type="pct"/>
            <w:tcPrChange w:id="48" w:author="Batra Yogesh (EXT)" w:date="2018-04-13T13:01:00Z">
              <w:tcPr>
                <w:tcW w:w="1710" w:type="dxa"/>
              </w:tcPr>
            </w:tcPrChange>
          </w:tcPr>
          <w:p w14:paraId="0BAA3762" w14:textId="09F8C981" w:rsidR="00026121" w:rsidRPr="00742192" w:rsidRDefault="00026121" w:rsidP="00026121">
            <w:pPr>
              <w:jc w:val="center"/>
              <w:rPr>
                <w:rFonts w:cs="Arial"/>
                <w:sz w:val="20"/>
              </w:rPr>
            </w:pPr>
            <w:ins w:id="49" w:author="Wirasak Chomphu" w:date="2020-07-02T16:20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1557" w:type="pct"/>
            <w:tcPrChange w:id="50" w:author="Batra Yogesh (EXT)" w:date="2018-04-13T13:01:00Z">
              <w:tcPr>
                <w:tcW w:w="2970" w:type="dxa"/>
              </w:tcPr>
            </w:tcPrChange>
          </w:tcPr>
          <w:p w14:paraId="0BAA3763" w14:textId="28571DE6" w:rsidR="00026121" w:rsidRPr="00742192" w:rsidRDefault="00026121" w:rsidP="0002612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51" w:author="Wirasak Chomphu" w:date="2020-07-02T16:20:00Z">
              <w:r>
                <w:rPr>
                  <w:rFonts w:cs="Arial"/>
                  <w:sz w:val="20"/>
                </w:rPr>
                <w:t xml:space="preserve">Thailand </w:t>
              </w:r>
              <w:proofErr w:type="spellStart"/>
              <w:r>
                <w:rPr>
                  <w:rFonts w:cs="Arial"/>
                  <w:sz w:val="20"/>
                </w:rPr>
                <w:t>ECsasS</w:t>
              </w:r>
            </w:ins>
            <w:proofErr w:type="spellEnd"/>
          </w:p>
        </w:tc>
        <w:tc>
          <w:tcPr>
            <w:tcW w:w="614" w:type="pct"/>
            <w:tcPrChange w:id="52" w:author="Batra Yogesh (EXT)" w:date="2018-04-13T13:01:00Z">
              <w:tcPr>
                <w:tcW w:w="1170" w:type="dxa"/>
              </w:tcPr>
            </w:tcPrChange>
          </w:tcPr>
          <w:p w14:paraId="0BAA3764" w14:textId="3122D7B3" w:rsidR="00026121" w:rsidRPr="00742192" w:rsidRDefault="00026121" w:rsidP="00026121">
            <w:pPr>
              <w:jc w:val="center"/>
              <w:rPr>
                <w:rFonts w:cs="Arial"/>
                <w:sz w:val="20"/>
              </w:rPr>
            </w:pPr>
            <w:ins w:id="53" w:author="Wirasak Chomphu" w:date="2020-07-02T16:20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  <w:tcPrChange w:id="54" w:author="Batra Yogesh (EXT)" w:date="2018-04-13T13:01:00Z">
              <w:tcPr>
                <w:tcW w:w="1170" w:type="dxa"/>
              </w:tcPr>
            </w:tcPrChange>
          </w:tcPr>
          <w:p w14:paraId="7F4C939B" w14:textId="77777777" w:rsidR="00026121" w:rsidRPr="00742192" w:rsidRDefault="00026121" w:rsidP="00026121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55" w:author="Batra Yogesh (EXT)" w:date="2018-04-13T13:01:00Z">
              <w:tcPr>
                <w:tcW w:w="1350" w:type="dxa"/>
              </w:tcPr>
            </w:tcPrChange>
          </w:tcPr>
          <w:p w14:paraId="2220525C" w14:textId="328A50DA" w:rsidR="00026121" w:rsidRPr="00742192" w:rsidRDefault="00026121" w:rsidP="00026121">
            <w:pPr>
              <w:jc w:val="center"/>
              <w:rPr>
                <w:rFonts w:cs="Arial"/>
                <w:sz w:val="20"/>
              </w:rPr>
            </w:pPr>
          </w:p>
        </w:tc>
      </w:tr>
      <w:bookmarkEnd w:id="46"/>
      <w:tr w:rsidR="005F74A6" w:rsidRPr="00742192" w14:paraId="0BAA376A" w14:textId="051A9498" w:rsidTr="00026121">
        <w:trPr>
          <w:cantSplit/>
          <w:trPrChange w:id="56" w:author="Batra Yogesh (EXT)" w:date="2018-04-13T13:01:00Z">
            <w:trPr>
              <w:cantSplit/>
            </w:trPr>
          </w:trPrChange>
        </w:trPr>
        <w:tc>
          <w:tcPr>
            <w:tcW w:w="611" w:type="pct"/>
            <w:tcPrChange w:id="57" w:author="Batra Yogesh (EXT)" w:date="2018-04-13T13:01:00Z">
              <w:tcPr>
                <w:tcW w:w="1165" w:type="dxa"/>
              </w:tcPr>
            </w:tcPrChange>
          </w:tcPr>
          <w:p w14:paraId="0BAA3766" w14:textId="77777777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897" w:type="pct"/>
            <w:tcPrChange w:id="58" w:author="Batra Yogesh (EXT)" w:date="2018-04-13T13:01:00Z">
              <w:tcPr>
                <w:tcW w:w="1710" w:type="dxa"/>
              </w:tcPr>
            </w:tcPrChange>
          </w:tcPr>
          <w:p w14:paraId="0BAA3767" w14:textId="77777777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557" w:type="pct"/>
            <w:tcPrChange w:id="59" w:author="Batra Yogesh (EXT)" w:date="2018-04-13T13:01:00Z">
              <w:tcPr>
                <w:tcW w:w="2970" w:type="dxa"/>
              </w:tcPr>
            </w:tcPrChange>
          </w:tcPr>
          <w:p w14:paraId="0BAA3768" w14:textId="77777777" w:rsidR="005F74A6" w:rsidRPr="00742192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</w:p>
        </w:tc>
        <w:tc>
          <w:tcPr>
            <w:tcW w:w="614" w:type="pct"/>
            <w:tcPrChange w:id="60" w:author="Batra Yogesh (EXT)" w:date="2018-04-13T13:01:00Z">
              <w:tcPr>
                <w:tcW w:w="1170" w:type="dxa"/>
              </w:tcPr>
            </w:tcPrChange>
          </w:tcPr>
          <w:p w14:paraId="0BAA3769" w14:textId="77777777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614" w:type="pct"/>
            <w:tcPrChange w:id="61" w:author="Batra Yogesh (EXT)" w:date="2018-04-13T13:01:00Z">
              <w:tcPr>
                <w:tcW w:w="1170" w:type="dxa"/>
              </w:tcPr>
            </w:tcPrChange>
          </w:tcPr>
          <w:p w14:paraId="027A5A19" w14:textId="77777777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62" w:author="Batra Yogesh (EXT)" w:date="2018-04-13T13:01:00Z">
              <w:tcPr>
                <w:tcW w:w="1350" w:type="dxa"/>
              </w:tcPr>
            </w:tcPrChange>
          </w:tcPr>
          <w:p w14:paraId="38883292" w14:textId="37C7AE66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742192" w14:paraId="0BAA376F" w14:textId="4985361C" w:rsidTr="00026121">
        <w:trPr>
          <w:cantSplit/>
          <w:trPrChange w:id="63" w:author="Batra Yogesh (EXT)" w:date="2018-04-13T13:01:00Z">
            <w:trPr>
              <w:cantSplit/>
            </w:trPr>
          </w:trPrChange>
        </w:trPr>
        <w:tc>
          <w:tcPr>
            <w:tcW w:w="611" w:type="pct"/>
            <w:tcPrChange w:id="64" w:author="Batra Yogesh (EXT)" w:date="2018-04-13T13:01:00Z">
              <w:tcPr>
                <w:tcW w:w="1165" w:type="dxa"/>
              </w:tcPr>
            </w:tcPrChange>
          </w:tcPr>
          <w:p w14:paraId="0BAA376B" w14:textId="77777777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897" w:type="pct"/>
            <w:tcPrChange w:id="65" w:author="Batra Yogesh (EXT)" w:date="2018-04-13T13:01:00Z">
              <w:tcPr>
                <w:tcW w:w="1710" w:type="dxa"/>
              </w:tcPr>
            </w:tcPrChange>
          </w:tcPr>
          <w:p w14:paraId="0BAA376C" w14:textId="77777777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557" w:type="pct"/>
            <w:tcPrChange w:id="66" w:author="Batra Yogesh (EXT)" w:date="2018-04-13T13:01:00Z">
              <w:tcPr>
                <w:tcW w:w="2970" w:type="dxa"/>
              </w:tcPr>
            </w:tcPrChange>
          </w:tcPr>
          <w:p w14:paraId="0BAA376D" w14:textId="77777777" w:rsidR="005F74A6" w:rsidRPr="00742192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</w:p>
        </w:tc>
        <w:tc>
          <w:tcPr>
            <w:tcW w:w="614" w:type="pct"/>
            <w:tcPrChange w:id="67" w:author="Batra Yogesh (EXT)" w:date="2018-04-13T13:01:00Z">
              <w:tcPr>
                <w:tcW w:w="1170" w:type="dxa"/>
              </w:tcPr>
            </w:tcPrChange>
          </w:tcPr>
          <w:p w14:paraId="0BAA376E" w14:textId="77777777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614" w:type="pct"/>
            <w:tcPrChange w:id="68" w:author="Batra Yogesh (EXT)" w:date="2018-04-13T13:01:00Z">
              <w:tcPr>
                <w:tcW w:w="1170" w:type="dxa"/>
              </w:tcPr>
            </w:tcPrChange>
          </w:tcPr>
          <w:p w14:paraId="4BC707ED" w14:textId="77777777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69" w:author="Batra Yogesh (EXT)" w:date="2018-04-13T13:01:00Z">
              <w:tcPr>
                <w:tcW w:w="1350" w:type="dxa"/>
              </w:tcPr>
            </w:tcPrChange>
          </w:tcPr>
          <w:p w14:paraId="5CF39564" w14:textId="2ADF18CC" w:rsidR="005F74A6" w:rsidRPr="00742192" w:rsidRDefault="005F74A6">
            <w:pPr>
              <w:jc w:val="center"/>
              <w:rPr>
                <w:rFonts w:cs="Arial"/>
                <w:sz w:val="20"/>
              </w:rPr>
            </w:pPr>
          </w:p>
        </w:tc>
      </w:tr>
    </w:tbl>
    <w:p w14:paraId="0BAA3770" w14:textId="77777777" w:rsidR="00AD190F" w:rsidRPr="00742192" w:rsidRDefault="00AD190F">
      <w:pPr>
        <w:rPr>
          <w:rFonts w:cs="Arial"/>
        </w:rPr>
        <w:sectPr w:rsidR="00AD190F" w:rsidRPr="00742192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742192" w:rsidRDefault="004D61A0">
      <w:pPr>
        <w:jc w:val="center"/>
        <w:rPr>
          <w:rFonts w:cs="Arial"/>
          <w:b/>
          <w:color w:val="3399FF"/>
          <w:sz w:val="28"/>
        </w:rPr>
      </w:pPr>
      <w:r w:rsidRPr="00742192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742192" w:rsidRDefault="004D61A0">
      <w:pPr>
        <w:rPr>
          <w:rFonts w:cs="Arial"/>
        </w:rPr>
      </w:pPr>
    </w:p>
    <w:p w14:paraId="0B4701FD" w14:textId="7ED6EF97" w:rsidR="00B969A1" w:rsidRPr="00742192" w:rsidRDefault="00006EC4">
      <w:pPr>
        <w:pStyle w:val="TOC1"/>
        <w:rPr>
          <w:rFonts w:ascii="Arial" w:hAnsi="Arial" w:cs="Arial"/>
          <w:noProof/>
          <w:szCs w:val="28"/>
          <w:lang w:bidi="th-TH"/>
          <w:rPrChange w:id="70" w:author="Batra Yogesh (EXT)" w:date="2018-04-13T13:01:00Z">
            <w:rPr>
              <w:rFonts w:cstheme="minorBidi"/>
              <w:noProof/>
              <w:szCs w:val="28"/>
              <w:lang w:bidi="th-TH"/>
            </w:rPr>
          </w:rPrChange>
        </w:rPr>
      </w:pPr>
      <w:r w:rsidRPr="00742192">
        <w:rPr>
          <w:rFonts w:ascii="Arial" w:hAnsi="Arial" w:cs="Arial"/>
        </w:rPr>
        <w:fldChar w:fldCharType="begin"/>
      </w:r>
      <w:r w:rsidR="004D61A0" w:rsidRPr="00742192">
        <w:rPr>
          <w:rFonts w:ascii="Arial" w:hAnsi="Arial" w:cs="Arial"/>
        </w:rPr>
        <w:instrText xml:space="preserve"> TOC \o "1-2" \h \z </w:instrText>
      </w:r>
      <w:r w:rsidRPr="00742192">
        <w:rPr>
          <w:rFonts w:ascii="Arial" w:hAnsi="Arial" w:cs="Arial"/>
          <w:rPrChange w:id="71" w:author="Batra Yogesh (EXT)" w:date="2018-04-13T13:01:00Z">
            <w:rPr>
              <w:rFonts w:ascii="Arial" w:hAnsi="Arial" w:cs="Arial"/>
            </w:rPr>
          </w:rPrChange>
        </w:rPr>
        <w:fldChar w:fldCharType="separate"/>
      </w:r>
      <w:r w:rsidR="00702C5D" w:rsidRPr="00742192">
        <w:rPr>
          <w:rFonts w:ascii="Arial" w:hAnsi="Arial" w:cs="Arial"/>
          <w:rPrChange w:id="72" w:author="Batra Yogesh (EXT)" w:date="2018-04-13T13:01:00Z">
            <w:rPr/>
          </w:rPrChange>
        </w:rPr>
        <w:fldChar w:fldCharType="begin"/>
      </w:r>
      <w:r w:rsidR="00702C5D" w:rsidRPr="00742192">
        <w:rPr>
          <w:rFonts w:ascii="Arial" w:hAnsi="Arial" w:cs="Arial"/>
          <w:rPrChange w:id="73" w:author="Batra Yogesh (EXT)" w:date="2018-04-13T13:01:00Z">
            <w:rPr/>
          </w:rPrChange>
        </w:rPr>
        <w:instrText xml:space="preserve"> HYPERLINK \l "_Toc502244623" </w:instrText>
      </w:r>
      <w:r w:rsidR="00702C5D" w:rsidRPr="00742192">
        <w:rPr>
          <w:rFonts w:ascii="Arial" w:hAnsi="Arial" w:cs="Arial"/>
          <w:rPrChange w:id="74" w:author="Batra Yogesh (EXT)" w:date="2018-04-13T13:01:00Z">
            <w:rPr>
              <w:noProof/>
            </w:rPr>
          </w:rPrChange>
        </w:rPr>
        <w:fldChar w:fldCharType="separate"/>
      </w:r>
      <w:r w:rsidR="00B969A1" w:rsidRPr="00742192">
        <w:rPr>
          <w:rStyle w:val="Hyperlink"/>
          <w:rFonts w:ascii="Arial" w:hAnsi="Arial" w:cs="Arial"/>
          <w:noProof/>
          <w:rPrChange w:id="75" w:author="Batra Yogesh (EXT)" w:date="2018-04-13T13:01:00Z">
            <w:rPr>
              <w:rStyle w:val="Hyperlink"/>
              <w:noProof/>
            </w:rPr>
          </w:rPrChange>
        </w:rPr>
        <w:t>1.</w:t>
      </w:r>
      <w:r w:rsidR="00B969A1" w:rsidRPr="00742192">
        <w:rPr>
          <w:rFonts w:ascii="Arial" w:hAnsi="Arial" w:cs="Arial"/>
          <w:noProof/>
          <w:szCs w:val="28"/>
          <w:lang w:bidi="th-TH"/>
          <w:rPrChange w:id="76" w:author="Batra Yogesh (EXT)" w:date="2018-04-13T13:01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B969A1" w:rsidRPr="00742192">
        <w:rPr>
          <w:rStyle w:val="Hyperlink"/>
          <w:rFonts w:ascii="Arial" w:hAnsi="Arial" w:cs="Arial"/>
          <w:noProof/>
          <w:rPrChange w:id="77" w:author="Batra Yogesh (EXT)" w:date="2018-04-13T13:01:00Z">
            <w:rPr>
              <w:rStyle w:val="Hyperlink"/>
              <w:noProof/>
            </w:rPr>
          </w:rPrChange>
        </w:rPr>
        <w:t>Use Case Information</w:t>
      </w:r>
      <w:r w:rsidR="00B969A1" w:rsidRPr="00742192">
        <w:rPr>
          <w:rFonts w:ascii="Arial" w:hAnsi="Arial" w:cs="Arial"/>
          <w:noProof/>
          <w:webHidden/>
          <w:rPrChange w:id="78" w:author="Batra Yogesh (EXT)" w:date="2018-04-13T13:01:00Z">
            <w:rPr>
              <w:noProof/>
              <w:webHidden/>
            </w:rPr>
          </w:rPrChange>
        </w:rPr>
        <w:tab/>
      </w:r>
      <w:r w:rsidR="00B969A1" w:rsidRPr="00742192">
        <w:rPr>
          <w:rFonts w:ascii="Arial" w:hAnsi="Arial" w:cs="Arial"/>
          <w:noProof/>
          <w:webHidden/>
          <w:rPrChange w:id="79" w:author="Batra Yogesh (EXT)" w:date="2018-04-13T13:01:00Z">
            <w:rPr>
              <w:noProof/>
              <w:webHidden/>
            </w:rPr>
          </w:rPrChange>
        </w:rPr>
        <w:fldChar w:fldCharType="begin"/>
      </w:r>
      <w:r w:rsidR="00B969A1" w:rsidRPr="00742192">
        <w:rPr>
          <w:rFonts w:ascii="Arial" w:hAnsi="Arial" w:cs="Arial"/>
          <w:noProof/>
          <w:webHidden/>
          <w:rPrChange w:id="80" w:author="Batra Yogesh (EXT)" w:date="2018-04-13T13:01:00Z">
            <w:rPr>
              <w:noProof/>
              <w:webHidden/>
            </w:rPr>
          </w:rPrChange>
        </w:rPr>
        <w:instrText xml:space="preserve"> PAGEREF _Toc502244623 \h </w:instrText>
      </w:r>
      <w:r w:rsidR="00B969A1" w:rsidRPr="00742192">
        <w:rPr>
          <w:rFonts w:ascii="Arial" w:hAnsi="Arial" w:cs="Arial"/>
          <w:noProof/>
          <w:webHidden/>
          <w:rPrChange w:id="81" w:author="Batra Yogesh (EXT)" w:date="2018-04-13T13:01:00Z">
            <w:rPr>
              <w:rFonts w:ascii="Arial" w:hAnsi="Arial" w:cs="Arial"/>
              <w:noProof/>
              <w:webHidden/>
            </w:rPr>
          </w:rPrChange>
        </w:rPr>
      </w:r>
      <w:r w:rsidR="00B969A1" w:rsidRPr="00742192">
        <w:rPr>
          <w:rFonts w:ascii="Arial" w:hAnsi="Arial" w:cs="Arial"/>
          <w:noProof/>
          <w:webHidden/>
          <w:rPrChange w:id="82" w:author="Batra Yogesh (EXT)" w:date="2018-04-13T13:01:00Z">
            <w:rPr>
              <w:noProof/>
              <w:webHidden/>
            </w:rPr>
          </w:rPrChange>
        </w:rPr>
        <w:fldChar w:fldCharType="separate"/>
      </w:r>
      <w:r w:rsidR="00B969A1" w:rsidRPr="00742192">
        <w:rPr>
          <w:rFonts w:ascii="Arial" w:hAnsi="Arial" w:cs="Arial"/>
          <w:noProof/>
          <w:webHidden/>
          <w:rPrChange w:id="83" w:author="Batra Yogesh (EXT)" w:date="2018-04-13T13:01:00Z">
            <w:rPr>
              <w:noProof/>
              <w:webHidden/>
            </w:rPr>
          </w:rPrChange>
        </w:rPr>
        <w:t>4</w:t>
      </w:r>
      <w:r w:rsidR="00B969A1" w:rsidRPr="00742192">
        <w:rPr>
          <w:rFonts w:ascii="Arial" w:hAnsi="Arial" w:cs="Arial"/>
          <w:noProof/>
          <w:webHidden/>
          <w:rPrChange w:id="84" w:author="Batra Yogesh (EXT)" w:date="2018-04-13T13:01:00Z">
            <w:rPr>
              <w:noProof/>
              <w:webHidden/>
            </w:rPr>
          </w:rPrChange>
        </w:rPr>
        <w:fldChar w:fldCharType="end"/>
      </w:r>
      <w:r w:rsidR="00702C5D" w:rsidRPr="00742192">
        <w:rPr>
          <w:rFonts w:ascii="Arial" w:hAnsi="Arial" w:cs="Arial"/>
          <w:noProof/>
          <w:rPrChange w:id="85" w:author="Batra Yogesh (EXT)" w:date="2018-04-13T13:01:00Z">
            <w:rPr>
              <w:noProof/>
            </w:rPr>
          </w:rPrChange>
        </w:rPr>
        <w:fldChar w:fldCharType="end"/>
      </w:r>
    </w:p>
    <w:p w14:paraId="3E240E64" w14:textId="1D17C0E5" w:rsidR="00B969A1" w:rsidRPr="00742192" w:rsidRDefault="00702C5D">
      <w:pPr>
        <w:pStyle w:val="TOC1"/>
        <w:rPr>
          <w:rFonts w:ascii="Arial" w:hAnsi="Arial" w:cs="Arial"/>
          <w:noProof/>
          <w:szCs w:val="28"/>
          <w:lang w:bidi="th-TH"/>
          <w:rPrChange w:id="86" w:author="Batra Yogesh (EXT)" w:date="2018-04-13T13:01:00Z">
            <w:rPr>
              <w:rFonts w:cstheme="minorBidi"/>
              <w:noProof/>
              <w:szCs w:val="28"/>
              <w:lang w:bidi="th-TH"/>
            </w:rPr>
          </w:rPrChange>
        </w:rPr>
      </w:pPr>
      <w:r w:rsidRPr="00742192">
        <w:rPr>
          <w:rFonts w:ascii="Arial" w:hAnsi="Arial" w:cs="Arial"/>
          <w:rPrChange w:id="87" w:author="Batra Yogesh (EXT)" w:date="2018-04-13T13:01:00Z">
            <w:rPr/>
          </w:rPrChange>
        </w:rPr>
        <w:fldChar w:fldCharType="begin"/>
      </w:r>
      <w:r w:rsidRPr="00742192">
        <w:rPr>
          <w:rFonts w:ascii="Arial" w:hAnsi="Arial" w:cs="Arial"/>
          <w:rPrChange w:id="88" w:author="Batra Yogesh (EXT)" w:date="2018-04-13T13:01:00Z">
            <w:rPr/>
          </w:rPrChange>
        </w:rPr>
        <w:instrText xml:space="preserve"> HYPERLINK \l "_Toc502244624" </w:instrText>
      </w:r>
      <w:r w:rsidRPr="00742192">
        <w:rPr>
          <w:rFonts w:ascii="Arial" w:hAnsi="Arial" w:cs="Arial"/>
          <w:rPrChange w:id="89" w:author="Batra Yogesh (EXT)" w:date="2018-04-13T13:01:00Z">
            <w:rPr>
              <w:noProof/>
            </w:rPr>
          </w:rPrChange>
        </w:rPr>
        <w:fldChar w:fldCharType="separate"/>
      </w:r>
      <w:r w:rsidR="00B969A1" w:rsidRPr="00742192">
        <w:rPr>
          <w:rStyle w:val="Hyperlink"/>
          <w:rFonts w:ascii="Arial" w:hAnsi="Arial" w:cs="Arial"/>
          <w:noProof/>
          <w:rPrChange w:id="90" w:author="Batra Yogesh (EXT)" w:date="2018-04-13T13:01:00Z">
            <w:rPr>
              <w:rStyle w:val="Hyperlink"/>
              <w:noProof/>
            </w:rPr>
          </w:rPrChange>
        </w:rPr>
        <w:t>2.</w:t>
      </w:r>
      <w:r w:rsidR="00B969A1" w:rsidRPr="00742192">
        <w:rPr>
          <w:rFonts w:ascii="Arial" w:hAnsi="Arial" w:cs="Arial"/>
          <w:noProof/>
          <w:szCs w:val="28"/>
          <w:lang w:bidi="th-TH"/>
          <w:rPrChange w:id="91" w:author="Batra Yogesh (EXT)" w:date="2018-04-13T13:01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B969A1" w:rsidRPr="00742192">
        <w:rPr>
          <w:rStyle w:val="Hyperlink"/>
          <w:rFonts w:ascii="Arial" w:hAnsi="Arial" w:cs="Arial"/>
          <w:noProof/>
          <w:rPrChange w:id="92" w:author="Batra Yogesh (EXT)" w:date="2018-04-13T13:01:00Z">
            <w:rPr>
              <w:rStyle w:val="Hyperlink"/>
              <w:noProof/>
            </w:rPr>
          </w:rPrChange>
        </w:rPr>
        <w:t>Primary Flow: BKK_UC41Maintain  Well Bore Interval Split</w:t>
      </w:r>
      <w:r w:rsidR="00B969A1" w:rsidRPr="00742192">
        <w:rPr>
          <w:rFonts w:ascii="Arial" w:hAnsi="Arial" w:cs="Arial"/>
          <w:noProof/>
          <w:webHidden/>
          <w:rPrChange w:id="93" w:author="Batra Yogesh (EXT)" w:date="2018-04-13T13:01:00Z">
            <w:rPr>
              <w:noProof/>
              <w:webHidden/>
            </w:rPr>
          </w:rPrChange>
        </w:rPr>
        <w:tab/>
      </w:r>
      <w:r w:rsidR="00B969A1" w:rsidRPr="00742192">
        <w:rPr>
          <w:rFonts w:ascii="Arial" w:hAnsi="Arial" w:cs="Arial"/>
          <w:noProof/>
          <w:webHidden/>
          <w:rPrChange w:id="94" w:author="Batra Yogesh (EXT)" w:date="2018-04-13T13:01:00Z">
            <w:rPr>
              <w:noProof/>
              <w:webHidden/>
            </w:rPr>
          </w:rPrChange>
        </w:rPr>
        <w:fldChar w:fldCharType="begin"/>
      </w:r>
      <w:r w:rsidR="00B969A1" w:rsidRPr="00742192">
        <w:rPr>
          <w:rFonts w:ascii="Arial" w:hAnsi="Arial" w:cs="Arial"/>
          <w:noProof/>
          <w:webHidden/>
          <w:rPrChange w:id="95" w:author="Batra Yogesh (EXT)" w:date="2018-04-13T13:01:00Z">
            <w:rPr>
              <w:noProof/>
              <w:webHidden/>
            </w:rPr>
          </w:rPrChange>
        </w:rPr>
        <w:instrText xml:space="preserve"> PAGEREF _Toc502244624 \h </w:instrText>
      </w:r>
      <w:r w:rsidR="00B969A1" w:rsidRPr="00742192">
        <w:rPr>
          <w:rFonts w:ascii="Arial" w:hAnsi="Arial" w:cs="Arial"/>
          <w:noProof/>
          <w:webHidden/>
          <w:rPrChange w:id="96" w:author="Batra Yogesh (EXT)" w:date="2018-04-13T13:01:00Z">
            <w:rPr>
              <w:rFonts w:ascii="Arial" w:hAnsi="Arial" w:cs="Arial"/>
              <w:noProof/>
              <w:webHidden/>
            </w:rPr>
          </w:rPrChange>
        </w:rPr>
      </w:r>
      <w:r w:rsidR="00B969A1" w:rsidRPr="00742192">
        <w:rPr>
          <w:rFonts w:ascii="Arial" w:hAnsi="Arial" w:cs="Arial"/>
          <w:noProof/>
          <w:webHidden/>
          <w:rPrChange w:id="97" w:author="Batra Yogesh (EXT)" w:date="2018-04-13T13:01:00Z">
            <w:rPr>
              <w:noProof/>
              <w:webHidden/>
            </w:rPr>
          </w:rPrChange>
        </w:rPr>
        <w:fldChar w:fldCharType="separate"/>
      </w:r>
      <w:r w:rsidR="00B969A1" w:rsidRPr="00742192">
        <w:rPr>
          <w:rFonts w:ascii="Arial" w:hAnsi="Arial" w:cs="Arial"/>
          <w:noProof/>
          <w:webHidden/>
          <w:rPrChange w:id="98" w:author="Batra Yogesh (EXT)" w:date="2018-04-13T13:01:00Z">
            <w:rPr>
              <w:noProof/>
              <w:webHidden/>
            </w:rPr>
          </w:rPrChange>
        </w:rPr>
        <w:t>4</w:t>
      </w:r>
      <w:r w:rsidR="00B969A1" w:rsidRPr="00742192">
        <w:rPr>
          <w:rFonts w:ascii="Arial" w:hAnsi="Arial" w:cs="Arial"/>
          <w:noProof/>
          <w:webHidden/>
          <w:rPrChange w:id="99" w:author="Batra Yogesh (EXT)" w:date="2018-04-13T13:01:00Z">
            <w:rPr>
              <w:noProof/>
              <w:webHidden/>
            </w:rPr>
          </w:rPrChange>
        </w:rPr>
        <w:fldChar w:fldCharType="end"/>
      </w:r>
      <w:r w:rsidRPr="00742192">
        <w:rPr>
          <w:rFonts w:ascii="Arial" w:hAnsi="Arial" w:cs="Arial"/>
          <w:noProof/>
          <w:rPrChange w:id="100" w:author="Batra Yogesh (EXT)" w:date="2018-04-13T13:01:00Z">
            <w:rPr>
              <w:noProof/>
            </w:rPr>
          </w:rPrChange>
        </w:rPr>
        <w:fldChar w:fldCharType="end"/>
      </w:r>
    </w:p>
    <w:p w14:paraId="0848F71C" w14:textId="6EE536E1" w:rsidR="00B969A1" w:rsidRPr="00742192" w:rsidRDefault="00702C5D">
      <w:pPr>
        <w:pStyle w:val="TOC1"/>
        <w:rPr>
          <w:rFonts w:ascii="Arial" w:hAnsi="Arial" w:cs="Arial"/>
          <w:noProof/>
          <w:szCs w:val="28"/>
          <w:lang w:bidi="th-TH"/>
          <w:rPrChange w:id="101" w:author="Batra Yogesh (EXT)" w:date="2018-04-13T13:01:00Z">
            <w:rPr>
              <w:rFonts w:cstheme="minorBidi"/>
              <w:noProof/>
              <w:szCs w:val="28"/>
              <w:lang w:bidi="th-TH"/>
            </w:rPr>
          </w:rPrChange>
        </w:rPr>
      </w:pPr>
      <w:r w:rsidRPr="00742192">
        <w:rPr>
          <w:rFonts w:ascii="Arial" w:hAnsi="Arial" w:cs="Arial"/>
          <w:rPrChange w:id="102" w:author="Batra Yogesh (EXT)" w:date="2018-04-13T13:01:00Z">
            <w:rPr/>
          </w:rPrChange>
        </w:rPr>
        <w:fldChar w:fldCharType="begin"/>
      </w:r>
      <w:r w:rsidRPr="00742192">
        <w:rPr>
          <w:rFonts w:ascii="Arial" w:hAnsi="Arial" w:cs="Arial"/>
          <w:rPrChange w:id="103" w:author="Batra Yogesh (EXT)" w:date="2018-04-13T13:01:00Z">
            <w:rPr/>
          </w:rPrChange>
        </w:rPr>
        <w:instrText xml:space="preserve"> HYPERLINK \l "_Toc502244625" </w:instrText>
      </w:r>
      <w:r w:rsidRPr="00742192">
        <w:rPr>
          <w:rFonts w:ascii="Arial" w:hAnsi="Arial" w:cs="Arial"/>
          <w:rPrChange w:id="104" w:author="Batra Yogesh (EXT)" w:date="2018-04-13T13:01:00Z">
            <w:rPr>
              <w:noProof/>
            </w:rPr>
          </w:rPrChange>
        </w:rPr>
        <w:fldChar w:fldCharType="separate"/>
      </w:r>
      <w:r w:rsidR="00B969A1" w:rsidRPr="00742192">
        <w:rPr>
          <w:rStyle w:val="Hyperlink"/>
          <w:rFonts w:ascii="Arial" w:hAnsi="Arial" w:cs="Arial"/>
          <w:noProof/>
          <w:rPrChange w:id="105" w:author="Batra Yogesh (EXT)" w:date="2018-04-13T13:01:00Z">
            <w:rPr>
              <w:rStyle w:val="Hyperlink"/>
              <w:noProof/>
            </w:rPr>
          </w:rPrChange>
        </w:rPr>
        <w:t>3.</w:t>
      </w:r>
      <w:r w:rsidR="00B969A1" w:rsidRPr="00742192">
        <w:rPr>
          <w:rFonts w:ascii="Arial" w:hAnsi="Arial" w:cs="Arial"/>
          <w:noProof/>
          <w:szCs w:val="28"/>
          <w:lang w:bidi="th-TH"/>
          <w:rPrChange w:id="106" w:author="Batra Yogesh (EXT)" w:date="2018-04-13T13:01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B969A1" w:rsidRPr="00742192">
        <w:rPr>
          <w:rStyle w:val="Hyperlink"/>
          <w:rFonts w:ascii="Arial" w:hAnsi="Arial" w:cs="Arial"/>
          <w:noProof/>
          <w:rPrChange w:id="107" w:author="Batra Yogesh (EXT)" w:date="2018-04-13T13:01:00Z">
            <w:rPr>
              <w:rStyle w:val="Hyperlink"/>
              <w:noProof/>
            </w:rPr>
          </w:rPrChange>
        </w:rPr>
        <w:t>Alternatives</w:t>
      </w:r>
      <w:r w:rsidR="00B969A1" w:rsidRPr="00742192">
        <w:rPr>
          <w:rFonts w:ascii="Arial" w:hAnsi="Arial" w:cs="Arial"/>
          <w:noProof/>
          <w:webHidden/>
          <w:rPrChange w:id="108" w:author="Batra Yogesh (EXT)" w:date="2018-04-13T13:01:00Z">
            <w:rPr>
              <w:noProof/>
              <w:webHidden/>
            </w:rPr>
          </w:rPrChange>
        </w:rPr>
        <w:tab/>
      </w:r>
      <w:r w:rsidR="00B969A1" w:rsidRPr="00742192">
        <w:rPr>
          <w:rFonts w:ascii="Arial" w:hAnsi="Arial" w:cs="Arial"/>
          <w:noProof/>
          <w:webHidden/>
          <w:rPrChange w:id="109" w:author="Batra Yogesh (EXT)" w:date="2018-04-13T13:01:00Z">
            <w:rPr>
              <w:noProof/>
              <w:webHidden/>
            </w:rPr>
          </w:rPrChange>
        </w:rPr>
        <w:fldChar w:fldCharType="begin"/>
      </w:r>
      <w:r w:rsidR="00B969A1" w:rsidRPr="00742192">
        <w:rPr>
          <w:rFonts w:ascii="Arial" w:hAnsi="Arial" w:cs="Arial"/>
          <w:noProof/>
          <w:webHidden/>
          <w:rPrChange w:id="110" w:author="Batra Yogesh (EXT)" w:date="2018-04-13T13:01:00Z">
            <w:rPr>
              <w:noProof/>
              <w:webHidden/>
            </w:rPr>
          </w:rPrChange>
        </w:rPr>
        <w:instrText xml:space="preserve"> PAGEREF _Toc502244625 \h </w:instrText>
      </w:r>
      <w:r w:rsidR="00B969A1" w:rsidRPr="00742192">
        <w:rPr>
          <w:rFonts w:ascii="Arial" w:hAnsi="Arial" w:cs="Arial"/>
          <w:noProof/>
          <w:webHidden/>
          <w:rPrChange w:id="111" w:author="Batra Yogesh (EXT)" w:date="2018-04-13T13:01:00Z">
            <w:rPr>
              <w:rFonts w:ascii="Arial" w:hAnsi="Arial" w:cs="Arial"/>
              <w:noProof/>
              <w:webHidden/>
            </w:rPr>
          </w:rPrChange>
        </w:rPr>
      </w:r>
      <w:r w:rsidR="00B969A1" w:rsidRPr="00742192">
        <w:rPr>
          <w:rFonts w:ascii="Arial" w:hAnsi="Arial" w:cs="Arial"/>
          <w:noProof/>
          <w:webHidden/>
          <w:rPrChange w:id="112" w:author="Batra Yogesh (EXT)" w:date="2018-04-13T13:01:00Z">
            <w:rPr>
              <w:noProof/>
              <w:webHidden/>
            </w:rPr>
          </w:rPrChange>
        </w:rPr>
        <w:fldChar w:fldCharType="separate"/>
      </w:r>
      <w:r w:rsidR="00B969A1" w:rsidRPr="00742192">
        <w:rPr>
          <w:rFonts w:ascii="Arial" w:hAnsi="Arial" w:cs="Arial"/>
          <w:noProof/>
          <w:webHidden/>
          <w:rPrChange w:id="113" w:author="Batra Yogesh (EXT)" w:date="2018-04-13T13:01:00Z">
            <w:rPr>
              <w:noProof/>
              <w:webHidden/>
            </w:rPr>
          </w:rPrChange>
        </w:rPr>
        <w:t>5</w:t>
      </w:r>
      <w:r w:rsidR="00B969A1" w:rsidRPr="00742192">
        <w:rPr>
          <w:rFonts w:ascii="Arial" w:hAnsi="Arial" w:cs="Arial"/>
          <w:noProof/>
          <w:webHidden/>
          <w:rPrChange w:id="114" w:author="Batra Yogesh (EXT)" w:date="2018-04-13T13:01:00Z">
            <w:rPr>
              <w:noProof/>
              <w:webHidden/>
            </w:rPr>
          </w:rPrChange>
        </w:rPr>
        <w:fldChar w:fldCharType="end"/>
      </w:r>
      <w:r w:rsidRPr="00742192">
        <w:rPr>
          <w:rFonts w:ascii="Arial" w:hAnsi="Arial" w:cs="Arial"/>
          <w:noProof/>
          <w:rPrChange w:id="115" w:author="Batra Yogesh (EXT)" w:date="2018-04-13T13:01:00Z">
            <w:rPr>
              <w:noProof/>
            </w:rPr>
          </w:rPrChange>
        </w:rPr>
        <w:fldChar w:fldCharType="end"/>
      </w:r>
    </w:p>
    <w:p w14:paraId="723CAC69" w14:textId="5E2C2FEA" w:rsidR="00B969A1" w:rsidRPr="00742192" w:rsidRDefault="00EF6669" w:rsidP="00D63E51">
      <w:pPr>
        <w:pStyle w:val="TOC2"/>
        <w:rPr>
          <w:rFonts w:ascii="Arial" w:eastAsiaTheme="minorEastAsia" w:hAnsi="Arial" w:cs="Arial"/>
          <w:szCs w:val="28"/>
          <w:lang w:bidi="th-TH"/>
          <w:rPrChange w:id="116" w:author="Batra Yogesh (EXT)" w:date="2018-04-13T13:01:00Z">
            <w:rPr>
              <w:rFonts w:eastAsiaTheme="minorEastAsia" w:cstheme="minorBidi"/>
              <w:szCs w:val="28"/>
              <w:lang w:bidi="th-TH"/>
            </w:rPr>
          </w:rPrChange>
        </w:rPr>
      </w:pPr>
      <w:r w:rsidRPr="00742192">
        <w:rPr>
          <w:rFonts w:ascii="Arial" w:hAnsi="Arial" w:cs="Arial"/>
          <w:rPrChange w:id="117" w:author="Batra Yogesh (EXT)" w:date="2018-04-13T13:01:00Z">
            <w:rPr/>
          </w:rPrChange>
        </w:rPr>
        <w:fldChar w:fldCharType="begin"/>
      </w:r>
      <w:r w:rsidRPr="00742192">
        <w:rPr>
          <w:rFonts w:ascii="Arial" w:hAnsi="Arial" w:cs="Arial"/>
          <w:rPrChange w:id="118" w:author="Batra Yogesh (EXT)" w:date="2018-04-13T13:01:00Z">
            <w:rPr/>
          </w:rPrChange>
        </w:rPr>
        <w:instrText xml:space="preserve"> HYPERLINK \l "_Toc502244626" </w:instrText>
      </w:r>
      <w:r w:rsidRPr="00742192">
        <w:rPr>
          <w:rFonts w:ascii="Arial" w:hAnsi="Arial" w:cs="Arial"/>
          <w:rPrChange w:id="119" w:author="Batra Yogesh (EXT)" w:date="2018-04-13T13:01:00Z">
            <w:rPr/>
          </w:rPrChange>
        </w:rPr>
        <w:fldChar w:fldCharType="separate"/>
      </w:r>
      <w:r w:rsidR="00B969A1" w:rsidRPr="00742192">
        <w:rPr>
          <w:rStyle w:val="Hyperlink"/>
          <w:rFonts w:ascii="Arial" w:hAnsi="Arial" w:cs="Arial"/>
          <w:rPrChange w:id="120" w:author="Batra Yogesh (EXT)" w:date="2018-04-13T13:01:00Z">
            <w:rPr>
              <w:rStyle w:val="Hyperlink"/>
            </w:rPr>
          </w:rPrChange>
        </w:rPr>
        <w:t>3.1</w:t>
      </w:r>
      <w:r w:rsidR="00B969A1" w:rsidRPr="00742192">
        <w:rPr>
          <w:rFonts w:ascii="Arial" w:eastAsiaTheme="minorEastAsia" w:hAnsi="Arial" w:cs="Arial"/>
          <w:szCs w:val="28"/>
          <w:lang w:bidi="th-TH"/>
          <w:rPrChange w:id="121" w:author="Batra Yogesh (EXT)" w:date="2018-04-13T13:01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B969A1" w:rsidRPr="00742192">
        <w:rPr>
          <w:rStyle w:val="Hyperlink"/>
          <w:rFonts w:ascii="Arial" w:hAnsi="Arial" w:cs="Arial"/>
          <w:rPrChange w:id="122" w:author="Batra Yogesh (EXT)" w:date="2018-04-13T13:01:00Z">
            <w:rPr>
              <w:rStyle w:val="Hyperlink"/>
            </w:rPr>
          </w:rPrChange>
        </w:rPr>
        <w:t>Alternate Flow A1: N/A</w:t>
      </w:r>
      <w:r w:rsidR="00B969A1" w:rsidRPr="00742192">
        <w:rPr>
          <w:rFonts w:ascii="Arial" w:hAnsi="Arial" w:cs="Arial"/>
          <w:webHidden/>
          <w:rPrChange w:id="123" w:author="Batra Yogesh (EXT)" w:date="2018-04-13T13:01:00Z">
            <w:rPr>
              <w:webHidden/>
            </w:rPr>
          </w:rPrChange>
        </w:rPr>
        <w:tab/>
      </w:r>
      <w:r w:rsidR="00B969A1" w:rsidRPr="00742192">
        <w:rPr>
          <w:rFonts w:ascii="Arial" w:hAnsi="Arial" w:cs="Arial"/>
          <w:webHidden/>
          <w:rPrChange w:id="124" w:author="Batra Yogesh (EXT)" w:date="2018-04-13T13:01:00Z">
            <w:rPr>
              <w:webHidden/>
            </w:rPr>
          </w:rPrChange>
        </w:rPr>
        <w:fldChar w:fldCharType="begin"/>
      </w:r>
      <w:r w:rsidR="00B969A1" w:rsidRPr="00742192">
        <w:rPr>
          <w:rFonts w:ascii="Arial" w:hAnsi="Arial" w:cs="Arial"/>
          <w:webHidden/>
          <w:rPrChange w:id="125" w:author="Batra Yogesh (EXT)" w:date="2018-04-13T13:01:00Z">
            <w:rPr>
              <w:webHidden/>
            </w:rPr>
          </w:rPrChange>
        </w:rPr>
        <w:instrText xml:space="preserve"> PAGEREF _Toc502244626 \h </w:instrText>
      </w:r>
      <w:r w:rsidR="00B969A1" w:rsidRPr="00742192">
        <w:rPr>
          <w:rFonts w:ascii="Arial" w:hAnsi="Arial" w:cs="Arial"/>
          <w:webHidden/>
          <w:rPrChange w:id="126" w:author="Batra Yogesh (EXT)" w:date="2018-04-13T13:01:00Z">
            <w:rPr>
              <w:rFonts w:ascii="Arial" w:hAnsi="Arial" w:cs="Arial"/>
              <w:webHidden/>
            </w:rPr>
          </w:rPrChange>
        </w:rPr>
      </w:r>
      <w:r w:rsidR="00B969A1" w:rsidRPr="00742192">
        <w:rPr>
          <w:rFonts w:ascii="Arial" w:hAnsi="Arial" w:cs="Arial"/>
          <w:webHidden/>
          <w:rPrChange w:id="127" w:author="Batra Yogesh (EXT)" w:date="2018-04-13T13:01:00Z">
            <w:rPr>
              <w:webHidden/>
            </w:rPr>
          </w:rPrChange>
        </w:rPr>
        <w:fldChar w:fldCharType="separate"/>
      </w:r>
      <w:r w:rsidR="00B969A1" w:rsidRPr="00742192">
        <w:rPr>
          <w:rFonts w:ascii="Arial" w:hAnsi="Arial" w:cs="Arial"/>
          <w:webHidden/>
          <w:rPrChange w:id="128" w:author="Batra Yogesh (EXT)" w:date="2018-04-13T13:01:00Z">
            <w:rPr>
              <w:webHidden/>
            </w:rPr>
          </w:rPrChange>
        </w:rPr>
        <w:t>5</w:t>
      </w:r>
      <w:r w:rsidR="00B969A1" w:rsidRPr="00742192">
        <w:rPr>
          <w:rFonts w:ascii="Arial" w:hAnsi="Arial" w:cs="Arial"/>
          <w:webHidden/>
          <w:rPrChange w:id="129" w:author="Batra Yogesh (EXT)" w:date="2018-04-13T13:01:00Z">
            <w:rPr>
              <w:webHidden/>
            </w:rPr>
          </w:rPrChange>
        </w:rPr>
        <w:fldChar w:fldCharType="end"/>
      </w:r>
      <w:r w:rsidRPr="00742192">
        <w:rPr>
          <w:rFonts w:ascii="Arial" w:hAnsi="Arial" w:cs="Arial"/>
          <w:rPrChange w:id="130" w:author="Batra Yogesh (EXT)" w:date="2018-04-13T13:01:00Z">
            <w:rPr/>
          </w:rPrChange>
        </w:rPr>
        <w:fldChar w:fldCharType="end"/>
      </w:r>
    </w:p>
    <w:p w14:paraId="1CAF1DAD" w14:textId="5D531A68" w:rsidR="00B969A1" w:rsidRPr="00742192" w:rsidRDefault="00702C5D">
      <w:pPr>
        <w:pStyle w:val="TOC1"/>
        <w:rPr>
          <w:rFonts w:ascii="Arial" w:hAnsi="Arial" w:cs="Arial"/>
          <w:noProof/>
          <w:szCs w:val="28"/>
          <w:lang w:bidi="th-TH"/>
          <w:rPrChange w:id="131" w:author="Batra Yogesh (EXT)" w:date="2018-04-13T13:01:00Z">
            <w:rPr>
              <w:rFonts w:cstheme="minorBidi"/>
              <w:noProof/>
              <w:szCs w:val="28"/>
              <w:lang w:bidi="th-TH"/>
            </w:rPr>
          </w:rPrChange>
        </w:rPr>
      </w:pPr>
      <w:r w:rsidRPr="00742192">
        <w:rPr>
          <w:rFonts w:ascii="Arial" w:hAnsi="Arial" w:cs="Arial"/>
          <w:rPrChange w:id="132" w:author="Batra Yogesh (EXT)" w:date="2018-04-13T13:01:00Z">
            <w:rPr/>
          </w:rPrChange>
        </w:rPr>
        <w:fldChar w:fldCharType="begin"/>
      </w:r>
      <w:r w:rsidRPr="00742192">
        <w:rPr>
          <w:rFonts w:ascii="Arial" w:hAnsi="Arial" w:cs="Arial"/>
          <w:rPrChange w:id="133" w:author="Batra Yogesh (EXT)" w:date="2018-04-13T13:01:00Z">
            <w:rPr/>
          </w:rPrChange>
        </w:rPr>
        <w:instrText xml:space="preserve"> HYPERLINK \l "_Toc502244627" </w:instrText>
      </w:r>
      <w:r w:rsidRPr="00742192">
        <w:rPr>
          <w:rFonts w:ascii="Arial" w:hAnsi="Arial" w:cs="Arial"/>
          <w:rPrChange w:id="134" w:author="Batra Yogesh (EXT)" w:date="2018-04-13T13:01:00Z">
            <w:rPr>
              <w:noProof/>
            </w:rPr>
          </w:rPrChange>
        </w:rPr>
        <w:fldChar w:fldCharType="separate"/>
      </w:r>
      <w:r w:rsidR="00B969A1" w:rsidRPr="00742192">
        <w:rPr>
          <w:rStyle w:val="Hyperlink"/>
          <w:rFonts w:ascii="Arial" w:hAnsi="Arial" w:cs="Arial"/>
          <w:noProof/>
          <w:rPrChange w:id="135" w:author="Batra Yogesh (EXT)" w:date="2018-04-13T13:01:00Z">
            <w:rPr>
              <w:rStyle w:val="Hyperlink"/>
              <w:noProof/>
            </w:rPr>
          </w:rPrChange>
        </w:rPr>
        <w:t>4.</w:t>
      </w:r>
      <w:r w:rsidR="00B969A1" w:rsidRPr="00742192">
        <w:rPr>
          <w:rFonts w:ascii="Arial" w:hAnsi="Arial" w:cs="Arial"/>
          <w:noProof/>
          <w:szCs w:val="28"/>
          <w:lang w:bidi="th-TH"/>
          <w:rPrChange w:id="136" w:author="Batra Yogesh (EXT)" w:date="2018-04-13T13:01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B969A1" w:rsidRPr="00742192">
        <w:rPr>
          <w:rStyle w:val="Hyperlink"/>
          <w:rFonts w:ascii="Arial" w:hAnsi="Arial" w:cs="Arial"/>
          <w:noProof/>
          <w:rPrChange w:id="137" w:author="Batra Yogesh (EXT)" w:date="2018-04-13T13:01:00Z">
            <w:rPr>
              <w:rStyle w:val="Hyperlink"/>
              <w:noProof/>
            </w:rPr>
          </w:rPrChange>
        </w:rPr>
        <w:t>Exceptions</w:t>
      </w:r>
      <w:r w:rsidR="00B969A1" w:rsidRPr="00742192">
        <w:rPr>
          <w:rFonts w:ascii="Arial" w:hAnsi="Arial" w:cs="Arial"/>
          <w:noProof/>
          <w:webHidden/>
          <w:rPrChange w:id="138" w:author="Batra Yogesh (EXT)" w:date="2018-04-13T13:01:00Z">
            <w:rPr>
              <w:noProof/>
              <w:webHidden/>
            </w:rPr>
          </w:rPrChange>
        </w:rPr>
        <w:tab/>
      </w:r>
      <w:r w:rsidR="00B969A1" w:rsidRPr="00742192">
        <w:rPr>
          <w:rFonts w:ascii="Arial" w:hAnsi="Arial" w:cs="Arial"/>
          <w:noProof/>
          <w:webHidden/>
          <w:rPrChange w:id="139" w:author="Batra Yogesh (EXT)" w:date="2018-04-13T13:01:00Z">
            <w:rPr>
              <w:noProof/>
              <w:webHidden/>
            </w:rPr>
          </w:rPrChange>
        </w:rPr>
        <w:fldChar w:fldCharType="begin"/>
      </w:r>
      <w:r w:rsidR="00B969A1" w:rsidRPr="00742192">
        <w:rPr>
          <w:rFonts w:ascii="Arial" w:hAnsi="Arial" w:cs="Arial"/>
          <w:noProof/>
          <w:webHidden/>
          <w:rPrChange w:id="140" w:author="Batra Yogesh (EXT)" w:date="2018-04-13T13:01:00Z">
            <w:rPr>
              <w:noProof/>
              <w:webHidden/>
            </w:rPr>
          </w:rPrChange>
        </w:rPr>
        <w:instrText xml:space="preserve"> PAGEREF _Toc502244627 \h </w:instrText>
      </w:r>
      <w:r w:rsidR="00B969A1" w:rsidRPr="00742192">
        <w:rPr>
          <w:rFonts w:ascii="Arial" w:hAnsi="Arial" w:cs="Arial"/>
          <w:noProof/>
          <w:webHidden/>
          <w:rPrChange w:id="141" w:author="Batra Yogesh (EXT)" w:date="2018-04-13T13:01:00Z">
            <w:rPr>
              <w:rFonts w:ascii="Arial" w:hAnsi="Arial" w:cs="Arial"/>
              <w:noProof/>
              <w:webHidden/>
            </w:rPr>
          </w:rPrChange>
        </w:rPr>
      </w:r>
      <w:r w:rsidR="00B969A1" w:rsidRPr="00742192">
        <w:rPr>
          <w:rFonts w:ascii="Arial" w:hAnsi="Arial" w:cs="Arial"/>
          <w:noProof/>
          <w:webHidden/>
          <w:rPrChange w:id="142" w:author="Batra Yogesh (EXT)" w:date="2018-04-13T13:01:00Z">
            <w:rPr>
              <w:noProof/>
              <w:webHidden/>
            </w:rPr>
          </w:rPrChange>
        </w:rPr>
        <w:fldChar w:fldCharType="separate"/>
      </w:r>
      <w:r w:rsidR="00B969A1" w:rsidRPr="00742192">
        <w:rPr>
          <w:rFonts w:ascii="Arial" w:hAnsi="Arial" w:cs="Arial"/>
          <w:noProof/>
          <w:webHidden/>
          <w:rPrChange w:id="143" w:author="Batra Yogesh (EXT)" w:date="2018-04-13T13:01:00Z">
            <w:rPr>
              <w:noProof/>
              <w:webHidden/>
            </w:rPr>
          </w:rPrChange>
        </w:rPr>
        <w:t>5</w:t>
      </w:r>
      <w:r w:rsidR="00B969A1" w:rsidRPr="00742192">
        <w:rPr>
          <w:rFonts w:ascii="Arial" w:hAnsi="Arial" w:cs="Arial"/>
          <w:noProof/>
          <w:webHidden/>
          <w:rPrChange w:id="144" w:author="Batra Yogesh (EXT)" w:date="2018-04-13T13:01:00Z">
            <w:rPr>
              <w:noProof/>
              <w:webHidden/>
            </w:rPr>
          </w:rPrChange>
        </w:rPr>
        <w:fldChar w:fldCharType="end"/>
      </w:r>
      <w:r w:rsidRPr="00742192">
        <w:rPr>
          <w:rFonts w:ascii="Arial" w:hAnsi="Arial" w:cs="Arial"/>
          <w:noProof/>
          <w:rPrChange w:id="145" w:author="Batra Yogesh (EXT)" w:date="2018-04-13T13:01:00Z">
            <w:rPr>
              <w:noProof/>
            </w:rPr>
          </w:rPrChange>
        </w:rPr>
        <w:fldChar w:fldCharType="end"/>
      </w:r>
    </w:p>
    <w:p w14:paraId="05122E1F" w14:textId="1212019A" w:rsidR="00B969A1" w:rsidRPr="00742192" w:rsidRDefault="00702C5D" w:rsidP="00D63E51">
      <w:pPr>
        <w:pStyle w:val="TOC2"/>
        <w:rPr>
          <w:rFonts w:ascii="Arial" w:eastAsiaTheme="minorEastAsia" w:hAnsi="Arial" w:cs="Arial"/>
          <w:szCs w:val="28"/>
          <w:lang w:bidi="th-TH"/>
          <w:rPrChange w:id="146" w:author="Batra Yogesh (EXT)" w:date="2018-04-13T13:01:00Z">
            <w:rPr>
              <w:rFonts w:eastAsiaTheme="minorEastAsia" w:cstheme="minorBidi"/>
              <w:szCs w:val="28"/>
              <w:lang w:bidi="th-TH"/>
            </w:rPr>
          </w:rPrChange>
        </w:rPr>
      </w:pPr>
      <w:r w:rsidRPr="00742192">
        <w:rPr>
          <w:rFonts w:ascii="Arial" w:hAnsi="Arial" w:cs="Arial"/>
          <w:rPrChange w:id="147" w:author="Batra Yogesh (EXT)" w:date="2018-04-13T13:01:00Z">
            <w:rPr/>
          </w:rPrChange>
        </w:rPr>
        <w:fldChar w:fldCharType="begin"/>
      </w:r>
      <w:r w:rsidRPr="00742192">
        <w:rPr>
          <w:rFonts w:ascii="Arial" w:hAnsi="Arial" w:cs="Arial"/>
          <w:rPrChange w:id="148" w:author="Batra Yogesh (EXT)" w:date="2018-04-13T13:01:00Z">
            <w:rPr/>
          </w:rPrChange>
        </w:rPr>
        <w:instrText xml:space="preserve"> HYPERLINK \l "_Toc502244628" </w:instrText>
      </w:r>
      <w:r w:rsidRPr="00742192">
        <w:rPr>
          <w:rFonts w:ascii="Arial" w:hAnsi="Arial" w:cs="Arial"/>
          <w:rPrChange w:id="149" w:author="Batra Yogesh (EXT)" w:date="2018-04-13T13:01:00Z">
            <w:rPr/>
          </w:rPrChange>
        </w:rPr>
        <w:fldChar w:fldCharType="separate"/>
      </w:r>
      <w:r w:rsidR="00B969A1" w:rsidRPr="00742192">
        <w:rPr>
          <w:rStyle w:val="Hyperlink"/>
          <w:rFonts w:ascii="Arial" w:hAnsi="Arial" w:cs="Arial"/>
          <w:rPrChange w:id="150" w:author="Batra Yogesh (EXT)" w:date="2018-04-13T13:01:00Z">
            <w:rPr>
              <w:rStyle w:val="Hyperlink"/>
            </w:rPr>
          </w:rPrChange>
        </w:rPr>
        <w:t>4.1</w:t>
      </w:r>
      <w:r w:rsidR="00B969A1" w:rsidRPr="00742192">
        <w:rPr>
          <w:rFonts w:ascii="Arial" w:eastAsiaTheme="minorEastAsia" w:hAnsi="Arial" w:cs="Arial"/>
          <w:szCs w:val="28"/>
          <w:lang w:bidi="th-TH"/>
          <w:rPrChange w:id="151" w:author="Batra Yogesh (EXT)" w:date="2018-04-13T13:01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B969A1" w:rsidRPr="00742192">
        <w:rPr>
          <w:rStyle w:val="Hyperlink"/>
          <w:rFonts w:ascii="Arial" w:hAnsi="Arial" w:cs="Arial"/>
          <w:rPrChange w:id="152" w:author="Batra Yogesh (EXT)" w:date="2018-04-13T13:01:00Z">
            <w:rPr>
              <w:rStyle w:val="Hyperlink"/>
            </w:rPr>
          </w:rPrChange>
        </w:rPr>
        <w:t>List of Common Issues/Errors</w:t>
      </w:r>
      <w:r w:rsidR="00B969A1" w:rsidRPr="00742192">
        <w:rPr>
          <w:rFonts w:ascii="Arial" w:hAnsi="Arial" w:cs="Arial"/>
          <w:webHidden/>
          <w:rPrChange w:id="153" w:author="Batra Yogesh (EXT)" w:date="2018-04-13T13:01:00Z">
            <w:rPr>
              <w:webHidden/>
            </w:rPr>
          </w:rPrChange>
        </w:rPr>
        <w:tab/>
      </w:r>
      <w:r w:rsidR="00B969A1" w:rsidRPr="00742192">
        <w:rPr>
          <w:rFonts w:ascii="Arial" w:hAnsi="Arial" w:cs="Arial"/>
          <w:webHidden/>
          <w:rPrChange w:id="154" w:author="Batra Yogesh (EXT)" w:date="2018-04-13T13:01:00Z">
            <w:rPr>
              <w:webHidden/>
            </w:rPr>
          </w:rPrChange>
        </w:rPr>
        <w:fldChar w:fldCharType="begin"/>
      </w:r>
      <w:r w:rsidR="00B969A1" w:rsidRPr="00742192">
        <w:rPr>
          <w:rFonts w:ascii="Arial" w:hAnsi="Arial" w:cs="Arial"/>
          <w:webHidden/>
          <w:rPrChange w:id="155" w:author="Batra Yogesh (EXT)" w:date="2018-04-13T13:01:00Z">
            <w:rPr>
              <w:webHidden/>
            </w:rPr>
          </w:rPrChange>
        </w:rPr>
        <w:instrText xml:space="preserve"> PAGEREF _Toc502244628 \h </w:instrText>
      </w:r>
      <w:r w:rsidR="00B969A1" w:rsidRPr="00742192">
        <w:rPr>
          <w:rFonts w:ascii="Arial" w:hAnsi="Arial" w:cs="Arial"/>
          <w:webHidden/>
          <w:rPrChange w:id="156" w:author="Batra Yogesh (EXT)" w:date="2018-04-13T13:01:00Z">
            <w:rPr>
              <w:rFonts w:ascii="Arial" w:hAnsi="Arial" w:cs="Arial"/>
              <w:webHidden/>
            </w:rPr>
          </w:rPrChange>
        </w:rPr>
      </w:r>
      <w:r w:rsidR="00B969A1" w:rsidRPr="00742192">
        <w:rPr>
          <w:rFonts w:ascii="Arial" w:hAnsi="Arial" w:cs="Arial"/>
          <w:webHidden/>
          <w:rPrChange w:id="157" w:author="Batra Yogesh (EXT)" w:date="2018-04-13T13:01:00Z">
            <w:rPr>
              <w:webHidden/>
            </w:rPr>
          </w:rPrChange>
        </w:rPr>
        <w:fldChar w:fldCharType="separate"/>
      </w:r>
      <w:r w:rsidR="00B969A1" w:rsidRPr="00742192">
        <w:rPr>
          <w:rFonts w:ascii="Arial" w:hAnsi="Arial" w:cs="Arial"/>
          <w:webHidden/>
          <w:rPrChange w:id="158" w:author="Batra Yogesh (EXT)" w:date="2018-04-13T13:01:00Z">
            <w:rPr>
              <w:webHidden/>
            </w:rPr>
          </w:rPrChange>
        </w:rPr>
        <w:t>5</w:t>
      </w:r>
      <w:r w:rsidR="00B969A1" w:rsidRPr="00742192">
        <w:rPr>
          <w:rFonts w:ascii="Arial" w:hAnsi="Arial" w:cs="Arial"/>
          <w:webHidden/>
          <w:rPrChange w:id="159" w:author="Batra Yogesh (EXT)" w:date="2018-04-13T13:01:00Z">
            <w:rPr>
              <w:webHidden/>
            </w:rPr>
          </w:rPrChange>
        </w:rPr>
        <w:fldChar w:fldCharType="end"/>
      </w:r>
      <w:r w:rsidRPr="00742192">
        <w:rPr>
          <w:rFonts w:ascii="Arial" w:hAnsi="Arial" w:cs="Arial"/>
          <w:rPrChange w:id="160" w:author="Batra Yogesh (EXT)" w:date="2018-04-13T13:01:00Z">
            <w:rPr/>
          </w:rPrChange>
        </w:rPr>
        <w:fldChar w:fldCharType="end"/>
      </w:r>
    </w:p>
    <w:p w14:paraId="0BAA3779" w14:textId="096F3B6A" w:rsidR="004D61A0" w:rsidRPr="00742192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742192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026121">
        <w:rPr>
          <w:rFonts w:ascii="Arial" w:hAnsi="Arial" w:cs="Arial"/>
        </w:rPr>
        <w:fldChar w:fldCharType="end"/>
      </w:r>
    </w:p>
    <w:p w14:paraId="0BAA377A" w14:textId="77777777" w:rsidR="00447470" w:rsidRPr="00742192" w:rsidRDefault="00447470" w:rsidP="00447470">
      <w:pPr>
        <w:pStyle w:val="Heading1"/>
      </w:pPr>
      <w:bookmarkStart w:id="161" w:name="_Toc502244623"/>
      <w:r w:rsidRPr="00742192">
        <w:lastRenderedPageBreak/>
        <w:t>Use Case Information</w:t>
      </w:r>
      <w:bookmarkEnd w:id="161"/>
    </w:p>
    <w:p w14:paraId="0BAA377B" w14:textId="77777777" w:rsidR="00447470" w:rsidRPr="00742192" w:rsidRDefault="00447470" w:rsidP="0044747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62" w:author="Batra Yogesh (EXT)" w:date="2018-04-13T13:01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76"/>
        <w:gridCol w:w="6474"/>
        <w:tblGridChange w:id="163">
          <w:tblGrid>
            <w:gridCol w:w="2880"/>
            <w:gridCol w:w="6480"/>
          </w:tblGrid>
        </w:tblGridChange>
      </w:tblGrid>
      <w:tr w:rsidR="00447470" w:rsidRPr="00742192" w14:paraId="0BAA377E" w14:textId="77777777" w:rsidTr="00742192">
        <w:trPr>
          <w:cantSplit/>
          <w:trPrChange w:id="164" w:author="Batra Yogesh (EXT)" w:date="2018-04-13T13:01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65" w:author="Batra Yogesh (EXT)" w:date="2018-04-13T13:01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742192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42192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3462" w:type="pct"/>
            <w:tcPrChange w:id="166" w:author="Batra Yogesh (EXT)" w:date="2018-04-13T13:01:00Z">
              <w:tcPr>
                <w:tcW w:w="6480" w:type="dxa"/>
              </w:tcPr>
            </w:tcPrChange>
          </w:tcPr>
          <w:p w14:paraId="0BAA377D" w14:textId="6394F567" w:rsidR="00447470" w:rsidRPr="00742192" w:rsidRDefault="00B969A1" w:rsidP="00A8498C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BKK</w:t>
            </w:r>
            <w:r w:rsidR="00645ABA" w:rsidRPr="00742192">
              <w:rPr>
                <w:rFonts w:cs="Arial"/>
                <w:color w:val="000000" w:themeColor="text1"/>
                <w:sz w:val="20"/>
                <w:szCs w:val="20"/>
              </w:rPr>
              <w:t>_</w:t>
            </w: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UC41-Maintain </w:t>
            </w:r>
            <w:r w:rsidR="00EF6B1C"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Well Bore Interval Split</w:t>
            </w:r>
          </w:p>
        </w:tc>
      </w:tr>
      <w:tr w:rsidR="00447470" w:rsidRPr="00742192" w14:paraId="0BAA3781" w14:textId="77777777" w:rsidTr="00742192">
        <w:trPr>
          <w:cantSplit/>
          <w:trPrChange w:id="167" w:author="Batra Yogesh (EXT)" w:date="2018-04-13T13:01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68" w:author="Batra Yogesh (EXT)" w:date="2018-04-13T13:01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447470" w:rsidRPr="00742192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42192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3462" w:type="pct"/>
            <w:tcPrChange w:id="169" w:author="Batra Yogesh (EXT)" w:date="2018-04-13T13:01:00Z">
              <w:tcPr>
                <w:tcW w:w="6480" w:type="dxa"/>
              </w:tcPr>
            </w:tcPrChange>
          </w:tcPr>
          <w:p w14:paraId="0BAA3780" w14:textId="616203AA" w:rsidR="00447470" w:rsidRPr="00742192" w:rsidRDefault="00A16508" w:rsidP="00734522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sz w:val="20"/>
                <w:szCs w:val="20"/>
                <w:rPrChange w:id="170" w:author="Batra Yogesh (EXT)" w:date="2018-04-13T13:01:00Z">
                  <w:rPr>
                    <w:rFonts w:cs="Arial"/>
                    <w:sz w:val="19"/>
                    <w:szCs w:val="19"/>
                  </w:rPr>
                </w:rPrChange>
              </w:rPr>
              <w:t xml:space="preserve">This BF is used to </w:t>
            </w:r>
            <w:del w:id="171" w:author="Batra Yogesh (EXT)" w:date="2018-04-04T17:35:00Z">
              <w:r w:rsidR="00B969A1" w:rsidRPr="00742192" w:rsidDel="00C40EE4">
                <w:rPr>
                  <w:rFonts w:cs="Arial"/>
                  <w:sz w:val="20"/>
                  <w:szCs w:val="20"/>
                  <w:rPrChange w:id="172" w:author="Batra Yogesh (EXT)" w:date="2018-04-13T13:01:00Z">
                    <w:rPr>
                      <w:rFonts w:cs="Arial"/>
                      <w:sz w:val="19"/>
                      <w:szCs w:val="19"/>
                    </w:rPr>
                  </w:rPrChange>
                </w:rPr>
                <w:delText xml:space="preserve">Maintain </w:delText>
              </w:r>
              <w:r w:rsidR="00EF6B1C" w:rsidRPr="00742192" w:rsidDel="00C40EE4">
                <w:rPr>
                  <w:rFonts w:cs="Arial"/>
                  <w:sz w:val="20"/>
                  <w:szCs w:val="20"/>
                  <w:rPrChange w:id="173" w:author="Batra Yogesh (EXT)" w:date="2018-04-13T13:01:00Z">
                    <w:rPr>
                      <w:rFonts w:cs="Arial"/>
                      <w:sz w:val="19"/>
                      <w:szCs w:val="19"/>
                    </w:rPr>
                  </w:rPrChange>
                </w:rPr>
                <w:delText xml:space="preserve"> well</w:delText>
              </w:r>
            </w:del>
            <w:ins w:id="174" w:author="Batra Yogesh (EXT)" w:date="2018-04-04T17:35:00Z">
              <w:r w:rsidR="00C40EE4" w:rsidRPr="00742192">
                <w:rPr>
                  <w:rFonts w:cs="Arial"/>
                  <w:sz w:val="20"/>
                  <w:szCs w:val="20"/>
                  <w:rPrChange w:id="175" w:author="Batra Yogesh (EXT)" w:date="2018-04-13T13:01:00Z">
                    <w:rPr>
                      <w:rFonts w:cs="Arial"/>
                      <w:sz w:val="19"/>
                      <w:szCs w:val="19"/>
                    </w:rPr>
                  </w:rPrChange>
                </w:rPr>
                <w:t>Maintain well</w:t>
              </w:r>
            </w:ins>
            <w:r w:rsidR="00EF6B1C" w:rsidRPr="00742192">
              <w:rPr>
                <w:rFonts w:cs="Arial"/>
                <w:sz w:val="20"/>
                <w:szCs w:val="20"/>
                <w:rPrChange w:id="176" w:author="Batra Yogesh (EXT)" w:date="2018-04-13T13:01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bore interval splits</w:t>
            </w:r>
            <w:r w:rsidRPr="00742192">
              <w:rPr>
                <w:rFonts w:cs="Arial"/>
                <w:sz w:val="20"/>
                <w:szCs w:val="20"/>
                <w:rPrChange w:id="177" w:author="Batra Yogesh (EXT)" w:date="2018-04-13T13:01:00Z">
                  <w:rPr>
                    <w:rFonts w:cs="Arial"/>
                    <w:sz w:val="19"/>
                    <w:szCs w:val="19"/>
                  </w:rPr>
                </w:rPrChange>
              </w:rPr>
              <w:t xml:space="preserve">. </w:t>
            </w:r>
          </w:p>
        </w:tc>
      </w:tr>
      <w:tr w:rsidR="00447470" w:rsidRPr="00742192" w14:paraId="0BAA3785" w14:textId="77777777" w:rsidTr="00742192">
        <w:trPr>
          <w:cantSplit/>
          <w:trHeight w:val="881"/>
          <w:trPrChange w:id="178" w:author="Batra Yogesh (EXT)" w:date="2018-04-13T13:01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79" w:author="Batra Yogesh (EXT)" w:date="2018-04-13T13:01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742192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42192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3462" w:type="pct"/>
            <w:tcPrChange w:id="180" w:author="Batra Yogesh (EXT)" w:date="2018-04-13T13:01:00Z">
              <w:tcPr>
                <w:tcW w:w="6480" w:type="dxa"/>
              </w:tcPr>
            </w:tcPrChange>
          </w:tcPr>
          <w:p w14:paraId="21B9C060" w14:textId="1E52DA86" w:rsidR="00EF12D2" w:rsidRPr="00742192" w:rsidRDefault="00B969A1" w:rsidP="00EF12D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Maintain </w:t>
            </w:r>
            <w:r w:rsidR="00EF12D2"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125333" w:rsidRPr="00742192">
              <w:rPr>
                <w:rFonts w:cs="Arial"/>
                <w:color w:val="000000" w:themeColor="text1"/>
                <w:sz w:val="20"/>
                <w:szCs w:val="20"/>
              </w:rPr>
              <w:t>Well Bore Interval</w:t>
            </w:r>
          </w:p>
          <w:p w14:paraId="6E15E6FB" w14:textId="745FBA0D" w:rsidR="00EF12D2" w:rsidRPr="00742192" w:rsidRDefault="00B969A1" w:rsidP="00EF12D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Maintain </w:t>
            </w:r>
            <w:r w:rsidR="00EF12D2"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125333" w:rsidRPr="00742192">
              <w:rPr>
                <w:rFonts w:cs="Arial"/>
                <w:color w:val="000000" w:themeColor="text1"/>
                <w:sz w:val="20"/>
                <w:szCs w:val="20"/>
              </w:rPr>
              <w:t>Well</w:t>
            </w:r>
          </w:p>
          <w:p w14:paraId="0BAA3784" w14:textId="533E8D26" w:rsidR="00447470" w:rsidRPr="00742192" w:rsidRDefault="00447470" w:rsidP="00125333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  <w:highlight w:val="yellow"/>
              </w:rPr>
            </w:pPr>
          </w:p>
        </w:tc>
      </w:tr>
      <w:tr w:rsidR="00726BBA" w:rsidRPr="00742192" w14:paraId="786CE4E0" w14:textId="77777777" w:rsidTr="00742192">
        <w:trPr>
          <w:cantSplit/>
          <w:trHeight w:val="881"/>
          <w:trPrChange w:id="181" w:author="Batra Yogesh (EXT)" w:date="2018-04-13T13:01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82" w:author="Batra Yogesh (EXT)" w:date="2018-04-13T13:01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726BBA" w:rsidRPr="00742192" w:rsidRDefault="00726BBA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42192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3462" w:type="pct"/>
            <w:tcPrChange w:id="183" w:author="Batra Yogesh (EXT)" w:date="2018-04-13T13:01:00Z">
              <w:tcPr>
                <w:tcW w:w="6480" w:type="dxa"/>
              </w:tcPr>
            </w:tcPrChange>
          </w:tcPr>
          <w:p w14:paraId="315DD97A" w14:textId="1296C8BC" w:rsidR="00474389" w:rsidRPr="00742192" w:rsidRDefault="00EF6B1C" w:rsidP="00EF6B1C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BF – MAINTAIN WELL BORE INTERVAL SPLIT (CO.0058)</w:t>
            </w:r>
          </w:p>
        </w:tc>
      </w:tr>
      <w:tr w:rsidR="00E418BF" w:rsidRPr="00742192" w14:paraId="24285F35" w14:textId="77777777" w:rsidTr="00742192">
        <w:trPr>
          <w:cantSplit/>
          <w:trHeight w:val="881"/>
          <w:trPrChange w:id="184" w:author="Batra Yogesh (EXT)" w:date="2018-04-13T13:01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85" w:author="Batra Yogesh (EXT)" w:date="2018-04-13T13:01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29D1159A" w14:textId="3B7B53FE" w:rsidR="00E418BF" w:rsidRPr="00742192" w:rsidRDefault="00E418BF" w:rsidP="00E418BF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42192">
              <w:rPr>
                <w:rFonts w:cs="Arial"/>
                <w:b/>
                <w:sz w:val="20"/>
                <w:szCs w:val="20"/>
              </w:rPr>
              <w:t xml:space="preserve">EC </w:t>
            </w:r>
            <w:del w:id="186" w:author="Batra Yogesh (EXT)" w:date="2018-04-04T17:35:00Z">
              <w:r w:rsidRPr="00742192" w:rsidDel="00C40EE4">
                <w:rPr>
                  <w:rFonts w:cs="Arial"/>
                  <w:b/>
                  <w:sz w:val="20"/>
                  <w:szCs w:val="20"/>
                </w:rPr>
                <w:delText>Roels</w:delText>
              </w:r>
            </w:del>
            <w:ins w:id="187" w:author="Batra Yogesh (EXT)" w:date="2018-04-04T17:35:00Z">
              <w:r w:rsidR="00C40EE4" w:rsidRPr="00742192">
                <w:rPr>
                  <w:rFonts w:cs="Arial"/>
                  <w:b/>
                  <w:sz w:val="20"/>
                  <w:szCs w:val="20"/>
                </w:rPr>
                <w:t>Roles</w:t>
              </w:r>
            </w:ins>
          </w:p>
        </w:tc>
        <w:tc>
          <w:tcPr>
            <w:tcW w:w="3462" w:type="pct"/>
            <w:tcPrChange w:id="188" w:author="Batra Yogesh (EXT)" w:date="2018-04-13T13:01:00Z">
              <w:tcPr>
                <w:tcW w:w="6480" w:type="dxa"/>
              </w:tcPr>
            </w:tcPrChange>
          </w:tcPr>
          <w:p w14:paraId="5CBEA7BD" w14:textId="77777777" w:rsidR="00E418BF" w:rsidRPr="00742192" w:rsidRDefault="00E418BF" w:rsidP="00E418B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B8/32 Administrator</w:t>
            </w:r>
          </w:p>
          <w:p w14:paraId="1935E2E4" w14:textId="77777777" w:rsidR="00E418BF" w:rsidRPr="00742192" w:rsidRDefault="00E418BF" w:rsidP="00E418B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Baanpot Administrator</w:t>
            </w:r>
          </w:p>
          <w:p w14:paraId="434E0784" w14:textId="77777777" w:rsidR="00E418BF" w:rsidRPr="00742192" w:rsidRDefault="00E418BF" w:rsidP="00E418B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Thailand ECIS Admin</w:t>
            </w:r>
          </w:p>
          <w:p w14:paraId="23831FC2" w14:textId="77777777" w:rsidR="00E418BF" w:rsidRPr="00742192" w:rsidRDefault="00E418BF" w:rsidP="00E418B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Erawan Administrator</w:t>
            </w:r>
          </w:p>
          <w:p w14:paraId="78660FEB" w14:textId="77777777" w:rsidR="00E418BF" w:rsidRPr="00742192" w:rsidRDefault="00E418BF" w:rsidP="00E418B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Funan Administrator</w:t>
            </w:r>
          </w:p>
          <w:p w14:paraId="7E7D9E48" w14:textId="77777777" w:rsidR="00E418BF" w:rsidRPr="00742192" w:rsidRDefault="00E418BF" w:rsidP="00E418B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M and M Admin COTL</w:t>
            </w:r>
          </w:p>
          <w:p w14:paraId="342E305C" w14:textId="77777777" w:rsidR="00E418BF" w:rsidRPr="00742192" w:rsidRDefault="00E418BF" w:rsidP="00E418B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M and M Admin CTEP</w:t>
            </w:r>
          </w:p>
          <w:p w14:paraId="6B020B2B" w14:textId="77777777" w:rsidR="00E418BF" w:rsidRPr="00742192" w:rsidRDefault="00E418BF" w:rsidP="00E418B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Pailin Administrator</w:t>
            </w:r>
          </w:p>
          <w:p w14:paraId="487350FB" w14:textId="77777777" w:rsidR="00E418BF" w:rsidRPr="00742192" w:rsidRDefault="00E418BF" w:rsidP="00E418B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Platong Administrator</w:t>
            </w:r>
          </w:p>
          <w:p w14:paraId="0AF67771" w14:textId="77777777" w:rsidR="00E418BF" w:rsidRPr="00742192" w:rsidRDefault="00E418BF" w:rsidP="00E418B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Satun Administrator</w:t>
            </w:r>
          </w:p>
          <w:p w14:paraId="55366E0A" w14:textId="2C50DDC1" w:rsidR="00E418BF" w:rsidRPr="00742192" w:rsidRDefault="00E418BF" w:rsidP="00E418BF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Satun Funan Administrator</w:t>
            </w:r>
          </w:p>
        </w:tc>
      </w:tr>
      <w:tr w:rsidR="00D17537" w:rsidRPr="00742192" w14:paraId="0BAA378E" w14:textId="77777777" w:rsidTr="00742192">
        <w:trPr>
          <w:cantSplit/>
          <w:trPrChange w:id="189" w:author="Batra Yogesh (EXT)" w:date="2018-04-13T13:01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90" w:author="Batra Yogesh (EXT)" w:date="2018-04-13T13:01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D17537" w:rsidRPr="00742192" w:rsidRDefault="00D17537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742192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3462" w:type="pct"/>
            <w:tcPrChange w:id="191" w:author="Batra Yogesh (EXT)" w:date="2018-04-13T13:01:00Z">
              <w:tcPr>
                <w:tcW w:w="6480" w:type="dxa"/>
              </w:tcPr>
            </w:tcPrChange>
          </w:tcPr>
          <w:p w14:paraId="422779A8" w14:textId="77777777" w:rsidR="00474389" w:rsidRPr="00742192" w:rsidRDefault="00125333" w:rsidP="00EF6B1C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Well configured</w:t>
            </w:r>
          </w:p>
          <w:p w14:paraId="4467C6EC" w14:textId="6BFB9EFE" w:rsidR="00125333" w:rsidRPr="00742192" w:rsidRDefault="00125333" w:rsidP="00EF6B1C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Well Bore Interval configured</w:t>
            </w:r>
          </w:p>
          <w:p w14:paraId="0BAA378D" w14:textId="3B2CE55C" w:rsidR="00125333" w:rsidRPr="00742192" w:rsidRDefault="00125333" w:rsidP="00125333">
            <w:pPr>
              <w:keepNext/>
              <w:keepLines/>
              <w:ind w:left="360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47470" w:rsidRPr="00742192" w14:paraId="0BAA3791" w14:textId="77777777" w:rsidTr="00742192">
        <w:trPr>
          <w:cantSplit/>
          <w:trPrChange w:id="192" w:author="Batra Yogesh (EXT)" w:date="2018-04-13T13:01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93" w:author="Batra Yogesh (EXT)" w:date="2018-04-13T13:01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447470" w:rsidRPr="00742192" w:rsidRDefault="00447470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742192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3462" w:type="pct"/>
            <w:tcPrChange w:id="194" w:author="Batra Yogesh (EXT)" w:date="2018-04-13T13:01:00Z">
              <w:tcPr>
                <w:tcW w:w="6480" w:type="dxa"/>
              </w:tcPr>
            </w:tcPrChange>
          </w:tcPr>
          <w:p w14:paraId="0BAA3790" w14:textId="77777777" w:rsidR="00447470" w:rsidRPr="00742192" w:rsidRDefault="00447470" w:rsidP="00E4117B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742192" w:rsidRDefault="00447470" w:rsidP="00447470">
      <w:pPr>
        <w:rPr>
          <w:ins w:id="195" w:author="Batra Yogesh (EXT)" w:date="2018-03-27T14:51:00Z"/>
          <w:rFonts w:cs="Arial"/>
        </w:rPr>
      </w:pPr>
    </w:p>
    <w:p w14:paraId="05A1E7AB" w14:textId="2DFA4AF8" w:rsidR="004A7BE9" w:rsidRPr="00742192" w:rsidRDefault="004A7BE9" w:rsidP="004A7BE9">
      <w:pPr>
        <w:rPr>
          <w:moveTo w:id="196" w:author="Batra Yogesh (EXT)" w:date="2018-03-27T14:51:00Z"/>
          <w:rFonts w:cs="Arial"/>
          <w:rPrChange w:id="197" w:author="Batra Yogesh (EXT)" w:date="2018-04-13T13:02:00Z">
            <w:rPr>
              <w:moveTo w:id="198" w:author="Batra Yogesh (EXT)" w:date="2018-03-27T14:51:00Z"/>
              <w:b/>
            </w:rPr>
          </w:rPrChange>
        </w:rPr>
      </w:pPr>
      <w:moveToRangeStart w:id="199" w:author="Batra Yogesh (EXT)" w:date="2018-03-27T14:51:00Z" w:name="move509925607"/>
      <w:moveTo w:id="200" w:author="Batra Yogesh (EXT)" w:date="2018-03-27T14:51:00Z">
        <w:r w:rsidRPr="00742192">
          <w:rPr>
            <w:rFonts w:cs="Arial"/>
            <w:rPrChange w:id="201" w:author="Batra Yogesh (EXT)" w:date="2018-04-13T13:02:00Z">
              <w:rPr>
                <w:b/>
              </w:rPr>
            </w:rPrChange>
          </w:rPr>
          <w:t>Note: the toolbar on EC11</w:t>
        </w:r>
      </w:moveTo>
      <w:ins w:id="202" w:author="Batra Yogesh (EXT)" w:date="2018-04-13T13:01:00Z">
        <w:r w:rsidR="00742192" w:rsidRPr="00742192">
          <w:rPr>
            <w:rFonts w:cs="Arial"/>
            <w:rPrChange w:id="203" w:author="Batra Yogesh (EXT)" w:date="2018-04-13T13:02:00Z">
              <w:rPr>
                <w:rFonts w:cs="Arial"/>
                <w:b/>
              </w:rPr>
            </w:rPrChange>
          </w:rPr>
          <w:t>.2</w:t>
        </w:r>
      </w:ins>
      <w:moveTo w:id="204" w:author="Batra Yogesh (EXT)" w:date="2018-03-27T14:51:00Z">
        <w:r w:rsidRPr="00742192">
          <w:rPr>
            <w:rFonts w:cs="Arial"/>
            <w:rPrChange w:id="205" w:author="Batra Yogesh (EXT)" w:date="2018-04-13T13:02:00Z">
              <w:rPr>
                <w:b/>
              </w:rPr>
            </w:rPrChange>
          </w:rPr>
          <w:t xml:space="preserve"> has changed. Refer to the image below for different buttons</w:t>
        </w:r>
      </w:moveTo>
    </w:p>
    <w:p w14:paraId="2F41498A" w14:textId="77777777" w:rsidR="004A7BE9" w:rsidRPr="00FB7739" w:rsidRDefault="004A7BE9" w:rsidP="004A7BE9">
      <w:pPr>
        <w:rPr>
          <w:moveTo w:id="206" w:author="Batra Yogesh (EXT)" w:date="2018-03-27T14:51:00Z"/>
          <w:rFonts w:cs="Arial"/>
          <w:b/>
        </w:rPr>
      </w:pPr>
    </w:p>
    <w:p w14:paraId="76AEF25F" w14:textId="77777777" w:rsidR="004A7BE9" w:rsidRPr="00FB7739" w:rsidRDefault="004A7BE9" w:rsidP="004A7BE9">
      <w:pPr>
        <w:jc w:val="center"/>
        <w:rPr>
          <w:moveTo w:id="207" w:author="Batra Yogesh (EXT)" w:date="2018-03-27T14:51:00Z"/>
          <w:rFonts w:cs="Arial"/>
          <w:b/>
        </w:rPr>
      </w:pPr>
      <w:moveTo w:id="208" w:author="Batra Yogesh (EXT)" w:date="2018-03-27T14:51:00Z">
        <w:r w:rsidRPr="00742192">
          <w:rPr>
            <w:rFonts w:cs="Arial"/>
            <w:noProof/>
            <w:color w:val="000000"/>
            <w:szCs w:val="22"/>
            <w:rPrChange w:id="209" w:author="Batra Yogesh (EXT)" w:date="2018-04-13T13:01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30950C0A" wp14:editId="2A476C7B">
              <wp:extent cx="5105048" cy="1144752"/>
              <wp:effectExtent l="19050" t="19050" r="19685" b="17780"/>
              <wp:docPr id="3" name="Picture 3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moveTo>
    </w:p>
    <w:moveToRangeEnd w:id="199"/>
    <w:p w14:paraId="43CF5FFB" w14:textId="77777777" w:rsidR="004A7BE9" w:rsidRPr="00742192" w:rsidRDefault="004A7BE9" w:rsidP="00447470">
      <w:pPr>
        <w:rPr>
          <w:rFonts w:cs="Arial"/>
        </w:rPr>
      </w:pPr>
    </w:p>
    <w:p w14:paraId="0BAA3794" w14:textId="000B79E8" w:rsidR="004D61A0" w:rsidRPr="00742192" w:rsidRDefault="004D61A0" w:rsidP="005D1403">
      <w:pPr>
        <w:pStyle w:val="Heading1"/>
      </w:pPr>
      <w:bookmarkStart w:id="210" w:name="_Toc536253722"/>
      <w:bookmarkStart w:id="211" w:name="_Toc536258288"/>
      <w:bookmarkStart w:id="212" w:name="_Toc502244624"/>
      <w:r w:rsidRPr="00742192">
        <w:t xml:space="preserve">Primary </w:t>
      </w:r>
      <w:bookmarkEnd w:id="210"/>
      <w:bookmarkEnd w:id="211"/>
      <w:r w:rsidR="00BF2F96" w:rsidRPr="00742192">
        <w:t>Flow</w:t>
      </w:r>
      <w:r w:rsidR="0033669C" w:rsidRPr="00742192">
        <w:t xml:space="preserve">: </w:t>
      </w:r>
      <w:r w:rsidR="00B969A1" w:rsidRPr="00742192">
        <w:t>BKK</w:t>
      </w:r>
      <w:r w:rsidR="00645ABA" w:rsidRPr="00742192">
        <w:t>_</w:t>
      </w:r>
      <w:del w:id="213" w:author="Batra Yogesh (EXT)" w:date="2018-04-04T17:35:00Z">
        <w:r w:rsidR="00B969A1" w:rsidRPr="00742192" w:rsidDel="00C40EE4">
          <w:delText xml:space="preserve">UC41Maintain </w:delText>
        </w:r>
        <w:r w:rsidR="00EF6B1C" w:rsidRPr="00742192" w:rsidDel="00C40EE4">
          <w:delText xml:space="preserve"> Well</w:delText>
        </w:r>
      </w:del>
      <w:ins w:id="214" w:author="Batra Yogesh (EXT)" w:date="2018-04-04T17:35:00Z">
        <w:r w:rsidR="00C40EE4" w:rsidRPr="00742192">
          <w:t>UC41Maintain Well</w:t>
        </w:r>
      </w:ins>
      <w:r w:rsidR="00EF6B1C" w:rsidRPr="00742192">
        <w:t xml:space="preserve"> Bore Interval Split</w:t>
      </w:r>
      <w:bookmarkEnd w:id="212"/>
    </w:p>
    <w:p w14:paraId="3CA4876D" w14:textId="77777777" w:rsidR="002413F9" w:rsidRPr="00FB7739" w:rsidRDefault="002413F9" w:rsidP="002413F9">
      <w:pPr>
        <w:rPr>
          <w:rFonts w:cs="Arial"/>
        </w:rPr>
      </w:pPr>
    </w:p>
    <w:p w14:paraId="0EEC2DA1" w14:textId="6B8F4B02" w:rsidR="002413F9" w:rsidRPr="00742192" w:rsidDel="004A7BE9" w:rsidRDefault="002413F9" w:rsidP="002413F9">
      <w:pPr>
        <w:rPr>
          <w:moveFrom w:id="215" w:author="Batra Yogesh (EXT)" w:date="2018-03-27T14:51:00Z"/>
          <w:rFonts w:cs="Arial"/>
          <w:b/>
          <w:rPrChange w:id="216" w:author="Batra Yogesh (EXT)" w:date="2018-04-13T13:01:00Z">
            <w:rPr>
              <w:moveFrom w:id="217" w:author="Batra Yogesh (EXT)" w:date="2018-03-27T14:51:00Z"/>
              <w:b/>
            </w:rPr>
          </w:rPrChange>
        </w:rPr>
      </w:pPr>
      <w:moveFromRangeStart w:id="218" w:author="Batra Yogesh (EXT)" w:date="2018-03-27T14:51:00Z" w:name="move509925607"/>
      <w:moveFrom w:id="219" w:author="Batra Yogesh (EXT)" w:date="2018-03-27T14:51:00Z">
        <w:r w:rsidRPr="00FB7739" w:rsidDel="004A7BE9">
          <w:rPr>
            <w:rFonts w:cs="Arial"/>
            <w:b/>
          </w:rPr>
          <w:t>Note: the toolbar on EC11 has changed. Refer to the image below for different buttons</w:t>
        </w:r>
      </w:moveFrom>
    </w:p>
    <w:p w14:paraId="64C84D1D" w14:textId="733D7286" w:rsidR="002413F9" w:rsidRPr="00742192" w:rsidDel="004A7BE9" w:rsidRDefault="002413F9" w:rsidP="002413F9">
      <w:pPr>
        <w:rPr>
          <w:moveFrom w:id="220" w:author="Batra Yogesh (EXT)" w:date="2018-03-27T14:51:00Z"/>
          <w:rFonts w:cs="Arial"/>
          <w:b/>
          <w:rPrChange w:id="221" w:author="Batra Yogesh (EXT)" w:date="2018-04-13T13:01:00Z">
            <w:rPr>
              <w:moveFrom w:id="222" w:author="Batra Yogesh (EXT)" w:date="2018-03-27T14:51:00Z"/>
              <w:b/>
            </w:rPr>
          </w:rPrChange>
        </w:rPr>
      </w:pPr>
    </w:p>
    <w:p w14:paraId="73433809" w14:textId="46C9E7E2" w:rsidR="002413F9" w:rsidRPr="00FB7739" w:rsidDel="004A7BE9" w:rsidRDefault="002413F9" w:rsidP="002413F9">
      <w:pPr>
        <w:jc w:val="center"/>
        <w:rPr>
          <w:moveFrom w:id="223" w:author="Batra Yogesh (EXT)" w:date="2018-03-27T14:51:00Z"/>
          <w:rFonts w:cs="Arial"/>
          <w:b/>
        </w:rPr>
      </w:pPr>
      <w:moveFrom w:id="224" w:author="Batra Yogesh (EXT)" w:date="2018-03-27T14:51:00Z">
        <w:r w:rsidRPr="00742192" w:rsidDel="004A7BE9">
          <w:rPr>
            <w:rFonts w:cs="Arial"/>
            <w:noProof/>
            <w:color w:val="000000"/>
            <w:szCs w:val="22"/>
            <w:rPrChange w:id="225" w:author="Batra Yogesh (EXT)" w:date="2018-04-13T13:01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4269900F" wp14:editId="66C858CD">
              <wp:extent cx="5105048" cy="1144752"/>
              <wp:effectExtent l="0" t="0" r="635" b="0"/>
              <wp:docPr id="2" name="Picture 2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moveFrom>
    </w:p>
    <w:moveFromRangeEnd w:id="218"/>
    <w:p w14:paraId="0BAA3795" w14:textId="090B2EB9" w:rsidR="00EF4239" w:rsidRPr="00742192" w:rsidRDefault="004D61A0" w:rsidP="00D17537">
      <w:pPr>
        <w:rPr>
          <w:rFonts w:cs="Arial"/>
          <w:i/>
          <w:color w:val="000000" w:themeColor="text1"/>
          <w:sz w:val="20"/>
        </w:rPr>
      </w:pPr>
      <w:r w:rsidRPr="00742192">
        <w:rPr>
          <w:rFonts w:cs="Arial"/>
        </w:rPr>
        <w:t xml:space="preserve">Trigger: </w:t>
      </w:r>
      <w:r w:rsidR="00570D43" w:rsidRPr="00742192">
        <w:rPr>
          <w:rFonts w:cs="Arial"/>
        </w:rPr>
        <w:t xml:space="preserve"> </w:t>
      </w:r>
      <w:r w:rsidR="00033B40" w:rsidRPr="00742192">
        <w:rPr>
          <w:rFonts w:cs="Arial"/>
        </w:rPr>
        <w:t xml:space="preserve">User </w:t>
      </w:r>
      <w:r w:rsidR="00D97983" w:rsidRPr="00742192">
        <w:rPr>
          <w:rFonts w:cs="Arial"/>
        </w:rPr>
        <w:t xml:space="preserve">needs to </w:t>
      </w:r>
      <w:r w:rsidR="00B969A1" w:rsidRPr="00742192">
        <w:rPr>
          <w:rFonts w:cs="Arial"/>
        </w:rPr>
        <w:t xml:space="preserve">Maintain </w:t>
      </w:r>
      <w:r w:rsidR="00EF6B1C" w:rsidRPr="00742192">
        <w:rPr>
          <w:rFonts w:cs="Arial"/>
        </w:rPr>
        <w:t xml:space="preserve"> a well bore interval split</w:t>
      </w:r>
    </w:p>
    <w:p w14:paraId="1B8E6067" w14:textId="3A27E6C1" w:rsidR="00C6253C" w:rsidRPr="00742192" w:rsidRDefault="00C6253C">
      <w:pPr>
        <w:rPr>
          <w:rFonts w:cs="Arial"/>
          <w:b/>
          <w:bCs/>
          <w:sz w:val="24"/>
          <w:szCs w:val="32"/>
        </w:rPr>
      </w:pPr>
      <w:bookmarkStart w:id="226" w:name="_Toc2408571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27" w:author="Batra Yogesh (EXT)" w:date="2018-04-13T13:02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228">
          <w:tblGrid>
            <w:gridCol w:w="690"/>
            <w:gridCol w:w="3630"/>
            <w:gridCol w:w="2160"/>
            <w:gridCol w:w="2880"/>
          </w:tblGrid>
        </w:tblGridChange>
      </w:tblGrid>
      <w:tr w:rsidR="00C6253C" w:rsidRPr="00742192" w14:paraId="4045A374" w14:textId="77777777" w:rsidTr="00742192">
        <w:trPr>
          <w:tblHeader/>
          <w:trPrChange w:id="229" w:author="Batra Yogesh (EXT)" w:date="2018-04-13T13:02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230" w:author="Batra Yogesh (EXT)" w:date="2018-04-13T13:02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159E4A3C" w14:textId="77777777" w:rsidR="00C6253C" w:rsidRPr="00742192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742192">
              <w:rPr>
                <w:rFonts w:cs="Arial"/>
                <w:color w:val="FFFFFF" w:themeColor="background1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231" w:author="Batra Yogesh (EXT)" w:date="2018-04-13T13:02:00Z">
              <w:tcPr>
                <w:tcW w:w="3630" w:type="dxa"/>
                <w:shd w:val="clear" w:color="auto" w:fill="3399FF"/>
              </w:tcPr>
            </w:tcPrChange>
          </w:tcPr>
          <w:p w14:paraId="7492901F" w14:textId="77777777" w:rsidR="00C6253C" w:rsidRPr="00742192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742192">
              <w:rPr>
                <w:rFonts w:cs="Arial"/>
                <w:color w:val="FFFFFF" w:themeColor="background1"/>
                <w:sz w:val="20"/>
                <w:szCs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232" w:author="Batra Yogesh (EXT)" w:date="2018-04-13T13:02:00Z">
              <w:tcPr>
                <w:tcW w:w="2160" w:type="dxa"/>
                <w:shd w:val="clear" w:color="auto" w:fill="3399FF"/>
              </w:tcPr>
            </w:tcPrChange>
          </w:tcPr>
          <w:p w14:paraId="35AFFB89" w14:textId="77777777" w:rsidR="00C6253C" w:rsidRPr="00742192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742192">
              <w:rPr>
                <w:rFonts w:cs="Arial"/>
                <w:color w:val="FFFFFF" w:themeColor="background1"/>
                <w:sz w:val="20"/>
                <w:szCs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233" w:author="Batra Yogesh (EXT)" w:date="2018-04-13T13:02:00Z">
              <w:tcPr>
                <w:tcW w:w="2880" w:type="dxa"/>
                <w:shd w:val="clear" w:color="auto" w:fill="3399FF"/>
              </w:tcPr>
            </w:tcPrChange>
          </w:tcPr>
          <w:p w14:paraId="3B517D6D" w14:textId="77777777" w:rsidR="00C6253C" w:rsidRPr="00742192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742192">
              <w:rPr>
                <w:rFonts w:cs="Arial"/>
                <w:color w:val="FFFFFF" w:themeColor="background1"/>
                <w:sz w:val="20"/>
                <w:szCs w:val="20"/>
              </w:rPr>
              <w:t>Notes</w:t>
            </w:r>
          </w:p>
        </w:tc>
      </w:tr>
      <w:tr w:rsidR="00C6253C" w:rsidRPr="00742192" w14:paraId="2556EE83" w14:textId="77777777" w:rsidTr="00742192">
        <w:tc>
          <w:tcPr>
            <w:tcW w:w="369" w:type="pct"/>
            <w:shd w:val="clear" w:color="auto" w:fill="C6D9F1" w:themeFill="text2" w:themeFillTint="33"/>
            <w:tcPrChange w:id="234" w:author="Batra Yogesh (EXT)" w:date="2018-04-13T13:02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A9C5F59" w14:textId="22622A4D" w:rsidR="00C6253C" w:rsidRPr="00742192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742192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1939" w:type="pct"/>
            <w:tcPrChange w:id="235" w:author="Batra Yogesh (EXT)" w:date="2018-04-13T13:02:00Z">
              <w:tcPr>
                <w:tcW w:w="3630" w:type="dxa"/>
              </w:tcPr>
            </w:tcPrChange>
          </w:tcPr>
          <w:p w14:paraId="6C02BABD" w14:textId="72AD5BF0" w:rsidR="00C6253C" w:rsidRPr="00742192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del w:id="236" w:author="Batra Yogesh (EXT)" w:date="2018-03-27T14:51:00Z">
              <w:r w:rsidR="00EF6B1C" w:rsidRPr="00742192" w:rsidDel="004A7BE9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delText xml:space="preserve">Maintain </w:delText>
              </w:r>
            </w:del>
            <w:r w:rsidR="00EF6B1C" w:rsidRPr="00742192">
              <w:rPr>
                <w:rFonts w:cs="Arial"/>
                <w:b/>
                <w:color w:val="000000" w:themeColor="text1"/>
                <w:sz w:val="20"/>
                <w:szCs w:val="20"/>
              </w:rPr>
              <w:t>Well Bore Interval Split</w:t>
            </w:r>
            <w:r w:rsidR="00A16508"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74154" w:rsidRPr="00742192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creen</w:t>
            </w:r>
          </w:p>
          <w:p w14:paraId="3FC2C398" w14:textId="7FACFD18" w:rsidR="00C6253C" w:rsidRPr="00742192" w:rsidRDefault="006E7313" w:rsidP="004A7BE9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Administration</w:t>
            </w:r>
            <w:r w:rsidR="00C6253C"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742192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Assets</w:t>
            </w:r>
            <w:r w:rsidR="00C6253C"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742192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002C2D" w:rsidRPr="00742192">
              <w:rPr>
                <w:rFonts w:cs="Arial"/>
                <w:color w:val="000000" w:themeColor="text1"/>
                <w:sz w:val="20"/>
                <w:szCs w:val="20"/>
              </w:rPr>
              <w:t>Well and Reservoir Objects</w:t>
            </w:r>
            <w:r w:rsidR="006E74EE"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del w:id="237" w:author="Batra Yogesh (EXT)" w:date="2018-03-27T14:51:00Z">
              <w:r w:rsidR="00002C2D" w:rsidRPr="00742192" w:rsidDel="004A7BE9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Maintain </w:delText>
              </w:r>
            </w:del>
            <w:r w:rsidR="00002C2D"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Well </w:t>
            </w:r>
            <w:r w:rsidR="00EF6B1C" w:rsidRPr="00742192">
              <w:rPr>
                <w:rFonts w:cs="Arial"/>
                <w:color w:val="000000" w:themeColor="text1"/>
                <w:sz w:val="20"/>
                <w:szCs w:val="20"/>
              </w:rPr>
              <w:t>Bore Interval Split</w:t>
            </w:r>
          </w:p>
        </w:tc>
        <w:tc>
          <w:tcPr>
            <w:tcW w:w="1154" w:type="pct"/>
            <w:tcPrChange w:id="238" w:author="Batra Yogesh (EXT)" w:date="2018-04-13T13:02:00Z">
              <w:tcPr>
                <w:tcW w:w="2160" w:type="dxa"/>
              </w:tcPr>
            </w:tcPrChange>
          </w:tcPr>
          <w:p w14:paraId="2DD67D74" w14:textId="77777777" w:rsidR="00C6253C" w:rsidRPr="00742192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18979FD0" w14:textId="0EB79163" w:rsidR="00C6253C" w:rsidRPr="00742192" w:rsidRDefault="00C6253C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239" w:author="Batra Yogesh (EXT)" w:date="2018-04-13T13:01:00Z">
                  <w:rPr>
                    <w:sz w:val="20"/>
                    <w:szCs w:val="20"/>
                  </w:rPr>
                </w:rPrChange>
              </w:rPr>
            </w:pPr>
            <w:r w:rsidRPr="00FB7739">
              <w:rPr>
                <w:rFonts w:cs="Arial"/>
                <w:b/>
                <w:sz w:val="20"/>
                <w:szCs w:val="20"/>
              </w:rPr>
              <w:t>Date</w:t>
            </w:r>
            <w:r w:rsidRPr="00FB7739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378565B5" w14:textId="77777777" w:rsidR="006A4B98" w:rsidRPr="00742192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240" w:author="Batra Yogesh (EXT)" w:date="2018-04-13T13:01:00Z">
                  <w:rPr>
                    <w:sz w:val="20"/>
                    <w:szCs w:val="20"/>
                  </w:rPr>
                </w:rPrChange>
              </w:rPr>
            </w:pPr>
            <w:r w:rsidRPr="00742192">
              <w:rPr>
                <w:rFonts w:cs="Arial"/>
                <w:b/>
                <w:sz w:val="20"/>
                <w:szCs w:val="20"/>
                <w:rPrChange w:id="241" w:author="Batra Yogesh (EXT)" w:date="2018-04-13T13:01:00Z">
                  <w:rPr>
                    <w:b/>
                    <w:sz w:val="20"/>
                    <w:szCs w:val="20"/>
                  </w:rPr>
                </w:rPrChange>
              </w:rPr>
              <w:t>Production Unit</w:t>
            </w:r>
          </w:p>
          <w:p w14:paraId="139B905F" w14:textId="77777777" w:rsidR="006A4B98" w:rsidRPr="00742192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242" w:author="Batra Yogesh (EXT)" w:date="2018-04-13T13:01:00Z">
                  <w:rPr>
                    <w:sz w:val="20"/>
                    <w:szCs w:val="20"/>
                  </w:rPr>
                </w:rPrChange>
              </w:rPr>
            </w:pPr>
            <w:r w:rsidRPr="00742192">
              <w:rPr>
                <w:rFonts w:cs="Arial"/>
                <w:b/>
                <w:sz w:val="20"/>
                <w:szCs w:val="20"/>
                <w:rPrChange w:id="243" w:author="Batra Yogesh (EXT)" w:date="2018-04-13T13:01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51FE4827" w14:textId="77777777" w:rsidR="006A4B98" w:rsidRPr="00742192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244" w:author="Batra Yogesh (EXT)" w:date="2018-04-13T13:01:00Z">
                  <w:rPr>
                    <w:sz w:val="20"/>
                    <w:szCs w:val="20"/>
                  </w:rPr>
                </w:rPrChange>
              </w:rPr>
            </w:pPr>
            <w:r w:rsidRPr="00742192">
              <w:rPr>
                <w:rFonts w:cs="Arial"/>
                <w:b/>
                <w:sz w:val="20"/>
                <w:szCs w:val="20"/>
                <w:rPrChange w:id="245" w:author="Batra Yogesh (EXT)" w:date="2018-04-13T13:01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0A277C34" w14:textId="1BBBD648" w:rsidR="00EF12D2" w:rsidRPr="00742192" w:rsidDel="00EF10EC" w:rsidRDefault="006A4B98" w:rsidP="00EF12D2">
            <w:pPr>
              <w:pStyle w:val="NoSpacing"/>
              <w:numPr>
                <w:ilvl w:val="0"/>
                <w:numId w:val="18"/>
              </w:numPr>
              <w:rPr>
                <w:del w:id="246" w:author="Batra Yogesh (EXT)" w:date="2018-04-06T12:38:00Z"/>
                <w:rFonts w:cs="Arial"/>
                <w:sz w:val="20"/>
                <w:szCs w:val="20"/>
                <w:rPrChange w:id="247" w:author="Batra Yogesh (EXT)" w:date="2018-04-13T13:01:00Z">
                  <w:rPr>
                    <w:del w:id="248" w:author="Batra Yogesh (EXT)" w:date="2018-04-06T12:38:00Z"/>
                    <w:sz w:val="20"/>
                    <w:szCs w:val="20"/>
                  </w:rPr>
                </w:rPrChange>
              </w:rPr>
            </w:pPr>
            <w:del w:id="249" w:author="Batra Yogesh (EXT)" w:date="2018-04-06T12:38:00Z">
              <w:r w:rsidRPr="00742192" w:rsidDel="00EF10EC">
                <w:rPr>
                  <w:rFonts w:cs="Arial"/>
                  <w:b/>
                  <w:sz w:val="20"/>
                  <w:szCs w:val="20"/>
                  <w:rPrChange w:id="250" w:author="Batra Yogesh (EXT)" w:date="2018-04-13T13:01:00Z">
                    <w:rPr>
                      <w:b/>
                      <w:sz w:val="20"/>
                      <w:szCs w:val="20"/>
                    </w:rPr>
                  </w:rPrChange>
                </w:rPr>
                <w:delText>Sub Area</w:delText>
              </w:r>
            </w:del>
          </w:p>
          <w:p w14:paraId="1A5882D5" w14:textId="0F1E8BB9" w:rsidR="006E7313" w:rsidRPr="00742192" w:rsidDel="00EF10EC" w:rsidRDefault="006E7313" w:rsidP="00EF12D2">
            <w:pPr>
              <w:pStyle w:val="NoSpacing"/>
              <w:numPr>
                <w:ilvl w:val="0"/>
                <w:numId w:val="18"/>
              </w:numPr>
              <w:rPr>
                <w:del w:id="251" w:author="Batra Yogesh (EXT)" w:date="2018-04-06T12:38:00Z"/>
                <w:rFonts w:cs="Arial"/>
                <w:sz w:val="20"/>
                <w:szCs w:val="20"/>
                <w:rPrChange w:id="252" w:author="Batra Yogesh (EXT)" w:date="2018-04-13T13:01:00Z">
                  <w:rPr>
                    <w:del w:id="253" w:author="Batra Yogesh (EXT)" w:date="2018-04-06T12:38:00Z"/>
                    <w:sz w:val="20"/>
                    <w:szCs w:val="20"/>
                  </w:rPr>
                </w:rPrChange>
              </w:rPr>
            </w:pPr>
            <w:del w:id="254" w:author="Batra Yogesh (EXT)" w:date="2018-04-06T12:38:00Z">
              <w:r w:rsidRPr="00742192" w:rsidDel="00EF10EC">
                <w:rPr>
                  <w:rFonts w:cs="Arial"/>
                  <w:b/>
                  <w:sz w:val="20"/>
                  <w:szCs w:val="20"/>
                  <w:rPrChange w:id="255" w:author="Batra Yogesh (EXT)" w:date="2018-04-13T13:01:00Z">
                    <w:rPr>
                      <w:b/>
                      <w:sz w:val="20"/>
                      <w:szCs w:val="20"/>
                    </w:rPr>
                  </w:rPrChange>
                </w:rPr>
                <w:delText>Facility Class 2</w:delText>
              </w:r>
            </w:del>
          </w:p>
          <w:p w14:paraId="73F08E2F" w14:textId="18DA515D" w:rsidR="00B969A1" w:rsidRPr="00742192" w:rsidDel="00EF10EC" w:rsidRDefault="00B969A1" w:rsidP="00B969A1">
            <w:pPr>
              <w:pStyle w:val="NoSpacing"/>
              <w:numPr>
                <w:ilvl w:val="0"/>
                <w:numId w:val="18"/>
              </w:numPr>
              <w:rPr>
                <w:del w:id="256" w:author="Batra Yogesh (EXT)" w:date="2018-04-06T12:38:00Z"/>
                <w:rFonts w:cs="Arial"/>
                <w:sz w:val="20"/>
                <w:szCs w:val="20"/>
                <w:rPrChange w:id="257" w:author="Batra Yogesh (EXT)" w:date="2018-04-13T13:01:00Z">
                  <w:rPr>
                    <w:del w:id="258" w:author="Batra Yogesh (EXT)" w:date="2018-04-06T12:38:00Z"/>
                    <w:sz w:val="20"/>
                    <w:szCs w:val="20"/>
                  </w:rPr>
                </w:rPrChange>
              </w:rPr>
            </w:pPr>
            <w:del w:id="259" w:author="Batra Yogesh (EXT)" w:date="2018-04-06T12:38:00Z">
              <w:r w:rsidRPr="00742192" w:rsidDel="00EF10EC">
                <w:rPr>
                  <w:rFonts w:cs="Arial"/>
                  <w:b/>
                  <w:sz w:val="20"/>
                  <w:szCs w:val="20"/>
                  <w:rPrChange w:id="260" w:author="Batra Yogesh (EXT)" w:date="2018-04-13T13:01:00Z">
                    <w:rPr>
                      <w:b/>
                      <w:sz w:val="20"/>
                      <w:szCs w:val="20"/>
                    </w:rPr>
                  </w:rPrChange>
                </w:rPr>
                <w:delText>Facility Class 1</w:delText>
              </w:r>
            </w:del>
          </w:p>
          <w:p w14:paraId="0BDAABC8" w14:textId="0EB5465B" w:rsidR="00EF12D2" w:rsidRPr="00742192" w:rsidRDefault="00EF12D2">
            <w:pPr>
              <w:pStyle w:val="NoSpacing"/>
              <w:numPr>
                <w:ilvl w:val="0"/>
                <w:numId w:val="18"/>
              </w:numPr>
              <w:rPr>
                <w:rFonts w:cs="Arial"/>
                <w:rPrChange w:id="261" w:author="Batra Yogesh (EXT)" w:date="2018-04-13T13:01:00Z">
                  <w:rPr/>
                </w:rPrChange>
              </w:rPr>
              <w:pPrChange w:id="262" w:author="Batra Yogesh (EXT)" w:date="2018-04-06T12:38:00Z">
                <w:pPr>
                  <w:pStyle w:val="NoSpacing"/>
                </w:pPr>
              </w:pPrChange>
            </w:pPr>
          </w:p>
        </w:tc>
        <w:tc>
          <w:tcPr>
            <w:tcW w:w="1538" w:type="pct"/>
            <w:tcPrChange w:id="263" w:author="Batra Yogesh (EXT)" w:date="2018-04-13T13:02:00Z">
              <w:tcPr>
                <w:tcW w:w="2880" w:type="dxa"/>
              </w:tcPr>
            </w:tcPrChange>
          </w:tcPr>
          <w:p w14:paraId="5EFCDA7E" w14:textId="37E281D3" w:rsidR="003977AD" w:rsidRPr="00742192" w:rsidRDefault="006A4B98" w:rsidP="00EF12D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EF12D2" w:rsidRPr="00742192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are populated according to the navigation role defined for each user</w:t>
            </w:r>
          </w:p>
        </w:tc>
      </w:tr>
      <w:tr w:rsidR="00C6253C" w:rsidRPr="00742192" w14:paraId="07D65E3C" w14:textId="77777777" w:rsidTr="00742192">
        <w:trPr>
          <w:trHeight w:val="881"/>
          <w:trPrChange w:id="264" w:author="Batra Yogesh (EXT)" w:date="2018-04-13T13:02:00Z">
            <w:trPr>
              <w:trHeight w:val="88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65" w:author="Batra Yogesh (EXT)" w:date="2018-04-13T13:02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1308F028" w14:textId="2E9AD199" w:rsidR="00C6253C" w:rsidRPr="00742192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742192">
              <w:rPr>
                <w:rFonts w:cs="Arial"/>
                <w:sz w:val="20"/>
                <w:szCs w:val="20"/>
              </w:rPr>
              <w:t>2.</w:t>
            </w:r>
          </w:p>
        </w:tc>
        <w:tc>
          <w:tcPr>
            <w:tcW w:w="1939" w:type="pct"/>
            <w:tcPrChange w:id="266" w:author="Batra Yogesh (EXT)" w:date="2018-04-13T13:02:00Z">
              <w:tcPr>
                <w:tcW w:w="3630" w:type="dxa"/>
              </w:tcPr>
            </w:tcPrChange>
          </w:tcPr>
          <w:p w14:paraId="58F1FCD5" w14:textId="72A906D1" w:rsidR="00E46F9D" w:rsidRPr="00742192" w:rsidRDefault="00E46F9D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Change the </w:t>
            </w:r>
            <w:r w:rsidRPr="00742192">
              <w:rPr>
                <w:rFonts w:cs="Arial"/>
                <w:b/>
                <w:color w:val="000000" w:themeColor="text1"/>
                <w:sz w:val="20"/>
                <w:szCs w:val="20"/>
              </w:rPr>
              <w:t>Date</w:t>
            </w: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to include the date of data being entered</w:t>
            </w:r>
          </w:p>
        </w:tc>
        <w:tc>
          <w:tcPr>
            <w:tcW w:w="1154" w:type="pct"/>
            <w:tcPrChange w:id="267" w:author="Batra Yogesh (EXT)" w:date="2018-04-13T13:02:00Z">
              <w:tcPr>
                <w:tcW w:w="2160" w:type="dxa"/>
              </w:tcPr>
            </w:tcPrChange>
          </w:tcPr>
          <w:p w14:paraId="567D4A19" w14:textId="77777777" w:rsidR="00C6253C" w:rsidRPr="00742192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Dates are displayed</w:t>
            </w:r>
          </w:p>
        </w:tc>
        <w:tc>
          <w:tcPr>
            <w:tcW w:w="1538" w:type="pct"/>
            <w:tcPrChange w:id="268" w:author="Batra Yogesh (EXT)" w:date="2018-04-13T13:02:00Z">
              <w:tcPr>
                <w:tcW w:w="2880" w:type="dxa"/>
              </w:tcPr>
            </w:tcPrChange>
          </w:tcPr>
          <w:p w14:paraId="1F908F4E" w14:textId="77777777" w:rsidR="00C6253C" w:rsidRPr="00742192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C6253C" w:rsidRPr="00742192" w14:paraId="71C79D9B" w14:textId="77777777" w:rsidTr="00742192">
        <w:tc>
          <w:tcPr>
            <w:tcW w:w="369" w:type="pct"/>
            <w:shd w:val="clear" w:color="auto" w:fill="C6D9F1" w:themeFill="text2" w:themeFillTint="33"/>
            <w:tcPrChange w:id="269" w:author="Batra Yogesh (EXT)" w:date="2018-04-13T13:02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5E9CE6E" w14:textId="6C5792C2" w:rsidR="00C6253C" w:rsidRPr="00742192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742192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939" w:type="pct"/>
            <w:tcPrChange w:id="270" w:author="Batra Yogesh (EXT)" w:date="2018-04-13T13:02:00Z">
              <w:tcPr>
                <w:tcW w:w="3630" w:type="dxa"/>
              </w:tcPr>
            </w:tcPrChange>
          </w:tcPr>
          <w:p w14:paraId="35A1395D" w14:textId="61566E25" w:rsidR="00C6253C" w:rsidRPr="00742192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</w:t>
            </w:r>
            <w:r w:rsidR="00B969A1" w:rsidRPr="00742192">
              <w:rPr>
                <w:rFonts w:cs="Arial"/>
                <w:color w:val="000000" w:themeColor="text1"/>
                <w:sz w:val="20"/>
                <w:szCs w:val="20"/>
              </w:rPr>
              <w:t>facility class 1</w:t>
            </w: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that you need to enter data on using the drop down menus and click </w:t>
            </w:r>
            <w:r w:rsidRPr="00742192">
              <w:rPr>
                <w:rFonts w:cs="Arial"/>
                <w:b/>
                <w:color w:val="000000" w:themeColor="text1"/>
                <w:sz w:val="20"/>
                <w:szCs w:val="20"/>
              </w:rPr>
              <w:t>Go…</w:t>
            </w:r>
          </w:p>
          <w:p w14:paraId="6820669A" w14:textId="77777777" w:rsidR="00385ECB" w:rsidRPr="00742192" w:rsidRDefault="00385ECB" w:rsidP="00B969A1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71" w:author="Batra Yogesh (EXT)" w:date="2018-04-13T13:01:00Z">
                  <w:rPr>
                    <w:sz w:val="20"/>
                    <w:szCs w:val="20"/>
                  </w:rPr>
                </w:rPrChange>
              </w:rPr>
            </w:pPr>
            <w:r w:rsidRPr="00742192">
              <w:rPr>
                <w:rFonts w:cs="Arial"/>
                <w:b/>
                <w:sz w:val="20"/>
                <w:szCs w:val="20"/>
                <w:rPrChange w:id="272" w:author="Batra Yogesh (EXT)" w:date="2018-04-13T13:01:00Z">
                  <w:rPr>
                    <w:b/>
                    <w:sz w:val="20"/>
                    <w:szCs w:val="20"/>
                  </w:rPr>
                </w:rPrChange>
              </w:rPr>
              <w:t>Production Unit</w:t>
            </w:r>
          </w:p>
          <w:p w14:paraId="3E0D1184" w14:textId="77777777" w:rsidR="00385ECB" w:rsidRPr="00742192" w:rsidRDefault="00385ECB" w:rsidP="00B969A1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73" w:author="Batra Yogesh (EXT)" w:date="2018-04-13T13:01:00Z">
                  <w:rPr>
                    <w:sz w:val="20"/>
                    <w:szCs w:val="20"/>
                  </w:rPr>
                </w:rPrChange>
              </w:rPr>
            </w:pPr>
            <w:r w:rsidRPr="00742192">
              <w:rPr>
                <w:rFonts w:cs="Arial"/>
                <w:b/>
                <w:sz w:val="20"/>
                <w:szCs w:val="20"/>
                <w:rPrChange w:id="274" w:author="Batra Yogesh (EXT)" w:date="2018-04-13T13:01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1665BA31" w14:textId="77777777" w:rsidR="00385ECB" w:rsidRPr="00742192" w:rsidRDefault="00385ECB" w:rsidP="00B969A1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75" w:author="Batra Yogesh (EXT)" w:date="2018-04-13T13:01:00Z">
                  <w:rPr>
                    <w:sz w:val="20"/>
                    <w:szCs w:val="20"/>
                  </w:rPr>
                </w:rPrChange>
              </w:rPr>
            </w:pPr>
            <w:r w:rsidRPr="00742192">
              <w:rPr>
                <w:rFonts w:cs="Arial"/>
                <w:b/>
                <w:sz w:val="20"/>
                <w:szCs w:val="20"/>
                <w:rPrChange w:id="276" w:author="Batra Yogesh (EXT)" w:date="2018-04-13T13:01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37F83DC6" w14:textId="77777777" w:rsidR="00C6253C" w:rsidRPr="00742192" w:rsidRDefault="00385ECB" w:rsidP="00B969A1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b/>
                <w:sz w:val="20"/>
                <w:szCs w:val="20"/>
                <w:rPrChange w:id="277" w:author="Batra Yogesh (EXT)" w:date="2018-04-13T13:01:00Z">
                  <w:rPr>
                    <w:b/>
                    <w:sz w:val="20"/>
                    <w:szCs w:val="20"/>
                  </w:rPr>
                </w:rPrChange>
              </w:rPr>
              <w:t>Sub Area</w:t>
            </w:r>
          </w:p>
          <w:p w14:paraId="5950AA41" w14:textId="77777777" w:rsidR="006E7313" w:rsidRPr="00742192" w:rsidRDefault="006E7313" w:rsidP="00B969A1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FB7739">
              <w:rPr>
                <w:rFonts w:cs="Arial"/>
                <w:b/>
                <w:sz w:val="20"/>
                <w:szCs w:val="20"/>
              </w:rPr>
              <w:t>Facility Class 2</w:t>
            </w:r>
          </w:p>
          <w:p w14:paraId="7F53BB38" w14:textId="29C25568" w:rsidR="00EF6B1C" w:rsidRPr="00FB7739" w:rsidRDefault="00B969A1" w:rsidP="00B969A1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FB7739">
              <w:rPr>
                <w:rFonts w:cs="Arial"/>
                <w:b/>
                <w:sz w:val="20"/>
                <w:szCs w:val="20"/>
              </w:rPr>
              <w:t>Facility Class 1</w:t>
            </w:r>
          </w:p>
        </w:tc>
        <w:tc>
          <w:tcPr>
            <w:tcW w:w="1154" w:type="pct"/>
            <w:tcPrChange w:id="278" w:author="Batra Yogesh (EXT)" w:date="2018-04-13T13:02:00Z">
              <w:tcPr>
                <w:tcW w:w="2160" w:type="dxa"/>
              </w:tcPr>
            </w:tcPrChange>
          </w:tcPr>
          <w:p w14:paraId="757B7376" w14:textId="0CF9396A" w:rsidR="00E92708" w:rsidRPr="00742192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If there are any records, they will be listed in the Data Window.</w:t>
            </w:r>
          </w:p>
          <w:p w14:paraId="1C097C24" w14:textId="77777777" w:rsidR="00E92708" w:rsidRPr="00742192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100F83" w14:textId="77777777" w:rsidR="00C6253C" w:rsidRPr="00742192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4ACBE1B1" w14:textId="1767FAE0" w:rsidR="0036271F" w:rsidRPr="00742192" w:rsidRDefault="0036271F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79" w:author="Batra Yogesh (EXT)" w:date="2018-04-13T13:02:00Z">
              <w:tcPr>
                <w:tcW w:w="2880" w:type="dxa"/>
              </w:tcPr>
            </w:tcPrChange>
          </w:tcPr>
          <w:p w14:paraId="2C4905E6" w14:textId="77777777" w:rsidR="00C6253C" w:rsidRPr="00742192" w:rsidRDefault="00C6253C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742192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3A118857" w14:textId="044B398C" w:rsidR="00657279" w:rsidRPr="00742192" w:rsidRDefault="00657279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0A9E30ED" w14:textId="6232DF91" w:rsidR="00657279" w:rsidRPr="00742192" w:rsidRDefault="00657279" w:rsidP="006E7313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742192" w14:paraId="09B20488" w14:textId="77777777" w:rsidTr="00742192">
        <w:tc>
          <w:tcPr>
            <w:tcW w:w="369" w:type="pct"/>
            <w:shd w:val="clear" w:color="auto" w:fill="C6D9F1" w:themeFill="text2" w:themeFillTint="33"/>
            <w:tcPrChange w:id="280" w:author="Batra Yogesh (EXT)" w:date="2018-04-13T13:02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23B25134" w14:textId="100B20C2" w:rsidR="00831EBD" w:rsidRPr="00742192" w:rsidRDefault="00EF6B1C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742192">
              <w:rPr>
                <w:rFonts w:cs="Arial"/>
                <w:sz w:val="20"/>
                <w:szCs w:val="20"/>
              </w:rPr>
              <w:t>4</w:t>
            </w:r>
            <w:r w:rsidR="00831EBD" w:rsidRPr="00742192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939" w:type="pct"/>
            <w:tcPrChange w:id="281" w:author="Batra Yogesh (EXT)" w:date="2018-04-13T13:02:00Z">
              <w:tcPr>
                <w:tcW w:w="3630" w:type="dxa"/>
              </w:tcPr>
            </w:tcPrChange>
          </w:tcPr>
          <w:p w14:paraId="0AE208F7" w14:textId="3E215D3B" w:rsidR="00831EBD" w:rsidRPr="00742192" w:rsidRDefault="002413F9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Mouse over to the Insert icon on the toolbar</w:t>
            </w:r>
            <w:ins w:id="282" w:author="Batra Yogesh (EXT)" w:date="2018-03-27T15:00:00Z">
              <w:r w:rsidR="004A7BE9" w:rsidRPr="00742192">
                <w:rPr>
                  <w:rFonts w:cs="Arial"/>
                  <w:color w:val="000000" w:themeColor="text1"/>
                  <w:sz w:val="20"/>
                  <w:szCs w:val="20"/>
                </w:rPr>
                <w:t xml:space="preserve"> and click on New Version/New Object</w:t>
              </w:r>
            </w:ins>
          </w:p>
        </w:tc>
        <w:tc>
          <w:tcPr>
            <w:tcW w:w="1154" w:type="pct"/>
            <w:tcPrChange w:id="283" w:author="Batra Yogesh (EXT)" w:date="2018-04-13T13:02:00Z">
              <w:tcPr>
                <w:tcW w:w="2160" w:type="dxa"/>
              </w:tcPr>
            </w:tcPrChange>
          </w:tcPr>
          <w:p w14:paraId="3446DA15" w14:textId="47F5610C" w:rsidR="00831EBD" w:rsidRPr="00742192" w:rsidRDefault="00831EBD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A data entry screen is displayed in the </w:t>
            </w:r>
            <w:r w:rsidR="00125333" w:rsidRPr="00742192">
              <w:rPr>
                <w:rFonts w:cs="Arial"/>
                <w:color w:val="000000" w:themeColor="text1"/>
                <w:sz w:val="20"/>
                <w:szCs w:val="20"/>
              </w:rPr>
              <w:t>Current Effective Split</w:t>
            </w:r>
          </w:p>
          <w:p w14:paraId="1C7EB3BD" w14:textId="6155D12F" w:rsidR="00831EBD" w:rsidRPr="00742192" w:rsidRDefault="00831EBD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84" w:author="Batra Yogesh (EXT)" w:date="2018-04-13T13:02:00Z">
              <w:tcPr>
                <w:tcW w:w="2880" w:type="dxa"/>
              </w:tcPr>
            </w:tcPrChange>
          </w:tcPr>
          <w:p w14:paraId="30CBDD53" w14:textId="77777777" w:rsidR="00831EBD" w:rsidRPr="00742192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New object is selected because the user is creating a new well.</w:t>
            </w:r>
          </w:p>
          <w:p w14:paraId="6D6C17B3" w14:textId="78E223F0" w:rsidR="00831EBD" w:rsidRPr="00742192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22CA12E3" w14:textId="77777777" w:rsidR="00831EBD" w:rsidRPr="00742192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1624BD" w14:textId="7148F6F1" w:rsidR="00831EBD" w:rsidRPr="00742192" w:rsidRDefault="00831EBD" w:rsidP="00831EBD">
            <w:pPr>
              <w:textAlignment w:val="center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Mandatory fields </w:t>
            </w:r>
            <w:r w:rsidR="00125333" w:rsidRPr="00742192">
              <w:rPr>
                <w:rFonts w:cs="Arial"/>
                <w:color w:val="000000" w:themeColor="text1"/>
                <w:sz w:val="20"/>
                <w:szCs w:val="20"/>
              </w:rPr>
              <w:t>is</w:t>
            </w: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002C2D" w:rsidRPr="00742192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Well </w:t>
            </w:r>
            <w:r w:rsidR="00125333" w:rsidRPr="00742192">
              <w:rPr>
                <w:rFonts w:cs="Arial"/>
                <w:b/>
                <w:color w:val="000000" w:themeColor="text1"/>
                <w:sz w:val="20"/>
                <w:szCs w:val="20"/>
              </w:rPr>
              <w:t>Bore Interval</w:t>
            </w:r>
          </w:p>
          <w:p w14:paraId="43C2227E" w14:textId="159B8A52" w:rsidR="00831EBD" w:rsidRPr="00742192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742192" w14:paraId="1A039314" w14:textId="77777777" w:rsidTr="00742192">
        <w:tc>
          <w:tcPr>
            <w:tcW w:w="369" w:type="pct"/>
            <w:shd w:val="clear" w:color="auto" w:fill="C6D9F1" w:themeFill="text2" w:themeFillTint="33"/>
            <w:tcPrChange w:id="285" w:author="Batra Yogesh (EXT)" w:date="2018-04-13T13:02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CD04B09" w14:textId="19762D7B" w:rsidR="00831EBD" w:rsidRPr="00742192" w:rsidRDefault="00125333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742192">
              <w:rPr>
                <w:rFonts w:cs="Arial"/>
                <w:sz w:val="20"/>
                <w:szCs w:val="20"/>
              </w:rPr>
              <w:t>5</w:t>
            </w:r>
            <w:r w:rsidR="00831EBD" w:rsidRPr="00742192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939" w:type="pct"/>
            <w:tcPrChange w:id="286" w:author="Batra Yogesh (EXT)" w:date="2018-04-13T13:02:00Z">
              <w:tcPr>
                <w:tcW w:w="3630" w:type="dxa"/>
              </w:tcPr>
            </w:tcPrChange>
          </w:tcPr>
          <w:p w14:paraId="37A7AF3A" w14:textId="77777777" w:rsidR="00831EBD" w:rsidRPr="00742192" w:rsidRDefault="00831EBD" w:rsidP="00831EB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7FBBEF36" w14:textId="77777777" w:rsidR="00831EBD" w:rsidRPr="00742192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5C40DE81" w14:textId="0D5E8FB6" w:rsidR="00831EBD" w:rsidRPr="00742192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287" w:author="Batra Yogesh (EXT)" w:date="2018-04-13T13:02:00Z">
              <w:tcPr>
                <w:tcW w:w="2160" w:type="dxa"/>
              </w:tcPr>
            </w:tcPrChange>
          </w:tcPr>
          <w:p w14:paraId="1956FC33" w14:textId="1E5494CC" w:rsidR="00831EBD" w:rsidRPr="00742192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The </w:t>
            </w:r>
            <w:r w:rsidR="00DD4DE4" w:rsidRPr="00742192">
              <w:rPr>
                <w:rFonts w:cs="Arial"/>
                <w:color w:val="000000" w:themeColor="text1"/>
                <w:sz w:val="20"/>
                <w:szCs w:val="20"/>
              </w:rPr>
              <w:t>record</w:t>
            </w:r>
            <w:r w:rsidRPr="00742192">
              <w:rPr>
                <w:rFonts w:cs="Arial"/>
                <w:color w:val="000000" w:themeColor="text1"/>
                <w:sz w:val="20"/>
                <w:szCs w:val="20"/>
              </w:rPr>
              <w:t xml:space="preserve"> is saved and available for data entry. </w:t>
            </w:r>
          </w:p>
        </w:tc>
        <w:tc>
          <w:tcPr>
            <w:tcW w:w="1538" w:type="pct"/>
            <w:tcPrChange w:id="288" w:author="Batra Yogesh (EXT)" w:date="2018-04-13T13:02:00Z">
              <w:tcPr>
                <w:tcW w:w="2880" w:type="dxa"/>
              </w:tcPr>
            </w:tcPrChange>
          </w:tcPr>
          <w:p w14:paraId="3915F277" w14:textId="6ABFF060" w:rsidR="00831EBD" w:rsidRPr="00742192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742192" w14:paraId="30ECEF77" w14:textId="77777777" w:rsidTr="00742192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289" w:author="Batra Yogesh (EXT)" w:date="2018-04-13T13:02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5F48A34" w14:textId="77777777" w:rsidR="00831EBD" w:rsidRPr="00742192" w:rsidRDefault="00831EBD" w:rsidP="00831EBD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290" w:author="Batra Yogesh (EXT)" w:date="2018-04-13T13:02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3166A11E" w14:textId="77777777" w:rsidR="00831EBD" w:rsidRPr="00742192" w:rsidRDefault="00831EBD" w:rsidP="00831EBD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742192">
              <w:rPr>
                <w:rFonts w:cs="Arial"/>
                <w:sz w:val="20"/>
                <w:szCs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291" w:author="Batra Yogesh (EXT)" w:date="2018-04-13T13:02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493FC687" w14:textId="77777777" w:rsidR="00831EBD" w:rsidRPr="00742192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292" w:author="Batra Yogesh (EXT)" w:date="2018-04-13T13:0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2EAFFF96" w14:textId="77777777" w:rsidR="00831EBD" w:rsidRPr="00742192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</w:tr>
    </w:tbl>
    <w:p w14:paraId="27CC4C89" w14:textId="77777777" w:rsidR="00C6253C" w:rsidRPr="00742192" w:rsidRDefault="00C6253C">
      <w:pPr>
        <w:rPr>
          <w:rFonts w:cs="Arial"/>
          <w:b/>
          <w:bCs/>
          <w:sz w:val="24"/>
          <w:szCs w:val="32"/>
        </w:rPr>
      </w:pPr>
    </w:p>
    <w:p w14:paraId="0BAA37FF" w14:textId="77777777" w:rsidR="004D61A0" w:rsidRPr="00742192" w:rsidRDefault="004D61A0" w:rsidP="005D1403">
      <w:pPr>
        <w:pStyle w:val="Heading1"/>
      </w:pPr>
      <w:bookmarkStart w:id="293" w:name="_Toc502244625"/>
      <w:r w:rsidRPr="00742192">
        <w:t>Alternative</w:t>
      </w:r>
      <w:bookmarkEnd w:id="226"/>
      <w:r w:rsidR="00BF2F96" w:rsidRPr="00742192">
        <w:t>s</w:t>
      </w:r>
      <w:bookmarkEnd w:id="293"/>
      <w:r w:rsidR="00023077" w:rsidRPr="00742192">
        <w:t xml:space="preserve"> </w:t>
      </w:r>
    </w:p>
    <w:p w14:paraId="0BAA3800" w14:textId="1A652407" w:rsidR="0006165A" w:rsidRPr="00742192" w:rsidRDefault="004D61A0" w:rsidP="00447470">
      <w:pPr>
        <w:pStyle w:val="Heading2"/>
      </w:pPr>
      <w:bookmarkStart w:id="294" w:name="_Toc55750750"/>
      <w:bookmarkStart w:id="295" w:name="_Toc55748915"/>
      <w:bookmarkStart w:id="296" w:name="_Toc240857193"/>
      <w:bookmarkStart w:id="297" w:name="_Toc502244626"/>
      <w:r w:rsidRPr="00742192">
        <w:t xml:space="preserve">Alternate </w:t>
      </w:r>
      <w:r w:rsidR="00447470" w:rsidRPr="00742192">
        <w:t>Flow</w:t>
      </w:r>
      <w:r w:rsidRPr="00742192">
        <w:t xml:space="preserve"> A1:</w:t>
      </w:r>
      <w:bookmarkEnd w:id="294"/>
      <w:r w:rsidRPr="00742192">
        <w:t xml:space="preserve"> </w:t>
      </w:r>
      <w:bookmarkEnd w:id="295"/>
      <w:bookmarkEnd w:id="296"/>
      <w:r w:rsidR="00125333" w:rsidRPr="00742192">
        <w:t>N/A</w:t>
      </w:r>
      <w:bookmarkEnd w:id="297"/>
    </w:p>
    <w:p w14:paraId="0BAA3826" w14:textId="77777777" w:rsidR="00C13B91" w:rsidRPr="00742192" w:rsidRDefault="00C13B91" w:rsidP="009601B2">
      <w:pPr>
        <w:rPr>
          <w:rFonts w:cs="Arial"/>
          <w:b/>
          <w:iCs/>
          <w:sz w:val="20"/>
          <w:szCs w:val="28"/>
        </w:rPr>
      </w:pPr>
    </w:p>
    <w:p w14:paraId="0BAA3827" w14:textId="77777777" w:rsidR="00543D6E" w:rsidRPr="00742192" w:rsidRDefault="00543D6E" w:rsidP="00A902A5">
      <w:pPr>
        <w:rPr>
          <w:rFonts w:cs="Arial"/>
        </w:rPr>
      </w:pPr>
    </w:p>
    <w:p w14:paraId="0BAA3828" w14:textId="77777777" w:rsidR="003D41D8" w:rsidRPr="00742192" w:rsidRDefault="001516B9" w:rsidP="003D41D8">
      <w:pPr>
        <w:pStyle w:val="Heading1"/>
      </w:pPr>
      <w:bookmarkStart w:id="298" w:name="_Toc502244627"/>
      <w:r w:rsidRPr="00742192">
        <w:t>Exception</w:t>
      </w:r>
      <w:r w:rsidR="00BF2F96" w:rsidRPr="00742192">
        <w:t>s</w:t>
      </w:r>
      <w:bookmarkEnd w:id="298"/>
    </w:p>
    <w:p w14:paraId="0BAA3829" w14:textId="2906BD66" w:rsidR="001516B9" w:rsidRPr="00742192" w:rsidRDefault="00E71304" w:rsidP="00447470">
      <w:pPr>
        <w:pStyle w:val="Heading2"/>
      </w:pPr>
      <w:bookmarkStart w:id="299" w:name="_Toc502244628"/>
      <w:r w:rsidRPr="00742192">
        <w:t>List of Common Issues/Errors</w:t>
      </w:r>
      <w:bookmarkEnd w:id="299"/>
    </w:p>
    <w:p w14:paraId="0BAA382A" w14:textId="77777777" w:rsidR="001516B9" w:rsidRPr="00742192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00" w:author="Batra Yogesh (EXT)" w:date="2018-04-13T13:02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301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742192" w14:paraId="0BAA382F" w14:textId="77777777" w:rsidTr="00742192">
        <w:trPr>
          <w:cantSplit/>
          <w:tblHeader/>
          <w:trPrChange w:id="302" w:author="Batra Yogesh (EXT)" w:date="2018-04-13T13:02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303" w:author="Batra Yogesh (EXT)" w:date="2018-04-13T13:02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742192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304" w:author="Batra Yogesh (EXT)" w:date="2018-04-13T13:02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742192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742192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305" w:author="Batra Yogesh (EXT)" w:date="2018-04-13T13:02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742192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742192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306" w:author="Batra Yogesh (EXT)" w:date="2018-04-13T13:02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742192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742192" w14:paraId="0BAA3834" w14:textId="77777777" w:rsidTr="00742192">
        <w:trPr>
          <w:cantSplit/>
          <w:trPrChange w:id="307" w:author="Batra Yogesh (EXT)" w:date="2018-04-13T13:02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08" w:author="Batra Yogesh (EXT)" w:date="2018-04-13T13:02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742192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09" w:author="Batra Yogesh (EXT)" w:date="2018-04-13T13:02:00Z">
              <w:tcPr>
                <w:tcW w:w="2790" w:type="dxa"/>
              </w:tcPr>
            </w:tcPrChange>
          </w:tcPr>
          <w:p w14:paraId="0BAA3831" w14:textId="77777777" w:rsidR="001516B9" w:rsidRPr="00742192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10" w:author="Batra Yogesh (EXT)" w:date="2018-04-13T13:02:00Z">
              <w:tcPr>
                <w:tcW w:w="3330" w:type="dxa"/>
              </w:tcPr>
            </w:tcPrChange>
          </w:tcPr>
          <w:p w14:paraId="0BAA3832" w14:textId="77777777" w:rsidR="001516B9" w:rsidRPr="00742192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11" w:author="Batra Yogesh (EXT)" w:date="2018-04-13T13:02:00Z">
              <w:tcPr>
                <w:tcW w:w="1170" w:type="dxa"/>
              </w:tcPr>
            </w:tcPrChange>
          </w:tcPr>
          <w:p w14:paraId="0BAA3833" w14:textId="77777777" w:rsidR="001516B9" w:rsidRPr="00742192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742192" w14:paraId="0BAA3839" w14:textId="77777777" w:rsidTr="00742192">
        <w:trPr>
          <w:cantSplit/>
          <w:trHeight w:val="341"/>
          <w:trPrChange w:id="312" w:author="Batra Yogesh (EXT)" w:date="2018-04-13T13:02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13" w:author="Batra Yogesh (EXT)" w:date="2018-04-13T13:02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742192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14" w:author="Batra Yogesh (EXT)" w:date="2018-04-13T13:02:00Z">
              <w:tcPr>
                <w:tcW w:w="2790" w:type="dxa"/>
              </w:tcPr>
            </w:tcPrChange>
          </w:tcPr>
          <w:p w14:paraId="0BAA3836" w14:textId="77777777" w:rsidR="000A438C" w:rsidRPr="00742192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15" w:author="Batra Yogesh (EXT)" w:date="2018-04-13T13:02:00Z">
              <w:tcPr>
                <w:tcW w:w="3330" w:type="dxa"/>
              </w:tcPr>
            </w:tcPrChange>
          </w:tcPr>
          <w:p w14:paraId="0BAA3837" w14:textId="77777777" w:rsidR="000A438C" w:rsidRPr="00742192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16" w:author="Batra Yogesh (EXT)" w:date="2018-04-13T13:02:00Z">
              <w:tcPr>
                <w:tcW w:w="1170" w:type="dxa"/>
              </w:tcPr>
            </w:tcPrChange>
          </w:tcPr>
          <w:p w14:paraId="0BAA3838" w14:textId="77777777" w:rsidR="000A438C" w:rsidRPr="00742192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742192" w14:paraId="0BAA383E" w14:textId="77777777" w:rsidTr="00742192">
        <w:trPr>
          <w:cantSplit/>
          <w:trHeight w:val="341"/>
          <w:trPrChange w:id="317" w:author="Batra Yogesh (EXT)" w:date="2018-04-13T13:02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18" w:author="Batra Yogesh (EXT)" w:date="2018-04-13T13:02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742192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19" w:author="Batra Yogesh (EXT)" w:date="2018-04-13T13:02:00Z">
              <w:tcPr>
                <w:tcW w:w="2790" w:type="dxa"/>
              </w:tcPr>
            </w:tcPrChange>
          </w:tcPr>
          <w:p w14:paraId="0BAA383B" w14:textId="77777777" w:rsidR="000A438C" w:rsidRPr="00742192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20" w:author="Batra Yogesh (EXT)" w:date="2018-04-13T13:02:00Z">
              <w:tcPr>
                <w:tcW w:w="3330" w:type="dxa"/>
              </w:tcPr>
            </w:tcPrChange>
          </w:tcPr>
          <w:p w14:paraId="0BAA383C" w14:textId="77777777" w:rsidR="000A438C" w:rsidRPr="00742192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21" w:author="Batra Yogesh (EXT)" w:date="2018-04-13T13:02:00Z">
              <w:tcPr>
                <w:tcW w:w="1170" w:type="dxa"/>
              </w:tcPr>
            </w:tcPrChange>
          </w:tcPr>
          <w:p w14:paraId="0BAA383D" w14:textId="77777777" w:rsidR="000A438C" w:rsidRPr="00742192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742192" w:rsidRDefault="00E77205" w:rsidP="00BF2F96">
      <w:pPr>
        <w:rPr>
          <w:rFonts w:cs="Arial"/>
          <w:i/>
        </w:rPr>
      </w:pPr>
    </w:p>
    <w:sectPr w:rsidR="00E77205" w:rsidRPr="00742192" w:rsidSect="004D002A">
      <w:footerReference w:type="even" r:id="rId20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3D3307" w14:textId="77777777" w:rsidR="00051989" w:rsidRDefault="00051989">
      <w:r>
        <w:separator/>
      </w:r>
    </w:p>
  </w:endnote>
  <w:endnote w:type="continuationSeparator" w:id="0">
    <w:p w14:paraId="734C1E7B" w14:textId="77777777" w:rsidR="00051989" w:rsidRDefault="00051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28F4DF" w14:textId="77777777" w:rsidR="00026121" w:rsidRDefault="00026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0F2C960F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FB7739">
      <w:rPr>
        <w:rFonts w:cs="Arial"/>
        <w:noProof/>
        <w:color w:val="3399FF"/>
      </w:rPr>
      <w:t>6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480538" w14:textId="77777777" w:rsidR="00026121" w:rsidRDefault="0002612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FD9CBE" w14:textId="77777777" w:rsidR="00051989" w:rsidRDefault="00051989">
      <w:r>
        <w:separator/>
      </w:r>
    </w:p>
  </w:footnote>
  <w:footnote w:type="continuationSeparator" w:id="0">
    <w:p w14:paraId="78B63E4A" w14:textId="77777777" w:rsidR="00051989" w:rsidRDefault="00051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E2B31D" w14:textId="77777777" w:rsidR="00026121" w:rsidRDefault="00026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9" w14:textId="03223721" w:rsidR="00014D25" w:rsidRPr="00D730E7" w:rsidRDefault="00B969A1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b/>
        <w:color w:val="3399FF"/>
      </w:rPr>
      <w:t>BKK</w:t>
    </w:r>
    <w:r w:rsidR="00645ABA">
      <w:rPr>
        <w:b/>
        <w:color w:val="3399FF"/>
      </w:rPr>
      <w:t>_</w:t>
    </w:r>
    <w:r w:rsidR="00FA58CA" w:rsidRPr="00D730E7">
      <w:rPr>
        <w:b/>
        <w:color w:val="3399FF"/>
      </w:rPr>
      <w:t>U</w:t>
    </w:r>
    <w:r w:rsidR="00C74154">
      <w:rPr>
        <w:b/>
        <w:color w:val="3399FF"/>
      </w:rPr>
      <w:t>C</w:t>
    </w:r>
    <w:r>
      <w:rPr>
        <w:b/>
        <w:color w:val="3399FF"/>
      </w:rPr>
      <w:t>41</w:t>
    </w:r>
    <w:r w:rsidR="00014D25" w:rsidRPr="00D730E7">
      <w:rPr>
        <w:b/>
        <w:color w:val="3399FF"/>
      </w:rPr>
      <w:t xml:space="preserve"> </w:t>
    </w:r>
    <w:r>
      <w:rPr>
        <w:b/>
        <w:color w:val="3399FF"/>
      </w:rPr>
      <w:t>Maintain</w:t>
    </w:r>
    <w:r w:rsidR="00EF6B1C">
      <w:rPr>
        <w:b/>
        <w:color w:val="3399FF"/>
      </w:rPr>
      <w:t xml:space="preserve"> Well Bore Interval Split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3A668C" w14:textId="77777777" w:rsidR="00026121" w:rsidRDefault="000261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951D5"/>
    <w:multiLevelType w:val="hybridMultilevel"/>
    <w:tmpl w:val="45240792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C863FC"/>
    <w:multiLevelType w:val="hybridMultilevel"/>
    <w:tmpl w:val="F3B60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65982"/>
    <w:multiLevelType w:val="hybridMultilevel"/>
    <w:tmpl w:val="DE840D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7CC1772"/>
    <w:multiLevelType w:val="hybridMultilevel"/>
    <w:tmpl w:val="97C4E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8"/>
  </w:num>
  <w:num w:numId="2">
    <w:abstractNumId w:val="8"/>
  </w:num>
  <w:num w:numId="3">
    <w:abstractNumId w:val="10"/>
  </w:num>
  <w:num w:numId="4">
    <w:abstractNumId w:val="11"/>
  </w:num>
  <w:num w:numId="5">
    <w:abstractNumId w:val="14"/>
  </w:num>
  <w:num w:numId="6">
    <w:abstractNumId w:val="0"/>
  </w:num>
  <w:num w:numId="7">
    <w:abstractNumId w:val="15"/>
  </w:num>
  <w:num w:numId="8">
    <w:abstractNumId w:val="16"/>
  </w:num>
  <w:num w:numId="9">
    <w:abstractNumId w:val="9"/>
  </w:num>
  <w:num w:numId="10">
    <w:abstractNumId w:val="3"/>
  </w:num>
  <w:num w:numId="11">
    <w:abstractNumId w:val="13"/>
  </w:num>
  <w:num w:numId="12">
    <w:abstractNumId w:val="5"/>
  </w:num>
  <w:num w:numId="13">
    <w:abstractNumId w:val="1"/>
  </w:num>
  <w:num w:numId="14">
    <w:abstractNumId w:val="12"/>
  </w:num>
  <w:num w:numId="15">
    <w:abstractNumId w:val="17"/>
  </w:num>
  <w:num w:numId="16">
    <w:abstractNumId w:val="2"/>
  </w:num>
  <w:num w:numId="17">
    <w:abstractNumId w:val="4"/>
  </w:num>
  <w:num w:numId="18">
    <w:abstractNumId w:val="6"/>
  </w:num>
  <w:num w:numId="19">
    <w:abstractNumId w:val="7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Wirasak Chomphu">
    <w15:presenceInfo w15:providerId="AD" w15:userId="S::wcld@chevron.com::ff9f8cb3-7801-46c4-8294-8ccee1c17f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2274"/>
    <w:rsid w:val="00002C2D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26121"/>
    <w:rsid w:val="0003143A"/>
    <w:rsid w:val="00032CB8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989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0F7B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426C"/>
    <w:rsid w:val="00117CB3"/>
    <w:rsid w:val="00120981"/>
    <w:rsid w:val="001216F3"/>
    <w:rsid w:val="00122D71"/>
    <w:rsid w:val="001249B6"/>
    <w:rsid w:val="00124DE3"/>
    <w:rsid w:val="0012533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4905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5E6A"/>
    <w:rsid w:val="00187E72"/>
    <w:rsid w:val="00191390"/>
    <w:rsid w:val="001939E7"/>
    <w:rsid w:val="00194F51"/>
    <w:rsid w:val="0019518A"/>
    <w:rsid w:val="0019633B"/>
    <w:rsid w:val="00196B95"/>
    <w:rsid w:val="00196C1A"/>
    <w:rsid w:val="001971A6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C4F17"/>
    <w:rsid w:val="001D4407"/>
    <w:rsid w:val="001D705B"/>
    <w:rsid w:val="001E2AA2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1753E"/>
    <w:rsid w:val="0022028E"/>
    <w:rsid w:val="00226A6D"/>
    <w:rsid w:val="002277E3"/>
    <w:rsid w:val="00232E39"/>
    <w:rsid w:val="002377AB"/>
    <w:rsid w:val="002413F9"/>
    <w:rsid w:val="0024192C"/>
    <w:rsid w:val="00243945"/>
    <w:rsid w:val="0025276B"/>
    <w:rsid w:val="00253EC1"/>
    <w:rsid w:val="002541D2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855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B29"/>
    <w:rsid w:val="002A56C4"/>
    <w:rsid w:val="002A59E3"/>
    <w:rsid w:val="002A5F0D"/>
    <w:rsid w:val="002A6A74"/>
    <w:rsid w:val="002B11F2"/>
    <w:rsid w:val="002B36DF"/>
    <w:rsid w:val="002B4081"/>
    <w:rsid w:val="002B5473"/>
    <w:rsid w:val="002B7DDC"/>
    <w:rsid w:val="002C47DE"/>
    <w:rsid w:val="002C5CC8"/>
    <w:rsid w:val="002C5FC7"/>
    <w:rsid w:val="002C6413"/>
    <w:rsid w:val="002C7822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314CC3"/>
    <w:rsid w:val="00317A80"/>
    <w:rsid w:val="0032167F"/>
    <w:rsid w:val="00321B32"/>
    <w:rsid w:val="00321BA0"/>
    <w:rsid w:val="0032219A"/>
    <w:rsid w:val="003226F0"/>
    <w:rsid w:val="00323ADA"/>
    <w:rsid w:val="0032596E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47FAA"/>
    <w:rsid w:val="0035641B"/>
    <w:rsid w:val="00357BFB"/>
    <w:rsid w:val="0036072C"/>
    <w:rsid w:val="00361941"/>
    <w:rsid w:val="00362455"/>
    <w:rsid w:val="0036271F"/>
    <w:rsid w:val="003658C7"/>
    <w:rsid w:val="003660AE"/>
    <w:rsid w:val="00370BD0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5ECB"/>
    <w:rsid w:val="0038641F"/>
    <w:rsid w:val="00390637"/>
    <w:rsid w:val="0039280F"/>
    <w:rsid w:val="00393BC9"/>
    <w:rsid w:val="003977AD"/>
    <w:rsid w:val="003A51A0"/>
    <w:rsid w:val="003A5410"/>
    <w:rsid w:val="003A79F2"/>
    <w:rsid w:val="003B211E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062A"/>
    <w:rsid w:val="003E23CF"/>
    <w:rsid w:val="003E542E"/>
    <w:rsid w:val="003E6AB3"/>
    <w:rsid w:val="003F01E3"/>
    <w:rsid w:val="003F4F7B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0E49"/>
    <w:rsid w:val="00436CF2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389"/>
    <w:rsid w:val="00474606"/>
    <w:rsid w:val="00476DA4"/>
    <w:rsid w:val="00477499"/>
    <w:rsid w:val="0047772D"/>
    <w:rsid w:val="004828E2"/>
    <w:rsid w:val="00482A32"/>
    <w:rsid w:val="00483DFC"/>
    <w:rsid w:val="004842BE"/>
    <w:rsid w:val="0048437B"/>
    <w:rsid w:val="00484AE9"/>
    <w:rsid w:val="00484D5F"/>
    <w:rsid w:val="00490E48"/>
    <w:rsid w:val="004930B1"/>
    <w:rsid w:val="004963F3"/>
    <w:rsid w:val="0049647C"/>
    <w:rsid w:val="004A1B2A"/>
    <w:rsid w:val="004A5FBD"/>
    <w:rsid w:val="004A6570"/>
    <w:rsid w:val="004A7BE9"/>
    <w:rsid w:val="004B16C6"/>
    <w:rsid w:val="004B2324"/>
    <w:rsid w:val="004B6593"/>
    <w:rsid w:val="004C0E10"/>
    <w:rsid w:val="004C36C6"/>
    <w:rsid w:val="004C665F"/>
    <w:rsid w:val="004C6BA9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7282"/>
    <w:rsid w:val="005273D3"/>
    <w:rsid w:val="00530F64"/>
    <w:rsid w:val="00532370"/>
    <w:rsid w:val="005354E9"/>
    <w:rsid w:val="00535B70"/>
    <w:rsid w:val="005429E9"/>
    <w:rsid w:val="00543927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4C0"/>
    <w:rsid w:val="005B5A0D"/>
    <w:rsid w:val="005C2746"/>
    <w:rsid w:val="005C3416"/>
    <w:rsid w:val="005C3E20"/>
    <w:rsid w:val="005C4449"/>
    <w:rsid w:val="005C7D08"/>
    <w:rsid w:val="005D1274"/>
    <w:rsid w:val="005D1403"/>
    <w:rsid w:val="005D6B17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D71"/>
    <w:rsid w:val="00641DD6"/>
    <w:rsid w:val="006423F9"/>
    <w:rsid w:val="006427A8"/>
    <w:rsid w:val="0064458C"/>
    <w:rsid w:val="00645ABA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57279"/>
    <w:rsid w:val="00660428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A4B98"/>
    <w:rsid w:val="006A6550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E7313"/>
    <w:rsid w:val="006E74EE"/>
    <w:rsid w:val="006F2C73"/>
    <w:rsid w:val="006F4CFE"/>
    <w:rsid w:val="0070012D"/>
    <w:rsid w:val="00701F91"/>
    <w:rsid w:val="00702974"/>
    <w:rsid w:val="00702A88"/>
    <w:rsid w:val="00702C11"/>
    <w:rsid w:val="00702C5D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699D"/>
    <w:rsid w:val="00726BBA"/>
    <w:rsid w:val="007270F5"/>
    <w:rsid w:val="00730760"/>
    <w:rsid w:val="007319E6"/>
    <w:rsid w:val="00734522"/>
    <w:rsid w:val="00736289"/>
    <w:rsid w:val="00737BBD"/>
    <w:rsid w:val="00742192"/>
    <w:rsid w:val="0074548D"/>
    <w:rsid w:val="0074647B"/>
    <w:rsid w:val="00747414"/>
    <w:rsid w:val="00752035"/>
    <w:rsid w:val="00752EFA"/>
    <w:rsid w:val="0075507C"/>
    <w:rsid w:val="007613F6"/>
    <w:rsid w:val="00762338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E565A"/>
    <w:rsid w:val="007E6830"/>
    <w:rsid w:val="007F6141"/>
    <w:rsid w:val="007F76A3"/>
    <w:rsid w:val="008015B3"/>
    <w:rsid w:val="008018AC"/>
    <w:rsid w:val="00802F3B"/>
    <w:rsid w:val="00806B74"/>
    <w:rsid w:val="0081344C"/>
    <w:rsid w:val="0082085E"/>
    <w:rsid w:val="00821C02"/>
    <w:rsid w:val="008220C4"/>
    <w:rsid w:val="00822718"/>
    <w:rsid w:val="00824BD2"/>
    <w:rsid w:val="0083094B"/>
    <w:rsid w:val="00831EBD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41A"/>
    <w:rsid w:val="008D6A22"/>
    <w:rsid w:val="008D7D74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5D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16B8"/>
    <w:rsid w:val="009628C7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4918"/>
    <w:rsid w:val="009A5A0D"/>
    <w:rsid w:val="009A6744"/>
    <w:rsid w:val="009A6F35"/>
    <w:rsid w:val="009A7F0B"/>
    <w:rsid w:val="009B104D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2E53"/>
    <w:rsid w:val="009D643A"/>
    <w:rsid w:val="009D657D"/>
    <w:rsid w:val="009D6FDD"/>
    <w:rsid w:val="009D7887"/>
    <w:rsid w:val="009E04D1"/>
    <w:rsid w:val="009E29B7"/>
    <w:rsid w:val="009E5A8E"/>
    <w:rsid w:val="009E6E5C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1650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7D6E"/>
    <w:rsid w:val="00A81107"/>
    <w:rsid w:val="00A82979"/>
    <w:rsid w:val="00A84171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B6889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E145C"/>
    <w:rsid w:val="00AF18F6"/>
    <w:rsid w:val="00AF45BD"/>
    <w:rsid w:val="00B01900"/>
    <w:rsid w:val="00B03696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39B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B"/>
    <w:rsid w:val="00B94FAF"/>
    <w:rsid w:val="00B95528"/>
    <w:rsid w:val="00B969A1"/>
    <w:rsid w:val="00B97194"/>
    <w:rsid w:val="00BA00EB"/>
    <w:rsid w:val="00BA0B01"/>
    <w:rsid w:val="00BA106D"/>
    <w:rsid w:val="00BA1D65"/>
    <w:rsid w:val="00BA24F0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F273B"/>
    <w:rsid w:val="00BF2F96"/>
    <w:rsid w:val="00C002FE"/>
    <w:rsid w:val="00C00446"/>
    <w:rsid w:val="00C0332E"/>
    <w:rsid w:val="00C053FB"/>
    <w:rsid w:val="00C106B0"/>
    <w:rsid w:val="00C1318A"/>
    <w:rsid w:val="00C13B91"/>
    <w:rsid w:val="00C16108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40764"/>
    <w:rsid w:val="00C40EE4"/>
    <w:rsid w:val="00C4135F"/>
    <w:rsid w:val="00C4182E"/>
    <w:rsid w:val="00C428DE"/>
    <w:rsid w:val="00C46342"/>
    <w:rsid w:val="00C5177E"/>
    <w:rsid w:val="00C540E2"/>
    <w:rsid w:val="00C54432"/>
    <w:rsid w:val="00C55FA5"/>
    <w:rsid w:val="00C6253C"/>
    <w:rsid w:val="00C65A24"/>
    <w:rsid w:val="00C67034"/>
    <w:rsid w:val="00C67D1E"/>
    <w:rsid w:val="00C71E1F"/>
    <w:rsid w:val="00C74154"/>
    <w:rsid w:val="00C8028D"/>
    <w:rsid w:val="00C8324A"/>
    <w:rsid w:val="00C84A1C"/>
    <w:rsid w:val="00C865FE"/>
    <w:rsid w:val="00C96A28"/>
    <w:rsid w:val="00CA2B98"/>
    <w:rsid w:val="00CA3BD4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D031E8"/>
    <w:rsid w:val="00D10347"/>
    <w:rsid w:val="00D119D8"/>
    <w:rsid w:val="00D12E33"/>
    <w:rsid w:val="00D133F6"/>
    <w:rsid w:val="00D15662"/>
    <w:rsid w:val="00D17537"/>
    <w:rsid w:val="00D1764C"/>
    <w:rsid w:val="00D203D3"/>
    <w:rsid w:val="00D21184"/>
    <w:rsid w:val="00D236B7"/>
    <w:rsid w:val="00D26A8E"/>
    <w:rsid w:val="00D321CA"/>
    <w:rsid w:val="00D32A99"/>
    <w:rsid w:val="00D34D90"/>
    <w:rsid w:val="00D37C94"/>
    <w:rsid w:val="00D41042"/>
    <w:rsid w:val="00D433EB"/>
    <w:rsid w:val="00D53EC4"/>
    <w:rsid w:val="00D62C62"/>
    <w:rsid w:val="00D63E51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33F"/>
    <w:rsid w:val="00D9214C"/>
    <w:rsid w:val="00D95CF7"/>
    <w:rsid w:val="00D966C1"/>
    <w:rsid w:val="00D966DC"/>
    <w:rsid w:val="00D97983"/>
    <w:rsid w:val="00DA1A75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4DE4"/>
    <w:rsid w:val="00DD528C"/>
    <w:rsid w:val="00DF2B72"/>
    <w:rsid w:val="00DF4320"/>
    <w:rsid w:val="00E001BE"/>
    <w:rsid w:val="00E0262A"/>
    <w:rsid w:val="00E0345F"/>
    <w:rsid w:val="00E03ACE"/>
    <w:rsid w:val="00E041D9"/>
    <w:rsid w:val="00E05298"/>
    <w:rsid w:val="00E05B93"/>
    <w:rsid w:val="00E05ED8"/>
    <w:rsid w:val="00E067BA"/>
    <w:rsid w:val="00E06875"/>
    <w:rsid w:val="00E07FC0"/>
    <w:rsid w:val="00E13213"/>
    <w:rsid w:val="00E14F0F"/>
    <w:rsid w:val="00E16003"/>
    <w:rsid w:val="00E21D91"/>
    <w:rsid w:val="00E25E3A"/>
    <w:rsid w:val="00E30B54"/>
    <w:rsid w:val="00E3158B"/>
    <w:rsid w:val="00E31F59"/>
    <w:rsid w:val="00E33BBB"/>
    <w:rsid w:val="00E33F40"/>
    <w:rsid w:val="00E359E4"/>
    <w:rsid w:val="00E418BF"/>
    <w:rsid w:val="00E41DB9"/>
    <w:rsid w:val="00E42F54"/>
    <w:rsid w:val="00E46F9D"/>
    <w:rsid w:val="00E507ED"/>
    <w:rsid w:val="00E5429B"/>
    <w:rsid w:val="00E57878"/>
    <w:rsid w:val="00E57BC7"/>
    <w:rsid w:val="00E621CB"/>
    <w:rsid w:val="00E62DF2"/>
    <w:rsid w:val="00E647CC"/>
    <w:rsid w:val="00E64945"/>
    <w:rsid w:val="00E66188"/>
    <w:rsid w:val="00E71172"/>
    <w:rsid w:val="00E71304"/>
    <w:rsid w:val="00E71BA7"/>
    <w:rsid w:val="00E77205"/>
    <w:rsid w:val="00E82144"/>
    <w:rsid w:val="00E82B4B"/>
    <w:rsid w:val="00E84673"/>
    <w:rsid w:val="00E87851"/>
    <w:rsid w:val="00E92708"/>
    <w:rsid w:val="00E95DEB"/>
    <w:rsid w:val="00E962B2"/>
    <w:rsid w:val="00EA53BB"/>
    <w:rsid w:val="00EB17E2"/>
    <w:rsid w:val="00EB3A11"/>
    <w:rsid w:val="00EB49E1"/>
    <w:rsid w:val="00EB4F9D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10EC"/>
    <w:rsid w:val="00EF12D2"/>
    <w:rsid w:val="00EF2688"/>
    <w:rsid w:val="00EF399F"/>
    <w:rsid w:val="00EF4239"/>
    <w:rsid w:val="00EF5112"/>
    <w:rsid w:val="00EF6669"/>
    <w:rsid w:val="00EF674F"/>
    <w:rsid w:val="00EF6B1C"/>
    <w:rsid w:val="00EF7BB7"/>
    <w:rsid w:val="00F015AF"/>
    <w:rsid w:val="00F05BEF"/>
    <w:rsid w:val="00F07E6B"/>
    <w:rsid w:val="00F1392D"/>
    <w:rsid w:val="00F150B9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739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D63E51"/>
    <w:pPr>
      <w:tabs>
        <w:tab w:val="left" w:pos="720"/>
        <w:tab w:val="right" w:leader="dot" w:pos="9350"/>
      </w:tabs>
      <w:ind w:left="270"/>
    </w:pPr>
    <w:rPr>
      <w:rFonts w:asciiTheme="minorHAnsi" w:hAnsiTheme="minorHAnsi" w:cstheme="minorHAnsi"/>
      <w:noProof/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385ECB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22" Type="http://schemas.microsoft.com/office/2011/relationships/people" Target="people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6784BF63535DFF48B636F4889412D494" ma:contentTypeVersion="3" ma:contentTypeDescription="Create a new document." ma:contentTypeScope="" ma:versionID="e67789bee16fb1f18a280b96f75c10c2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targetNamespace="http://schemas.microsoft.com/office/2006/metadata/properties" ma:root="true" ma:fieldsID="ca20cbcfe32317bec97366608ebbb821" ns1:_="" ns3:_="" ns4:_="" ns5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hidden="true" ma:list="{c2c43fdb-1e3a-4f17-a99c-276aaa74d6a8}" ma:internalName="TaxCatchAllLabel" ma:readOnly="true" ma:showField="CatchAllDataLabel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hidden="true" ma:list="{c2c43fdb-1e3a-4f17-a99c-276aaa74d6a8}" ma:internalName="TaxCatchAll" ma:showField="CatchAllData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1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readOnly="false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default="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D0B7C45-E477-4EA1-998E-E4CE19B15F71}"/>
</file>

<file path=customXml/itemProps3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F27A2A-D762-49C9-9110-F367C5A7A4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D1B781A-BD6A-4C91-A182-432982819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11</TotalTime>
  <Pages>1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Maintain Well Bore Interval Split</vt:lpstr>
    </vt:vector>
  </TitlesOfParts>
  <Company>Chevron</Company>
  <LinksUpToDate>false</LinksUpToDate>
  <CharactersWithSpaces>3512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Maintain Well Bore Interval Split</dc:title>
  <dc:creator>Wirasak Chomphu</dc:creator>
  <cp:lastModifiedBy>Wirasak Chomphu</cp:lastModifiedBy>
  <cp:revision>12</cp:revision>
  <cp:lastPrinted>2005-03-03T19:34:00Z</cp:lastPrinted>
  <dcterms:created xsi:type="dcterms:W3CDTF">2018-03-27T10:27:00Z</dcterms:created>
  <dcterms:modified xsi:type="dcterms:W3CDTF">2020-07-02T09:27:00Z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_SourceUrl">
    <vt:lpwstr/>
  </property>
  <property fmtid="{D5CDD505-2E9C-101B-9397-08002B2CF9AE}" pid="27" name="_SharedFileIndex">
    <vt:lpwstr/>
  </property>
  <property fmtid="{D5CDD505-2E9C-101B-9397-08002B2CF9AE}" pid="28" name="ComplianceAssetId">
    <vt:lpwstr/>
  </property>
  <property fmtid="{D5CDD505-2E9C-101B-9397-08002B2CF9AE}" pid="29" name="TemplateUrl">
    <vt:lpwstr/>
  </property>
</Properties>
</file>