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A372E" w14:textId="797E6720" w:rsidR="004D61A0" w:rsidRPr="002C70F0" w:rsidRDefault="00D730E7">
      <w:pPr>
        <w:pStyle w:val="Header"/>
        <w:tabs>
          <w:tab w:val="clear" w:pos="4320"/>
          <w:tab w:val="clear" w:pos="8640"/>
        </w:tabs>
        <w:rPr>
          <w:rFonts w:cs="Arial"/>
          <w:rPrChange w:id="1" w:author="Batra Yogesh (EXT)" w:date="2018-04-13T12:49:00Z">
            <w:rPr>
              <w:rFonts w:asciiTheme="minorHAnsi" w:hAnsiTheme="minorHAnsi"/>
            </w:rPr>
          </w:rPrChange>
        </w:rPr>
      </w:pPr>
      <w:r w:rsidRPr="002C70F0">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2C70F0" w:rsidRDefault="004D61A0">
      <w:pPr>
        <w:pStyle w:val="Header"/>
        <w:tabs>
          <w:tab w:val="clear" w:pos="4320"/>
          <w:tab w:val="clear" w:pos="8640"/>
        </w:tabs>
        <w:rPr>
          <w:rFonts w:cs="Arial"/>
          <w:rPrChange w:id="2" w:author="Batra Yogesh (EXT)" w:date="2018-04-13T12:49:00Z">
            <w:rPr>
              <w:rFonts w:asciiTheme="minorHAnsi" w:hAnsiTheme="minorHAnsi"/>
            </w:rPr>
          </w:rPrChange>
        </w:rPr>
      </w:pPr>
    </w:p>
    <w:p w14:paraId="0BAA3730" w14:textId="77777777" w:rsidR="004D61A0" w:rsidRPr="002C70F0" w:rsidRDefault="004D61A0">
      <w:pPr>
        <w:pStyle w:val="Header"/>
        <w:tabs>
          <w:tab w:val="clear" w:pos="4320"/>
          <w:tab w:val="clear" w:pos="8640"/>
        </w:tabs>
        <w:rPr>
          <w:rFonts w:cs="Arial"/>
          <w:rPrChange w:id="3" w:author="Batra Yogesh (EXT)" w:date="2018-04-13T12:49:00Z">
            <w:rPr>
              <w:rFonts w:asciiTheme="minorHAnsi" w:hAnsiTheme="minorHAnsi"/>
            </w:rPr>
          </w:rPrChange>
        </w:rPr>
      </w:pPr>
    </w:p>
    <w:p w14:paraId="0BAA3731" w14:textId="77777777" w:rsidR="004D61A0" w:rsidRPr="002C70F0" w:rsidRDefault="004D61A0">
      <w:pPr>
        <w:pStyle w:val="Header"/>
        <w:tabs>
          <w:tab w:val="clear" w:pos="4320"/>
          <w:tab w:val="clear" w:pos="8640"/>
        </w:tabs>
        <w:rPr>
          <w:rFonts w:cs="Arial"/>
          <w:rPrChange w:id="4" w:author="Batra Yogesh (EXT)" w:date="2018-04-13T12:49:00Z">
            <w:rPr>
              <w:rFonts w:asciiTheme="minorHAnsi" w:hAnsiTheme="minorHAnsi"/>
            </w:rPr>
          </w:rPrChange>
        </w:rPr>
      </w:pPr>
    </w:p>
    <w:p w14:paraId="0BAA3732" w14:textId="77777777" w:rsidR="004D61A0" w:rsidRPr="002C70F0" w:rsidRDefault="004D61A0">
      <w:pPr>
        <w:pStyle w:val="Header"/>
        <w:tabs>
          <w:tab w:val="clear" w:pos="4320"/>
          <w:tab w:val="clear" w:pos="8640"/>
        </w:tabs>
        <w:rPr>
          <w:rFonts w:cs="Arial"/>
          <w:rPrChange w:id="5" w:author="Batra Yogesh (EXT)" w:date="2018-04-13T12:49:00Z">
            <w:rPr>
              <w:rFonts w:asciiTheme="minorHAnsi" w:hAnsiTheme="minorHAnsi"/>
            </w:rPr>
          </w:rPrChange>
        </w:rPr>
      </w:pPr>
    </w:p>
    <w:p w14:paraId="0BAA3733" w14:textId="77777777" w:rsidR="004D61A0" w:rsidRPr="002C70F0" w:rsidRDefault="004D61A0">
      <w:pPr>
        <w:pStyle w:val="Header"/>
        <w:tabs>
          <w:tab w:val="clear" w:pos="4320"/>
          <w:tab w:val="clear" w:pos="8640"/>
        </w:tabs>
        <w:rPr>
          <w:rFonts w:cs="Arial"/>
          <w:rPrChange w:id="6" w:author="Batra Yogesh (EXT)" w:date="2018-04-13T12:49:00Z">
            <w:rPr>
              <w:rFonts w:asciiTheme="minorHAnsi" w:hAnsiTheme="minorHAnsi"/>
            </w:rPr>
          </w:rPrChange>
        </w:rPr>
      </w:pPr>
    </w:p>
    <w:p w14:paraId="0BAA3734" w14:textId="77777777" w:rsidR="004D61A0" w:rsidRPr="002C70F0" w:rsidRDefault="004D61A0">
      <w:pPr>
        <w:pStyle w:val="Header"/>
        <w:tabs>
          <w:tab w:val="clear" w:pos="4320"/>
          <w:tab w:val="clear" w:pos="8640"/>
        </w:tabs>
        <w:rPr>
          <w:rFonts w:cs="Arial"/>
          <w:rPrChange w:id="7" w:author="Batra Yogesh (EXT)" w:date="2018-04-13T12:49:00Z">
            <w:rPr>
              <w:rFonts w:asciiTheme="minorHAnsi" w:hAnsiTheme="minorHAnsi"/>
            </w:rPr>
          </w:rPrChange>
        </w:rPr>
      </w:pPr>
    </w:p>
    <w:p w14:paraId="0BAA3735" w14:textId="77777777" w:rsidR="004D61A0" w:rsidRPr="002C70F0" w:rsidRDefault="004D61A0">
      <w:pPr>
        <w:pStyle w:val="Header"/>
        <w:tabs>
          <w:tab w:val="clear" w:pos="4320"/>
          <w:tab w:val="clear" w:pos="8640"/>
        </w:tabs>
        <w:rPr>
          <w:rFonts w:cs="Arial"/>
          <w:rPrChange w:id="8" w:author="Batra Yogesh (EXT)" w:date="2018-04-13T12:49:00Z">
            <w:rPr>
              <w:rFonts w:asciiTheme="minorHAnsi" w:hAnsiTheme="minorHAnsi"/>
            </w:rPr>
          </w:rPrChange>
        </w:rPr>
      </w:pPr>
    </w:p>
    <w:p w14:paraId="0BAA3736" w14:textId="77777777" w:rsidR="004D61A0" w:rsidRPr="002C70F0" w:rsidRDefault="004D61A0">
      <w:pPr>
        <w:pStyle w:val="Header"/>
        <w:tabs>
          <w:tab w:val="clear" w:pos="4320"/>
          <w:tab w:val="clear" w:pos="8640"/>
        </w:tabs>
        <w:rPr>
          <w:rFonts w:cs="Arial"/>
          <w:rPrChange w:id="9" w:author="Batra Yogesh (EXT)" w:date="2018-04-13T12:49:00Z">
            <w:rPr>
              <w:rFonts w:asciiTheme="minorHAnsi" w:hAnsiTheme="minorHAnsi"/>
            </w:rPr>
          </w:rPrChange>
        </w:rPr>
      </w:pPr>
    </w:p>
    <w:p w14:paraId="0BAA3737" w14:textId="77777777" w:rsidR="004D61A0" w:rsidRPr="002C70F0" w:rsidRDefault="004D61A0">
      <w:pPr>
        <w:pStyle w:val="Header"/>
        <w:tabs>
          <w:tab w:val="clear" w:pos="4320"/>
          <w:tab w:val="clear" w:pos="8640"/>
        </w:tabs>
        <w:rPr>
          <w:rFonts w:cs="Arial"/>
          <w:rPrChange w:id="10" w:author="Batra Yogesh (EXT)" w:date="2018-04-13T12:49:00Z">
            <w:rPr>
              <w:rFonts w:asciiTheme="minorHAnsi" w:hAnsiTheme="minorHAnsi"/>
            </w:rPr>
          </w:rPrChange>
        </w:rPr>
      </w:pPr>
    </w:p>
    <w:p w14:paraId="0BAA3738" w14:textId="77777777" w:rsidR="004D61A0" w:rsidRPr="002C70F0" w:rsidRDefault="004D61A0">
      <w:pPr>
        <w:pStyle w:val="Header"/>
        <w:tabs>
          <w:tab w:val="clear" w:pos="4320"/>
          <w:tab w:val="clear" w:pos="8640"/>
        </w:tabs>
        <w:rPr>
          <w:rFonts w:cs="Arial"/>
          <w:rPrChange w:id="11" w:author="Batra Yogesh (EXT)" w:date="2018-04-13T12:49:00Z">
            <w:rPr>
              <w:rFonts w:asciiTheme="minorHAnsi" w:hAnsiTheme="minorHAnsi"/>
            </w:rPr>
          </w:rPrChange>
        </w:rPr>
      </w:pPr>
    </w:p>
    <w:p w14:paraId="0BAA3739" w14:textId="77777777" w:rsidR="004D61A0" w:rsidRPr="002C70F0" w:rsidRDefault="004D61A0">
      <w:pPr>
        <w:pStyle w:val="Header"/>
        <w:tabs>
          <w:tab w:val="clear" w:pos="4320"/>
          <w:tab w:val="clear" w:pos="8640"/>
        </w:tabs>
        <w:rPr>
          <w:rFonts w:cs="Arial"/>
        </w:rPr>
      </w:pPr>
    </w:p>
    <w:p w14:paraId="0BAA373A" w14:textId="7705A6A9" w:rsidR="004D61A0" w:rsidRPr="002C70F0" w:rsidRDefault="00D730E7">
      <w:pPr>
        <w:pStyle w:val="Title"/>
        <w:rPr>
          <w:rFonts w:cs="Arial"/>
          <w:color w:val="3399FF"/>
          <w:sz w:val="52"/>
          <w:szCs w:val="52"/>
        </w:rPr>
      </w:pPr>
      <w:r w:rsidRPr="002C70F0">
        <w:rPr>
          <w:rFonts w:cs="Arial"/>
          <w:color w:val="3399FF"/>
          <w:sz w:val="52"/>
          <w:szCs w:val="52"/>
        </w:rPr>
        <w:t xml:space="preserve">EC Upgrade </w:t>
      </w:r>
      <w:r w:rsidR="009C7A9F" w:rsidRPr="002C70F0">
        <w:rPr>
          <w:rFonts w:cs="Arial"/>
          <w:color w:val="3399FF"/>
          <w:sz w:val="52"/>
          <w:szCs w:val="52"/>
        </w:rPr>
        <w:t xml:space="preserve">BKK </w:t>
      </w:r>
      <w:r w:rsidR="004D61A0" w:rsidRPr="002C70F0">
        <w:rPr>
          <w:rFonts w:cs="Arial"/>
          <w:color w:val="3399FF"/>
          <w:sz w:val="52"/>
          <w:szCs w:val="52"/>
        </w:rPr>
        <w:t>Use Case</w:t>
      </w:r>
    </w:p>
    <w:p w14:paraId="0BAA373B" w14:textId="77777777" w:rsidR="004D61A0" w:rsidRPr="002C70F0" w:rsidRDefault="004D61A0">
      <w:pPr>
        <w:jc w:val="center"/>
        <w:rPr>
          <w:rFonts w:cs="Arial"/>
        </w:rPr>
      </w:pPr>
    </w:p>
    <w:p w14:paraId="0BAA373C" w14:textId="77777777" w:rsidR="007C0F5B" w:rsidRPr="002C70F0" w:rsidRDefault="007C0F5B">
      <w:pPr>
        <w:jc w:val="center"/>
        <w:rPr>
          <w:rFonts w:cs="Arial"/>
        </w:rPr>
      </w:pPr>
    </w:p>
    <w:p w14:paraId="0BAA373D" w14:textId="77777777" w:rsidR="007C0F5B" w:rsidRPr="002C70F0" w:rsidRDefault="007C0F5B">
      <w:pPr>
        <w:jc w:val="center"/>
        <w:rPr>
          <w:rFonts w:cs="Arial"/>
        </w:rPr>
      </w:pPr>
    </w:p>
    <w:p w14:paraId="0BAA373E" w14:textId="77777777" w:rsidR="007C0F5B" w:rsidRPr="002C70F0" w:rsidRDefault="004D61A0">
      <w:pPr>
        <w:pStyle w:val="BodyText"/>
        <w:rPr>
          <w:rFonts w:cs="Arial"/>
          <w:color w:val="3399FF"/>
        </w:rPr>
      </w:pPr>
      <w:r w:rsidRPr="002C70F0">
        <w:rPr>
          <w:rFonts w:cs="Arial"/>
          <w:b/>
          <w:color w:val="3399FF"/>
        </w:rPr>
        <w:t>Project Name</w:t>
      </w:r>
    </w:p>
    <w:p w14:paraId="0BAA373F" w14:textId="29F70252" w:rsidR="00EF4239" w:rsidRPr="002C70F0" w:rsidRDefault="00995052">
      <w:pPr>
        <w:pStyle w:val="BodyText"/>
        <w:rPr>
          <w:rFonts w:cs="Arial"/>
          <w:color w:val="3399FF"/>
        </w:rPr>
      </w:pPr>
      <w:r w:rsidRPr="002C70F0">
        <w:rPr>
          <w:rFonts w:cs="Arial"/>
          <w:color w:val="3399FF"/>
        </w:rPr>
        <w:t>BKK</w:t>
      </w:r>
      <w:r w:rsidR="00CF7480" w:rsidRPr="002C70F0">
        <w:rPr>
          <w:rFonts w:cs="Arial"/>
          <w:color w:val="3399FF"/>
        </w:rPr>
        <w:t xml:space="preserve"> 11</w:t>
      </w:r>
      <w:r w:rsidR="00B61F29" w:rsidRPr="002C70F0">
        <w:rPr>
          <w:rFonts w:cs="Arial"/>
          <w:color w:val="3399FF"/>
        </w:rPr>
        <w:t>.2</w:t>
      </w:r>
      <w:r w:rsidR="00FA58CA" w:rsidRPr="002C70F0">
        <w:rPr>
          <w:rFonts w:cs="Arial"/>
          <w:color w:val="3399FF"/>
        </w:rPr>
        <w:t xml:space="preserve"> Project</w:t>
      </w:r>
      <w:r w:rsidR="000A438C" w:rsidRPr="002C70F0">
        <w:rPr>
          <w:rFonts w:cs="Arial"/>
          <w:color w:val="3399FF"/>
        </w:rPr>
        <w:t xml:space="preserve"> </w:t>
      </w:r>
      <w:r w:rsidR="002A6A74" w:rsidRPr="002C70F0">
        <w:rPr>
          <w:rFonts w:cs="Arial"/>
          <w:color w:val="3399FF"/>
        </w:rPr>
        <w:t>Energy Components</w:t>
      </w:r>
    </w:p>
    <w:p w14:paraId="0BAA3740" w14:textId="77777777" w:rsidR="004D61A0" w:rsidRPr="002C70F0" w:rsidRDefault="004D61A0">
      <w:pPr>
        <w:pStyle w:val="BodyText"/>
        <w:rPr>
          <w:rFonts w:cs="Arial"/>
          <w:color w:val="3399FF"/>
        </w:rPr>
      </w:pPr>
    </w:p>
    <w:p w14:paraId="0BAA3741" w14:textId="77777777" w:rsidR="007C0F5B" w:rsidRPr="002C70F0" w:rsidRDefault="004D61A0">
      <w:pPr>
        <w:jc w:val="center"/>
        <w:rPr>
          <w:rFonts w:cs="Arial"/>
          <w:color w:val="3399FF"/>
        </w:rPr>
      </w:pPr>
      <w:r w:rsidRPr="002C70F0">
        <w:rPr>
          <w:rFonts w:cs="Arial"/>
          <w:b/>
          <w:color w:val="3399FF"/>
        </w:rPr>
        <w:t>Use-Case Name</w:t>
      </w:r>
    </w:p>
    <w:p w14:paraId="0BAA3742" w14:textId="7273B878" w:rsidR="004D61A0" w:rsidRPr="002C70F0" w:rsidRDefault="00C67A35">
      <w:pPr>
        <w:jc w:val="center"/>
        <w:rPr>
          <w:rFonts w:cs="Arial"/>
          <w:color w:val="3399FF"/>
        </w:rPr>
      </w:pPr>
      <w:r w:rsidRPr="002C70F0">
        <w:rPr>
          <w:rFonts w:cs="Arial"/>
          <w:color w:val="3399FF"/>
        </w:rPr>
        <w:t>BKK_UC31</w:t>
      </w:r>
      <w:r w:rsidR="009A2799" w:rsidRPr="002C70F0">
        <w:rPr>
          <w:rFonts w:cs="Arial"/>
          <w:color w:val="3399FF"/>
        </w:rPr>
        <w:t xml:space="preserve"> – </w:t>
      </w:r>
      <w:r w:rsidRPr="002C70F0">
        <w:rPr>
          <w:rFonts w:cs="Arial"/>
          <w:color w:val="3399FF"/>
        </w:rPr>
        <w:t>Setup User Roles</w:t>
      </w:r>
      <w:r w:rsidR="004D61A0" w:rsidRPr="002C70F0">
        <w:rPr>
          <w:rFonts w:cs="Arial"/>
          <w:color w:val="3399FF"/>
        </w:rPr>
        <w:br/>
      </w:r>
    </w:p>
    <w:p w14:paraId="0BAA3743" w14:textId="77777777" w:rsidR="007C0F5B" w:rsidRPr="002C70F0" w:rsidRDefault="004D61A0" w:rsidP="00B107D1">
      <w:pPr>
        <w:jc w:val="center"/>
        <w:rPr>
          <w:rFonts w:cs="Arial"/>
          <w:color w:val="3399FF"/>
        </w:rPr>
      </w:pPr>
      <w:r w:rsidRPr="002C70F0">
        <w:rPr>
          <w:rFonts w:cs="Arial"/>
          <w:b/>
          <w:color w:val="3399FF"/>
        </w:rPr>
        <w:t>Origination Date</w:t>
      </w:r>
    </w:p>
    <w:p w14:paraId="0BAA3744" w14:textId="281A0D83" w:rsidR="004D61A0" w:rsidRPr="002C70F0" w:rsidRDefault="00BA3305" w:rsidP="00995052">
      <w:pPr>
        <w:jc w:val="center"/>
        <w:rPr>
          <w:rFonts w:cs="Arial"/>
          <w:color w:val="3399FF"/>
        </w:rPr>
      </w:pPr>
      <w:ins w:id="12" w:author="Batra Yogesh (EXT)" w:date="2018-04-02T16:54:00Z">
        <w:r w:rsidRPr="002C70F0">
          <w:rPr>
            <w:rFonts w:cs="Arial"/>
            <w:color w:val="3399FF"/>
          </w:rPr>
          <w:t>27</w:t>
        </w:r>
      </w:ins>
      <w:r w:rsidR="00995052" w:rsidRPr="002C70F0">
        <w:rPr>
          <w:rFonts w:cs="Arial"/>
          <w:color w:val="3399FF"/>
        </w:rPr>
        <w:t>-</w:t>
      </w:r>
      <w:r w:rsidR="00C67A35" w:rsidRPr="002C70F0">
        <w:rPr>
          <w:rFonts w:cs="Arial"/>
          <w:color w:val="3399FF"/>
        </w:rPr>
        <w:t>Dec</w:t>
      </w:r>
      <w:r w:rsidR="00995052" w:rsidRPr="002C70F0">
        <w:rPr>
          <w:rFonts w:cs="Arial"/>
          <w:color w:val="3399FF"/>
        </w:rPr>
        <w:t>-2017</w:t>
      </w:r>
    </w:p>
    <w:p w14:paraId="0BAA3745" w14:textId="77777777" w:rsidR="004D61A0" w:rsidRPr="002C70F0" w:rsidRDefault="004D61A0">
      <w:pPr>
        <w:rPr>
          <w:rFonts w:cs="Arial"/>
        </w:rPr>
      </w:pPr>
    </w:p>
    <w:p w14:paraId="0BAA3746" w14:textId="77777777" w:rsidR="004D61A0" w:rsidRPr="002C70F0" w:rsidRDefault="004D61A0">
      <w:pPr>
        <w:rPr>
          <w:rFonts w:cs="Arial"/>
        </w:rPr>
      </w:pPr>
    </w:p>
    <w:p w14:paraId="0BAA3747" w14:textId="77777777" w:rsidR="004D61A0" w:rsidRPr="002C70F0" w:rsidRDefault="004D61A0">
      <w:pPr>
        <w:rPr>
          <w:rFonts w:cs="Arial"/>
        </w:rPr>
      </w:pPr>
    </w:p>
    <w:p w14:paraId="0BAA3748" w14:textId="77777777" w:rsidR="004D61A0" w:rsidRPr="002C70F0" w:rsidRDefault="004D61A0">
      <w:pPr>
        <w:rPr>
          <w:rFonts w:cs="Arial"/>
        </w:rPr>
      </w:pPr>
    </w:p>
    <w:p w14:paraId="0BAA3749" w14:textId="77777777" w:rsidR="004D61A0" w:rsidRPr="002C70F0" w:rsidRDefault="004D61A0">
      <w:pPr>
        <w:rPr>
          <w:rFonts w:cs="Arial"/>
        </w:rPr>
      </w:pPr>
    </w:p>
    <w:p w14:paraId="0BAA374A" w14:textId="77777777" w:rsidR="004D61A0" w:rsidRPr="002C70F0" w:rsidRDefault="004D61A0">
      <w:pPr>
        <w:rPr>
          <w:rFonts w:cs="Arial"/>
        </w:rPr>
      </w:pPr>
    </w:p>
    <w:p w14:paraId="0BAA374B" w14:textId="2A97A2BC" w:rsidR="004D61A0" w:rsidRPr="002C70F0" w:rsidDel="00AF377F" w:rsidRDefault="004D61A0">
      <w:pPr>
        <w:rPr>
          <w:del w:id="13" w:author="Wirasak Chomphu" w:date="2020-07-02T16:11:00Z"/>
          <w:rFonts w:cs="Arial"/>
        </w:rPr>
      </w:pPr>
    </w:p>
    <w:p w14:paraId="0BAA374C" w14:textId="164AD640" w:rsidR="004D61A0" w:rsidRPr="002C70F0" w:rsidDel="00AF377F" w:rsidRDefault="004D61A0">
      <w:pPr>
        <w:rPr>
          <w:del w:id="14" w:author="Wirasak Chomphu" w:date="2020-07-02T16:11:00Z"/>
          <w:rFonts w:cs="Arial"/>
        </w:rPr>
      </w:pPr>
    </w:p>
    <w:p w14:paraId="0BAA374D" w14:textId="500A0175" w:rsidR="004D61A0" w:rsidRPr="002C70F0" w:rsidDel="00AF377F" w:rsidRDefault="004D61A0">
      <w:pPr>
        <w:rPr>
          <w:del w:id="15" w:author="Wirasak Chomphu" w:date="2020-07-02T16:11:00Z"/>
          <w:rFonts w:cs="Arial"/>
        </w:rPr>
      </w:pPr>
    </w:p>
    <w:p w14:paraId="0BAA374E" w14:textId="2AE6C5CA" w:rsidR="004D61A0" w:rsidRPr="002C70F0" w:rsidDel="00AF377F" w:rsidRDefault="004D61A0">
      <w:pPr>
        <w:rPr>
          <w:del w:id="16" w:author="Wirasak Chomphu" w:date="2020-07-02T16:11:00Z"/>
          <w:rFonts w:cs="Arial"/>
        </w:rPr>
      </w:pPr>
    </w:p>
    <w:p w14:paraId="0BAA374F" w14:textId="77777777" w:rsidR="007C0F5B" w:rsidRPr="002C70F0" w:rsidRDefault="007C0F5B">
      <w:pPr>
        <w:rPr>
          <w:rFonts w:cs="Arial"/>
        </w:rPr>
      </w:pPr>
    </w:p>
    <w:p w14:paraId="0BAA3750" w14:textId="77777777" w:rsidR="004D61A0" w:rsidRPr="002C70F0" w:rsidRDefault="004D61A0" w:rsidP="00447470">
      <w:pPr>
        <w:rPr>
          <w:rFonts w:cs="Arial"/>
        </w:rPr>
      </w:pPr>
      <w:r w:rsidRPr="002C70F0">
        <w:rPr>
          <w:rFonts w:cs="Arial"/>
        </w:rPr>
        <w:t>Revision History</w:t>
      </w:r>
    </w:p>
    <w:p w14:paraId="0BAA3751" w14:textId="77777777" w:rsidR="004D61A0" w:rsidRPr="002C70F0" w:rsidRDefault="004D61A0">
      <w:pPr>
        <w:rPr>
          <w:rFonts w:cs="Arial"/>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5"/>
        <w:gridCol w:w="1710"/>
        <w:gridCol w:w="2970"/>
        <w:gridCol w:w="1170"/>
        <w:gridCol w:w="1170"/>
        <w:gridCol w:w="1350"/>
      </w:tblGrid>
      <w:tr w:rsidR="005F74A6" w:rsidRPr="002C70F0" w14:paraId="0BAA3756" w14:textId="5ED8BD66" w:rsidTr="005F74A6">
        <w:trPr>
          <w:cantSplit/>
          <w:tblHeader/>
        </w:trPr>
        <w:tc>
          <w:tcPr>
            <w:tcW w:w="1165" w:type="dxa"/>
            <w:shd w:val="clear" w:color="auto" w:fill="3399FF"/>
          </w:tcPr>
          <w:p w14:paraId="0BAA3752" w14:textId="7C5064CA" w:rsidR="005F74A6" w:rsidRPr="002C70F0" w:rsidRDefault="005F74A6" w:rsidP="005F74A6">
            <w:pPr>
              <w:pStyle w:val="ColumnHead"/>
              <w:rPr>
                <w:rFonts w:cs="Arial"/>
                <w:color w:val="FFFFFF" w:themeColor="background1"/>
              </w:rPr>
            </w:pPr>
            <w:r w:rsidRPr="002C70F0">
              <w:rPr>
                <w:rFonts w:cs="Arial"/>
                <w:color w:val="FFFFFF" w:themeColor="background1"/>
              </w:rPr>
              <w:t>Revision</w:t>
            </w:r>
          </w:p>
        </w:tc>
        <w:tc>
          <w:tcPr>
            <w:tcW w:w="1710" w:type="dxa"/>
            <w:shd w:val="clear" w:color="auto" w:fill="3399FF"/>
          </w:tcPr>
          <w:p w14:paraId="0BAA3753" w14:textId="706486C2" w:rsidR="005F74A6" w:rsidRPr="002C70F0" w:rsidRDefault="005F74A6" w:rsidP="005F74A6">
            <w:pPr>
              <w:pStyle w:val="ColumnHead"/>
              <w:rPr>
                <w:rFonts w:cs="Arial"/>
                <w:color w:val="FFFFFF" w:themeColor="background1"/>
              </w:rPr>
            </w:pPr>
            <w:r w:rsidRPr="002C70F0">
              <w:rPr>
                <w:rFonts w:cs="Arial"/>
                <w:color w:val="FFFFFF" w:themeColor="background1"/>
              </w:rPr>
              <w:t>Date</w:t>
            </w:r>
          </w:p>
        </w:tc>
        <w:tc>
          <w:tcPr>
            <w:tcW w:w="2970" w:type="dxa"/>
            <w:shd w:val="clear" w:color="auto" w:fill="3399FF"/>
          </w:tcPr>
          <w:p w14:paraId="0BAA3754" w14:textId="77777777" w:rsidR="005F74A6" w:rsidRPr="002C70F0" w:rsidRDefault="005F74A6" w:rsidP="005F74A6">
            <w:pPr>
              <w:pStyle w:val="ColumnHead"/>
              <w:rPr>
                <w:rFonts w:cs="Arial"/>
                <w:color w:val="FFFFFF" w:themeColor="background1"/>
              </w:rPr>
            </w:pPr>
            <w:r w:rsidRPr="002C70F0">
              <w:rPr>
                <w:rFonts w:cs="Arial"/>
                <w:color w:val="FFFFFF" w:themeColor="background1"/>
              </w:rPr>
              <w:t>Description</w:t>
            </w:r>
          </w:p>
        </w:tc>
        <w:tc>
          <w:tcPr>
            <w:tcW w:w="1170" w:type="dxa"/>
            <w:shd w:val="clear" w:color="auto" w:fill="3399FF"/>
          </w:tcPr>
          <w:p w14:paraId="3FA9A84F" w14:textId="77777777" w:rsidR="005F74A6" w:rsidRPr="002C70F0" w:rsidRDefault="005F74A6" w:rsidP="005F74A6">
            <w:pPr>
              <w:pStyle w:val="ColumnHead"/>
              <w:rPr>
                <w:rFonts w:cs="Arial"/>
                <w:color w:val="FFFFFF" w:themeColor="background1"/>
              </w:rPr>
            </w:pPr>
            <w:r w:rsidRPr="002C70F0">
              <w:rPr>
                <w:rFonts w:cs="Arial"/>
                <w:color w:val="FFFFFF" w:themeColor="background1"/>
              </w:rPr>
              <w:t>Prepared</w:t>
            </w:r>
          </w:p>
          <w:p w14:paraId="0BAA3755" w14:textId="24CB89A3" w:rsidR="005F74A6" w:rsidRPr="002C70F0" w:rsidRDefault="005F74A6" w:rsidP="005F74A6">
            <w:pPr>
              <w:pStyle w:val="ColumnHead"/>
              <w:rPr>
                <w:rFonts w:cs="Arial"/>
                <w:color w:val="FFFFFF" w:themeColor="background1"/>
              </w:rPr>
            </w:pPr>
            <w:r w:rsidRPr="002C70F0">
              <w:rPr>
                <w:rFonts w:cs="Arial"/>
                <w:color w:val="FFFFFF" w:themeColor="background1"/>
              </w:rPr>
              <w:t>by</w:t>
            </w:r>
          </w:p>
        </w:tc>
        <w:tc>
          <w:tcPr>
            <w:tcW w:w="1170" w:type="dxa"/>
            <w:shd w:val="clear" w:color="auto" w:fill="3399FF"/>
          </w:tcPr>
          <w:p w14:paraId="2279381B" w14:textId="77777777" w:rsidR="005F74A6" w:rsidRPr="002C70F0" w:rsidRDefault="005F74A6" w:rsidP="005F74A6">
            <w:pPr>
              <w:pStyle w:val="ColumnHead"/>
              <w:rPr>
                <w:rFonts w:cs="Arial"/>
                <w:color w:val="FFFFFF" w:themeColor="background1"/>
              </w:rPr>
            </w:pPr>
            <w:r w:rsidRPr="002C70F0">
              <w:rPr>
                <w:rFonts w:cs="Arial"/>
                <w:color w:val="FFFFFF" w:themeColor="background1"/>
              </w:rPr>
              <w:t>Checked</w:t>
            </w:r>
          </w:p>
          <w:p w14:paraId="6407E4C1" w14:textId="0BC8493E" w:rsidR="005F74A6" w:rsidRPr="002C70F0" w:rsidRDefault="005F74A6" w:rsidP="005F74A6">
            <w:pPr>
              <w:pStyle w:val="ColumnHead"/>
              <w:rPr>
                <w:rFonts w:cs="Arial"/>
                <w:color w:val="FFFFFF" w:themeColor="background1"/>
              </w:rPr>
            </w:pPr>
            <w:r w:rsidRPr="002C70F0">
              <w:rPr>
                <w:rFonts w:cs="Arial"/>
                <w:color w:val="FFFFFF" w:themeColor="background1"/>
              </w:rPr>
              <w:t>by</w:t>
            </w:r>
          </w:p>
        </w:tc>
        <w:tc>
          <w:tcPr>
            <w:tcW w:w="1350" w:type="dxa"/>
            <w:shd w:val="clear" w:color="auto" w:fill="3399FF"/>
          </w:tcPr>
          <w:p w14:paraId="69284D3A" w14:textId="3EEBDEA0" w:rsidR="005F74A6" w:rsidRPr="002C70F0" w:rsidRDefault="005F74A6" w:rsidP="005F74A6">
            <w:pPr>
              <w:pStyle w:val="ColumnHead"/>
              <w:rPr>
                <w:rFonts w:cs="Arial"/>
                <w:color w:val="FFFFFF" w:themeColor="background1"/>
              </w:rPr>
            </w:pPr>
            <w:r w:rsidRPr="002C70F0">
              <w:rPr>
                <w:rFonts w:cs="Arial"/>
                <w:color w:val="FFFFFF" w:themeColor="background1"/>
              </w:rPr>
              <w:t>Approved by</w:t>
            </w:r>
          </w:p>
        </w:tc>
      </w:tr>
      <w:tr w:rsidR="00995052" w:rsidRPr="002C70F0" w14:paraId="0BAA375B" w14:textId="2375FBD8" w:rsidTr="005F74A6">
        <w:trPr>
          <w:cantSplit/>
        </w:trPr>
        <w:tc>
          <w:tcPr>
            <w:tcW w:w="1165" w:type="dxa"/>
          </w:tcPr>
          <w:p w14:paraId="0BAA3757" w14:textId="0545F3C1" w:rsidR="00995052" w:rsidRPr="002C70F0" w:rsidRDefault="00995052" w:rsidP="00995052">
            <w:pPr>
              <w:jc w:val="center"/>
              <w:rPr>
                <w:rFonts w:cs="Arial"/>
                <w:sz w:val="20"/>
              </w:rPr>
            </w:pPr>
            <w:r w:rsidRPr="002C70F0">
              <w:rPr>
                <w:rFonts w:cs="Arial"/>
                <w:sz w:val="20"/>
              </w:rPr>
              <w:t>0.1</w:t>
            </w:r>
          </w:p>
        </w:tc>
        <w:tc>
          <w:tcPr>
            <w:tcW w:w="1710" w:type="dxa"/>
          </w:tcPr>
          <w:p w14:paraId="67A4E95C" w14:textId="5096A73C" w:rsidR="00995052" w:rsidRPr="002C70F0" w:rsidRDefault="0063264A" w:rsidP="00995052">
            <w:pPr>
              <w:jc w:val="center"/>
              <w:rPr>
                <w:rFonts w:cs="Arial"/>
                <w:sz w:val="20"/>
              </w:rPr>
            </w:pPr>
            <w:r w:rsidRPr="002C70F0">
              <w:rPr>
                <w:rFonts w:cs="Arial"/>
                <w:sz w:val="20"/>
              </w:rPr>
              <w:t>26</w:t>
            </w:r>
            <w:r w:rsidR="00995052" w:rsidRPr="002C70F0">
              <w:rPr>
                <w:rFonts w:cs="Arial"/>
                <w:sz w:val="20"/>
              </w:rPr>
              <w:t>-</w:t>
            </w:r>
            <w:r w:rsidRPr="002C70F0">
              <w:rPr>
                <w:rFonts w:cs="Arial"/>
                <w:sz w:val="20"/>
              </w:rPr>
              <w:t>Dec</w:t>
            </w:r>
            <w:r w:rsidR="00995052" w:rsidRPr="002C70F0">
              <w:rPr>
                <w:rFonts w:cs="Arial"/>
                <w:sz w:val="20"/>
              </w:rPr>
              <w:t>-2017</w:t>
            </w:r>
          </w:p>
          <w:p w14:paraId="0BAA3758" w14:textId="29DF5BD9" w:rsidR="00995052" w:rsidRPr="002C70F0" w:rsidRDefault="00995052" w:rsidP="00995052">
            <w:pPr>
              <w:jc w:val="center"/>
              <w:rPr>
                <w:rFonts w:cs="Arial"/>
                <w:sz w:val="20"/>
              </w:rPr>
            </w:pPr>
          </w:p>
        </w:tc>
        <w:tc>
          <w:tcPr>
            <w:tcW w:w="2970" w:type="dxa"/>
          </w:tcPr>
          <w:p w14:paraId="0BAA3759" w14:textId="11FB40A3" w:rsidR="00995052" w:rsidRPr="002C70F0" w:rsidRDefault="00995052" w:rsidP="00995052">
            <w:pPr>
              <w:pStyle w:val="Header"/>
              <w:tabs>
                <w:tab w:val="clear" w:pos="4320"/>
                <w:tab w:val="clear" w:pos="8640"/>
              </w:tabs>
              <w:rPr>
                <w:rFonts w:cs="Arial"/>
                <w:sz w:val="20"/>
              </w:rPr>
            </w:pPr>
            <w:r w:rsidRPr="002C70F0">
              <w:rPr>
                <w:rFonts w:cs="Arial"/>
                <w:sz w:val="20"/>
              </w:rPr>
              <w:t>Draft</w:t>
            </w:r>
          </w:p>
        </w:tc>
        <w:tc>
          <w:tcPr>
            <w:tcW w:w="1170" w:type="dxa"/>
          </w:tcPr>
          <w:p w14:paraId="0BAA375A" w14:textId="525A71A1" w:rsidR="00995052" w:rsidRPr="002C70F0" w:rsidRDefault="00995052" w:rsidP="00995052">
            <w:pPr>
              <w:jc w:val="center"/>
              <w:rPr>
                <w:rFonts w:cs="Arial"/>
                <w:sz w:val="18"/>
                <w:szCs w:val="18"/>
              </w:rPr>
            </w:pPr>
            <w:r w:rsidRPr="002C70F0">
              <w:rPr>
                <w:rFonts w:cs="Arial"/>
                <w:sz w:val="18"/>
                <w:szCs w:val="18"/>
              </w:rPr>
              <w:t>Wirasak C.</w:t>
            </w:r>
          </w:p>
        </w:tc>
        <w:tc>
          <w:tcPr>
            <w:tcW w:w="1170" w:type="dxa"/>
          </w:tcPr>
          <w:p w14:paraId="29DF2C40" w14:textId="77777777" w:rsidR="00995052" w:rsidRPr="002C70F0" w:rsidRDefault="00995052" w:rsidP="00995052">
            <w:pPr>
              <w:jc w:val="center"/>
              <w:rPr>
                <w:rFonts w:cs="Arial"/>
                <w:sz w:val="20"/>
              </w:rPr>
            </w:pPr>
          </w:p>
        </w:tc>
        <w:tc>
          <w:tcPr>
            <w:tcW w:w="1350" w:type="dxa"/>
          </w:tcPr>
          <w:p w14:paraId="6A1BC662" w14:textId="1DDFB2E8" w:rsidR="00995052" w:rsidRPr="002C70F0" w:rsidRDefault="00995052" w:rsidP="00995052">
            <w:pPr>
              <w:jc w:val="center"/>
              <w:rPr>
                <w:rFonts w:cs="Arial"/>
                <w:sz w:val="20"/>
              </w:rPr>
            </w:pPr>
          </w:p>
        </w:tc>
      </w:tr>
      <w:tr w:rsidR="00995052" w:rsidRPr="002C70F0" w14:paraId="0BAA3760" w14:textId="645D3AAF" w:rsidTr="005F74A6">
        <w:trPr>
          <w:cantSplit/>
        </w:trPr>
        <w:tc>
          <w:tcPr>
            <w:tcW w:w="1165" w:type="dxa"/>
          </w:tcPr>
          <w:p w14:paraId="0BAA375C" w14:textId="42D2FF53" w:rsidR="00995052" w:rsidRPr="002C70F0" w:rsidRDefault="00FA2758" w:rsidP="00995052">
            <w:pPr>
              <w:jc w:val="center"/>
              <w:rPr>
                <w:rFonts w:cs="Arial"/>
                <w:sz w:val="20"/>
              </w:rPr>
            </w:pPr>
            <w:r w:rsidRPr="002C70F0">
              <w:rPr>
                <w:rFonts w:cs="Arial"/>
                <w:sz w:val="20"/>
              </w:rPr>
              <w:t>1</w:t>
            </w:r>
            <w:ins w:id="17" w:author="Prakash Atul (Ext)" w:date="2018-03-27T12:37:00Z">
              <w:r w:rsidR="00AF1D79" w:rsidRPr="002C70F0">
                <w:rPr>
                  <w:rFonts w:cs="Arial"/>
                  <w:sz w:val="20"/>
                </w:rPr>
                <w:t>.0</w:t>
              </w:r>
            </w:ins>
          </w:p>
        </w:tc>
        <w:tc>
          <w:tcPr>
            <w:tcW w:w="1710" w:type="dxa"/>
          </w:tcPr>
          <w:p w14:paraId="0BAA375D" w14:textId="5E63B3E5" w:rsidR="00995052" w:rsidRPr="002C70F0" w:rsidRDefault="00FA2758" w:rsidP="00995052">
            <w:pPr>
              <w:jc w:val="center"/>
              <w:rPr>
                <w:rFonts w:cs="Arial"/>
                <w:sz w:val="20"/>
              </w:rPr>
            </w:pPr>
            <w:r w:rsidRPr="002C70F0">
              <w:rPr>
                <w:rFonts w:cs="Arial"/>
                <w:sz w:val="20"/>
              </w:rPr>
              <w:t>2</w:t>
            </w:r>
            <w:ins w:id="18" w:author="Prakash Atul (Ext)" w:date="2018-03-27T12:37:00Z">
              <w:r w:rsidR="00AF1D79" w:rsidRPr="002C70F0">
                <w:rPr>
                  <w:rFonts w:cs="Arial"/>
                  <w:sz w:val="20"/>
                </w:rPr>
                <w:t>7</w:t>
              </w:r>
            </w:ins>
            <w:del w:id="19" w:author="Prakash Atul (Ext)" w:date="2018-03-27T12:37:00Z">
              <w:r w:rsidRPr="002C70F0" w:rsidDel="00AF1D79">
                <w:rPr>
                  <w:rFonts w:cs="Arial"/>
                  <w:sz w:val="20"/>
                </w:rPr>
                <w:delText>3</w:delText>
              </w:r>
            </w:del>
            <w:r w:rsidRPr="002C70F0">
              <w:rPr>
                <w:rFonts w:cs="Arial"/>
                <w:sz w:val="20"/>
              </w:rPr>
              <w:t>-</w:t>
            </w:r>
            <w:ins w:id="20" w:author="Prakash Atul (Ext)" w:date="2018-03-27T12:37:00Z">
              <w:r w:rsidR="00AF1D79" w:rsidRPr="002C70F0">
                <w:rPr>
                  <w:rFonts w:cs="Arial"/>
                  <w:sz w:val="20"/>
                </w:rPr>
                <w:t>Mar</w:t>
              </w:r>
            </w:ins>
            <w:del w:id="21" w:author="Prakash Atul (Ext)" w:date="2018-03-27T12:37:00Z">
              <w:r w:rsidRPr="002C70F0" w:rsidDel="00AF1D79">
                <w:rPr>
                  <w:rFonts w:cs="Arial"/>
                  <w:sz w:val="20"/>
                </w:rPr>
                <w:delText>Jan</w:delText>
              </w:r>
            </w:del>
            <w:r w:rsidRPr="002C70F0">
              <w:rPr>
                <w:rFonts w:cs="Arial"/>
                <w:sz w:val="20"/>
              </w:rPr>
              <w:t>-2018</w:t>
            </w:r>
          </w:p>
        </w:tc>
        <w:tc>
          <w:tcPr>
            <w:tcW w:w="2970" w:type="dxa"/>
          </w:tcPr>
          <w:p w14:paraId="0BAA375E" w14:textId="2BEE1237" w:rsidR="00995052" w:rsidRPr="002C70F0" w:rsidRDefault="00FA2758" w:rsidP="00FA2758">
            <w:pPr>
              <w:pStyle w:val="Header"/>
              <w:tabs>
                <w:tab w:val="clear" w:pos="4320"/>
                <w:tab w:val="clear" w:pos="8640"/>
              </w:tabs>
              <w:rPr>
                <w:rFonts w:cs="Arial"/>
                <w:sz w:val="20"/>
              </w:rPr>
            </w:pPr>
            <w:r w:rsidRPr="002C70F0">
              <w:rPr>
                <w:rFonts w:cs="Arial"/>
                <w:sz w:val="20"/>
              </w:rPr>
              <w:t xml:space="preserve">Updated as per </w:t>
            </w:r>
            <w:ins w:id="22" w:author="Prakash Atul (Ext)" w:date="2018-03-27T12:37:00Z">
              <w:r w:rsidR="00AF1D79" w:rsidRPr="002C70F0">
                <w:rPr>
                  <w:rFonts w:cs="Arial"/>
                  <w:sz w:val="20"/>
                </w:rPr>
                <w:t xml:space="preserve">EC </w:t>
              </w:r>
            </w:ins>
            <w:r w:rsidRPr="002C70F0">
              <w:rPr>
                <w:rFonts w:cs="Arial"/>
                <w:sz w:val="20"/>
              </w:rPr>
              <w:t>11.2</w:t>
            </w:r>
            <w:r w:rsidRPr="002C70F0">
              <w:rPr>
                <w:rFonts w:cs="Arial"/>
                <w:sz w:val="20"/>
              </w:rPr>
              <w:tab/>
            </w:r>
          </w:p>
        </w:tc>
        <w:tc>
          <w:tcPr>
            <w:tcW w:w="1170" w:type="dxa"/>
          </w:tcPr>
          <w:p w14:paraId="0BAA375F" w14:textId="797B6CEF" w:rsidR="00995052" w:rsidRPr="002C70F0" w:rsidRDefault="00FA2758" w:rsidP="00995052">
            <w:pPr>
              <w:jc w:val="center"/>
              <w:rPr>
                <w:rFonts w:cs="Arial"/>
                <w:sz w:val="20"/>
              </w:rPr>
            </w:pPr>
            <w:r w:rsidRPr="002C70F0">
              <w:rPr>
                <w:rFonts w:cs="Arial"/>
                <w:sz w:val="20"/>
              </w:rPr>
              <w:t>Tieto</w:t>
            </w:r>
          </w:p>
        </w:tc>
        <w:tc>
          <w:tcPr>
            <w:tcW w:w="1170" w:type="dxa"/>
          </w:tcPr>
          <w:p w14:paraId="3A3230E3" w14:textId="5FE52A69" w:rsidR="00995052" w:rsidRPr="002C70F0" w:rsidRDefault="00995052" w:rsidP="00995052">
            <w:pPr>
              <w:jc w:val="center"/>
              <w:rPr>
                <w:rFonts w:cs="Arial"/>
                <w:sz w:val="20"/>
              </w:rPr>
            </w:pPr>
          </w:p>
        </w:tc>
        <w:tc>
          <w:tcPr>
            <w:tcW w:w="1350" w:type="dxa"/>
          </w:tcPr>
          <w:p w14:paraId="16DB2B6E" w14:textId="7598E8B1" w:rsidR="00995052" w:rsidRPr="002C70F0" w:rsidRDefault="00995052" w:rsidP="00995052">
            <w:pPr>
              <w:jc w:val="center"/>
              <w:rPr>
                <w:rFonts w:cs="Arial"/>
                <w:sz w:val="20"/>
              </w:rPr>
            </w:pPr>
          </w:p>
        </w:tc>
      </w:tr>
      <w:tr w:rsidR="00AF377F" w:rsidRPr="002C70F0" w14:paraId="7E415265" w14:textId="77777777" w:rsidTr="005F74A6">
        <w:trPr>
          <w:cantSplit/>
          <w:ins w:id="23" w:author="Wirasak Chomphu" w:date="2020-07-02T16:11:00Z"/>
        </w:trPr>
        <w:tc>
          <w:tcPr>
            <w:tcW w:w="1165" w:type="dxa"/>
          </w:tcPr>
          <w:p w14:paraId="15CEF662" w14:textId="77B3ADEC" w:rsidR="00AF377F" w:rsidRPr="002C70F0" w:rsidRDefault="00AF377F" w:rsidP="00AF377F">
            <w:pPr>
              <w:jc w:val="center"/>
              <w:rPr>
                <w:ins w:id="24" w:author="Wirasak Chomphu" w:date="2020-07-02T16:11:00Z"/>
                <w:rFonts w:cs="Arial"/>
                <w:sz w:val="20"/>
              </w:rPr>
            </w:pPr>
            <w:ins w:id="25" w:author="Wirasak Chomphu" w:date="2020-07-02T16:11:00Z">
              <w:r>
                <w:rPr>
                  <w:rFonts w:cs="Arial"/>
                  <w:sz w:val="20"/>
                </w:rPr>
                <w:t>2</w:t>
              </w:r>
            </w:ins>
          </w:p>
        </w:tc>
        <w:tc>
          <w:tcPr>
            <w:tcW w:w="1710" w:type="dxa"/>
          </w:tcPr>
          <w:p w14:paraId="3FCED04A" w14:textId="43243357" w:rsidR="00AF377F" w:rsidRPr="002C70F0" w:rsidRDefault="00AF377F" w:rsidP="00AF377F">
            <w:pPr>
              <w:jc w:val="center"/>
              <w:rPr>
                <w:ins w:id="26" w:author="Wirasak Chomphu" w:date="2020-07-02T16:11:00Z"/>
                <w:rFonts w:cs="Arial"/>
                <w:sz w:val="20"/>
              </w:rPr>
            </w:pPr>
            <w:ins w:id="27" w:author="Wirasak Chomphu" w:date="2020-07-02T16:11:00Z">
              <w:r>
                <w:rPr>
                  <w:rFonts w:cs="Arial"/>
                  <w:sz w:val="20"/>
                </w:rPr>
                <w:t>2-July-2020</w:t>
              </w:r>
            </w:ins>
          </w:p>
        </w:tc>
        <w:tc>
          <w:tcPr>
            <w:tcW w:w="2970" w:type="dxa"/>
          </w:tcPr>
          <w:p w14:paraId="7C1973AE" w14:textId="5ED26D24" w:rsidR="00AF377F" w:rsidRPr="002C70F0" w:rsidRDefault="00AF377F" w:rsidP="00AF377F">
            <w:pPr>
              <w:pStyle w:val="Header"/>
              <w:tabs>
                <w:tab w:val="clear" w:pos="4320"/>
                <w:tab w:val="clear" w:pos="8640"/>
              </w:tabs>
              <w:rPr>
                <w:ins w:id="28" w:author="Wirasak Chomphu" w:date="2020-07-02T16:11:00Z"/>
                <w:rFonts w:cs="Arial"/>
                <w:sz w:val="20"/>
              </w:rPr>
            </w:pPr>
            <w:ins w:id="29" w:author="Wirasak Chomphu" w:date="2020-07-02T16:11:00Z">
              <w:r>
                <w:rPr>
                  <w:rFonts w:cs="Arial"/>
                  <w:sz w:val="20"/>
                </w:rPr>
                <w:t>Thailand ECsasS</w:t>
              </w:r>
            </w:ins>
          </w:p>
        </w:tc>
        <w:tc>
          <w:tcPr>
            <w:tcW w:w="1170" w:type="dxa"/>
          </w:tcPr>
          <w:p w14:paraId="7777E161" w14:textId="49B1E46E" w:rsidR="00AF377F" w:rsidRPr="002C70F0" w:rsidRDefault="00AF377F" w:rsidP="00AF377F">
            <w:pPr>
              <w:jc w:val="center"/>
              <w:rPr>
                <w:ins w:id="30" w:author="Wirasak Chomphu" w:date="2020-07-02T16:11:00Z"/>
                <w:rFonts w:cs="Arial"/>
                <w:sz w:val="20"/>
              </w:rPr>
            </w:pPr>
            <w:ins w:id="31" w:author="Wirasak Chomphu" w:date="2020-07-02T16:11:00Z">
              <w:r>
                <w:rPr>
                  <w:rFonts w:cs="Arial"/>
                  <w:sz w:val="20"/>
                </w:rPr>
                <w:t>Wirasak C.</w:t>
              </w:r>
            </w:ins>
          </w:p>
        </w:tc>
        <w:tc>
          <w:tcPr>
            <w:tcW w:w="1170" w:type="dxa"/>
          </w:tcPr>
          <w:p w14:paraId="4D0E3A27" w14:textId="77777777" w:rsidR="00AF377F" w:rsidRPr="002C70F0" w:rsidRDefault="00AF377F" w:rsidP="00AF377F">
            <w:pPr>
              <w:jc w:val="center"/>
              <w:rPr>
                <w:ins w:id="32" w:author="Wirasak Chomphu" w:date="2020-07-02T16:11:00Z"/>
                <w:rFonts w:cs="Arial"/>
                <w:sz w:val="20"/>
              </w:rPr>
            </w:pPr>
          </w:p>
        </w:tc>
        <w:tc>
          <w:tcPr>
            <w:tcW w:w="1350" w:type="dxa"/>
          </w:tcPr>
          <w:p w14:paraId="35D9C402" w14:textId="77777777" w:rsidR="00AF377F" w:rsidRPr="002C70F0" w:rsidRDefault="00AF377F" w:rsidP="00AF377F">
            <w:pPr>
              <w:jc w:val="center"/>
              <w:rPr>
                <w:ins w:id="33" w:author="Wirasak Chomphu" w:date="2020-07-02T16:11:00Z"/>
                <w:rFonts w:cs="Arial"/>
                <w:sz w:val="20"/>
              </w:rPr>
            </w:pPr>
            <w:bookmarkStart w:id="34" w:name="_GoBack"/>
            <w:bookmarkEnd w:id="34"/>
          </w:p>
        </w:tc>
      </w:tr>
      <w:tr w:rsidR="005F74A6" w:rsidRPr="002C70F0" w:rsidDel="00A33A98" w14:paraId="0BAA3765" w14:textId="17A3DAE6" w:rsidTr="005F74A6">
        <w:trPr>
          <w:cantSplit/>
          <w:del w:id="35" w:author="Shah Ashay" w:date="2018-04-16T16:39:00Z"/>
        </w:trPr>
        <w:tc>
          <w:tcPr>
            <w:tcW w:w="1165" w:type="dxa"/>
          </w:tcPr>
          <w:p w14:paraId="0BAA3761" w14:textId="6B810608" w:rsidR="005F74A6" w:rsidRPr="002C70F0" w:rsidDel="00A33A98" w:rsidRDefault="005F74A6">
            <w:pPr>
              <w:jc w:val="center"/>
              <w:rPr>
                <w:del w:id="36" w:author="Shah Ashay" w:date="2018-04-16T16:39:00Z"/>
                <w:rFonts w:cs="Arial"/>
                <w:sz w:val="20"/>
              </w:rPr>
            </w:pPr>
          </w:p>
        </w:tc>
        <w:tc>
          <w:tcPr>
            <w:tcW w:w="1710" w:type="dxa"/>
          </w:tcPr>
          <w:p w14:paraId="0BAA3762" w14:textId="4FD157D1" w:rsidR="005F74A6" w:rsidRPr="002C70F0" w:rsidDel="00A33A98" w:rsidRDefault="005F74A6">
            <w:pPr>
              <w:jc w:val="center"/>
              <w:rPr>
                <w:del w:id="37" w:author="Shah Ashay" w:date="2018-04-16T16:39:00Z"/>
                <w:rFonts w:cs="Arial"/>
                <w:sz w:val="20"/>
              </w:rPr>
            </w:pPr>
          </w:p>
        </w:tc>
        <w:tc>
          <w:tcPr>
            <w:tcW w:w="2970" w:type="dxa"/>
          </w:tcPr>
          <w:p w14:paraId="0BAA3763" w14:textId="2D22D0F5" w:rsidR="005F74A6" w:rsidRPr="002C70F0" w:rsidDel="00A33A98" w:rsidRDefault="005F74A6" w:rsidP="00B107D1">
            <w:pPr>
              <w:pStyle w:val="Header"/>
              <w:tabs>
                <w:tab w:val="clear" w:pos="4320"/>
                <w:tab w:val="clear" w:pos="8640"/>
              </w:tabs>
              <w:rPr>
                <w:del w:id="38" w:author="Shah Ashay" w:date="2018-04-16T16:39:00Z"/>
                <w:rFonts w:cs="Arial"/>
                <w:sz w:val="20"/>
              </w:rPr>
            </w:pPr>
          </w:p>
        </w:tc>
        <w:tc>
          <w:tcPr>
            <w:tcW w:w="1170" w:type="dxa"/>
          </w:tcPr>
          <w:p w14:paraId="0BAA3764" w14:textId="2BB70D4A" w:rsidR="005F74A6" w:rsidRPr="002C70F0" w:rsidDel="00A33A98" w:rsidRDefault="005F74A6">
            <w:pPr>
              <w:jc w:val="center"/>
              <w:rPr>
                <w:del w:id="39" w:author="Shah Ashay" w:date="2018-04-16T16:39:00Z"/>
                <w:rFonts w:cs="Arial"/>
                <w:sz w:val="20"/>
              </w:rPr>
            </w:pPr>
          </w:p>
        </w:tc>
        <w:tc>
          <w:tcPr>
            <w:tcW w:w="1170" w:type="dxa"/>
          </w:tcPr>
          <w:p w14:paraId="7F4C939B" w14:textId="288591E5" w:rsidR="005F74A6" w:rsidRPr="002C70F0" w:rsidDel="00A33A98" w:rsidRDefault="005F74A6">
            <w:pPr>
              <w:jc w:val="center"/>
              <w:rPr>
                <w:del w:id="40" w:author="Shah Ashay" w:date="2018-04-16T16:39:00Z"/>
                <w:rFonts w:cs="Arial"/>
                <w:sz w:val="20"/>
              </w:rPr>
            </w:pPr>
          </w:p>
        </w:tc>
        <w:tc>
          <w:tcPr>
            <w:tcW w:w="1350" w:type="dxa"/>
          </w:tcPr>
          <w:p w14:paraId="2220525C" w14:textId="273AD902" w:rsidR="005F74A6" w:rsidRPr="002C70F0" w:rsidDel="00A33A98" w:rsidRDefault="005F74A6">
            <w:pPr>
              <w:jc w:val="center"/>
              <w:rPr>
                <w:del w:id="41" w:author="Shah Ashay" w:date="2018-04-16T16:39:00Z"/>
                <w:rFonts w:cs="Arial"/>
                <w:sz w:val="20"/>
              </w:rPr>
            </w:pPr>
          </w:p>
        </w:tc>
      </w:tr>
      <w:tr w:rsidR="005F74A6" w:rsidRPr="002C70F0" w:rsidDel="00A33A98" w14:paraId="0BAA376A" w14:textId="7E1C5696" w:rsidTr="005F74A6">
        <w:trPr>
          <w:cantSplit/>
          <w:del w:id="42" w:author="Shah Ashay" w:date="2018-04-16T16:39:00Z"/>
        </w:trPr>
        <w:tc>
          <w:tcPr>
            <w:tcW w:w="1165" w:type="dxa"/>
          </w:tcPr>
          <w:p w14:paraId="0BAA3766" w14:textId="041173BD" w:rsidR="005F74A6" w:rsidRPr="002C70F0" w:rsidDel="00A33A98" w:rsidRDefault="005F74A6">
            <w:pPr>
              <w:jc w:val="center"/>
              <w:rPr>
                <w:del w:id="43" w:author="Shah Ashay" w:date="2018-04-16T16:39:00Z"/>
                <w:rFonts w:cs="Arial"/>
                <w:sz w:val="20"/>
              </w:rPr>
            </w:pPr>
          </w:p>
        </w:tc>
        <w:tc>
          <w:tcPr>
            <w:tcW w:w="1710" w:type="dxa"/>
          </w:tcPr>
          <w:p w14:paraId="0BAA3767" w14:textId="2C91C665" w:rsidR="005F74A6" w:rsidRPr="002C70F0" w:rsidDel="00A33A98" w:rsidRDefault="005F74A6">
            <w:pPr>
              <w:jc w:val="center"/>
              <w:rPr>
                <w:del w:id="44" w:author="Shah Ashay" w:date="2018-04-16T16:39:00Z"/>
                <w:rFonts w:cs="Arial"/>
                <w:sz w:val="20"/>
              </w:rPr>
            </w:pPr>
          </w:p>
        </w:tc>
        <w:tc>
          <w:tcPr>
            <w:tcW w:w="2970" w:type="dxa"/>
          </w:tcPr>
          <w:p w14:paraId="0BAA3768" w14:textId="6F74D506" w:rsidR="005F74A6" w:rsidRPr="002C70F0" w:rsidDel="00A33A98" w:rsidRDefault="005F74A6" w:rsidP="00B107D1">
            <w:pPr>
              <w:pStyle w:val="Header"/>
              <w:tabs>
                <w:tab w:val="clear" w:pos="4320"/>
                <w:tab w:val="clear" w:pos="8640"/>
              </w:tabs>
              <w:rPr>
                <w:del w:id="45" w:author="Shah Ashay" w:date="2018-04-16T16:39:00Z"/>
                <w:rFonts w:cs="Arial"/>
                <w:sz w:val="20"/>
              </w:rPr>
            </w:pPr>
          </w:p>
        </w:tc>
        <w:tc>
          <w:tcPr>
            <w:tcW w:w="1170" w:type="dxa"/>
          </w:tcPr>
          <w:p w14:paraId="0BAA3769" w14:textId="701D3A31" w:rsidR="005F74A6" w:rsidRPr="002C70F0" w:rsidDel="00A33A98" w:rsidRDefault="005F74A6">
            <w:pPr>
              <w:jc w:val="center"/>
              <w:rPr>
                <w:del w:id="46" w:author="Shah Ashay" w:date="2018-04-16T16:39:00Z"/>
                <w:rFonts w:cs="Arial"/>
                <w:sz w:val="20"/>
              </w:rPr>
            </w:pPr>
          </w:p>
        </w:tc>
        <w:tc>
          <w:tcPr>
            <w:tcW w:w="1170" w:type="dxa"/>
          </w:tcPr>
          <w:p w14:paraId="027A5A19" w14:textId="2C4E631C" w:rsidR="005F74A6" w:rsidRPr="002C70F0" w:rsidDel="00A33A98" w:rsidRDefault="005F74A6">
            <w:pPr>
              <w:jc w:val="center"/>
              <w:rPr>
                <w:del w:id="47" w:author="Shah Ashay" w:date="2018-04-16T16:39:00Z"/>
                <w:rFonts w:cs="Arial"/>
                <w:sz w:val="20"/>
              </w:rPr>
            </w:pPr>
          </w:p>
        </w:tc>
        <w:tc>
          <w:tcPr>
            <w:tcW w:w="1350" w:type="dxa"/>
          </w:tcPr>
          <w:p w14:paraId="38883292" w14:textId="563D0602" w:rsidR="005F74A6" w:rsidRPr="002C70F0" w:rsidDel="00A33A98" w:rsidRDefault="005F74A6">
            <w:pPr>
              <w:jc w:val="center"/>
              <w:rPr>
                <w:del w:id="48" w:author="Shah Ashay" w:date="2018-04-16T16:39:00Z"/>
                <w:rFonts w:cs="Arial"/>
                <w:sz w:val="20"/>
              </w:rPr>
            </w:pPr>
          </w:p>
        </w:tc>
      </w:tr>
      <w:tr w:rsidR="005F74A6" w:rsidRPr="002C70F0" w:rsidDel="00A33A98" w14:paraId="0BAA376F" w14:textId="24E95C22" w:rsidTr="005F74A6">
        <w:trPr>
          <w:cantSplit/>
          <w:del w:id="49" w:author="Shah Ashay" w:date="2018-04-16T16:39:00Z"/>
        </w:trPr>
        <w:tc>
          <w:tcPr>
            <w:tcW w:w="1165" w:type="dxa"/>
          </w:tcPr>
          <w:p w14:paraId="0BAA376B" w14:textId="2032ACDC" w:rsidR="005F74A6" w:rsidRPr="002C70F0" w:rsidDel="00A33A98" w:rsidRDefault="005F74A6">
            <w:pPr>
              <w:jc w:val="center"/>
              <w:rPr>
                <w:del w:id="50" w:author="Shah Ashay" w:date="2018-04-16T16:39:00Z"/>
                <w:rFonts w:cs="Arial"/>
                <w:sz w:val="20"/>
              </w:rPr>
            </w:pPr>
          </w:p>
        </w:tc>
        <w:tc>
          <w:tcPr>
            <w:tcW w:w="1710" w:type="dxa"/>
          </w:tcPr>
          <w:p w14:paraId="0BAA376C" w14:textId="531E2AD8" w:rsidR="005F74A6" w:rsidRPr="002C70F0" w:rsidDel="00A33A98" w:rsidRDefault="005F74A6">
            <w:pPr>
              <w:jc w:val="center"/>
              <w:rPr>
                <w:del w:id="51" w:author="Shah Ashay" w:date="2018-04-16T16:39:00Z"/>
                <w:rFonts w:cs="Arial"/>
                <w:sz w:val="20"/>
              </w:rPr>
            </w:pPr>
          </w:p>
        </w:tc>
        <w:tc>
          <w:tcPr>
            <w:tcW w:w="2970" w:type="dxa"/>
          </w:tcPr>
          <w:p w14:paraId="0BAA376D" w14:textId="475E7FC7" w:rsidR="005F74A6" w:rsidRPr="002C70F0" w:rsidDel="00A33A98" w:rsidRDefault="005F74A6" w:rsidP="00B107D1">
            <w:pPr>
              <w:pStyle w:val="Header"/>
              <w:tabs>
                <w:tab w:val="clear" w:pos="4320"/>
                <w:tab w:val="clear" w:pos="8640"/>
              </w:tabs>
              <w:rPr>
                <w:del w:id="52" w:author="Shah Ashay" w:date="2018-04-16T16:39:00Z"/>
                <w:rFonts w:cs="Arial"/>
                <w:sz w:val="20"/>
              </w:rPr>
            </w:pPr>
          </w:p>
        </w:tc>
        <w:tc>
          <w:tcPr>
            <w:tcW w:w="1170" w:type="dxa"/>
          </w:tcPr>
          <w:p w14:paraId="0BAA376E" w14:textId="0F58D0EF" w:rsidR="005F74A6" w:rsidRPr="002C70F0" w:rsidDel="00A33A98" w:rsidRDefault="005F74A6">
            <w:pPr>
              <w:jc w:val="center"/>
              <w:rPr>
                <w:del w:id="53" w:author="Shah Ashay" w:date="2018-04-16T16:39:00Z"/>
                <w:rFonts w:cs="Arial"/>
                <w:sz w:val="20"/>
              </w:rPr>
            </w:pPr>
          </w:p>
        </w:tc>
        <w:tc>
          <w:tcPr>
            <w:tcW w:w="1170" w:type="dxa"/>
          </w:tcPr>
          <w:p w14:paraId="4BC707ED" w14:textId="5D5419EB" w:rsidR="005F74A6" w:rsidRPr="002C70F0" w:rsidDel="00A33A98" w:rsidRDefault="005F74A6">
            <w:pPr>
              <w:jc w:val="center"/>
              <w:rPr>
                <w:del w:id="54" w:author="Shah Ashay" w:date="2018-04-16T16:39:00Z"/>
                <w:rFonts w:cs="Arial"/>
                <w:sz w:val="20"/>
              </w:rPr>
            </w:pPr>
          </w:p>
        </w:tc>
        <w:tc>
          <w:tcPr>
            <w:tcW w:w="1350" w:type="dxa"/>
          </w:tcPr>
          <w:p w14:paraId="5CF39564" w14:textId="7E7335F1" w:rsidR="005F74A6" w:rsidRPr="002C70F0" w:rsidDel="00A33A98" w:rsidRDefault="005F74A6">
            <w:pPr>
              <w:jc w:val="center"/>
              <w:rPr>
                <w:del w:id="55" w:author="Shah Ashay" w:date="2018-04-16T16:39:00Z"/>
                <w:rFonts w:cs="Arial"/>
                <w:sz w:val="20"/>
              </w:rPr>
            </w:pPr>
          </w:p>
        </w:tc>
      </w:tr>
    </w:tbl>
    <w:p w14:paraId="0BAA3770" w14:textId="77777777" w:rsidR="00AD190F" w:rsidRPr="002C70F0" w:rsidRDefault="00AD190F">
      <w:pPr>
        <w:rPr>
          <w:rFonts w:cs="Arial"/>
        </w:rPr>
        <w:sectPr w:rsidR="00AD190F" w:rsidRPr="002C70F0">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720" w:left="1440" w:header="720" w:footer="720" w:gutter="0"/>
          <w:pgNumType w:fmt="lowerRoman" w:start="1"/>
          <w:cols w:space="720"/>
          <w:docGrid w:linePitch="360"/>
        </w:sectPr>
      </w:pPr>
    </w:p>
    <w:p w14:paraId="0BAA3771" w14:textId="77777777" w:rsidR="004D61A0" w:rsidRPr="002C70F0" w:rsidRDefault="004D61A0">
      <w:pPr>
        <w:jc w:val="center"/>
        <w:rPr>
          <w:rFonts w:cs="Arial"/>
          <w:b/>
          <w:color w:val="3399FF"/>
          <w:sz w:val="28"/>
        </w:rPr>
      </w:pPr>
      <w:r w:rsidRPr="002C70F0">
        <w:rPr>
          <w:rFonts w:cs="Arial"/>
          <w:b/>
          <w:color w:val="3399FF"/>
          <w:sz w:val="28"/>
        </w:rPr>
        <w:lastRenderedPageBreak/>
        <w:t>Table of Contents</w:t>
      </w:r>
    </w:p>
    <w:p w14:paraId="0BAA3772" w14:textId="77777777" w:rsidR="004D61A0" w:rsidRPr="002C70F0" w:rsidRDefault="004D61A0">
      <w:pPr>
        <w:rPr>
          <w:rFonts w:cs="Arial"/>
        </w:rPr>
      </w:pPr>
    </w:p>
    <w:p w14:paraId="1C5BCC9D" w14:textId="259B828B" w:rsidR="007E1436" w:rsidRPr="00A33A98" w:rsidRDefault="00006EC4">
      <w:pPr>
        <w:pStyle w:val="TOC1"/>
        <w:rPr>
          <w:rFonts w:cstheme="minorBidi"/>
          <w:noProof/>
          <w:szCs w:val="28"/>
          <w:lang w:bidi="th-TH"/>
        </w:rPr>
      </w:pPr>
      <w:r w:rsidRPr="00A33A98">
        <w:rPr>
          <w:rFonts w:ascii="Arial" w:hAnsi="Arial" w:cs="Arial"/>
        </w:rPr>
        <w:fldChar w:fldCharType="begin"/>
      </w:r>
      <w:r w:rsidR="004D61A0" w:rsidRPr="002C70F0">
        <w:rPr>
          <w:rFonts w:ascii="Arial" w:hAnsi="Arial" w:cs="Arial"/>
        </w:rPr>
        <w:instrText xml:space="preserve"> TOC \o "1-2" \h \z </w:instrText>
      </w:r>
      <w:r w:rsidRPr="00A33A98">
        <w:rPr>
          <w:rFonts w:ascii="Arial" w:hAnsi="Arial" w:cs="Arial"/>
          <w:rPrChange w:id="56" w:author="Batra Yogesh (EXT)" w:date="2018-04-13T12:49:00Z">
            <w:rPr>
              <w:rFonts w:ascii="Arial" w:hAnsi="Arial" w:cs="Arial"/>
            </w:rPr>
          </w:rPrChange>
        </w:rPr>
        <w:fldChar w:fldCharType="separate"/>
      </w:r>
      <w:r w:rsidR="00F30B2C" w:rsidRPr="002C70F0">
        <w:rPr>
          <w:rFonts w:ascii="Arial" w:hAnsi="Arial" w:cs="Arial"/>
          <w:rPrChange w:id="57" w:author="Batra Yogesh (EXT)" w:date="2018-04-13T12:49:00Z">
            <w:rPr/>
          </w:rPrChange>
        </w:rPr>
        <w:fldChar w:fldCharType="begin"/>
      </w:r>
      <w:r w:rsidR="00F30B2C" w:rsidRPr="002C70F0">
        <w:rPr>
          <w:rFonts w:ascii="Arial" w:hAnsi="Arial" w:cs="Arial"/>
          <w:rPrChange w:id="58" w:author="Batra Yogesh (EXT)" w:date="2018-04-13T12:49:00Z">
            <w:rPr/>
          </w:rPrChange>
        </w:rPr>
        <w:instrText xml:space="preserve"> HYPERLINK \l "_Toc502071803" </w:instrText>
      </w:r>
      <w:r w:rsidR="00F30B2C" w:rsidRPr="002C70F0">
        <w:rPr>
          <w:rFonts w:ascii="Arial" w:hAnsi="Arial" w:cs="Arial"/>
          <w:rPrChange w:id="59" w:author="Batra Yogesh (EXT)" w:date="2018-04-13T12:49:00Z">
            <w:rPr>
              <w:noProof/>
            </w:rPr>
          </w:rPrChange>
        </w:rPr>
        <w:fldChar w:fldCharType="separate"/>
      </w:r>
      <w:r w:rsidR="007E1436" w:rsidRPr="002C70F0">
        <w:rPr>
          <w:rStyle w:val="Hyperlink"/>
          <w:rFonts w:ascii="Arial" w:hAnsi="Arial" w:cs="Arial"/>
          <w:noProof/>
          <w:rPrChange w:id="60" w:author="Batra Yogesh (EXT)" w:date="2018-04-13T12:49:00Z">
            <w:rPr>
              <w:rStyle w:val="Hyperlink"/>
              <w:noProof/>
            </w:rPr>
          </w:rPrChange>
        </w:rPr>
        <w:t>1.</w:t>
      </w:r>
      <w:r w:rsidR="007E1436" w:rsidRPr="002C70F0">
        <w:rPr>
          <w:rFonts w:ascii="Arial" w:hAnsi="Arial" w:cs="Arial"/>
          <w:noProof/>
          <w:szCs w:val="28"/>
          <w:lang w:bidi="th-TH"/>
          <w:rPrChange w:id="61" w:author="Batra Yogesh (EXT)" w:date="2018-04-13T12:49:00Z">
            <w:rPr>
              <w:rFonts w:cstheme="minorBidi"/>
              <w:noProof/>
              <w:szCs w:val="28"/>
              <w:lang w:bidi="th-TH"/>
            </w:rPr>
          </w:rPrChange>
        </w:rPr>
        <w:tab/>
      </w:r>
      <w:r w:rsidR="007E1436" w:rsidRPr="002C70F0">
        <w:rPr>
          <w:rStyle w:val="Hyperlink"/>
          <w:rFonts w:ascii="Arial" w:hAnsi="Arial" w:cs="Arial"/>
          <w:noProof/>
          <w:rPrChange w:id="62" w:author="Batra Yogesh (EXT)" w:date="2018-04-13T12:49:00Z">
            <w:rPr>
              <w:rStyle w:val="Hyperlink"/>
              <w:noProof/>
            </w:rPr>
          </w:rPrChange>
        </w:rPr>
        <w:t>Use Case Information</w:t>
      </w:r>
      <w:r w:rsidR="007E1436" w:rsidRPr="002C70F0">
        <w:rPr>
          <w:rFonts w:ascii="Arial" w:hAnsi="Arial" w:cs="Arial"/>
          <w:noProof/>
          <w:webHidden/>
          <w:rPrChange w:id="63" w:author="Batra Yogesh (EXT)" w:date="2018-04-13T12:49:00Z">
            <w:rPr>
              <w:noProof/>
              <w:webHidden/>
            </w:rPr>
          </w:rPrChange>
        </w:rPr>
        <w:tab/>
      </w:r>
      <w:r w:rsidR="007E1436" w:rsidRPr="00A33A98">
        <w:rPr>
          <w:noProof/>
          <w:webHidden/>
        </w:rPr>
        <w:fldChar w:fldCharType="begin"/>
      </w:r>
      <w:r w:rsidR="007E1436" w:rsidRPr="002C70F0">
        <w:rPr>
          <w:rFonts w:ascii="Arial" w:hAnsi="Arial" w:cs="Arial"/>
          <w:noProof/>
          <w:webHidden/>
          <w:rPrChange w:id="64" w:author="Batra Yogesh (EXT)" w:date="2018-04-13T12:49:00Z">
            <w:rPr>
              <w:noProof/>
              <w:webHidden/>
            </w:rPr>
          </w:rPrChange>
        </w:rPr>
        <w:instrText xml:space="preserve"> PAGEREF _Toc502071803 \h </w:instrText>
      </w:r>
      <w:r w:rsidR="007E1436" w:rsidRPr="00A33A98">
        <w:rPr>
          <w:noProof/>
          <w:webHidden/>
        </w:rPr>
      </w:r>
      <w:r w:rsidR="007E1436" w:rsidRPr="00A33A98">
        <w:rPr>
          <w:noProof/>
          <w:webHidden/>
        </w:rPr>
        <w:fldChar w:fldCharType="separate"/>
      </w:r>
      <w:r w:rsidR="007E1436" w:rsidRPr="002C70F0">
        <w:rPr>
          <w:rFonts w:ascii="Arial" w:hAnsi="Arial" w:cs="Arial"/>
          <w:noProof/>
          <w:webHidden/>
          <w:rPrChange w:id="65" w:author="Batra Yogesh (EXT)" w:date="2018-04-13T12:49:00Z">
            <w:rPr>
              <w:noProof/>
              <w:webHidden/>
            </w:rPr>
          </w:rPrChange>
        </w:rPr>
        <w:t>3</w:t>
      </w:r>
      <w:r w:rsidR="007E1436" w:rsidRPr="00A33A98">
        <w:rPr>
          <w:noProof/>
          <w:webHidden/>
        </w:rPr>
        <w:fldChar w:fldCharType="end"/>
      </w:r>
      <w:r w:rsidR="00F30B2C" w:rsidRPr="002C70F0">
        <w:rPr>
          <w:rFonts w:ascii="Arial" w:hAnsi="Arial" w:cs="Arial"/>
          <w:noProof/>
          <w:rPrChange w:id="66" w:author="Batra Yogesh (EXT)" w:date="2018-04-13T12:49:00Z">
            <w:rPr>
              <w:noProof/>
            </w:rPr>
          </w:rPrChange>
        </w:rPr>
        <w:fldChar w:fldCharType="end"/>
      </w:r>
    </w:p>
    <w:p w14:paraId="08C557DD" w14:textId="68BAC1E0" w:rsidR="007E1436" w:rsidRPr="00A33A98" w:rsidRDefault="00F30B2C">
      <w:pPr>
        <w:pStyle w:val="TOC1"/>
        <w:rPr>
          <w:rFonts w:cstheme="minorBidi"/>
          <w:noProof/>
          <w:szCs w:val="28"/>
          <w:lang w:bidi="th-TH"/>
        </w:rPr>
      </w:pPr>
      <w:r w:rsidRPr="002C70F0">
        <w:rPr>
          <w:rFonts w:ascii="Arial" w:hAnsi="Arial" w:cs="Arial"/>
          <w:rPrChange w:id="67" w:author="Batra Yogesh (EXT)" w:date="2018-04-13T12:49:00Z">
            <w:rPr/>
          </w:rPrChange>
        </w:rPr>
        <w:fldChar w:fldCharType="begin"/>
      </w:r>
      <w:r w:rsidRPr="00A33A98">
        <w:instrText xml:space="preserve"> HYPERLINK \l "_Toc502071804" </w:instrText>
      </w:r>
      <w:r w:rsidRPr="002C70F0">
        <w:rPr>
          <w:rFonts w:ascii="Arial" w:hAnsi="Arial" w:cs="Arial"/>
          <w:rPrChange w:id="68" w:author="Batra Yogesh (EXT)" w:date="2018-04-13T12:49:00Z">
            <w:rPr>
              <w:noProof/>
            </w:rPr>
          </w:rPrChange>
        </w:rPr>
        <w:fldChar w:fldCharType="separate"/>
      </w:r>
      <w:r w:rsidR="007E1436" w:rsidRPr="00A33A98">
        <w:rPr>
          <w:rStyle w:val="Hyperlink"/>
          <w:rFonts w:ascii="Arial" w:hAnsi="Arial" w:cs="Arial"/>
          <w:noProof/>
          <w:rPrChange w:id="69" w:author="Shah Ashay" w:date="2018-04-16T16:39:00Z">
            <w:rPr>
              <w:rStyle w:val="Hyperlink"/>
              <w:noProof/>
            </w:rPr>
          </w:rPrChange>
        </w:rPr>
        <w:t>2.</w:t>
      </w:r>
      <w:r w:rsidR="007E1436" w:rsidRPr="00A33A98">
        <w:rPr>
          <w:rFonts w:ascii="Arial" w:hAnsi="Arial" w:cs="Arial"/>
          <w:noProof/>
          <w:szCs w:val="28"/>
          <w:lang w:bidi="th-TH"/>
          <w:rPrChange w:id="70" w:author="Shah Ashay" w:date="2018-04-16T16:39:00Z">
            <w:rPr>
              <w:rFonts w:cstheme="minorBidi"/>
              <w:noProof/>
              <w:szCs w:val="28"/>
              <w:lang w:bidi="th-TH"/>
            </w:rPr>
          </w:rPrChange>
        </w:rPr>
        <w:tab/>
      </w:r>
      <w:r w:rsidR="007E1436" w:rsidRPr="00A33A98">
        <w:rPr>
          <w:rStyle w:val="Hyperlink"/>
          <w:rFonts w:ascii="Arial" w:hAnsi="Arial" w:cs="Arial"/>
          <w:noProof/>
          <w:rPrChange w:id="71" w:author="Shah Ashay" w:date="2018-04-16T16:39:00Z">
            <w:rPr>
              <w:rStyle w:val="Hyperlink"/>
              <w:noProof/>
            </w:rPr>
          </w:rPrChange>
        </w:rPr>
        <w:t>Primary Flow: BKK_UC30 – Setup User Access</w:t>
      </w:r>
      <w:r w:rsidR="007E1436" w:rsidRPr="00A33A98">
        <w:rPr>
          <w:noProof/>
          <w:webHidden/>
        </w:rPr>
        <w:tab/>
      </w:r>
      <w:r w:rsidR="007E1436" w:rsidRPr="002C70F0">
        <w:rPr>
          <w:rFonts w:ascii="Arial" w:hAnsi="Arial" w:cs="Arial"/>
          <w:noProof/>
          <w:webHidden/>
          <w:rPrChange w:id="72" w:author="Batra Yogesh (EXT)" w:date="2018-04-13T12:49:00Z">
            <w:rPr>
              <w:noProof/>
              <w:webHidden/>
            </w:rPr>
          </w:rPrChange>
        </w:rPr>
        <w:fldChar w:fldCharType="begin"/>
      </w:r>
      <w:r w:rsidR="007E1436" w:rsidRPr="00A33A98">
        <w:rPr>
          <w:noProof/>
          <w:webHidden/>
        </w:rPr>
        <w:instrText xml:space="preserve"> PAGEREF _Toc502071804 \h </w:instrText>
      </w:r>
      <w:r w:rsidR="007E1436" w:rsidRPr="002C70F0">
        <w:rPr>
          <w:rFonts w:ascii="Arial" w:hAnsi="Arial" w:cs="Arial"/>
          <w:noProof/>
          <w:webHidden/>
          <w:rPrChange w:id="73" w:author="Batra Yogesh (EXT)" w:date="2018-04-13T12:49:00Z">
            <w:rPr>
              <w:rFonts w:ascii="Arial" w:hAnsi="Arial" w:cs="Arial"/>
              <w:noProof/>
              <w:webHidden/>
            </w:rPr>
          </w:rPrChange>
        </w:rPr>
      </w:r>
      <w:r w:rsidR="007E1436" w:rsidRPr="002C70F0">
        <w:rPr>
          <w:rFonts w:ascii="Arial" w:hAnsi="Arial" w:cs="Arial"/>
          <w:noProof/>
          <w:webHidden/>
          <w:rPrChange w:id="74" w:author="Batra Yogesh (EXT)" w:date="2018-04-13T12:49:00Z">
            <w:rPr>
              <w:noProof/>
              <w:webHidden/>
            </w:rPr>
          </w:rPrChange>
        </w:rPr>
        <w:fldChar w:fldCharType="separate"/>
      </w:r>
      <w:r w:rsidR="007E1436" w:rsidRPr="00A33A98">
        <w:rPr>
          <w:noProof/>
          <w:webHidden/>
        </w:rPr>
        <w:t>3</w:t>
      </w:r>
      <w:r w:rsidR="007E1436" w:rsidRPr="002C70F0">
        <w:rPr>
          <w:rFonts w:ascii="Arial" w:hAnsi="Arial" w:cs="Arial"/>
          <w:noProof/>
          <w:webHidden/>
          <w:rPrChange w:id="75" w:author="Batra Yogesh (EXT)" w:date="2018-04-13T12:49:00Z">
            <w:rPr>
              <w:noProof/>
              <w:webHidden/>
            </w:rPr>
          </w:rPrChange>
        </w:rPr>
        <w:fldChar w:fldCharType="end"/>
      </w:r>
      <w:r w:rsidRPr="002C70F0">
        <w:rPr>
          <w:rFonts w:ascii="Arial" w:hAnsi="Arial" w:cs="Arial"/>
          <w:noProof/>
          <w:rPrChange w:id="76" w:author="Batra Yogesh (EXT)" w:date="2018-04-13T12:49:00Z">
            <w:rPr>
              <w:noProof/>
            </w:rPr>
          </w:rPrChange>
        </w:rPr>
        <w:fldChar w:fldCharType="end"/>
      </w:r>
    </w:p>
    <w:p w14:paraId="15C86EF0" w14:textId="255CC742" w:rsidR="007E1436" w:rsidRPr="00A33A98" w:rsidRDefault="00F30B2C" w:rsidP="00242081">
      <w:pPr>
        <w:pStyle w:val="TOC2"/>
        <w:rPr>
          <w:rFonts w:eastAsiaTheme="minorEastAsia" w:cstheme="minorBidi"/>
          <w:szCs w:val="28"/>
          <w:lang w:bidi="th-TH"/>
        </w:rPr>
      </w:pPr>
      <w:r w:rsidRPr="00A33A98">
        <w:fldChar w:fldCharType="begin"/>
      </w:r>
      <w:r w:rsidRPr="00A33A98">
        <w:instrText xml:space="preserve"> HYPERLINK \l "_Toc502071805" </w:instrText>
      </w:r>
      <w:r w:rsidRPr="00A33A98">
        <w:fldChar w:fldCharType="separate"/>
      </w:r>
      <w:r w:rsidR="007E1436" w:rsidRPr="00A33A98">
        <w:rPr>
          <w:rStyle w:val="Hyperlink"/>
          <w:rFonts w:ascii="Arial" w:hAnsi="Arial" w:cs="Arial"/>
          <w:rPrChange w:id="77" w:author="Shah Ashay" w:date="2018-04-16T16:39:00Z">
            <w:rPr>
              <w:rStyle w:val="Hyperlink"/>
            </w:rPr>
          </w:rPrChange>
        </w:rPr>
        <w:t>2.1</w:t>
      </w:r>
      <w:r w:rsidR="007E1436" w:rsidRPr="00A33A98">
        <w:rPr>
          <w:rFonts w:ascii="Arial" w:eastAsiaTheme="minorEastAsia" w:hAnsi="Arial" w:cs="Arial"/>
          <w:szCs w:val="28"/>
          <w:lang w:bidi="th-TH"/>
          <w:rPrChange w:id="78" w:author="Shah Ashay" w:date="2018-04-16T16:39:00Z">
            <w:rPr>
              <w:rFonts w:eastAsiaTheme="minorEastAsia" w:cstheme="minorBidi"/>
              <w:szCs w:val="28"/>
              <w:lang w:bidi="th-TH"/>
            </w:rPr>
          </w:rPrChange>
        </w:rPr>
        <w:tab/>
      </w:r>
      <w:r w:rsidR="007E1436" w:rsidRPr="00A33A98">
        <w:rPr>
          <w:rStyle w:val="Hyperlink"/>
          <w:rFonts w:ascii="Arial" w:hAnsi="Arial" w:cs="Arial"/>
          <w:rPrChange w:id="79" w:author="Shah Ashay" w:date="2018-04-16T16:39:00Z">
            <w:rPr>
              <w:rStyle w:val="Hyperlink"/>
            </w:rPr>
          </w:rPrChange>
        </w:rPr>
        <w:t>Trigger:  EC Support needs to setup user role</w:t>
      </w:r>
      <w:r w:rsidR="007E1436" w:rsidRPr="00A33A98">
        <w:rPr>
          <w:webHidden/>
        </w:rPr>
        <w:tab/>
      </w:r>
      <w:r w:rsidR="007E1436" w:rsidRPr="00A33A98">
        <w:rPr>
          <w:webHidden/>
        </w:rPr>
        <w:fldChar w:fldCharType="begin"/>
      </w:r>
      <w:r w:rsidR="007E1436" w:rsidRPr="00A33A98">
        <w:rPr>
          <w:webHidden/>
        </w:rPr>
        <w:instrText xml:space="preserve"> PAGEREF _Toc502071805 \h </w:instrText>
      </w:r>
      <w:r w:rsidR="007E1436" w:rsidRPr="00A33A98">
        <w:rPr>
          <w:webHidden/>
        </w:rPr>
      </w:r>
      <w:r w:rsidR="007E1436" w:rsidRPr="00A33A98">
        <w:rPr>
          <w:webHidden/>
        </w:rPr>
        <w:fldChar w:fldCharType="separate"/>
      </w:r>
      <w:r w:rsidR="007E1436" w:rsidRPr="00A33A98">
        <w:rPr>
          <w:webHidden/>
        </w:rPr>
        <w:t>3</w:t>
      </w:r>
      <w:r w:rsidR="007E1436" w:rsidRPr="00A33A98">
        <w:rPr>
          <w:webHidden/>
        </w:rPr>
        <w:fldChar w:fldCharType="end"/>
      </w:r>
      <w:r w:rsidRPr="00A33A98">
        <w:fldChar w:fldCharType="end"/>
      </w:r>
    </w:p>
    <w:p w14:paraId="4554A2C3" w14:textId="40911A5A" w:rsidR="007E1436" w:rsidRPr="00A33A98" w:rsidRDefault="00F30B2C">
      <w:pPr>
        <w:pStyle w:val="TOC1"/>
        <w:rPr>
          <w:rFonts w:cstheme="minorBidi"/>
          <w:noProof/>
          <w:szCs w:val="28"/>
          <w:lang w:bidi="th-TH"/>
        </w:rPr>
      </w:pPr>
      <w:r w:rsidRPr="00A33A98">
        <w:fldChar w:fldCharType="begin"/>
      </w:r>
      <w:r w:rsidRPr="00A33A98">
        <w:instrText xml:space="preserve"> HYPERLINK \l "_Toc502071806" </w:instrText>
      </w:r>
      <w:r w:rsidRPr="00A33A98">
        <w:rPr>
          <w:noProof/>
        </w:rPr>
        <w:fldChar w:fldCharType="separate"/>
      </w:r>
      <w:r w:rsidR="007E1436" w:rsidRPr="00A33A98">
        <w:rPr>
          <w:rStyle w:val="Hyperlink"/>
          <w:rFonts w:ascii="Arial" w:hAnsi="Arial" w:cs="Arial"/>
          <w:noProof/>
          <w:rPrChange w:id="80" w:author="Shah Ashay" w:date="2018-04-16T16:39:00Z">
            <w:rPr>
              <w:rStyle w:val="Hyperlink"/>
              <w:noProof/>
            </w:rPr>
          </w:rPrChange>
        </w:rPr>
        <w:t>3.</w:t>
      </w:r>
      <w:r w:rsidR="007E1436" w:rsidRPr="00A33A98">
        <w:rPr>
          <w:rFonts w:ascii="Arial" w:hAnsi="Arial" w:cs="Arial"/>
          <w:noProof/>
          <w:szCs w:val="28"/>
          <w:lang w:bidi="th-TH"/>
          <w:rPrChange w:id="81" w:author="Shah Ashay" w:date="2018-04-16T16:39:00Z">
            <w:rPr>
              <w:rFonts w:cstheme="minorBidi"/>
              <w:noProof/>
              <w:szCs w:val="28"/>
              <w:lang w:bidi="th-TH"/>
            </w:rPr>
          </w:rPrChange>
        </w:rPr>
        <w:tab/>
      </w:r>
      <w:r w:rsidR="007E1436" w:rsidRPr="00A33A98">
        <w:rPr>
          <w:rStyle w:val="Hyperlink"/>
          <w:rFonts w:ascii="Arial" w:hAnsi="Arial" w:cs="Arial"/>
          <w:noProof/>
          <w:rPrChange w:id="82" w:author="Shah Ashay" w:date="2018-04-16T16:39:00Z">
            <w:rPr>
              <w:rStyle w:val="Hyperlink"/>
              <w:noProof/>
            </w:rPr>
          </w:rPrChange>
        </w:rPr>
        <w:t>Alternatives</w:t>
      </w:r>
      <w:r w:rsidR="007E1436" w:rsidRPr="00A33A98">
        <w:rPr>
          <w:noProof/>
          <w:webHidden/>
        </w:rPr>
        <w:tab/>
      </w:r>
      <w:r w:rsidR="007E1436" w:rsidRPr="00A33A98">
        <w:rPr>
          <w:noProof/>
          <w:webHidden/>
        </w:rPr>
        <w:fldChar w:fldCharType="begin"/>
      </w:r>
      <w:r w:rsidR="007E1436" w:rsidRPr="00A33A98">
        <w:rPr>
          <w:noProof/>
          <w:webHidden/>
        </w:rPr>
        <w:instrText xml:space="preserve"> PAGEREF _Toc502071806 \h </w:instrText>
      </w:r>
      <w:r w:rsidR="007E1436" w:rsidRPr="00A33A98">
        <w:rPr>
          <w:noProof/>
          <w:webHidden/>
        </w:rPr>
      </w:r>
      <w:r w:rsidR="007E1436" w:rsidRPr="00A33A98">
        <w:rPr>
          <w:noProof/>
          <w:webHidden/>
        </w:rPr>
        <w:fldChar w:fldCharType="separate"/>
      </w:r>
      <w:r w:rsidR="007E1436" w:rsidRPr="00A33A98">
        <w:rPr>
          <w:noProof/>
          <w:webHidden/>
        </w:rPr>
        <w:t>5</w:t>
      </w:r>
      <w:r w:rsidR="007E1436" w:rsidRPr="00A33A98">
        <w:rPr>
          <w:noProof/>
          <w:webHidden/>
        </w:rPr>
        <w:fldChar w:fldCharType="end"/>
      </w:r>
      <w:r w:rsidRPr="00A33A98">
        <w:rPr>
          <w:noProof/>
        </w:rPr>
        <w:fldChar w:fldCharType="end"/>
      </w:r>
    </w:p>
    <w:p w14:paraId="5AF4E7CF" w14:textId="40E3E0FE" w:rsidR="007E1436" w:rsidRPr="00A33A98" w:rsidRDefault="00DF6FD3" w:rsidP="00242081">
      <w:pPr>
        <w:pStyle w:val="TOC2"/>
        <w:rPr>
          <w:rFonts w:eastAsiaTheme="minorEastAsia" w:cstheme="minorBidi"/>
          <w:szCs w:val="28"/>
          <w:lang w:bidi="th-TH"/>
        </w:rPr>
      </w:pPr>
      <w:r w:rsidRPr="00A33A98">
        <w:fldChar w:fldCharType="begin"/>
      </w:r>
      <w:r w:rsidRPr="00A33A98">
        <w:instrText xml:space="preserve"> HYPERLINK \l "_Toc502071807" </w:instrText>
      </w:r>
      <w:r w:rsidRPr="00A33A98">
        <w:fldChar w:fldCharType="separate"/>
      </w:r>
      <w:r w:rsidR="007E1436" w:rsidRPr="00A33A98">
        <w:rPr>
          <w:rStyle w:val="Hyperlink"/>
          <w:rFonts w:ascii="Arial" w:hAnsi="Arial" w:cs="Arial"/>
          <w:rPrChange w:id="83" w:author="Shah Ashay" w:date="2018-04-16T16:39:00Z">
            <w:rPr>
              <w:rStyle w:val="Hyperlink"/>
            </w:rPr>
          </w:rPrChange>
        </w:rPr>
        <w:t>3.1</w:t>
      </w:r>
      <w:r w:rsidR="007E1436" w:rsidRPr="00A33A98">
        <w:rPr>
          <w:rFonts w:ascii="Arial" w:eastAsiaTheme="minorEastAsia" w:hAnsi="Arial" w:cs="Arial"/>
          <w:szCs w:val="28"/>
          <w:lang w:bidi="th-TH"/>
          <w:rPrChange w:id="84" w:author="Shah Ashay" w:date="2018-04-16T16:39:00Z">
            <w:rPr>
              <w:rFonts w:eastAsiaTheme="minorEastAsia"/>
              <w:szCs w:val="28"/>
              <w:lang w:bidi="th-TH"/>
            </w:rPr>
          </w:rPrChange>
        </w:rPr>
        <w:tab/>
      </w:r>
      <w:r w:rsidR="007E1436" w:rsidRPr="00A33A98">
        <w:rPr>
          <w:rStyle w:val="Hyperlink"/>
          <w:rFonts w:ascii="Arial" w:hAnsi="Arial" w:cs="Arial"/>
          <w:rPrChange w:id="85" w:author="Shah Ashay" w:date="2018-04-16T16:39:00Z">
            <w:rPr>
              <w:rStyle w:val="Hyperlink"/>
            </w:rPr>
          </w:rPrChange>
        </w:rPr>
        <w:t>Alternate Flow A1: Edit user role</w:t>
      </w:r>
      <w:r w:rsidR="007E1436" w:rsidRPr="00A33A98">
        <w:rPr>
          <w:webHidden/>
        </w:rPr>
        <w:tab/>
      </w:r>
      <w:r w:rsidR="007E1436" w:rsidRPr="00A33A98">
        <w:rPr>
          <w:webHidden/>
        </w:rPr>
        <w:fldChar w:fldCharType="begin"/>
      </w:r>
      <w:r w:rsidR="007E1436" w:rsidRPr="00A33A98">
        <w:rPr>
          <w:webHidden/>
        </w:rPr>
        <w:instrText xml:space="preserve"> PAGEREF _Toc502071807 \h </w:instrText>
      </w:r>
      <w:r w:rsidR="007E1436" w:rsidRPr="00A33A98">
        <w:rPr>
          <w:webHidden/>
        </w:rPr>
      </w:r>
      <w:r w:rsidR="007E1436" w:rsidRPr="00A33A98">
        <w:rPr>
          <w:webHidden/>
        </w:rPr>
        <w:fldChar w:fldCharType="separate"/>
      </w:r>
      <w:r w:rsidR="007E1436" w:rsidRPr="00A33A98">
        <w:rPr>
          <w:webHidden/>
        </w:rPr>
        <w:t>5</w:t>
      </w:r>
      <w:r w:rsidR="007E1436" w:rsidRPr="00A33A98">
        <w:rPr>
          <w:webHidden/>
        </w:rPr>
        <w:fldChar w:fldCharType="end"/>
      </w:r>
      <w:r w:rsidRPr="00A33A98">
        <w:fldChar w:fldCharType="end"/>
      </w:r>
    </w:p>
    <w:p w14:paraId="006DC94B" w14:textId="1AF56B7E" w:rsidR="007E1436" w:rsidRPr="00A33A98" w:rsidRDefault="00F30B2C" w:rsidP="00242081">
      <w:pPr>
        <w:pStyle w:val="TOC2"/>
        <w:rPr>
          <w:rFonts w:eastAsiaTheme="minorEastAsia" w:cstheme="minorBidi"/>
          <w:szCs w:val="28"/>
          <w:lang w:bidi="th-TH"/>
        </w:rPr>
      </w:pPr>
      <w:r w:rsidRPr="00A33A98">
        <w:fldChar w:fldCharType="begin"/>
      </w:r>
      <w:r w:rsidRPr="00A33A98">
        <w:instrText xml:space="preserve"> HYPERLINK \l "_Toc502071808" </w:instrText>
      </w:r>
      <w:r w:rsidRPr="00A33A98">
        <w:fldChar w:fldCharType="separate"/>
      </w:r>
      <w:r w:rsidR="007E1436" w:rsidRPr="00A33A98">
        <w:rPr>
          <w:rStyle w:val="Hyperlink"/>
          <w:rFonts w:ascii="Arial" w:hAnsi="Arial" w:cs="Arial"/>
          <w:rPrChange w:id="86" w:author="Shah Ashay" w:date="2018-04-16T16:40:00Z">
            <w:rPr>
              <w:rStyle w:val="Hyperlink"/>
            </w:rPr>
          </w:rPrChange>
        </w:rPr>
        <w:t>3.2</w:t>
      </w:r>
      <w:r w:rsidR="007E1436" w:rsidRPr="00A33A98">
        <w:rPr>
          <w:rFonts w:ascii="Arial" w:eastAsiaTheme="minorEastAsia" w:hAnsi="Arial" w:cs="Arial"/>
          <w:szCs w:val="28"/>
          <w:lang w:bidi="th-TH"/>
          <w:rPrChange w:id="87" w:author="Shah Ashay" w:date="2018-04-16T16:40:00Z">
            <w:rPr>
              <w:rFonts w:eastAsiaTheme="minorEastAsia" w:cstheme="minorBidi"/>
              <w:szCs w:val="28"/>
              <w:lang w:bidi="th-TH"/>
            </w:rPr>
          </w:rPrChange>
        </w:rPr>
        <w:tab/>
      </w:r>
      <w:r w:rsidR="007E1436" w:rsidRPr="00A33A98">
        <w:rPr>
          <w:rStyle w:val="Hyperlink"/>
          <w:rFonts w:ascii="Arial" w:hAnsi="Arial" w:cs="Arial"/>
          <w:rPrChange w:id="88" w:author="Shah Ashay" w:date="2018-04-16T16:40:00Z">
            <w:rPr>
              <w:rStyle w:val="Hyperlink"/>
            </w:rPr>
          </w:rPrChange>
        </w:rPr>
        <w:t xml:space="preserve">Alternate Flow A2: </w:t>
      </w:r>
      <w:r w:rsidR="007E1436" w:rsidRPr="00A33A98">
        <w:rPr>
          <w:rStyle w:val="Hyperlink"/>
          <w:rFonts w:ascii="Arial" w:hAnsi="Arial" w:cs="Arial"/>
          <w:rPrChange w:id="89" w:author="Shah Ashay" w:date="2018-04-16T16:40:00Z">
            <w:rPr>
              <w:rStyle w:val="Hyperlink"/>
              <w:rFonts w:ascii="Calibri" w:hAnsi="Calibri"/>
            </w:rPr>
          </w:rPrChange>
        </w:rPr>
        <w:t>Edit role object details</w:t>
      </w:r>
      <w:r w:rsidR="007E1436" w:rsidRPr="00A33A98">
        <w:rPr>
          <w:webHidden/>
        </w:rPr>
        <w:tab/>
      </w:r>
      <w:r w:rsidR="007E1436" w:rsidRPr="00A33A98">
        <w:rPr>
          <w:webHidden/>
        </w:rPr>
        <w:fldChar w:fldCharType="begin"/>
      </w:r>
      <w:r w:rsidR="007E1436" w:rsidRPr="00A33A98">
        <w:rPr>
          <w:webHidden/>
        </w:rPr>
        <w:instrText xml:space="preserve"> PAGEREF _Toc502071808 \h </w:instrText>
      </w:r>
      <w:r w:rsidR="007E1436" w:rsidRPr="00A33A98">
        <w:rPr>
          <w:webHidden/>
        </w:rPr>
      </w:r>
      <w:r w:rsidR="007E1436" w:rsidRPr="00A33A98">
        <w:rPr>
          <w:webHidden/>
        </w:rPr>
        <w:fldChar w:fldCharType="separate"/>
      </w:r>
      <w:r w:rsidR="007E1436" w:rsidRPr="00A33A98">
        <w:rPr>
          <w:webHidden/>
        </w:rPr>
        <w:t>5</w:t>
      </w:r>
      <w:r w:rsidR="007E1436" w:rsidRPr="00A33A98">
        <w:rPr>
          <w:webHidden/>
        </w:rPr>
        <w:fldChar w:fldCharType="end"/>
      </w:r>
      <w:r w:rsidRPr="00A33A98">
        <w:fldChar w:fldCharType="end"/>
      </w:r>
    </w:p>
    <w:p w14:paraId="0ECFF49A" w14:textId="5847D68A" w:rsidR="007E1436" w:rsidRPr="00A33A98" w:rsidRDefault="00F30B2C" w:rsidP="00242081">
      <w:pPr>
        <w:pStyle w:val="TOC2"/>
        <w:rPr>
          <w:rFonts w:eastAsiaTheme="minorEastAsia" w:cstheme="minorBidi"/>
          <w:szCs w:val="28"/>
          <w:lang w:bidi="th-TH"/>
        </w:rPr>
      </w:pPr>
      <w:r w:rsidRPr="00A33A98">
        <w:fldChar w:fldCharType="begin"/>
      </w:r>
      <w:r w:rsidRPr="00A33A98">
        <w:instrText xml:space="preserve"> HYPERLINK \l "_Toc502071809" </w:instrText>
      </w:r>
      <w:r w:rsidRPr="00A33A98">
        <w:fldChar w:fldCharType="separate"/>
      </w:r>
      <w:r w:rsidR="007E1436" w:rsidRPr="00A33A98">
        <w:rPr>
          <w:rStyle w:val="Hyperlink"/>
          <w:rFonts w:ascii="Arial" w:hAnsi="Arial" w:cs="Arial"/>
          <w:rPrChange w:id="90" w:author="Shah Ashay" w:date="2018-04-16T16:40:00Z">
            <w:rPr>
              <w:rStyle w:val="Hyperlink"/>
            </w:rPr>
          </w:rPrChange>
        </w:rPr>
        <w:t>3.3</w:t>
      </w:r>
      <w:r w:rsidR="007E1436" w:rsidRPr="00A33A98">
        <w:rPr>
          <w:rFonts w:ascii="Arial" w:eastAsiaTheme="minorEastAsia" w:hAnsi="Arial" w:cs="Arial"/>
          <w:szCs w:val="28"/>
          <w:lang w:bidi="th-TH"/>
          <w:rPrChange w:id="91" w:author="Shah Ashay" w:date="2018-04-16T16:40:00Z">
            <w:rPr>
              <w:rFonts w:eastAsiaTheme="minorEastAsia" w:cstheme="minorBidi"/>
              <w:szCs w:val="28"/>
              <w:lang w:bidi="th-TH"/>
            </w:rPr>
          </w:rPrChange>
        </w:rPr>
        <w:tab/>
      </w:r>
      <w:r w:rsidR="007E1436" w:rsidRPr="00A33A98">
        <w:rPr>
          <w:rStyle w:val="Hyperlink"/>
          <w:rFonts w:ascii="Arial" w:hAnsi="Arial" w:cs="Arial"/>
          <w:rPrChange w:id="92" w:author="Shah Ashay" w:date="2018-04-16T16:40:00Z">
            <w:rPr>
              <w:rStyle w:val="Hyperlink"/>
            </w:rPr>
          </w:rPrChange>
        </w:rPr>
        <w:t xml:space="preserve">Alternate Flow A3: </w:t>
      </w:r>
      <w:r w:rsidR="007E1436" w:rsidRPr="00A33A98">
        <w:rPr>
          <w:rStyle w:val="Hyperlink"/>
          <w:rFonts w:ascii="Arial" w:hAnsi="Arial" w:cs="Arial"/>
          <w:rPrChange w:id="93" w:author="Shah Ashay" w:date="2018-04-16T16:40:00Z">
            <w:rPr>
              <w:rStyle w:val="Hyperlink"/>
              <w:rFonts w:ascii="Calibri" w:hAnsi="Calibri"/>
            </w:rPr>
          </w:rPrChange>
        </w:rPr>
        <w:t>Delete Role</w:t>
      </w:r>
      <w:r w:rsidR="007E1436" w:rsidRPr="00A33A98">
        <w:rPr>
          <w:webHidden/>
        </w:rPr>
        <w:tab/>
      </w:r>
      <w:r w:rsidR="007E1436" w:rsidRPr="00A33A98">
        <w:rPr>
          <w:webHidden/>
        </w:rPr>
        <w:fldChar w:fldCharType="begin"/>
      </w:r>
      <w:r w:rsidR="007E1436" w:rsidRPr="00A33A98">
        <w:rPr>
          <w:webHidden/>
        </w:rPr>
        <w:instrText xml:space="preserve"> PAGEREF _Toc502071809 \h </w:instrText>
      </w:r>
      <w:r w:rsidR="007E1436" w:rsidRPr="00A33A98">
        <w:rPr>
          <w:webHidden/>
        </w:rPr>
      </w:r>
      <w:r w:rsidR="007E1436" w:rsidRPr="00A33A98">
        <w:rPr>
          <w:webHidden/>
        </w:rPr>
        <w:fldChar w:fldCharType="separate"/>
      </w:r>
      <w:r w:rsidR="007E1436" w:rsidRPr="00A33A98">
        <w:rPr>
          <w:webHidden/>
        </w:rPr>
        <w:t>5</w:t>
      </w:r>
      <w:r w:rsidR="007E1436" w:rsidRPr="00A33A98">
        <w:rPr>
          <w:webHidden/>
        </w:rPr>
        <w:fldChar w:fldCharType="end"/>
      </w:r>
      <w:r w:rsidRPr="00A33A98">
        <w:fldChar w:fldCharType="end"/>
      </w:r>
    </w:p>
    <w:p w14:paraId="5AE76DD2" w14:textId="767A9C06" w:rsidR="007E1436" w:rsidRPr="00A33A98" w:rsidRDefault="00DF6FD3">
      <w:pPr>
        <w:pStyle w:val="TOC2"/>
        <w:rPr>
          <w:rFonts w:eastAsiaTheme="minorEastAsia" w:cstheme="minorBidi"/>
          <w:szCs w:val="28"/>
          <w:lang w:bidi="th-TH"/>
        </w:rPr>
      </w:pPr>
      <w:r w:rsidRPr="00A33A98">
        <w:fldChar w:fldCharType="begin"/>
      </w:r>
      <w:r w:rsidRPr="00A33A98">
        <w:instrText xml:space="preserve"> HYPERLINK \l "_Toc502071810" </w:instrText>
      </w:r>
      <w:r w:rsidRPr="00A33A98">
        <w:fldChar w:fldCharType="separate"/>
      </w:r>
      <w:r w:rsidR="007E1436" w:rsidRPr="00A33A98">
        <w:rPr>
          <w:rStyle w:val="Hyperlink"/>
          <w:rFonts w:ascii="Arial" w:hAnsi="Arial" w:cs="Arial"/>
          <w:rPrChange w:id="94" w:author="Shah Ashay" w:date="2018-04-16T16:40:00Z">
            <w:rPr>
              <w:rStyle w:val="Hyperlink"/>
            </w:rPr>
          </w:rPrChange>
        </w:rPr>
        <w:t>3.4</w:t>
      </w:r>
      <w:r w:rsidR="007E1436" w:rsidRPr="00A33A98">
        <w:rPr>
          <w:rFonts w:ascii="Arial" w:eastAsiaTheme="minorEastAsia" w:hAnsi="Arial" w:cs="Arial"/>
          <w:szCs w:val="28"/>
          <w:lang w:bidi="th-TH"/>
          <w:rPrChange w:id="95" w:author="Shah Ashay" w:date="2018-04-16T16:40:00Z">
            <w:rPr>
              <w:rFonts w:eastAsiaTheme="minorEastAsia" w:cstheme="minorBidi"/>
              <w:szCs w:val="28"/>
              <w:lang w:bidi="th-TH"/>
            </w:rPr>
          </w:rPrChange>
        </w:rPr>
        <w:tab/>
      </w:r>
      <w:r w:rsidR="007E1436" w:rsidRPr="00A33A98">
        <w:rPr>
          <w:rStyle w:val="Hyperlink"/>
          <w:rFonts w:ascii="Arial" w:hAnsi="Arial" w:cs="Arial"/>
          <w:rPrChange w:id="96" w:author="Shah Ashay" w:date="2018-04-16T16:40:00Z">
            <w:rPr>
              <w:rStyle w:val="Hyperlink"/>
            </w:rPr>
          </w:rPrChange>
        </w:rPr>
        <w:t xml:space="preserve">Alternate Flow A3: </w:t>
      </w:r>
      <w:r w:rsidR="007E1436" w:rsidRPr="00A33A98">
        <w:rPr>
          <w:rStyle w:val="Hyperlink"/>
          <w:rFonts w:ascii="Arial" w:hAnsi="Arial" w:cs="Arial"/>
          <w:rPrChange w:id="97" w:author="Shah Ashay" w:date="2018-04-16T16:40:00Z">
            <w:rPr>
              <w:rStyle w:val="Hyperlink"/>
              <w:rFonts w:ascii="Calibri" w:hAnsi="Calibri"/>
            </w:rPr>
          </w:rPrChange>
        </w:rPr>
        <w:t>Copy Role Settings</w:t>
      </w:r>
      <w:r w:rsidR="007E1436" w:rsidRPr="00A33A98">
        <w:rPr>
          <w:webHidden/>
        </w:rPr>
        <w:tab/>
      </w:r>
      <w:r w:rsidR="007E1436" w:rsidRPr="00A33A98">
        <w:rPr>
          <w:webHidden/>
        </w:rPr>
        <w:fldChar w:fldCharType="begin"/>
      </w:r>
      <w:r w:rsidR="007E1436" w:rsidRPr="00A33A98">
        <w:rPr>
          <w:webHidden/>
        </w:rPr>
        <w:instrText xml:space="preserve"> PAGEREF _Toc502071810 \h </w:instrText>
      </w:r>
      <w:r w:rsidR="007E1436" w:rsidRPr="00A33A98">
        <w:rPr>
          <w:webHidden/>
        </w:rPr>
      </w:r>
      <w:r w:rsidR="007E1436" w:rsidRPr="00A33A98">
        <w:rPr>
          <w:webHidden/>
        </w:rPr>
        <w:fldChar w:fldCharType="separate"/>
      </w:r>
      <w:r w:rsidR="007E1436" w:rsidRPr="00A33A98">
        <w:rPr>
          <w:webHidden/>
        </w:rPr>
        <w:t>6</w:t>
      </w:r>
      <w:r w:rsidR="007E1436" w:rsidRPr="00A33A98">
        <w:rPr>
          <w:webHidden/>
        </w:rPr>
        <w:fldChar w:fldCharType="end"/>
      </w:r>
      <w:r w:rsidRPr="00A33A98">
        <w:fldChar w:fldCharType="end"/>
      </w:r>
    </w:p>
    <w:p w14:paraId="7B6CE744" w14:textId="69392643" w:rsidR="007E1436" w:rsidRPr="00A33A98" w:rsidRDefault="00F30B2C">
      <w:pPr>
        <w:pStyle w:val="TOC1"/>
        <w:rPr>
          <w:rFonts w:cstheme="minorBidi"/>
          <w:noProof/>
          <w:szCs w:val="28"/>
          <w:lang w:bidi="th-TH"/>
        </w:rPr>
      </w:pPr>
      <w:r w:rsidRPr="00A33A98">
        <w:fldChar w:fldCharType="begin"/>
      </w:r>
      <w:r w:rsidRPr="00A33A98">
        <w:instrText xml:space="preserve"> HYPERLINK \l "_Toc502071811" </w:instrText>
      </w:r>
      <w:r w:rsidRPr="00A33A98">
        <w:rPr>
          <w:noProof/>
        </w:rPr>
        <w:fldChar w:fldCharType="separate"/>
      </w:r>
      <w:r w:rsidR="007E1436" w:rsidRPr="00A33A98">
        <w:rPr>
          <w:rStyle w:val="Hyperlink"/>
          <w:rFonts w:ascii="Arial" w:hAnsi="Arial" w:cs="Arial"/>
          <w:noProof/>
          <w:rPrChange w:id="98" w:author="Shah Ashay" w:date="2018-04-16T16:40:00Z">
            <w:rPr>
              <w:rStyle w:val="Hyperlink"/>
              <w:noProof/>
            </w:rPr>
          </w:rPrChange>
        </w:rPr>
        <w:t>4.</w:t>
      </w:r>
      <w:r w:rsidR="007E1436" w:rsidRPr="00A33A98">
        <w:rPr>
          <w:rFonts w:ascii="Arial" w:hAnsi="Arial" w:cs="Arial"/>
          <w:noProof/>
          <w:szCs w:val="28"/>
          <w:lang w:bidi="th-TH"/>
          <w:rPrChange w:id="99" w:author="Shah Ashay" w:date="2018-04-16T16:40:00Z">
            <w:rPr>
              <w:rFonts w:cstheme="minorBidi"/>
              <w:noProof/>
              <w:szCs w:val="28"/>
              <w:lang w:bidi="th-TH"/>
            </w:rPr>
          </w:rPrChange>
        </w:rPr>
        <w:tab/>
      </w:r>
      <w:r w:rsidR="007E1436" w:rsidRPr="00A33A98">
        <w:rPr>
          <w:rStyle w:val="Hyperlink"/>
          <w:rFonts w:ascii="Arial" w:hAnsi="Arial" w:cs="Arial"/>
          <w:noProof/>
          <w:rPrChange w:id="100" w:author="Shah Ashay" w:date="2018-04-16T16:40:00Z">
            <w:rPr>
              <w:rStyle w:val="Hyperlink"/>
              <w:noProof/>
            </w:rPr>
          </w:rPrChange>
        </w:rPr>
        <w:t>Exceptions</w:t>
      </w:r>
      <w:r w:rsidR="007E1436" w:rsidRPr="00A33A98">
        <w:rPr>
          <w:noProof/>
          <w:webHidden/>
        </w:rPr>
        <w:tab/>
      </w:r>
      <w:r w:rsidR="007E1436" w:rsidRPr="00A33A98">
        <w:rPr>
          <w:noProof/>
          <w:webHidden/>
        </w:rPr>
        <w:fldChar w:fldCharType="begin"/>
      </w:r>
      <w:r w:rsidR="007E1436" w:rsidRPr="00A33A98">
        <w:rPr>
          <w:noProof/>
          <w:webHidden/>
        </w:rPr>
        <w:instrText xml:space="preserve"> PAGEREF _Toc502071811 \h </w:instrText>
      </w:r>
      <w:r w:rsidR="007E1436" w:rsidRPr="00A33A98">
        <w:rPr>
          <w:noProof/>
          <w:webHidden/>
        </w:rPr>
      </w:r>
      <w:r w:rsidR="007E1436" w:rsidRPr="00A33A98">
        <w:rPr>
          <w:noProof/>
          <w:webHidden/>
        </w:rPr>
        <w:fldChar w:fldCharType="separate"/>
      </w:r>
      <w:r w:rsidR="007E1436" w:rsidRPr="00A33A98">
        <w:rPr>
          <w:noProof/>
          <w:webHidden/>
        </w:rPr>
        <w:t>7</w:t>
      </w:r>
      <w:r w:rsidR="007E1436" w:rsidRPr="00A33A98">
        <w:rPr>
          <w:noProof/>
          <w:webHidden/>
        </w:rPr>
        <w:fldChar w:fldCharType="end"/>
      </w:r>
      <w:r w:rsidRPr="00A33A98">
        <w:rPr>
          <w:noProof/>
        </w:rPr>
        <w:fldChar w:fldCharType="end"/>
      </w:r>
    </w:p>
    <w:p w14:paraId="1BF11949" w14:textId="463F830F" w:rsidR="007E1436" w:rsidRPr="00A33A98" w:rsidRDefault="00F30B2C" w:rsidP="00242081">
      <w:pPr>
        <w:pStyle w:val="TOC2"/>
        <w:rPr>
          <w:rFonts w:eastAsiaTheme="minorEastAsia" w:cstheme="minorBidi"/>
          <w:szCs w:val="28"/>
          <w:lang w:bidi="th-TH"/>
        </w:rPr>
      </w:pPr>
      <w:r w:rsidRPr="00A33A98">
        <w:fldChar w:fldCharType="begin"/>
      </w:r>
      <w:r w:rsidRPr="00A33A98">
        <w:instrText xml:space="preserve"> HYPERLINK \l "_Toc502071812" </w:instrText>
      </w:r>
      <w:r w:rsidRPr="00A33A98">
        <w:fldChar w:fldCharType="separate"/>
      </w:r>
      <w:r w:rsidR="007E1436" w:rsidRPr="00A33A98">
        <w:rPr>
          <w:rStyle w:val="Hyperlink"/>
          <w:rFonts w:ascii="Arial" w:hAnsi="Arial" w:cs="Arial"/>
          <w:rPrChange w:id="101" w:author="Shah Ashay" w:date="2018-04-16T16:40:00Z">
            <w:rPr>
              <w:rStyle w:val="Hyperlink"/>
            </w:rPr>
          </w:rPrChange>
        </w:rPr>
        <w:t>4.1</w:t>
      </w:r>
      <w:r w:rsidR="007E1436" w:rsidRPr="00A33A98">
        <w:rPr>
          <w:rFonts w:ascii="Arial" w:eastAsiaTheme="minorEastAsia" w:hAnsi="Arial" w:cs="Arial"/>
          <w:szCs w:val="28"/>
          <w:lang w:bidi="th-TH"/>
          <w:rPrChange w:id="102" w:author="Shah Ashay" w:date="2018-04-16T16:40:00Z">
            <w:rPr>
              <w:rFonts w:eastAsiaTheme="minorEastAsia" w:cstheme="minorBidi"/>
              <w:szCs w:val="28"/>
              <w:lang w:bidi="th-TH"/>
            </w:rPr>
          </w:rPrChange>
        </w:rPr>
        <w:tab/>
      </w:r>
      <w:r w:rsidR="007E1436" w:rsidRPr="00A33A98">
        <w:rPr>
          <w:rStyle w:val="Hyperlink"/>
          <w:rFonts w:ascii="Arial" w:hAnsi="Arial" w:cs="Arial"/>
          <w:rPrChange w:id="103" w:author="Shah Ashay" w:date="2018-04-16T16:40:00Z">
            <w:rPr>
              <w:rStyle w:val="Hyperlink"/>
            </w:rPr>
          </w:rPrChange>
        </w:rPr>
        <w:t>List of Common Issues/Errors</w:t>
      </w:r>
      <w:r w:rsidR="007E1436" w:rsidRPr="00A33A98">
        <w:rPr>
          <w:webHidden/>
        </w:rPr>
        <w:tab/>
      </w:r>
      <w:r w:rsidR="007E1436" w:rsidRPr="00A33A98">
        <w:rPr>
          <w:webHidden/>
        </w:rPr>
        <w:fldChar w:fldCharType="begin"/>
      </w:r>
      <w:r w:rsidR="007E1436" w:rsidRPr="00A33A98">
        <w:rPr>
          <w:webHidden/>
        </w:rPr>
        <w:instrText xml:space="preserve"> PAGEREF _Toc502071812 \h </w:instrText>
      </w:r>
      <w:r w:rsidR="007E1436" w:rsidRPr="00A33A98">
        <w:rPr>
          <w:webHidden/>
        </w:rPr>
      </w:r>
      <w:r w:rsidR="007E1436" w:rsidRPr="00A33A98">
        <w:rPr>
          <w:webHidden/>
        </w:rPr>
        <w:fldChar w:fldCharType="separate"/>
      </w:r>
      <w:r w:rsidR="007E1436" w:rsidRPr="00A33A98">
        <w:rPr>
          <w:webHidden/>
        </w:rPr>
        <w:t>7</w:t>
      </w:r>
      <w:r w:rsidR="007E1436" w:rsidRPr="00A33A98">
        <w:rPr>
          <w:webHidden/>
        </w:rPr>
        <w:fldChar w:fldCharType="end"/>
      </w:r>
      <w:r w:rsidRPr="00A33A98">
        <w:fldChar w:fldCharType="end"/>
      </w:r>
    </w:p>
    <w:p w14:paraId="0B63C97C" w14:textId="4F1CBD54" w:rsidR="007E1436" w:rsidRPr="00A33A98" w:rsidRDefault="00F30B2C">
      <w:pPr>
        <w:pStyle w:val="TOC1"/>
        <w:rPr>
          <w:rFonts w:cstheme="minorBidi"/>
          <w:noProof/>
          <w:szCs w:val="28"/>
          <w:lang w:bidi="th-TH"/>
        </w:rPr>
      </w:pPr>
      <w:r w:rsidRPr="00A33A98">
        <w:fldChar w:fldCharType="begin"/>
      </w:r>
      <w:r w:rsidRPr="00A33A98">
        <w:instrText xml:space="preserve"> HYPERLINK \l "_Toc502071813" </w:instrText>
      </w:r>
      <w:r w:rsidRPr="00A33A98">
        <w:rPr>
          <w:noProof/>
        </w:rPr>
        <w:fldChar w:fldCharType="separate"/>
      </w:r>
      <w:r w:rsidR="007E1436" w:rsidRPr="00A33A98">
        <w:rPr>
          <w:rStyle w:val="Hyperlink"/>
          <w:rFonts w:ascii="Arial" w:hAnsi="Arial" w:cs="Arial"/>
          <w:noProof/>
          <w:rPrChange w:id="104" w:author="Shah Ashay" w:date="2018-04-16T16:40:00Z">
            <w:rPr>
              <w:rStyle w:val="Hyperlink"/>
              <w:rFonts w:ascii="Calibri" w:hAnsi="Calibri"/>
              <w:noProof/>
            </w:rPr>
          </w:rPrChange>
        </w:rPr>
        <w:t>5.</w:t>
      </w:r>
      <w:r w:rsidR="007E1436" w:rsidRPr="00A33A98">
        <w:rPr>
          <w:rFonts w:ascii="Arial" w:hAnsi="Arial" w:cs="Arial"/>
          <w:noProof/>
          <w:szCs w:val="28"/>
          <w:lang w:bidi="th-TH"/>
          <w:rPrChange w:id="105" w:author="Shah Ashay" w:date="2018-04-16T16:40:00Z">
            <w:rPr>
              <w:rFonts w:cstheme="minorBidi"/>
              <w:noProof/>
              <w:szCs w:val="28"/>
              <w:lang w:bidi="th-TH"/>
            </w:rPr>
          </w:rPrChange>
        </w:rPr>
        <w:tab/>
      </w:r>
      <w:r w:rsidR="007E1436" w:rsidRPr="00A33A98">
        <w:rPr>
          <w:rStyle w:val="Hyperlink"/>
          <w:rFonts w:ascii="Arial" w:hAnsi="Arial" w:cs="Arial"/>
          <w:noProof/>
          <w:rPrChange w:id="106" w:author="Shah Ashay" w:date="2018-04-16T16:40:00Z">
            <w:rPr>
              <w:rStyle w:val="Hyperlink"/>
              <w:rFonts w:ascii="Calibri" w:hAnsi="Calibri"/>
              <w:noProof/>
            </w:rPr>
          </w:rPrChange>
        </w:rPr>
        <w:t>Additional Clarifying Information</w:t>
      </w:r>
      <w:r w:rsidR="007E1436" w:rsidRPr="00A33A98">
        <w:rPr>
          <w:noProof/>
          <w:webHidden/>
        </w:rPr>
        <w:tab/>
      </w:r>
      <w:r w:rsidR="007E1436" w:rsidRPr="00A33A98">
        <w:rPr>
          <w:noProof/>
          <w:webHidden/>
        </w:rPr>
        <w:fldChar w:fldCharType="begin"/>
      </w:r>
      <w:r w:rsidR="007E1436" w:rsidRPr="00A33A98">
        <w:rPr>
          <w:noProof/>
          <w:webHidden/>
        </w:rPr>
        <w:instrText xml:space="preserve"> PAGEREF _Toc502071813 \h </w:instrText>
      </w:r>
      <w:r w:rsidR="007E1436" w:rsidRPr="00A33A98">
        <w:rPr>
          <w:noProof/>
          <w:webHidden/>
        </w:rPr>
      </w:r>
      <w:r w:rsidR="007E1436" w:rsidRPr="00A33A98">
        <w:rPr>
          <w:noProof/>
          <w:webHidden/>
        </w:rPr>
        <w:fldChar w:fldCharType="separate"/>
      </w:r>
      <w:r w:rsidR="007E1436" w:rsidRPr="00A33A98">
        <w:rPr>
          <w:noProof/>
          <w:webHidden/>
        </w:rPr>
        <w:t>8</w:t>
      </w:r>
      <w:r w:rsidR="007E1436" w:rsidRPr="00A33A98">
        <w:rPr>
          <w:noProof/>
          <w:webHidden/>
        </w:rPr>
        <w:fldChar w:fldCharType="end"/>
      </w:r>
      <w:r w:rsidRPr="00A33A98">
        <w:rPr>
          <w:noProof/>
        </w:rPr>
        <w:fldChar w:fldCharType="end"/>
      </w:r>
    </w:p>
    <w:p w14:paraId="0E3543DC" w14:textId="06930037" w:rsidR="007E1436" w:rsidRPr="00A33A98" w:rsidRDefault="00F30B2C" w:rsidP="00242081">
      <w:pPr>
        <w:pStyle w:val="TOC2"/>
        <w:rPr>
          <w:rFonts w:eastAsiaTheme="minorEastAsia" w:cstheme="minorBidi"/>
          <w:szCs w:val="28"/>
          <w:lang w:bidi="th-TH"/>
        </w:rPr>
      </w:pPr>
      <w:r w:rsidRPr="00A33A98">
        <w:fldChar w:fldCharType="begin"/>
      </w:r>
      <w:r w:rsidRPr="00A33A98">
        <w:instrText xml:space="preserve"> HYPERLINK \l "_Toc502071814" </w:instrText>
      </w:r>
      <w:r w:rsidRPr="00A33A98">
        <w:fldChar w:fldCharType="separate"/>
      </w:r>
      <w:r w:rsidR="007E1436" w:rsidRPr="00A33A98">
        <w:rPr>
          <w:rStyle w:val="Hyperlink"/>
          <w:rFonts w:ascii="Arial" w:hAnsi="Arial" w:cs="Arial"/>
          <w:rPrChange w:id="107" w:author="Shah Ashay" w:date="2018-04-16T16:40:00Z">
            <w:rPr>
              <w:rStyle w:val="Hyperlink"/>
            </w:rPr>
          </w:rPrChange>
        </w:rPr>
        <w:t>5.1</w:t>
      </w:r>
      <w:r w:rsidR="007E1436" w:rsidRPr="00A33A98">
        <w:rPr>
          <w:rFonts w:ascii="Arial" w:eastAsiaTheme="minorEastAsia" w:hAnsi="Arial" w:cs="Arial"/>
          <w:szCs w:val="28"/>
          <w:lang w:bidi="th-TH"/>
          <w:rPrChange w:id="108" w:author="Shah Ashay" w:date="2018-04-16T16:40:00Z">
            <w:rPr>
              <w:rFonts w:eastAsiaTheme="minorEastAsia" w:cstheme="minorBidi"/>
              <w:szCs w:val="28"/>
              <w:lang w:bidi="th-TH"/>
            </w:rPr>
          </w:rPrChange>
        </w:rPr>
        <w:tab/>
      </w:r>
      <w:r w:rsidR="007E1436" w:rsidRPr="00A33A98">
        <w:rPr>
          <w:rStyle w:val="Hyperlink"/>
          <w:rFonts w:ascii="Arial" w:hAnsi="Arial" w:cs="Arial"/>
          <w:rPrChange w:id="109" w:author="Shah Ashay" w:date="2018-04-16T16:40:00Z">
            <w:rPr>
              <w:rStyle w:val="Hyperlink"/>
              <w:rFonts w:ascii="Calibri" w:hAnsi="Calibri"/>
            </w:rPr>
          </w:rPrChange>
        </w:rPr>
        <w:t>Additional Variations</w:t>
      </w:r>
      <w:r w:rsidR="007E1436" w:rsidRPr="00A33A98">
        <w:rPr>
          <w:webHidden/>
        </w:rPr>
        <w:tab/>
      </w:r>
      <w:r w:rsidR="007E1436" w:rsidRPr="00A33A98">
        <w:rPr>
          <w:webHidden/>
        </w:rPr>
        <w:fldChar w:fldCharType="begin"/>
      </w:r>
      <w:r w:rsidR="007E1436" w:rsidRPr="00A33A98">
        <w:rPr>
          <w:webHidden/>
        </w:rPr>
        <w:instrText xml:space="preserve"> PAGEREF _Toc502071814 \h </w:instrText>
      </w:r>
      <w:r w:rsidR="007E1436" w:rsidRPr="00A33A98">
        <w:rPr>
          <w:webHidden/>
        </w:rPr>
      </w:r>
      <w:r w:rsidR="007E1436" w:rsidRPr="00A33A98">
        <w:rPr>
          <w:webHidden/>
        </w:rPr>
        <w:fldChar w:fldCharType="separate"/>
      </w:r>
      <w:r w:rsidR="007E1436" w:rsidRPr="00A33A98">
        <w:rPr>
          <w:webHidden/>
        </w:rPr>
        <w:t>8</w:t>
      </w:r>
      <w:r w:rsidR="007E1436" w:rsidRPr="00A33A98">
        <w:rPr>
          <w:webHidden/>
        </w:rPr>
        <w:fldChar w:fldCharType="end"/>
      </w:r>
      <w:r w:rsidRPr="00A33A98">
        <w:fldChar w:fldCharType="end"/>
      </w:r>
    </w:p>
    <w:p w14:paraId="2C791009" w14:textId="64A17107" w:rsidR="007E1436" w:rsidRPr="00A33A98" w:rsidRDefault="00F30B2C" w:rsidP="00242081">
      <w:pPr>
        <w:pStyle w:val="TOC2"/>
        <w:rPr>
          <w:rFonts w:eastAsiaTheme="minorEastAsia" w:cstheme="minorBidi"/>
          <w:szCs w:val="28"/>
          <w:lang w:bidi="th-TH"/>
        </w:rPr>
      </w:pPr>
      <w:r w:rsidRPr="00A33A98">
        <w:fldChar w:fldCharType="begin"/>
      </w:r>
      <w:r w:rsidRPr="00A33A98">
        <w:instrText xml:space="preserve"> HYPERLINK \l "_Toc502071815" </w:instrText>
      </w:r>
      <w:r w:rsidRPr="00A33A98">
        <w:fldChar w:fldCharType="separate"/>
      </w:r>
      <w:r w:rsidR="007E1436" w:rsidRPr="00A33A98">
        <w:rPr>
          <w:rStyle w:val="Hyperlink"/>
          <w:rFonts w:ascii="Arial" w:hAnsi="Arial" w:cs="Arial"/>
          <w:rPrChange w:id="110" w:author="Shah Ashay" w:date="2018-04-16T16:40:00Z">
            <w:rPr>
              <w:rStyle w:val="Hyperlink"/>
            </w:rPr>
          </w:rPrChange>
        </w:rPr>
        <w:t>5.2</w:t>
      </w:r>
      <w:r w:rsidR="007E1436" w:rsidRPr="00A33A98">
        <w:rPr>
          <w:rFonts w:ascii="Arial" w:eastAsiaTheme="minorEastAsia" w:hAnsi="Arial" w:cs="Arial"/>
          <w:szCs w:val="28"/>
          <w:lang w:bidi="th-TH"/>
          <w:rPrChange w:id="111" w:author="Shah Ashay" w:date="2018-04-16T16:40:00Z">
            <w:rPr>
              <w:rFonts w:eastAsiaTheme="minorEastAsia" w:cstheme="minorBidi"/>
              <w:szCs w:val="28"/>
              <w:lang w:bidi="th-TH"/>
            </w:rPr>
          </w:rPrChange>
        </w:rPr>
        <w:tab/>
      </w:r>
      <w:r w:rsidR="007E1436" w:rsidRPr="00A33A98">
        <w:rPr>
          <w:rStyle w:val="Hyperlink"/>
          <w:rFonts w:ascii="Arial" w:hAnsi="Arial" w:cs="Arial"/>
          <w:rPrChange w:id="112" w:author="Shah Ashay" w:date="2018-04-16T16:40:00Z">
            <w:rPr>
              <w:rStyle w:val="Hyperlink"/>
              <w:rFonts w:ascii="Calibri" w:hAnsi="Calibri"/>
            </w:rPr>
          </w:rPrChange>
        </w:rPr>
        <w:t>Business Rules:</w:t>
      </w:r>
      <w:r w:rsidR="007E1436" w:rsidRPr="00A33A98">
        <w:rPr>
          <w:webHidden/>
        </w:rPr>
        <w:tab/>
      </w:r>
      <w:r w:rsidR="007E1436" w:rsidRPr="00A33A98">
        <w:rPr>
          <w:webHidden/>
        </w:rPr>
        <w:fldChar w:fldCharType="begin"/>
      </w:r>
      <w:r w:rsidR="007E1436" w:rsidRPr="00A33A98">
        <w:rPr>
          <w:webHidden/>
        </w:rPr>
        <w:instrText xml:space="preserve"> PAGEREF _Toc502071815 \h </w:instrText>
      </w:r>
      <w:r w:rsidR="007E1436" w:rsidRPr="00A33A98">
        <w:rPr>
          <w:webHidden/>
        </w:rPr>
      </w:r>
      <w:r w:rsidR="007E1436" w:rsidRPr="00A33A98">
        <w:rPr>
          <w:webHidden/>
        </w:rPr>
        <w:fldChar w:fldCharType="separate"/>
      </w:r>
      <w:r w:rsidR="007E1436" w:rsidRPr="00A33A98">
        <w:rPr>
          <w:webHidden/>
        </w:rPr>
        <w:t>8</w:t>
      </w:r>
      <w:r w:rsidR="007E1436" w:rsidRPr="00A33A98">
        <w:rPr>
          <w:webHidden/>
        </w:rPr>
        <w:fldChar w:fldCharType="end"/>
      </w:r>
      <w:r w:rsidRPr="00A33A98">
        <w:fldChar w:fldCharType="end"/>
      </w:r>
    </w:p>
    <w:p w14:paraId="3B68FD31" w14:textId="1C93D8B0" w:rsidR="007E1436" w:rsidRPr="00A33A98" w:rsidRDefault="00F30B2C" w:rsidP="00242081">
      <w:pPr>
        <w:pStyle w:val="TOC2"/>
        <w:rPr>
          <w:rFonts w:eastAsiaTheme="minorEastAsia" w:cstheme="minorBidi"/>
          <w:szCs w:val="28"/>
          <w:lang w:bidi="th-TH"/>
        </w:rPr>
      </w:pPr>
      <w:r w:rsidRPr="00A33A98">
        <w:fldChar w:fldCharType="begin"/>
      </w:r>
      <w:r w:rsidRPr="00A33A98">
        <w:instrText xml:space="preserve"> HYPERLINK \l "_Toc502071816" </w:instrText>
      </w:r>
      <w:r w:rsidRPr="00A33A98">
        <w:fldChar w:fldCharType="separate"/>
      </w:r>
      <w:r w:rsidR="007E1436" w:rsidRPr="00A33A98">
        <w:rPr>
          <w:rStyle w:val="Hyperlink"/>
          <w:rFonts w:ascii="Arial" w:hAnsi="Arial" w:cs="Arial"/>
          <w:rPrChange w:id="113" w:author="Shah Ashay" w:date="2018-04-16T16:40:00Z">
            <w:rPr>
              <w:rStyle w:val="Hyperlink"/>
            </w:rPr>
          </w:rPrChange>
        </w:rPr>
        <w:t>5.3</w:t>
      </w:r>
      <w:r w:rsidR="007E1436" w:rsidRPr="00A33A98">
        <w:rPr>
          <w:rFonts w:ascii="Arial" w:eastAsiaTheme="minorEastAsia" w:hAnsi="Arial" w:cs="Arial"/>
          <w:szCs w:val="28"/>
          <w:lang w:bidi="th-TH"/>
          <w:rPrChange w:id="114" w:author="Shah Ashay" w:date="2018-04-16T16:40:00Z">
            <w:rPr>
              <w:rFonts w:eastAsiaTheme="minorEastAsia" w:cstheme="minorBidi"/>
              <w:szCs w:val="28"/>
              <w:lang w:bidi="th-TH"/>
            </w:rPr>
          </w:rPrChange>
        </w:rPr>
        <w:tab/>
      </w:r>
      <w:r w:rsidR="007E1436" w:rsidRPr="00A33A98">
        <w:rPr>
          <w:rStyle w:val="Hyperlink"/>
          <w:rFonts w:ascii="Arial" w:hAnsi="Arial" w:cs="Arial"/>
          <w:rPrChange w:id="115" w:author="Shah Ashay" w:date="2018-04-16T16:40:00Z">
            <w:rPr>
              <w:rStyle w:val="Hyperlink"/>
              <w:rFonts w:ascii="Calibri" w:hAnsi="Calibri"/>
            </w:rPr>
          </w:rPrChange>
        </w:rPr>
        <w:t>Data Impacts</w:t>
      </w:r>
      <w:r w:rsidR="007E1436" w:rsidRPr="00A33A98">
        <w:rPr>
          <w:webHidden/>
        </w:rPr>
        <w:tab/>
      </w:r>
      <w:r w:rsidR="007E1436" w:rsidRPr="00A33A98">
        <w:rPr>
          <w:webHidden/>
        </w:rPr>
        <w:fldChar w:fldCharType="begin"/>
      </w:r>
      <w:r w:rsidR="007E1436" w:rsidRPr="00A33A98">
        <w:rPr>
          <w:webHidden/>
        </w:rPr>
        <w:instrText xml:space="preserve"> PAGEREF _Toc502071816 \h </w:instrText>
      </w:r>
      <w:r w:rsidR="007E1436" w:rsidRPr="00A33A98">
        <w:rPr>
          <w:webHidden/>
        </w:rPr>
      </w:r>
      <w:r w:rsidR="007E1436" w:rsidRPr="00A33A98">
        <w:rPr>
          <w:webHidden/>
        </w:rPr>
        <w:fldChar w:fldCharType="separate"/>
      </w:r>
      <w:r w:rsidR="007E1436" w:rsidRPr="00A33A98">
        <w:rPr>
          <w:webHidden/>
        </w:rPr>
        <w:t>8</w:t>
      </w:r>
      <w:r w:rsidR="007E1436" w:rsidRPr="00A33A98">
        <w:rPr>
          <w:webHidden/>
        </w:rPr>
        <w:fldChar w:fldCharType="end"/>
      </w:r>
      <w:r w:rsidRPr="00A33A98">
        <w:fldChar w:fldCharType="end"/>
      </w:r>
    </w:p>
    <w:p w14:paraId="0BAA3779" w14:textId="74EBFD28" w:rsidR="004D61A0" w:rsidRPr="002C70F0" w:rsidRDefault="00006EC4" w:rsidP="007B38EE">
      <w:pPr>
        <w:pStyle w:val="TOC1"/>
        <w:spacing w:before="120"/>
        <w:rPr>
          <w:rFonts w:ascii="Arial" w:hAnsi="Arial" w:cs="Arial"/>
          <w:noProof/>
        </w:rPr>
        <w:sectPr w:rsidR="004D61A0" w:rsidRPr="002C70F0">
          <w:pgSz w:w="12240" w:h="15840" w:code="1"/>
          <w:pgMar w:top="1440" w:right="1440" w:bottom="720" w:left="1440" w:header="720" w:footer="720" w:gutter="0"/>
          <w:pgNumType w:fmt="lowerRoman"/>
          <w:cols w:space="720"/>
          <w:docGrid w:linePitch="360"/>
        </w:sectPr>
      </w:pPr>
      <w:r w:rsidRPr="00A33A98">
        <w:rPr>
          <w:rFonts w:ascii="Arial" w:hAnsi="Arial" w:cs="Arial"/>
        </w:rPr>
        <w:fldChar w:fldCharType="end"/>
      </w:r>
    </w:p>
    <w:p w14:paraId="0BAA377A" w14:textId="77777777" w:rsidR="00447470" w:rsidRPr="002C70F0" w:rsidRDefault="00447470" w:rsidP="00447470">
      <w:pPr>
        <w:pStyle w:val="Heading1"/>
      </w:pPr>
      <w:bookmarkStart w:id="116" w:name="_Toc502071803"/>
      <w:r w:rsidRPr="002C70F0">
        <w:lastRenderedPageBreak/>
        <w:t>Use Case Information</w:t>
      </w:r>
      <w:bookmarkEnd w:id="116"/>
    </w:p>
    <w:p w14:paraId="0BAA377B" w14:textId="77777777" w:rsidR="00447470" w:rsidRPr="002C70F0" w:rsidRDefault="00447470" w:rsidP="00447470">
      <w:pPr>
        <w:rPr>
          <w:rFonts w:cs="Arial"/>
        </w:rPr>
      </w:pPr>
    </w:p>
    <w:tbl>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880"/>
        <w:gridCol w:w="6480"/>
        <w:tblGridChange w:id="117">
          <w:tblGrid>
            <w:gridCol w:w="2880"/>
            <w:gridCol w:w="6480"/>
          </w:tblGrid>
        </w:tblGridChange>
      </w:tblGrid>
      <w:tr w:rsidR="00447470" w:rsidRPr="00A33A98" w14:paraId="0BAA377E" w14:textId="77777777" w:rsidTr="00A33A98">
        <w:trPr>
          <w:cantSplit/>
        </w:trPr>
        <w:tc>
          <w:tcPr>
            <w:tcW w:w="2880" w:type="dxa"/>
            <w:shd w:val="clear" w:color="auto" w:fill="C6D9F1" w:themeFill="text2" w:themeFillTint="33"/>
          </w:tcPr>
          <w:p w14:paraId="0BAA377C" w14:textId="77777777" w:rsidR="00447470" w:rsidRPr="00A33A98" w:rsidRDefault="00447470" w:rsidP="00E4117B">
            <w:pPr>
              <w:pStyle w:val="TableText"/>
              <w:keepNext/>
              <w:keepLines/>
              <w:rPr>
                <w:rFonts w:cs="Arial"/>
                <w:b/>
                <w:sz w:val="20"/>
                <w:szCs w:val="20"/>
              </w:rPr>
            </w:pPr>
            <w:r w:rsidRPr="00A33A98">
              <w:rPr>
                <w:rFonts w:cs="Arial"/>
                <w:b/>
                <w:sz w:val="20"/>
                <w:szCs w:val="20"/>
              </w:rPr>
              <w:t>Use Case Number and Name</w:t>
            </w:r>
          </w:p>
        </w:tc>
        <w:tc>
          <w:tcPr>
            <w:tcW w:w="6480" w:type="dxa"/>
          </w:tcPr>
          <w:p w14:paraId="0BAA377D" w14:textId="1ACB20E8" w:rsidR="00447470" w:rsidRPr="00A33A98" w:rsidRDefault="009B2144" w:rsidP="002A0D7E">
            <w:pPr>
              <w:keepNext/>
              <w:keepLines/>
              <w:spacing w:after="120"/>
              <w:rPr>
                <w:rFonts w:cs="Arial"/>
                <w:color w:val="000000" w:themeColor="text1"/>
                <w:sz w:val="20"/>
                <w:szCs w:val="20"/>
              </w:rPr>
            </w:pPr>
            <w:r w:rsidRPr="00A33A98">
              <w:rPr>
                <w:rFonts w:cs="Arial"/>
                <w:color w:val="000000" w:themeColor="text1"/>
                <w:sz w:val="20"/>
                <w:szCs w:val="20"/>
              </w:rPr>
              <w:t>BKK_UC3</w:t>
            </w:r>
            <w:r w:rsidR="00435F17" w:rsidRPr="00A33A98">
              <w:rPr>
                <w:rFonts w:cs="Arial"/>
                <w:color w:val="000000" w:themeColor="text1"/>
                <w:sz w:val="20"/>
                <w:szCs w:val="20"/>
              </w:rPr>
              <w:t>1</w:t>
            </w:r>
            <w:r w:rsidRPr="00A33A98">
              <w:rPr>
                <w:rFonts w:cs="Arial"/>
                <w:color w:val="000000" w:themeColor="text1"/>
                <w:sz w:val="20"/>
                <w:szCs w:val="20"/>
              </w:rPr>
              <w:t xml:space="preserve"> – </w:t>
            </w:r>
            <w:r w:rsidR="00435F17" w:rsidRPr="00A33A98">
              <w:rPr>
                <w:rFonts w:cs="Arial"/>
                <w:color w:val="000000" w:themeColor="text1"/>
                <w:sz w:val="20"/>
                <w:szCs w:val="20"/>
              </w:rPr>
              <w:t>Setup User Roles</w:t>
            </w:r>
          </w:p>
        </w:tc>
      </w:tr>
      <w:tr w:rsidR="00447470" w:rsidRPr="00A33A98" w14:paraId="0BAA3781" w14:textId="77777777" w:rsidTr="00A33A98">
        <w:trPr>
          <w:cantSplit/>
        </w:trPr>
        <w:tc>
          <w:tcPr>
            <w:tcW w:w="2880" w:type="dxa"/>
            <w:shd w:val="clear" w:color="auto" w:fill="C6D9F1" w:themeFill="text2" w:themeFillTint="33"/>
          </w:tcPr>
          <w:p w14:paraId="0BAA377F" w14:textId="77777777" w:rsidR="00447470" w:rsidRPr="00A33A98" w:rsidRDefault="00447470" w:rsidP="00E4117B">
            <w:pPr>
              <w:pStyle w:val="TableText"/>
              <w:keepNext/>
              <w:keepLines/>
              <w:rPr>
                <w:rFonts w:cs="Arial"/>
                <w:b/>
                <w:sz w:val="20"/>
                <w:szCs w:val="20"/>
              </w:rPr>
            </w:pPr>
            <w:r w:rsidRPr="00A33A98">
              <w:rPr>
                <w:rFonts w:cs="Arial"/>
                <w:b/>
                <w:sz w:val="20"/>
                <w:szCs w:val="20"/>
              </w:rPr>
              <w:t>Brief Description</w:t>
            </w:r>
          </w:p>
        </w:tc>
        <w:tc>
          <w:tcPr>
            <w:tcW w:w="6480" w:type="dxa"/>
          </w:tcPr>
          <w:p w14:paraId="0BAA3780" w14:textId="2649C2E6" w:rsidR="00447470" w:rsidRPr="00A33A98" w:rsidRDefault="00435F17" w:rsidP="006610A7">
            <w:pPr>
              <w:keepNext/>
              <w:keepLines/>
              <w:spacing w:after="120"/>
              <w:rPr>
                <w:rFonts w:cs="Arial"/>
                <w:color w:val="000000" w:themeColor="text1"/>
                <w:sz w:val="20"/>
                <w:szCs w:val="20"/>
              </w:rPr>
            </w:pPr>
            <w:r w:rsidRPr="00A33A98">
              <w:rPr>
                <w:rFonts w:cs="Arial"/>
                <w:color w:val="000000" w:themeColor="text1"/>
                <w:sz w:val="20"/>
                <w:szCs w:val="20"/>
                <w:rPrChange w:id="118" w:author="Shah Ashay" w:date="2018-04-16T16:40:00Z">
                  <w:rPr>
                    <w:rFonts w:asciiTheme="minorHAnsi" w:hAnsiTheme="minorHAnsi"/>
                    <w:sz w:val="20"/>
                    <w:szCs w:val="20"/>
                  </w:rPr>
                </w:rPrChange>
              </w:rPr>
              <w:t>EC Support must set up and maintain the User Roles.  The Roles define the level of access to EC.  Users will be assigned to the appropriate Role so they have just enough access to perform their job duties.</w:t>
            </w:r>
          </w:p>
        </w:tc>
      </w:tr>
      <w:tr w:rsidR="00447470" w:rsidRPr="00A33A98" w14:paraId="0BAA3785" w14:textId="77777777" w:rsidTr="00A33A98">
        <w:tblPrEx>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19" w:author="Shah Ashay" w:date="2018-04-16T16:40:00Z">
            <w:tblPrEx>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296"/>
          <w:trPrChange w:id="120" w:author="Shah Ashay" w:date="2018-04-16T16:40:00Z">
            <w:trPr>
              <w:cantSplit/>
              <w:trHeight w:val="881"/>
            </w:trPr>
          </w:trPrChange>
        </w:trPr>
        <w:tc>
          <w:tcPr>
            <w:tcW w:w="2880" w:type="dxa"/>
            <w:shd w:val="clear" w:color="auto" w:fill="C6D9F1" w:themeFill="text2" w:themeFillTint="33"/>
            <w:tcPrChange w:id="121" w:author="Shah Ashay" w:date="2018-04-16T16:40:00Z">
              <w:tcPr>
                <w:tcW w:w="2880" w:type="dxa"/>
                <w:shd w:val="clear" w:color="auto" w:fill="C6D9F1" w:themeFill="text2" w:themeFillTint="33"/>
              </w:tcPr>
            </w:tcPrChange>
          </w:tcPr>
          <w:p w14:paraId="0BAA3782" w14:textId="77777777" w:rsidR="00447470" w:rsidRPr="00A33A98" w:rsidRDefault="00447470" w:rsidP="00E4117B">
            <w:pPr>
              <w:pStyle w:val="TableText"/>
              <w:keepNext/>
              <w:keepLines/>
              <w:rPr>
                <w:rFonts w:cs="Arial"/>
                <w:b/>
                <w:sz w:val="20"/>
                <w:szCs w:val="20"/>
              </w:rPr>
            </w:pPr>
            <w:r w:rsidRPr="00A33A98">
              <w:rPr>
                <w:rFonts w:cs="Arial"/>
                <w:b/>
                <w:sz w:val="20"/>
                <w:szCs w:val="20"/>
              </w:rPr>
              <w:t>Related Use Cases</w:t>
            </w:r>
          </w:p>
        </w:tc>
        <w:tc>
          <w:tcPr>
            <w:tcW w:w="6480" w:type="dxa"/>
            <w:tcPrChange w:id="122" w:author="Shah Ashay" w:date="2018-04-16T16:40:00Z">
              <w:tcPr>
                <w:tcW w:w="6480" w:type="dxa"/>
              </w:tcPr>
            </w:tcPrChange>
          </w:tcPr>
          <w:p w14:paraId="0BAA3784" w14:textId="61D790A4" w:rsidR="00447470" w:rsidRPr="00A33A98" w:rsidRDefault="00D17537" w:rsidP="00450256">
            <w:pPr>
              <w:pStyle w:val="ListParagraph"/>
              <w:keepNext/>
              <w:keepLines/>
              <w:numPr>
                <w:ilvl w:val="0"/>
                <w:numId w:val="10"/>
              </w:numPr>
              <w:rPr>
                <w:rFonts w:cs="Arial"/>
                <w:color w:val="000000" w:themeColor="text1"/>
                <w:sz w:val="20"/>
                <w:szCs w:val="20"/>
              </w:rPr>
            </w:pPr>
            <w:r w:rsidRPr="00A33A98">
              <w:rPr>
                <w:rFonts w:cs="Arial"/>
                <w:color w:val="000000" w:themeColor="text1"/>
                <w:sz w:val="20"/>
                <w:szCs w:val="20"/>
              </w:rPr>
              <w:t xml:space="preserve"> </w:t>
            </w:r>
            <w:r w:rsidR="00450256" w:rsidRPr="00A33A98">
              <w:rPr>
                <w:rFonts w:cs="Arial"/>
                <w:color w:val="000000" w:themeColor="text1"/>
                <w:sz w:val="20"/>
                <w:szCs w:val="20"/>
              </w:rPr>
              <w:t>EC_09_03_BKK_UC31 - SetUp User Roles</w:t>
            </w:r>
          </w:p>
        </w:tc>
      </w:tr>
      <w:tr w:rsidR="00AF2D5A" w:rsidRPr="00A33A98" w14:paraId="786CE4E0" w14:textId="77777777" w:rsidTr="00A33A98">
        <w:tblPrEx>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23" w:author="Shah Ashay" w:date="2018-04-16T16:40:00Z">
            <w:tblPrEx>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296"/>
          <w:trPrChange w:id="124" w:author="Shah Ashay" w:date="2018-04-16T16:40:00Z">
            <w:trPr>
              <w:cantSplit/>
              <w:trHeight w:val="881"/>
            </w:trPr>
          </w:trPrChange>
        </w:trPr>
        <w:tc>
          <w:tcPr>
            <w:tcW w:w="2880" w:type="dxa"/>
            <w:shd w:val="clear" w:color="auto" w:fill="C6D9F1" w:themeFill="text2" w:themeFillTint="33"/>
            <w:tcPrChange w:id="125" w:author="Shah Ashay" w:date="2018-04-16T16:40:00Z">
              <w:tcPr>
                <w:tcW w:w="2880" w:type="dxa"/>
                <w:shd w:val="clear" w:color="auto" w:fill="C6D9F1" w:themeFill="text2" w:themeFillTint="33"/>
              </w:tcPr>
            </w:tcPrChange>
          </w:tcPr>
          <w:p w14:paraId="44594FF9" w14:textId="0C92EA69" w:rsidR="00AF2D5A" w:rsidRPr="00A33A98" w:rsidRDefault="00AF2D5A" w:rsidP="00E4117B">
            <w:pPr>
              <w:pStyle w:val="TableText"/>
              <w:keepNext/>
              <w:keepLines/>
              <w:rPr>
                <w:rFonts w:cs="Arial"/>
                <w:b/>
                <w:sz w:val="20"/>
                <w:szCs w:val="20"/>
              </w:rPr>
            </w:pPr>
            <w:r w:rsidRPr="00A33A98">
              <w:rPr>
                <w:rFonts w:cs="Arial"/>
                <w:b/>
                <w:sz w:val="20"/>
                <w:szCs w:val="20"/>
              </w:rPr>
              <w:t>EC Business Functions</w:t>
            </w:r>
          </w:p>
        </w:tc>
        <w:tc>
          <w:tcPr>
            <w:tcW w:w="6480" w:type="dxa"/>
            <w:tcPrChange w:id="126" w:author="Shah Ashay" w:date="2018-04-16T16:40:00Z">
              <w:tcPr>
                <w:tcW w:w="6480" w:type="dxa"/>
              </w:tcPr>
            </w:tcPrChange>
          </w:tcPr>
          <w:p w14:paraId="315DD97A" w14:textId="1A85A8E1" w:rsidR="00AF2D5A" w:rsidRPr="00A33A98" w:rsidRDefault="00450256" w:rsidP="00450256">
            <w:pPr>
              <w:pStyle w:val="ListParagraph"/>
              <w:keepNext/>
              <w:keepLines/>
              <w:numPr>
                <w:ilvl w:val="0"/>
                <w:numId w:val="10"/>
              </w:numPr>
              <w:rPr>
                <w:rFonts w:cs="Arial"/>
                <w:color w:val="000000" w:themeColor="text1"/>
                <w:sz w:val="20"/>
                <w:szCs w:val="20"/>
              </w:rPr>
            </w:pPr>
            <w:r w:rsidRPr="00A33A98">
              <w:rPr>
                <w:rFonts w:cs="Arial"/>
                <w:color w:val="000000" w:themeColor="text1"/>
                <w:sz w:val="20"/>
                <w:szCs w:val="20"/>
              </w:rPr>
              <w:t>Setup User Access</w:t>
            </w:r>
          </w:p>
        </w:tc>
      </w:tr>
      <w:tr w:rsidR="00B61F29" w:rsidRPr="00A33A98" w14:paraId="4EAB152C" w14:textId="77777777" w:rsidTr="00A33A98">
        <w:trPr>
          <w:cantSplit/>
          <w:trHeight w:val="881"/>
        </w:trPr>
        <w:tc>
          <w:tcPr>
            <w:tcW w:w="2880" w:type="dxa"/>
            <w:shd w:val="clear" w:color="auto" w:fill="C6D9F1" w:themeFill="text2" w:themeFillTint="33"/>
          </w:tcPr>
          <w:p w14:paraId="5F23130C" w14:textId="77777777" w:rsidR="00B61F29" w:rsidRPr="00A33A98" w:rsidRDefault="00B61F29" w:rsidP="00B61F29">
            <w:pPr>
              <w:pStyle w:val="TableText"/>
              <w:keepNext/>
              <w:keepLines/>
              <w:rPr>
                <w:rFonts w:cs="Arial"/>
                <w:b/>
                <w:sz w:val="20"/>
                <w:szCs w:val="20"/>
              </w:rPr>
            </w:pPr>
            <w:r w:rsidRPr="00A33A98">
              <w:rPr>
                <w:rFonts w:cs="Arial"/>
                <w:b/>
                <w:sz w:val="20"/>
                <w:szCs w:val="20"/>
              </w:rPr>
              <w:t>EC Roles</w:t>
            </w:r>
          </w:p>
          <w:p w14:paraId="49360F54" w14:textId="5F9E936A" w:rsidR="00B61F29" w:rsidRPr="00A33A98" w:rsidRDefault="00B61F29" w:rsidP="00B61F29">
            <w:pPr>
              <w:pStyle w:val="TableText"/>
              <w:keepNext/>
              <w:keepLines/>
              <w:rPr>
                <w:rFonts w:cs="Arial"/>
                <w:b/>
                <w:sz w:val="20"/>
                <w:szCs w:val="20"/>
              </w:rPr>
            </w:pPr>
            <w:r w:rsidRPr="00A33A98">
              <w:rPr>
                <w:rFonts w:cs="Arial"/>
                <w:sz w:val="20"/>
                <w:szCs w:val="20"/>
              </w:rPr>
              <w:t>(list EC roles that may execute Use Case)</w:t>
            </w:r>
          </w:p>
        </w:tc>
        <w:tc>
          <w:tcPr>
            <w:tcW w:w="6480" w:type="dxa"/>
          </w:tcPr>
          <w:p w14:paraId="39F6DDE3" w14:textId="69D376E5" w:rsidR="00B61F29" w:rsidRPr="00A33A98" w:rsidRDefault="00B61F29" w:rsidP="00B61F29">
            <w:pPr>
              <w:pStyle w:val="ListParagraph"/>
              <w:keepNext/>
              <w:keepLines/>
              <w:numPr>
                <w:ilvl w:val="0"/>
                <w:numId w:val="9"/>
              </w:numPr>
              <w:rPr>
                <w:rFonts w:cs="Arial"/>
                <w:color w:val="000000" w:themeColor="text1"/>
                <w:sz w:val="20"/>
                <w:szCs w:val="20"/>
              </w:rPr>
            </w:pPr>
            <w:r w:rsidRPr="00A33A98">
              <w:rPr>
                <w:rFonts w:cs="Arial"/>
                <w:color w:val="000000" w:themeColor="text1"/>
                <w:sz w:val="20"/>
                <w:szCs w:val="20"/>
              </w:rPr>
              <w:t xml:space="preserve">Roles can be able to execute this use case is </w:t>
            </w:r>
            <w:r w:rsidRPr="00A33A98">
              <w:rPr>
                <w:rFonts w:cs="Arial"/>
                <w:b/>
                <w:bCs/>
                <w:color w:val="000000" w:themeColor="text1"/>
                <w:sz w:val="20"/>
                <w:szCs w:val="20"/>
              </w:rPr>
              <w:t>Thailand EC Admin</w:t>
            </w:r>
            <w:r w:rsidR="00450256" w:rsidRPr="00A33A98">
              <w:rPr>
                <w:rFonts w:cs="Arial"/>
                <w:b/>
                <w:bCs/>
                <w:color w:val="000000" w:themeColor="text1"/>
                <w:sz w:val="20"/>
                <w:szCs w:val="20"/>
              </w:rPr>
              <w:t>, Super User</w:t>
            </w:r>
          </w:p>
        </w:tc>
      </w:tr>
      <w:tr w:rsidR="00AF2D5A" w:rsidRPr="00A33A98" w14:paraId="0BAA378E" w14:textId="77777777" w:rsidTr="00A33A98">
        <w:trPr>
          <w:cantSplit/>
        </w:trPr>
        <w:tc>
          <w:tcPr>
            <w:tcW w:w="2880" w:type="dxa"/>
            <w:shd w:val="clear" w:color="auto" w:fill="C6D9F1" w:themeFill="text2" w:themeFillTint="33"/>
          </w:tcPr>
          <w:p w14:paraId="0BAA378A" w14:textId="77777777" w:rsidR="00AF2D5A" w:rsidRPr="00A33A98" w:rsidRDefault="00AF2D5A" w:rsidP="00E4117B">
            <w:pPr>
              <w:pStyle w:val="TableText"/>
              <w:keepNext/>
              <w:keepLines/>
              <w:tabs>
                <w:tab w:val="left" w:pos="2490"/>
              </w:tabs>
              <w:spacing w:after="0"/>
              <w:rPr>
                <w:rFonts w:cs="Arial"/>
                <w:b/>
                <w:sz w:val="20"/>
                <w:szCs w:val="20"/>
              </w:rPr>
            </w:pPr>
            <w:r w:rsidRPr="00A33A98">
              <w:rPr>
                <w:rFonts w:cs="Arial"/>
                <w:b/>
                <w:sz w:val="20"/>
                <w:szCs w:val="20"/>
              </w:rPr>
              <w:t>Prerequisites</w:t>
            </w:r>
          </w:p>
        </w:tc>
        <w:tc>
          <w:tcPr>
            <w:tcW w:w="6480" w:type="dxa"/>
          </w:tcPr>
          <w:p w14:paraId="7A538E49" w14:textId="77777777" w:rsidR="00450256" w:rsidRPr="00A33A98" w:rsidRDefault="00450256" w:rsidP="00450256">
            <w:pPr>
              <w:pStyle w:val="ListParagraph"/>
              <w:keepNext/>
              <w:keepLines/>
              <w:numPr>
                <w:ilvl w:val="0"/>
                <w:numId w:val="9"/>
              </w:numPr>
              <w:rPr>
                <w:rFonts w:cs="Arial"/>
                <w:color w:val="000000" w:themeColor="text1"/>
                <w:sz w:val="20"/>
                <w:szCs w:val="20"/>
              </w:rPr>
            </w:pPr>
            <w:r w:rsidRPr="00A33A98">
              <w:rPr>
                <w:rFonts w:cs="Arial"/>
                <w:color w:val="000000" w:themeColor="text1"/>
                <w:sz w:val="20"/>
                <w:szCs w:val="20"/>
              </w:rPr>
              <w:t>User is logged in</w:t>
            </w:r>
          </w:p>
          <w:p w14:paraId="0BAA378D" w14:textId="49816F3F" w:rsidR="00AF2D5A" w:rsidRPr="00A33A98" w:rsidRDefault="00450256" w:rsidP="00450256">
            <w:pPr>
              <w:pStyle w:val="ListParagraph"/>
              <w:keepNext/>
              <w:keepLines/>
              <w:numPr>
                <w:ilvl w:val="0"/>
                <w:numId w:val="9"/>
              </w:numPr>
              <w:rPr>
                <w:rFonts w:cs="Arial"/>
                <w:color w:val="000000" w:themeColor="text1"/>
                <w:sz w:val="20"/>
                <w:szCs w:val="20"/>
              </w:rPr>
            </w:pPr>
            <w:r w:rsidRPr="00A33A98">
              <w:rPr>
                <w:rFonts w:cs="Arial"/>
                <w:color w:val="000000" w:themeColor="text1"/>
                <w:sz w:val="20"/>
                <w:szCs w:val="20"/>
              </w:rPr>
              <w:t>User has permission to setup user access</w:t>
            </w:r>
          </w:p>
        </w:tc>
      </w:tr>
      <w:tr w:rsidR="00447470" w:rsidRPr="00A33A98" w14:paraId="0BAA3791" w14:textId="77777777" w:rsidTr="00A33A98">
        <w:trPr>
          <w:cantSplit/>
        </w:trPr>
        <w:tc>
          <w:tcPr>
            <w:tcW w:w="2880" w:type="dxa"/>
            <w:shd w:val="clear" w:color="auto" w:fill="C6D9F1" w:themeFill="text2" w:themeFillTint="33"/>
          </w:tcPr>
          <w:p w14:paraId="0BAA378F" w14:textId="77777777" w:rsidR="00447470" w:rsidRPr="00A33A98" w:rsidRDefault="00447470" w:rsidP="00E4117B">
            <w:pPr>
              <w:pStyle w:val="TableText"/>
              <w:keepNext/>
              <w:keepLines/>
              <w:tabs>
                <w:tab w:val="left" w:pos="2490"/>
              </w:tabs>
              <w:spacing w:after="0"/>
              <w:rPr>
                <w:rFonts w:cs="Arial"/>
                <w:b/>
                <w:sz w:val="20"/>
                <w:szCs w:val="20"/>
              </w:rPr>
            </w:pPr>
            <w:r w:rsidRPr="00A33A98">
              <w:rPr>
                <w:rFonts w:cs="Arial"/>
                <w:b/>
                <w:sz w:val="20"/>
                <w:szCs w:val="20"/>
              </w:rPr>
              <w:t>Approver</w:t>
            </w:r>
          </w:p>
        </w:tc>
        <w:tc>
          <w:tcPr>
            <w:tcW w:w="6480" w:type="dxa"/>
          </w:tcPr>
          <w:p w14:paraId="0BAA3790" w14:textId="77777777" w:rsidR="00447470" w:rsidRPr="00A33A98" w:rsidRDefault="00447470" w:rsidP="00E4117B">
            <w:pPr>
              <w:keepNext/>
              <w:keepLines/>
              <w:rPr>
                <w:rFonts w:cs="Arial"/>
                <w:color w:val="0070C0"/>
                <w:sz w:val="20"/>
                <w:szCs w:val="20"/>
              </w:rPr>
            </w:pPr>
          </w:p>
        </w:tc>
      </w:tr>
    </w:tbl>
    <w:p w14:paraId="0BAA3792" w14:textId="77777777" w:rsidR="00447470" w:rsidRPr="002C70F0" w:rsidRDefault="00447470" w:rsidP="00447470">
      <w:pPr>
        <w:rPr>
          <w:rFonts w:cs="Arial"/>
        </w:rPr>
      </w:pPr>
    </w:p>
    <w:p w14:paraId="0BAA3793" w14:textId="32AF2481" w:rsidR="00D17537" w:rsidRPr="002C70F0" w:rsidRDefault="00D17537">
      <w:pPr>
        <w:rPr>
          <w:ins w:id="127" w:author="Prakash Atul (Ext)" w:date="2018-03-27T12:37:00Z"/>
          <w:rFonts w:cs="Arial"/>
          <w:b/>
          <w:bCs/>
          <w:sz w:val="24"/>
          <w:szCs w:val="32"/>
        </w:rPr>
      </w:pPr>
      <w:bookmarkStart w:id="128" w:name="_Toc536253722"/>
      <w:bookmarkStart w:id="129" w:name="_Toc536258288"/>
    </w:p>
    <w:p w14:paraId="34049F79" w14:textId="5A574AB3" w:rsidR="00AF1D79" w:rsidRPr="002C70F0" w:rsidRDefault="00AF1D79" w:rsidP="00AF1D79">
      <w:pPr>
        <w:pStyle w:val="NormalWeb"/>
        <w:spacing w:before="0" w:beforeAutospacing="0" w:after="0" w:afterAutospacing="0"/>
        <w:rPr>
          <w:moveTo w:id="130" w:author="Prakash Atul (Ext)" w:date="2018-03-27T12:37:00Z"/>
          <w:rFonts w:ascii="Arial" w:hAnsi="Arial" w:cs="Arial"/>
          <w:rPrChange w:id="131" w:author="Batra Yogesh (EXT)" w:date="2018-04-13T12:49:00Z">
            <w:rPr>
              <w:moveTo w:id="132" w:author="Prakash Atul (Ext)" w:date="2018-03-27T12:37:00Z"/>
              <w:rFonts w:ascii="Calibri Light" w:hAnsi="Calibri Light" w:cs="Calibri Light"/>
              <w:b/>
            </w:rPr>
          </w:rPrChange>
        </w:rPr>
      </w:pPr>
      <w:moveToRangeStart w:id="133" w:author="Prakash Atul (Ext)" w:date="2018-03-27T12:37:00Z" w:name="move509917601"/>
      <w:moveTo w:id="134" w:author="Prakash Atul (Ext)" w:date="2018-03-27T12:37:00Z">
        <w:r w:rsidRPr="002C70F0">
          <w:rPr>
            <w:rFonts w:ascii="Arial" w:hAnsi="Arial" w:cs="Arial"/>
            <w:bCs/>
            <w:color w:val="000000"/>
            <w:sz w:val="22"/>
            <w:szCs w:val="22"/>
            <w:rPrChange w:id="135" w:author="Batra Yogesh (EXT)" w:date="2018-04-13T12:49:00Z">
              <w:rPr>
                <w:rFonts w:ascii="Calibri Light" w:hAnsi="Calibri Light" w:cs="Calibri Light"/>
                <w:b/>
                <w:bCs/>
                <w:color w:val="000000"/>
                <w:sz w:val="22"/>
                <w:szCs w:val="22"/>
              </w:rPr>
            </w:rPrChange>
          </w:rPr>
          <w:t xml:space="preserve">Note: </w:t>
        </w:r>
        <w:del w:id="136" w:author="Shah Ashay" w:date="2018-04-16T16:41:00Z">
          <w:r w:rsidRPr="002C70F0" w:rsidDel="00A33A98">
            <w:rPr>
              <w:rFonts w:ascii="Arial" w:hAnsi="Arial" w:cs="Arial"/>
              <w:bCs/>
              <w:color w:val="000000"/>
              <w:sz w:val="22"/>
              <w:szCs w:val="22"/>
              <w:rPrChange w:id="137" w:author="Batra Yogesh (EXT)" w:date="2018-04-13T12:49:00Z">
                <w:rPr>
                  <w:rFonts w:ascii="Calibri Light" w:hAnsi="Calibri Light" w:cs="Calibri Light"/>
                  <w:b/>
                  <w:bCs/>
                  <w:color w:val="000000"/>
                  <w:sz w:val="22"/>
                  <w:szCs w:val="22"/>
                </w:rPr>
              </w:rPrChange>
            </w:rPr>
            <w:delText>t</w:delText>
          </w:r>
        </w:del>
      </w:moveTo>
      <w:ins w:id="138" w:author="Shah Ashay" w:date="2018-04-16T16:41:00Z">
        <w:r w:rsidR="00A33A98">
          <w:rPr>
            <w:rFonts w:ascii="Arial" w:hAnsi="Arial" w:cs="Arial"/>
            <w:bCs/>
            <w:color w:val="000000"/>
            <w:sz w:val="22"/>
            <w:szCs w:val="22"/>
          </w:rPr>
          <w:t>T</w:t>
        </w:r>
      </w:ins>
      <w:moveTo w:id="139" w:author="Prakash Atul (Ext)" w:date="2018-03-27T12:37:00Z">
        <w:r w:rsidRPr="002C70F0">
          <w:rPr>
            <w:rFonts w:ascii="Arial" w:hAnsi="Arial" w:cs="Arial"/>
            <w:bCs/>
            <w:color w:val="000000"/>
            <w:sz w:val="22"/>
            <w:szCs w:val="22"/>
            <w:rPrChange w:id="140" w:author="Batra Yogesh (EXT)" w:date="2018-04-13T12:49:00Z">
              <w:rPr>
                <w:rFonts w:ascii="Calibri Light" w:hAnsi="Calibri Light" w:cs="Calibri Light"/>
                <w:b/>
                <w:bCs/>
                <w:color w:val="000000"/>
                <w:sz w:val="22"/>
                <w:szCs w:val="22"/>
              </w:rPr>
            </w:rPrChange>
          </w:rPr>
          <w:t>he toolbar on EC11</w:t>
        </w:r>
      </w:moveTo>
      <w:ins w:id="141" w:author="Batra Yogesh (EXT)" w:date="2018-04-13T12:49:00Z">
        <w:r w:rsidR="002C70F0" w:rsidRPr="002C70F0">
          <w:rPr>
            <w:rFonts w:ascii="Arial" w:hAnsi="Arial" w:cs="Arial"/>
            <w:bCs/>
            <w:color w:val="000000"/>
            <w:sz w:val="22"/>
            <w:szCs w:val="22"/>
            <w:rPrChange w:id="142" w:author="Batra Yogesh (EXT)" w:date="2018-04-13T12:49:00Z">
              <w:rPr>
                <w:rFonts w:ascii="Arial" w:hAnsi="Arial" w:cs="Arial"/>
                <w:b/>
                <w:bCs/>
                <w:color w:val="000000"/>
                <w:sz w:val="22"/>
                <w:szCs w:val="22"/>
              </w:rPr>
            </w:rPrChange>
          </w:rPr>
          <w:t>.2</w:t>
        </w:r>
      </w:ins>
      <w:moveTo w:id="143" w:author="Prakash Atul (Ext)" w:date="2018-03-27T12:37:00Z">
        <w:r w:rsidRPr="002C70F0">
          <w:rPr>
            <w:rFonts w:ascii="Arial" w:hAnsi="Arial" w:cs="Arial"/>
            <w:bCs/>
            <w:color w:val="000000"/>
            <w:sz w:val="22"/>
            <w:szCs w:val="22"/>
            <w:rPrChange w:id="144" w:author="Batra Yogesh (EXT)" w:date="2018-04-13T12:49:00Z">
              <w:rPr>
                <w:rFonts w:ascii="Calibri Light" w:hAnsi="Calibri Light" w:cs="Calibri Light"/>
                <w:b/>
                <w:bCs/>
                <w:color w:val="000000"/>
                <w:sz w:val="22"/>
                <w:szCs w:val="22"/>
              </w:rPr>
            </w:rPrChange>
          </w:rPr>
          <w:t xml:space="preserve"> has changed. Refer to the image below for different buttons</w:t>
        </w:r>
      </w:moveTo>
    </w:p>
    <w:p w14:paraId="3066B090" w14:textId="77777777" w:rsidR="00AF1D79" w:rsidRPr="00A33A98" w:rsidRDefault="00AF1D79" w:rsidP="00AF1D79">
      <w:pPr>
        <w:rPr>
          <w:moveTo w:id="145" w:author="Prakash Atul (Ext)" w:date="2018-03-27T12:37:00Z"/>
          <w:rFonts w:cs="Arial"/>
        </w:rPr>
      </w:pPr>
    </w:p>
    <w:p w14:paraId="6E90425A" w14:textId="77777777" w:rsidR="00AF1D79" w:rsidRPr="00A33A98" w:rsidRDefault="00AF1D79" w:rsidP="00AF1D79">
      <w:pPr>
        <w:jc w:val="center"/>
        <w:rPr>
          <w:moveTo w:id="146" w:author="Prakash Atul (Ext)" w:date="2018-03-27T12:37:00Z"/>
          <w:rFonts w:cs="Arial"/>
        </w:rPr>
      </w:pPr>
      <w:moveTo w:id="147" w:author="Prakash Atul (Ext)" w:date="2018-03-27T12:37:00Z">
        <w:r w:rsidRPr="002C70F0">
          <w:rPr>
            <w:rFonts w:cs="Arial"/>
            <w:noProof/>
            <w:color w:val="000000"/>
            <w:szCs w:val="22"/>
            <w:rPrChange w:id="148" w:author="Batra Yogesh (EXT)" w:date="2018-04-13T12:49:00Z">
              <w:rPr>
                <w:rFonts w:ascii="Calibri" w:hAnsi="Calibri" w:cs="Calibri"/>
                <w:noProof/>
                <w:color w:val="000000"/>
                <w:szCs w:val="22"/>
              </w:rPr>
            </w:rPrChange>
          </w:rPr>
          <w:drawing>
            <wp:inline distT="0" distB="0" distL="0" distR="0" wp14:anchorId="2F4E5FD2" wp14:editId="18304FD4">
              <wp:extent cx="5105048" cy="1144752"/>
              <wp:effectExtent l="19050" t="19050" r="19685" b="17780"/>
              <wp:docPr id="3" name="Picture 3"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moveTo>
    </w:p>
    <w:moveToRangeEnd w:id="133"/>
    <w:p w14:paraId="0418428E" w14:textId="77777777" w:rsidR="00AF1D79" w:rsidRPr="002C70F0" w:rsidRDefault="00AF1D79">
      <w:pPr>
        <w:rPr>
          <w:rFonts w:cs="Arial"/>
          <w:b/>
          <w:bCs/>
          <w:sz w:val="24"/>
          <w:szCs w:val="32"/>
        </w:rPr>
      </w:pPr>
    </w:p>
    <w:p w14:paraId="037A1447" w14:textId="5DCAF1B6" w:rsidR="00CA3FFB" w:rsidRPr="002C70F0" w:rsidRDefault="00CA3FFB" w:rsidP="00450256">
      <w:pPr>
        <w:pStyle w:val="Heading1"/>
      </w:pPr>
      <w:bookmarkStart w:id="149" w:name="_Toc502071804"/>
      <w:bookmarkEnd w:id="128"/>
      <w:bookmarkEnd w:id="129"/>
      <w:r w:rsidRPr="002C70F0">
        <w:t xml:space="preserve">Primary Flow: </w:t>
      </w:r>
      <w:r w:rsidR="00995052" w:rsidRPr="002C70F0">
        <w:t>BKK</w:t>
      </w:r>
      <w:r w:rsidR="00B61F29" w:rsidRPr="002C70F0">
        <w:t>_</w:t>
      </w:r>
      <w:r w:rsidR="00450256" w:rsidRPr="002C70F0">
        <w:t>UC30 – Setup User Access</w:t>
      </w:r>
      <w:bookmarkEnd w:id="149"/>
      <w:r w:rsidR="00257727" w:rsidRPr="002C70F0">
        <w:t xml:space="preserve"> </w:t>
      </w:r>
    </w:p>
    <w:p w14:paraId="4EF8D314" w14:textId="7927844C" w:rsidR="00FD23F0" w:rsidRPr="002C70F0" w:rsidRDefault="005B21E9" w:rsidP="00435F17">
      <w:pPr>
        <w:pStyle w:val="Heading2"/>
        <w:rPr>
          <w:rPrChange w:id="150" w:author="Batra Yogesh (EXT)" w:date="2018-04-13T12:49:00Z">
            <w:rPr>
              <w:rFonts w:asciiTheme="minorHAnsi" w:hAnsiTheme="minorHAnsi"/>
            </w:rPr>
          </w:rPrChange>
        </w:rPr>
      </w:pPr>
      <w:bookmarkStart w:id="151" w:name="_Toc456769178"/>
      <w:bookmarkStart w:id="152" w:name="_Toc502071805"/>
      <w:bookmarkStart w:id="153" w:name="_Toc456593749"/>
      <w:r w:rsidRPr="002C70F0">
        <w:rPr>
          <w:rPrChange w:id="154" w:author="Batra Yogesh (EXT)" w:date="2018-04-13T12:49:00Z">
            <w:rPr>
              <w:rFonts w:asciiTheme="minorHAnsi" w:hAnsiTheme="minorHAnsi"/>
            </w:rPr>
          </w:rPrChange>
        </w:rPr>
        <w:t xml:space="preserve">Trigger:  </w:t>
      </w:r>
      <w:bookmarkEnd w:id="151"/>
      <w:r w:rsidR="00435F17" w:rsidRPr="002C70F0">
        <w:rPr>
          <w:rPrChange w:id="155" w:author="Batra Yogesh (EXT)" w:date="2018-04-13T12:49:00Z">
            <w:rPr>
              <w:rFonts w:asciiTheme="minorHAnsi" w:hAnsiTheme="minorHAnsi"/>
            </w:rPr>
          </w:rPrChange>
        </w:rPr>
        <w:t>EC Support needs to setup user role</w:t>
      </w:r>
      <w:bookmarkEnd w:id="152"/>
      <w:r w:rsidRPr="002C70F0">
        <w:rPr>
          <w:rPrChange w:id="156" w:author="Batra Yogesh (EXT)" w:date="2018-04-13T12:49:00Z">
            <w:rPr>
              <w:rFonts w:asciiTheme="minorHAnsi" w:hAnsiTheme="minorHAnsi"/>
            </w:rPr>
          </w:rPrChange>
        </w:rPr>
        <w:t xml:space="preserve"> </w:t>
      </w:r>
      <w:bookmarkEnd w:id="153"/>
    </w:p>
    <w:p w14:paraId="3BBF0159" w14:textId="68B98DC6" w:rsidR="00FA2758" w:rsidRPr="002C70F0" w:rsidDel="00AF1D79" w:rsidRDefault="00FA2758" w:rsidP="00FA2758">
      <w:pPr>
        <w:pStyle w:val="NormalWeb"/>
        <w:spacing w:before="0" w:beforeAutospacing="0" w:after="0" w:afterAutospacing="0"/>
        <w:rPr>
          <w:moveFrom w:id="157" w:author="Prakash Atul (Ext)" w:date="2018-03-27T12:37:00Z"/>
          <w:rFonts w:ascii="Arial" w:hAnsi="Arial" w:cs="Arial"/>
          <w:b/>
          <w:rPrChange w:id="158" w:author="Batra Yogesh (EXT)" w:date="2018-04-13T12:49:00Z">
            <w:rPr>
              <w:moveFrom w:id="159" w:author="Prakash Atul (Ext)" w:date="2018-03-27T12:37:00Z"/>
              <w:rFonts w:ascii="Calibri Light" w:hAnsi="Calibri Light" w:cs="Calibri Light"/>
              <w:b/>
            </w:rPr>
          </w:rPrChange>
        </w:rPr>
      </w:pPr>
      <w:moveFromRangeStart w:id="160" w:author="Prakash Atul (Ext)" w:date="2018-03-27T12:37:00Z" w:name="move509917601"/>
      <w:moveFrom w:id="161" w:author="Prakash Atul (Ext)" w:date="2018-03-27T12:37:00Z">
        <w:r w:rsidRPr="002C70F0" w:rsidDel="00AF1D79">
          <w:rPr>
            <w:rFonts w:ascii="Arial" w:hAnsi="Arial" w:cs="Arial"/>
            <w:b/>
            <w:bCs/>
            <w:color w:val="000000"/>
            <w:szCs w:val="22"/>
            <w:rPrChange w:id="162" w:author="Batra Yogesh (EXT)" w:date="2018-04-13T12:49:00Z">
              <w:rPr>
                <w:rFonts w:ascii="Calibri Light" w:hAnsi="Calibri Light" w:cs="Calibri Light"/>
                <w:b/>
                <w:bCs/>
                <w:color w:val="000000"/>
                <w:szCs w:val="22"/>
              </w:rPr>
            </w:rPrChange>
          </w:rPr>
          <w:t>Note: the toolbar on EC11 has changed. Refer to the image below for different buttons</w:t>
        </w:r>
      </w:moveFrom>
    </w:p>
    <w:p w14:paraId="29A37C64" w14:textId="3180D34D" w:rsidR="00FA2758" w:rsidRPr="00A33A98" w:rsidDel="00AF1D79" w:rsidRDefault="00FA2758" w:rsidP="00FA2758">
      <w:pPr>
        <w:rPr>
          <w:moveFrom w:id="163" w:author="Prakash Atul (Ext)" w:date="2018-03-27T12:37:00Z"/>
          <w:rFonts w:cs="Arial"/>
        </w:rPr>
      </w:pPr>
    </w:p>
    <w:p w14:paraId="7B6DB0E8" w14:textId="4D813796" w:rsidR="00FA2758" w:rsidRPr="00A33A98" w:rsidDel="00AF1D79" w:rsidRDefault="00FA2758" w:rsidP="00FA2758">
      <w:pPr>
        <w:jc w:val="center"/>
        <w:rPr>
          <w:moveFrom w:id="164" w:author="Prakash Atul (Ext)" w:date="2018-03-27T12:37:00Z"/>
          <w:rFonts w:cs="Arial"/>
        </w:rPr>
      </w:pPr>
      <w:moveFrom w:id="165" w:author="Prakash Atul (Ext)" w:date="2018-03-27T12:37:00Z">
        <w:r w:rsidRPr="002C70F0" w:rsidDel="00AF1D79">
          <w:rPr>
            <w:rFonts w:cs="Arial"/>
            <w:noProof/>
            <w:color w:val="000000"/>
            <w:szCs w:val="22"/>
            <w:rPrChange w:id="166" w:author="Batra Yogesh (EXT)" w:date="2018-04-13T12:49:00Z">
              <w:rPr>
                <w:rFonts w:ascii="Calibri" w:hAnsi="Calibri" w:cs="Calibri"/>
                <w:noProof/>
                <w:color w:val="000000"/>
                <w:szCs w:val="22"/>
              </w:rPr>
            </w:rPrChange>
          </w:rPr>
          <w:drawing>
            <wp:inline distT="0" distB="0" distL="0" distR="0" wp14:anchorId="46C908FC" wp14:editId="6D94F798">
              <wp:extent cx="5105048" cy="1144752"/>
              <wp:effectExtent l="0" t="0" r="635" b="0"/>
              <wp:docPr id="2" name="Picture 2"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noFill/>
                      </a:ln>
                    </pic:spPr>
                  </pic:pic>
                </a:graphicData>
              </a:graphic>
            </wp:inline>
          </w:drawing>
        </w:r>
      </w:moveFrom>
    </w:p>
    <w:moveFromRangeEnd w:id="160"/>
    <w:p w14:paraId="7B490657" w14:textId="77777777" w:rsidR="00FA2758" w:rsidRPr="002C70F0" w:rsidRDefault="00FA2758" w:rsidP="00FA2758">
      <w:pPr>
        <w:rPr>
          <w:rFonts w:cs="Arial"/>
          <w:rPrChange w:id="167" w:author="Batra Yogesh (EXT)" w:date="2018-04-13T12:49:00Z">
            <w:rPr/>
          </w:rPrChange>
        </w:rPr>
      </w:pPr>
    </w:p>
    <w:p w14:paraId="7D68A096" w14:textId="3EA23CE0" w:rsidR="00CA3FFB" w:rsidRPr="002C70F0" w:rsidRDefault="009805A3" w:rsidP="00CA3FFB">
      <w:pPr>
        <w:rPr>
          <w:rFonts w:cs="Arial"/>
          <w:color w:val="000000" w:themeColor="text1"/>
          <w:szCs w:val="22"/>
          <w:rPrChange w:id="168" w:author="Batra Yogesh (EXT)" w:date="2018-04-13T12:50:00Z">
            <w:rPr>
              <w:rFonts w:cs="Arial"/>
              <w:color w:val="000000" w:themeColor="text1"/>
              <w:sz w:val="20"/>
              <w:szCs w:val="20"/>
            </w:rPr>
          </w:rPrChange>
        </w:rPr>
      </w:pPr>
      <w:r w:rsidRPr="002C70F0">
        <w:rPr>
          <w:rFonts w:cs="Arial"/>
          <w:color w:val="000000" w:themeColor="text1"/>
          <w:szCs w:val="22"/>
          <w:rPrChange w:id="169" w:author="Batra Yogesh (EXT)" w:date="2018-04-13T12:50:00Z">
            <w:rPr>
              <w:rFonts w:cs="Arial"/>
              <w:color w:val="000000" w:themeColor="text1"/>
              <w:sz w:val="20"/>
              <w:szCs w:val="20"/>
            </w:rPr>
          </w:rPrChange>
        </w:rPr>
        <w:t xml:space="preserve">Details: </w:t>
      </w:r>
      <w:r w:rsidR="00435F17" w:rsidRPr="002C70F0">
        <w:rPr>
          <w:rFonts w:cs="Arial"/>
          <w:color w:val="000000" w:themeColor="text1"/>
          <w:szCs w:val="22"/>
          <w:rPrChange w:id="170" w:author="Batra Yogesh (EXT)" w:date="2018-04-13T12:50:00Z">
            <w:rPr>
              <w:rFonts w:cs="Arial"/>
              <w:color w:val="000000" w:themeColor="text1"/>
              <w:sz w:val="20"/>
              <w:szCs w:val="20"/>
            </w:rPr>
          </w:rPrChange>
        </w:rPr>
        <w:t>EC Support will determine if a new Role is required or if an existing Role needs to be modified.  Role settings are based on groups of users that need similar access levels to EC.</w:t>
      </w:r>
    </w:p>
    <w:p w14:paraId="31E58E8F" w14:textId="77777777" w:rsidR="00CA3FFB" w:rsidRPr="00A33A98" w:rsidRDefault="00CA3FFB" w:rsidP="00CA3FFB">
      <w:pPr>
        <w:rPr>
          <w:rFonts w:cs="Arial"/>
          <w:i/>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71" w:author="Shah Ashay" w:date="2018-04-16T16:41: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714"/>
        <w:gridCol w:w="3602"/>
        <w:gridCol w:w="2158"/>
        <w:gridCol w:w="2876"/>
        <w:tblGridChange w:id="172">
          <w:tblGrid>
            <w:gridCol w:w="630"/>
            <w:gridCol w:w="3690"/>
            <w:gridCol w:w="2160"/>
            <w:gridCol w:w="2880"/>
          </w:tblGrid>
        </w:tblGridChange>
      </w:tblGrid>
      <w:tr w:rsidR="000A3D8F" w:rsidRPr="00A33A98" w14:paraId="396D6452" w14:textId="77777777" w:rsidTr="00A33A98">
        <w:trPr>
          <w:tblHeader/>
          <w:trPrChange w:id="173" w:author="Shah Ashay" w:date="2018-04-16T16:41:00Z">
            <w:trPr>
              <w:tblHeader/>
            </w:trPr>
          </w:trPrChange>
        </w:trPr>
        <w:tc>
          <w:tcPr>
            <w:tcW w:w="382" w:type="pct"/>
            <w:shd w:val="pct15" w:color="auto" w:fill="3399FF"/>
            <w:tcPrChange w:id="174" w:author="Shah Ashay" w:date="2018-04-16T16:41:00Z">
              <w:tcPr>
                <w:tcW w:w="630" w:type="dxa"/>
                <w:shd w:val="pct15" w:color="auto" w:fill="3399FF"/>
              </w:tcPr>
            </w:tcPrChange>
          </w:tcPr>
          <w:p w14:paraId="4E9AC55C" w14:textId="77777777" w:rsidR="00CA3FFB" w:rsidRPr="00A33A98" w:rsidRDefault="00CA3FFB" w:rsidP="00CA3FFB">
            <w:pPr>
              <w:spacing w:before="60" w:after="60"/>
              <w:jc w:val="center"/>
              <w:rPr>
                <w:rFonts w:cs="Arial"/>
                <w:b/>
                <w:color w:val="FFFFFF" w:themeColor="background1"/>
                <w:sz w:val="20"/>
                <w:rPrChange w:id="175" w:author="Shah Ashay" w:date="2018-04-16T16:41:00Z">
                  <w:rPr>
                    <w:rFonts w:asciiTheme="minorHAnsi" w:hAnsiTheme="minorHAnsi"/>
                    <w:b/>
                    <w:color w:val="FFFFFF" w:themeColor="background1"/>
                    <w:sz w:val="20"/>
                  </w:rPr>
                </w:rPrChange>
              </w:rPr>
            </w:pPr>
            <w:r w:rsidRPr="00A33A98">
              <w:rPr>
                <w:rFonts w:cs="Arial"/>
                <w:b/>
                <w:color w:val="FFFFFF" w:themeColor="background1"/>
                <w:sz w:val="20"/>
                <w:rPrChange w:id="176" w:author="Shah Ashay" w:date="2018-04-16T16:41:00Z">
                  <w:rPr>
                    <w:rFonts w:asciiTheme="minorHAnsi" w:hAnsiTheme="minorHAnsi"/>
                    <w:b/>
                    <w:color w:val="FFFFFF" w:themeColor="background1"/>
                    <w:sz w:val="20"/>
                  </w:rPr>
                </w:rPrChange>
              </w:rPr>
              <w:lastRenderedPageBreak/>
              <w:t>Step</w:t>
            </w:r>
          </w:p>
        </w:tc>
        <w:tc>
          <w:tcPr>
            <w:tcW w:w="1926" w:type="pct"/>
            <w:shd w:val="pct15" w:color="auto" w:fill="017EEF"/>
            <w:tcPrChange w:id="177" w:author="Shah Ashay" w:date="2018-04-16T16:41:00Z">
              <w:tcPr>
                <w:tcW w:w="3690" w:type="dxa"/>
                <w:shd w:val="pct15" w:color="auto" w:fill="017EEF"/>
              </w:tcPr>
            </w:tcPrChange>
          </w:tcPr>
          <w:p w14:paraId="22924A38" w14:textId="77777777" w:rsidR="00CA3FFB" w:rsidRPr="00A33A98" w:rsidRDefault="00CA3FFB" w:rsidP="000A3D8F">
            <w:pPr>
              <w:pStyle w:val="ColumnHead"/>
              <w:keepNext/>
              <w:keepLines/>
              <w:rPr>
                <w:rFonts w:cs="Arial"/>
                <w:color w:val="FFFFFF" w:themeColor="background1"/>
                <w:sz w:val="20"/>
              </w:rPr>
            </w:pPr>
            <w:r w:rsidRPr="00A33A98">
              <w:rPr>
                <w:rFonts w:cs="Arial"/>
                <w:color w:val="FFFFFF" w:themeColor="background1"/>
                <w:sz w:val="20"/>
              </w:rPr>
              <w:t>Actor Action</w:t>
            </w:r>
          </w:p>
        </w:tc>
        <w:tc>
          <w:tcPr>
            <w:tcW w:w="1154" w:type="pct"/>
            <w:shd w:val="pct15" w:color="auto" w:fill="017EEF"/>
            <w:tcPrChange w:id="178" w:author="Shah Ashay" w:date="2018-04-16T16:41:00Z">
              <w:tcPr>
                <w:tcW w:w="2160" w:type="dxa"/>
                <w:shd w:val="pct15" w:color="auto" w:fill="017EEF"/>
              </w:tcPr>
            </w:tcPrChange>
          </w:tcPr>
          <w:p w14:paraId="6135FA1E" w14:textId="77777777" w:rsidR="00CA3FFB" w:rsidRPr="00A33A98" w:rsidRDefault="00CA3FFB" w:rsidP="00CA3FFB">
            <w:pPr>
              <w:spacing w:before="60" w:after="60"/>
              <w:jc w:val="center"/>
              <w:rPr>
                <w:rFonts w:cs="Arial"/>
                <w:b/>
                <w:color w:val="FFFFFF" w:themeColor="background1"/>
                <w:sz w:val="20"/>
                <w:rPrChange w:id="179" w:author="Shah Ashay" w:date="2018-04-16T16:41:00Z">
                  <w:rPr>
                    <w:rFonts w:asciiTheme="minorHAnsi" w:hAnsiTheme="minorHAnsi"/>
                    <w:b/>
                    <w:color w:val="FFFFFF" w:themeColor="background1"/>
                    <w:sz w:val="20"/>
                  </w:rPr>
                </w:rPrChange>
              </w:rPr>
            </w:pPr>
            <w:r w:rsidRPr="00A33A98">
              <w:rPr>
                <w:rFonts w:cs="Arial"/>
                <w:b/>
                <w:color w:val="FFFFFF" w:themeColor="background1"/>
                <w:sz w:val="20"/>
                <w:rPrChange w:id="180" w:author="Shah Ashay" w:date="2018-04-16T16:41:00Z">
                  <w:rPr>
                    <w:rFonts w:asciiTheme="minorHAnsi" w:hAnsiTheme="minorHAnsi"/>
                    <w:b/>
                    <w:color w:val="FFFFFF" w:themeColor="background1"/>
                    <w:sz w:val="20"/>
                  </w:rPr>
                </w:rPrChange>
              </w:rPr>
              <w:t>System Response</w:t>
            </w:r>
          </w:p>
        </w:tc>
        <w:tc>
          <w:tcPr>
            <w:tcW w:w="1538" w:type="pct"/>
            <w:shd w:val="pct15" w:color="auto" w:fill="017EEF"/>
            <w:tcPrChange w:id="181" w:author="Shah Ashay" w:date="2018-04-16T16:41:00Z">
              <w:tcPr>
                <w:tcW w:w="2880" w:type="dxa"/>
                <w:shd w:val="pct15" w:color="auto" w:fill="017EEF"/>
              </w:tcPr>
            </w:tcPrChange>
          </w:tcPr>
          <w:p w14:paraId="6EC93E71" w14:textId="77777777" w:rsidR="00CA3FFB" w:rsidRPr="00A33A98" w:rsidRDefault="00CA3FFB" w:rsidP="00CA3FFB">
            <w:pPr>
              <w:spacing w:before="60" w:after="60"/>
              <w:jc w:val="center"/>
              <w:rPr>
                <w:rFonts w:cs="Arial"/>
                <w:b/>
                <w:color w:val="FFFFFF" w:themeColor="background1"/>
                <w:sz w:val="20"/>
                <w:rPrChange w:id="182" w:author="Shah Ashay" w:date="2018-04-16T16:41:00Z">
                  <w:rPr>
                    <w:rFonts w:asciiTheme="minorHAnsi" w:hAnsiTheme="minorHAnsi"/>
                    <w:b/>
                    <w:color w:val="FFFFFF" w:themeColor="background1"/>
                    <w:sz w:val="20"/>
                  </w:rPr>
                </w:rPrChange>
              </w:rPr>
            </w:pPr>
            <w:r w:rsidRPr="00A33A98">
              <w:rPr>
                <w:rFonts w:cs="Arial"/>
                <w:b/>
                <w:color w:val="FFFFFF" w:themeColor="background1"/>
                <w:sz w:val="20"/>
                <w:rPrChange w:id="183" w:author="Shah Ashay" w:date="2018-04-16T16:41:00Z">
                  <w:rPr>
                    <w:rFonts w:asciiTheme="minorHAnsi" w:hAnsiTheme="minorHAnsi"/>
                    <w:b/>
                    <w:color w:val="FFFFFF" w:themeColor="background1"/>
                    <w:sz w:val="20"/>
                  </w:rPr>
                </w:rPrChange>
              </w:rPr>
              <w:t>Notes</w:t>
            </w:r>
          </w:p>
        </w:tc>
      </w:tr>
      <w:tr w:rsidR="00435F17" w:rsidRPr="00A33A98" w14:paraId="33A3B62C" w14:textId="77777777" w:rsidTr="00A33A98">
        <w:trPr>
          <w:cantSplit/>
          <w:trPrChange w:id="184" w:author="Shah Ashay" w:date="2018-04-16T16:41:00Z">
            <w:trPr>
              <w:cantSplit/>
            </w:trPr>
          </w:trPrChange>
        </w:trPr>
        <w:tc>
          <w:tcPr>
            <w:tcW w:w="382" w:type="pct"/>
            <w:tcBorders>
              <w:top w:val="single" w:sz="4" w:space="0" w:color="auto"/>
              <w:bottom w:val="single" w:sz="4" w:space="0" w:color="auto"/>
            </w:tcBorders>
            <w:tcPrChange w:id="185" w:author="Shah Ashay" w:date="2018-04-16T16:41:00Z">
              <w:tcPr>
                <w:tcW w:w="630" w:type="dxa"/>
                <w:tcBorders>
                  <w:top w:val="single" w:sz="4" w:space="0" w:color="auto"/>
                  <w:bottom w:val="single" w:sz="4" w:space="0" w:color="auto"/>
                </w:tcBorders>
              </w:tcPr>
            </w:tcPrChange>
          </w:tcPr>
          <w:p w14:paraId="026CCC3A" w14:textId="74BFBAD9" w:rsidR="00435F17" w:rsidRPr="00A33A98" w:rsidRDefault="00435F17" w:rsidP="00435F17">
            <w:pPr>
              <w:pStyle w:val="TableText"/>
              <w:keepNext/>
              <w:keepLines/>
              <w:jc w:val="center"/>
              <w:rPr>
                <w:rFonts w:cs="Arial"/>
                <w:sz w:val="20"/>
              </w:rPr>
            </w:pPr>
            <w:r w:rsidRPr="00A33A98">
              <w:rPr>
                <w:rFonts w:cs="Arial"/>
                <w:sz w:val="20"/>
              </w:rPr>
              <w:t>1</w:t>
            </w:r>
          </w:p>
        </w:tc>
        <w:tc>
          <w:tcPr>
            <w:tcW w:w="1926" w:type="pct"/>
            <w:tcPrChange w:id="186" w:author="Shah Ashay" w:date="2018-04-16T16:41:00Z">
              <w:tcPr>
                <w:tcW w:w="3690" w:type="dxa"/>
              </w:tcPr>
            </w:tcPrChange>
          </w:tcPr>
          <w:p w14:paraId="5B6C080C" w14:textId="77777777" w:rsidR="00435F17" w:rsidRPr="00A33A98" w:rsidRDefault="00435F17" w:rsidP="00435F17">
            <w:pPr>
              <w:pStyle w:val="TableText"/>
              <w:keepNext/>
              <w:keepLines/>
              <w:rPr>
                <w:rFonts w:cs="Arial"/>
                <w:sz w:val="20"/>
                <w:szCs w:val="20"/>
                <w:rPrChange w:id="187" w:author="Shah Ashay" w:date="2018-04-16T16:41:00Z">
                  <w:rPr>
                    <w:rFonts w:ascii="Calibri" w:hAnsi="Calibri"/>
                    <w:sz w:val="20"/>
                    <w:szCs w:val="20"/>
                  </w:rPr>
                </w:rPrChange>
              </w:rPr>
            </w:pPr>
            <w:r w:rsidRPr="00A33A98">
              <w:rPr>
                <w:rFonts w:cs="Arial"/>
                <w:sz w:val="20"/>
                <w:szCs w:val="20"/>
                <w:rPrChange w:id="188" w:author="Shah Ashay" w:date="2018-04-16T16:41:00Z">
                  <w:rPr>
                    <w:rFonts w:ascii="Calibri" w:hAnsi="Calibri"/>
                    <w:sz w:val="20"/>
                    <w:szCs w:val="20"/>
                  </w:rPr>
                </w:rPrChange>
              </w:rPr>
              <w:t xml:space="preserve">Open up </w:t>
            </w:r>
            <w:r w:rsidRPr="00A33A98">
              <w:rPr>
                <w:rFonts w:cs="Arial"/>
                <w:b/>
                <w:i/>
                <w:sz w:val="20"/>
                <w:szCs w:val="20"/>
                <w:rPrChange w:id="189" w:author="Shah Ashay" w:date="2018-04-16T16:41:00Z">
                  <w:rPr>
                    <w:rFonts w:ascii="Calibri" w:hAnsi="Calibri"/>
                    <w:b/>
                    <w:i/>
                    <w:sz w:val="20"/>
                    <w:szCs w:val="20"/>
                  </w:rPr>
                </w:rPrChange>
              </w:rPr>
              <w:t xml:space="preserve">Role Maintenance </w:t>
            </w:r>
            <w:r w:rsidRPr="00A33A98">
              <w:rPr>
                <w:rFonts w:cs="Arial"/>
                <w:sz w:val="20"/>
                <w:szCs w:val="20"/>
                <w:rPrChange w:id="190" w:author="Shah Ashay" w:date="2018-04-16T16:41:00Z">
                  <w:rPr>
                    <w:rFonts w:ascii="Calibri" w:hAnsi="Calibri"/>
                    <w:sz w:val="20"/>
                    <w:szCs w:val="20"/>
                  </w:rPr>
                </w:rPrChange>
              </w:rPr>
              <w:t>Screen</w:t>
            </w:r>
          </w:p>
          <w:p w14:paraId="22E36EA4" w14:textId="5A7D8FA9" w:rsidR="00435F17" w:rsidRPr="00A33A98" w:rsidRDefault="00435F17" w:rsidP="00435F17">
            <w:pPr>
              <w:spacing w:after="120"/>
              <w:rPr>
                <w:rFonts w:cs="Arial"/>
                <w:sz w:val="20"/>
                <w:rPrChange w:id="191" w:author="Shah Ashay" w:date="2018-04-16T16:41:00Z">
                  <w:rPr>
                    <w:rFonts w:asciiTheme="minorHAnsi" w:hAnsiTheme="minorHAnsi"/>
                    <w:sz w:val="20"/>
                  </w:rPr>
                </w:rPrChange>
              </w:rPr>
            </w:pPr>
            <w:r w:rsidRPr="00A33A98">
              <w:rPr>
                <w:rFonts w:cs="Arial"/>
                <w:i/>
                <w:sz w:val="20"/>
                <w:szCs w:val="20"/>
                <w:rPrChange w:id="192" w:author="Shah Ashay" w:date="2018-04-16T16:41:00Z">
                  <w:rPr>
                    <w:rFonts w:ascii="Calibri" w:hAnsi="Calibri"/>
                    <w:i/>
                    <w:sz w:val="20"/>
                    <w:szCs w:val="20"/>
                  </w:rPr>
                </w:rPrChange>
              </w:rPr>
              <w:t xml:space="preserve">Administration </w:t>
            </w:r>
            <w:r w:rsidRPr="00A33A98">
              <w:rPr>
                <w:rFonts w:cs="Arial"/>
                <w:i/>
                <w:sz w:val="20"/>
                <w:szCs w:val="20"/>
                <w:rPrChange w:id="193" w:author="Shah Ashay" w:date="2018-04-16T16:41:00Z">
                  <w:rPr>
                    <w:rFonts w:ascii="Calibri" w:hAnsi="Calibri"/>
                    <w:i/>
                    <w:sz w:val="20"/>
                    <w:szCs w:val="20"/>
                  </w:rPr>
                </w:rPrChange>
              </w:rPr>
              <w:sym w:font="Wingdings" w:char="F0E0"/>
            </w:r>
            <w:r w:rsidRPr="00A33A98">
              <w:rPr>
                <w:rFonts w:cs="Arial"/>
                <w:i/>
                <w:sz w:val="20"/>
                <w:szCs w:val="20"/>
                <w:rPrChange w:id="194" w:author="Shah Ashay" w:date="2018-04-16T16:41:00Z">
                  <w:rPr>
                    <w:rFonts w:ascii="Calibri" w:hAnsi="Calibri"/>
                    <w:i/>
                    <w:sz w:val="20"/>
                    <w:szCs w:val="20"/>
                  </w:rPr>
                </w:rPrChange>
              </w:rPr>
              <w:t xml:space="preserve"> Access </w:t>
            </w:r>
            <w:r w:rsidRPr="00A33A98">
              <w:rPr>
                <w:rFonts w:cs="Arial"/>
                <w:i/>
                <w:noProof/>
                <w:sz w:val="20"/>
                <w:szCs w:val="20"/>
                <w:rPrChange w:id="195" w:author="Shah Ashay" w:date="2018-04-16T16:41:00Z">
                  <w:rPr>
                    <w:rFonts w:ascii="Calibri" w:hAnsi="Calibri"/>
                    <w:i/>
                    <w:noProof/>
                    <w:sz w:val="20"/>
                    <w:szCs w:val="20"/>
                  </w:rPr>
                </w:rPrChange>
              </w:rPr>
              <w:sym w:font="Wingdings" w:char="F0E0"/>
            </w:r>
            <w:r w:rsidRPr="00A33A98">
              <w:rPr>
                <w:rFonts w:cs="Arial"/>
                <w:i/>
                <w:sz w:val="20"/>
                <w:szCs w:val="20"/>
                <w:rPrChange w:id="196" w:author="Shah Ashay" w:date="2018-04-16T16:41:00Z">
                  <w:rPr>
                    <w:rFonts w:ascii="Calibri" w:hAnsi="Calibri"/>
                    <w:i/>
                    <w:sz w:val="20"/>
                    <w:szCs w:val="20"/>
                  </w:rPr>
                </w:rPrChange>
              </w:rPr>
              <w:t xml:space="preserve"> Role Maintenance</w:t>
            </w:r>
          </w:p>
        </w:tc>
        <w:tc>
          <w:tcPr>
            <w:tcW w:w="1154" w:type="pct"/>
            <w:tcPrChange w:id="197" w:author="Shah Ashay" w:date="2018-04-16T16:41:00Z">
              <w:tcPr>
                <w:tcW w:w="2160" w:type="dxa"/>
              </w:tcPr>
            </w:tcPrChange>
          </w:tcPr>
          <w:p w14:paraId="0A184B72" w14:textId="1DFD19B8" w:rsidR="00435F17" w:rsidRPr="00A33A98" w:rsidRDefault="00435F17" w:rsidP="00435F17">
            <w:pPr>
              <w:keepNext/>
              <w:keepLines/>
              <w:spacing w:after="120"/>
              <w:rPr>
                <w:rFonts w:cs="Arial"/>
                <w:b/>
                <w:i/>
                <w:sz w:val="20"/>
                <w:szCs w:val="20"/>
                <w:rPrChange w:id="198" w:author="Shah Ashay" w:date="2018-04-16T16:41:00Z">
                  <w:rPr>
                    <w:rFonts w:ascii="Calibri" w:hAnsi="Calibri"/>
                    <w:b/>
                    <w:i/>
                    <w:sz w:val="20"/>
                    <w:szCs w:val="20"/>
                  </w:rPr>
                </w:rPrChange>
              </w:rPr>
            </w:pPr>
            <w:r w:rsidRPr="00A33A98">
              <w:rPr>
                <w:rFonts w:cs="Arial"/>
                <w:sz w:val="20"/>
                <w:szCs w:val="20"/>
                <w:rPrChange w:id="199" w:author="Shah Ashay" w:date="2018-04-16T16:41:00Z">
                  <w:rPr>
                    <w:rFonts w:ascii="Calibri" w:hAnsi="Calibri"/>
                    <w:sz w:val="20"/>
                    <w:szCs w:val="20"/>
                  </w:rPr>
                </w:rPrChange>
              </w:rPr>
              <w:t>Role list is displayed on screen</w:t>
            </w:r>
          </w:p>
        </w:tc>
        <w:tc>
          <w:tcPr>
            <w:tcW w:w="1538" w:type="pct"/>
            <w:tcPrChange w:id="200" w:author="Shah Ashay" w:date="2018-04-16T16:41:00Z">
              <w:tcPr>
                <w:tcW w:w="2880" w:type="dxa"/>
              </w:tcPr>
            </w:tcPrChange>
          </w:tcPr>
          <w:p w14:paraId="611311EE" w14:textId="77777777" w:rsidR="00435F17" w:rsidRPr="00A33A98" w:rsidRDefault="00435F17" w:rsidP="00435F17">
            <w:pPr>
              <w:rPr>
                <w:rFonts w:cs="Arial"/>
                <w:sz w:val="20"/>
                <w:rPrChange w:id="201" w:author="Shah Ashay" w:date="2018-04-16T16:41:00Z">
                  <w:rPr>
                    <w:rFonts w:asciiTheme="minorHAnsi" w:hAnsiTheme="minorHAnsi"/>
                    <w:sz w:val="20"/>
                  </w:rPr>
                </w:rPrChange>
              </w:rPr>
            </w:pPr>
          </w:p>
        </w:tc>
      </w:tr>
      <w:tr w:rsidR="00435F17" w:rsidRPr="00A33A98" w14:paraId="430B1D77" w14:textId="77777777" w:rsidTr="00A33A98">
        <w:trPr>
          <w:cantSplit/>
          <w:trPrChange w:id="202" w:author="Shah Ashay" w:date="2018-04-16T16:41:00Z">
            <w:trPr>
              <w:cantSplit/>
            </w:trPr>
          </w:trPrChange>
        </w:trPr>
        <w:tc>
          <w:tcPr>
            <w:tcW w:w="382" w:type="pct"/>
            <w:tcBorders>
              <w:top w:val="single" w:sz="4" w:space="0" w:color="auto"/>
              <w:bottom w:val="single" w:sz="4" w:space="0" w:color="auto"/>
            </w:tcBorders>
            <w:tcPrChange w:id="203" w:author="Shah Ashay" w:date="2018-04-16T16:41:00Z">
              <w:tcPr>
                <w:tcW w:w="630" w:type="dxa"/>
                <w:tcBorders>
                  <w:top w:val="single" w:sz="4" w:space="0" w:color="auto"/>
                  <w:bottom w:val="single" w:sz="4" w:space="0" w:color="auto"/>
                </w:tcBorders>
              </w:tcPr>
            </w:tcPrChange>
          </w:tcPr>
          <w:p w14:paraId="5A02E7F2" w14:textId="45BC8D30" w:rsidR="00435F17" w:rsidRPr="00A33A98" w:rsidRDefault="00435F17" w:rsidP="00435F17">
            <w:pPr>
              <w:pStyle w:val="TableText"/>
              <w:keepNext/>
              <w:keepLines/>
              <w:jc w:val="center"/>
              <w:rPr>
                <w:rFonts w:cs="Arial"/>
                <w:sz w:val="20"/>
              </w:rPr>
            </w:pPr>
            <w:r w:rsidRPr="00A33A98">
              <w:rPr>
                <w:rFonts w:cs="Arial"/>
                <w:sz w:val="20"/>
              </w:rPr>
              <w:t>2</w:t>
            </w:r>
          </w:p>
        </w:tc>
        <w:tc>
          <w:tcPr>
            <w:tcW w:w="1926" w:type="pct"/>
            <w:tcPrChange w:id="204" w:author="Shah Ashay" w:date="2018-04-16T16:41:00Z">
              <w:tcPr>
                <w:tcW w:w="3690" w:type="dxa"/>
              </w:tcPr>
            </w:tcPrChange>
          </w:tcPr>
          <w:p w14:paraId="3C8926E1" w14:textId="3B764870" w:rsidR="00435F17" w:rsidRPr="00A33A98" w:rsidRDefault="00FA2758" w:rsidP="00435F17">
            <w:pPr>
              <w:spacing w:after="120"/>
              <w:rPr>
                <w:rFonts w:cs="Arial"/>
                <w:sz w:val="20"/>
                <w:szCs w:val="20"/>
                <w:rPrChange w:id="205" w:author="Shah Ashay" w:date="2018-04-16T16:41:00Z">
                  <w:rPr>
                    <w:rFonts w:ascii="Calibri" w:hAnsi="Calibri"/>
                    <w:sz w:val="20"/>
                    <w:szCs w:val="20"/>
                  </w:rPr>
                </w:rPrChange>
              </w:rPr>
            </w:pPr>
            <w:r w:rsidRPr="00A33A98">
              <w:rPr>
                <w:rFonts w:cs="Arial"/>
                <w:sz w:val="20"/>
                <w:szCs w:val="20"/>
                <w:rPrChange w:id="206" w:author="Shah Ashay" w:date="2018-04-16T16:41:00Z">
                  <w:rPr>
                    <w:rFonts w:ascii="Calibri" w:hAnsi="Calibri"/>
                    <w:sz w:val="20"/>
                    <w:szCs w:val="20"/>
                  </w:rPr>
                </w:rPrChange>
              </w:rPr>
              <w:t>Mouse over to the Insert icon on the toolbar</w:t>
            </w:r>
          </w:p>
        </w:tc>
        <w:tc>
          <w:tcPr>
            <w:tcW w:w="1154" w:type="pct"/>
            <w:tcPrChange w:id="207" w:author="Shah Ashay" w:date="2018-04-16T16:41:00Z">
              <w:tcPr>
                <w:tcW w:w="2160" w:type="dxa"/>
              </w:tcPr>
            </w:tcPrChange>
          </w:tcPr>
          <w:p w14:paraId="01352B80" w14:textId="77777777" w:rsidR="00435F17" w:rsidRPr="00A33A98" w:rsidRDefault="00435F17" w:rsidP="00435F17">
            <w:pPr>
              <w:keepNext/>
              <w:keepLines/>
              <w:rPr>
                <w:rFonts w:cs="Arial"/>
                <w:sz w:val="20"/>
                <w:szCs w:val="20"/>
                <w:rPrChange w:id="208" w:author="Shah Ashay" w:date="2018-04-16T16:41:00Z">
                  <w:rPr>
                    <w:rFonts w:ascii="Calibri" w:hAnsi="Calibri"/>
                    <w:sz w:val="20"/>
                    <w:szCs w:val="20"/>
                  </w:rPr>
                </w:rPrChange>
              </w:rPr>
            </w:pPr>
            <w:r w:rsidRPr="00A33A98">
              <w:rPr>
                <w:rFonts w:cs="Arial"/>
                <w:sz w:val="20"/>
                <w:szCs w:val="20"/>
                <w:rPrChange w:id="209" w:author="Shah Ashay" w:date="2018-04-16T16:41:00Z">
                  <w:rPr>
                    <w:rFonts w:ascii="Calibri" w:hAnsi="Calibri"/>
                    <w:sz w:val="20"/>
                    <w:szCs w:val="20"/>
                  </w:rPr>
                </w:rPrChange>
              </w:rPr>
              <w:t xml:space="preserve">Dropdown options include: </w:t>
            </w:r>
          </w:p>
          <w:p w14:paraId="6FD27B21" w14:textId="77777777" w:rsidR="00435F17" w:rsidRPr="00A33A98" w:rsidRDefault="00435F17" w:rsidP="00435F17">
            <w:pPr>
              <w:keepNext/>
              <w:keepLines/>
              <w:numPr>
                <w:ilvl w:val="0"/>
                <w:numId w:val="29"/>
              </w:numPr>
              <w:rPr>
                <w:rFonts w:cs="Arial"/>
                <w:sz w:val="20"/>
                <w:szCs w:val="20"/>
                <w:rPrChange w:id="210" w:author="Shah Ashay" w:date="2018-04-16T16:41:00Z">
                  <w:rPr>
                    <w:rFonts w:ascii="Calibri" w:hAnsi="Calibri"/>
                    <w:sz w:val="20"/>
                    <w:szCs w:val="20"/>
                  </w:rPr>
                </w:rPrChange>
              </w:rPr>
            </w:pPr>
            <w:r w:rsidRPr="00A33A98">
              <w:rPr>
                <w:rFonts w:cs="Arial"/>
                <w:b/>
                <w:i/>
                <w:sz w:val="20"/>
                <w:szCs w:val="20"/>
                <w:rPrChange w:id="211" w:author="Shah Ashay" w:date="2018-04-16T16:41:00Z">
                  <w:rPr>
                    <w:rFonts w:ascii="Calibri" w:hAnsi="Calibri"/>
                    <w:b/>
                    <w:i/>
                    <w:sz w:val="20"/>
                    <w:szCs w:val="20"/>
                  </w:rPr>
                </w:rPrChange>
              </w:rPr>
              <w:t>Roles</w:t>
            </w:r>
          </w:p>
          <w:p w14:paraId="78CA9294" w14:textId="77777777" w:rsidR="00435F17" w:rsidRPr="00A33A98" w:rsidRDefault="00435F17" w:rsidP="00435F17">
            <w:pPr>
              <w:keepNext/>
              <w:keepLines/>
              <w:numPr>
                <w:ilvl w:val="0"/>
                <w:numId w:val="29"/>
              </w:numPr>
              <w:rPr>
                <w:rFonts w:cs="Arial"/>
                <w:sz w:val="20"/>
                <w:szCs w:val="20"/>
                <w:rPrChange w:id="212" w:author="Shah Ashay" w:date="2018-04-16T16:41:00Z">
                  <w:rPr>
                    <w:rFonts w:ascii="Calibri" w:hAnsi="Calibri"/>
                    <w:sz w:val="20"/>
                    <w:szCs w:val="20"/>
                  </w:rPr>
                </w:rPrChange>
              </w:rPr>
            </w:pPr>
            <w:r w:rsidRPr="00A33A98">
              <w:rPr>
                <w:rFonts w:cs="Arial"/>
                <w:b/>
                <w:i/>
                <w:sz w:val="20"/>
                <w:szCs w:val="20"/>
                <w:rPrChange w:id="213" w:author="Shah Ashay" w:date="2018-04-16T16:41:00Z">
                  <w:rPr>
                    <w:rFonts w:ascii="Calibri" w:hAnsi="Calibri"/>
                    <w:b/>
                    <w:i/>
                    <w:sz w:val="20"/>
                    <w:szCs w:val="20"/>
                  </w:rPr>
                </w:rPrChange>
              </w:rPr>
              <w:t>Objects</w:t>
            </w:r>
          </w:p>
          <w:p w14:paraId="74A548CC" w14:textId="11260F4E" w:rsidR="00435F17" w:rsidRPr="00A33A98" w:rsidRDefault="00435F17" w:rsidP="00435F17">
            <w:pPr>
              <w:keepNext/>
              <w:keepLines/>
              <w:spacing w:after="120"/>
              <w:rPr>
                <w:rFonts w:cs="Arial"/>
                <w:b/>
                <w:i/>
                <w:sz w:val="20"/>
                <w:szCs w:val="20"/>
                <w:rPrChange w:id="214" w:author="Shah Ashay" w:date="2018-04-16T16:41:00Z">
                  <w:rPr>
                    <w:rFonts w:ascii="Calibri" w:hAnsi="Calibri"/>
                    <w:b/>
                    <w:i/>
                    <w:sz w:val="20"/>
                    <w:szCs w:val="20"/>
                  </w:rPr>
                </w:rPrChange>
              </w:rPr>
            </w:pPr>
          </w:p>
        </w:tc>
        <w:tc>
          <w:tcPr>
            <w:tcW w:w="1538" w:type="pct"/>
            <w:tcPrChange w:id="215" w:author="Shah Ashay" w:date="2018-04-16T16:41:00Z">
              <w:tcPr>
                <w:tcW w:w="2880" w:type="dxa"/>
              </w:tcPr>
            </w:tcPrChange>
          </w:tcPr>
          <w:p w14:paraId="03E6A9C2" w14:textId="77777777" w:rsidR="00435F17" w:rsidRPr="00A33A98" w:rsidRDefault="00435F17" w:rsidP="00435F17">
            <w:pPr>
              <w:rPr>
                <w:rFonts w:cs="Arial"/>
                <w:sz w:val="20"/>
                <w:rPrChange w:id="216" w:author="Shah Ashay" w:date="2018-04-16T16:41:00Z">
                  <w:rPr>
                    <w:rFonts w:asciiTheme="minorHAnsi" w:hAnsiTheme="minorHAnsi"/>
                    <w:sz w:val="20"/>
                  </w:rPr>
                </w:rPrChange>
              </w:rPr>
            </w:pPr>
          </w:p>
        </w:tc>
      </w:tr>
      <w:tr w:rsidR="00435F17" w:rsidRPr="00A33A98" w14:paraId="21D4D52A" w14:textId="77777777" w:rsidTr="00A33A98">
        <w:trPr>
          <w:cantSplit/>
          <w:trPrChange w:id="217" w:author="Shah Ashay" w:date="2018-04-16T16:41:00Z">
            <w:trPr>
              <w:cantSplit/>
            </w:trPr>
          </w:trPrChange>
        </w:trPr>
        <w:tc>
          <w:tcPr>
            <w:tcW w:w="382" w:type="pct"/>
            <w:tcBorders>
              <w:top w:val="single" w:sz="4" w:space="0" w:color="auto"/>
              <w:bottom w:val="single" w:sz="4" w:space="0" w:color="auto"/>
            </w:tcBorders>
            <w:tcPrChange w:id="218" w:author="Shah Ashay" w:date="2018-04-16T16:41:00Z">
              <w:tcPr>
                <w:tcW w:w="630" w:type="dxa"/>
                <w:tcBorders>
                  <w:top w:val="single" w:sz="4" w:space="0" w:color="auto"/>
                  <w:bottom w:val="single" w:sz="4" w:space="0" w:color="auto"/>
                </w:tcBorders>
              </w:tcPr>
            </w:tcPrChange>
          </w:tcPr>
          <w:p w14:paraId="7A982949" w14:textId="1DD5AE2B" w:rsidR="00435F17" w:rsidRPr="00A33A98" w:rsidRDefault="00435F17" w:rsidP="00435F17">
            <w:pPr>
              <w:pStyle w:val="TableText"/>
              <w:keepNext/>
              <w:keepLines/>
              <w:jc w:val="center"/>
              <w:rPr>
                <w:rFonts w:cs="Arial"/>
                <w:sz w:val="20"/>
              </w:rPr>
            </w:pPr>
            <w:r w:rsidRPr="00A33A98">
              <w:rPr>
                <w:rFonts w:cs="Arial"/>
                <w:sz w:val="20"/>
              </w:rPr>
              <w:t>3</w:t>
            </w:r>
          </w:p>
        </w:tc>
        <w:tc>
          <w:tcPr>
            <w:tcW w:w="1926" w:type="pct"/>
            <w:tcPrChange w:id="219" w:author="Shah Ashay" w:date="2018-04-16T16:41:00Z">
              <w:tcPr>
                <w:tcW w:w="3690" w:type="dxa"/>
              </w:tcPr>
            </w:tcPrChange>
          </w:tcPr>
          <w:p w14:paraId="3A74BC3F" w14:textId="0E662B3C" w:rsidR="00435F17" w:rsidRPr="00A33A98" w:rsidRDefault="00435F17" w:rsidP="00435F17">
            <w:pPr>
              <w:spacing w:after="120"/>
              <w:rPr>
                <w:rFonts w:cs="Arial"/>
                <w:sz w:val="20"/>
                <w:szCs w:val="20"/>
                <w:rPrChange w:id="220" w:author="Shah Ashay" w:date="2018-04-16T16:41:00Z">
                  <w:rPr>
                    <w:rFonts w:ascii="Calibri" w:hAnsi="Calibri"/>
                    <w:sz w:val="20"/>
                    <w:szCs w:val="20"/>
                  </w:rPr>
                </w:rPrChange>
              </w:rPr>
            </w:pPr>
            <w:r w:rsidRPr="00A33A98">
              <w:rPr>
                <w:rFonts w:cs="Arial"/>
                <w:sz w:val="20"/>
                <w:szCs w:val="20"/>
                <w:rPrChange w:id="221" w:author="Shah Ashay" w:date="2018-04-16T16:41:00Z">
                  <w:rPr>
                    <w:rFonts w:ascii="Calibri" w:hAnsi="Calibri"/>
                    <w:sz w:val="20"/>
                    <w:szCs w:val="20"/>
                  </w:rPr>
                </w:rPrChange>
              </w:rPr>
              <w:t>Select “Roles”</w:t>
            </w:r>
          </w:p>
        </w:tc>
        <w:tc>
          <w:tcPr>
            <w:tcW w:w="1154" w:type="pct"/>
            <w:tcPrChange w:id="222" w:author="Shah Ashay" w:date="2018-04-16T16:41:00Z">
              <w:tcPr>
                <w:tcW w:w="2160" w:type="dxa"/>
              </w:tcPr>
            </w:tcPrChange>
          </w:tcPr>
          <w:p w14:paraId="00954CD5" w14:textId="77777777" w:rsidR="00435F17" w:rsidRPr="00A33A98" w:rsidRDefault="00435F17" w:rsidP="00435F17">
            <w:pPr>
              <w:keepNext/>
              <w:keepLines/>
              <w:rPr>
                <w:rFonts w:cs="Arial"/>
                <w:sz w:val="20"/>
                <w:szCs w:val="20"/>
                <w:rPrChange w:id="223" w:author="Shah Ashay" w:date="2018-04-16T16:41:00Z">
                  <w:rPr>
                    <w:rFonts w:ascii="Calibri" w:hAnsi="Calibri"/>
                    <w:sz w:val="20"/>
                    <w:szCs w:val="20"/>
                  </w:rPr>
                </w:rPrChange>
              </w:rPr>
            </w:pPr>
            <w:r w:rsidRPr="00A33A98">
              <w:rPr>
                <w:rFonts w:cs="Arial"/>
                <w:sz w:val="20"/>
                <w:szCs w:val="20"/>
                <w:rPrChange w:id="224" w:author="Shah Ashay" w:date="2018-04-16T16:41:00Z">
                  <w:rPr>
                    <w:rFonts w:ascii="Calibri" w:hAnsi="Calibri"/>
                    <w:sz w:val="20"/>
                    <w:szCs w:val="20"/>
                  </w:rPr>
                </w:rPrChange>
              </w:rPr>
              <w:t>New blank Role entry record is displayed on screen</w:t>
            </w:r>
          </w:p>
          <w:p w14:paraId="2B6697ED" w14:textId="0A71FAA0" w:rsidR="00435F17" w:rsidRPr="00A33A98" w:rsidRDefault="00435F17" w:rsidP="00435F17">
            <w:pPr>
              <w:keepNext/>
              <w:keepLines/>
              <w:rPr>
                <w:rFonts w:cs="Arial"/>
                <w:sz w:val="20"/>
                <w:szCs w:val="20"/>
                <w:rPrChange w:id="225" w:author="Shah Ashay" w:date="2018-04-16T16:41:00Z">
                  <w:rPr>
                    <w:rFonts w:ascii="Calibri" w:hAnsi="Calibri"/>
                    <w:sz w:val="20"/>
                    <w:szCs w:val="20"/>
                  </w:rPr>
                </w:rPrChange>
              </w:rPr>
            </w:pPr>
          </w:p>
        </w:tc>
        <w:tc>
          <w:tcPr>
            <w:tcW w:w="1538" w:type="pct"/>
            <w:tcPrChange w:id="226" w:author="Shah Ashay" w:date="2018-04-16T16:41:00Z">
              <w:tcPr>
                <w:tcW w:w="2880" w:type="dxa"/>
              </w:tcPr>
            </w:tcPrChange>
          </w:tcPr>
          <w:p w14:paraId="19DF2D2D" w14:textId="77777777" w:rsidR="00435F17" w:rsidRPr="00A33A98" w:rsidRDefault="00435F17" w:rsidP="00435F17">
            <w:pPr>
              <w:rPr>
                <w:rFonts w:cs="Arial"/>
                <w:sz w:val="20"/>
                <w:rPrChange w:id="227" w:author="Shah Ashay" w:date="2018-04-16T16:41:00Z">
                  <w:rPr>
                    <w:rFonts w:asciiTheme="minorHAnsi" w:hAnsiTheme="minorHAnsi"/>
                    <w:sz w:val="20"/>
                  </w:rPr>
                </w:rPrChange>
              </w:rPr>
            </w:pPr>
          </w:p>
        </w:tc>
      </w:tr>
      <w:tr w:rsidR="00435F17" w:rsidRPr="00A33A98" w14:paraId="6F3275E8" w14:textId="77777777" w:rsidTr="00A33A98">
        <w:trPr>
          <w:cantSplit/>
          <w:trPrChange w:id="228" w:author="Shah Ashay" w:date="2018-04-16T16:41:00Z">
            <w:trPr>
              <w:cantSplit/>
            </w:trPr>
          </w:trPrChange>
        </w:trPr>
        <w:tc>
          <w:tcPr>
            <w:tcW w:w="382" w:type="pct"/>
            <w:tcBorders>
              <w:top w:val="single" w:sz="4" w:space="0" w:color="auto"/>
              <w:bottom w:val="single" w:sz="4" w:space="0" w:color="auto"/>
            </w:tcBorders>
            <w:tcPrChange w:id="229" w:author="Shah Ashay" w:date="2018-04-16T16:41:00Z">
              <w:tcPr>
                <w:tcW w:w="630" w:type="dxa"/>
                <w:tcBorders>
                  <w:top w:val="single" w:sz="4" w:space="0" w:color="auto"/>
                  <w:bottom w:val="single" w:sz="4" w:space="0" w:color="auto"/>
                </w:tcBorders>
              </w:tcPr>
            </w:tcPrChange>
          </w:tcPr>
          <w:p w14:paraId="3314F09B" w14:textId="445C1737" w:rsidR="00435F17" w:rsidRPr="00A33A98" w:rsidRDefault="00435F17" w:rsidP="00435F17">
            <w:pPr>
              <w:pStyle w:val="TableText"/>
              <w:keepNext/>
              <w:keepLines/>
              <w:jc w:val="center"/>
              <w:rPr>
                <w:rFonts w:cs="Arial"/>
                <w:sz w:val="20"/>
              </w:rPr>
            </w:pPr>
            <w:r w:rsidRPr="00A33A98">
              <w:rPr>
                <w:rFonts w:cs="Arial"/>
                <w:sz w:val="20"/>
              </w:rPr>
              <w:t>4</w:t>
            </w:r>
          </w:p>
        </w:tc>
        <w:tc>
          <w:tcPr>
            <w:tcW w:w="1926" w:type="pct"/>
            <w:tcPrChange w:id="230" w:author="Shah Ashay" w:date="2018-04-16T16:41:00Z">
              <w:tcPr>
                <w:tcW w:w="3690" w:type="dxa"/>
              </w:tcPr>
            </w:tcPrChange>
          </w:tcPr>
          <w:p w14:paraId="455F4C17" w14:textId="7AB1250C" w:rsidR="00435F17" w:rsidRPr="00A33A98" w:rsidRDefault="00435F17" w:rsidP="00435F17">
            <w:pPr>
              <w:spacing w:after="120"/>
              <w:rPr>
                <w:rFonts w:cs="Arial"/>
                <w:sz w:val="20"/>
                <w:szCs w:val="20"/>
                <w:rPrChange w:id="231" w:author="Shah Ashay" w:date="2018-04-16T16:41:00Z">
                  <w:rPr>
                    <w:rFonts w:ascii="Calibri" w:hAnsi="Calibri"/>
                    <w:sz w:val="20"/>
                    <w:szCs w:val="20"/>
                  </w:rPr>
                </w:rPrChange>
              </w:rPr>
            </w:pPr>
            <w:r w:rsidRPr="00A33A98">
              <w:rPr>
                <w:rFonts w:cs="Arial"/>
                <w:sz w:val="20"/>
                <w:szCs w:val="20"/>
                <w:rPrChange w:id="232" w:author="Shah Ashay" w:date="2018-04-16T16:41:00Z">
                  <w:rPr>
                    <w:rFonts w:ascii="Calibri" w:hAnsi="Calibri"/>
                    <w:sz w:val="20"/>
                    <w:szCs w:val="20"/>
                  </w:rPr>
                </w:rPrChange>
              </w:rPr>
              <w:t xml:space="preserve">Enter </w:t>
            </w:r>
            <w:r w:rsidRPr="00A33A98">
              <w:rPr>
                <w:rFonts w:cs="Arial"/>
                <w:b/>
                <w:i/>
                <w:sz w:val="20"/>
                <w:szCs w:val="20"/>
                <w:rPrChange w:id="233" w:author="Shah Ashay" w:date="2018-04-16T16:41:00Z">
                  <w:rPr>
                    <w:rFonts w:ascii="Calibri" w:hAnsi="Calibri"/>
                    <w:b/>
                    <w:i/>
                    <w:sz w:val="20"/>
                    <w:szCs w:val="20"/>
                  </w:rPr>
                </w:rPrChange>
              </w:rPr>
              <w:t>Role ID</w:t>
            </w:r>
            <w:r w:rsidRPr="00A33A98">
              <w:rPr>
                <w:rFonts w:cs="Arial"/>
                <w:sz w:val="20"/>
                <w:szCs w:val="20"/>
                <w:rPrChange w:id="234" w:author="Shah Ashay" w:date="2018-04-16T16:41:00Z">
                  <w:rPr>
                    <w:rFonts w:ascii="Calibri" w:hAnsi="Calibri"/>
                    <w:sz w:val="20"/>
                    <w:szCs w:val="20"/>
                  </w:rPr>
                </w:rPrChange>
              </w:rPr>
              <w:t xml:space="preserve"> and hit Tab</w:t>
            </w:r>
          </w:p>
        </w:tc>
        <w:tc>
          <w:tcPr>
            <w:tcW w:w="1154" w:type="pct"/>
            <w:tcPrChange w:id="235" w:author="Shah Ashay" w:date="2018-04-16T16:41:00Z">
              <w:tcPr>
                <w:tcW w:w="2160" w:type="dxa"/>
              </w:tcPr>
            </w:tcPrChange>
          </w:tcPr>
          <w:p w14:paraId="73F6E9C4" w14:textId="78E73ADD" w:rsidR="00435F17" w:rsidRPr="00A33A98" w:rsidRDefault="00435F17" w:rsidP="00435F17">
            <w:pPr>
              <w:keepNext/>
              <w:keepLines/>
              <w:spacing w:after="120"/>
              <w:rPr>
                <w:rFonts w:cs="Arial"/>
                <w:sz w:val="20"/>
                <w:szCs w:val="20"/>
                <w:rPrChange w:id="236" w:author="Shah Ashay" w:date="2018-04-16T16:41:00Z">
                  <w:rPr>
                    <w:rFonts w:ascii="Calibri" w:hAnsi="Calibri"/>
                    <w:sz w:val="20"/>
                    <w:szCs w:val="20"/>
                  </w:rPr>
                </w:rPrChange>
              </w:rPr>
            </w:pPr>
            <w:r w:rsidRPr="00A33A98">
              <w:rPr>
                <w:rFonts w:cs="Arial"/>
                <w:sz w:val="20"/>
                <w:szCs w:val="20"/>
                <w:rPrChange w:id="237" w:author="Shah Ashay" w:date="2018-04-16T16:41:00Z">
                  <w:rPr>
                    <w:rFonts w:ascii="Calibri" w:hAnsi="Calibri"/>
                    <w:sz w:val="20"/>
                    <w:szCs w:val="20"/>
                  </w:rPr>
                </w:rPrChange>
              </w:rPr>
              <w:t>Role ID is displayed on screen</w:t>
            </w:r>
          </w:p>
        </w:tc>
        <w:tc>
          <w:tcPr>
            <w:tcW w:w="1538" w:type="pct"/>
            <w:tcPrChange w:id="238" w:author="Shah Ashay" w:date="2018-04-16T16:41:00Z">
              <w:tcPr>
                <w:tcW w:w="2880" w:type="dxa"/>
              </w:tcPr>
            </w:tcPrChange>
          </w:tcPr>
          <w:p w14:paraId="6272F51E" w14:textId="28CECF5E" w:rsidR="00435F17" w:rsidRPr="00A33A98" w:rsidRDefault="00435F17" w:rsidP="00435F17">
            <w:pPr>
              <w:rPr>
                <w:rFonts w:cs="Arial"/>
                <w:sz w:val="20"/>
                <w:rPrChange w:id="239" w:author="Shah Ashay" w:date="2018-04-16T16:41:00Z">
                  <w:rPr>
                    <w:rFonts w:asciiTheme="minorHAnsi" w:hAnsiTheme="minorHAnsi"/>
                    <w:sz w:val="20"/>
                  </w:rPr>
                </w:rPrChange>
              </w:rPr>
            </w:pPr>
          </w:p>
        </w:tc>
      </w:tr>
      <w:tr w:rsidR="00435F17" w:rsidRPr="00A33A98" w14:paraId="0F6A03F9" w14:textId="77777777" w:rsidTr="00A33A98">
        <w:trPr>
          <w:cantSplit/>
          <w:trPrChange w:id="240" w:author="Shah Ashay" w:date="2018-04-16T16:41:00Z">
            <w:trPr>
              <w:cantSplit/>
            </w:trPr>
          </w:trPrChange>
        </w:trPr>
        <w:tc>
          <w:tcPr>
            <w:tcW w:w="382" w:type="pct"/>
            <w:tcBorders>
              <w:top w:val="single" w:sz="4" w:space="0" w:color="auto"/>
              <w:bottom w:val="single" w:sz="4" w:space="0" w:color="auto"/>
            </w:tcBorders>
            <w:tcPrChange w:id="241" w:author="Shah Ashay" w:date="2018-04-16T16:41:00Z">
              <w:tcPr>
                <w:tcW w:w="630" w:type="dxa"/>
                <w:tcBorders>
                  <w:top w:val="single" w:sz="4" w:space="0" w:color="auto"/>
                  <w:bottom w:val="single" w:sz="4" w:space="0" w:color="auto"/>
                </w:tcBorders>
              </w:tcPr>
            </w:tcPrChange>
          </w:tcPr>
          <w:p w14:paraId="7DE248B4" w14:textId="60E05DC0" w:rsidR="00435F17" w:rsidRPr="00A33A98" w:rsidRDefault="00435F17" w:rsidP="00435F17">
            <w:pPr>
              <w:pStyle w:val="TableText"/>
              <w:keepNext/>
              <w:keepLines/>
              <w:jc w:val="center"/>
              <w:rPr>
                <w:rFonts w:cs="Arial"/>
                <w:sz w:val="20"/>
              </w:rPr>
            </w:pPr>
            <w:r w:rsidRPr="00A33A98">
              <w:rPr>
                <w:rFonts w:cs="Arial"/>
                <w:sz w:val="20"/>
              </w:rPr>
              <w:t>5</w:t>
            </w:r>
          </w:p>
        </w:tc>
        <w:tc>
          <w:tcPr>
            <w:tcW w:w="1926" w:type="pct"/>
            <w:tcPrChange w:id="242" w:author="Shah Ashay" w:date="2018-04-16T16:41:00Z">
              <w:tcPr>
                <w:tcW w:w="3690" w:type="dxa"/>
              </w:tcPr>
            </w:tcPrChange>
          </w:tcPr>
          <w:p w14:paraId="6D0C124E" w14:textId="59CA1F41" w:rsidR="00435F17" w:rsidRPr="00A33A98" w:rsidRDefault="00435F17" w:rsidP="00435F17">
            <w:pPr>
              <w:spacing w:after="120"/>
              <w:rPr>
                <w:rFonts w:cs="Arial"/>
                <w:sz w:val="20"/>
                <w:szCs w:val="20"/>
                <w:rPrChange w:id="243" w:author="Shah Ashay" w:date="2018-04-16T16:41:00Z">
                  <w:rPr>
                    <w:rFonts w:ascii="Calibri" w:hAnsi="Calibri"/>
                    <w:sz w:val="20"/>
                    <w:szCs w:val="20"/>
                  </w:rPr>
                </w:rPrChange>
              </w:rPr>
            </w:pPr>
            <w:r w:rsidRPr="00A33A98">
              <w:rPr>
                <w:rFonts w:cs="Arial"/>
                <w:sz w:val="20"/>
                <w:szCs w:val="20"/>
                <w:rPrChange w:id="244" w:author="Shah Ashay" w:date="2018-04-16T16:41:00Z">
                  <w:rPr>
                    <w:rFonts w:ascii="Calibri" w:hAnsi="Calibri"/>
                    <w:sz w:val="20"/>
                    <w:szCs w:val="20"/>
                  </w:rPr>
                </w:rPrChange>
              </w:rPr>
              <w:t xml:space="preserve">Enter </w:t>
            </w:r>
            <w:r w:rsidRPr="00A33A98">
              <w:rPr>
                <w:rFonts w:cs="Arial"/>
                <w:b/>
                <w:i/>
                <w:sz w:val="20"/>
                <w:szCs w:val="20"/>
                <w:rPrChange w:id="245" w:author="Shah Ashay" w:date="2018-04-16T16:41:00Z">
                  <w:rPr>
                    <w:rFonts w:ascii="Calibri" w:hAnsi="Calibri"/>
                    <w:b/>
                    <w:i/>
                    <w:sz w:val="20"/>
                    <w:szCs w:val="20"/>
                  </w:rPr>
                </w:rPrChange>
              </w:rPr>
              <w:t xml:space="preserve">Role Name </w:t>
            </w:r>
            <w:r w:rsidRPr="00A33A98">
              <w:rPr>
                <w:rFonts w:cs="Arial"/>
                <w:sz w:val="20"/>
                <w:szCs w:val="20"/>
                <w:rPrChange w:id="246" w:author="Shah Ashay" w:date="2018-04-16T16:41:00Z">
                  <w:rPr>
                    <w:rFonts w:ascii="Calibri" w:hAnsi="Calibri"/>
                    <w:sz w:val="20"/>
                    <w:szCs w:val="20"/>
                  </w:rPr>
                </w:rPrChange>
              </w:rPr>
              <w:t>and hit Tab</w:t>
            </w:r>
          </w:p>
        </w:tc>
        <w:tc>
          <w:tcPr>
            <w:tcW w:w="1154" w:type="pct"/>
            <w:tcPrChange w:id="247" w:author="Shah Ashay" w:date="2018-04-16T16:41:00Z">
              <w:tcPr>
                <w:tcW w:w="2160" w:type="dxa"/>
              </w:tcPr>
            </w:tcPrChange>
          </w:tcPr>
          <w:p w14:paraId="0327305A" w14:textId="3A1DDAE7" w:rsidR="00435F17" w:rsidRPr="00A33A98" w:rsidRDefault="00435F17" w:rsidP="00435F17">
            <w:pPr>
              <w:keepNext/>
              <w:keepLines/>
              <w:spacing w:after="120"/>
              <w:rPr>
                <w:rFonts w:cs="Arial"/>
                <w:sz w:val="20"/>
                <w:szCs w:val="20"/>
                <w:rPrChange w:id="248" w:author="Shah Ashay" w:date="2018-04-16T16:41:00Z">
                  <w:rPr>
                    <w:rFonts w:ascii="Calibri" w:hAnsi="Calibri"/>
                    <w:sz w:val="20"/>
                    <w:szCs w:val="20"/>
                  </w:rPr>
                </w:rPrChange>
              </w:rPr>
            </w:pPr>
            <w:r w:rsidRPr="00A33A98">
              <w:rPr>
                <w:rFonts w:cs="Arial"/>
                <w:sz w:val="20"/>
                <w:szCs w:val="20"/>
                <w:rPrChange w:id="249" w:author="Shah Ashay" w:date="2018-04-16T16:41:00Z">
                  <w:rPr>
                    <w:rFonts w:ascii="Calibri" w:hAnsi="Calibri"/>
                    <w:sz w:val="20"/>
                    <w:szCs w:val="20"/>
                  </w:rPr>
                </w:rPrChange>
              </w:rPr>
              <w:t>Role name is displayed on screen</w:t>
            </w:r>
          </w:p>
        </w:tc>
        <w:tc>
          <w:tcPr>
            <w:tcW w:w="1538" w:type="pct"/>
            <w:tcPrChange w:id="250" w:author="Shah Ashay" w:date="2018-04-16T16:41:00Z">
              <w:tcPr>
                <w:tcW w:w="2880" w:type="dxa"/>
              </w:tcPr>
            </w:tcPrChange>
          </w:tcPr>
          <w:p w14:paraId="1176A379" w14:textId="77777777" w:rsidR="00435F17" w:rsidRPr="00A33A98" w:rsidRDefault="00435F17" w:rsidP="00435F17">
            <w:pPr>
              <w:rPr>
                <w:rFonts w:cs="Arial"/>
                <w:sz w:val="20"/>
                <w:rPrChange w:id="251" w:author="Shah Ashay" w:date="2018-04-16T16:41:00Z">
                  <w:rPr>
                    <w:rFonts w:asciiTheme="minorHAnsi" w:hAnsiTheme="minorHAnsi"/>
                    <w:sz w:val="20"/>
                  </w:rPr>
                </w:rPrChange>
              </w:rPr>
            </w:pPr>
          </w:p>
        </w:tc>
      </w:tr>
      <w:tr w:rsidR="00435F17" w:rsidRPr="00A33A98" w14:paraId="12222384" w14:textId="77777777" w:rsidTr="00A33A98">
        <w:trPr>
          <w:cantSplit/>
          <w:trPrChange w:id="252" w:author="Shah Ashay" w:date="2018-04-16T16:41:00Z">
            <w:trPr>
              <w:cantSplit/>
            </w:trPr>
          </w:trPrChange>
        </w:trPr>
        <w:tc>
          <w:tcPr>
            <w:tcW w:w="382" w:type="pct"/>
            <w:tcBorders>
              <w:top w:val="single" w:sz="4" w:space="0" w:color="auto"/>
              <w:bottom w:val="single" w:sz="4" w:space="0" w:color="auto"/>
            </w:tcBorders>
            <w:tcPrChange w:id="253" w:author="Shah Ashay" w:date="2018-04-16T16:41:00Z">
              <w:tcPr>
                <w:tcW w:w="630" w:type="dxa"/>
                <w:tcBorders>
                  <w:top w:val="single" w:sz="4" w:space="0" w:color="auto"/>
                  <w:bottom w:val="single" w:sz="4" w:space="0" w:color="auto"/>
                </w:tcBorders>
              </w:tcPr>
            </w:tcPrChange>
          </w:tcPr>
          <w:p w14:paraId="7127159C" w14:textId="1473D3E1" w:rsidR="00435F17" w:rsidRPr="00A33A98" w:rsidRDefault="00435F17" w:rsidP="00435F17">
            <w:pPr>
              <w:pStyle w:val="TableText"/>
              <w:keepNext/>
              <w:keepLines/>
              <w:jc w:val="center"/>
              <w:rPr>
                <w:rFonts w:cs="Arial"/>
                <w:sz w:val="20"/>
              </w:rPr>
            </w:pPr>
            <w:r w:rsidRPr="00A33A98">
              <w:rPr>
                <w:rFonts w:cs="Arial"/>
                <w:sz w:val="20"/>
              </w:rPr>
              <w:t>6</w:t>
            </w:r>
          </w:p>
        </w:tc>
        <w:tc>
          <w:tcPr>
            <w:tcW w:w="1926" w:type="pct"/>
            <w:tcPrChange w:id="254" w:author="Shah Ashay" w:date="2018-04-16T16:41:00Z">
              <w:tcPr>
                <w:tcW w:w="3690" w:type="dxa"/>
              </w:tcPr>
            </w:tcPrChange>
          </w:tcPr>
          <w:p w14:paraId="0374FDAF" w14:textId="2663A50A" w:rsidR="00435F17" w:rsidRPr="00A33A98" w:rsidRDefault="00435F17" w:rsidP="00435F17">
            <w:pPr>
              <w:spacing w:after="120"/>
              <w:rPr>
                <w:rFonts w:cs="Arial"/>
                <w:sz w:val="20"/>
                <w:szCs w:val="20"/>
                <w:rPrChange w:id="255" w:author="Shah Ashay" w:date="2018-04-16T16:41:00Z">
                  <w:rPr>
                    <w:rFonts w:ascii="Calibri" w:hAnsi="Calibri"/>
                    <w:sz w:val="20"/>
                    <w:szCs w:val="20"/>
                  </w:rPr>
                </w:rPrChange>
              </w:rPr>
            </w:pPr>
            <w:r w:rsidRPr="00A33A98">
              <w:rPr>
                <w:rFonts w:cs="Arial"/>
                <w:sz w:val="20"/>
                <w:szCs w:val="20"/>
                <w:rPrChange w:id="256" w:author="Shah Ashay" w:date="2018-04-16T16:41:00Z">
                  <w:rPr>
                    <w:rFonts w:ascii="Calibri" w:hAnsi="Calibri"/>
                    <w:sz w:val="20"/>
                    <w:szCs w:val="20"/>
                  </w:rPr>
                </w:rPrChange>
              </w:rPr>
              <w:t xml:space="preserve">Click the  </w:t>
            </w:r>
            <w:r w:rsidRPr="00A33A98">
              <w:rPr>
                <w:rFonts w:cs="Arial"/>
                <w:b/>
                <w:i/>
                <w:sz w:val="20"/>
                <w:szCs w:val="20"/>
                <w:rPrChange w:id="257" w:author="Shah Ashay" w:date="2018-04-16T16:41:00Z">
                  <w:rPr>
                    <w:rFonts w:ascii="Calibri" w:hAnsi="Calibri"/>
                    <w:b/>
                    <w:i/>
                    <w:sz w:val="20"/>
                    <w:szCs w:val="20"/>
                  </w:rPr>
                </w:rPrChange>
              </w:rPr>
              <w:t>Application</w:t>
            </w:r>
            <w:r w:rsidRPr="00A33A98">
              <w:rPr>
                <w:rFonts w:cs="Arial"/>
                <w:sz w:val="20"/>
                <w:szCs w:val="20"/>
                <w:rPrChange w:id="258" w:author="Shah Ashay" w:date="2018-04-16T16:41:00Z">
                  <w:rPr>
                    <w:rFonts w:ascii="Calibri" w:hAnsi="Calibri"/>
                    <w:sz w:val="20"/>
                    <w:szCs w:val="20"/>
                  </w:rPr>
                </w:rPrChange>
              </w:rPr>
              <w:t xml:space="preserve"> drop-down, select “EC” and hit Tab</w:t>
            </w:r>
          </w:p>
        </w:tc>
        <w:tc>
          <w:tcPr>
            <w:tcW w:w="1154" w:type="pct"/>
            <w:tcPrChange w:id="259" w:author="Shah Ashay" w:date="2018-04-16T16:41:00Z">
              <w:tcPr>
                <w:tcW w:w="2160" w:type="dxa"/>
              </w:tcPr>
            </w:tcPrChange>
          </w:tcPr>
          <w:p w14:paraId="3A34C75D" w14:textId="57BF314B" w:rsidR="00435F17" w:rsidRPr="00A33A98" w:rsidRDefault="00435F17" w:rsidP="00435F17">
            <w:pPr>
              <w:keepNext/>
              <w:keepLines/>
              <w:spacing w:after="120"/>
              <w:rPr>
                <w:rFonts w:cs="Arial"/>
                <w:sz w:val="20"/>
                <w:szCs w:val="20"/>
                <w:rPrChange w:id="260" w:author="Shah Ashay" w:date="2018-04-16T16:41:00Z">
                  <w:rPr>
                    <w:rFonts w:ascii="Calibri" w:hAnsi="Calibri"/>
                    <w:sz w:val="20"/>
                    <w:szCs w:val="20"/>
                  </w:rPr>
                </w:rPrChange>
              </w:rPr>
            </w:pPr>
            <w:r w:rsidRPr="00A33A98">
              <w:rPr>
                <w:rFonts w:cs="Arial"/>
                <w:sz w:val="20"/>
                <w:szCs w:val="20"/>
                <w:rPrChange w:id="261" w:author="Shah Ashay" w:date="2018-04-16T16:41:00Z">
                  <w:rPr>
                    <w:rFonts w:ascii="Calibri" w:hAnsi="Calibri"/>
                    <w:sz w:val="20"/>
                    <w:szCs w:val="20"/>
                  </w:rPr>
                </w:rPrChange>
              </w:rPr>
              <w:t>“EC” is displayed</w:t>
            </w:r>
          </w:p>
        </w:tc>
        <w:tc>
          <w:tcPr>
            <w:tcW w:w="1538" w:type="pct"/>
            <w:tcPrChange w:id="262" w:author="Shah Ashay" w:date="2018-04-16T16:41:00Z">
              <w:tcPr>
                <w:tcW w:w="2880" w:type="dxa"/>
              </w:tcPr>
            </w:tcPrChange>
          </w:tcPr>
          <w:p w14:paraId="15D11BBF" w14:textId="77777777" w:rsidR="00435F17" w:rsidRPr="00A33A98" w:rsidRDefault="00435F17" w:rsidP="00435F17">
            <w:pPr>
              <w:rPr>
                <w:rFonts w:cs="Arial"/>
                <w:sz w:val="20"/>
                <w:rPrChange w:id="263" w:author="Shah Ashay" w:date="2018-04-16T16:41:00Z">
                  <w:rPr>
                    <w:rFonts w:asciiTheme="minorHAnsi" w:hAnsiTheme="minorHAnsi"/>
                    <w:sz w:val="20"/>
                  </w:rPr>
                </w:rPrChange>
              </w:rPr>
            </w:pPr>
          </w:p>
        </w:tc>
      </w:tr>
      <w:tr w:rsidR="00435F17" w:rsidRPr="00A33A98" w14:paraId="20EEF85B" w14:textId="77777777" w:rsidTr="00A33A98">
        <w:trPr>
          <w:cantSplit/>
          <w:trPrChange w:id="264" w:author="Shah Ashay" w:date="2018-04-16T16:41:00Z">
            <w:trPr>
              <w:cantSplit/>
            </w:trPr>
          </w:trPrChange>
        </w:trPr>
        <w:tc>
          <w:tcPr>
            <w:tcW w:w="382" w:type="pct"/>
            <w:tcBorders>
              <w:top w:val="single" w:sz="4" w:space="0" w:color="auto"/>
              <w:bottom w:val="single" w:sz="4" w:space="0" w:color="auto"/>
            </w:tcBorders>
            <w:tcPrChange w:id="265" w:author="Shah Ashay" w:date="2018-04-16T16:41:00Z">
              <w:tcPr>
                <w:tcW w:w="630" w:type="dxa"/>
                <w:tcBorders>
                  <w:top w:val="single" w:sz="4" w:space="0" w:color="auto"/>
                  <w:bottom w:val="single" w:sz="4" w:space="0" w:color="auto"/>
                </w:tcBorders>
              </w:tcPr>
            </w:tcPrChange>
          </w:tcPr>
          <w:p w14:paraId="4EF1C209" w14:textId="0CFA0118" w:rsidR="00435F17" w:rsidRPr="00A33A98" w:rsidRDefault="00435F17" w:rsidP="00435F17">
            <w:pPr>
              <w:pStyle w:val="TableText"/>
              <w:keepNext/>
              <w:keepLines/>
              <w:jc w:val="center"/>
              <w:rPr>
                <w:rFonts w:cs="Arial"/>
                <w:sz w:val="20"/>
              </w:rPr>
            </w:pPr>
            <w:r w:rsidRPr="00A33A98">
              <w:rPr>
                <w:rFonts w:cs="Arial"/>
                <w:sz w:val="20"/>
              </w:rPr>
              <w:t>7</w:t>
            </w:r>
          </w:p>
        </w:tc>
        <w:tc>
          <w:tcPr>
            <w:tcW w:w="1926" w:type="pct"/>
            <w:tcPrChange w:id="266" w:author="Shah Ashay" w:date="2018-04-16T16:41:00Z">
              <w:tcPr>
                <w:tcW w:w="3690" w:type="dxa"/>
              </w:tcPr>
            </w:tcPrChange>
          </w:tcPr>
          <w:p w14:paraId="2BADC2FD" w14:textId="5CD30115" w:rsidR="00435F17" w:rsidRPr="00A33A98" w:rsidRDefault="00435F17" w:rsidP="00435F17">
            <w:pPr>
              <w:spacing w:after="120"/>
              <w:rPr>
                <w:rFonts w:cs="Arial"/>
                <w:sz w:val="20"/>
                <w:szCs w:val="20"/>
                <w:rPrChange w:id="267" w:author="Shah Ashay" w:date="2018-04-16T16:41:00Z">
                  <w:rPr>
                    <w:rFonts w:ascii="Calibri" w:hAnsi="Calibri"/>
                    <w:sz w:val="20"/>
                    <w:szCs w:val="20"/>
                  </w:rPr>
                </w:rPrChange>
              </w:rPr>
            </w:pPr>
            <w:r w:rsidRPr="00A33A98">
              <w:rPr>
                <w:rFonts w:cs="Arial"/>
                <w:sz w:val="20"/>
                <w:szCs w:val="20"/>
                <w:rPrChange w:id="268" w:author="Shah Ashay" w:date="2018-04-16T16:41:00Z">
                  <w:rPr>
                    <w:rFonts w:ascii="Calibri" w:hAnsi="Calibri"/>
                    <w:sz w:val="20"/>
                    <w:szCs w:val="20"/>
                  </w:rPr>
                </w:rPrChange>
              </w:rPr>
              <w:t xml:space="preserve">Click the </w:t>
            </w:r>
            <w:r w:rsidRPr="00A33A98">
              <w:rPr>
                <w:rFonts w:cs="Arial"/>
                <w:b/>
                <w:i/>
                <w:sz w:val="20"/>
                <w:szCs w:val="20"/>
                <w:rPrChange w:id="269" w:author="Shah Ashay" w:date="2018-04-16T16:41:00Z">
                  <w:rPr>
                    <w:rFonts w:ascii="Calibri" w:hAnsi="Calibri"/>
                    <w:b/>
                    <w:i/>
                    <w:sz w:val="20"/>
                    <w:szCs w:val="20"/>
                  </w:rPr>
                </w:rPrChange>
              </w:rPr>
              <w:t>Save</w:t>
            </w:r>
            <w:r w:rsidRPr="00A33A98">
              <w:rPr>
                <w:rFonts w:cs="Arial"/>
                <w:sz w:val="20"/>
                <w:szCs w:val="20"/>
                <w:rPrChange w:id="270" w:author="Shah Ashay" w:date="2018-04-16T16:41:00Z">
                  <w:rPr>
                    <w:rFonts w:ascii="Calibri" w:hAnsi="Calibri"/>
                    <w:sz w:val="20"/>
                    <w:szCs w:val="20"/>
                  </w:rPr>
                </w:rPrChange>
              </w:rPr>
              <w:t xml:space="preserve"> icon</w:t>
            </w:r>
          </w:p>
        </w:tc>
        <w:tc>
          <w:tcPr>
            <w:tcW w:w="1154" w:type="pct"/>
            <w:tcPrChange w:id="271" w:author="Shah Ashay" w:date="2018-04-16T16:41:00Z">
              <w:tcPr>
                <w:tcW w:w="2160" w:type="dxa"/>
              </w:tcPr>
            </w:tcPrChange>
          </w:tcPr>
          <w:p w14:paraId="25DD5F9E" w14:textId="77777777" w:rsidR="00435F17" w:rsidRPr="00A33A98" w:rsidRDefault="00435F17" w:rsidP="00435F17">
            <w:pPr>
              <w:keepNext/>
              <w:keepLines/>
              <w:rPr>
                <w:rFonts w:cs="Arial"/>
                <w:sz w:val="20"/>
                <w:szCs w:val="20"/>
                <w:rPrChange w:id="272" w:author="Shah Ashay" w:date="2018-04-16T16:41:00Z">
                  <w:rPr>
                    <w:rFonts w:ascii="Calibri" w:hAnsi="Calibri"/>
                    <w:sz w:val="20"/>
                    <w:szCs w:val="20"/>
                  </w:rPr>
                </w:rPrChange>
              </w:rPr>
            </w:pPr>
            <w:r w:rsidRPr="00A33A98">
              <w:rPr>
                <w:rFonts w:cs="Arial"/>
                <w:sz w:val="20"/>
                <w:szCs w:val="20"/>
                <w:rPrChange w:id="273" w:author="Shah Ashay" w:date="2018-04-16T16:41:00Z">
                  <w:rPr>
                    <w:rFonts w:ascii="Calibri" w:hAnsi="Calibri"/>
                    <w:sz w:val="20"/>
                    <w:szCs w:val="20"/>
                  </w:rPr>
                </w:rPrChange>
              </w:rPr>
              <w:t xml:space="preserve">Entry is saved </w:t>
            </w:r>
          </w:p>
          <w:p w14:paraId="441E3715" w14:textId="5DF8810D" w:rsidR="00435F17" w:rsidRPr="00A33A98" w:rsidRDefault="00435F17" w:rsidP="00435F17">
            <w:pPr>
              <w:keepNext/>
              <w:keepLines/>
              <w:spacing w:after="120"/>
              <w:rPr>
                <w:rFonts w:cs="Arial"/>
                <w:sz w:val="20"/>
                <w:szCs w:val="20"/>
                <w:rPrChange w:id="274" w:author="Shah Ashay" w:date="2018-04-16T16:41:00Z">
                  <w:rPr>
                    <w:rFonts w:ascii="Calibri" w:hAnsi="Calibri"/>
                    <w:sz w:val="20"/>
                    <w:szCs w:val="20"/>
                  </w:rPr>
                </w:rPrChange>
              </w:rPr>
            </w:pPr>
          </w:p>
        </w:tc>
        <w:tc>
          <w:tcPr>
            <w:tcW w:w="1538" w:type="pct"/>
            <w:tcPrChange w:id="275" w:author="Shah Ashay" w:date="2018-04-16T16:41:00Z">
              <w:tcPr>
                <w:tcW w:w="2880" w:type="dxa"/>
              </w:tcPr>
            </w:tcPrChange>
          </w:tcPr>
          <w:p w14:paraId="5633EBEE" w14:textId="636CBF6C" w:rsidR="00435F17" w:rsidRPr="00A33A98" w:rsidRDefault="00435F17" w:rsidP="00435F17">
            <w:pPr>
              <w:rPr>
                <w:rFonts w:cs="Arial"/>
                <w:sz w:val="20"/>
                <w:rPrChange w:id="276" w:author="Shah Ashay" w:date="2018-04-16T16:41:00Z">
                  <w:rPr>
                    <w:rFonts w:asciiTheme="minorHAnsi" w:hAnsiTheme="minorHAnsi"/>
                    <w:sz w:val="20"/>
                  </w:rPr>
                </w:rPrChange>
              </w:rPr>
            </w:pPr>
          </w:p>
        </w:tc>
      </w:tr>
      <w:tr w:rsidR="00435F17" w:rsidRPr="00A33A98" w14:paraId="4D066000" w14:textId="77777777" w:rsidTr="00A33A98">
        <w:trPr>
          <w:cantSplit/>
          <w:trPrChange w:id="277" w:author="Shah Ashay" w:date="2018-04-16T16:41:00Z">
            <w:trPr>
              <w:cantSplit/>
            </w:trPr>
          </w:trPrChange>
        </w:trPr>
        <w:tc>
          <w:tcPr>
            <w:tcW w:w="382" w:type="pct"/>
            <w:tcBorders>
              <w:top w:val="single" w:sz="4" w:space="0" w:color="auto"/>
              <w:bottom w:val="single" w:sz="4" w:space="0" w:color="auto"/>
            </w:tcBorders>
            <w:tcPrChange w:id="278" w:author="Shah Ashay" w:date="2018-04-16T16:41:00Z">
              <w:tcPr>
                <w:tcW w:w="630" w:type="dxa"/>
                <w:tcBorders>
                  <w:top w:val="single" w:sz="4" w:space="0" w:color="auto"/>
                  <w:bottom w:val="single" w:sz="4" w:space="0" w:color="auto"/>
                </w:tcBorders>
              </w:tcPr>
            </w:tcPrChange>
          </w:tcPr>
          <w:p w14:paraId="0ABA8E4F" w14:textId="08A6F0BB" w:rsidR="00435F17" w:rsidRPr="00A33A98" w:rsidRDefault="00435F17" w:rsidP="00435F17">
            <w:pPr>
              <w:pStyle w:val="TableText"/>
              <w:keepNext/>
              <w:keepLines/>
              <w:jc w:val="center"/>
              <w:rPr>
                <w:rFonts w:cs="Arial"/>
                <w:sz w:val="20"/>
              </w:rPr>
            </w:pPr>
            <w:r w:rsidRPr="00A33A98">
              <w:rPr>
                <w:rFonts w:cs="Arial"/>
                <w:sz w:val="20"/>
              </w:rPr>
              <w:t>8</w:t>
            </w:r>
          </w:p>
        </w:tc>
        <w:tc>
          <w:tcPr>
            <w:tcW w:w="1926" w:type="pct"/>
            <w:tcPrChange w:id="279" w:author="Shah Ashay" w:date="2018-04-16T16:41:00Z">
              <w:tcPr>
                <w:tcW w:w="3690" w:type="dxa"/>
              </w:tcPr>
            </w:tcPrChange>
          </w:tcPr>
          <w:p w14:paraId="31F2189C" w14:textId="38A9F3D6" w:rsidR="00435F17" w:rsidRPr="00A33A98" w:rsidRDefault="00435F17" w:rsidP="00435F17">
            <w:pPr>
              <w:spacing w:after="120"/>
              <w:rPr>
                <w:rFonts w:cs="Arial"/>
                <w:sz w:val="20"/>
                <w:szCs w:val="20"/>
                <w:rPrChange w:id="280" w:author="Shah Ashay" w:date="2018-04-16T16:41:00Z">
                  <w:rPr>
                    <w:rFonts w:ascii="Calibri" w:hAnsi="Calibri"/>
                    <w:sz w:val="20"/>
                    <w:szCs w:val="20"/>
                  </w:rPr>
                </w:rPrChange>
              </w:rPr>
            </w:pPr>
            <w:r w:rsidRPr="00A33A98">
              <w:rPr>
                <w:rFonts w:cs="Arial"/>
                <w:sz w:val="20"/>
                <w:szCs w:val="20"/>
                <w:rPrChange w:id="281" w:author="Shah Ashay" w:date="2018-04-16T16:41:00Z">
                  <w:rPr>
                    <w:rFonts w:ascii="Calibri" w:hAnsi="Calibri"/>
                    <w:sz w:val="20"/>
                    <w:szCs w:val="20"/>
                  </w:rPr>
                </w:rPrChange>
              </w:rPr>
              <w:t>Select role from list that you want to edit details for</w:t>
            </w:r>
          </w:p>
        </w:tc>
        <w:tc>
          <w:tcPr>
            <w:tcW w:w="1154" w:type="pct"/>
            <w:tcPrChange w:id="282" w:author="Shah Ashay" w:date="2018-04-16T16:41:00Z">
              <w:tcPr>
                <w:tcW w:w="2160" w:type="dxa"/>
              </w:tcPr>
            </w:tcPrChange>
          </w:tcPr>
          <w:p w14:paraId="2FA6DD15" w14:textId="6AFC1E80" w:rsidR="00435F17" w:rsidRPr="00A33A98" w:rsidRDefault="00435F17" w:rsidP="00435F17">
            <w:pPr>
              <w:keepNext/>
              <w:keepLines/>
              <w:spacing w:after="120"/>
              <w:rPr>
                <w:rFonts w:cs="Arial"/>
                <w:sz w:val="20"/>
                <w:szCs w:val="20"/>
                <w:rPrChange w:id="283" w:author="Shah Ashay" w:date="2018-04-16T16:41:00Z">
                  <w:rPr>
                    <w:rFonts w:ascii="Calibri" w:hAnsi="Calibri"/>
                    <w:sz w:val="20"/>
                    <w:szCs w:val="20"/>
                  </w:rPr>
                </w:rPrChange>
              </w:rPr>
            </w:pPr>
            <w:r w:rsidRPr="00A33A98">
              <w:rPr>
                <w:rFonts w:cs="Arial"/>
                <w:sz w:val="20"/>
                <w:szCs w:val="20"/>
                <w:rPrChange w:id="284" w:author="Shah Ashay" w:date="2018-04-16T16:41:00Z">
                  <w:rPr>
                    <w:rFonts w:ascii="Calibri" w:hAnsi="Calibri"/>
                    <w:sz w:val="20"/>
                    <w:szCs w:val="20"/>
                  </w:rPr>
                </w:rPrChange>
              </w:rPr>
              <w:t>Role information is highlighted</w:t>
            </w:r>
          </w:p>
        </w:tc>
        <w:tc>
          <w:tcPr>
            <w:tcW w:w="1538" w:type="pct"/>
            <w:tcPrChange w:id="285" w:author="Shah Ashay" w:date="2018-04-16T16:41:00Z">
              <w:tcPr>
                <w:tcW w:w="2880" w:type="dxa"/>
              </w:tcPr>
            </w:tcPrChange>
          </w:tcPr>
          <w:p w14:paraId="2F7C4240" w14:textId="5396E8BF" w:rsidR="00435F17" w:rsidRPr="00A33A98" w:rsidRDefault="00435F17" w:rsidP="00435F17">
            <w:pPr>
              <w:rPr>
                <w:rFonts w:cs="Arial"/>
                <w:sz w:val="20"/>
                <w:rPrChange w:id="286" w:author="Shah Ashay" w:date="2018-04-16T16:41:00Z">
                  <w:rPr>
                    <w:rFonts w:asciiTheme="minorHAnsi" w:hAnsiTheme="minorHAnsi"/>
                    <w:sz w:val="20"/>
                  </w:rPr>
                </w:rPrChange>
              </w:rPr>
            </w:pPr>
          </w:p>
        </w:tc>
      </w:tr>
      <w:tr w:rsidR="00435F17" w:rsidRPr="00A33A98" w14:paraId="28754F25" w14:textId="77777777" w:rsidTr="00A33A98">
        <w:trPr>
          <w:cantSplit/>
          <w:trPrChange w:id="287" w:author="Shah Ashay" w:date="2018-04-16T16:41:00Z">
            <w:trPr>
              <w:cantSplit/>
            </w:trPr>
          </w:trPrChange>
        </w:trPr>
        <w:tc>
          <w:tcPr>
            <w:tcW w:w="382" w:type="pct"/>
            <w:tcBorders>
              <w:top w:val="single" w:sz="4" w:space="0" w:color="auto"/>
              <w:bottom w:val="single" w:sz="4" w:space="0" w:color="auto"/>
            </w:tcBorders>
            <w:tcPrChange w:id="288" w:author="Shah Ashay" w:date="2018-04-16T16:41:00Z">
              <w:tcPr>
                <w:tcW w:w="630" w:type="dxa"/>
                <w:tcBorders>
                  <w:top w:val="single" w:sz="4" w:space="0" w:color="auto"/>
                  <w:bottom w:val="single" w:sz="4" w:space="0" w:color="auto"/>
                </w:tcBorders>
              </w:tcPr>
            </w:tcPrChange>
          </w:tcPr>
          <w:p w14:paraId="089DB62C" w14:textId="35F41368" w:rsidR="00435F17" w:rsidRPr="00A33A98" w:rsidRDefault="00435F17" w:rsidP="00435F17">
            <w:pPr>
              <w:pStyle w:val="TableText"/>
              <w:keepNext/>
              <w:keepLines/>
              <w:jc w:val="center"/>
              <w:rPr>
                <w:rFonts w:cs="Arial"/>
                <w:sz w:val="20"/>
              </w:rPr>
            </w:pPr>
            <w:r w:rsidRPr="00A33A98">
              <w:rPr>
                <w:rFonts w:cs="Arial"/>
                <w:sz w:val="20"/>
              </w:rPr>
              <w:t>9</w:t>
            </w:r>
          </w:p>
        </w:tc>
        <w:tc>
          <w:tcPr>
            <w:tcW w:w="1926" w:type="pct"/>
            <w:tcPrChange w:id="289" w:author="Shah Ashay" w:date="2018-04-16T16:41:00Z">
              <w:tcPr>
                <w:tcW w:w="3690" w:type="dxa"/>
              </w:tcPr>
            </w:tcPrChange>
          </w:tcPr>
          <w:p w14:paraId="2562651E" w14:textId="1E256CA0" w:rsidR="00435F17" w:rsidRPr="00A33A98" w:rsidRDefault="00AF1D79" w:rsidP="00435F17">
            <w:pPr>
              <w:spacing w:after="120"/>
              <w:rPr>
                <w:rFonts w:cs="Arial"/>
                <w:sz w:val="20"/>
                <w:szCs w:val="20"/>
                <w:rPrChange w:id="290" w:author="Shah Ashay" w:date="2018-04-16T16:41:00Z">
                  <w:rPr>
                    <w:rFonts w:ascii="Calibri" w:hAnsi="Calibri"/>
                    <w:sz w:val="20"/>
                    <w:szCs w:val="20"/>
                  </w:rPr>
                </w:rPrChange>
              </w:rPr>
            </w:pPr>
            <w:ins w:id="291" w:author="Prakash Atul (Ext)" w:date="2018-03-27T12:42:00Z">
              <w:r w:rsidRPr="00A33A98">
                <w:rPr>
                  <w:rFonts w:cs="Arial"/>
                  <w:sz w:val="20"/>
                  <w:szCs w:val="20"/>
                  <w:rPrChange w:id="292" w:author="Shah Ashay" w:date="2018-04-16T16:41:00Z">
                    <w:rPr>
                      <w:rFonts w:ascii="Calibri" w:hAnsi="Calibri"/>
                      <w:sz w:val="20"/>
                      <w:szCs w:val="20"/>
                    </w:rPr>
                  </w:rPrChange>
                </w:rPr>
                <w:t>M</w:t>
              </w:r>
            </w:ins>
            <w:del w:id="293" w:author="Prakash Atul (Ext)" w:date="2018-03-27T12:42:00Z">
              <w:r w:rsidR="00FA2758" w:rsidRPr="00A33A98" w:rsidDel="00AF1D79">
                <w:rPr>
                  <w:rFonts w:cs="Arial"/>
                  <w:sz w:val="20"/>
                  <w:szCs w:val="20"/>
                  <w:rPrChange w:id="294" w:author="Shah Ashay" w:date="2018-04-16T16:41:00Z">
                    <w:rPr>
                      <w:rFonts w:ascii="Calibri" w:hAnsi="Calibri"/>
                      <w:sz w:val="20"/>
                      <w:szCs w:val="20"/>
                    </w:rPr>
                  </w:rPrChange>
                </w:rPr>
                <w:delText>M</w:delText>
              </w:r>
            </w:del>
            <w:ins w:id="295" w:author="Prakash Atul (Ext)" w:date="2018-03-27T12:42:00Z">
              <w:r w:rsidRPr="00A33A98">
                <w:rPr>
                  <w:rFonts w:cs="Arial"/>
                  <w:sz w:val="20"/>
                  <w:szCs w:val="20"/>
                  <w:rPrChange w:id="296" w:author="Shah Ashay" w:date="2018-04-16T16:41:00Z">
                    <w:rPr>
                      <w:rFonts w:ascii="Calibri" w:hAnsi="Calibri"/>
                      <w:sz w:val="20"/>
                      <w:szCs w:val="20"/>
                    </w:rPr>
                  </w:rPrChange>
                </w:rPr>
                <w:t xml:space="preserve">ouse </w:t>
              </w:r>
            </w:ins>
            <w:ins w:id="297" w:author="Batra Yogesh (EXT)" w:date="2018-04-06T12:49:00Z">
              <w:r w:rsidR="004D2623" w:rsidRPr="00A33A98">
                <w:rPr>
                  <w:rFonts w:cs="Arial"/>
                  <w:sz w:val="20"/>
                  <w:szCs w:val="20"/>
                  <w:rPrChange w:id="298" w:author="Shah Ashay" w:date="2018-04-16T16:41:00Z">
                    <w:rPr>
                      <w:rFonts w:ascii="Calibri" w:hAnsi="Calibri"/>
                      <w:sz w:val="20"/>
                      <w:szCs w:val="20"/>
                    </w:rPr>
                  </w:rPrChange>
                </w:rPr>
                <w:t>h</w:t>
              </w:r>
            </w:ins>
            <w:ins w:id="299" w:author="Prakash Atul (Ext)" w:date="2018-03-27T12:42:00Z">
              <w:r w:rsidRPr="00A33A98">
                <w:rPr>
                  <w:rFonts w:cs="Arial"/>
                  <w:sz w:val="20"/>
                  <w:szCs w:val="20"/>
                  <w:rPrChange w:id="300" w:author="Shah Ashay" w:date="2018-04-16T16:41:00Z">
                    <w:rPr>
                      <w:rFonts w:ascii="Calibri" w:hAnsi="Calibri"/>
                      <w:sz w:val="20"/>
                      <w:szCs w:val="20"/>
                    </w:rPr>
                  </w:rPrChange>
                </w:rPr>
                <w:t>over</w:t>
              </w:r>
            </w:ins>
            <w:del w:id="301" w:author="Prakash Atul (Ext)" w:date="2018-03-27T12:42:00Z">
              <w:r w:rsidR="00FA2758" w:rsidRPr="00A33A98" w:rsidDel="00AF1D79">
                <w:rPr>
                  <w:rFonts w:cs="Arial"/>
                  <w:sz w:val="20"/>
                  <w:szCs w:val="20"/>
                  <w:rPrChange w:id="302" w:author="Shah Ashay" w:date="2018-04-16T16:41:00Z">
                    <w:rPr>
                      <w:rFonts w:ascii="Calibri" w:hAnsi="Calibri"/>
                      <w:sz w:val="20"/>
                      <w:szCs w:val="20"/>
                    </w:rPr>
                  </w:rPrChange>
                </w:rPr>
                <w:delText>ouse over</w:delText>
              </w:r>
            </w:del>
            <w:r w:rsidR="00FA2758" w:rsidRPr="00A33A98">
              <w:rPr>
                <w:rFonts w:cs="Arial"/>
                <w:sz w:val="20"/>
                <w:szCs w:val="20"/>
                <w:rPrChange w:id="303" w:author="Shah Ashay" w:date="2018-04-16T16:41:00Z">
                  <w:rPr>
                    <w:rFonts w:ascii="Calibri" w:hAnsi="Calibri"/>
                    <w:sz w:val="20"/>
                    <w:szCs w:val="20"/>
                  </w:rPr>
                </w:rPrChange>
              </w:rPr>
              <w:t xml:space="preserve"> to the Insert icon on the toolbar</w:t>
            </w:r>
          </w:p>
        </w:tc>
        <w:tc>
          <w:tcPr>
            <w:tcW w:w="1154" w:type="pct"/>
            <w:tcPrChange w:id="304" w:author="Shah Ashay" w:date="2018-04-16T16:41:00Z">
              <w:tcPr>
                <w:tcW w:w="2160" w:type="dxa"/>
              </w:tcPr>
            </w:tcPrChange>
          </w:tcPr>
          <w:p w14:paraId="3BA46A51" w14:textId="77777777" w:rsidR="00435F17" w:rsidRPr="00A33A98" w:rsidRDefault="00435F17" w:rsidP="00435F17">
            <w:pPr>
              <w:keepNext/>
              <w:keepLines/>
              <w:rPr>
                <w:rFonts w:cs="Arial"/>
                <w:sz w:val="20"/>
                <w:szCs w:val="20"/>
                <w:rPrChange w:id="305" w:author="Shah Ashay" w:date="2018-04-16T16:41:00Z">
                  <w:rPr>
                    <w:rFonts w:ascii="Calibri" w:hAnsi="Calibri"/>
                    <w:sz w:val="20"/>
                    <w:szCs w:val="20"/>
                  </w:rPr>
                </w:rPrChange>
              </w:rPr>
            </w:pPr>
            <w:r w:rsidRPr="00A33A98">
              <w:rPr>
                <w:rFonts w:cs="Arial"/>
                <w:sz w:val="20"/>
                <w:szCs w:val="20"/>
                <w:rPrChange w:id="306" w:author="Shah Ashay" w:date="2018-04-16T16:41:00Z">
                  <w:rPr>
                    <w:rFonts w:ascii="Calibri" w:hAnsi="Calibri"/>
                    <w:sz w:val="20"/>
                    <w:szCs w:val="20"/>
                  </w:rPr>
                </w:rPrChange>
              </w:rPr>
              <w:t xml:space="preserve">Dropdown options include: </w:t>
            </w:r>
          </w:p>
          <w:p w14:paraId="2D8F69E9" w14:textId="77777777" w:rsidR="00435F17" w:rsidRPr="00A33A98" w:rsidRDefault="00435F17" w:rsidP="00435F17">
            <w:pPr>
              <w:keepNext/>
              <w:keepLines/>
              <w:numPr>
                <w:ilvl w:val="0"/>
                <w:numId w:val="29"/>
              </w:numPr>
              <w:rPr>
                <w:rFonts w:cs="Arial"/>
                <w:sz w:val="20"/>
                <w:szCs w:val="20"/>
                <w:rPrChange w:id="307" w:author="Shah Ashay" w:date="2018-04-16T16:41:00Z">
                  <w:rPr>
                    <w:rFonts w:ascii="Calibri" w:hAnsi="Calibri"/>
                    <w:sz w:val="20"/>
                    <w:szCs w:val="20"/>
                  </w:rPr>
                </w:rPrChange>
              </w:rPr>
            </w:pPr>
            <w:r w:rsidRPr="00A33A98">
              <w:rPr>
                <w:rFonts w:cs="Arial"/>
                <w:b/>
                <w:i/>
                <w:sz w:val="20"/>
                <w:szCs w:val="20"/>
                <w:rPrChange w:id="308" w:author="Shah Ashay" w:date="2018-04-16T16:41:00Z">
                  <w:rPr>
                    <w:rFonts w:ascii="Calibri" w:hAnsi="Calibri"/>
                    <w:b/>
                    <w:i/>
                    <w:sz w:val="20"/>
                    <w:szCs w:val="20"/>
                  </w:rPr>
                </w:rPrChange>
              </w:rPr>
              <w:t>Roles</w:t>
            </w:r>
          </w:p>
          <w:p w14:paraId="71DEEA3B" w14:textId="77777777" w:rsidR="00435F17" w:rsidRPr="00A33A98" w:rsidRDefault="00435F17" w:rsidP="00435F17">
            <w:pPr>
              <w:keepNext/>
              <w:keepLines/>
              <w:numPr>
                <w:ilvl w:val="0"/>
                <w:numId w:val="29"/>
              </w:numPr>
              <w:rPr>
                <w:rFonts w:cs="Arial"/>
                <w:sz w:val="20"/>
                <w:szCs w:val="20"/>
                <w:rPrChange w:id="309" w:author="Shah Ashay" w:date="2018-04-16T16:41:00Z">
                  <w:rPr>
                    <w:rFonts w:ascii="Calibri" w:hAnsi="Calibri"/>
                    <w:sz w:val="20"/>
                    <w:szCs w:val="20"/>
                  </w:rPr>
                </w:rPrChange>
              </w:rPr>
            </w:pPr>
            <w:r w:rsidRPr="00A33A98">
              <w:rPr>
                <w:rFonts w:cs="Arial"/>
                <w:b/>
                <w:i/>
                <w:sz w:val="20"/>
                <w:szCs w:val="20"/>
                <w:rPrChange w:id="310" w:author="Shah Ashay" w:date="2018-04-16T16:41:00Z">
                  <w:rPr>
                    <w:rFonts w:ascii="Calibri" w:hAnsi="Calibri"/>
                    <w:b/>
                    <w:i/>
                    <w:sz w:val="20"/>
                    <w:szCs w:val="20"/>
                  </w:rPr>
                </w:rPrChange>
              </w:rPr>
              <w:t>Objects</w:t>
            </w:r>
          </w:p>
          <w:p w14:paraId="4ACDED0A" w14:textId="66500A6E" w:rsidR="00435F17" w:rsidRPr="00A33A98" w:rsidRDefault="00435F17" w:rsidP="00435F17">
            <w:pPr>
              <w:keepNext/>
              <w:keepLines/>
              <w:spacing w:after="120"/>
              <w:rPr>
                <w:rFonts w:cs="Arial"/>
                <w:sz w:val="20"/>
                <w:szCs w:val="20"/>
                <w:rPrChange w:id="311" w:author="Shah Ashay" w:date="2018-04-16T16:41:00Z">
                  <w:rPr>
                    <w:rFonts w:ascii="Calibri" w:hAnsi="Calibri"/>
                    <w:sz w:val="20"/>
                    <w:szCs w:val="20"/>
                  </w:rPr>
                </w:rPrChange>
              </w:rPr>
            </w:pPr>
          </w:p>
        </w:tc>
        <w:tc>
          <w:tcPr>
            <w:tcW w:w="1538" w:type="pct"/>
            <w:tcPrChange w:id="312" w:author="Shah Ashay" w:date="2018-04-16T16:41:00Z">
              <w:tcPr>
                <w:tcW w:w="2880" w:type="dxa"/>
              </w:tcPr>
            </w:tcPrChange>
          </w:tcPr>
          <w:p w14:paraId="590B7ADD" w14:textId="77777777" w:rsidR="00435F17" w:rsidRPr="00A33A98" w:rsidRDefault="00435F17" w:rsidP="00435F17">
            <w:pPr>
              <w:rPr>
                <w:rFonts w:cs="Arial"/>
                <w:sz w:val="20"/>
                <w:rPrChange w:id="313" w:author="Shah Ashay" w:date="2018-04-16T16:41:00Z">
                  <w:rPr>
                    <w:rFonts w:asciiTheme="minorHAnsi" w:hAnsiTheme="minorHAnsi"/>
                    <w:sz w:val="20"/>
                  </w:rPr>
                </w:rPrChange>
              </w:rPr>
            </w:pPr>
          </w:p>
        </w:tc>
      </w:tr>
      <w:tr w:rsidR="00435F17" w:rsidRPr="00A33A98" w14:paraId="68E7773B" w14:textId="77777777" w:rsidTr="00A33A98">
        <w:trPr>
          <w:cantSplit/>
          <w:trPrChange w:id="314" w:author="Shah Ashay" w:date="2018-04-16T16:41:00Z">
            <w:trPr>
              <w:cantSplit/>
            </w:trPr>
          </w:trPrChange>
        </w:trPr>
        <w:tc>
          <w:tcPr>
            <w:tcW w:w="382" w:type="pct"/>
            <w:tcBorders>
              <w:top w:val="single" w:sz="4" w:space="0" w:color="auto"/>
              <w:bottom w:val="single" w:sz="4" w:space="0" w:color="auto"/>
            </w:tcBorders>
            <w:tcPrChange w:id="315" w:author="Shah Ashay" w:date="2018-04-16T16:41:00Z">
              <w:tcPr>
                <w:tcW w:w="630" w:type="dxa"/>
                <w:tcBorders>
                  <w:top w:val="single" w:sz="4" w:space="0" w:color="auto"/>
                  <w:bottom w:val="single" w:sz="4" w:space="0" w:color="auto"/>
                </w:tcBorders>
              </w:tcPr>
            </w:tcPrChange>
          </w:tcPr>
          <w:p w14:paraId="376A16A2" w14:textId="4DEA3FC1" w:rsidR="00435F17" w:rsidRPr="00A33A98" w:rsidRDefault="00435F17" w:rsidP="00435F17">
            <w:pPr>
              <w:pStyle w:val="TableText"/>
              <w:keepNext/>
              <w:keepLines/>
              <w:jc w:val="center"/>
              <w:rPr>
                <w:rFonts w:cs="Arial"/>
                <w:sz w:val="20"/>
              </w:rPr>
            </w:pPr>
            <w:r w:rsidRPr="00A33A98">
              <w:rPr>
                <w:rFonts w:cs="Arial"/>
                <w:sz w:val="20"/>
              </w:rPr>
              <w:t>10</w:t>
            </w:r>
          </w:p>
        </w:tc>
        <w:tc>
          <w:tcPr>
            <w:tcW w:w="1926" w:type="pct"/>
            <w:tcPrChange w:id="316" w:author="Shah Ashay" w:date="2018-04-16T16:41:00Z">
              <w:tcPr>
                <w:tcW w:w="3690" w:type="dxa"/>
              </w:tcPr>
            </w:tcPrChange>
          </w:tcPr>
          <w:p w14:paraId="7BF316AC" w14:textId="0FCCCA6E" w:rsidR="00435F17" w:rsidRPr="00A33A98" w:rsidRDefault="00435F17" w:rsidP="00435F17">
            <w:pPr>
              <w:spacing w:after="120"/>
              <w:rPr>
                <w:rFonts w:cs="Arial"/>
                <w:sz w:val="20"/>
                <w:szCs w:val="20"/>
                <w:rPrChange w:id="317" w:author="Shah Ashay" w:date="2018-04-16T16:41:00Z">
                  <w:rPr>
                    <w:rFonts w:ascii="Calibri" w:hAnsi="Calibri"/>
                    <w:sz w:val="20"/>
                    <w:szCs w:val="20"/>
                  </w:rPr>
                </w:rPrChange>
              </w:rPr>
            </w:pPr>
            <w:r w:rsidRPr="00A33A98">
              <w:rPr>
                <w:rFonts w:cs="Arial"/>
                <w:sz w:val="20"/>
                <w:szCs w:val="20"/>
                <w:rPrChange w:id="318" w:author="Shah Ashay" w:date="2018-04-16T16:41:00Z">
                  <w:rPr>
                    <w:rFonts w:ascii="Calibri" w:hAnsi="Calibri"/>
                    <w:sz w:val="20"/>
                    <w:szCs w:val="20"/>
                  </w:rPr>
                </w:rPrChange>
              </w:rPr>
              <w:t>Select “Objects”</w:t>
            </w:r>
          </w:p>
        </w:tc>
        <w:tc>
          <w:tcPr>
            <w:tcW w:w="1154" w:type="pct"/>
            <w:tcPrChange w:id="319" w:author="Shah Ashay" w:date="2018-04-16T16:41:00Z">
              <w:tcPr>
                <w:tcW w:w="2160" w:type="dxa"/>
              </w:tcPr>
            </w:tcPrChange>
          </w:tcPr>
          <w:p w14:paraId="3E7E8E24" w14:textId="77777777" w:rsidR="00435F17" w:rsidRPr="00A33A98" w:rsidRDefault="00435F17" w:rsidP="00435F17">
            <w:pPr>
              <w:keepNext/>
              <w:keepLines/>
              <w:rPr>
                <w:rFonts w:cs="Arial"/>
                <w:sz w:val="20"/>
                <w:szCs w:val="20"/>
                <w:rPrChange w:id="320" w:author="Shah Ashay" w:date="2018-04-16T16:41:00Z">
                  <w:rPr>
                    <w:rFonts w:ascii="Calibri" w:hAnsi="Calibri"/>
                    <w:sz w:val="20"/>
                    <w:szCs w:val="20"/>
                  </w:rPr>
                </w:rPrChange>
              </w:rPr>
            </w:pPr>
            <w:r w:rsidRPr="00A33A98">
              <w:rPr>
                <w:rFonts w:cs="Arial"/>
                <w:sz w:val="20"/>
                <w:szCs w:val="20"/>
                <w:rPrChange w:id="321" w:author="Shah Ashay" w:date="2018-04-16T16:41:00Z">
                  <w:rPr>
                    <w:rFonts w:ascii="Calibri" w:hAnsi="Calibri"/>
                    <w:sz w:val="20"/>
                    <w:szCs w:val="20"/>
                  </w:rPr>
                </w:rPrChange>
              </w:rPr>
              <w:t>New user entry fields are displayed on screen</w:t>
            </w:r>
          </w:p>
          <w:p w14:paraId="37B9ABD0" w14:textId="77777777" w:rsidR="00435F17" w:rsidRPr="00A33A98" w:rsidRDefault="00435F17" w:rsidP="00435F17">
            <w:pPr>
              <w:keepNext/>
              <w:keepLines/>
              <w:spacing w:after="120"/>
              <w:rPr>
                <w:rFonts w:cs="Arial"/>
                <w:sz w:val="20"/>
                <w:szCs w:val="20"/>
                <w:rPrChange w:id="322" w:author="Shah Ashay" w:date="2018-04-16T16:41:00Z">
                  <w:rPr>
                    <w:rFonts w:ascii="Calibri" w:hAnsi="Calibri"/>
                    <w:sz w:val="20"/>
                    <w:szCs w:val="20"/>
                  </w:rPr>
                </w:rPrChange>
              </w:rPr>
            </w:pPr>
          </w:p>
        </w:tc>
        <w:tc>
          <w:tcPr>
            <w:tcW w:w="1538" w:type="pct"/>
            <w:tcPrChange w:id="323" w:author="Shah Ashay" w:date="2018-04-16T16:41:00Z">
              <w:tcPr>
                <w:tcW w:w="2880" w:type="dxa"/>
              </w:tcPr>
            </w:tcPrChange>
          </w:tcPr>
          <w:p w14:paraId="6901109E" w14:textId="77777777" w:rsidR="00435F17" w:rsidRPr="00A33A98" w:rsidRDefault="00435F17" w:rsidP="00435F17">
            <w:pPr>
              <w:rPr>
                <w:rFonts w:cs="Arial"/>
                <w:sz w:val="20"/>
                <w:rPrChange w:id="324" w:author="Shah Ashay" w:date="2018-04-16T16:41:00Z">
                  <w:rPr>
                    <w:rFonts w:asciiTheme="minorHAnsi" w:hAnsiTheme="minorHAnsi"/>
                    <w:sz w:val="20"/>
                  </w:rPr>
                </w:rPrChange>
              </w:rPr>
            </w:pPr>
          </w:p>
        </w:tc>
      </w:tr>
      <w:tr w:rsidR="00435F17" w:rsidRPr="00A33A98" w14:paraId="6AA01D86" w14:textId="77777777" w:rsidTr="00A33A98">
        <w:trPr>
          <w:cantSplit/>
          <w:trPrChange w:id="325" w:author="Shah Ashay" w:date="2018-04-16T16:41:00Z">
            <w:trPr>
              <w:cantSplit/>
            </w:trPr>
          </w:trPrChange>
        </w:trPr>
        <w:tc>
          <w:tcPr>
            <w:tcW w:w="382" w:type="pct"/>
            <w:tcBorders>
              <w:top w:val="single" w:sz="4" w:space="0" w:color="auto"/>
              <w:bottom w:val="single" w:sz="4" w:space="0" w:color="auto"/>
            </w:tcBorders>
            <w:tcPrChange w:id="326" w:author="Shah Ashay" w:date="2018-04-16T16:41:00Z">
              <w:tcPr>
                <w:tcW w:w="630" w:type="dxa"/>
                <w:tcBorders>
                  <w:top w:val="single" w:sz="4" w:space="0" w:color="auto"/>
                  <w:bottom w:val="single" w:sz="4" w:space="0" w:color="auto"/>
                </w:tcBorders>
              </w:tcPr>
            </w:tcPrChange>
          </w:tcPr>
          <w:p w14:paraId="12D5F99D" w14:textId="5E284AAD" w:rsidR="00435F17" w:rsidRPr="00A33A98" w:rsidRDefault="00435F17" w:rsidP="00435F17">
            <w:pPr>
              <w:pStyle w:val="TableText"/>
              <w:keepNext/>
              <w:keepLines/>
              <w:jc w:val="center"/>
              <w:rPr>
                <w:rFonts w:cs="Arial"/>
                <w:sz w:val="20"/>
              </w:rPr>
            </w:pPr>
            <w:r w:rsidRPr="00A33A98">
              <w:rPr>
                <w:rFonts w:cs="Arial"/>
                <w:sz w:val="20"/>
              </w:rPr>
              <w:t>11</w:t>
            </w:r>
          </w:p>
        </w:tc>
        <w:tc>
          <w:tcPr>
            <w:tcW w:w="1926" w:type="pct"/>
            <w:tcPrChange w:id="327" w:author="Shah Ashay" w:date="2018-04-16T16:41:00Z">
              <w:tcPr>
                <w:tcW w:w="3690" w:type="dxa"/>
              </w:tcPr>
            </w:tcPrChange>
          </w:tcPr>
          <w:p w14:paraId="35D5B415" w14:textId="181FCD0D" w:rsidR="00435F17" w:rsidRPr="00A33A98" w:rsidRDefault="00435F17" w:rsidP="00435F17">
            <w:pPr>
              <w:spacing w:after="120"/>
              <w:rPr>
                <w:rFonts w:cs="Arial"/>
                <w:sz w:val="20"/>
                <w:szCs w:val="20"/>
                <w:rPrChange w:id="328" w:author="Shah Ashay" w:date="2018-04-16T16:41:00Z">
                  <w:rPr>
                    <w:rFonts w:ascii="Calibri" w:hAnsi="Calibri"/>
                    <w:sz w:val="20"/>
                    <w:szCs w:val="20"/>
                  </w:rPr>
                </w:rPrChange>
              </w:rPr>
            </w:pPr>
            <w:r w:rsidRPr="00A33A98">
              <w:rPr>
                <w:rFonts w:cs="Arial"/>
                <w:sz w:val="20"/>
                <w:szCs w:val="20"/>
                <w:rPrChange w:id="329" w:author="Shah Ashay" w:date="2018-04-16T16:41:00Z">
                  <w:rPr>
                    <w:rFonts w:ascii="Calibri" w:hAnsi="Calibri"/>
                    <w:sz w:val="20"/>
                    <w:szCs w:val="20"/>
                  </w:rPr>
                </w:rPrChange>
              </w:rPr>
              <w:t xml:space="preserve">Click the </w:t>
            </w:r>
            <w:r w:rsidRPr="00A33A98">
              <w:rPr>
                <w:rFonts w:cs="Arial"/>
                <w:b/>
                <w:i/>
                <w:sz w:val="20"/>
                <w:szCs w:val="20"/>
                <w:rPrChange w:id="330" w:author="Shah Ashay" w:date="2018-04-16T16:41:00Z">
                  <w:rPr>
                    <w:rFonts w:ascii="Calibri" w:hAnsi="Calibri"/>
                    <w:b/>
                    <w:i/>
                    <w:sz w:val="20"/>
                    <w:szCs w:val="20"/>
                  </w:rPr>
                </w:rPrChange>
              </w:rPr>
              <w:t xml:space="preserve">Object </w:t>
            </w:r>
            <w:r w:rsidRPr="00A33A98">
              <w:rPr>
                <w:rFonts w:cs="Arial"/>
                <w:sz w:val="20"/>
                <w:szCs w:val="20"/>
                <w:rPrChange w:id="331" w:author="Shah Ashay" w:date="2018-04-16T16:41:00Z">
                  <w:rPr>
                    <w:rFonts w:ascii="Calibri" w:hAnsi="Calibri"/>
                    <w:sz w:val="20"/>
                    <w:szCs w:val="20"/>
                  </w:rPr>
                </w:rPrChange>
              </w:rPr>
              <w:t>drop-down and select the object that the user role should be given access to</w:t>
            </w:r>
          </w:p>
        </w:tc>
        <w:tc>
          <w:tcPr>
            <w:tcW w:w="1154" w:type="pct"/>
            <w:tcPrChange w:id="332" w:author="Shah Ashay" w:date="2018-04-16T16:41:00Z">
              <w:tcPr>
                <w:tcW w:w="2160" w:type="dxa"/>
              </w:tcPr>
            </w:tcPrChange>
          </w:tcPr>
          <w:p w14:paraId="626A5E5F" w14:textId="170A3AA0" w:rsidR="00435F17" w:rsidRPr="00A33A98" w:rsidRDefault="00435F17" w:rsidP="00435F17">
            <w:pPr>
              <w:keepNext/>
              <w:keepLines/>
              <w:spacing w:after="120"/>
              <w:rPr>
                <w:rFonts w:cs="Arial"/>
                <w:sz w:val="20"/>
                <w:szCs w:val="20"/>
                <w:rPrChange w:id="333" w:author="Shah Ashay" w:date="2018-04-16T16:41:00Z">
                  <w:rPr>
                    <w:rFonts w:ascii="Calibri" w:hAnsi="Calibri"/>
                    <w:sz w:val="20"/>
                    <w:szCs w:val="20"/>
                  </w:rPr>
                </w:rPrChange>
              </w:rPr>
            </w:pPr>
            <w:r w:rsidRPr="00A33A98">
              <w:rPr>
                <w:rFonts w:cs="Arial"/>
                <w:sz w:val="20"/>
                <w:szCs w:val="20"/>
                <w:rPrChange w:id="334" w:author="Shah Ashay" w:date="2018-04-16T16:41:00Z">
                  <w:rPr>
                    <w:rFonts w:ascii="Calibri" w:hAnsi="Calibri"/>
                    <w:sz w:val="20"/>
                    <w:szCs w:val="20"/>
                  </w:rPr>
                </w:rPrChange>
              </w:rPr>
              <w:t>Object is displayed</w:t>
            </w:r>
          </w:p>
        </w:tc>
        <w:tc>
          <w:tcPr>
            <w:tcW w:w="1538" w:type="pct"/>
            <w:tcPrChange w:id="335" w:author="Shah Ashay" w:date="2018-04-16T16:41:00Z">
              <w:tcPr>
                <w:tcW w:w="2880" w:type="dxa"/>
              </w:tcPr>
            </w:tcPrChange>
          </w:tcPr>
          <w:p w14:paraId="25B34D10" w14:textId="7E77C9DD" w:rsidR="00435F17" w:rsidRPr="00A33A98" w:rsidRDefault="00435F17" w:rsidP="00435F17">
            <w:pPr>
              <w:rPr>
                <w:rFonts w:cs="Arial"/>
                <w:sz w:val="20"/>
                <w:rPrChange w:id="336" w:author="Shah Ashay" w:date="2018-04-16T16:41:00Z">
                  <w:rPr>
                    <w:rFonts w:asciiTheme="minorHAnsi" w:hAnsiTheme="minorHAnsi"/>
                    <w:sz w:val="20"/>
                  </w:rPr>
                </w:rPrChange>
              </w:rPr>
            </w:pPr>
            <w:r w:rsidRPr="00A33A98">
              <w:rPr>
                <w:rFonts w:cs="Arial"/>
                <w:sz w:val="20"/>
                <w:rPrChange w:id="337" w:author="Shah Ashay" w:date="2018-04-16T16:41:00Z">
                  <w:rPr>
                    <w:rFonts w:ascii="Calibri" w:hAnsi="Calibri"/>
                    <w:sz w:val="20"/>
                  </w:rPr>
                </w:rPrChange>
              </w:rPr>
              <w:t>The Object corresponds to a screen in EC</w:t>
            </w:r>
          </w:p>
        </w:tc>
      </w:tr>
      <w:tr w:rsidR="00435F17" w:rsidRPr="00A33A98" w14:paraId="2DBFC6B8" w14:textId="77777777" w:rsidTr="00A33A98">
        <w:trPr>
          <w:cantSplit/>
          <w:trPrChange w:id="338" w:author="Shah Ashay" w:date="2018-04-16T16:41:00Z">
            <w:trPr>
              <w:cantSplit/>
            </w:trPr>
          </w:trPrChange>
        </w:trPr>
        <w:tc>
          <w:tcPr>
            <w:tcW w:w="382" w:type="pct"/>
            <w:tcBorders>
              <w:top w:val="single" w:sz="4" w:space="0" w:color="auto"/>
              <w:bottom w:val="single" w:sz="4" w:space="0" w:color="auto"/>
            </w:tcBorders>
            <w:tcPrChange w:id="339" w:author="Shah Ashay" w:date="2018-04-16T16:41:00Z">
              <w:tcPr>
                <w:tcW w:w="630" w:type="dxa"/>
                <w:tcBorders>
                  <w:top w:val="single" w:sz="4" w:space="0" w:color="auto"/>
                  <w:bottom w:val="single" w:sz="4" w:space="0" w:color="auto"/>
                </w:tcBorders>
              </w:tcPr>
            </w:tcPrChange>
          </w:tcPr>
          <w:p w14:paraId="77023373" w14:textId="77777777" w:rsidR="00435F17" w:rsidRPr="00A33A98" w:rsidRDefault="00435F17" w:rsidP="00435F17">
            <w:pPr>
              <w:pStyle w:val="TableText"/>
              <w:keepNext/>
              <w:keepLines/>
              <w:jc w:val="center"/>
              <w:rPr>
                <w:rFonts w:cs="Arial"/>
                <w:sz w:val="20"/>
              </w:rPr>
            </w:pPr>
          </w:p>
        </w:tc>
        <w:tc>
          <w:tcPr>
            <w:tcW w:w="1926" w:type="pct"/>
            <w:tcPrChange w:id="340" w:author="Shah Ashay" w:date="2018-04-16T16:41:00Z">
              <w:tcPr>
                <w:tcW w:w="3690" w:type="dxa"/>
              </w:tcPr>
            </w:tcPrChange>
          </w:tcPr>
          <w:p w14:paraId="2A7CC0E2" w14:textId="15F3A344" w:rsidR="00435F17" w:rsidRPr="00A33A98" w:rsidRDefault="00435F17" w:rsidP="00435F17">
            <w:pPr>
              <w:spacing w:after="120"/>
              <w:rPr>
                <w:rFonts w:cs="Arial"/>
                <w:sz w:val="20"/>
                <w:szCs w:val="20"/>
                <w:rPrChange w:id="341" w:author="Shah Ashay" w:date="2018-04-16T16:41:00Z">
                  <w:rPr>
                    <w:rFonts w:ascii="Calibri" w:hAnsi="Calibri"/>
                    <w:sz w:val="20"/>
                    <w:szCs w:val="20"/>
                  </w:rPr>
                </w:rPrChange>
              </w:rPr>
            </w:pPr>
            <w:r w:rsidRPr="00A33A98">
              <w:rPr>
                <w:rFonts w:cs="Arial"/>
                <w:sz w:val="20"/>
                <w:rPrChange w:id="342" w:author="Shah Ashay" w:date="2018-04-16T16:41:00Z">
                  <w:rPr>
                    <w:rFonts w:ascii="Calibri" w:hAnsi="Calibri"/>
                    <w:sz w:val="20"/>
                  </w:rPr>
                </w:rPrChange>
              </w:rPr>
              <w:t>END OF USE CASE</w:t>
            </w:r>
          </w:p>
        </w:tc>
        <w:tc>
          <w:tcPr>
            <w:tcW w:w="1154" w:type="pct"/>
            <w:tcPrChange w:id="343" w:author="Shah Ashay" w:date="2018-04-16T16:41:00Z">
              <w:tcPr>
                <w:tcW w:w="2160" w:type="dxa"/>
              </w:tcPr>
            </w:tcPrChange>
          </w:tcPr>
          <w:p w14:paraId="0F006C8E" w14:textId="77777777" w:rsidR="00435F17" w:rsidRPr="00A33A98" w:rsidRDefault="00435F17" w:rsidP="00435F17">
            <w:pPr>
              <w:keepNext/>
              <w:keepLines/>
              <w:spacing w:after="120"/>
              <w:rPr>
                <w:rFonts w:cs="Arial"/>
                <w:sz w:val="20"/>
                <w:szCs w:val="20"/>
                <w:rPrChange w:id="344" w:author="Shah Ashay" w:date="2018-04-16T16:41:00Z">
                  <w:rPr>
                    <w:rFonts w:ascii="Calibri" w:hAnsi="Calibri"/>
                    <w:sz w:val="20"/>
                    <w:szCs w:val="20"/>
                  </w:rPr>
                </w:rPrChange>
              </w:rPr>
            </w:pPr>
          </w:p>
        </w:tc>
        <w:tc>
          <w:tcPr>
            <w:tcW w:w="1538" w:type="pct"/>
            <w:tcPrChange w:id="345" w:author="Shah Ashay" w:date="2018-04-16T16:41:00Z">
              <w:tcPr>
                <w:tcW w:w="2880" w:type="dxa"/>
              </w:tcPr>
            </w:tcPrChange>
          </w:tcPr>
          <w:p w14:paraId="1E513DE2" w14:textId="77777777" w:rsidR="00435F17" w:rsidRPr="00A33A98" w:rsidRDefault="00435F17" w:rsidP="00435F17">
            <w:pPr>
              <w:rPr>
                <w:rFonts w:cs="Arial"/>
                <w:sz w:val="20"/>
                <w:rPrChange w:id="346" w:author="Shah Ashay" w:date="2018-04-16T16:41:00Z">
                  <w:rPr>
                    <w:rFonts w:asciiTheme="minorHAnsi" w:hAnsiTheme="minorHAnsi"/>
                    <w:sz w:val="20"/>
                  </w:rPr>
                </w:rPrChange>
              </w:rPr>
            </w:pPr>
          </w:p>
        </w:tc>
      </w:tr>
    </w:tbl>
    <w:p w14:paraId="2A90803D" w14:textId="77777777" w:rsidR="00CA3FFB" w:rsidRPr="002C70F0" w:rsidRDefault="00CA3FFB" w:rsidP="00CA3FFB">
      <w:pPr>
        <w:rPr>
          <w:rFonts w:cs="Arial"/>
          <w:rPrChange w:id="347" w:author="Batra Yogesh (EXT)" w:date="2018-04-13T12:49:00Z">
            <w:rPr>
              <w:rFonts w:asciiTheme="minorHAnsi" w:hAnsiTheme="minorHAnsi"/>
            </w:rPr>
          </w:rPrChange>
        </w:rPr>
      </w:pPr>
    </w:p>
    <w:p w14:paraId="0BAA37FD" w14:textId="77777777" w:rsidR="004D61A0" w:rsidRPr="002C70F0" w:rsidRDefault="004D61A0">
      <w:pPr>
        <w:pStyle w:val="Header"/>
        <w:tabs>
          <w:tab w:val="clear" w:pos="4320"/>
          <w:tab w:val="clear" w:pos="8640"/>
        </w:tabs>
        <w:rPr>
          <w:rFonts w:cs="Arial"/>
        </w:rPr>
      </w:pPr>
    </w:p>
    <w:p w14:paraId="0BAA37FE" w14:textId="77777777" w:rsidR="00AB281C" w:rsidRPr="002C70F0" w:rsidRDefault="00AB281C">
      <w:pPr>
        <w:rPr>
          <w:rFonts w:cs="Arial"/>
          <w:b/>
          <w:bCs/>
          <w:sz w:val="24"/>
          <w:szCs w:val="32"/>
        </w:rPr>
      </w:pPr>
      <w:bookmarkStart w:id="348" w:name="_Toc240857192"/>
      <w:r w:rsidRPr="002C70F0">
        <w:rPr>
          <w:rFonts w:cs="Arial"/>
        </w:rPr>
        <w:br w:type="page"/>
      </w:r>
    </w:p>
    <w:p w14:paraId="0BAA37FF" w14:textId="77777777" w:rsidR="004D61A0" w:rsidRPr="002C70F0" w:rsidRDefault="004D61A0" w:rsidP="005D1403">
      <w:pPr>
        <w:pStyle w:val="Heading1"/>
      </w:pPr>
      <w:bookmarkStart w:id="349" w:name="_Toc502071806"/>
      <w:r w:rsidRPr="002C70F0">
        <w:lastRenderedPageBreak/>
        <w:t>Alternative</w:t>
      </w:r>
      <w:bookmarkEnd w:id="348"/>
      <w:r w:rsidR="00BF2F96" w:rsidRPr="002C70F0">
        <w:t>s</w:t>
      </w:r>
      <w:bookmarkEnd w:id="349"/>
      <w:r w:rsidR="00023077" w:rsidRPr="002C70F0">
        <w:t xml:space="preserve"> </w:t>
      </w:r>
    </w:p>
    <w:p w14:paraId="0FA90AE3" w14:textId="5982E478" w:rsidR="008B44A5" w:rsidRPr="002C70F0" w:rsidRDefault="004D61A0" w:rsidP="00450256">
      <w:pPr>
        <w:pStyle w:val="Heading2"/>
      </w:pPr>
      <w:bookmarkStart w:id="350" w:name="_Toc55750750"/>
      <w:bookmarkStart w:id="351" w:name="_Toc55748915"/>
      <w:bookmarkStart w:id="352" w:name="_Toc240857193"/>
      <w:bookmarkStart w:id="353" w:name="_Toc502071807"/>
      <w:r w:rsidRPr="002C70F0">
        <w:t xml:space="preserve">Alternate </w:t>
      </w:r>
      <w:r w:rsidR="00447470" w:rsidRPr="002C70F0">
        <w:t>Flow</w:t>
      </w:r>
      <w:r w:rsidRPr="002C70F0">
        <w:t xml:space="preserve"> A1:</w:t>
      </w:r>
      <w:bookmarkEnd w:id="350"/>
      <w:r w:rsidRPr="002C70F0">
        <w:t xml:space="preserve"> </w:t>
      </w:r>
      <w:bookmarkEnd w:id="351"/>
      <w:bookmarkEnd w:id="352"/>
      <w:r w:rsidR="00450256" w:rsidRPr="002C70F0">
        <w:rPr>
          <w:rPrChange w:id="354" w:author="Batra Yogesh (EXT)" w:date="2018-04-13T12:49:00Z">
            <w:rPr>
              <w:rFonts w:asciiTheme="minorHAnsi" w:hAnsiTheme="minorHAnsi"/>
            </w:rPr>
          </w:rPrChange>
        </w:rPr>
        <w:t>Edit user role</w:t>
      </w:r>
      <w:bookmarkEnd w:id="353"/>
    </w:p>
    <w:p w14:paraId="0BAA3802" w14:textId="2592FABE" w:rsidR="00446086" w:rsidRPr="002C70F0" w:rsidRDefault="00C002FE" w:rsidP="00A749F9">
      <w:pPr>
        <w:rPr>
          <w:rFonts w:cs="Arial"/>
        </w:rPr>
      </w:pPr>
      <w:r w:rsidRPr="002C70F0">
        <w:rPr>
          <w:rFonts w:cs="Arial"/>
          <w:iCs/>
          <w:szCs w:val="28"/>
        </w:rPr>
        <w:t>Details:</w:t>
      </w:r>
      <w:r w:rsidRPr="002C70F0">
        <w:rPr>
          <w:rFonts w:cs="Arial"/>
        </w:rPr>
        <w:t xml:space="preserve">  </w:t>
      </w:r>
      <w:r w:rsidR="00435F17" w:rsidRPr="002C70F0">
        <w:rPr>
          <w:rFonts w:cs="Arial"/>
        </w:rPr>
        <w:t xml:space="preserve">Once a user role has been setup, it may be necessary to later edit either the role id or name. </w:t>
      </w:r>
    </w:p>
    <w:p w14:paraId="7AFDE99F" w14:textId="77777777" w:rsidR="00450256" w:rsidRPr="002C70F0" w:rsidRDefault="00450256" w:rsidP="00A749F9">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355" w:author="Shah Ashay" w:date="2018-04-16T16:41: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715"/>
        <w:gridCol w:w="4170"/>
        <w:gridCol w:w="3117"/>
        <w:gridCol w:w="1348"/>
        <w:tblGridChange w:id="356">
          <w:tblGrid>
            <w:gridCol w:w="900"/>
            <w:gridCol w:w="3330"/>
            <w:gridCol w:w="2700"/>
            <w:gridCol w:w="1170"/>
          </w:tblGrid>
        </w:tblGridChange>
      </w:tblGrid>
      <w:tr w:rsidR="009D7887" w:rsidRPr="002C70F0" w14:paraId="0BAA3807" w14:textId="77777777" w:rsidTr="00A33A98">
        <w:trPr>
          <w:cantSplit/>
          <w:tblHeader/>
          <w:trPrChange w:id="357" w:author="Shah Ashay" w:date="2018-04-16T16:41:00Z">
            <w:trPr>
              <w:cantSplit/>
              <w:tblHeader/>
            </w:trPr>
          </w:trPrChange>
        </w:trPr>
        <w:tc>
          <w:tcPr>
            <w:tcW w:w="382" w:type="pct"/>
            <w:tcBorders>
              <w:bottom w:val="single" w:sz="4" w:space="0" w:color="auto"/>
            </w:tcBorders>
            <w:shd w:val="clear" w:color="auto" w:fill="3399FF"/>
            <w:tcPrChange w:id="358" w:author="Shah Ashay" w:date="2018-04-16T16:41:00Z">
              <w:tcPr>
                <w:tcW w:w="900" w:type="dxa"/>
                <w:tcBorders>
                  <w:bottom w:val="single" w:sz="4" w:space="0" w:color="auto"/>
                </w:tcBorders>
                <w:shd w:val="clear" w:color="auto" w:fill="3399FF"/>
              </w:tcPr>
            </w:tcPrChange>
          </w:tcPr>
          <w:p w14:paraId="0BAA3803" w14:textId="77777777" w:rsidR="00446086" w:rsidRPr="002C70F0" w:rsidRDefault="00446086" w:rsidP="009D7887">
            <w:pPr>
              <w:pStyle w:val="ColumnHead"/>
              <w:keepNext/>
              <w:keepLines/>
              <w:rPr>
                <w:rFonts w:cs="Arial"/>
                <w:color w:val="FFFFFF" w:themeColor="background1"/>
                <w:sz w:val="20"/>
              </w:rPr>
            </w:pPr>
            <w:r w:rsidRPr="002C70F0">
              <w:rPr>
                <w:rFonts w:cs="Arial"/>
                <w:color w:val="FFFFFF" w:themeColor="background1"/>
                <w:sz w:val="20"/>
              </w:rPr>
              <w:t>Step</w:t>
            </w:r>
          </w:p>
        </w:tc>
        <w:tc>
          <w:tcPr>
            <w:tcW w:w="2230" w:type="pct"/>
            <w:shd w:val="clear" w:color="auto" w:fill="3399FF"/>
            <w:tcPrChange w:id="359" w:author="Shah Ashay" w:date="2018-04-16T16:41:00Z">
              <w:tcPr>
                <w:tcW w:w="3330" w:type="dxa"/>
                <w:shd w:val="clear" w:color="auto" w:fill="3399FF"/>
              </w:tcPr>
            </w:tcPrChange>
          </w:tcPr>
          <w:p w14:paraId="0BAA3804" w14:textId="77777777" w:rsidR="00446086" w:rsidRPr="002C70F0" w:rsidRDefault="00446086" w:rsidP="002C5CC8">
            <w:pPr>
              <w:pStyle w:val="ColumnHead"/>
              <w:keepNext/>
              <w:keepLines/>
              <w:rPr>
                <w:rFonts w:cs="Arial"/>
                <w:color w:val="FFFFFF" w:themeColor="background1"/>
                <w:sz w:val="20"/>
              </w:rPr>
            </w:pPr>
            <w:r w:rsidRPr="002C70F0">
              <w:rPr>
                <w:rFonts w:cs="Arial"/>
                <w:color w:val="FFFFFF" w:themeColor="background1"/>
                <w:sz w:val="20"/>
              </w:rPr>
              <w:t>Actor Action</w:t>
            </w:r>
          </w:p>
        </w:tc>
        <w:tc>
          <w:tcPr>
            <w:tcW w:w="1667" w:type="pct"/>
            <w:shd w:val="clear" w:color="auto" w:fill="3399FF"/>
            <w:tcPrChange w:id="360" w:author="Shah Ashay" w:date="2018-04-16T16:41:00Z">
              <w:tcPr>
                <w:tcW w:w="2700" w:type="dxa"/>
                <w:shd w:val="clear" w:color="auto" w:fill="3399FF"/>
              </w:tcPr>
            </w:tcPrChange>
          </w:tcPr>
          <w:p w14:paraId="0BAA3805" w14:textId="77777777" w:rsidR="00446086" w:rsidRPr="002C70F0" w:rsidRDefault="00446086" w:rsidP="002C5CC8">
            <w:pPr>
              <w:pStyle w:val="ColumnHead"/>
              <w:keepNext/>
              <w:keepLines/>
              <w:rPr>
                <w:rFonts w:cs="Arial"/>
                <w:color w:val="FFFFFF" w:themeColor="background1"/>
                <w:sz w:val="20"/>
              </w:rPr>
            </w:pPr>
            <w:r w:rsidRPr="002C70F0">
              <w:rPr>
                <w:rFonts w:cs="Arial"/>
                <w:color w:val="FFFFFF" w:themeColor="background1"/>
                <w:sz w:val="20"/>
              </w:rPr>
              <w:t>System Response</w:t>
            </w:r>
          </w:p>
        </w:tc>
        <w:tc>
          <w:tcPr>
            <w:tcW w:w="721" w:type="pct"/>
            <w:shd w:val="clear" w:color="auto" w:fill="3399FF"/>
            <w:tcPrChange w:id="361" w:author="Shah Ashay" w:date="2018-04-16T16:41:00Z">
              <w:tcPr>
                <w:tcW w:w="1170" w:type="dxa"/>
                <w:shd w:val="clear" w:color="auto" w:fill="3399FF"/>
              </w:tcPr>
            </w:tcPrChange>
          </w:tcPr>
          <w:p w14:paraId="0BAA3806" w14:textId="77777777" w:rsidR="00446086" w:rsidRPr="002C70F0" w:rsidRDefault="00446086" w:rsidP="002C5CC8">
            <w:pPr>
              <w:pStyle w:val="ColumnHead"/>
              <w:keepNext/>
              <w:keepLines/>
              <w:rPr>
                <w:rFonts w:cs="Arial"/>
                <w:color w:val="FFFFFF" w:themeColor="background1"/>
                <w:sz w:val="20"/>
              </w:rPr>
            </w:pPr>
            <w:r w:rsidRPr="002C70F0">
              <w:rPr>
                <w:rFonts w:cs="Arial"/>
                <w:color w:val="FFFFFF" w:themeColor="background1"/>
                <w:sz w:val="20"/>
              </w:rPr>
              <w:t>Ref</w:t>
            </w:r>
          </w:p>
        </w:tc>
      </w:tr>
      <w:tr w:rsidR="00435F17" w:rsidRPr="002C70F0" w14:paraId="0BAA380C" w14:textId="77777777" w:rsidTr="00A33A98">
        <w:trPr>
          <w:cantSplit/>
          <w:trPrChange w:id="362" w:author="Shah Ashay" w:date="2018-04-16T16:41:00Z">
            <w:trPr>
              <w:cantSplit/>
            </w:trPr>
          </w:trPrChange>
        </w:trPr>
        <w:tc>
          <w:tcPr>
            <w:tcW w:w="382" w:type="pct"/>
            <w:shd w:val="clear" w:color="auto" w:fill="C6D9F1" w:themeFill="text2" w:themeFillTint="33"/>
            <w:tcPrChange w:id="363" w:author="Shah Ashay" w:date="2018-04-16T16:41:00Z">
              <w:tcPr>
                <w:tcW w:w="900" w:type="dxa"/>
                <w:shd w:val="clear" w:color="auto" w:fill="C6D9F1" w:themeFill="text2" w:themeFillTint="33"/>
              </w:tcPr>
            </w:tcPrChange>
          </w:tcPr>
          <w:p w14:paraId="0BAA3808" w14:textId="0F600A9C" w:rsidR="00435F17" w:rsidRPr="002C70F0" w:rsidRDefault="00435F17" w:rsidP="00435F17">
            <w:pPr>
              <w:pStyle w:val="TableText"/>
              <w:keepNext/>
              <w:keepLines/>
              <w:numPr>
                <w:ilvl w:val="0"/>
                <w:numId w:val="11"/>
              </w:numPr>
              <w:jc w:val="center"/>
              <w:rPr>
                <w:rFonts w:cs="Arial"/>
                <w:color w:val="000000"/>
                <w:sz w:val="20"/>
              </w:rPr>
            </w:pPr>
          </w:p>
        </w:tc>
        <w:tc>
          <w:tcPr>
            <w:tcW w:w="2230" w:type="pct"/>
            <w:tcPrChange w:id="364" w:author="Shah Ashay" w:date="2018-04-16T16:41:00Z">
              <w:tcPr>
                <w:tcW w:w="3330" w:type="dxa"/>
              </w:tcPr>
            </w:tcPrChange>
          </w:tcPr>
          <w:p w14:paraId="1072D46B" w14:textId="77777777" w:rsidR="00435F17" w:rsidRPr="002C70F0" w:rsidRDefault="00435F17" w:rsidP="00435F17">
            <w:pPr>
              <w:pStyle w:val="TableText"/>
              <w:keepNext/>
              <w:keepLines/>
              <w:rPr>
                <w:rFonts w:cs="Arial"/>
                <w:sz w:val="20"/>
                <w:szCs w:val="20"/>
                <w:rPrChange w:id="365" w:author="Batra Yogesh (EXT)" w:date="2018-04-13T12:49:00Z">
                  <w:rPr>
                    <w:rFonts w:ascii="Calibri" w:hAnsi="Calibri"/>
                    <w:sz w:val="20"/>
                    <w:szCs w:val="20"/>
                  </w:rPr>
                </w:rPrChange>
              </w:rPr>
            </w:pPr>
            <w:r w:rsidRPr="002C70F0">
              <w:rPr>
                <w:rFonts w:cs="Arial"/>
                <w:sz w:val="20"/>
                <w:szCs w:val="20"/>
                <w:rPrChange w:id="366" w:author="Batra Yogesh (EXT)" w:date="2018-04-13T12:49:00Z">
                  <w:rPr>
                    <w:rFonts w:ascii="Calibri" w:hAnsi="Calibri"/>
                    <w:sz w:val="20"/>
                    <w:szCs w:val="20"/>
                  </w:rPr>
                </w:rPrChange>
              </w:rPr>
              <w:t xml:space="preserve">Open up </w:t>
            </w:r>
            <w:r w:rsidRPr="002C70F0">
              <w:rPr>
                <w:rFonts w:cs="Arial"/>
                <w:b/>
                <w:i/>
                <w:sz w:val="20"/>
                <w:szCs w:val="20"/>
                <w:rPrChange w:id="367" w:author="Batra Yogesh (EXT)" w:date="2018-04-13T12:49:00Z">
                  <w:rPr>
                    <w:rFonts w:ascii="Calibri" w:hAnsi="Calibri"/>
                    <w:b/>
                    <w:i/>
                    <w:sz w:val="20"/>
                    <w:szCs w:val="20"/>
                  </w:rPr>
                </w:rPrChange>
              </w:rPr>
              <w:t xml:space="preserve">Role Maintenance </w:t>
            </w:r>
            <w:r w:rsidRPr="002C70F0">
              <w:rPr>
                <w:rFonts w:cs="Arial"/>
                <w:sz w:val="20"/>
                <w:szCs w:val="20"/>
                <w:rPrChange w:id="368" w:author="Batra Yogesh (EXT)" w:date="2018-04-13T12:49:00Z">
                  <w:rPr>
                    <w:rFonts w:ascii="Calibri" w:hAnsi="Calibri"/>
                    <w:sz w:val="20"/>
                    <w:szCs w:val="20"/>
                  </w:rPr>
                </w:rPrChange>
              </w:rPr>
              <w:t>Screen</w:t>
            </w:r>
          </w:p>
          <w:p w14:paraId="0BAA3809" w14:textId="204BCA77" w:rsidR="00435F17" w:rsidRPr="002C70F0" w:rsidRDefault="00435F17" w:rsidP="00435F17">
            <w:pPr>
              <w:pStyle w:val="TableText"/>
              <w:keepNext/>
              <w:keepLines/>
              <w:rPr>
                <w:rFonts w:cs="Arial"/>
                <w:i/>
                <w:sz w:val="20"/>
                <w:szCs w:val="20"/>
              </w:rPr>
            </w:pPr>
            <w:r w:rsidRPr="002C70F0">
              <w:rPr>
                <w:rFonts w:cs="Arial"/>
                <w:i/>
                <w:sz w:val="20"/>
                <w:szCs w:val="20"/>
                <w:rPrChange w:id="369" w:author="Batra Yogesh (EXT)" w:date="2018-04-13T12:49:00Z">
                  <w:rPr>
                    <w:rFonts w:ascii="Calibri" w:hAnsi="Calibri"/>
                    <w:i/>
                    <w:sz w:val="20"/>
                    <w:szCs w:val="20"/>
                  </w:rPr>
                </w:rPrChange>
              </w:rPr>
              <w:t xml:space="preserve">Administration </w:t>
            </w:r>
            <w:r w:rsidRPr="002C70F0">
              <w:rPr>
                <w:rFonts w:cs="Arial"/>
                <w:i/>
                <w:sz w:val="20"/>
                <w:szCs w:val="20"/>
                <w:rPrChange w:id="370" w:author="Batra Yogesh (EXT)" w:date="2018-04-13T12:49:00Z">
                  <w:rPr>
                    <w:rFonts w:ascii="Calibri" w:hAnsi="Calibri"/>
                    <w:i/>
                    <w:sz w:val="20"/>
                    <w:szCs w:val="20"/>
                  </w:rPr>
                </w:rPrChange>
              </w:rPr>
              <w:sym w:font="Wingdings" w:char="F0E0"/>
            </w:r>
            <w:r w:rsidRPr="002C70F0">
              <w:rPr>
                <w:rFonts w:cs="Arial"/>
                <w:i/>
                <w:sz w:val="20"/>
                <w:szCs w:val="20"/>
                <w:rPrChange w:id="371" w:author="Batra Yogesh (EXT)" w:date="2018-04-13T12:49:00Z">
                  <w:rPr>
                    <w:rFonts w:ascii="Calibri" w:hAnsi="Calibri"/>
                    <w:i/>
                    <w:sz w:val="20"/>
                    <w:szCs w:val="20"/>
                  </w:rPr>
                </w:rPrChange>
              </w:rPr>
              <w:t xml:space="preserve"> Access </w:t>
            </w:r>
            <w:r w:rsidRPr="002C70F0">
              <w:rPr>
                <w:rFonts w:cs="Arial"/>
                <w:i/>
                <w:noProof/>
                <w:sz w:val="20"/>
                <w:szCs w:val="20"/>
                <w:rPrChange w:id="372" w:author="Batra Yogesh (EXT)" w:date="2018-04-13T12:49:00Z">
                  <w:rPr>
                    <w:rFonts w:ascii="Calibri" w:hAnsi="Calibri"/>
                    <w:i/>
                    <w:noProof/>
                    <w:sz w:val="20"/>
                    <w:szCs w:val="20"/>
                  </w:rPr>
                </w:rPrChange>
              </w:rPr>
              <w:sym w:font="Wingdings" w:char="F0E0"/>
            </w:r>
            <w:r w:rsidRPr="002C70F0">
              <w:rPr>
                <w:rFonts w:cs="Arial"/>
                <w:i/>
                <w:sz w:val="20"/>
                <w:szCs w:val="20"/>
                <w:rPrChange w:id="373" w:author="Batra Yogesh (EXT)" w:date="2018-04-13T12:49:00Z">
                  <w:rPr>
                    <w:rFonts w:ascii="Calibri" w:hAnsi="Calibri"/>
                    <w:i/>
                    <w:sz w:val="20"/>
                    <w:szCs w:val="20"/>
                  </w:rPr>
                </w:rPrChange>
              </w:rPr>
              <w:t xml:space="preserve"> Role Maintenance</w:t>
            </w:r>
          </w:p>
        </w:tc>
        <w:tc>
          <w:tcPr>
            <w:tcW w:w="1667" w:type="pct"/>
            <w:tcPrChange w:id="374" w:author="Shah Ashay" w:date="2018-04-16T16:41:00Z">
              <w:tcPr>
                <w:tcW w:w="2700" w:type="dxa"/>
              </w:tcPr>
            </w:tcPrChange>
          </w:tcPr>
          <w:p w14:paraId="0BAA380A" w14:textId="16A2F68C" w:rsidR="00435F17" w:rsidRPr="002C70F0" w:rsidRDefault="00435F17" w:rsidP="00435F17">
            <w:pPr>
              <w:keepNext/>
              <w:keepLines/>
              <w:spacing w:after="120"/>
              <w:rPr>
                <w:rFonts w:cs="Arial"/>
                <w:sz w:val="20"/>
                <w:szCs w:val="20"/>
              </w:rPr>
            </w:pPr>
            <w:r w:rsidRPr="002C70F0">
              <w:rPr>
                <w:rFonts w:cs="Arial"/>
                <w:sz w:val="20"/>
                <w:szCs w:val="20"/>
                <w:rPrChange w:id="375" w:author="Batra Yogesh (EXT)" w:date="2018-04-13T12:49:00Z">
                  <w:rPr>
                    <w:rFonts w:ascii="Calibri" w:hAnsi="Calibri"/>
                    <w:sz w:val="20"/>
                    <w:szCs w:val="20"/>
                  </w:rPr>
                </w:rPrChange>
              </w:rPr>
              <w:t>Role list is displayed on screen</w:t>
            </w:r>
          </w:p>
        </w:tc>
        <w:tc>
          <w:tcPr>
            <w:tcW w:w="721" w:type="pct"/>
            <w:tcPrChange w:id="376" w:author="Shah Ashay" w:date="2018-04-16T16:41:00Z">
              <w:tcPr>
                <w:tcW w:w="1170" w:type="dxa"/>
              </w:tcPr>
            </w:tcPrChange>
          </w:tcPr>
          <w:p w14:paraId="0BAA380B" w14:textId="77777777" w:rsidR="00435F17" w:rsidRPr="002C70F0" w:rsidRDefault="00435F17" w:rsidP="00435F17">
            <w:pPr>
              <w:keepNext/>
              <w:keepLines/>
              <w:rPr>
                <w:rFonts w:cs="Arial"/>
                <w:sz w:val="20"/>
              </w:rPr>
            </w:pPr>
          </w:p>
        </w:tc>
      </w:tr>
      <w:tr w:rsidR="00435F17" w:rsidRPr="002C70F0" w14:paraId="0BAA3816" w14:textId="77777777" w:rsidTr="00A33A98">
        <w:trPr>
          <w:cantSplit/>
          <w:trPrChange w:id="377" w:author="Shah Ashay" w:date="2018-04-16T16:41:00Z">
            <w:trPr>
              <w:cantSplit/>
            </w:trPr>
          </w:trPrChange>
        </w:trPr>
        <w:tc>
          <w:tcPr>
            <w:tcW w:w="382" w:type="pct"/>
            <w:shd w:val="clear" w:color="auto" w:fill="C6D9F1" w:themeFill="text2" w:themeFillTint="33"/>
            <w:tcPrChange w:id="378" w:author="Shah Ashay" w:date="2018-04-16T16:41:00Z">
              <w:tcPr>
                <w:tcW w:w="900" w:type="dxa"/>
                <w:shd w:val="clear" w:color="auto" w:fill="C6D9F1" w:themeFill="text2" w:themeFillTint="33"/>
              </w:tcPr>
            </w:tcPrChange>
          </w:tcPr>
          <w:p w14:paraId="0BAA3812" w14:textId="431CA73F" w:rsidR="00435F17" w:rsidRPr="002C70F0" w:rsidRDefault="00435F17" w:rsidP="00435F17">
            <w:pPr>
              <w:pStyle w:val="TableText"/>
              <w:keepNext/>
              <w:keepLines/>
              <w:numPr>
                <w:ilvl w:val="0"/>
                <w:numId w:val="11"/>
              </w:numPr>
              <w:jc w:val="center"/>
              <w:rPr>
                <w:rFonts w:cs="Arial"/>
                <w:color w:val="000000"/>
                <w:sz w:val="20"/>
              </w:rPr>
            </w:pPr>
          </w:p>
        </w:tc>
        <w:tc>
          <w:tcPr>
            <w:tcW w:w="2230" w:type="pct"/>
            <w:tcPrChange w:id="379" w:author="Shah Ashay" w:date="2018-04-16T16:41:00Z">
              <w:tcPr>
                <w:tcW w:w="3330" w:type="dxa"/>
              </w:tcPr>
            </w:tcPrChange>
          </w:tcPr>
          <w:p w14:paraId="0BAA3813" w14:textId="04D91EFF" w:rsidR="00435F17" w:rsidRPr="002C70F0" w:rsidRDefault="00435F17" w:rsidP="00435F17">
            <w:pPr>
              <w:pStyle w:val="TableText"/>
              <w:keepNext/>
              <w:keepLines/>
              <w:tabs>
                <w:tab w:val="left" w:pos="2490"/>
              </w:tabs>
              <w:spacing w:after="0"/>
              <w:rPr>
                <w:rFonts w:cs="Arial"/>
                <w:sz w:val="20"/>
                <w:szCs w:val="20"/>
              </w:rPr>
            </w:pPr>
            <w:r w:rsidRPr="002C70F0">
              <w:rPr>
                <w:rFonts w:cs="Arial"/>
                <w:sz w:val="20"/>
                <w:szCs w:val="20"/>
                <w:rPrChange w:id="380" w:author="Batra Yogesh (EXT)" w:date="2018-04-13T12:49:00Z">
                  <w:rPr>
                    <w:rFonts w:ascii="Calibri" w:hAnsi="Calibri"/>
                    <w:sz w:val="20"/>
                    <w:szCs w:val="20"/>
                  </w:rPr>
                </w:rPrChange>
              </w:rPr>
              <w:t>Select role from list that needs to be edited</w:t>
            </w:r>
          </w:p>
        </w:tc>
        <w:tc>
          <w:tcPr>
            <w:tcW w:w="1667" w:type="pct"/>
            <w:tcPrChange w:id="381" w:author="Shah Ashay" w:date="2018-04-16T16:41:00Z">
              <w:tcPr>
                <w:tcW w:w="2700" w:type="dxa"/>
              </w:tcPr>
            </w:tcPrChange>
          </w:tcPr>
          <w:p w14:paraId="0BAA3814" w14:textId="1886D0B7" w:rsidR="00435F17" w:rsidRPr="002C70F0" w:rsidRDefault="00435F17" w:rsidP="00435F17">
            <w:pPr>
              <w:keepNext/>
              <w:keepLines/>
              <w:rPr>
                <w:rFonts w:cs="Arial"/>
                <w:sz w:val="20"/>
                <w:szCs w:val="20"/>
              </w:rPr>
            </w:pPr>
            <w:r w:rsidRPr="002C70F0">
              <w:rPr>
                <w:rFonts w:cs="Arial"/>
                <w:sz w:val="20"/>
                <w:szCs w:val="20"/>
                <w:rPrChange w:id="382" w:author="Batra Yogesh (EXT)" w:date="2018-04-13T12:49:00Z">
                  <w:rPr>
                    <w:rFonts w:ascii="Calibri" w:hAnsi="Calibri"/>
                    <w:sz w:val="20"/>
                    <w:szCs w:val="20"/>
                  </w:rPr>
                </w:rPrChange>
              </w:rPr>
              <w:t>Role information is highlighted</w:t>
            </w:r>
          </w:p>
        </w:tc>
        <w:tc>
          <w:tcPr>
            <w:tcW w:w="721" w:type="pct"/>
            <w:tcPrChange w:id="383" w:author="Shah Ashay" w:date="2018-04-16T16:41:00Z">
              <w:tcPr>
                <w:tcW w:w="1170" w:type="dxa"/>
              </w:tcPr>
            </w:tcPrChange>
          </w:tcPr>
          <w:p w14:paraId="0BAA3815" w14:textId="0603A197" w:rsidR="00435F17" w:rsidRPr="002C70F0" w:rsidRDefault="00435F17" w:rsidP="00435F17">
            <w:pPr>
              <w:keepNext/>
              <w:keepLines/>
              <w:rPr>
                <w:rFonts w:cs="Arial"/>
                <w:sz w:val="20"/>
              </w:rPr>
            </w:pPr>
          </w:p>
        </w:tc>
      </w:tr>
      <w:tr w:rsidR="00435F17" w:rsidRPr="002C70F0" w14:paraId="0BAA381B" w14:textId="77777777" w:rsidTr="00A33A98">
        <w:trPr>
          <w:cantSplit/>
          <w:trPrChange w:id="384" w:author="Shah Ashay" w:date="2018-04-16T16:41:00Z">
            <w:trPr>
              <w:cantSplit/>
            </w:trPr>
          </w:trPrChange>
        </w:trPr>
        <w:tc>
          <w:tcPr>
            <w:tcW w:w="382" w:type="pct"/>
            <w:shd w:val="clear" w:color="auto" w:fill="C6D9F1" w:themeFill="text2" w:themeFillTint="33"/>
            <w:tcPrChange w:id="385" w:author="Shah Ashay" w:date="2018-04-16T16:41:00Z">
              <w:tcPr>
                <w:tcW w:w="900" w:type="dxa"/>
                <w:shd w:val="clear" w:color="auto" w:fill="C6D9F1" w:themeFill="text2" w:themeFillTint="33"/>
              </w:tcPr>
            </w:tcPrChange>
          </w:tcPr>
          <w:p w14:paraId="0BAA3817" w14:textId="5E26BE51" w:rsidR="00435F17" w:rsidRPr="002C70F0" w:rsidRDefault="00435F17" w:rsidP="00435F17">
            <w:pPr>
              <w:pStyle w:val="TableText"/>
              <w:keepNext/>
              <w:keepLines/>
              <w:numPr>
                <w:ilvl w:val="0"/>
                <w:numId w:val="11"/>
              </w:numPr>
              <w:jc w:val="center"/>
              <w:rPr>
                <w:rFonts w:cs="Arial"/>
                <w:color w:val="000000"/>
                <w:sz w:val="20"/>
              </w:rPr>
            </w:pPr>
          </w:p>
        </w:tc>
        <w:tc>
          <w:tcPr>
            <w:tcW w:w="2230" w:type="pct"/>
            <w:tcPrChange w:id="386" w:author="Shah Ashay" w:date="2018-04-16T16:41:00Z">
              <w:tcPr>
                <w:tcW w:w="3330" w:type="dxa"/>
              </w:tcPr>
            </w:tcPrChange>
          </w:tcPr>
          <w:p w14:paraId="0BAA3818" w14:textId="0701B92D" w:rsidR="00435F17" w:rsidRPr="002C70F0" w:rsidRDefault="00435F17" w:rsidP="00435F17">
            <w:pPr>
              <w:pStyle w:val="TableText"/>
              <w:keepNext/>
              <w:keepLines/>
              <w:rPr>
                <w:rFonts w:cs="Arial"/>
                <w:sz w:val="20"/>
                <w:szCs w:val="20"/>
              </w:rPr>
            </w:pPr>
            <w:r w:rsidRPr="002C70F0">
              <w:rPr>
                <w:rFonts w:cs="Arial"/>
                <w:sz w:val="20"/>
                <w:szCs w:val="20"/>
                <w:rPrChange w:id="387" w:author="Batra Yogesh (EXT)" w:date="2018-04-13T12:49:00Z">
                  <w:rPr>
                    <w:rFonts w:ascii="Calibri" w:hAnsi="Calibri"/>
                    <w:sz w:val="20"/>
                    <w:szCs w:val="20"/>
                  </w:rPr>
                </w:rPrChange>
              </w:rPr>
              <w:t>Edit role information</w:t>
            </w:r>
          </w:p>
        </w:tc>
        <w:tc>
          <w:tcPr>
            <w:tcW w:w="1667" w:type="pct"/>
            <w:tcPrChange w:id="388" w:author="Shah Ashay" w:date="2018-04-16T16:41:00Z">
              <w:tcPr>
                <w:tcW w:w="2700" w:type="dxa"/>
              </w:tcPr>
            </w:tcPrChange>
          </w:tcPr>
          <w:p w14:paraId="0BAA3819" w14:textId="6829ABC4" w:rsidR="00435F17" w:rsidRPr="002C70F0" w:rsidRDefault="00435F17" w:rsidP="00435F17">
            <w:pPr>
              <w:keepNext/>
              <w:keepLines/>
              <w:rPr>
                <w:rFonts w:cs="Arial"/>
                <w:sz w:val="20"/>
                <w:szCs w:val="20"/>
              </w:rPr>
            </w:pPr>
            <w:r w:rsidRPr="002C70F0">
              <w:rPr>
                <w:rFonts w:cs="Arial"/>
                <w:sz w:val="20"/>
                <w:szCs w:val="20"/>
                <w:rPrChange w:id="389" w:author="Batra Yogesh (EXT)" w:date="2018-04-13T12:49:00Z">
                  <w:rPr>
                    <w:rFonts w:ascii="Calibri" w:hAnsi="Calibri"/>
                    <w:sz w:val="20"/>
                    <w:szCs w:val="20"/>
                  </w:rPr>
                </w:rPrChange>
              </w:rPr>
              <w:t>New role information is displayed in entry</w:t>
            </w:r>
          </w:p>
        </w:tc>
        <w:tc>
          <w:tcPr>
            <w:tcW w:w="721" w:type="pct"/>
            <w:tcPrChange w:id="390" w:author="Shah Ashay" w:date="2018-04-16T16:41:00Z">
              <w:tcPr>
                <w:tcW w:w="1170" w:type="dxa"/>
              </w:tcPr>
            </w:tcPrChange>
          </w:tcPr>
          <w:p w14:paraId="0BAA381A" w14:textId="77777777" w:rsidR="00435F17" w:rsidRPr="002C70F0" w:rsidRDefault="00435F17" w:rsidP="00435F17">
            <w:pPr>
              <w:keepNext/>
              <w:keepLines/>
              <w:rPr>
                <w:rFonts w:cs="Arial"/>
                <w:sz w:val="20"/>
              </w:rPr>
            </w:pPr>
          </w:p>
        </w:tc>
      </w:tr>
      <w:tr w:rsidR="00435F17" w:rsidRPr="002C70F0" w14:paraId="0BAA3820" w14:textId="77777777" w:rsidTr="00A33A98">
        <w:trPr>
          <w:cantSplit/>
          <w:trPrChange w:id="391" w:author="Shah Ashay" w:date="2018-04-16T16:41:00Z">
            <w:trPr>
              <w:cantSplit/>
            </w:trPr>
          </w:trPrChange>
        </w:trPr>
        <w:tc>
          <w:tcPr>
            <w:tcW w:w="382" w:type="pct"/>
            <w:shd w:val="clear" w:color="auto" w:fill="C6D9F1" w:themeFill="text2" w:themeFillTint="33"/>
            <w:tcPrChange w:id="392" w:author="Shah Ashay" w:date="2018-04-16T16:41:00Z">
              <w:tcPr>
                <w:tcW w:w="900" w:type="dxa"/>
                <w:shd w:val="clear" w:color="auto" w:fill="C6D9F1" w:themeFill="text2" w:themeFillTint="33"/>
              </w:tcPr>
            </w:tcPrChange>
          </w:tcPr>
          <w:p w14:paraId="0BAA381C" w14:textId="311E2328" w:rsidR="00435F17" w:rsidRPr="002C70F0" w:rsidRDefault="00435F17" w:rsidP="00435F17">
            <w:pPr>
              <w:pStyle w:val="TableText"/>
              <w:keepNext/>
              <w:keepLines/>
              <w:numPr>
                <w:ilvl w:val="0"/>
                <w:numId w:val="11"/>
              </w:numPr>
              <w:jc w:val="center"/>
              <w:rPr>
                <w:rFonts w:cs="Arial"/>
                <w:color w:val="000000"/>
                <w:sz w:val="20"/>
              </w:rPr>
            </w:pPr>
          </w:p>
        </w:tc>
        <w:tc>
          <w:tcPr>
            <w:tcW w:w="2230" w:type="pct"/>
            <w:tcBorders>
              <w:bottom w:val="single" w:sz="4" w:space="0" w:color="auto"/>
            </w:tcBorders>
            <w:tcPrChange w:id="393" w:author="Shah Ashay" w:date="2018-04-16T16:41:00Z">
              <w:tcPr>
                <w:tcW w:w="3330" w:type="dxa"/>
                <w:tcBorders>
                  <w:bottom w:val="single" w:sz="4" w:space="0" w:color="auto"/>
                </w:tcBorders>
              </w:tcPr>
            </w:tcPrChange>
          </w:tcPr>
          <w:p w14:paraId="0BAA381D" w14:textId="21AF75CA" w:rsidR="00435F17" w:rsidRPr="002C70F0" w:rsidRDefault="00435F17" w:rsidP="00435F17">
            <w:pPr>
              <w:pStyle w:val="TableText"/>
              <w:keepNext/>
              <w:keepLines/>
              <w:rPr>
                <w:rFonts w:cs="Arial"/>
                <w:sz w:val="20"/>
                <w:szCs w:val="20"/>
              </w:rPr>
            </w:pPr>
            <w:r w:rsidRPr="002C70F0">
              <w:rPr>
                <w:rFonts w:cs="Arial"/>
                <w:sz w:val="20"/>
                <w:szCs w:val="20"/>
                <w:rPrChange w:id="394" w:author="Batra Yogesh (EXT)" w:date="2018-04-13T12:49:00Z">
                  <w:rPr>
                    <w:rFonts w:ascii="Calibri" w:hAnsi="Calibri"/>
                    <w:sz w:val="20"/>
                    <w:szCs w:val="20"/>
                  </w:rPr>
                </w:rPrChange>
              </w:rPr>
              <w:t xml:space="preserve">Click the </w:t>
            </w:r>
            <w:r w:rsidRPr="002C70F0">
              <w:rPr>
                <w:rFonts w:cs="Arial"/>
                <w:b/>
                <w:i/>
                <w:sz w:val="20"/>
                <w:szCs w:val="20"/>
                <w:rPrChange w:id="395" w:author="Batra Yogesh (EXT)" w:date="2018-04-13T12:49:00Z">
                  <w:rPr>
                    <w:rFonts w:ascii="Calibri" w:hAnsi="Calibri"/>
                    <w:b/>
                    <w:i/>
                    <w:sz w:val="20"/>
                    <w:szCs w:val="20"/>
                  </w:rPr>
                </w:rPrChange>
              </w:rPr>
              <w:t>Save</w:t>
            </w:r>
            <w:r w:rsidRPr="002C70F0">
              <w:rPr>
                <w:rFonts w:cs="Arial"/>
                <w:sz w:val="20"/>
                <w:szCs w:val="20"/>
                <w:rPrChange w:id="396" w:author="Batra Yogesh (EXT)" w:date="2018-04-13T12:49:00Z">
                  <w:rPr>
                    <w:rFonts w:ascii="Calibri" w:hAnsi="Calibri"/>
                    <w:sz w:val="20"/>
                    <w:szCs w:val="20"/>
                  </w:rPr>
                </w:rPrChange>
              </w:rPr>
              <w:t xml:space="preserve"> icon</w:t>
            </w:r>
          </w:p>
        </w:tc>
        <w:tc>
          <w:tcPr>
            <w:tcW w:w="1667" w:type="pct"/>
            <w:tcBorders>
              <w:bottom w:val="single" w:sz="4" w:space="0" w:color="auto"/>
            </w:tcBorders>
            <w:tcPrChange w:id="397" w:author="Shah Ashay" w:date="2018-04-16T16:41:00Z">
              <w:tcPr>
                <w:tcW w:w="2700" w:type="dxa"/>
                <w:tcBorders>
                  <w:bottom w:val="single" w:sz="4" w:space="0" w:color="auto"/>
                </w:tcBorders>
              </w:tcPr>
            </w:tcPrChange>
          </w:tcPr>
          <w:p w14:paraId="63469C53" w14:textId="77777777" w:rsidR="00435F17" w:rsidRPr="002C70F0" w:rsidRDefault="00435F17" w:rsidP="00435F17">
            <w:pPr>
              <w:keepNext/>
              <w:keepLines/>
              <w:rPr>
                <w:rFonts w:cs="Arial"/>
                <w:sz w:val="20"/>
                <w:szCs w:val="20"/>
                <w:rPrChange w:id="398" w:author="Batra Yogesh (EXT)" w:date="2018-04-13T12:49:00Z">
                  <w:rPr>
                    <w:rFonts w:ascii="Calibri" w:hAnsi="Calibri"/>
                    <w:sz w:val="20"/>
                    <w:szCs w:val="20"/>
                  </w:rPr>
                </w:rPrChange>
              </w:rPr>
            </w:pPr>
            <w:r w:rsidRPr="002C70F0">
              <w:rPr>
                <w:rFonts w:cs="Arial"/>
                <w:sz w:val="20"/>
                <w:szCs w:val="20"/>
                <w:rPrChange w:id="399" w:author="Batra Yogesh (EXT)" w:date="2018-04-13T12:49:00Z">
                  <w:rPr>
                    <w:rFonts w:ascii="Calibri" w:hAnsi="Calibri"/>
                    <w:sz w:val="20"/>
                    <w:szCs w:val="20"/>
                  </w:rPr>
                </w:rPrChange>
              </w:rPr>
              <w:t xml:space="preserve">Entry is saved </w:t>
            </w:r>
          </w:p>
          <w:p w14:paraId="0BAA381E" w14:textId="6760E704" w:rsidR="00435F17" w:rsidRPr="002C70F0" w:rsidRDefault="00435F17" w:rsidP="00435F17">
            <w:pPr>
              <w:keepNext/>
              <w:keepLines/>
              <w:rPr>
                <w:rFonts w:cs="Arial"/>
                <w:sz w:val="20"/>
                <w:szCs w:val="20"/>
              </w:rPr>
            </w:pPr>
          </w:p>
        </w:tc>
        <w:tc>
          <w:tcPr>
            <w:tcW w:w="721" w:type="pct"/>
            <w:tcBorders>
              <w:bottom w:val="single" w:sz="4" w:space="0" w:color="auto"/>
            </w:tcBorders>
            <w:tcPrChange w:id="400" w:author="Shah Ashay" w:date="2018-04-16T16:41:00Z">
              <w:tcPr>
                <w:tcW w:w="1170" w:type="dxa"/>
                <w:tcBorders>
                  <w:bottom w:val="single" w:sz="4" w:space="0" w:color="auto"/>
                </w:tcBorders>
              </w:tcPr>
            </w:tcPrChange>
          </w:tcPr>
          <w:p w14:paraId="0BAA381F" w14:textId="77777777" w:rsidR="00435F17" w:rsidRPr="002C70F0" w:rsidRDefault="00435F17" w:rsidP="00435F17">
            <w:pPr>
              <w:keepNext/>
              <w:keepLines/>
              <w:rPr>
                <w:rFonts w:cs="Arial"/>
                <w:sz w:val="20"/>
              </w:rPr>
            </w:pPr>
          </w:p>
        </w:tc>
      </w:tr>
      <w:tr w:rsidR="00435F17" w:rsidRPr="002C70F0" w14:paraId="0BAA3825" w14:textId="77777777" w:rsidTr="00A33A98">
        <w:trPr>
          <w:cantSplit/>
          <w:trPrChange w:id="401" w:author="Shah Ashay" w:date="2018-04-16T16:41:00Z">
            <w:trPr>
              <w:cantSplit/>
            </w:trPr>
          </w:trPrChange>
        </w:trPr>
        <w:tc>
          <w:tcPr>
            <w:tcW w:w="382" w:type="pct"/>
            <w:shd w:val="clear" w:color="auto" w:fill="C6D9F1" w:themeFill="text2" w:themeFillTint="33"/>
            <w:tcPrChange w:id="402" w:author="Shah Ashay" w:date="2018-04-16T16:41:00Z">
              <w:tcPr>
                <w:tcW w:w="900" w:type="dxa"/>
                <w:shd w:val="clear" w:color="auto" w:fill="C6D9F1" w:themeFill="text2" w:themeFillTint="33"/>
              </w:tcPr>
            </w:tcPrChange>
          </w:tcPr>
          <w:p w14:paraId="0BAA3821" w14:textId="77777777" w:rsidR="00435F17" w:rsidRPr="002C70F0" w:rsidRDefault="00435F17" w:rsidP="00435F17">
            <w:pPr>
              <w:pStyle w:val="TableText"/>
              <w:keepNext/>
              <w:keepLines/>
              <w:jc w:val="center"/>
              <w:rPr>
                <w:rFonts w:cs="Arial"/>
                <w:sz w:val="20"/>
              </w:rPr>
            </w:pPr>
          </w:p>
        </w:tc>
        <w:tc>
          <w:tcPr>
            <w:tcW w:w="2230" w:type="pct"/>
            <w:shd w:val="clear" w:color="auto" w:fill="C6D9F1" w:themeFill="text2" w:themeFillTint="33"/>
            <w:tcPrChange w:id="403" w:author="Shah Ashay" w:date="2018-04-16T16:41:00Z">
              <w:tcPr>
                <w:tcW w:w="3330" w:type="dxa"/>
                <w:shd w:val="clear" w:color="auto" w:fill="C6D9F1" w:themeFill="text2" w:themeFillTint="33"/>
              </w:tcPr>
            </w:tcPrChange>
          </w:tcPr>
          <w:p w14:paraId="0BAA3822" w14:textId="1F7D5FDF" w:rsidR="00435F17" w:rsidRPr="002C70F0" w:rsidRDefault="00435F17" w:rsidP="00435F17">
            <w:pPr>
              <w:pStyle w:val="TableText"/>
              <w:rPr>
                <w:rFonts w:cs="Arial"/>
                <w:sz w:val="20"/>
                <w:rPrChange w:id="404" w:author="Batra Yogesh (EXT)" w:date="2018-04-13T12:49:00Z">
                  <w:rPr>
                    <w:rFonts w:asciiTheme="minorHAnsi" w:hAnsiTheme="minorHAnsi"/>
                    <w:sz w:val="20"/>
                  </w:rPr>
                </w:rPrChange>
              </w:rPr>
            </w:pPr>
            <w:r w:rsidRPr="002C70F0">
              <w:rPr>
                <w:rFonts w:cs="Arial"/>
                <w:sz w:val="20"/>
                <w:rPrChange w:id="405" w:author="Batra Yogesh (EXT)" w:date="2018-04-13T12:49:00Z">
                  <w:rPr>
                    <w:rFonts w:asciiTheme="minorHAnsi" w:hAnsiTheme="minorHAnsi"/>
                    <w:sz w:val="20"/>
                  </w:rPr>
                </w:rPrChange>
              </w:rPr>
              <w:t>END OF USE CASE</w:t>
            </w:r>
          </w:p>
        </w:tc>
        <w:tc>
          <w:tcPr>
            <w:tcW w:w="1667" w:type="pct"/>
            <w:shd w:val="clear" w:color="auto" w:fill="C6D9F1" w:themeFill="text2" w:themeFillTint="33"/>
            <w:tcPrChange w:id="406" w:author="Shah Ashay" w:date="2018-04-16T16:41:00Z">
              <w:tcPr>
                <w:tcW w:w="2700" w:type="dxa"/>
                <w:shd w:val="clear" w:color="auto" w:fill="C6D9F1" w:themeFill="text2" w:themeFillTint="33"/>
              </w:tcPr>
            </w:tcPrChange>
          </w:tcPr>
          <w:p w14:paraId="0BAA3823" w14:textId="77777777" w:rsidR="00435F17" w:rsidRPr="002C70F0" w:rsidRDefault="00435F17" w:rsidP="00435F17">
            <w:pPr>
              <w:keepNext/>
              <w:keepLines/>
              <w:rPr>
                <w:rFonts w:cs="Arial"/>
                <w:sz w:val="20"/>
              </w:rPr>
            </w:pPr>
          </w:p>
        </w:tc>
        <w:tc>
          <w:tcPr>
            <w:tcW w:w="721" w:type="pct"/>
            <w:shd w:val="clear" w:color="auto" w:fill="C6D9F1" w:themeFill="text2" w:themeFillTint="33"/>
            <w:tcPrChange w:id="407" w:author="Shah Ashay" w:date="2018-04-16T16:41:00Z">
              <w:tcPr>
                <w:tcW w:w="1170" w:type="dxa"/>
                <w:shd w:val="clear" w:color="auto" w:fill="C6D9F1" w:themeFill="text2" w:themeFillTint="33"/>
              </w:tcPr>
            </w:tcPrChange>
          </w:tcPr>
          <w:p w14:paraId="0BAA3824" w14:textId="77777777" w:rsidR="00435F17" w:rsidRPr="002C70F0" w:rsidRDefault="00435F17" w:rsidP="00435F17">
            <w:pPr>
              <w:keepNext/>
              <w:keepLines/>
              <w:rPr>
                <w:rFonts w:cs="Arial"/>
                <w:sz w:val="20"/>
              </w:rPr>
            </w:pPr>
          </w:p>
        </w:tc>
      </w:tr>
    </w:tbl>
    <w:p w14:paraId="0BAA3826" w14:textId="420BD810" w:rsidR="00C13B91" w:rsidRPr="002C70F0" w:rsidRDefault="00C13B91" w:rsidP="009601B2">
      <w:pPr>
        <w:rPr>
          <w:rFonts w:cs="Arial"/>
          <w:b/>
          <w:iCs/>
          <w:sz w:val="20"/>
          <w:szCs w:val="28"/>
        </w:rPr>
      </w:pPr>
    </w:p>
    <w:p w14:paraId="77DABA0D" w14:textId="2586A477" w:rsidR="00450256" w:rsidRPr="002C70F0" w:rsidRDefault="00450256" w:rsidP="00435F17">
      <w:pPr>
        <w:pStyle w:val="Heading2"/>
      </w:pPr>
      <w:bookmarkStart w:id="408" w:name="_Toc502071808"/>
      <w:r w:rsidRPr="002C70F0">
        <w:t xml:space="preserve">Alternate Flow A2: </w:t>
      </w:r>
      <w:r w:rsidR="00435F17" w:rsidRPr="002C70F0">
        <w:rPr>
          <w:rPrChange w:id="409" w:author="Batra Yogesh (EXT)" w:date="2018-04-13T12:49:00Z">
            <w:rPr>
              <w:rFonts w:ascii="Calibri" w:hAnsi="Calibri"/>
            </w:rPr>
          </w:rPrChange>
        </w:rPr>
        <w:t>Edit role object details</w:t>
      </w:r>
      <w:bookmarkEnd w:id="408"/>
    </w:p>
    <w:p w14:paraId="48AA833B" w14:textId="77777777" w:rsidR="00435F17" w:rsidRPr="002C70F0" w:rsidRDefault="00435F17" w:rsidP="00435F17">
      <w:pPr>
        <w:rPr>
          <w:rFonts w:cs="Arial"/>
          <w:szCs w:val="22"/>
          <w:rPrChange w:id="410" w:author="Batra Yogesh (EXT)" w:date="2018-04-13T12:50:00Z">
            <w:rPr>
              <w:rFonts w:ascii="Calibri" w:hAnsi="Calibri"/>
              <w:sz w:val="20"/>
              <w:szCs w:val="20"/>
            </w:rPr>
          </w:rPrChange>
        </w:rPr>
      </w:pPr>
      <w:r w:rsidRPr="002C70F0">
        <w:rPr>
          <w:rFonts w:cs="Arial"/>
          <w:b/>
          <w:iCs/>
          <w:szCs w:val="22"/>
          <w:rPrChange w:id="411" w:author="Batra Yogesh (EXT)" w:date="2018-04-13T12:50:00Z">
            <w:rPr>
              <w:rFonts w:ascii="Calibri" w:hAnsi="Calibri" w:cs="Arial"/>
              <w:b/>
              <w:iCs/>
              <w:sz w:val="20"/>
              <w:szCs w:val="28"/>
            </w:rPr>
          </w:rPrChange>
        </w:rPr>
        <w:t>Details:</w:t>
      </w:r>
      <w:r w:rsidRPr="002C70F0">
        <w:rPr>
          <w:rFonts w:cs="Arial"/>
          <w:szCs w:val="22"/>
          <w:rPrChange w:id="412" w:author="Batra Yogesh (EXT)" w:date="2018-04-13T12:50:00Z">
            <w:rPr>
              <w:rFonts w:ascii="Calibri" w:hAnsi="Calibri"/>
              <w:sz w:val="20"/>
              <w:szCs w:val="20"/>
            </w:rPr>
          </w:rPrChange>
        </w:rPr>
        <w:t xml:space="preserve">  Once a user role has been setup, it may be necessary to later edit role object details.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413" w:author="Shah Ashay" w:date="2018-04-16T16:41: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715"/>
        <w:gridCol w:w="4170"/>
        <w:gridCol w:w="3117"/>
        <w:gridCol w:w="1348"/>
        <w:tblGridChange w:id="414">
          <w:tblGrid>
            <w:gridCol w:w="900"/>
            <w:gridCol w:w="3330"/>
            <w:gridCol w:w="2700"/>
            <w:gridCol w:w="1170"/>
          </w:tblGrid>
        </w:tblGridChange>
      </w:tblGrid>
      <w:tr w:rsidR="00450256" w:rsidRPr="00A33A98" w14:paraId="73D556A1" w14:textId="77777777" w:rsidTr="00A33A98">
        <w:trPr>
          <w:cantSplit/>
          <w:tblHeader/>
          <w:trPrChange w:id="415" w:author="Shah Ashay" w:date="2018-04-16T16:41:00Z">
            <w:trPr>
              <w:cantSplit/>
              <w:tblHeader/>
            </w:trPr>
          </w:trPrChange>
        </w:trPr>
        <w:tc>
          <w:tcPr>
            <w:tcW w:w="382" w:type="pct"/>
            <w:tcBorders>
              <w:bottom w:val="single" w:sz="4" w:space="0" w:color="auto"/>
            </w:tcBorders>
            <w:shd w:val="clear" w:color="auto" w:fill="3399FF"/>
            <w:tcPrChange w:id="416" w:author="Shah Ashay" w:date="2018-04-16T16:41:00Z">
              <w:tcPr>
                <w:tcW w:w="900" w:type="dxa"/>
                <w:tcBorders>
                  <w:bottom w:val="single" w:sz="4" w:space="0" w:color="auto"/>
                </w:tcBorders>
                <w:shd w:val="clear" w:color="auto" w:fill="3399FF"/>
              </w:tcPr>
            </w:tcPrChange>
          </w:tcPr>
          <w:p w14:paraId="101993AA" w14:textId="77777777" w:rsidR="00450256" w:rsidRPr="00A33A98" w:rsidRDefault="00450256" w:rsidP="00BD5CB3">
            <w:pPr>
              <w:pStyle w:val="ColumnHead"/>
              <w:keepNext/>
              <w:keepLines/>
              <w:rPr>
                <w:rFonts w:cs="Arial"/>
                <w:color w:val="FFFFFF" w:themeColor="background1"/>
                <w:sz w:val="20"/>
              </w:rPr>
            </w:pPr>
            <w:r w:rsidRPr="00A33A98">
              <w:rPr>
                <w:rFonts w:cs="Arial"/>
                <w:color w:val="FFFFFF" w:themeColor="background1"/>
                <w:sz w:val="20"/>
              </w:rPr>
              <w:t>Step</w:t>
            </w:r>
          </w:p>
        </w:tc>
        <w:tc>
          <w:tcPr>
            <w:tcW w:w="2230" w:type="pct"/>
            <w:shd w:val="clear" w:color="auto" w:fill="3399FF"/>
            <w:tcPrChange w:id="417" w:author="Shah Ashay" w:date="2018-04-16T16:41:00Z">
              <w:tcPr>
                <w:tcW w:w="3330" w:type="dxa"/>
                <w:shd w:val="clear" w:color="auto" w:fill="3399FF"/>
              </w:tcPr>
            </w:tcPrChange>
          </w:tcPr>
          <w:p w14:paraId="4042907D" w14:textId="77777777" w:rsidR="00450256" w:rsidRPr="00A33A98" w:rsidRDefault="00450256" w:rsidP="00BD5CB3">
            <w:pPr>
              <w:pStyle w:val="ColumnHead"/>
              <w:keepNext/>
              <w:keepLines/>
              <w:rPr>
                <w:rFonts w:cs="Arial"/>
                <w:color w:val="FFFFFF" w:themeColor="background1"/>
                <w:sz w:val="20"/>
              </w:rPr>
            </w:pPr>
            <w:r w:rsidRPr="00A33A98">
              <w:rPr>
                <w:rFonts w:cs="Arial"/>
                <w:color w:val="FFFFFF" w:themeColor="background1"/>
                <w:sz w:val="20"/>
              </w:rPr>
              <w:t>Actor Action</w:t>
            </w:r>
          </w:p>
        </w:tc>
        <w:tc>
          <w:tcPr>
            <w:tcW w:w="1667" w:type="pct"/>
            <w:shd w:val="clear" w:color="auto" w:fill="3399FF"/>
            <w:tcPrChange w:id="418" w:author="Shah Ashay" w:date="2018-04-16T16:41:00Z">
              <w:tcPr>
                <w:tcW w:w="2700" w:type="dxa"/>
                <w:shd w:val="clear" w:color="auto" w:fill="3399FF"/>
              </w:tcPr>
            </w:tcPrChange>
          </w:tcPr>
          <w:p w14:paraId="54ADD9EF" w14:textId="77777777" w:rsidR="00450256" w:rsidRPr="00A33A98" w:rsidRDefault="00450256" w:rsidP="00BD5CB3">
            <w:pPr>
              <w:pStyle w:val="ColumnHead"/>
              <w:keepNext/>
              <w:keepLines/>
              <w:rPr>
                <w:rFonts w:cs="Arial"/>
                <w:color w:val="FFFFFF" w:themeColor="background1"/>
                <w:sz w:val="20"/>
              </w:rPr>
            </w:pPr>
            <w:r w:rsidRPr="00A33A98">
              <w:rPr>
                <w:rFonts w:cs="Arial"/>
                <w:color w:val="FFFFFF" w:themeColor="background1"/>
                <w:sz w:val="20"/>
              </w:rPr>
              <w:t>System Response</w:t>
            </w:r>
          </w:p>
        </w:tc>
        <w:tc>
          <w:tcPr>
            <w:tcW w:w="721" w:type="pct"/>
            <w:shd w:val="clear" w:color="auto" w:fill="3399FF"/>
            <w:tcPrChange w:id="419" w:author="Shah Ashay" w:date="2018-04-16T16:41:00Z">
              <w:tcPr>
                <w:tcW w:w="1170" w:type="dxa"/>
                <w:shd w:val="clear" w:color="auto" w:fill="3399FF"/>
              </w:tcPr>
            </w:tcPrChange>
          </w:tcPr>
          <w:p w14:paraId="2C8E8D74" w14:textId="77777777" w:rsidR="00450256" w:rsidRPr="00A33A98" w:rsidRDefault="00450256" w:rsidP="00BD5CB3">
            <w:pPr>
              <w:pStyle w:val="ColumnHead"/>
              <w:keepNext/>
              <w:keepLines/>
              <w:rPr>
                <w:rFonts w:cs="Arial"/>
                <w:color w:val="FFFFFF" w:themeColor="background1"/>
                <w:sz w:val="20"/>
              </w:rPr>
            </w:pPr>
            <w:r w:rsidRPr="00A33A98">
              <w:rPr>
                <w:rFonts w:cs="Arial"/>
                <w:color w:val="FFFFFF" w:themeColor="background1"/>
                <w:sz w:val="20"/>
              </w:rPr>
              <w:t>Ref</w:t>
            </w:r>
          </w:p>
        </w:tc>
      </w:tr>
      <w:tr w:rsidR="00435F17" w:rsidRPr="00A33A98" w14:paraId="72A5EC0B" w14:textId="77777777" w:rsidTr="00A33A98">
        <w:trPr>
          <w:cantSplit/>
          <w:trPrChange w:id="420" w:author="Shah Ashay" w:date="2018-04-16T16:41:00Z">
            <w:trPr>
              <w:cantSplit/>
            </w:trPr>
          </w:trPrChange>
        </w:trPr>
        <w:tc>
          <w:tcPr>
            <w:tcW w:w="382" w:type="pct"/>
            <w:shd w:val="clear" w:color="auto" w:fill="C6D9F1" w:themeFill="text2" w:themeFillTint="33"/>
            <w:tcPrChange w:id="421" w:author="Shah Ashay" w:date="2018-04-16T16:41:00Z">
              <w:tcPr>
                <w:tcW w:w="900" w:type="dxa"/>
                <w:shd w:val="clear" w:color="auto" w:fill="C6D9F1" w:themeFill="text2" w:themeFillTint="33"/>
              </w:tcPr>
            </w:tcPrChange>
          </w:tcPr>
          <w:p w14:paraId="5A69673B" w14:textId="2D09153B" w:rsidR="00435F17" w:rsidRPr="00A33A98" w:rsidRDefault="00435F17" w:rsidP="00435F17">
            <w:pPr>
              <w:pStyle w:val="TableText"/>
              <w:keepNext/>
              <w:keepLines/>
              <w:ind w:left="360"/>
              <w:rPr>
                <w:rFonts w:cs="Arial"/>
                <w:color w:val="000000"/>
                <w:sz w:val="20"/>
              </w:rPr>
            </w:pPr>
            <w:r w:rsidRPr="00A33A98">
              <w:rPr>
                <w:rFonts w:cs="Arial"/>
                <w:sz w:val="20"/>
                <w:rPrChange w:id="422" w:author="Shah Ashay" w:date="2018-04-16T16:41:00Z">
                  <w:rPr>
                    <w:rFonts w:ascii="Calibri" w:hAnsi="Calibri"/>
                    <w:sz w:val="20"/>
                  </w:rPr>
                </w:rPrChange>
              </w:rPr>
              <w:t>1.</w:t>
            </w:r>
          </w:p>
        </w:tc>
        <w:tc>
          <w:tcPr>
            <w:tcW w:w="2230" w:type="pct"/>
            <w:tcPrChange w:id="423" w:author="Shah Ashay" w:date="2018-04-16T16:41:00Z">
              <w:tcPr>
                <w:tcW w:w="3330" w:type="dxa"/>
              </w:tcPr>
            </w:tcPrChange>
          </w:tcPr>
          <w:p w14:paraId="5413CA63" w14:textId="77777777" w:rsidR="00435F17" w:rsidRPr="00A33A98" w:rsidRDefault="00435F17" w:rsidP="00435F17">
            <w:pPr>
              <w:pStyle w:val="TableText"/>
              <w:keepNext/>
              <w:keepLines/>
              <w:rPr>
                <w:rFonts w:cs="Arial"/>
                <w:sz w:val="20"/>
                <w:szCs w:val="20"/>
                <w:rPrChange w:id="424" w:author="Shah Ashay" w:date="2018-04-16T16:41:00Z">
                  <w:rPr>
                    <w:rFonts w:ascii="Calibri" w:hAnsi="Calibri"/>
                    <w:sz w:val="20"/>
                    <w:szCs w:val="20"/>
                  </w:rPr>
                </w:rPrChange>
              </w:rPr>
            </w:pPr>
            <w:r w:rsidRPr="00A33A98">
              <w:rPr>
                <w:rFonts w:cs="Arial"/>
                <w:sz w:val="20"/>
                <w:szCs w:val="20"/>
                <w:rPrChange w:id="425" w:author="Shah Ashay" w:date="2018-04-16T16:41:00Z">
                  <w:rPr>
                    <w:rFonts w:ascii="Calibri" w:hAnsi="Calibri"/>
                    <w:sz w:val="20"/>
                    <w:szCs w:val="20"/>
                  </w:rPr>
                </w:rPrChange>
              </w:rPr>
              <w:t xml:space="preserve">Open up </w:t>
            </w:r>
            <w:r w:rsidRPr="00A33A98">
              <w:rPr>
                <w:rFonts w:cs="Arial"/>
                <w:b/>
                <w:i/>
                <w:sz w:val="20"/>
                <w:szCs w:val="20"/>
                <w:rPrChange w:id="426" w:author="Shah Ashay" w:date="2018-04-16T16:41:00Z">
                  <w:rPr>
                    <w:rFonts w:ascii="Calibri" w:hAnsi="Calibri"/>
                    <w:b/>
                    <w:i/>
                    <w:sz w:val="20"/>
                    <w:szCs w:val="20"/>
                  </w:rPr>
                </w:rPrChange>
              </w:rPr>
              <w:t xml:space="preserve">Role Maintenance </w:t>
            </w:r>
            <w:r w:rsidRPr="00A33A98">
              <w:rPr>
                <w:rFonts w:cs="Arial"/>
                <w:sz w:val="20"/>
                <w:szCs w:val="20"/>
                <w:rPrChange w:id="427" w:author="Shah Ashay" w:date="2018-04-16T16:41:00Z">
                  <w:rPr>
                    <w:rFonts w:ascii="Calibri" w:hAnsi="Calibri"/>
                    <w:sz w:val="20"/>
                    <w:szCs w:val="20"/>
                  </w:rPr>
                </w:rPrChange>
              </w:rPr>
              <w:t>Screen</w:t>
            </w:r>
          </w:p>
          <w:p w14:paraId="53E59A40" w14:textId="164818DA" w:rsidR="00435F17" w:rsidRPr="00A33A98" w:rsidRDefault="00435F17" w:rsidP="00435F17">
            <w:pPr>
              <w:pStyle w:val="TableText"/>
              <w:keepNext/>
              <w:keepLines/>
              <w:rPr>
                <w:rFonts w:cs="Arial"/>
                <w:i/>
                <w:sz w:val="20"/>
                <w:szCs w:val="20"/>
              </w:rPr>
            </w:pPr>
            <w:r w:rsidRPr="00A33A98">
              <w:rPr>
                <w:rFonts w:cs="Arial"/>
                <w:i/>
                <w:sz w:val="20"/>
                <w:szCs w:val="20"/>
                <w:rPrChange w:id="428" w:author="Shah Ashay" w:date="2018-04-16T16:41:00Z">
                  <w:rPr>
                    <w:rFonts w:ascii="Calibri" w:hAnsi="Calibri"/>
                    <w:i/>
                    <w:sz w:val="20"/>
                    <w:szCs w:val="20"/>
                  </w:rPr>
                </w:rPrChange>
              </w:rPr>
              <w:t xml:space="preserve">Administration </w:t>
            </w:r>
            <w:r w:rsidRPr="00A33A98">
              <w:rPr>
                <w:rFonts w:cs="Arial"/>
                <w:i/>
                <w:sz w:val="20"/>
                <w:szCs w:val="20"/>
                <w:rPrChange w:id="429" w:author="Shah Ashay" w:date="2018-04-16T16:41:00Z">
                  <w:rPr>
                    <w:rFonts w:ascii="Calibri" w:hAnsi="Calibri"/>
                    <w:i/>
                    <w:sz w:val="20"/>
                    <w:szCs w:val="20"/>
                  </w:rPr>
                </w:rPrChange>
              </w:rPr>
              <w:sym w:font="Wingdings" w:char="F0E0"/>
            </w:r>
            <w:r w:rsidRPr="00A33A98">
              <w:rPr>
                <w:rFonts w:cs="Arial"/>
                <w:i/>
                <w:sz w:val="20"/>
                <w:szCs w:val="20"/>
                <w:rPrChange w:id="430" w:author="Shah Ashay" w:date="2018-04-16T16:41:00Z">
                  <w:rPr>
                    <w:rFonts w:ascii="Calibri" w:hAnsi="Calibri"/>
                    <w:i/>
                    <w:sz w:val="20"/>
                    <w:szCs w:val="20"/>
                  </w:rPr>
                </w:rPrChange>
              </w:rPr>
              <w:t xml:space="preserve"> Access </w:t>
            </w:r>
            <w:r w:rsidRPr="00A33A98">
              <w:rPr>
                <w:rFonts w:cs="Arial"/>
                <w:i/>
                <w:noProof/>
                <w:sz w:val="20"/>
                <w:szCs w:val="20"/>
                <w:rPrChange w:id="431" w:author="Shah Ashay" w:date="2018-04-16T16:41:00Z">
                  <w:rPr>
                    <w:rFonts w:ascii="Calibri" w:hAnsi="Calibri"/>
                    <w:i/>
                    <w:noProof/>
                    <w:sz w:val="20"/>
                    <w:szCs w:val="20"/>
                  </w:rPr>
                </w:rPrChange>
              </w:rPr>
              <w:sym w:font="Wingdings" w:char="F0E0"/>
            </w:r>
            <w:r w:rsidRPr="00A33A98">
              <w:rPr>
                <w:rFonts w:cs="Arial"/>
                <w:i/>
                <w:sz w:val="20"/>
                <w:szCs w:val="20"/>
                <w:rPrChange w:id="432" w:author="Shah Ashay" w:date="2018-04-16T16:41:00Z">
                  <w:rPr>
                    <w:rFonts w:ascii="Calibri" w:hAnsi="Calibri"/>
                    <w:i/>
                    <w:sz w:val="20"/>
                    <w:szCs w:val="20"/>
                  </w:rPr>
                </w:rPrChange>
              </w:rPr>
              <w:t xml:space="preserve"> Role Maintenance</w:t>
            </w:r>
          </w:p>
        </w:tc>
        <w:tc>
          <w:tcPr>
            <w:tcW w:w="1667" w:type="pct"/>
            <w:tcPrChange w:id="433" w:author="Shah Ashay" w:date="2018-04-16T16:41:00Z">
              <w:tcPr>
                <w:tcW w:w="2700" w:type="dxa"/>
              </w:tcPr>
            </w:tcPrChange>
          </w:tcPr>
          <w:p w14:paraId="13000C79" w14:textId="561C7F56" w:rsidR="00435F17" w:rsidRPr="00A33A98" w:rsidRDefault="00435F17" w:rsidP="00435F17">
            <w:pPr>
              <w:keepNext/>
              <w:keepLines/>
              <w:spacing w:after="120"/>
              <w:rPr>
                <w:rFonts w:cs="Arial"/>
                <w:sz w:val="20"/>
                <w:szCs w:val="20"/>
              </w:rPr>
            </w:pPr>
            <w:r w:rsidRPr="00A33A98">
              <w:rPr>
                <w:rFonts w:cs="Arial"/>
                <w:sz w:val="20"/>
                <w:szCs w:val="20"/>
                <w:rPrChange w:id="434" w:author="Shah Ashay" w:date="2018-04-16T16:41:00Z">
                  <w:rPr>
                    <w:rFonts w:ascii="Calibri" w:hAnsi="Calibri"/>
                    <w:sz w:val="20"/>
                    <w:szCs w:val="20"/>
                  </w:rPr>
                </w:rPrChange>
              </w:rPr>
              <w:t>Role list is displayed on screen</w:t>
            </w:r>
          </w:p>
        </w:tc>
        <w:tc>
          <w:tcPr>
            <w:tcW w:w="721" w:type="pct"/>
            <w:tcPrChange w:id="435" w:author="Shah Ashay" w:date="2018-04-16T16:41:00Z">
              <w:tcPr>
                <w:tcW w:w="1170" w:type="dxa"/>
              </w:tcPr>
            </w:tcPrChange>
          </w:tcPr>
          <w:p w14:paraId="03EB3D93" w14:textId="77777777" w:rsidR="00435F17" w:rsidRPr="00A33A98" w:rsidRDefault="00435F17" w:rsidP="00435F17">
            <w:pPr>
              <w:keepNext/>
              <w:keepLines/>
              <w:rPr>
                <w:rFonts w:cs="Arial"/>
                <w:sz w:val="20"/>
              </w:rPr>
            </w:pPr>
          </w:p>
        </w:tc>
      </w:tr>
      <w:tr w:rsidR="00435F17" w:rsidRPr="00A33A98" w14:paraId="2F0DF563" w14:textId="77777777" w:rsidTr="00A33A98">
        <w:trPr>
          <w:cantSplit/>
          <w:trPrChange w:id="436" w:author="Shah Ashay" w:date="2018-04-16T16:41:00Z">
            <w:trPr>
              <w:cantSplit/>
            </w:trPr>
          </w:trPrChange>
        </w:trPr>
        <w:tc>
          <w:tcPr>
            <w:tcW w:w="382" w:type="pct"/>
            <w:shd w:val="clear" w:color="auto" w:fill="C6D9F1" w:themeFill="text2" w:themeFillTint="33"/>
            <w:tcPrChange w:id="437" w:author="Shah Ashay" w:date="2018-04-16T16:41:00Z">
              <w:tcPr>
                <w:tcW w:w="900" w:type="dxa"/>
                <w:shd w:val="clear" w:color="auto" w:fill="C6D9F1" w:themeFill="text2" w:themeFillTint="33"/>
              </w:tcPr>
            </w:tcPrChange>
          </w:tcPr>
          <w:p w14:paraId="625D5250" w14:textId="18AF8CC7" w:rsidR="00435F17" w:rsidRPr="00A33A98" w:rsidRDefault="00435F17" w:rsidP="00435F17">
            <w:pPr>
              <w:pStyle w:val="TableText"/>
              <w:keepNext/>
              <w:keepLines/>
              <w:ind w:left="360"/>
              <w:rPr>
                <w:rFonts w:cs="Arial"/>
                <w:color w:val="000000"/>
                <w:sz w:val="20"/>
              </w:rPr>
            </w:pPr>
            <w:r w:rsidRPr="00A33A98">
              <w:rPr>
                <w:rFonts w:cs="Arial"/>
                <w:sz w:val="20"/>
                <w:rPrChange w:id="438" w:author="Shah Ashay" w:date="2018-04-16T16:41:00Z">
                  <w:rPr>
                    <w:rFonts w:ascii="Calibri" w:hAnsi="Calibri"/>
                    <w:sz w:val="20"/>
                  </w:rPr>
                </w:rPrChange>
              </w:rPr>
              <w:t xml:space="preserve">2. </w:t>
            </w:r>
          </w:p>
        </w:tc>
        <w:tc>
          <w:tcPr>
            <w:tcW w:w="2230" w:type="pct"/>
            <w:tcPrChange w:id="439" w:author="Shah Ashay" w:date="2018-04-16T16:41:00Z">
              <w:tcPr>
                <w:tcW w:w="3330" w:type="dxa"/>
              </w:tcPr>
            </w:tcPrChange>
          </w:tcPr>
          <w:p w14:paraId="312BABB1" w14:textId="3023CE90" w:rsidR="00435F17" w:rsidRPr="00A33A98" w:rsidRDefault="00435F17" w:rsidP="00435F17">
            <w:pPr>
              <w:pStyle w:val="TableText"/>
              <w:keepNext/>
              <w:keepLines/>
              <w:tabs>
                <w:tab w:val="left" w:pos="2490"/>
              </w:tabs>
              <w:spacing w:after="0"/>
              <w:rPr>
                <w:rFonts w:cs="Arial"/>
                <w:sz w:val="20"/>
                <w:szCs w:val="20"/>
              </w:rPr>
            </w:pPr>
            <w:r w:rsidRPr="00A33A98">
              <w:rPr>
                <w:rFonts w:cs="Arial"/>
                <w:sz w:val="20"/>
                <w:szCs w:val="20"/>
                <w:rPrChange w:id="440" w:author="Shah Ashay" w:date="2018-04-16T16:41:00Z">
                  <w:rPr>
                    <w:rFonts w:ascii="Calibri" w:hAnsi="Calibri"/>
                    <w:sz w:val="20"/>
                    <w:szCs w:val="20"/>
                  </w:rPr>
                </w:rPrChange>
              </w:rPr>
              <w:t>Select role from list that you want to edit details for</w:t>
            </w:r>
          </w:p>
        </w:tc>
        <w:tc>
          <w:tcPr>
            <w:tcW w:w="1667" w:type="pct"/>
            <w:tcPrChange w:id="441" w:author="Shah Ashay" w:date="2018-04-16T16:41:00Z">
              <w:tcPr>
                <w:tcW w:w="2700" w:type="dxa"/>
              </w:tcPr>
            </w:tcPrChange>
          </w:tcPr>
          <w:p w14:paraId="73667CF7" w14:textId="00F8B3E3" w:rsidR="00435F17" w:rsidRPr="00A33A98" w:rsidRDefault="00435F17" w:rsidP="00435F17">
            <w:pPr>
              <w:keepNext/>
              <w:keepLines/>
              <w:rPr>
                <w:rFonts w:cs="Arial"/>
                <w:sz w:val="20"/>
                <w:szCs w:val="20"/>
              </w:rPr>
            </w:pPr>
            <w:r w:rsidRPr="00A33A98">
              <w:rPr>
                <w:rFonts w:cs="Arial"/>
                <w:sz w:val="20"/>
                <w:szCs w:val="20"/>
                <w:rPrChange w:id="442" w:author="Shah Ashay" w:date="2018-04-16T16:41:00Z">
                  <w:rPr>
                    <w:rFonts w:ascii="Calibri" w:hAnsi="Calibri"/>
                    <w:sz w:val="20"/>
                    <w:szCs w:val="20"/>
                  </w:rPr>
                </w:rPrChange>
              </w:rPr>
              <w:t>Role information is highlighted; role object list appears below</w:t>
            </w:r>
          </w:p>
        </w:tc>
        <w:tc>
          <w:tcPr>
            <w:tcW w:w="721" w:type="pct"/>
            <w:tcPrChange w:id="443" w:author="Shah Ashay" w:date="2018-04-16T16:41:00Z">
              <w:tcPr>
                <w:tcW w:w="1170" w:type="dxa"/>
              </w:tcPr>
            </w:tcPrChange>
          </w:tcPr>
          <w:p w14:paraId="3DD4FD80" w14:textId="77777777" w:rsidR="00435F17" w:rsidRPr="00A33A98" w:rsidRDefault="00435F17" w:rsidP="00435F17">
            <w:pPr>
              <w:keepNext/>
              <w:keepLines/>
              <w:rPr>
                <w:rFonts w:cs="Arial"/>
                <w:sz w:val="20"/>
              </w:rPr>
            </w:pPr>
          </w:p>
        </w:tc>
      </w:tr>
      <w:tr w:rsidR="00435F17" w:rsidRPr="00A33A98" w14:paraId="10346380" w14:textId="77777777" w:rsidTr="00A33A98">
        <w:trPr>
          <w:cantSplit/>
          <w:trPrChange w:id="444" w:author="Shah Ashay" w:date="2018-04-16T16:41:00Z">
            <w:trPr>
              <w:cantSplit/>
            </w:trPr>
          </w:trPrChange>
        </w:trPr>
        <w:tc>
          <w:tcPr>
            <w:tcW w:w="382" w:type="pct"/>
            <w:shd w:val="clear" w:color="auto" w:fill="C6D9F1" w:themeFill="text2" w:themeFillTint="33"/>
            <w:tcPrChange w:id="445" w:author="Shah Ashay" w:date="2018-04-16T16:41:00Z">
              <w:tcPr>
                <w:tcW w:w="900" w:type="dxa"/>
                <w:shd w:val="clear" w:color="auto" w:fill="C6D9F1" w:themeFill="text2" w:themeFillTint="33"/>
              </w:tcPr>
            </w:tcPrChange>
          </w:tcPr>
          <w:p w14:paraId="458BA14B" w14:textId="1B5B97AD" w:rsidR="00435F17" w:rsidRPr="00A33A98" w:rsidRDefault="00435F17" w:rsidP="00435F17">
            <w:pPr>
              <w:pStyle w:val="TableText"/>
              <w:keepNext/>
              <w:keepLines/>
              <w:ind w:left="360"/>
              <w:rPr>
                <w:rFonts w:cs="Arial"/>
                <w:color w:val="000000"/>
                <w:sz w:val="20"/>
              </w:rPr>
            </w:pPr>
            <w:r w:rsidRPr="00A33A98">
              <w:rPr>
                <w:rFonts w:cs="Arial"/>
                <w:sz w:val="20"/>
                <w:rPrChange w:id="446" w:author="Shah Ashay" w:date="2018-04-16T16:41:00Z">
                  <w:rPr>
                    <w:rFonts w:ascii="Calibri" w:hAnsi="Calibri"/>
                    <w:sz w:val="20"/>
                  </w:rPr>
                </w:rPrChange>
              </w:rPr>
              <w:t>3.</w:t>
            </w:r>
          </w:p>
        </w:tc>
        <w:tc>
          <w:tcPr>
            <w:tcW w:w="2230" w:type="pct"/>
            <w:tcPrChange w:id="447" w:author="Shah Ashay" w:date="2018-04-16T16:41:00Z">
              <w:tcPr>
                <w:tcW w:w="3330" w:type="dxa"/>
              </w:tcPr>
            </w:tcPrChange>
          </w:tcPr>
          <w:p w14:paraId="18B79B48" w14:textId="551E27FA" w:rsidR="00435F17" w:rsidRPr="00A33A98" w:rsidRDefault="00435F17" w:rsidP="00435F17">
            <w:pPr>
              <w:pStyle w:val="TableText"/>
              <w:keepNext/>
              <w:keepLines/>
              <w:rPr>
                <w:rFonts w:cs="Arial"/>
                <w:sz w:val="20"/>
                <w:szCs w:val="20"/>
              </w:rPr>
            </w:pPr>
            <w:r w:rsidRPr="00A33A98">
              <w:rPr>
                <w:rFonts w:cs="Arial"/>
                <w:sz w:val="20"/>
                <w:szCs w:val="20"/>
                <w:rPrChange w:id="448" w:author="Shah Ashay" w:date="2018-04-16T16:41:00Z">
                  <w:rPr>
                    <w:rFonts w:ascii="Calibri" w:hAnsi="Calibri"/>
                    <w:sz w:val="20"/>
                    <w:szCs w:val="20"/>
                  </w:rPr>
                </w:rPrChange>
              </w:rPr>
              <w:t>Select Object from list that you want to edit details for</w:t>
            </w:r>
          </w:p>
        </w:tc>
        <w:tc>
          <w:tcPr>
            <w:tcW w:w="1667" w:type="pct"/>
            <w:tcPrChange w:id="449" w:author="Shah Ashay" w:date="2018-04-16T16:41:00Z">
              <w:tcPr>
                <w:tcW w:w="2700" w:type="dxa"/>
              </w:tcPr>
            </w:tcPrChange>
          </w:tcPr>
          <w:p w14:paraId="56CCD53F" w14:textId="23FB9D1F" w:rsidR="00435F17" w:rsidRPr="00A33A98" w:rsidRDefault="00435F17" w:rsidP="00435F17">
            <w:pPr>
              <w:keepNext/>
              <w:keepLines/>
              <w:rPr>
                <w:rFonts w:cs="Arial"/>
                <w:sz w:val="20"/>
                <w:szCs w:val="20"/>
              </w:rPr>
            </w:pPr>
            <w:r w:rsidRPr="00A33A98">
              <w:rPr>
                <w:rFonts w:cs="Arial"/>
                <w:sz w:val="20"/>
                <w:szCs w:val="20"/>
                <w:rPrChange w:id="450" w:author="Shah Ashay" w:date="2018-04-16T16:41:00Z">
                  <w:rPr>
                    <w:rFonts w:ascii="Calibri" w:hAnsi="Calibri"/>
                    <w:sz w:val="20"/>
                    <w:szCs w:val="20"/>
                  </w:rPr>
                </w:rPrChange>
              </w:rPr>
              <w:t>Object information is highlighted</w:t>
            </w:r>
          </w:p>
        </w:tc>
        <w:tc>
          <w:tcPr>
            <w:tcW w:w="721" w:type="pct"/>
            <w:tcPrChange w:id="451" w:author="Shah Ashay" w:date="2018-04-16T16:41:00Z">
              <w:tcPr>
                <w:tcW w:w="1170" w:type="dxa"/>
              </w:tcPr>
            </w:tcPrChange>
          </w:tcPr>
          <w:p w14:paraId="0B1DC5A8" w14:textId="77777777" w:rsidR="00435F17" w:rsidRPr="00A33A98" w:rsidRDefault="00435F17" w:rsidP="00435F17">
            <w:pPr>
              <w:keepNext/>
              <w:keepLines/>
              <w:rPr>
                <w:rFonts w:cs="Arial"/>
                <w:sz w:val="20"/>
              </w:rPr>
            </w:pPr>
          </w:p>
        </w:tc>
      </w:tr>
      <w:tr w:rsidR="00435F17" w:rsidRPr="00A33A98" w14:paraId="26F082B9" w14:textId="77777777" w:rsidTr="00A33A98">
        <w:trPr>
          <w:cantSplit/>
          <w:trPrChange w:id="452" w:author="Shah Ashay" w:date="2018-04-16T16:41:00Z">
            <w:trPr>
              <w:cantSplit/>
            </w:trPr>
          </w:trPrChange>
        </w:trPr>
        <w:tc>
          <w:tcPr>
            <w:tcW w:w="382" w:type="pct"/>
            <w:shd w:val="clear" w:color="auto" w:fill="C6D9F1" w:themeFill="text2" w:themeFillTint="33"/>
            <w:tcPrChange w:id="453" w:author="Shah Ashay" w:date="2018-04-16T16:41:00Z">
              <w:tcPr>
                <w:tcW w:w="900" w:type="dxa"/>
                <w:shd w:val="clear" w:color="auto" w:fill="C6D9F1" w:themeFill="text2" w:themeFillTint="33"/>
              </w:tcPr>
            </w:tcPrChange>
          </w:tcPr>
          <w:p w14:paraId="44D9D215" w14:textId="1F6281A0" w:rsidR="00435F17" w:rsidRPr="00A33A98" w:rsidRDefault="00435F17" w:rsidP="00435F17">
            <w:pPr>
              <w:pStyle w:val="TableText"/>
              <w:keepNext/>
              <w:keepLines/>
              <w:ind w:left="360"/>
              <w:rPr>
                <w:rFonts w:cs="Arial"/>
                <w:color w:val="000000"/>
                <w:sz w:val="20"/>
              </w:rPr>
            </w:pPr>
            <w:r w:rsidRPr="00A33A98">
              <w:rPr>
                <w:rFonts w:cs="Arial"/>
                <w:sz w:val="20"/>
                <w:rPrChange w:id="454" w:author="Shah Ashay" w:date="2018-04-16T16:41:00Z">
                  <w:rPr>
                    <w:rFonts w:ascii="Calibri" w:hAnsi="Calibri"/>
                    <w:sz w:val="20"/>
                  </w:rPr>
                </w:rPrChange>
              </w:rPr>
              <w:t>4.</w:t>
            </w:r>
          </w:p>
        </w:tc>
        <w:tc>
          <w:tcPr>
            <w:tcW w:w="2230" w:type="pct"/>
            <w:tcBorders>
              <w:bottom w:val="single" w:sz="4" w:space="0" w:color="auto"/>
            </w:tcBorders>
            <w:tcPrChange w:id="455" w:author="Shah Ashay" w:date="2018-04-16T16:41:00Z">
              <w:tcPr>
                <w:tcW w:w="3330" w:type="dxa"/>
                <w:tcBorders>
                  <w:bottom w:val="single" w:sz="4" w:space="0" w:color="auto"/>
                </w:tcBorders>
              </w:tcPr>
            </w:tcPrChange>
          </w:tcPr>
          <w:p w14:paraId="735D4C63" w14:textId="2CE8CB36" w:rsidR="00435F17" w:rsidRPr="00A33A98" w:rsidRDefault="00435F17" w:rsidP="00435F17">
            <w:pPr>
              <w:pStyle w:val="TableText"/>
              <w:keepNext/>
              <w:keepLines/>
              <w:rPr>
                <w:rFonts w:cs="Arial"/>
                <w:sz w:val="20"/>
                <w:szCs w:val="20"/>
              </w:rPr>
            </w:pPr>
            <w:r w:rsidRPr="00A33A98">
              <w:rPr>
                <w:rFonts w:cs="Arial"/>
                <w:sz w:val="20"/>
                <w:szCs w:val="20"/>
                <w:rPrChange w:id="456" w:author="Shah Ashay" w:date="2018-04-16T16:41:00Z">
                  <w:rPr>
                    <w:rFonts w:ascii="Calibri" w:hAnsi="Calibri"/>
                    <w:sz w:val="20"/>
                    <w:szCs w:val="20"/>
                  </w:rPr>
                </w:rPrChange>
              </w:rPr>
              <w:t>Edit object information</w:t>
            </w:r>
          </w:p>
        </w:tc>
        <w:tc>
          <w:tcPr>
            <w:tcW w:w="1667" w:type="pct"/>
            <w:tcBorders>
              <w:bottom w:val="single" w:sz="4" w:space="0" w:color="auto"/>
            </w:tcBorders>
            <w:tcPrChange w:id="457" w:author="Shah Ashay" w:date="2018-04-16T16:41:00Z">
              <w:tcPr>
                <w:tcW w:w="2700" w:type="dxa"/>
                <w:tcBorders>
                  <w:bottom w:val="single" w:sz="4" w:space="0" w:color="auto"/>
                </w:tcBorders>
              </w:tcPr>
            </w:tcPrChange>
          </w:tcPr>
          <w:p w14:paraId="5D486D38" w14:textId="1FEEBF3B" w:rsidR="00435F17" w:rsidRPr="00A33A98" w:rsidRDefault="00435F17" w:rsidP="00435F17">
            <w:pPr>
              <w:keepNext/>
              <w:keepLines/>
              <w:rPr>
                <w:rFonts w:cs="Arial"/>
                <w:sz w:val="20"/>
                <w:szCs w:val="20"/>
              </w:rPr>
            </w:pPr>
            <w:r w:rsidRPr="00A33A98">
              <w:rPr>
                <w:rFonts w:cs="Arial"/>
                <w:sz w:val="20"/>
                <w:szCs w:val="20"/>
                <w:rPrChange w:id="458" w:author="Shah Ashay" w:date="2018-04-16T16:41:00Z">
                  <w:rPr>
                    <w:rFonts w:ascii="Calibri" w:hAnsi="Calibri"/>
                    <w:sz w:val="20"/>
                    <w:szCs w:val="20"/>
                  </w:rPr>
                </w:rPrChange>
              </w:rPr>
              <w:t>New object information is displayed in entry</w:t>
            </w:r>
          </w:p>
        </w:tc>
        <w:tc>
          <w:tcPr>
            <w:tcW w:w="721" w:type="pct"/>
            <w:tcBorders>
              <w:bottom w:val="single" w:sz="4" w:space="0" w:color="auto"/>
            </w:tcBorders>
            <w:tcPrChange w:id="459" w:author="Shah Ashay" w:date="2018-04-16T16:41:00Z">
              <w:tcPr>
                <w:tcW w:w="1170" w:type="dxa"/>
                <w:tcBorders>
                  <w:bottom w:val="single" w:sz="4" w:space="0" w:color="auto"/>
                </w:tcBorders>
              </w:tcPr>
            </w:tcPrChange>
          </w:tcPr>
          <w:p w14:paraId="3E92F5E7" w14:textId="77777777" w:rsidR="00435F17" w:rsidRPr="00A33A98" w:rsidRDefault="00435F17" w:rsidP="00435F17">
            <w:pPr>
              <w:keepNext/>
              <w:keepLines/>
              <w:rPr>
                <w:rFonts w:cs="Arial"/>
                <w:sz w:val="20"/>
              </w:rPr>
            </w:pPr>
          </w:p>
        </w:tc>
      </w:tr>
      <w:tr w:rsidR="00435F17" w:rsidRPr="00A33A98" w14:paraId="5233CEF1" w14:textId="77777777" w:rsidTr="00A33A98">
        <w:trPr>
          <w:cantSplit/>
          <w:trPrChange w:id="460" w:author="Shah Ashay" w:date="2018-04-16T16:41:00Z">
            <w:trPr>
              <w:cantSplit/>
            </w:trPr>
          </w:trPrChange>
        </w:trPr>
        <w:tc>
          <w:tcPr>
            <w:tcW w:w="382" w:type="pct"/>
            <w:shd w:val="clear" w:color="auto" w:fill="C6D9F1" w:themeFill="text2" w:themeFillTint="33"/>
            <w:tcPrChange w:id="461" w:author="Shah Ashay" w:date="2018-04-16T16:41:00Z">
              <w:tcPr>
                <w:tcW w:w="900" w:type="dxa"/>
                <w:shd w:val="clear" w:color="auto" w:fill="C6D9F1" w:themeFill="text2" w:themeFillTint="33"/>
              </w:tcPr>
            </w:tcPrChange>
          </w:tcPr>
          <w:p w14:paraId="73D3CAF2" w14:textId="1636086D" w:rsidR="00435F17" w:rsidRPr="00A33A98" w:rsidRDefault="00435F17" w:rsidP="00435F17">
            <w:pPr>
              <w:pStyle w:val="TableText"/>
              <w:keepNext/>
              <w:keepLines/>
              <w:ind w:left="360"/>
              <w:rPr>
                <w:rFonts w:cs="Arial"/>
                <w:color w:val="000000"/>
                <w:sz w:val="20"/>
              </w:rPr>
            </w:pPr>
            <w:r w:rsidRPr="00A33A98">
              <w:rPr>
                <w:rFonts w:cs="Arial"/>
                <w:sz w:val="20"/>
                <w:rPrChange w:id="462" w:author="Shah Ashay" w:date="2018-04-16T16:41:00Z">
                  <w:rPr>
                    <w:rFonts w:ascii="Calibri" w:hAnsi="Calibri"/>
                    <w:sz w:val="20"/>
                  </w:rPr>
                </w:rPrChange>
              </w:rPr>
              <w:t>5.</w:t>
            </w:r>
          </w:p>
        </w:tc>
        <w:tc>
          <w:tcPr>
            <w:tcW w:w="2230" w:type="pct"/>
            <w:tcBorders>
              <w:bottom w:val="single" w:sz="4" w:space="0" w:color="auto"/>
            </w:tcBorders>
            <w:tcPrChange w:id="463" w:author="Shah Ashay" w:date="2018-04-16T16:41:00Z">
              <w:tcPr>
                <w:tcW w:w="3330" w:type="dxa"/>
                <w:tcBorders>
                  <w:bottom w:val="single" w:sz="4" w:space="0" w:color="auto"/>
                </w:tcBorders>
              </w:tcPr>
            </w:tcPrChange>
          </w:tcPr>
          <w:p w14:paraId="1F1D9AA8" w14:textId="7C7CC3BA" w:rsidR="00435F17" w:rsidRPr="00A33A98" w:rsidRDefault="00435F17" w:rsidP="00435F17">
            <w:pPr>
              <w:pStyle w:val="TableText"/>
              <w:keepNext/>
              <w:keepLines/>
              <w:rPr>
                <w:rFonts w:cs="Arial"/>
                <w:sz w:val="20"/>
                <w:szCs w:val="20"/>
              </w:rPr>
            </w:pPr>
            <w:r w:rsidRPr="00A33A98">
              <w:rPr>
                <w:rFonts w:cs="Arial"/>
                <w:sz w:val="20"/>
                <w:szCs w:val="20"/>
                <w:rPrChange w:id="464" w:author="Shah Ashay" w:date="2018-04-16T16:41:00Z">
                  <w:rPr>
                    <w:rFonts w:ascii="Calibri" w:hAnsi="Calibri"/>
                    <w:sz w:val="20"/>
                    <w:szCs w:val="20"/>
                  </w:rPr>
                </w:rPrChange>
              </w:rPr>
              <w:t xml:space="preserve">Click the </w:t>
            </w:r>
            <w:r w:rsidRPr="00A33A98">
              <w:rPr>
                <w:rFonts w:cs="Arial"/>
                <w:b/>
                <w:i/>
                <w:sz w:val="20"/>
                <w:szCs w:val="20"/>
                <w:rPrChange w:id="465" w:author="Shah Ashay" w:date="2018-04-16T16:41:00Z">
                  <w:rPr>
                    <w:rFonts w:ascii="Calibri" w:hAnsi="Calibri"/>
                    <w:b/>
                    <w:i/>
                    <w:sz w:val="20"/>
                    <w:szCs w:val="20"/>
                  </w:rPr>
                </w:rPrChange>
              </w:rPr>
              <w:t>Save</w:t>
            </w:r>
            <w:r w:rsidRPr="00A33A98">
              <w:rPr>
                <w:rFonts w:cs="Arial"/>
                <w:sz w:val="20"/>
                <w:szCs w:val="20"/>
                <w:rPrChange w:id="466" w:author="Shah Ashay" w:date="2018-04-16T16:41:00Z">
                  <w:rPr>
                    <w:rFonts w:ascii="Calibri" w:hAnsi="Calibri"/>
                    <w:sz w:val="20"/>
                    <w:szCs w:val="20"/>
                  </w:rPr>
                </w:rPrChange>
              </w:rPr>
              <w:t xml:space="preserve"> icon</w:t>
            </w:r>
          </w:p>
        </w:tc>
        <w:tc>
          <w:tcPr>
            <w:tcW w:w="1667" w:type="pct"/>
            <w:tcBorders>
              <w:bottom w:val="single" w:sz="4" w:space="0" w:color="auto"/>
            </w:tcBorders>
            <w:tcPrChange w:id="467" w:author="Shah Ashay" w:date="2018-04-16T16:41:00Z">
              <w:tcPr>
                <w:tcW w:w="2700" w:type="dxa"/>
                <w:tcBorders>
                  <w:bottom w:val="single" w:sz="4" w:space="0" w:color="auto"/>
                </w:tcBorders>
              </w:tcPr>
            </w:tcPrChange>
          </w:tcPr>
          <w:p w14:paraId="596D9EF2" w14:textId="77777777" w:rsidR="00435F17" w:rsidRPr="00A33A98" w:rsidRDefault="00435F17" w:rsidP="00435F17">
            <w:pPr>
              <w:keepNext/>
              <w:keepLines/>
              <w:rPr>
                <w:rFonts w:cs="Arial"/>
                <w:sz w:val="20"/>
                <w:szCs w:val="20"/>
                <w:rPrChange w:id="468" w:author="Shah Ashay" w:date="2018-04-16T16:41:00Z">
                  <w:rPr>
                    <w:rFonts w:ascii="Calibri" w:hAnsi="Calibri"/>
                    <w:sz w:val="20"/>
                    <w:szCs w:val="20"/>
                  </w:rPr>
                </w:rPrChange>
              </w:rPr>
            </w:pPr>
            <w:r w:rsidRPr="00A33A98">
              <w:rPr>
                <w:rFonts w:cs="Arial"/>
                <w:sz w:val="20"/>
                <w:szCs w:val="20"/>
                <w:rPrChange w:id="469" w:author="Shah Ashay" w:date="2018-04-16T16:41:00Z">
                  <w:rPr>
                    <w:rFonts w:ascii="Calibri" w:hAnsi="Calibri"/>
                    <w:sz w:val="20"/>
                    <w:szCs w:val="20"/>
                  </w:rPr>
                </w:rPrChange>
              </w:rPr>
              <w:t xml:space="preserve">Entry is saved </w:t>
            </w:r>
          </w:p>
          <w:p w14:paraId="4DC2D282" w14:textId="3396DB8D" w:rsidR="00435F17" w:rsidRPr="00A33A98" w:rsidRDefault="00435F17" w:rsidP="00435F17">
            <w:pPr>
              <w:keepNext/>
              <w:keepLines/>
              <w:rPr>
                <w:rFonts w:cs="Arial"/>
                <w:sz w:val="20"/>
                <w:szCs w:val="20"/>
              </w:rPr>
            </w:pPr>
          </w:p>
        </w:tc>
        <w:tc>
          <w:tcPr>
            <w:tcW w:w="721" w:type="pct"/>
            <w:tcBorders>
              <w:bottom w:val="single" w:sz="4" w:space="0" w:color="auto"/>
            </w:tcBorders>
            <w:tcPrChange w:id="470" w:author="Shah Ashay" w:date="2018-04-16T16:41:00Z">
              <w:tcPr>
                <w:tcW w:w="1170" w:type="dxa"/>
                <w:tcBorders>
                  <w:bottom w:val="single" w:sz="4" w:space="0" w:color="auto"/>
                </w:tcBorders>
              </w:tcPr>
            </w:tcPrChange>
          </w:tcPr>
          <w:p w14:paraId="461296E6" w14:textId="77777777" w:rsidR="00435F17" w:rsidRPr="00A33A98" w:rsidRDefault="00435F17" w:rsidP="00435F17">
            <w:pPr>
              <w:keepNext/>
              <w:keepLines/>
              <w:rPr>
                <w:rFonts w:cs="Arial"/>
                <w:sz w:val="20"/>
              </w:rPr>
            </w:pPr>
          </w:p>
        </w:tc>
      </w:tr>
      <w:tr w:rsidR="00450256" w:rsidRPr="00A33A98" w14:paraId="480F6B6A" w14:textId="77777777" w:rsidTr="00A33A98">
        <w:trPr>
          <w:cantSplit/>
          <w:trPrChange w:id="471" w:author="Shah Ashay" w:date="2018-04-16T16:41:00Z">
            <w:trPr>
              <w:cantSplit/>
            </w:trPr>
          </w:trPrChange>
        </w:trPr>
        <w:tc>
          <w:tcPr>
            <w:tcW w:w="382" w:type="pct"/>
            <w:shd w:val="clear" w:color="auto" w:fill="C6D9F1" w:themeFill="text2" w:themeFillTint="33"/>
            <w:tcPrChange w:id="472" w:author="Shah Ashay" w:date="2018-04-16T16:41:00Z">
              <w:tcPr>
                <w:tcW w:w="900" w:type="dxa"/>
                <w:shd w:val="clear" w:color="auto" w:fill="C6D9F1" w:themeFill="text2" w:themeFillTint="33"/>
              </w:tcPr>
            </w:tcPrChange>
          </w:tcPr>
          <w:p w14:paraId="2460D82F" w14:textId="77777777" w:rsidR="00450256" w:rsidRPr="00A33A98" w:rsidRDefault="00450256" w:rsidP="00450256">
            <w:pPr>
              <w:pStyle w:val="TableText"/>
              <w:keepNext/>
              <w:keepLines/>
              <w:jc w:val="center"/>
              <w:rPr>
                <w:rFonts w:cs="Arial"/>
                <w:sz w:val="20"/>
              </w:rPr>
            </w:pPr>
          </w:p>
        </w:tc>
        <w:tc>
          <w:tcPr>
            <w:tcW w:w="2230" w:type="pct"/>
            <w:shd w:val="clear" w:color="auto" w:fill="C6D9F1" w:themeFill="text2" w:themeFillTint="33"/>
            <w:tcPrChange w:id="473" w:author="Shah Ashay" w:date="2018-04-16T16:41:00Z">
              <w:tcPr>
                <w:tcW w:w="3330" w:type="dxa"/>
                <w:shd w:val="clear" w:color="auto" w:fill="C6D9F1" w:themeFill="text2" w:themeFillTint="33"/>
              </w:tcPr>
            </w:tcPrChange>
          </w:tcPr>
          <w:p w14:paraId="1A8FE808" w14:textId="3D347AB7" w:rsidR="00450256" w:rsidRPr="00A33A98" w:rsidRDefault="00450256" w:rsidP="00450256">
            <w:pPr>
              <w:pStyle w:val="TableText"/>
              <w:rPr>
                <w:rFonts w:cs="Arial"/>
                <w:sz w:val="20"/>
                <w:rPrChange w:id="474" w:author="Shah Ashay" w:date="2018-04-16T16:41:00Z">
                  <w:rPr>
                    <w:rFonts w:asciiTheme="minorHAnsi" w:hAnsiTheme="minorHAnsi"/>
                    <w:sz w:val="20"/>
                  </w:rPr>
                </w:rPrChange>
              </w:rPr>
            </w:pPr>
            <w:r w:rsidRPr="00A33A98">
              <w:rPr>
                <w:rFonts w:cs="Arial"/>
                <w:sz w:val="20"/>
                <w:rPrChange w:id="475" w:author="Shah Ashay" w:date="2018-04-16T16:41:00Z">
                  <w:rPr>
                    <w:rFonts w:asciiTheme="minorHAnsi" w:hAnsiTheme="minorHAnsi"/>
                    <w:sz w:val="20"/>
                  </w:rPr>
                </w:rPrChange>
              </w:rPr>
              <w:t>END OF USE CASE</w:t>
            </w:r>
          </w:p>
        </w:tc>
        <w:tc>
          <w:tcPr>
            <w:tcW w:w="1667" w:type="pct"/>
            <w:shd w:val="clear" w:color="auto" w:fill="C6D9F1" w:themeFill="text2" w:themeFillTint="33"/>
            <w:tcPrChange w:id="476" w:author="Shah Ashay" w:date="2018-04-16T16:41:00Z">
              <w:tcPr>
                <w:tcW w:w="2700" w:type="dxa"/>
                <w:shd w:val="clear" w:color="auto" w:fill="C6D9F1" w:themeFill="text2" w:themeFillTint="33"/>
              </w:tcPr>
            </w:tcPrChange>
          </w:tcPr>
          <w:p w14:paraId="1DC53008" w14:textId="77777777" w:rsidR="00450256" w:rsidRPr="00A33A98" w:rsidRDefault="00450256" w:rsidP="00450256">
            <w:pPr>
              <w:keepNext/>
              <w:keepLines/>
              <w:rPr>
                <w:rFonts w:cs="Arial"/>
                <w:sz w:val="20"/>
              </w:rPr>
            </w:pPr>
          </w:p>
        </w:tc>
        <w:tc>
          <w:tcPr>
            <w:tcW w:w="721" w:type="pct"/>
            <w:shd w:val="clear" w:color="auto" w:fill="C6D9F1" w:themeFill="text2" w:themeFillTint="33"/>
            <w:tcPrChange w:id="477" w:author="Shah Ashay" w:date="2018-04-16T16:41:00Z">
              <w:tcPr>
                <w:tcW w:w="1170" w:type="dxa"/>
                <w:shd w:val="clear" w:color="auto" w:fill="C6D9F1" w:themeFill="text2" w:themeFillTint="33"/>
              </w:tcPr>
            </w:tcPrChange>
          </w:tcPr>
          <w:p w14:paraId="30D0746E" w14:textId="77777777" w:rsidR="00450256" w:rsidRPr="00A33A98" w:rsidRDefault="00450256" w:rsidP="00450256">
            <w:pPr>
              <w:keepNext/>
              <w:keepLines/>
              <w:rPr>
                <w:rFonts w:cs="Arial"/>
                <w:sz w:val="20"/>
              </w:rPr>
            </w:pPr>
          </w:p>
        </w:tc>
      </w:tr>
    </w:tbl>
    <w:p w14:paraId="2D093934" w14:textId="73126CC1" w:rsidR="00450256" w:rsidRPr="002C70F0" w:rsidRDefault="00450256" w:rsidP="00435F17">
      <w:pPr>
        <w:pStyle w:val="Heading2"/>
      </w:pPr>
      <w:bookmarkStart w:id="478" w:name="_Toc502071809"/>
      <w:r w:rsidRPr="002C70F0">
        <w:t xml:space="preserve">Alternate Flow A3: </w:t>
      </w:r>
      <w:r w:rsidR="00435F17" w:rsidRPr="002C70F0">
        <w:rPr>
          <w:rPrChange w:id="479" w:author="Batra Yogesh (EXT)" w:date="2018-04-13T12:49:00Z">
            <w:rPr>
              <w:rFonts w:ascii="Calibri" w:hAnsi="Calibri"/>
            </w:rPr>
          </w:rPrChange>
        </w:rPr>
        <w:t>Delete Role</w:t>
      </w:r>
      <w:bookmarkEnd w:id="478"/>
    </w:p>
    <w:p w14:paraId="4EF25B9C" w14:textId="77777777" w:rsidR="00435F17" w:rsidRPr="002C70F0" w:rsidRDefault="00435F17" w:rsidP="00435F17">
      <w:pPr>
        <w:rPr>
          <w:rFonts w:cs="Arial"/>
          <w:szCs w:val="22"/>
          <w:rPrChange w:id="480" w:author="Batra Yogesh (EXT)" w:date="2018-04-13T12:50:00Z">
            <w:rPr>
              <w:rFonts w:ascii="Calibri" w:hAnsi="Calibri"/>
              <w:sz w:val="20"/>
              <w:szCs w:val="20"/>
            </w:rPr>
          </w:rPrChange>
        </w:rPr>
      </w:pPr>
      <w:r w:rsidRPr="002C70F0">
        <w:rPr>
          <w:rFonts w:cs="Arial"/>
          <w:b/>
          <w:iCs/>
          <w:szCs w:val="22"/>
          <w:rPrChange w:id="481" w:author="Batra Yogesh (EXT)" w:date="2018-04-13T12:50:00Z">
            <w:rPr>
              <w:rFonts w:ascii="Calibri" w:hAnsi="Calibri" w:cs="Arial"/>
              <w:b/>
              <w:iCs/>
              <w:sz w:val="20"/>
              <w:szCs w:val="28"/>
            </w:rPr>
          </w:rPrChange>
        </w:rPr>
        <w:t>Details:</w:t>
      </w:r>
      <w:r w:rsidRPr="002C70F0">
        <w:rPr>
          <w:rFonts w:cs="Arial"/>
          <w:szCs w:val="22"/>
          <w:rPrChange w:id="482" w:author="Batra Yogesh (EXT)" w:date="2018-04-13T12:50:00Z">
            <w:rPr>
              <w:rFonts w:ascii="Calibri" w:hAnsi="Calibri"/>
              <w:sz w:val="20"/>
              <w:szCs w:val="20"/>
            </w:rPr>
          </w:rPrChange>
        </w:rPr>
        <w:t xml:space="preserve">  To maintain the user role list, EC Support may need to periodically remove unused user roles.</w:t>
      </w:r>
    </w:p>
    <w:p w14:paraId="5E9C6FC1" w14:textId="2D6D235C" w:rsidR="00450256" w:rsidRPr="002C70F0" w:rsidRDefault="00450256" w:rsidP="00450256">
      <w:pPr>
        <w:rPr>
          <w:rFonts w:cs="Arial"/>
          <w:sz w:val="20"/>
          <w:szCs w:val="20"/>
          <w:rPrChange w:id="483" w:author="Batra Yogesh (EXT)" w:date="2018-04-13T12:49:00Z">
            <w:rPr>
              <w:rFonts w:ascii="Calibri" w:hAnsi="Calibri"/>
              <w:sz w:val="20"/>
              <w:szCs w:val="20"/>
            </w:rPr>
          </w:rPrChang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484" w:author="Shah Ashay" w:date="2018-04-16T16:41: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715"/>
        <w:gridCol w:w="4170"/>
        <w:gridCol w:w="3117"/>
        <w:gridCol w:w="1348"/>
        <w:tblGridChange w:id="485">
          <w:tblGrid>
            <w:gridCol w:w="900"/>
            <w:gridCol w:w="3330"/>
            <w:gridCol w:w="2700"/>
            <w:gridCol w:w="1170"/>
          </w:tblGrid>
        </w:tblGridChange>
      </w:tblGrid>
      <w:tr w:rsidR="00450256" w:rsidRPr="00A33A98" w14:paraId="0B15C136" w14:textId="77777777" w:rsidTr="00A33A98">
        <w:trPr>
          <w:cantSplit/>
          <w:tblHeader/>
          <w:trPrChange w:id="486" w:author="Shah Ashay" w:date="2018-04-16T16:41:00Z">
            <w:trPr>
              <w:cantSplit/>
              <w:tblHeader/>
            </w:trPr>
          </w:trPrChange>
        </w:trPr>
        <w:tc>
          <w:tcPr>
            <w:tcW w:w="382" w:type="pct"/>
            <w:tcBorders>
              <w:bottom w:val="single" w:sz="4" w:space="0" w:color="auto"/>
            </w:tcBorders>
            <w:shd w:val="clear" w:color="auto" w:fill="3399FF"/>
            <w:tcPrChange w:id="487" w:author="Shah Ashay" w:date="2018-04-16T16:41:00Z">
              <w:tcPr>
                <w:tcW w:w="900" w:type="dxa"/>
                <w:tcBorders>
                  <w:bottom w:val="single" w:sz="4" w:space="0" w:color="auto"/>
                </w:tcBorders>
                <w:shd w:val="clear" w:color="auto" w:fill="3399FF"/>
              </w:tcPr>
            </w:tcPrChange>
          </w:tcPr>
          <w:p w14:paraId="64D4584E" w14:textId="77777777" w:rsidR="00450256" w:rsidRPr="00A33A98" w:rsidRDefault="00450256" w:rsidP="00BD5CB3">
            <w:pPr>
              <w:pStyle w:val="ColumnHead"/>
              <w:keepNext/>
              <w:keepLines/>
              <w:rPr>
                <w:rFonts w:cs="Arial"/>
                <w:color w:val="FFFFFF" w:themeColor="background1"/>
                <w:sz w:val="20"/>
              </w:rPr>
            </w:pPr>
            <w:r w:rsidRPr="00A33A98">
              <w:rPr>
                <w:rFonts w:cs="Arial"/>
                <w:color w:val="FFFFFF" w:themeColor="background1"/>
                <w:sz w:val="20"/>
              </w:rPr>
              <w:lastRenderedPageBreak/>
              <w:t>Step</w:t>
            </w:r>
          </w:p>
        </w:tc>
        <w:tc>
          <w:tcPr>
            <w:tcW w:w="2230" w:type="pct"/>
            <w:shd w:val="clear" w:color="auto" w:fill="3399FF"/>
            <w:tcPrChange w:id="488" w:author="Shah Ashay" w:date="2018-04-16T16:41:00Z">
              <w:tcPr>
                <w:tcW w:w="3330" w:type="dxa"/>
                <w:shd w:val="clear" w:color="auto" w:fill="3399FF"/>
              </w:tcPr>
            </w:tcPrChange>
          </w:tcPr>
          <w:p w14:paraId="414CA0BF" w14:textId="77777777" w:rsidR="00450256" w:rsidRPr="00A33A98" w:rsidRDefault="00450256" w:rsidP="00BD5CB3">
            <w:pPr>
              <w:pStyle w:val="ColumnHead"/>
              <w:keepNext/>
              <w:keepLines/>
              <w:rPr>
                <w:rFonts w:cs="Arial"/>
                <w:color w:val="FFFFFF" w:themeColor="background1"/>
                <w:sz w:val="20"/>
              </w:rPr>
            </w:pPr>
            <w:r w:rsidRPr="00A33A98">
              <w:rPr>
                <w:rFonts w:cs="Arial"/>
                <w:color w:val="FFFFFF" w:themeColor="background1"/>
                <w:sz w:val="20"/>
              </w:rPr>
              <w:t>Actor Action</w:t>
            </w:r>
          </w:p>
        </w:tc>
        <w:tc>
          <w:tcPr>
            <w:tcW w:w="1667" w:type="pct"/>
            <w:shd w:val="clear" w:color="auto" w:fill="3399FF"/>
            <w:tcPrChange w:id="489" w:author="Shah Ashay" w:date="2018-04-16T16:41:00Z">
              <w:tcPr>
                <w:tcW w:w="2700" w:type="dxa"/>
                <w:shd w:val="clear" w:color="auto" w:fill="3399FF"/>
              </w:tcPr>
            </w:tcPrChange>
          </w:tcPr>
          <w:p w14:paraId="33BF9541" w14:textId="77777777" w:rsidR="00450256" w:rsidRPr="00A33A98" w:rsidRDefault="00450256" w:rsidP="00BD5CB3">
            <w:pPr>
              <w:pStyle w:val="ColumnHead"/>
              <w:keepNext/>
              <w:keepLines/>
              <w:rPr>
                <w:rFonts w:cs="Arial"/>
                <w:color w:val="FFFFFF" w:themeColor="background1"/>
                <w:sz w:val="20"/>
              </w:rPr>
            </w:pPr>
            <w:r w:rsidRPr="00A33A98">
              <w:rPr>
                <w:rFonts w:cs="Arial"/>
                <w:color w:val="FFFFFF" w:themeColor="background1"/>
                <w:sz w:val="20"/>
              </w:rPr>
              <w:t>System Response</w:t>
            </w:r>
          </w:p>
        </w:tc>
        <w:tc>
          <w:tcPr>
            <w:tcW w:w="721" w:type="pct"/>
            <w:shd w:val="clear" w:color="auto" w:fill="3399FF"/>
            <w:tcPrChange w:id="490" w:author="Shah Ashay" w:date="2018-04-16T16:41:00Z">
              <w:tcPr>
                <w:tcW w:w="1170" w:type="dxa"/>
                <w:shd w:val="clear" w:color="auto" w:fill="3399FF"/>
              </w:tcPr>
            </w:tcPrChange>
          </w:tcPr>
          <w:p w14:paraId="57CDBE98" w14:textId="77777777" w:rsidR="00450256" w:rsidRPr="00A33A98" w:rsidRDefault="00450256" w:rsidP="00BD5CB3">
            <w:pPr>
              <w:pStyle w:val="ColumnHead"/>
              <w:keepNext/>
              <w:keepLines/>
              <w:rPr>
                <w:rFonts w:cs="Arial"/>
                <w:color w:val="FFFFFF" w:themeColor="background1"/>
                <w:sz w:val="20"/>
              </w:rPr>
            </w:pPr>
            <w:r w:rsidRPr="00A33A98">
              <w:rPr>
                <w:rFonts w:cs="Arial"/>
                <w:color w:val="FFFFFF" w:themeColor="background1"/>
                <w:sz w:val="20"/>
              </w:rPr>
              <w:t>Ref</w:t>
            </w:r>
          </w:p>
        </w:tc>
      </w:tr>
      <w:tr w:rsidR="00435F17" w:rsidRPr="00A33A98" w14:paraId="342340CD" w14:textId="77777777" w:rsidTr="00A33A98">
        <w:trPr>
          <w:cantSplit/>
          <w:trPrChange w:id="491" w:author="Shah Ashay" w:date="2018-04-16T16:41:00Z">
            <w:trPr>
              <w:cantSplit/>
            </w:trPr>
          </w:trPrChange>
        </w:trPr>
        <w:tc>
          <w:tcPr>
            <w:tcW w:w="382" w:type="pct"/>
            <w:shd w:val="clear" w:color="auto" w:fill="C6D9F1" w:themeFill="text2" w:themeFillTint="33"/>
            <w:tcPrChange w:id="492" w:author="Shah Ashay" w:date="2018-04-16T16:41:00Z">
              <w:tcPr>
                <w:tcW w:w="900" w:type="dxa"/>
                <w:shd w:val="clear" w:color="auto" w:fill="C6D9F1" w:themeFill="text2" w:themeFillTint="33"/>
              </w:tcPr>
            </w:tcPrChange>
          </w:tcPr>
          <w:p w14:paraId="5CA1EEFC" w14:textId="18E2AE8C" w:rsidR="00435F17" w:rsidRPr="00A33A98" w:rsidRDefault="00435F17" w:rsidP="00435F17">
            <w:pPr>
              <w:pStyle w:val="TableText"/>
              <w:keepNext/>
              <w:keepLines/>
              <w:ind w:left="360"/>
              <w:rPr>
                <w:rFonts w:cs="Arial"/>
                <w:color w:val="000000"/>
                <w:sz w:val="20"/>
              </w:rPr>
            </w:pPr>
            <w:r w:rsidRPr="00A33A98">
              <w:rPr>
                <w:rFonts w:cs="Arial"/>
              </w:rPr>
              <w:t>1</w:t>
            </w:r>
          </w:p>
        </w:tc>
        <w:tc>
          <w:tcPr>
            <w:tcW w:w="2230" w:type="pct"/>
            <w:tcPrChange w:id="493" w:author="Shah Ashay" w:date="2018-04-16T16:41:00Z">
              <w:tcPr>
                <w:tcW w:w="3330" w:type="dxa"/>
              </w:tcPr>
            </w:tcPrChange>
          </w:tcPr>
          <w:p w14:paraId="5C838DA8" w14:textId="24DE68F4" w:rsidR="00435F17" w:rsidRPr="00A33A98" w:rsidRDefault="00435F17" w:rsidP="00435F17">
            <w:pPr>
              <w:pStyle w:val="TableText"/>
              <w:keepNext/>
              <w:keepLines/>
              <w:rPr>
                <w:rFonts w:cs="Arial"/>
                <w:i/>
                <w:sz w:val="20"/>
                <w:szCs w:val="20"/>
              </w:rPr>
            </w:pPr>
            <w:r w:rsidRPr="00A33A98">
              <w:rPr>
                <w:rFonts w:cs="Arial"/>
                <w:sz w:val="20"/>
                <w:szCs w:val="20"/>
                <w:rPrChange w:id="494" w:author="Shah Ashay" w:date="2018-04-16T16:41:00Z">
                  <w:rPr>
                    <w:rFonts w:ascii="Calibri" w:hAnsi="Calibri"/>
                    <w:sz w:val="20"/>
                    <w:szCs w:val="20"/>
                  </w:rPr>
                </w:rPrChange>
              </w:rPr>
              <w:t xml:space="preserve">Insure that no user has been assigned to the role you want to delete.   Refer to UC74 for instructions on how to remove user roles if </w:t>
            </w:r>
            <w:del w:id="495" w:author="Batra Yogesh (EXT)" w:date="2018-04-04T17:28:00Z">
              <w:r w:rsidRPr="00A33A98" w:rsidDel="00E95CA3">
                <w:rPr>
                  <w:rFonts w:cs="Arial"/>
                  <w:sz w:val="20"/>
                  <w:szCs w:val="20"/>
                  <w:rPrChange w:id="496" w:author="Shah Ashay" w:date="2018-04-16T16:41:00Z">
                    <w:rPr>
                      <w:rFonts w:ascii="Calibri" w:hAnsi="Calibri"/>
                      <w:sz w:val="20"/>
                      <w:szCs w:val="20"/>
                    </w:rPr>
                  </w:rPrChange>
                </w:rPr>
                <w:delText>requird</w:delText>
              </w:r>
            </w:del>
            <w:ins w:id="497" w:author="Batra Yogesh (EXT)" w:date="2018-04-04T17:28:00Z">
              <w:r w:rsidR="00E95CA3" w:rsidRPr="00A33A98">
                <w:rPr>
                  <w:rFonts w:cs="Arial"/>
                  <w:sz w:val="20"/>
                  <w:szCs w:val="20"/>
                  <w:rPrChange w:id="498" w:author="Shah Ashay" w:date="2018-04-16T16:41:00Z">
                    <w:rPr>
                      <w:rFonts w:ascii="Calibri" w:hAnsi="Calibri"/>
                      <w:sz w:val="20"/>
                      <w:szCs w:val="20"/>
                    </w:rPr>
                  </w:rPrChange>
                </w:rPr>
                <w:t>required</w:t>
              </w:r>
            </w:ins>
            <w:r w:rsidRPr="00A33A98">
              <w:rPr>
                <w:rFonts w:cs="Arial"/>
                <w:sz w:val="20"/>
                <w:szCs w:val="20"/>
                <w:rPrChange w:id="499" w:author="Shah Ashay" w:date="2018-04-16T16:41:00Z">
                  <w:rPr>
                    <w:rFonts w:ascii="Calibri" w:hAnsi="Calibri"/>
                    <w:sz w:val="20"/>
                    <w:szCs w:val="20"/>
                  </w:rPr>
                </w:rPrChange>
              </w:rPr>
              <w:t>.</w:t>
            </w:r>
          </w:p>
        </w:tc>
        <w:tc>
          <w:tcPr>
            <w:tcW w:w="1667" w:type="pct"/>
            <w:tcPrChange w:id="500" w:author="Shah Ashay" w:date="2018-04-16T16:41:00Z">
              <w:tcPr>
                <w:tcW w:w="2700" w:type="dxa"/>
              </w:tcPr>
            </w:tcPrChange>
          </w:tcPr>
          <w:p w14:paraId="15B1D83E" w14:textId="75423DCC" w:rsidR="00435F17" w:rsidRPr="00A33A98" w:rsidRDefault="00435F17" w:rsidP="00435F17">
            <w:pPr>
              <w:keepNext/>
              <w:keepLines/>
              <w:spacing w:after="120"/>
              <w:rPr>
                <w:rFonts w:cs="Arial"/>
                <w:sz w:val="20"/>
                <w:szCs w:val="20"/>
              </w:rPr>
            </w:pPr>
          </w:p>
        </w:tc>
        <w:tc>
          <w:tcPr>
            <w:tcW w:w="721" w:type="pct"/>
            <w:tcPrChange w:id="501" w:author="Shah Ashay" w:date="2018-04-16T16:41:00Z">
              <w:tcPr>
                <w:tcW w:w="1170" w:type="dxa"/>
              </w:tcPr>
            </w:tcPrChange>
          </w:tcPr>
          <w:p w14:paraId="62C17E9D" w14:textId="77777777" w:rsidR="00435F17" w:rsidRPr="00A33A98" w:rsidRDefault="00435F17" w:rsidP="00435F17">
            <w:pPr>
              <w:keepNext/>
              <w:keepLines/>
              <w:rPr>
                <w:rFonts w:cs="Arial"/>
                <w:sz w:val="20"/>
              </w:rPr>
            </w:pPr>
          </w:p>
        </w:tc>
      </w:tr>
      <w:tr w:rsidR="00435F17" w:rsidRPr="00A33A98" w14:paraId="18E9E003" w14:textId="77777777" w:rsidTr="00A33A98">
        <w:trPr>
          <w:cantSplit/>
          <w:trPrChange w:id="502" w:author="Shah Ashay" w:date="2018-04-16T16:41:00Z">
            <w:trPr>
              <w:cantSplit/>
            </w:trPr>
          </w:trPrChange>
        </w:trPr>
        <w:tc>
          <w:tcPr>
            <w:tcW w:w="382" w:type="pct"/>
            <w:shd w:val="clear" w:color="auto" w:fill="C6D9F1" w:themeFill="text2" w:themeFillTint="33"/>
            <w:tcPrChange w:id="503" w:author="Shah Ashay" w:date="2018-04-16T16:41:00Z">
              <w:tcPr>
                <w:tcW w:w="900" w:type="dxa"/>
                <w:shd w:val="clear" w:color="auto" w:fill="C6D9F1" w:themeFill="text2" w:themeFillTint="33"/>
              </w:tcPr>
            </w:tcPrChange>
          </w:tcPr>
          <w:p w14:paraId="4779C44D" w14:textId="2FF8F91F" w:rsidR="00435F17" w:rsidRPr="00A33A98" w:rsidRDefault="00435F17" w:rsidP="00435F17">
            <w:pPr>
              <w:pStyle w:val="TableText"/>
              <w:keepNext/>
              <w:keepLines/>
              <w:ind w:left="360"/>
              <w:rPr>
                <w:rFonts w:cs="Arial"/>
                <w:color w:val="000000"/>
                <w:sz w:val="20"/>
              </w:rPr>
            </w:pPr>
            <w:r w:rsidRPr="00A33A98">
              <w:rPr>
                <w:rFonts w:cs="Arial"/>
              </w:rPr>
              <w:t>2</w:t>
            </w:r>
          </w:p>
        </w:tc>
        <w:tc>
          <w:tcPr>
            <w:tcW w:w="2230" w:type="pct"/>
            <w:tcPrChange w:id="504" w:author="Shah Ashay" w:date="2018-04-16T16:41:00Z">
              <w:tcPr>
                <w:tcW w:w="3330" w:type="dxa"/>
              </w:tcPr>
            </w:tcPrChange>
          </w:tcPr>
          <w:p w14:paraId="7D79E1E4" w14:textId="77777777" w:rsidR="00435F17" w:rsidRPr="00A33A98" w:rsidRDefault="00435F17" w:rsidP="00435F17">
            <w:pPr>
              <w:pStyle w:val="TableText"/>
              <w:keepNext/>
              <w:keepLines/>
              <w:rPr>
                <w:rFonts w:cs="Arial"/>
                <w:sz w:val="20"/>
                <w:szCs w:val="20"/>
                <w:rPrChange w:id="505" w:author="Shah Ashay" w:date="2018-04-16T16:41:00Z">
                  <w:rPr>
                    <w:rFonts w:ascii="Calibri" w:hAnsi="Calibri"/>
                    <w:sz w:val="20"/>
                    <w:szCs w:val="20"/>
                  </w:rPr>
                </w:rPrChange>
              </w:rPr>
            </w:pPr>
            <w:r w:rsidRPr="00A33A98">
              <w:rPr>
                <w:rFonts w:cs="Arial"/>
                <w:sz w:val="20"/>
                <w:szCs w:val="20"/>
                <w:rPrChange w:id="506" w:author="Shah Ashay" w:date="2018-04-16T16:41:00Z">
                  <w:rPr>
                    <w:rFonts w:ascii="Calibri" w:hAnsi="Calibri"/>
                    <w:sz w:val="20"/>
                    <w:szCs w:val="20"/>
                  </w:rPr>
                </w:rPrChange>
              </w:rPr>
              <w:t xml:space="preserve">Open up </w:t>
            </w:r>
            <w:r w:rsidRPr="00A33A98">
              <w:rPr>
                <w:rFonts w:cs="Arial"/>
                <w:b/>
                <w:i/>
                <w:sz w:val="20"/>
                <w:szCs w:val="20"/>
                <w:rPrChange w:id="507" w:author="Shah Ashay" w:date="2018-04-16T16:41:00Z">
                  <w:rPr>
                    <w:rFonts w:ascii="Calibri" w:hAnsi="Calibri"/>
                    <w:b/>
                    <w:i/>
                    <w:sz w:val="20"/>
                    <w:szCs w:val="20"/>
                  </w:rPr>
                </w:rPrChange>
              </w:rPr>
              <w:t xml:space="preserve">Role Maintenance </w:t>
            </w:r>
            <w:r w:rsidRPr="00A33A98">
              <w:rPr>
                <w:rFonts w:cs="Arial"/>
                <w:sz w:val="20"/>
                <w:szCs w:val="20"/>
                <w:rPrChange w:id="508" w:author="Shah Ashay" w:date="2018-04-16T16:41:00Z">
                  <w:rPr>
                    <w:rFonts w:ascii="Calibri" w:hAnsi="Calibri"/>
                    <w:sz w:val="20"/>
                    <w:szCs w:val="20"/>
                  </w:rPr>
                </w:rPrChange>
              </w:rPr>
              <w:t>Screen</w:t>
            </w:r>
          </w:p>
          <w:p w14:paraId="256C90EC" w14:textId="47DBDA8B" w:rsidR="00435F17" w:rsidRPr="00A33A98" w:rsidRDefault="00435F17" w:rsidP="00435F17">
            <w:pPr>
              <w:pStyle w:val="TableText"/>
              <w:keepNext/>
              <w:keepLines/>
              <w:tabs>
                <w:tab w:val="left" w:pos="2490"/>
              </w:tabs>
              <w:spacing w:after="0"/>
              <w:rPr>
                <w:rFonts w:cs="Arial"/>
                <w:sz w:val="20"/>
                <w:szCs w:val="20"/>
              </w:rPr>
            </w:pPr>
            <w:r w:rsidRPr="00A33A98">
              <w:rPr>
                <w:rFonts w:cs="Arial"/>
                <w:i/>
                <w:sz w:val="20"/>
                <w:szCs w:val="20"/>
                <w:rPrChange w:id="509" w:author="Shah Ashay" w:date="2018-04-16T16:41:00Z">
                  <w:rPr>
                    <w:rFonts w:ascii="Calibri" w:hAnsi="Calibri"/>
                    <w:i/>
                    <w:sz w:val="20"/>
                    <w:szCs w:val="20"/>
                  </w:rPr>
                </w:rPrChange>
              </w:rPr>
              <w:t xml:space="preserve">Administration </w:t>
            </w:r>
            <w:r w:rsidRPr="00A33A98">
              <w:rPr>
                <w:rFonts w:cs="Arial"/>
                <w:i/>
                <w:sz w:val="20"/>
                <w:szCs w:val="20"/>
                <w:rPrChange w:id="510" w:author="Shah Ashay" w:date="2018-04-16T16:41:00Z">
                  <w:rPr>
                    <w:rFonts w:ascii="Calibri" w:hAnsi="Calibri"/>
                    <w:i/>
                    <w:sz w:val="20"/>
                    <w:szCs w:val="20"/>
                  </w:rPr>
                </w:rPrChange>
              </w:rPr>
              <w:sym w:font="Wingdings" w:char="F0E0"/>
            </w:r>
            <w:r w:rsidRPr="00A33A98">
              <w:rPr>
                <w:rFonts w:cs="Arial"/>
                <w:i/>
                <w:sz w:val="20"/>
                <w:szCs w:val="20"/>
                <w:rPrChange w:id="511" w:author="Shah Ashay" w:date="2018-04-16T16:41:00Z">
                  <w:rPr>
                    <w:rFonts w:ascii="Calibri" w:hAnsi="Calibri"/>
                    <w:i/>
                    <w:sz w:val="20"/>
                    <w:szCs w:val="20"/>
                  </w:rPr>
                </w:rPrChange>
              </w:rPr>
              <w:t xml:space="preserve"> Access </w:t>
            </w:r>
            <w:r w:rsidRPr="00A33A98">
              <w:rPr>
                <w:rFonts w:cs="Arial"/>
                <w:i/>
                <w:noProof/>
                <w:sz w:val="20"/>
                <w:szCs w:val="20"/>
                <w:rPrChange w:id="512" w:author="Shah Ashay" w:date="2018-04-16T16:41:00Z">
                  <w:rPr>
                    <w:rFonts w:ascii="Calibri" w:hAnsi="Calibri"/>
                    <w:i/>
                    <w:noProof/>
                    <w:sz w:val="20"/>
                    <w:szCs w:val="20"/>
                  </w:rPr>
                </w:rPrChange>
              </w:rPr>
              <w:sym w:font="Wingdings" w:char="F0E0"/>
            </w:r>
            <w:r w:rsidRPr="00A33A98">
              <w:rPr>
                <w:rFonts w:cs="Arial"/>
                <w:i/>
                <w:sz w:val="20"/>
                <w:szCs w:val="20"/>
                <w:rPrChange w:id="513" w:author="Shah Ashay" w:date="2018-04-16T16:41:00Z">
                  <w:rPr>
                    <w:rFonts w:ascii="Calibri" w:hAnsi="Calibri"/>
                    <w:i/>
                    <w:sz w:val="20"/>
                    <w:szCs w:val="20"/>
                  </w:rPr>
                </w:rPrChange>
              </w:rPr>
              <w:t xml:space="preserve"> Role Maintenance</w:t>
            </w:r>
          </w:p>
        </w:tc>
        <w:tc>
          <w:tcPr>
            <w:tcW w:w="1667" w:type="pct"/>
            <w:tcPrChange w:id="514" w:author="Shah Ashay" w:date="2018-04-16T16:41:00Z">
              <w:tcPr>
                <w:tcW w:w="2700" w:type="dxa"/>
              </w:tcPr>
            </w:tcPrChange>
          </w:tcPr>
          <w:p w14:paraId="51006422" w14:textId="585BE3EE" w:rsidR="00435F17" w:rsidRPr="00A33A98" w:rsidRDefault="00435F17" w:rsidP="00435F17">
            <w:pPr>
              <w:keepNext/>
              <w:keepLines/>
              <w:rPr>
                <w:rFonts w:cs="Arial"/>
                <w:sz w:val="20"/>
                <w:szCs w:val="20"/>
              </w:rPr>
            </w:pPr>
            <w:r w:rsidRPr="00A33A98">
              <w:rPr>
                <w:rFonts w:cs="Arial"/>
                <w:sz w:val="20"/>
                <w:szCs w:val="20"/>
                <w:rPrChange w:id="515" w:author="Shah Ashay" w:date="2018-04-16T16:41:00Z">
                  <w:rPr>
                    <w:rFonts w:ascii="Calibri" w:hAnsi="Calibri"/>
                    <w:sz w:val="20"/>
                    <w:szCs w:val="20"/>
                  </w:rPr>
                </w:rPrChange>
              </w:rPr>
              <w:t>Role list is displayed on screen</w:t>
            </w:r>
          </w:p>
        </w:tc>
        <w:tc>
          <w:tcPr>
            <w:tcW w:w="721" w:type="pct"/>
            <w:tcPrChange w:id="516" w:author="Shah Ashay" w:date="2018-04-16T16:41:00Z">
              <w:tcPr>
                <w:tcW w:w="1170" w:type="dxa"/>
              </w:tcPr>
            </w:tcPrChange>
          </w:tcPr>
          <w:p w14:paraId="170E4140" w14:textId="77777777" w:rsidR="00435F17" w:rsidRPr="00A33A98" w:rsidRDefault="00435F17" w:rsidP="00435F17">
            <w:pPr>
              <w:keepNext/>
              <w:keepLines/>
              <w:rPr>
                <w:rFonts w:cs="Arial"/>
                <w:sz w:val="20"/>
              </w:rPr>
            </w:pPr>
          </w:p>
        </w:tc>
      </w:tr>
      <w:tr w:rsidR="00435F17" w:rsidRPr="00A33A98" w14:paraId="4D5B28D6" w14:textId="77777777" w:rsidTr="00A33A98">
        <w:trPr>
          <w:cantSplit/>
          <w:trPrChange w:id="517" w:author="Shah Ashay" w:date="2018-04-16T16:41:00Z">
            <w:trPr>
              <w:cantSplit/>
            </w:trPr>
          </w:trPrChange>
        </w:trPr>
        <w:tc>
          <w:tcPr>
            <w:tcW w:w="382" w:type="pct"/>
            <w:shd w:val="clear" w:color="auto" w:fill="C6D9F1" w:themeFill="text2" w:themeFillTint="33"/>
            <w:tcPrChange w:id="518" w:author="Shah Ashay" w:date="2018-04-16T16:41:00Z">
              <w:tcPr>
                <w:tcW w:w="900" w:type="dxa"/>
                <w:shd w:val="clear" w:color="auto" w:fill="C6D9F1" w:themeFill="text2" w:themeFillTint="33"/>
              </w:tcPr>
            </w:tcPrChange>
          </w:tcPr>
          <w:p w14:paraId="5F438990" w14:textId="58440EB5" w:rsidR="00435F17" w:rsidRPr="00A33A98" w:rsidRDefault="00435F17" w:rsidP="00435F17">
            <w:pPr>
              <w:pStyle w:val="TableText"/>
              <w:keepNext/>
              <w:keepLines/>
              <w:ind w:left="360"/>
              <w:rPr>
                <w:rFonts w:cs="Arial"/>
                <w:color w:val="000000"/>
                <w:sz w:val="20"/>
              </w:rPr>
            </w:pPr>
            <w:r w:rsidRPr="00A33A98">
              <w:rPr>
                <w:rFonts w:cs="Arial"/>
              </w:rPr>
              <w:t>3</w:t>
            </w:r>
          </w:p>
        </w:tc>
        <w:tc>
          <w:tcPr>
            <w:tcW w:w="2230" w:type="pct"/>
            <w:tcPrChange w:id="519" w:author="Shah Ashay" w:date="2018-04-16T16:41:00Z">
              <w:tcPr>
                <w:tcW w:w="3330" w:type="dxa"/>
              </w:tcPr>
            </w:tcPrChange>
          </w:tcPr>
          <w:p w14:paraId="3D01352D" w14:textId="45F50926" w:rsidR="00435F17" w:rsidRPr="00A33A98" w:rsidRDefault="00435F17" w:rsidP="00435F17">
            <w:pPr>
              <w:pStyle w:val="TableText"/>
              <w:keepNext/>
              <w:keepLines/>
              <w:rPr>
                <w:rFonts w:cs="Arial"/>
                <w:sz w:val="20"/>
                <w:szCs w:val="20"/>
              </w:rPr>
            </w:pPr>
            <w:r w:rsidRPr="00A33A98">
              <w:rPr>
                <w:rFonts w:cs="Arial"/>
                <w:sz w:val="20"/>
                <w:szCs w:val="20"/>
                <w:rPrChange w:id="520" w:author="Shah Ashay" w:date="2018-04-16T16:41:00Z">
                  <w:rPr>
                    <w:rFonts w:ascii="Calibri" w:hAnsi="Calibri"/>
                    <w:sz w:val="20"/>
                    <w:szCs w:val="20"/>
                  </w:rPr>
                </w:rPrChange>
              </w:rPr>
              <w:t>Select role from list that needs to be removed</w:t>
            </w:r>
          </w:p>
        </w:tc>
        <w:tc>
          <w:tcPr>
            <w:tcW w:w="1667" w:type="pct"/>
            <w:tcPrChange w:id="521" w:author="Shah Ashay" w:date="2018-04-16T16:41:00Z">
              <w:tcPr>
                <w:tcW w:w="2700" w:type="dxa"/>
              </w:tcPr>
            </w:tcPrChange>
          </w:tcPr>
          <w:p w14:paraId="7261CD58" w14:textId="646CD703" w:rsidR="00435F17" w:rsidRPr="00A33A98" w:rsidRDefault="00435F17" w:rsidP="00435F17">
            <w:pPr>
              <w:keepNext/>
              <w:keepLines/>
              <w:rPr>
                <w:rFonts w:cs="Arial"/>
                <w:sz w:val="20"/>
                <w:szCs w:val="20"/>
              </w:rPr>
            </w:pPr>
            <w:r w:rsidRPr="00A33A98">
              <w:rPr>
                <w:rFonts w:cs="Arial"/>
                <w:sz w:val="20"/>
                <w:szCs w:val="20"/>
                <w:rPrChange w:id="522" w:author="Shah Ashay" w:date="2018-04-16T16:41:00Z">
                  <w:rPr>
                    <w:rFonts w:ascii="Calibri" w:hAnsi="Calibri"/>
                    <w:sz w:val="20"/>
                    <w:szCs w:val="20"/>
                  </w:rPr>
                </w:rPrChange>
              </w:rPr>
              <w:t>Role information is highlighted; object list appears in bottom portion of Data Window</w:t>
            </w:r>
          </w:p>
        </w:tc>
        <w:tc>
          <w:tcPr>
            <w:tcW w:w="721" w:type="pct"/>
            <w:tcPrChange w:id="523" w:author="Shah Ashay" w:date="2018-04-16T16:41:00Z">
              <w:tcPr>
                <w:tcW w:w="1170" w:type="dxa"/>
              </w:tcPr>
            </w:tcPrChange>
          </w:tcPr>
          <w:p w14:paraId="2D0FAC8B" w14:textId="77777777" w:rsidR="00435F17" w:rsidRPr="00A33A98" w:rsidRDefault="00435F17" w:rsidP="00435F17">
            <w:pPr>
              <w:keepNext/>
              <w:keepLines/>
              <w:rPr>
                <w:rFonts w:cs="Arial"/>
                <w:sz w:val="20"/>
              </w:rPr>
            </w:pPr>
          </w:p>
        </w:tc>
      </w:tr>
      <w:tr w:rsidR="00435F17" w:rsidRPr="00A33A98" w14:paraId="6250147E" w14:textId="77777777" w:rsidTr="00A33A98">
        <w:trPr>
          <w:cantSplit/>
          <w:trPrChange w:id="524" w:author="Shah Ashay" w:date="2018-04-16T16:41:00Z">
            <w:trPr>
              <w:cantSplit/>
            </w:trPr>
          </w:trPrChange>
        </w:trPr>
        <w:tc>
          <w:tcPr>
            <w:tcW w:w="382" w:type="pct"/>
            <w:shd w:val="clear" w:color="auto" w:fill="C6D9F1" w:themeFill="text2" w:themeFillTint="33"/>
            <w:tcPrChange w:id="525" w:author="Shah Ashay" w:date="2018-04-16T16:41:00Z">
              <w:tcPr>
                <w:tcW w:w="900" w:type="dxa"/>
                <w:shd w:val="clear" w:color="auto" w:fill="C6D9F1" w:themeFill="text2" w:themeFillTint="33"/>
              </w:tcPr>
            </w:tcPrChange>
          </w:tcPr>
          <w:p w14:paraId="3D3A7980" w14:textId="3E81709F" w:rsidR="00435F17" w:rsidRPr="00A33A98" w:rsidRDefault="00435F17" w:rsidP="00435F17">
            <w:pPr>
              <w:pStyle w:val="TableText"/>
              <w:keepNext/>
              <w:keepLines/>
              <w:ind w:left="360"/>
              <w:rPr>
                <w:rFonts w:cs="Arial"/>
                <w:color w:val="000000"/>
                <w:sz w:val="20"/>
              </w:rPr>
            </w:pPr>
            <w:r w:rsidRPr="00A33A98">
              <w:rPr>
                <w:rFonts w:cs="Arial"/>
              </w:rPr>
              <w:t>4</w:t>
            </w:r>
          </w:p>
        </w:tc>
        <w:tc>
          <w:tcPr>
            <w:tcW w:w="2230" w:type="pct"/>
            <w:tcBorders>
              <w:bottom w:val="single" w:sz="4" w:space="0" w:color="auto"/>
            </w:tcBorders>
            <w:tcPrChange w:id="526" w:author="Shah Ashay" w:date="2018-04-16T16:41:00Z">
              <w:tcPr>
                <w:tcW w:w="3330" w:type="dxa"/>
                <w:tcBorders>
                  <w:bottom w:val="single" w:sz="4" w:space="0" w:color="auto"/>
                </w:tcBorders>
              </w:tcPr>
            </w:tcPrChange>
          </w:tcPr>
          <w:p w14:paraId="07540296" w14:textId="06CA5823" w:rsidR="00435F17" w:rsidRPr="00A33A98" w:rsidRDefault="00435F17" w:rsidP="00435F17">
            <w:pPr>
              <w:pStyle w:val="TableText"/>
              <w:keepNext/>
              <w:keepLines/>
              <w:rPr>
                <w:rFonts w:cs="Arial"/>
                <w:sz w:val="20"/>
                <w:szCs w:val="20"/>
              </w:rPr>
            </w:pPr>
            <w:r w:rsidRPr="00A33A98">
              <w:rPr>
                <w:rFonts w:cs="Arial"/>
                <w:sz w:val="20"/>
                <w:szCs w:val="20"/>
                <w:rPrChange w:id="527" w:author="Shah Ashay" w:date="2018-04-16T16:41:00Z">
                  <w:rPr>
                    <w:rFonts w:ascii="Calibri" w:hAnsi="Calibri"/>
                    <w:sz w:val="20"/>
                    <w:szCs w:val="20"/>
                  </w:rPr>
                </w:rPrChange>
              </w:rPr>
              <w:t xml:space="preserve">Select an Object </w:t>
            </w:r>
          </w:p>
        </w:tc>
        <w:tc>
          <w:tcPr>
            <w:tcW w:w="1667" w:type="pct"/>
            <w:tcBorders>
              <w:bottom w:val="single" w:sz="4" w:space="0" w:color="auto"/>
            </w:tcBorders>
            <w:tcPrChange w:id="528" w:author="Shah Ashay" w:date="2018-04-16T16:41:00Z">
              <w:tcPr>
                <w:tcW w:w="2700" w:type="dxa"/>
                <w:tcBorders>
                  <w:bottom w:val="single" w:sz="4" w:space="0" w:color="auto"/>
                </w:tcBorders>
              </w:tcPr>
            </w:tcPrChange>
          </w:tcPr>
          <w:p w14:paraId="3CF3FB3A" w14:textId="1BA3D80F" w:rsidR="00435F17" w:rsidRPr="00A33A98" w:rsidRDefault="00435F17" w:rsidP="00435F17">
            <w:pPr>
              <w:keepNext/>
              <w:keepLines/>
              <w:rPr>
                <w:rFonts w:cs="Arial"/>
                <w:sz w:val="20"/>
                <w:szCs w:val="20"/>
              </w:rPr>
            </w:pPr>
            <w:r w:rsidRPr="00A33A98">
              <w:rPr>
                <w:rFonts w:cs="Arial"/>
                <w:sz w:val="20"/>
                <w:szCs w:val="20"/>
                <w:rPrChange w:id="529" w:author="Shah Ashay" w:date="2018-04-16T16:41:00Z">
                  <w:rPr>
                    <w:rFonts w:ascii="Calibri" w:hAnsi="Calibri"/>
                    <w:sz w:val="20"/>
                    <w:szCs w:val="20"/>
                  </w:rPr>
                </w:rPrChange>
              </w:rPr>
              <w:t>Object information is highlighted</w:t>
            </w:r>
          </w:p>
        </w:tc>
        <w:tc>
          <w:tcPr>
            <w:tcW w:w="721" w:type="pct"/>
            <w:tcBorders>
              <w:bottom w:val="single" w:sz="4" w:space="0" w:color="auto"/>
            </w:tcBorders>
            <w:tcPrChange w:id="530" w:author="Shah Ashay" w:date="2018-04-16T16:41:00Z">
              <w:tcPr>
                <w:tcW w:w="1170" w:type="dxa"/>
                <w:tcBorders>
                  <w:bottom w:val="single" w:sz="4" w:space="0" w:color="auto"/>
                </w:tcBorders>
              </w:tcPr>
            </w:tcPrChange>
          </w:tcPr>
          <w:p w14:paraId="76F9A587" w14:textId="77777777" w:rsidR="00435F17" w:rsidRPr="00A33A98" w:rsidRDefault="00435F17" w:rsidP="00435F17">
            <w:pPr>
              <w:keepNext/>
              <w:keepLines/>
              <w:rPr>
                <w:rFonts w:cs="Arial"/>
                <w:sz w:val="20"/>
              </w:rPr>
            </w:pPr>
          </w:p>
        </w:tc>
      </w:tr>
      <w:tr w:rsidR="00435F17" w:rsidRPr="00A33A98" w14:paraId="4DE14255" w14:textId="77777777" w:rsidTr="00A33A98">
        <w:trPr>
          <w:cantSplit/>
          <w:trPrChange w:id="531" w:author="Shah Ashay" w:date="2018-04-16T16:41:00Z">
            <w:trPr>
              <w:cantSplit/>
            </w:trPr>
          </w:trPrChange>
        </w:trPr>
        <w:tc>
          <w:tcPr>
            <w:tcW w:w="382" w:type="pct"/>
            <w:shd w:val="clear" w:color="auto" w:fill="C6D9F1" w:themeFill="text2" w:themeFillTint="33"/>
            <w:tcPrChange w:id="532" w:author="Shah Ashay" w:date="2018-04-16T16:41:00Z">
              <w:tcPr>
                <w:tcW w:w="900" w:type="dxa"/>
                <w:shd w:val="clear" w:color="auto" w:fill="C6D9F1" w:themeFill="text2" w:themeFillTint="33"/>
              </w:tcPr>
            </w:tcPrChange>
          </w:tcPr>
          <w:p w14:paraId="0841204B" w14:textId="77A48AC4" w:rsidR="00435F17" w:rsidRPr="00A33A98" w:rsidRDefault="00435F17" w:rsidP="00435F17">
            <w:pPr>
              <w:pStyle w:val="TableText"/>
              <w:keepNext/>
              <w:keepLines/>
              <w:ind w:left="360"/>
              <w:rPr>
                <w:rFonts w:cs="Arial"/>
                <w:sz w:val="20"/>
                <w:rPrChange w:id="533" w:author="Shah Ashay" w:date="2018-04-16T16:41:00Z">
                  <w:rPr>
                    <w:rFonts w:ascii="Calibri" w:hAnsi="Calibri"/>
                    <w:sz w:val="20"/>
                  </w:rPr>
                </w:rPrChange>
              </w:rPr>
            </w:pPr>
            <w:r w:rsidRPr="00A33A98">
              <w:rPr>
                <w:rFonts w:cs="Arial"/>
              </w:rPr>
              <w:t>5</w:t>
            </w:r>
          </w:p>
        </w:tc>
        <w:tc>
          <w:tcPr>
            <w:tcW w:w="2230" w:type="pct"/>
            <w:tcBorders>
              <w:bottom w:val="single" w:sz="4" w:space="0" w:color="auto"/>
            </w:tcBorders>
            <w:tcPrChange w:id="534" w:author="Shah Ashay" w:date="2018-04-16T16:41:00Z">
              <w:tcPr>
                <w:tcW w:w="3330" w:type="dxa"/>
                <w:tcBorders>
                  <w:bottom w:val="single" w:sz="4" w:space="0" w:color="auto"/>
                </w:tcBorders>
              </w:tcPr>
            </w:tcPrChange>
          </w:tcPr>
          <w:p w14:paraId="45809AB0" w14:textId="24F5A666" w:rsidR="00435F17" w:rsidRPr="00A33A98" w:rsidRDefault="00435F17" w:rsidP="00435F17">
            <w:pPr>
              <w:pStyle w:val="TableText"/>
              <w:keepNext/>
              <w:keepLines/>
              <w:rPr>
                <w:rFonts w:cs="Arial"/>
                <w:sz w:val="20"/>
                <w:szCs w:val="20"/>
                <w:rPrChange w:id="535" w:author="Shah Ashay" w:date="2018-04-16T16:41:00Z">
                  <w:rPr>
                    <w:rFonts w:ascii="Calibri" w:hAnsi="Calibri"/>
                    <w:sz w:val="20"/>
                    <w:szCs w:val="20"/>
                  </w:rPr>
                </w:rPrChange>
              </w:rPr>
            </w:pPr>
            <w:del w:id="536" w:author="Prakash Atul (Ext)" w:date="2018-03-27T12:43:00Z">
              <w:r w:rsidRPr="00A33A98" w:rsidDel="00AF1D79">
                <w:rPr>
                  <w:rFonts w:cs="Arial"/>
                  <w:sz w:val="20"/>
                  <w:szCs w:val="20"/>
                  <w:rPrChange w:id="537" w:author="Shah Ashay" w:date="2018-04-16T16:41:00Z">
                    <w:rPr>
                      <w:rFonts w:ascii="Calibri" w:hAnsi="Calibri"/>
                      <w:sz w:val="20"/>
                      <w:szCs w:val="20"/>
                    </w:rPr>
                  </w:rPrChange>
                </w:rPr>
                <w:delText>Click the</w:delText>
              </w:r>
            </w:del>
            <w:ins w:id="538" w:author="Prakash Atul (Ext)" w:date="2018-03-27T12:43:00Z">
              <w:r w:rsidR="00AF1D79" w:rsidRPr="00A33A98">
                <w:rPr>
                  <w:rFonts w:cs="Arial"/>
                  <w:sz w:val="20"/>
                  <w:szCs w:val="20"/>
                  <w:rPrChange w:id="539" w:author="Shah Ashay" w:date="2018-04-16T16:41:00Z">
                    <w:rPr>
                      <w:rFonts w:ascii="Calibri" w:hAnsi="Calibri"/>
                      <w:sz w:val="20"/>
                      <w:szCs w:val="20"/>
                    </w:rPr>
                  </w:rPrChange>
                </w:rPr>
                <w:t xml:space="preserve">Mouse over to </w:t>
              </w:r>
            </w:ins>
            <w:r w:rsidRPr="00A33A98">
              <w:rPr>
                <w:rFonts w:cs="Arial"/>
                <w:sz w:val="20"/>
                <w:szCs w:val="20"/>
                <w:rPrChange w:id="540" w:author="Shah Ashay" w:date="2018-04-16T16:41:00Z">
                  <w:rPr>
                    <w:rFonts w:ascii="Calibri" w:hAnsi="Calibri"/>
                    <w:sz w:val="20"/>
                    <w:szCs w:val="20"/>
                  </w:rPr>
                </w:rPrChange>
              </w:rPr>
              <w:t xml:space="preserve"> </w:t>
            </w:r>
            <w:r w:rsidRPr="00A33A98">
              <w:rPr>
                <w:rFonts w:cs="Arial"/>
                <w:b/>
                <w:i/>
                <w:sz w:val="20"/>
                <w:szCs w:val="20"/>
                <w:rPrChange w:id="541" w:author="Shah Ashay" w:date="2018-04-16T16:41:00Z">
                  <w:rPr>
                    <w:rFonts w:ascii="Calibri" w:hAnsi="Calibri"/>
                    <w:b/>
                    <w:i/>
                    <w:sz w:val="20"/>
                    <w:szCs w:val="20"/>
                  </w:rPr>
                </w:rPrChange>
              </w:rPr>
              <w:t xml:space="preserve">Delete </w:t>
            </w:r>
            <w:r w:rsidRPr="00A33A98">
              <w:rPr>
                <w:rFonts w:cs="Arial"/>
                <w:sz w:val="20"/>
                <w:szCs w:val="20"/>
                <w:rPrChange w:id="542" w:author="Shah Ashay" w:date="2018-04-16T16:41:00Z">
                  <w:rPr>
                    <w:rFonts w:ascii="Calibri" w:hAnsi="Calibri"/>
                    <w:sz w:val="20"/>
                    <w:szCs w:val="20"/>
                  </w:rPr>
                </w:rPrChange>
              </w:rPr>
              <w:t>icon in the Tool Bar</w:t>
            </w:r>
            <w:ins w:id="543" w:author="Prakash Atul (Ext)" w:date="2018-03-27T12:44:00Z">
              <w:r w:rsidR="00AF1D79" w:rsidRPr="00A33A98">
                <w:rPr>
                  <w:rFonts w:cs="Arial"/>
                  <w:sz w:val="20"/>
                  <w:szCs w:val="20"/>
                  <w:rPrChange w:id="544" w:author="Shah Ashay" w:date="2018-04-16T16:41:00Z">
                    <w:rPr>
                      <w:rFonts w:ascii="Calibri" w:hAnsi="Calibri"/>
                      <w:sz w:val="20"/>
                      <w:szCs w:val="20"/>
                    </w:rPr>
                  </w:rPrChange>
                </w:rPr>
                <w:t xml:space="preserve"> </w:t>
              </w:r>
            </w:ins>
          </w:p>
        </w:tc>
        <w:tc>
          <w:tcPr>
            <w:tcW w:w="1667" w:type="pct"/>
            <w:tcBorders>
              <w:bottom w:val="single" w:sz="4" w:space="0" w:color="auto"/>
            </w:tcBorders>
            <w:tcPrChange w:id="545" w:author="Shah Ashay" w:date="2018-04-16T16:41:00Z">
              <w:tcPr>
                <w:tcW w:w="2700" w:type="dxa"/>
                <w:tcBorders>
                  <w:bottom w:val="single" w:sz="4" w:space="0" w:color="auto"/>
                </w:tcBorders>
              </w:tcPr>
            </w:tcPrChange>
          </w:tcPr>
          <w:p w14:paraId="23964591" w14:textId="77777777" w:rsidR="00435F17" w:rsidRPr="00A33A98" w:rsidRDefault="00435F17" w:rsidP="00435F17">
            <w:pPr>
              <w:keepNext/>
              <w:keepLines/>
              <w:rPr>
                <w:rFonts w:cs="Arial"/>
                <w:sz w:val="20"/>
                <w:szCs w:val="20"/>
                <w:rPrChange w:id="546" w:author="Shah Ashay" w:date="2018-04-16T16:41:00Z">
                  <w:rPr>
                    <w:rFonts w:ascii="Calibri" w:hAnsi="Calibri"/>
                    <w:sz w:val="20"/>
                    <w:szCs w:val="20"/>
                  </w:rPr>
                </w:rPrChange>
              </w:rPr>
            </w:pPr>
            <w:r w:rsidRPr="00A33A98">
              <w:rPr>
                <w:rFonts w:cs="Arial"/>
                <w:sz w:val="20"/>
                <w:szCs w:val="20"/>
                <w:rPrChange w:id="547" w:author="Shah Ashay" w:date="2018-04-16T16:41:00Z">
                  <w:rPr>
                    <w:rFonts w:ascii="Calibri" w:hAnsi="Calibri"/>
                    <w:sz w:val="20"/>
                    <w:szCs w:val="20"/>
                  </w:rPr>
                </w:rPrChange>
              </w:rPr>
              <w:t>Drop-down options:</w:t>
            </w:r>
          </w:p>
          <w:p w14:paraId="56F78059" w14:textId="77777777" w:rsidR="00435F17" w:rsidRPr="00A33A98" w:rsidRDefault="00435F17" w:rsidP="00435F17">
            <w:pPr>
              <w:keepNext/>
              <w:keepLines/>
              <w:numPr>
                <w:ilvl w:val="0"/>
                <w:numId w:val="30"/>
              </w:numPr>
              <w:rPr>
                <w:rFonts w:cs="Arial"/>
                <w:sz w:val="20"/>
                <w:szCs w:val="20"/>
                <w:rPrChange w:id="548" w:author="Shah Ashay" w:date="2018-04-16T16:41:00Z">
                  <w:rPr>
                    <w:rFonts w:ascii="Calibri" w:hAnsi="Calibri"/>
                    <w:sz w:val="20"/>
                    <w:szCs w:val="20"/>
                  </w:rPr>
                </w:rPrChange>
              </w:rPr>
            </w:pPr>
            <w:r w:rsidRPr="00A33A98">
              <w:rPr>
                <w:rFonts w:cs="Arial"/>
                <w:sz w:val="20"/>
                <w:szCs w:val="20"/>
                <w:rPrChange w:id="549" w:author="Shah Ashay" w:date="2018-04-16T16:41:00Z">
                  <w:rPr>
                    <w:rFonts w:ascii="Calibri" w:hAnsi="Calibri"/>
                    <w:sz w:val="20"/>
                    <w:szCs w:val="20"/>
                  </w:rPr>
                </w:rPrChange>
              </w:rPr>
              <w:t>Roles</w:t>
            </w:r>
          </w:p>
          <w:p w14:paraId="71BB29AD" w14:textId="7003CAC5" w:rsidR="00435F17" w:rsidRPr="00A33A98" w:rsidRDefault="00435F17" w:rsidP="00435F17">
            <w:pPr>
              <w:keepNext/>
              <w:keepLines/>
              <w:rPr>
                <w:rFonts w:cs="Arial"/>
                <w:b/>
                <w:i/>
                <w:sz w:val="20"/>
                <w:szCs w:val="20"/>
                <w:rPrChange w:id="550" w:author="Shah Ashay" w:date="2018-04-16T16:41:00Z">
                  <w:rPr>
                    <w:rFonts w:ascii="Calibri" w:hAnsi="Calibri"/>
                    <w:b/>
                    <w:i/>
                    <w:sz w:val="20"/>
                    <w:szCs w:val="20"/>
                  </w:rPr>
                </w:rPrChange>
              </w:rPr>
            </w:pPr>
            <w:r w:rsidRPr="00A33A98">
              <w:rPr>
                <w:rFonts w:cs="Arial"/>
                <w:sz w:val="20"/>
                <w:szCs w:val="20"/>
                <w:rPrChange w:id="551" w:author="Shah Ashay" w:date="2018-04-16T16:41:00Z">
                  <w:rPr>
                    <w:rFonts w:ascii="Calibri" w:hAnsi="Calibri"/>
                    <w:sz w:val="20"/>
                    <w:szCs w:val="20"/>
                  </w:rPr>
                </w:rPrChange>
              </w:rPr>
              <w:t>Objects</w:t>
            </w:r>
          </w:p>
        </w:tc>
        <w:tc>
          <w:tcPr>
            <w:tcW w:w="721" w:type="pct"/>
            <w:tcBorders>
              <w:bottom w:val="single" w:sz="4" w:space="0" w:color="auto"/>
            </w:tcBorders>
            <w:tcPrChange w:id="552" w:author="Shah Ashay" w:date="2018-04-16T16:41:00Z">
              <w:tcPr>
                <w:tcW w:w="1170" w:type="dxa"/>
                <w:tcBorders>
                  <w:bottom w:val="single" w:sz="4" w:space="0" w:color="auto"/>
                </w:tcBorders>
              </w:tcPr>
            </w:tcPrChange>
          </w:tcPr>
          <w:p w14:paraId="343AC696" w14:textId="77777777" w:rsidR="00435F17" w:rsidRPr="00A33A98" w:rsidRDefault="00435F17" w:rsidP="00435F17">
            <w:pPr>
              <w:keepNext/>
              <w:keepLines/>
              <w:rPr>
                <w:rFonts w:cs="Arial"/>
                <w:sz w:val="20"/>
              </w:rPr>
            </w:pPr>
          </w:p>
        </w:tc>
      </w:tr>
      <w:tr w:rsidR="00435F17" w:rsidRPr="00A33A98" w14:paraId="0E62C9C6" w14:textId="77777777" w:rsidTr="00A33A98">
        <w:trPr>
          <w:cantSplit/>
          <w:trPrChange w:id="553" w:author="Shah Ashay" w:date="2018-04-16T16:41:00Z">
            <w:trPr>
              <w:cantSplit/>
            </w:trPr>
          </w:trPrChange>
        </w:trPr>
        <w:tc>
          <w:tcPr>
            <w:tcW w:w="382" w:type="pct"/>
            <w:shd w:val="clear" w:color="auto" w:fill="C6D9F1" w:themeFill="text2" w:themeFillTint="33"/>
            <w:tcPrChange w:id="554" w:author="Shah Ashay" w:date="2018-04-16T16:41:00Z">
              <w:tcPr>
                <w:tcW w:w="900" w:type="dxa"/>
                <w:shd w:val="clear" w:color="auto" w:fill="C6D9F1" w:themeFill="text2" w:themeFillTint="33"/>
              </w:tcPr>
            </w:tcPrChange>
          </w:tcPr>
          <w:p w14:paraId="55BA888D" w14:textId="5C86CBBE" w:rsidR="00435F17" w:rsidRPr="00A33A98" w:rsidRDefault="00435F17" w:rsidP="00435F17">
            <w:pPr>
              <w:pStyle w:val="TableText"/>
              <w:keepNext/>
              <w:keepLines/>
              <w:ind w:left="360"/>
              <w:rPr>
                <w:rFonts w:cs="Arial"/>
                <w:sz w:val="20"/>
                <w:rPrChange w:id="555" w:author="Shah Ashay" w:date="2018-04-16T16:41:00Z">
                  <w:rPr>
                    <w:rFonts w:ascii="Calibri" w:hAnsi="Calibri"/>
                    <w:sz w:val="20"/>
                  </w:rPr>
                </w:rPrChange>
              </w:rPr>
            </w:pPr>
            <w:r w:rsidRPr="00A33A98">
              <w:rPr>
                <w:rFonts w:cs="Arial"/>
              </w:rPr>
              <w:t>6</w:t>
            </w:r>
          </w:p>
        </w:tc>
        <w:tc>
          <w:tcPr>
            <w:tcW w:w="2230" w:type="pct"/>
            <w:tcBorders>
              <w:bottom w:val="single" w:sz="4" w:space="0" w:color="auto"/>
            </w:tcBorders>
            <w:tcPrChange w:id="556" w:author="Shah Ashay" w:date="2018-04-16T16:41:00Z">
              <w:tcPr>
                <w:tcW w:w="3330" w:type="dxa"/>
                <w:tcBorders>
                  <w:bottom w:val="single" w:sz="4" w:space="0" w:color="auto"/>
                </w:tcBorders>
              </w:tcPr>
            </w:tcPrChange>
          </w:tcPr>
          <w:p w14:paraId="7015629C" w14:textId="144A7299" w:rsidR="00435F17" w:rsidRPr="00A33A98" w:rsidRDefault="00435F17" w:rsidP="00435F17">
            <w:pPr>
              <w:pStyle w:val="TableText"/>
              <w:keepNext/>
              <w:keepLines/>
              <w:rPr>
                <w:rFonts w:cs="Arial"/>
                <w:sz w:val="20"/>
                <w:szCs w:val="20"/>
                <w:rPrChange w:id="557" w:author="Shah Ashay" w:date="2018-04-16T16:41:00Z">
                  <w:rPr>
                    <w:rFonts w:ascii="Calibri" w:hAnsi="Calibri"/>
                    <w:sz w:val="20"/>
                    <w:szCs w:val="20"/>
                  </w:rPr>
                </w:rPrChange>
              </w:rPr>
            </w:pPr>
            <w:del w:id="558" w:author="Prakash Atul (Ext)" w:date="2018-03-27T12:45:00Z">
              <w:r w:rsidRPr="00A33A98" w:rsidDel="00AF1D79">
                <w:rPr>
                  <w:rFonts w:cs="Arial"/>
                  <w:sz w:val="20"/>
                  <w:szCs w:val="20"/>
                  <w:rPrChange w:id="559" w:author="Shah Ashay" w:date="2018-04-16T16:41:00Z">
                    <w:rPr>
                      <w:rFonts w:ascii="Calibri" w:hAnsi="Calibri"/>
                      <w:sz w:val="20"/>
                      <w:szCs w:val="20"/>
                    </w:rPr>
                  </w:rPrChange>
                </w:rPr>
                <w:delText xml:space="preserve">Select </w:delText>
              </w:r>
            </w:del>
            <w:ins w:id="560" w:author="Prakash Atul (Ext)" w:date="2018-03-27T12:45:00Z">
              <w:r w:rsidR="00AF1D79" w:rsidRPr="00A33A98">
                <w:rPr>
                  <w:rFonts w:cs="Arial"/>
                  <w:sz w:val="20"/>
                  <w:szCs w:val="20"/>
                  <w:rPrChange w:id="561" w:author="Shah Ashay" w:date="2018-04-16T16:41:00Z">
                    <w:rPr>
                      <w:rFonts w:ascii="Calibri" w:hAnsi="Calibri"/>
                      <w:sz w:val="20"/>
                      <w:szCs w:val="20"/>
                    </w:rPr>
                  </w:rPrChange>
                </w:rPr>
                <w:t xml:space="preserve">Click on </w:t>
              </w:r>
            </w:ins>
            <w:r w:rsidRPr="00A33A98">
              <w:rPr>
                <w:rFonts w:cs="Arial"/>
                <w:sz w:val="20"/>
                <w:szCs w:val="20"/>
                <w:rPrChange w:id="562" w:author="Shah Ashay" w:date="2018-04-16T16:41:00Z">
                  <w:rPr>
                    <w:rFonts w:ascii="Calibri" w:hAnsi="Calibri"/>
                    <w:sz w:val="20"/>
                    <w:szCs w:val="20"/>
                  </w:rPr>
                </w:rPrChange>
              </w:rPr>
              <w:t>“Object”</w:t>
            </w:r>
          </w:p>
        </w:tc>
        <w:tc>
          <w:tcPr>
            <w:tcW w:w="1667" w:type="pct"/>
            <w:tcBorders>
              <w:bottom w:val="single" w:sz="4" w:space="0" w:color="auto"/>
            </w:tcBorders>
            <w:tcPrChange w:id="563" w:author="Shah Ashay" w:date="2018-04-16T16:41:00Z">
              <w:tcPr>
                <w:tcW w:w="2700" w:type="dxa"/>
                <w:tcBorders>
                  <w:bottom w:val="single" w:sz="4" w:space="0" w:color="auto"/>
                </w:tcBorders>
              </w:tcPr>
            </w:tcPrChange>
          </w:tcPr>
          <w:p w14:paraId="7F74EF42" w14:textId="3EFC2450" w:rsidR="00435F17" w:rsidRPr="00A33A98" w:rsidRDefault="00435F17" w:rsidP="00435F17">
            <w:pPr>
              <w:keepNext/>
              <w:keepLines/>
              <w:rPr>
                <w:rFonts w:cs="Arial"/>
                <w:b/>
                <w:i/>
                <w:sz w:val="20"/>
                <w:szCs w:val="20"/>
                <w:rPrChange w:id="564" w:author="Shah Ashay" w:date="2018-04-16T16:41:00Z">
                  <w:rPr>
                    <w:rFonts w:ascii="Calibri" w:hAnsi="Calibri"/>
                    <w:b/>
                    <w:i/>
                    <w:sz w:val="20"/>
                    <w:szCs w:val="20"/>
                  </w:rPr>
                </w:rPrChange>
              </w:rPr>
            </w:pPr>
            <w:r w:rsidRPr="00A33A98">
              <w:rPr>
                <w:rFonts w:cs="Arial"/>
                <w:sz w:val="20"/>
                <w:szCs w:val="20"/>
                <w:rPrChange w:id="565" w:author="Shah Ashay" w:date="2018-04-16T16:41:00Z">
                  <w:rPr>
                    <w:rFonts w:ascii="Calibri" w:hAnsi="Calibri"/>
                    <w:sz w:val="20"/>
                    <w:szCs w:val="20"/>
                  </w:rPr>
                </w:rPrChange>
              </w:rPr>
              <w:t>Object record is grayed out</w:t>
            </w:r>
          </w:p>
        </w:tc>
        <w:tc>
          <w:tcPr>
            <w:tcW w:w="721" w:type="pct"/>
            <w:tcBorders>
              <w:bottom w:val="single" w:sz="4" w:space="0" w:color="auto"/>
            </w:tcBorders>
            <w:tcPrChange w:id="566" w:author="Shah Ashay" w:date="2018-04-16T16:41:00Z">
              <w:tcPr>
                <w:tcW w:w="1170" w:type="dxa"/>
                <w:tcBorders>
                  <w:bottom w:val="single" w:sz="4" w:space="0" w:color="auto"/>
                </w:tcBorders>
              </w:tcPr>
            </w:tcPrChange>
          </w:tcPr>
          <w:p w14:paraId="440BA918" w14:textId="77777777" w:rsidR="00435F17" w:rsidRPr="00A33A98" w:rsidRDefault="00435F17" w:rsidP="00435F17">
            <w:pPr>
              <w:keepNext/>
              <w:keepLines/>
              <w:rPr>
                <w:rFonts w:cs="Arial"/>
                <w:sz w:val="20"/>
              </w:rPr>
            </w:pPr>
          </w:p>
        </w:tc>
      </w:tr>
      <w:tr w:rsidR="00435F17" w:rsidRPr="00A33A98" w14:paraId="7C25BB5D" w14:textId="77777777" w:rsidTr="00A33A98">
        <w:trPr>
          <w:cantSplit/>
          <w:trPrChange w:id="567" w:author="Shah Ashay" w:date="2018-04-16T16:41:00Z">
            <w:trPr>
              <w:cantSplit/>
            </w:trPr>
          </w:trPrChange>
        </w:trPr>
        <w:tc>
          <w:tcPr>
            <w:tcW w:w="382" w:type="pct"/>
            <w:shd w:val="clear" w:color="auto" w:fill="C6D9F1" w:themeFill="text2" w:themeFillTint="33"/>
            <w:tcPrChange w:id="568" w:author="Shah Ashay" w:date="2018-04-16T16:41:00Z">
              <w:tcPr>
                <w:tcW w:w="900" w:type="dxa"/>
                <w:shd w:val="clear" w:color="auto" w:fill="C6D9F1" w:themeFill="text2" w:themeFillTint="33"/>
              </w:tcPr>
            </w:tcPrChange>
          </w:tcPr>
          <w:p w14:paraId="7EE3726A" w14:textId="6A09E880" w:rsidR="00435F17" w:rsidRPr="00A33A98" w:rsidRDefault="00435F17" w:rsidP="00435F17">
            <w:pPr>
              <w:pStyle w:val="TableText"/>
              <w:keepNext/>
              <w:keepLines/>
              <w:ind w:left="360"/>
              <w:rPr>
                <w:rFonts w:cs="Arial"/>
                <w:sz w:val="20"/>
                <w:rPrChange w:id="569" w:author="Shah Ashay" w:date="2018-04-16T16:41:00Z">
                  <w:rPr>
                    <w:rFonts w:ascii="Calibri" w:hAnsi="Calibri"/>
                    <w:sz w:val="20"/>
                  </w:rPr>
                </w:rPrChange>
              </w:rPr>
            </w:pPr>
            <w:r w:rsidRPr="00A33A98">
              <w:rPr>
                <w:rFonts w:cs="Arial"/>
              </w:rPr>
              <w:t>7</w:t>
            </w:r>
          </w:p>
        </w:tc>
        <w:tc>
          <w:tcPr>
            <w:tcW w:w="2230" w:type="pct"/>
            <w:tcBorders>
              <w:bottom w:val="single" w:sz="4" w:space="0" w:color="auto"/>
            </w:tcBorders>
            <w:tcPrChange w:id="570" w:author="Shah Ashay" w:date="2018-04-16T16:41:00Z">
              <w:tcPr>
                <w:tcW w:w="3330" w:type="dxa"/>
                <w:tcBorders>
                  <w:bottom w:val="single" w:sz="4" w:space="0" w:color="auto"/>
                </w:tcBorders>
              </w:tcPr>
            </w:tcPrChange>
          </w:tcPr>
          <w:p w14:paraId="76A94344" w14:textId="192975BB" w:rsidR="00435F17" w:rsidRPr="00A33A98" w:rsidRDefault="00435F17" w:rsidP="00435F17">
            <w:pPr>
              <w:pStyle w:val="TableText"/>
              <w:keepNext/>
              <w:keepLines/>
              <w:rPr>
                <w:rFonts w:cs="Arial"/>
                <w:sz w:val="20"/>
                <w:szCs w:val="20"/>
                <w:rPrChange w:id="571" w:author="Shah Ashay" w:date="2018-04-16T16:41:00Z">
                  <w:rPr>
                    <w:rFonts w:ascii="Calibri" w:hAnsi="Calibri"/>
                    <w:sz w:val="20"/>
                    <w:szCs w:val="20"/>
                  </w:rPr>
                </w:rPrChange>
              </w:rPr>
            </w:pPr>
            <w:r w:rsidRPr="00A33A98">
              <w:rPr>
                <w:rFonts w:cs="Arial"/>
                <w:sz w:val="20"/>
                <w:szCs w:val="20"/>
                <w:rPrChange w:id="572" w:author="Shah Ashay" w:date="2018-04-16T16:41:00Z">
                  <w:rPr>
                    <w:rFonts w:ascii="Calibri" w:hAnsi="Calibri"/>
                    <w:sz w:val="20"/>
                    <w:szCs w:val="20"/>
                  </w:rPr>
                </w:rPrChange>
              </w:rPr>
              <w:t>Repeat steps 3-5 until all objects are grayed out</w:t>
            </w:r>
          </w:p>
        </w:tc>
        <w:tc>
          <w:tcPr>
            <w:tcW w:w="1667" w:type="pct"/>
            <w:tcBorders>
              <w:bottom w:val="single" w:sz="4" w:space="0" w:color="auto"/>
            </w:tcBorders>
            <w:tcPrChange w:id="573" w:author="Shah Ashay" w:date="2018-04-16T16:41:00Z">
              <w:tcPr>
                <w:tcW w:w="2700" w:type="dxa"/>
                <w:tcBorders>
                  <w:bottom w:val="single" w:sz="4" w:space="0" w:color="auto"/>
                </w:tcBorders>
              </w:tcPr>
            </w:tcPrChange>
          </w:tcPr>
          <w:p w14:paraId="56868428" w14:textId="77777777" w:rsidR="00435F17" w:rsidRPr="00A33A98" w:rsidRDefault="00435F17" w:rsidP="00435F17">
            <w:pPr>
              <w:keepNext/>
              <w:keepLines/>
              <w:rPr>
                <w:rFonts w:cs="Arial"/>
                <w:b/>
                <w:i/>
                <w:sz w:val="20"/>
                <w:szCs w:val="20"/>
                <w:rPrChange w:id="574" w:author="Shah Ashay" w:date="2018-04-16T16:41:00Z">
                  <w:rPr>
                    <w:rFonts w:ascii="Calibri" w:hAnsi="Calibri"/>
                    <w:b/>
                    <w:i/>
                    <w:sz w:val="20"/>
                    <w:szCs w:val="20"/>
                  </w:rPr>
                </w:rPrChange>
              </w:rPr>
            </w:pPr>
          </w:p>
        </w:tc>
        <w:tc>
          <w:tcPr>
            <w:tcW w:w="721" w:type="pct"/>
            <w:tcBorders>
              <w:bottom w:val="single" w:sz="4" w:space="0" w:color="auto"/>
            </w:tcBorders>
            <w:tcPrChange w:id="575" w:author="Shah Ashay" w:date="2018-04-16T16:41:00Z">
              <w:tcPr>
                <w:tcW w:w="1170" w:type="dxa"/>
                <w:tcBorders>
                  <w:bottom w:val="single" w:sz="4" w:space="0" w:color="auto"/>
                </w:tcBorders>
              </w:tcPr>
            </w:tcPrChange>
          </w:tcPr>
          <w:p w14:paraId="0188E780" w14:textId="77777777" w:rsidR="00435F17" w:rsidRPr="00A33A98" w:rsidRDefault="00435F17" w:rsidP="00435F17">
            <w:pPr>
              <w:keepNext/>
              <w:keepLines/>
              <w:rPr>
                <w:rFonts w:cs="Arial"/>
                <w:sz w:val="20"/>
              </w:rPr>
            </w:pPr>
          </w:p>
        </w:tc>
      </w:tr>
      <w:tr w:rsidR="00435F17" w:rsidRPr="00A33A98" w14:paraId="42701F40" w14:textId="77777777" w:rsidTr="00A33A98">
        <w:trPr>
          <w:cantSplit/>
          <w:trPrChange w:id="576" w:author="Shah Ashay" w:date="2018-04-16T16:41:00Z">
            <w:trPr>
              <w:cantSplit/>
            </w:trPr>
          </w:trPrChange>
        </w:trPr>
        <w:tc>
          <w:tcPr>
            <w:tcW w:w="382" w:type="pct"/>
            <w:shd w:val="clear" w:color="auto" w:fill="C6D9F1" w:themeFill="text2" w:themeFillTint="33"/>
            <w:tcPrChange w:id="577" w:author="Shah Ashay" w:date="2018-04-16T16:41:00Z">
              <w:tcPr>
                <w:tcW w:w="900" w:type="dxa"/>
                <w:shd w:val="clear" w:color="auto" w:fill="C6D9F1" w:themeFill="text2" w:themeFillTint="33"/>
              </w:tcPr>
            </w:tcPrChange>
          </w:tcPr>
          <w:p w14:paraId="352F07B5" w14:textId="66964ABE" w:rsidR="00435F17" w:rsidRPr="00A33A98" w:rsidRDefault="00435F17" w:rsidP="00435F17">
            <w:pPr>
              <w:pStyle w:val="TableText"/>
              <w:keepNext/>
              <w:keepLines/>
              <w:ind w:left="360"/>
              <w:rPr>
                <w:rFonts w:cs="Arial"/>
                <w:color w:val="000000"/>
                <w:sz w:val="20"/>
              </w:rPr>
            </w:pPr>
            <w:r w:rsidRPr="00A33A98">
              <w:rPr>
                <w:rFonts w:cs="Arial"/>
              </w:rPr>
              <w:t>8</w:t>
            </w:r>
          </w:p>
        </w:tc>
        <w:tc>
          <w:tcPr>
            <w:tcW w:w="2230" w:type="pct"/>
            <w:tcBorders>
              <w:bottom w:val="single" w:sz="4" w:space="0" w:color="auto"/>
            </w:tcBorders>
            <w:tcPrChange w:id="578" w:author="Shah Ashay" w:date="2018-04-16T16:41:00Z">
              <w:tcPr>
                <w:tcW w:w="3330" w:type="dxa"/>
                <w:tcBorders>
                  <w:bottom w:val="single" w:sz="4" w:space="0" w:color="auto"/>
                </w:tcBorders>
              </w:tcPr>
            </w:tcPrChange>
          </w:tcPr>
          <w:p w14:paraId="68476DBD" w14:textId="2EBE43A0" w:rsidR="00435F17" w:rsidRPr="00A33A98" w:rsidRDefault="00435F17" w:rsidP="00435F17">
            <w:pPr>
              <w:pStyle w:val="TableText"/>
              <w:keepNext/>
              <w:keepLines/>
              <w:rPr>
                <w:rFonts w:cs="Arial"/>
                <w:sz w:val="20"/>
                <w:szCs w:val="20"/>
              </w:rPr>
            </w:pPr>
            <w:r w:rsidRPr="00A33A98">
              <w:rPr>
                <w:rFonts w:cs="Arial"/>
                <w:sz w:val="20"/>
                <w:szCs w:val="20"/>
                <w:rPrChange w:id="579" w:author="Shah Ashay" w:date="2018-04-16T16:41:00Z">
                  <w:rPr>
                    <w:rFonts w:ascii="Calibri" w:hAnsi="Calibri"/>
                    <w:sz w:val="20"/>
                    <w:szCs w:val="20"/>
                  </w:rPr>
                </w:rPrChange>
              </w:rPr>
              <w:t xml:space="preserve">Click the </w:t>
            </w:r>
            <w:r w:rsidRPr="00A33A98">
              <w:rPr>
                <w:rFonts w:cs="Arial"/>
                <w:b/>
                <w:i/>
                <w:sz w:val="20"/>
                <w:szCs w:val="20"/>
                <w:rPrChange w:id="580" w:author="Shah Ashay" w:date="2018-04-16T16:41:00Z">
                  <w:rPr>
                    <w:rFonts w:ascii="Calibri" w:hAnsi="Calibri"/>
                    <w:b/>
                    <w:i/>
                    <w:sz w:val="20"/>
                    <w:szCs w:val="20"/>
                  </w:rPr>
                </w:rPrChange>
              </w:rPr>
              <w:t>Save</w:t>
            </w:r>
            <w:r w:rsidRPr="00A33A98">
              <w:rPr>
                <w:rFonts w:cs="Arial"/>
                <w:sz w:val="20"/>
                <w:szCs w:val="20"/>
                <w:rPrChange w:id="581" w:author="Shah Ashay" w:date="2018-04-16T16:41:00Z">
                  <w:rPr>
                    <w:rFonts w:ascii="Calibri" w:hAnsi="Calibri"/>
                    <w:sz w:val="20"/>
                    <w:szCs w:val="20"/>
                  </w:rPr>
                </w:rPrChange>
              </w:rPr>
              <w:t xml:space="preserve"> icon</w:t>
            </w:r>
          </w:p>
        </w:tc>
        <w:tc>
          <w:tcPr>
            <w:tcW w:w="1667" w:type="pct"/>
            <w:tcBorders>
              <w:bottom w:val="single" w:sz="4" w:space="0" w:color="auto"/>
            </w:tcBorders>
            <w:tcPrChange w:id="582" w:author="Shah Ashay" w:date="2018-04-16T16:41:00Z">
              <w:tcPr>
                <w:tcW w:w="2700" w:type="dxa"/>
                <w:tcBorders>
                  <w:bottom w:val="single" w:sz="4" w:space="0" w:color="auto"/>
                </w:tcBorders>
              </w:tcPr>
            </w:tcPrChange>
          </w:tcPr>
          <w:p w14:paraId="0663B792" w14:textId="54351A7B" w:rsidR="00435F17" w:rsidRPr="00A33A98" w:rsidRDefault="00435F17" w:rsidP="00435F17">
            <w:pPr>
              <w:keepNext/>
              <w:keepLines/>
              <w:rPr>
                <w:rFonts w:cs="Arial"/>
                <w:sz w:val="20"/>
                <w:szCs w:val="20"/>
              </w:rPr>
            </w:pPr>
            <w:r w:rsidRPr="00A33A98">
              <w:rPr>
                <w:rFonts w:cs="Arial"/>
                <w:sz w:val="20"/>
                <w:szCs w:val="20"/>
                <w:rPrChange w:id="583" w:author="Shah Ashay" w:date="2018-04-16T16:41:00Z">
                  <w:rPr>
                    <w:rFonts w:ascii="Calibri" w:hAnsi="Calibri"/>
                    <w:sz w:val="20"/>
                    <w:szCs w:val="20"/>
                  </w:rPr>
                </w:rPrChange>
              </w:rPr>
              <w:t>Object records are removed</w:t>
            </w:r>
          </w:p>
        </w:tc>
        <w:tc>
          <w:tcPr>
            <w:tcW w:w="721" w:type="pct"/>
            <w:tcBorders>
              <w:bottom w:val="single" w:sz="4" w:space="0" w:color="auto"/>
            </w:tcBorders>
            <w:tcPrChange w:id="584" w:author="Shah Ashay" w:date="2018-04-16T16:41:00Z">
              <w:tcPr>
                <w:tcW w:w="1170" w:type="dxa"/>
                <w:tcBorders>
                  <w:bottom w:val="single" w:sz="4" w:space="0" w:color="auto"/>
                </w:tcBorders>
              </w:tcPr>
            </w:tcPrChange>
          </w:tcPr>
          <w:p w14:paraId="3A8604BA" w14:textId="77777777" w:rsidR="00435F17" w:rsidRPr="00A33A98" w:rsidRDefault="00435F17" w:rsidP="00435F17">
            <w:pPr>
              <w:keepNext/>
              <w:keepLines/>
              <w:rPr>
                <w:rFonts w:cs="Arial"/>
                <w:sz w:val="20"/>
              </w:rPr>
            </w:pPr>
          </w:p>
        </w:tc>
      </w:tr>
      <w:tr w:rsidR="00435F17" w:rsidRPr="00A33A98" w14:paraId="1DAE9AE6" w14:textId="77777777" w:rsidTr="00A33A98">
        <w:trPr>
          <w:cantSplit/>
          <w:trPrChange w:id="585" w:author="Shah Ashay" w:date="2018-04-16T16:41:00Z">
            <w:trPr>
              <w:cantSplit/>
            </w:trPr>
          </w:trPrChange>
        </w:trPr>
        <w:tc>
          <w:tcPr>
            <w:tcW w:w="382" w:type="pct"/>
            <w:shd w:val="clear" w:color="auto" w:fill="C6D9F1" w:themeFill="text2" w:themeFillTint="33"/>
            <w:tcPrChange w:id="586" w:author="Shah Ashay" w:date="2018-04-16T16:41:00Z">
              <w:tcPr>
                <w:tcW w:w="900" w:type="dxa"/>
                <w:shd w:val="clear" w:color="auto" w:fill="C6D9F1" w:themeFill="text2" w:themeFillTint="33"/>
              </w:tcPr>
            </w:tcPrChange>
          </w:tcPr>
          <w:p w14:paraId="749155D3" w14:textId="1445B3DB" w:rsidR="00435F17" w:rsidRPr="00A33A98" w:rsidRDefault="00435F17" w:rsidP="00435F17">
            <w:pPr>
              <w:pStyle w:val="TableText"/>
              <w:keepNext/>
              <w:keepLines/>
              <w:ind w:left="360"/>
              <w:rPr>
                <w:rFonts w:cs="Arial"/>
                <w:color w:val="000000"/>
                <w:sz w:val="20"/>
              </w:rPr>
            </w:pPr>
            <w:r w:rsidRPr="00A33A98">
              <w:rPr>
                <w:rFonts w:cs="Arial"/>
              </w:rPr>
              <w:t>9</w:t>
            </w:r>
          </w:p>
        </w:tc>
        <w:tc>
          <w:tcPr>
            <w:tcW w:w="2230" w:type="pct"/>
            <w:tcBorders>
              <w:bottom w:val="single" w:sz="4" w:space="0" w:color="auto"/>
            </w:tcBorders>
            <w:tcPrChange w:id="587" w:author="Shah Ashay" w:date="2018-04-16T16:41:00Z">
              <w:tcPr>
                <w:tcW w:w="3330" w:type="dxa"/>
                <w:tcBorders>
                  <w:bottom w:val="single" w:sz="4" w:space="0" w:color="auto"/>
                </w:tcBorders>
              </w:tcPr>
            </w:tcPrChange>
          </w:tcPr>
          <w:p w14:paraId="06966542" w14:textId="5111A3DC" w:rsidR="00435F17" w:rsidRPr="00A33A98" w:rsidRDefault="00435F17" w:rsidP="00435F17">
            <w:pPr>
              <w:pStyle w:val="TableText"/>
              <w:keepNext/>
              <w:keepLines/>
              <w:rPr>
                <w:rFonts w:cs="Arial"/>
                <w:sz w:val="20"/>
                <w:szCs w:val="20"/>
              </w:rPr>
            </w:pPr>
            <w:r w:rsidRPr="00A33A98">
              <w:rPr>
                <w:rFonts w:cs="Arial"/>
                <w:sz w:val="20"/>
                <w:szCs w:val="20"/>
                <w:rPrChange w:id="588" w:author="Shah Ashay" w:date="2018-04-16T16:41:00Z">
                  <w:rPr>
                    <w:rFonts w:ascii="Calibri" w:hAnsi="Calibri"/>
                    <w:sz w:val="20"/>
                    <w:szCs w:val="20"/>
                  </w:rPr>
                </w:rPrChange>
              </w:rPr>
              <w:t>Ensure the Role is still selected</w:t>
            </w:r>
          </w:p>
        </w:tc>
        <w:tc>
          <w:tcPr>
            <w:tcW w:w="1667" w:type="pct"/>
            <w:tcBorders>
              <w:bottom w:val="single" w:sz="4" w:space="0" w:color="auto"/>
            </w:tcBorders>
            <w:tcPrChange w:id="589" w:author="Shah Ashay" w:date="2018-04-16T16:41:00Z">
              <w:tcPr>
                <w:tcW w:w="2700" w:type="dxa"/>
                <w:tcBorders>
                  <w:bottom w:val="single" w:sz="4" w:space="0" w:color="auto"/>
                </w:tcBorders>
              </w:tcPr>
            </w:tcPrChange>
          </w:tcPr>
          <w:p w14:paraId="52B75424" w14:textId="2CC81DD1" w:rsidR="00435F17" w:rsidRPr="00A33A98" w:rsidRDefault="00435F17" w:rsidP="00435F17">
            <w:pPr>
              <w:keepNext/>
              <w:keepLines/>
              <w:rPr>
                <w:rFonts w:cs="Arial"/>
                <w:sz w:val="20"/>
                <w:szCs w:val="20"/>
              </w:rPr>
            </w:pPr>
            <w:r w:rsidRPr="00A33A98">
              <w:rPr>
                <w:rFonts w:cs="Arial"/>
                <w:sz w:val="20"/>
                <w:szCs w:val="20"/>
                <w:rPrChange w:id="590" w:author="Shah Ashay" w:date="2018-04-16T16:41:00Z">
                  <w:rPr>
                    <w:rFonts w:ascii="Calibri" w:hAnsi="Calibri"/>
                    <w:sz w:val="20"/>
                    <w:szCs w:val="20"/>
                  </w:rPr>
                </w:rPrChange>
              </w:rPr>
              <w:t>Role record is highlighted</w:t>
            </w:r>
          </w:p>
        </w:tc>
        <w:tc>
          <w:tcPr>
            <w:tcW w:w="721" w:type="pct"/>
            <w:tcBorders>
              <w:bottom w:val="single" w:sz="4" w:space="0" w:color="auto"/>
            </w:tcBorders>
            <w:tcPrChange w:id="591" w:author="Shah Ashay" w:date="2018-04-16T16:41:00Z">
              <w:tcPr>
                <w:tcW w:w="1170" w:type="dxa"/>
                <w:tcBorders>
                  <w:bottom w:val="single" w:sz="4" w:space="0" w:color="auto"/>
                </w:tcBorders>
              </w:tcPr>
            </w:tcPrChange>
          </w:tcPr>
          <w:p w14:paraId="5E23C7A3" w14:textId="77777777" w:rsidR="00435F17" w:rsidRPr="00A33A98" w:rsidRDefault="00435F17" w:rsidP="00435F17">
            <w:pPr>
              <w:keepNext/>
              <w:keepLines/>
              <w:rPr>
                <w:rFonts w:cs="Arial"/>
                <w:sz w:val="20"/>
              </w:rPr>
            </w:pPr>
          </w:p>
        </w:tc>
      </w:tr>
      <w:tr w:rsidR="00435F17" w:rsidRPr="00A33A98" w14:paraId="3DE24AED" w14:textId="77777777" w:rsidTr="00A33A98">
        <w:trPr>
          <w:cantSplit/>
          <w:trPrChange w:id="592" w:author="Shah Ashay" w:date="2018-04-16T16:41:00Z">
            <w:trPr>
              <w:cantSplit/>
            </w:trPr>
          </w:trPrChange>
        </w:trPr>
        <w:tc>
          <w:tcPr>
            <w:tcW w:w="382" w:type="pct"/>
            <w:shd w:val="clear" w:color="auto" w:fill="C6D9F1" w:themeFill="text2" w:themeFillTint="33"/>
            <w:tcPrChange w:id="593" w:author="Shah Ashay" w:date="2018-04-16T16:41:00Z">
              <w:tcPr>
                <w:tcW w:w="900" w:type="dxa"/>
                <w:shd w:val="clear" w:color="auto" w:fill="C6D9F1" w:themeFill="text2" w:themeFillTint="33"/>
              </w:tcPr>
            </w:tcPrChange>
          </w:tcPr>
          <w:p w14:paraId="4E79257F" w14:textId="142CAE2D" w:rsidR="00435F17" w:rsidRPr="00A33A98" w:rsidRDefault="00435F17" w:rsidP="00435F17">
            <w:pPr>
              <w:pStyle w:val="TableText"/>
              <w:keepNext/>
              <w:keepLines/>
              <w:ind w:left="360"/>
              <w:rPr>
                <w:rFonts w:cs="Arial"/>
                <w:color w:val="000000"/>
                <w:sz w:val="20"/>
              </w:rPr>
            </w:pPr>
            <w:r w:rsidRPr="00A33A98">
              <w:rPr>
                <w:rFonts w:cs="Arial"/>
              </w:rPr>
              <w:t>10</w:t>
            </w:r>
          </w:p>
        </w:tc>
        <w:tc>
          <w:tcPr>
            <w:tcW w:w="2230" w:type="pct"/>
            <w:tcBorders>
              <w:bottom w:val="single" w:sz="4" w:space="0" w:color="auto"/>
            </w:tcBorders>
            <w:tcPrChange w:id="594" w:author="Shah Ashay" w:date="2018-04-16T16:41:00Z">
              <w:tcPr>
                <w:tcW w:w="3330" w:type="dxa"/>
                <w:tcBorders>
                  <w:bottom w:val="single" w:sz="4" w:space="0" w:color="auto"/>
                </w:tcBorders>
              </w:tcPr>
            </w:tcPrChange>
          </w:tcPr>
          <w:p w14:paraId="18A05EF8" w14:textId="1122A042" w:rsidR="00435F17" w:rsidRPr="00A33A98" w:rsidRDefault="00435F17" w:rsidP="00435F17">
            <w:pPr>
              <w:pStyle w:val="TableText"/>
              <w:keepNext/>
              <w:keepLines/>
              <w:rPr>
                <w:rFonts w:cs="Arial"/>
                <w:sz w:val="20"/>
                <w:szCs w:val="20"/>
              </w:rPr>
            </w:pPr>
            <w:r w:rsidRPr="00A33A98">
              <w:rPr>
                <w:rFonts w:cs="Arial"/>
                <w:sz w:val="20"/>
                <w:szCs w:val="20"/>
                <w:rPrChange w:id="595" w:author="Shah Ashay" w:date="2018-04-16T16:41:00Z">
                  <w:rPr>
                    <w:rFonts w:ascii="Calibri" w:hAnsi="Calibri"/>
                    <w:sz w:val="20"/>
                    <w:szCs w:val="20"/>
                  </w:rPr>
                </w:rPrChange>
              </w:rPr>
              <w:t xml:space="preserve">Click the </w:t>
            </w:r>
            <w:r w:rsidRPr="00A33A98">
              <w:rPr>
                <w:rFonts w:cs="Arial"/>
                <w:b/>
                <w:i/>
                <w:sz w:val="20"/>
                <w:szCs w:val="20"/>
                <w:rPrChange w:id="596" w:author="Shah Ashay" w:date="2018-04-16T16:41:00Z">
                  <w:rPr>
                    <w:rFonts w:ascii="Calibri" w:hAnsi="Calibri"/>
                    <w:b/>
                    <w:i/>
                    <w:sz w:val="20"/>
                    <w:szCs w:val="20"/>
                  </w:rPr>
                </w:rPrChange>
              </w:rPr>
              <w:t xml:space="preserve">Delete </w:t>
            </w:r>
            <w:r w:rsidRPr="00A33A98">
              <w:rPr>
                <w:rFonts w:cs="Arial"/>
                <w:sz w:val="20"/>
                <w:szCs w:val="20"/>
                <w:rPrChange w:id="597" w:author="Shah Ashay" w:date="2018-04-16T16:41:00Z">
                  <w:rPr>
                    <w:rFonts w:ascii="Calibri" w:hAnsi="Calibri"/>
                    <w:sz w:val="20"/>
                    <w:szCs w:val="20"/>
                  </w:rPr>
                </w:rPrChange>
              </w:rPr>
              <w:t>icon</w:t>
            </w:r>
          </w:p>
        </w:tc>
        <w:tc>
          <w:tcPr>
            <w:tcW w:w="1667" w:type="pct"/>
            <w:tcBorders>
              <w:bottom w:val="single" w:sz="4" w:space="0" w:color="auto"/>
            </w:tcBorders>
            <w:tcPrChange w:id="598" w:author="Shah Ashay" w:date="2018-04-16T16:41:00Z">
              <w:tcPr>
                <w:tcW w:w="2700" w:type="dxa"/>
                <w:tcBorders>
                  <w:bottom w:val="single" w:sz="4" w:space="0" w:color="auto"/>
                </w:tcBorders>
              </w:tcPr>
            </w:tcPrChange>
          </w:tcPr>
          <w:p w14:paraId="5B67FDCC" w14:textId="786AC862" w:rsidR="00435F17" w:rsidRPr="00A33A98" w:rsidRDefault="00435F17" w:rsidP="00435F17">
            <w:pPr>
              <w:keepNext/>
              <w:keepLines/>
              <w:rPr>
                <w:rFonts w:cs="Arial"/>
                <w:sz w:val="20"/>
                <w:szCs w:val="20"/>
              </w:rPr>
            </w:pPr>
            <w:r w:rsidRPr="00A33A98">
              <w:rPr>
                <w:rFonts w:cs="Arial"/>
                <w:sz w:val="20"/>
                <w:szCs w:val="20"/>
                <w:rPrChange w:id="599" w:author="Shah Ashay" w:date="2018-04-16T16:41:00Z">
                  <w:rPr>
                    <w:rFonts w:ascii="Calibri" w:hAnsi="Calibri"/>
                    <w:sz w:val="20"/>
                    <w:szCs w:val="20"/>
                  </w:rPr>
                </w:rPrChange>
              </w:rPr>
              <w:t>Role record is grayed out</w:t>
            </w:r>
          </w:p>
        </w:tc>
        <w:tc>
          <w:tcPr>
            <w:tcW w:w="721" w:type="pct"/>
            <w:tcBorders>
              <w:bottom w:val="single" w:sz="4" w:space="0" w:color="auto"/>
            </w:tcBorders>
            <w:tcPrChange w:id="600" w:author="Shah Ashay" w:date="2018-04-16T16:41:00Z">
              <w:tcPr>
                <w:tcW w:w="1170" w:type="dxa"/>
                <w:tcBorders>
                  <w:bottom w:val="single" w:sz="4" w:space="0" w:color="auto"/>
                </w:tcBorders>
              </w:tcPr>
            </w:tcPrChange>
          </w:tcPr>
          <w:p w14:paraId="3F8073AB" w14:textId="77777777" w:rsidR="00435F17" w:rsidRPr="00A33A98" w:rsidRDefault="00435F17" w:rsidP="00435F17">
            <w:pPr>
              <w:keepNext/>
              <w:keepLines/>
              <w:rPr>
                <w:rFonts w:cs="Arial"/>
                <w:sz w:val="20"/>
              </w:rPr>
            </w:pPr>
          </w:p>
        </w:tc>
      </w:tr>
      <w:tr w:rsidR="00435F17" w:rsidRPr="00A33A98" w14:paraId="09DB834F" w14:textId="77777777" w:rsidTr="00A33A98">
        <w:trPr>
          <w:cantSplit/>
          <w:trPrChange w:id="601" w:author="Shah Ashay" w:date="2018-04-16T16:41:00Z">
            <w:trPr>
              <w:cantSplit/>
            </w:trPr>
          </w:trPrChange>
        </w:trPr>
        <w:tc>
          <w:tcPr>
            <w:tcW w:w="382" w:type="pct"/>
            <w:shd w:val="clear" w:color="auto" w:fill="C6D9F1" w:themeFill="text2" w:themeFillTint="33"/>
            <w:tcPrChange w:id="602" w:author="Shah Ashay" w:date="2018-04-16T16:41:00Z">
              <w:tcPr>
                <w:tcW w:w="900" w:type="dxa"/>
                <w:shd w:val="clear" w:color="auto" w:fill="C6D9F1" w:themeFill="text2" w:themeFillTint="33"/>
              </w:tcPr>
            </w:tcPrChange>
          </w:tcPr>
          <w:p w14:paraId="2D613DD7" w14:textId="33965196" w:rsidR="00435F17" w:rsidRPr="00A33A98" w:rsidRDefault="00435F17" w:rsidP="00435F17">
            <w:pPr>
              <w:pStyle w:val="TableText"/>
              <w:keepNext/>
              <w:keepLines/>
              <w:ind w:left="360"/>
              <w:rPr>
                <w:rFonts w:cs="Arial"/>
                <w:color w:val="000000"/>
                <w:sz w:val="20"/>
              </w:rPr>
            </w:pPr>
            <w:r w:rsidRPr="00A33A98">
              <w:rPr>
                <w:rFonts w:cs="Arial"/>
              </w:rPr>
              <w:t>11</w:t>
            </w:r>
          </w:p>
        </w:tc>
        <w:tc>
          <w:tcPr>
            <w:tcW w:w="2230" w:type="pct"/>
            <w:tcBorders>
              <w:bottom w:val="single" w:sz="4" w:space="0" w:color="auto"/>
            </w:tcBorders>
            <w:tcPrChange w:id="603" w:author="Shah Ashay" w:date="2018-04-16T16:41:00Z">
              <w:tcPr>
                <w:tcW w:w="3330" w:type="dxa"/>
                <w:tcBorders>
                  <w:bottom w:val="single" w:sz="4" w:space="0" w:color="auto"/>
                </w:tcBorders>
              </w:tcPr>
            </w:tcPrChange>
          </w:tcPr>
          <w:p w14:paraId="068E2F7C" w14:textId="28C4B63E" w:rsidR="00435F17" w:rsidRPr="00A33A98" w:rsidRDefault="00435F17" w:rsidP="00435F17">
            <w:pPr>
              <w:pStyle w:val="TableText"/>
              <w:keepNext/>
              <w:keepLines/>
              <w:rPr>
                <w:rFonts w:cs="Arial"/>
                <w:sz w:val="20"/>
                <w:szCs w:val="20"/>
              </w:rPr>
            </w:pPr>
            <w:r w:rsidRPr="00A33A98">
              <w:rPr>
                <w:rFonts w:cs="Arial"/>
                <w:sz w:val="20"/>
                <w:szCs w:val="20"/>
                <w:rPrChange w:id="604" w:author="Shah Ashay" w:date="2018-04-16T16:41:00Z">
                  <w:rPr>
                    <w:rFonts w:ascii="Calibri" w:hAnsi="Calibri"/>
                    <w:sz w:val="20"/>
                    <w:szCs w:val="20"/>
                  </w:rPr>
                </w:rPrChange>
              </w:rPr>
              <w:t xml:space="preserve">Click the </w:t>
            </w:r>
            <w:r w:rsidRPr="00A33A98">
              <w:rPr>
                <w:rFonts w:cs="Arial"/>
                <w:b/>
                <w:i/>
                <w:sz w:val="20"/>
                <w:szCs w:val="20"/>
                <w:rPrChange w:id="605" w:author="Shah Ashay" w:date="2018-04-16T16:41:00Z">
                  <w:rPr>
                    <w:rFonts w:ascii="Calibri" w:hAnsi="Calibri"/>
                    <w:b/>
                    <w:i/>
                    <w:sz w:val="20"/>
                    <w:szCs w:val="20"/>
                  </w:rPr>
                </w:rPrChange>
              </w:rPr>
              <w:t>Save</w:t>
            </w:r>
            <w:r w:rsidRPr="00A33A98">
              <w:rPr>
                <w:rFonts w:cs="Arial"/>
                <w:sz w:val="20"/>
                <w:szCs w:val="20"/>
                <w:rPrChange w:id="606" w:author="Shah Ashay" w:date="2018-04-16T16:41:00Z">
                  <w:rPr>
                    <w:rFonts w:ascii="Calibri" w:hAnsi="Calibri"/>
                    <w:sz w:val="20"/>
                    <w:szCs w:val="20"/>
                  </w:rPr>
                </w:rPrChange>
              </w:rPr>
              <w:t xml:space="preserve"> icon</w:t>
            </w:r>
          </w:p>
        </w:tc>
        <w:tc>
          <w:tcPr>
            <w:tcW w:w="1667" w:type="pct"/>
            <w:tcBorders>
              <w:bottom w:val="single" w:sz="4" w:space="0" w:color="auto"/>
            </w:tcBorders>
            <w:tcPrChange w:id="607" w:author="Shah Ashay" w:date="2018-04-16T16:41:00Z">
              <w:tcPr>
                <w:tcW w:w="2700" w:type="dxa"/>
                <w:tcBorders>
                  <w:bottom w:val="single" w:sz="4" w:space="0" w:color="auto"/>
                </w:tcBorders>
              </w:tcPr>
            </w:tcPrChange>
          </w:tcPr>
          <w:p w14:paraId="1D903EB2" w14:textId="77777777" w:rsidR="00435F17" w:rsidRPr="00A33A98" w:rsidRDefault="00435F17" w:rsidP="00435F17">
            <w:pPr>
              <w:keepNext/>
              <w:keepLines/>
              <w:rPr>
                <w:rFonts w:cs="Arial"/>
                <w:sz w:val="20"/>
                <w:szCs w:val="20"/>
                <w:rPrChange w:id="608" w:author="Shah Ashay" w:date="2018-04-16T16:41:00Z">
                  <w:rPr>
                    <w:rFonts w:ascii="Calibri" w:hAnsi="Calibri"/>
                    <w:sz w:val="20"/>
                    <w:szCs w:val="20"/>
                  </w:rPr>
                </w:rPrChange>
              </w:rPr>
            </w:pPr>
            <w:r w:rsidRPr="00A33A98">
              <w:rPr>
                <w:rFonts w:cs="Arial"/>
                <w:sz w:val="20"/>
                <w:szCs w:val="20"/>
                <w:rPrChange w:id="609" w:author="Shah Ashay" w:date="2018-04-16T16:41:00Z">
                  <w:rPr>
                    <w:rFonts w:ascii="Calibri" w:hAnsi="Calibri"/>
                    <w:sz w:val="20"/>
                    <w:szCs w:val="20"/>
                  </w:rPr>
                </w:rPrChange>
              </w:rPr>
              <w:t>Role is removed</w:t>
            </w:r>
          </w:p>
          <w:p w14:paraId="17C05B60" w14:textId="77777777" w:rsidR="00435F17" w:rsidRPr="00A33A98" w:rsidRDefault="00435F17" w:rsidP="00435F17">
            <w:pPr>
              <w:keepNext/>
              <w:keepLines/>
              <w:rPr>
                <w:rFonts w:cs="Arial"/>
                <w:sz w:val="20"/>
                <w:szCs w:val="20"/>
              </w:rPr>
            </w:pPr>
          </w:p>
        </w:tc>
        <w:tc>
          <w:tcPr>
            <w:tcW w:w="721" w:type="pct"/>
            <w:tcBorders>
              <w:bottom w:val="single" w:sz="4" w:space="0" w:color="auto"/>
            </w:tcBorders>
            <w:tcPrChange w:id="610" w:author="Shah Ashay" w:date="2018-04-16T16:41:00Z">
              <w:tcPr>
                <w:tcW w:w="1170" w:type="dxa"/>
                <w:tcBorders>
                  <w:bottom w:val="single" w:sz="4" w:space="0" w:color="auto"/>
                </w:tcBorders>
              </w:tcPr>
            </w:tcPrChange>
          </w:tcPr>
          <w:p w14:paraId="497E359C" w14:textId="77777777" w:rsidR="00435F17" w:rsidRPr="00A33A98" w:rsidRDefault="00435F17" w:rsidP="00435F17">
            <w:pPr>
              <w:keepNext/>
              <w:keepLines/>
              <w:rPr>
                <w:rFonts w:cs="Arial"/>
                <w:sz w:val="20"/>
              </w:rPr>
            </w:pPr>
          </w:p>
        </w:tc>
      </w:tr>
      <w:tr w:rsidR="00435F17" w:rsidRPr="00A33A98" w14:paraId="536DB5E5" w14:textId="77777777" w:rsidTr="00A33A98">
        <w:trPr>
          <w:cantSplit/>
          <w:trPrChange w:id="611" w:author="Shah Ashay" w:date="2018-04-16T16:41:00Z">
            <w:trPr>
              <w:cantSplit/>
            </w:trPr>
          </w:trPrChange>
        </w:trPr>
        <w:tc>
          <w:tcPr>
            <w:tcW w:w="382" w:type="pct"/>
            <w:shd w:val="clear" w:color="auto" w:fill="C6D9F1" w:themeFill="text2" w:themeFillTint="33"/>
            <w:tcPrChange w:id="612" w:author="Shah Ashay" w:date="2018-04-16T16:41:00Z">
              <w:tcPr>
                <w:tcW w:w="900" w:type="dxa"/>
                <w:shd w:val="clear" w:color="auto" w:fill="C6D9F1" w:themeFill="text2" w:themeFillTint="33"/>
              </w:tcPr>
            </w:tcPrChange>
          </w:tcPr>
          <w:p w14:paraId="626B9F42" w14:textId="77777777" w:rsidR="00435F17" w:rsidRPr="00A33A98" w:rsidRDefault="00435F17" w:rsidP="00435F17">
            <w:pPr>
              <w:pStyle w:val="TableText"/>
              <w:keepNext/>
              <w:keepLines/>
              <w:jc w:val="center"/>
              <w:rPr>
                <w:rFonts w:cs="Arial"/>
                <w:sz w:val="20"/>
              </w:rPr>
            </w:pPr>
          </w:p>
        </w:tc>
        <w:tc>
          <w:tcPr>
            <w:tcW w:w="2230" w:type="pct"/>
            <w:shd w:val="clear" w:color="auto" w:fill="C6D9F1" w:themeFill="text2" w:themeFillTint="33"/>
            <w:tcPrChange w:id="613" w:author="Shah Ashay" w:date="2018-04-16T16:41:00Z">
              <w:tcPr>
                <w:tcW w:w="3330" w:type="dxa"/>
                <w:shd w:val="clear" w:color="auto" w:fill="C6D9F1" w:themeFill="text2" w:themeFillTint="33"/>
              </w:tcPr>
            </w:tcPrChange>
          </w:tcPr>
          <w:p w14:paraId="55C98BFB" w14:textId="77777777" w:rsidR="00435F17" w:rsidRPr="00A33A98" w:rsidRDefault="00435F17" w:rsidP="00435F17">
            <w:pPr>
              <w:pStyle w:val="TableText"/>
              <w:rPr>
                <w:rFonts w:cs="Arial"/>
                <w:sz w:val="20"/>
                <w:rPrChange w:id="614" w:author="Shah Ashay" w:date="2018-04-16T16:41:00Z">
                  <w:rPr>
                    <w:rFonts w:asciiTheme="minorHAnsi" w:hAnsiTheme="minorHAnsi"/>
                    <w:sz w:val="20"/>
                  </w:rPr>
                </w:rPrChange>
              </w:rPr>
            </w:pPr>
            <w:r w:rsidRPr="00A33A98">
              <w:rPr>
                <w:rFonts w:cs="Arial"/>
                <w:sz w:val="20"/>
                <w:rPrChange w:id="615" w:author="Shah Ashay" w:date="2018-04-16T16:41:00Z">
                  <w:rPr>
                    <w:rFonts w:asciiTheme="minorHAnsi" w:hAnsiTheme="minorHAnsi"/>
                    <w:sz w:val="20"/>
                  </w:rPr>
                </w:rPrChange>
              </w:rPr>
              <w:t>END OF USE CASE</w:t>
            </w:r>
          </w:p>
        </w:tc>
        <w:tc>
          <w:tcPr>
            <w:tcW w:w="1667" w:type="pct"/>
            <w:shd w:val="clear" w:color="auto" w:fill="C6D9F1" w:themeFill="text2" w:themeFillTint="33"/>
            <w:tcPrChange w:id="616" w:author="Shah Ashay" w:date="2018-04-16T16:41:00Z">
              <w:tcPr>
                <w:tcW w:w="2700" w:type="dxa"/>
                <w:shd w:val="clear" w:color="auto" w:fill="C6D9F1" w:themeFill="text2" w:themeFillTint="33"/>
              </w:tcPr>
            </w:tcPrChange>
          </w:tcPr>
          <w:p w14:paraId="300BF054" w14:textId="77777777" w:rsidR="00435F17" w:rsidRPr="00A33A98" w:rsidRDefault="00435F17" w:rsidP="00435F17">
            <w:pPr>
              <w:keepNext/>
              <w:keepLines/>
              <w:rPr>
                <w:rFonts w:cs="Arial"/>
                <w:sz w:val="20"/>
              </w:rPr>
            </w:pPr>
          </w:p>
        </w:tc>
        <w:tc>
          <w:tcPr>
            <w:tcW w:w="721" w:type="pct"/>
            <w:shd w:val="clear" w:color="auto" w:fill="C6D9F1" w:themeFill="text2" w:themeFillTint="33"/>
            <w:tcPrChange w:id="617" w:author="Shah Ashay" w:date="2018-04-16T16:41:00Z">
              <w:tcPr>
                <w:tcW w:w="1170" w:type="dxa"/>
                <w:shd w:val="clear" w:color="auto" w:fill="C6D9F1" w:themeFill="text2" w:themeFillTint="33"/>
              </w:tcPr>
            </w:tcPrChange>
          </w:tcPr>
          <w:p w14:paraId="550F9FAE" w14:textId="77777777" w:rsidR="00435F17" w:rsidRPr="00A33A98" w:rsidRDefault="00435F17" w:rsidP="00435F17">
            <w:pPr>
              <w:keepNext/>
              <w:keepLines/>
              <w:rPr>
                <w:rFonts w:cs="Arial"/>
                <w:sz w:val="20"/>
              </w:rPr>
            </w:pPr>
          </w:p>
        </w:tc>
      </w:tr>
    </w:tbl>
    <w:p w14:paraId="5B6CB9AC" w14:textId="2713D98D" w:rsidR="00450256" w:rsidRPr="002C70F0" w:rsidRDefault="00450256" w:rsidP="009601B2">
      <w:pPr>
        <w:rPr>
          <w:rFonts w:cs="Arial"/>
          <w:b/>
          <w:iCs/>
          <w:sz w:val="20"/>
          <w:szCs w:val="28"/>
        </w:rPr>
      </w:pPr>
    </w:p>
    <w:p w14:paraId="509B6C06" w14:textId="209D3908" w:rsidR="00435F17" w:rsidRPr="002C70F0" w:rsidRDefault="00435F17" w:rsidP="00435F17">
      <w:pPr>
        <w:pStyle w:val="Heading2"/>
      </w:pPr>
      <w:bookmarkStart w:id="618" w:name="_Toc502071810"/>
      <w:r w:rsidRPr="002C70F0">
        <w:t>Alternate Flow A3: Copy Role Settings</w:t>
      </w:r>
      <w:bookmarkEnd w:id="618"/>
    </w:p>
    <w:p w14:paraId="732F32FF" w14:textId="77777777" w:rsidR="00435F17" w:rsidRPr="002C70F0" w:rsidRDefault="00435F17" w:rsidP="00435F17">
      <w:pPr>
        <w:rPr>
          <w:rFonts w:cs="Arial"/>
          <w:szCs w:val="22"/>
          <w:rPrChange w:id="619" w:author="Batra Yogesh (EXT)" w:date="2018-04-13T12:50:00Z">
            <w:rPr>
              <w:rFonts w:ascii="Calibri" w:hAnsi="Calibri"/>
              <w:sz w:val="20"/>
              <w:szCs w:val="20"/>
            </w:rPr>
          </w:rPrChange>
        </w:rPr>
      </w:pPr>
      <w:r w:rsidRPr="002C70F0">
        <w:rPr>
          <w:rFonts w:cs="Arial"/>
          <w:b/>
          <w:iCs/>
          <w:szCs w:val="22"/>
          <w:rPrChange w:id="620" w:author="Batra Yogesh (EXT)" w:date="2018-04-13T12:50:00Z">
            <w:rPr>
              <w:rFonts w:ascii="Calibri" w:hAnsi="Calibri" w:cs="Arial"/>
              <w:b/>
              <w:iCs/>
              <w:sz w:val="20"/>
              <w:szCs w:val="28"/>
            </w:rPr>
          </w:rPrChange>
        </w:rPr>
        <w:t>Details:</w:t>
      </w:r>
      <w:r w:rsidRPr="002C70F0">
        <w:rPr>
          <w:rFonts w:cs="Arial"/>
          <w:szCs w:val="22"/>
          <w:rPrChange w:id="621" w:author="Batra Yogesh (EXT)" w:date="2018-04-13T12:50:00Z">
            <w:rPr>
              <w:rFonts w:ascii="Calibri" w:hAnsi="Calibri"/>
              <w:sz w:val="20"/>
              <w:szCs w:val="20"/>
            </w:rPr>
          </w:rPrChange>
        </w:rPr>
        <w:t xml:space="preserve">  EC Support may copy the settings from an existing User Role into a new User Role if the two Roles have similar settings.  EC Support will need to edit the Objects that are different instead of adding each object separately.</w:t>
      </w:r>
    </w:p>
    <w:p w14:paraId="758BFA4B" w14:textId="081044E1" w:rsidR="00435F17" w:rsidRPr="002C70F0" w:rsidRDefault="00435F17" w:rsidP="00435F17">
      <w:pPr>
        <w:rPr>
          <w:rFonts w:cs="Arial"/>
          <w:sz w:val="20"/>
          <w:szCs w:val="20"/>
          <w:rPrChange w:id="622" w:author="Batra Yogesh (EXT)" w:date="2018-04-13T12:49:00Z">
            <w:rPr>
              <w:rFonts w:ascii="Calibri" w:hAnsi="Calibri"/>
              <w:sz w:val="20"/>
              <w:szCs w:val="20"/>
            </w:rPr>
          </w:rPrChange>
        </w:rPr>
      </w:pPr>
    </w:p>
    <w:p w14:paraId="160E0077" w14:textId="77777777" w:rsidR="00435F17" w:rsidRPr="002C70F0" w:rsidRDefault="00435F17" w:rsidP="00435F17">
      <w:pPr>
        <w:rPr>
          <w:rFonts w:cs="Arial"/>
          <w:sz w:val="20"/>
          <w:szCs w:val="20"/>
          <w:rPrChange w:id="623" w:author="Batra Yogesh (EXT)" w:date="2018-04-13T12:49:00Z">
            <w:rPr>
              <w:rFonts w:ascii="Calibri" w:hAnsi="Calibri"/>
              <w:sz w:val="20"/>
              <w:szCs w:val="20"/>
            </w:rPr>
          </w:rPrChang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624" w:author="Batra Yogesh (EXT)" w:date="2018-04-13T12:50: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1040"/>
        <w:gridCol w:w="3845"/>
        <w:gridCol w:w="3117"/>
        <w:gridCol w:w="1348"/>
        <w:tblGridChange w:id="625">
          <w:tblGrid>
            <w:gridCol w:w="900"/>
            <w:gridCol w:w="3330"/>
            <w:gridCol w:w="2700"/>
            <w:gridCol w:w="1170"/>
          </w:tblGrid>
        </w:tblGridChange>
      </w:tblGrid>
      <w:tr w:rsidR="00435F17" w:rsidRPr="002C70F0" w14:paraId="459F488D" w14:textId="77777777" w:rsidTr="002C70F0">
        <w:trPr>
          <w:cantSplit/>
          <w:tblHeader/>
          <w:trPrChange w:id="626" w:author="Batra Yogesh (EXT)" w:date="2018-04-13T12:50:00Z">
            <w:trPr>
              <w:cantSplit/>
              <w:tblHeader/>
            </w:trPr>
          </w:trPrChange>
        </w:trPr>
        <w:tc>
          <w:tcPr>
            <w:tcW w:w="556" w:type="pct"/>
            <w:tcBorders>
              <w:bottom w:val="single" w:sz="4" w:space="0" w:color="auto"/>
            </w:tcBorders>
            <w:shd w:val="clear" w:color="auto" w:fill="3399FF"/>
            <w:tcPrChange w:id="627" w:author="Batra Yogesh (EXT)" w:date="2018-04-13T12:50:00Z">
              <w:tcPr>
                <w:tcW w:w="900" w:type="dxa"/>
                <w:tcBorders>
                  <w:bottom w:val="single" w:sz="4" w:space="0" w:color="auto"/>
                </w:tcBorders>
                <w:shd w:val="clear" w:color="auto" w:fill="3399FF"/>
              </w:tcPr>
            </w:tcPrChange>
          </w:tcPr>
          <w:p w14:paraId="32349A64" w14:textId="77777777" w:rsidR="00435F17" w:rsidRPr="002C70F0" w:rsidRDefault="00435F17" w:rsidP="00BD5CB3">
            <w:pPr>
              <w:pStyle w:val="ColumnHead"/>
              <w:keepNext/>
              <w:keepLines/>
              <w:rPr>
                <w:rFonts w:cs="Arial"/>
                <w:color w:val="FFFFFF" w:themeColor="background1"/>
                <w:sz w:val="20"/>
              </w:rPr>
            </w:pPr>
            <w:r w:rsidRPr="002C70F0">
              <w:rPr>
                <w:rFonts w:cs="Arial"/>
                <w:color w:val="FFFFFF" w:themeColor="background1"/>
                <w:sz w:val="20"/>
              </w:rPr>
              <w:lastRenderedPageBreak/>
              <w:t>Step</w:t>
            </w:r>
          </w:p>
        </w:tc>
        <w:tc>
          <w:tcPr>
            <w:tcW w:w="2056" w:type="pct"/>
            <w:shd w:val="clear" w:color="auto" w:fill="3399FF"/>
            <w:tcPrChange w:id="628" w:author="Batra Yogesh (EXT)" w:date="2018-04-13T12:50:00Z">
              <w:tcPr>
                <w:tcW w:w="3330" w:type="dxa"/>
                <w:shd w:val="clear" w:color="auto" w:fill="3399FF"/>
              </w:tcPr>
            </w:tcPrChange>
          </w:tcPr>
          <w:p w14:paraId="2713BAE8" w14:textId="77777777" w:rsidR="00435F17" w:rsidRPr="002C70F0" w:rsidRDefault="00435F17" w:rsidP="00BD5CB3">
            <w:pPr>
              <w:pStyle w:val="ColumnHead"/>
              <w:keepNext/>
              <w:keepLines/>
              <w:rPr>
                <w:rFonts w:cs="Arial"/>
                <w:color w:val="FFFFFF" w:themeColor="background1"/>
                <w:sz w:val="20"/>
              </w:rPr>
            </w:pPr>
            <w:r w:rsidRPr="002C70F0">
              <w:rPr>
                <w:rFonts w:cs="Arial"/>
                <w:color w:val="FFFFFF" w:themeColor="background1"/>
                <w:sz w:val="20"/>
              </w:rPr>
              <w:t>Actor Action</w:t>
            </w:r>
          </w:p>
        </w:tc>
        <w:tc>
          <w:tcPr>
            <w:tcW w:w="1667" w:type="pct"/>
            <w:shd w:val="clear" w:color="auto" w:fill="3399FF"/>
            <w:tcPrChange w:id="629" w:author="Batra Yogesh (EXT)" w:date="2018-04-13T12:50:00Z">
              <w:tcPr>
                <w:tcW w:w="2700" w:type="dxa"/>
                <w:shd w:val="clear" w:color="auto" w:fill="3399FF"/>
              </w:tcPr>
            </w:tcPrChange>
          </w:tcPr>
          <w:p w14:paraId="3AF6222F" w14:textId="77777777" w:rsidR="00435F17" w:rsidRPr="002C70F0" w:rsidRDefault="00435F17" w:rsidP="00BD5CB3">
            <w:pPr>
              <w:pStyle w:val="ColumnHead"/>
              <w:keepNext/>
              <w:keepLines/>
              <w:rPr>
                <w:rFonts w:cs="Arial"/>
                <w:color w:val="FFFFFF" w:themeColor="background1"/>
                <w:sz w:val="20"/>
              </w:rPr>
            </w:pPr>
            <w:r w:rsidRPr="002C70F0">
              <w:rPr>
                <w:rFonts w:cs="Arial"/>
                <w:color w:val="FFFFFF" w:themeColor="background1"/>
                <w:sz w:val="20"/>
              </w:rPr>
              <w:t>System Response</w:t>
            </w:r>
          </w:p>
        </w:tc>
        <w:tc>
          <w:tcPr>
            <w:tcW w:w="722" w:type="pct"/>
            <w:shd w:val="clear" w:color="auto" w:fill="3399FF"/>
            <w:tcPrChange w:id="630" w:author="Batra Yogesh (EXT)" w:date="2018-04-13T12:50:00Z">
              <w:tcPr>
                <w:tcW w:w="1170" w:type="dxa"/>
                <w:shd w:val="clear" w:color="auto" w:fill="3399FF"/>
              </w:tcPr>
            </w:tcPrChange>
          </w:tcPr>
          <w:p w14:paraId="0F8A3EFE" w14:textId="77777777" w:rsidR="00435F17" w:rsidRPr="002C70F0" w:rsidRDefault="00435F17" w:rsidP="00BD5CB3">
            <w:pPr>
              <w:pStyle w:val="ColumnHead"/>
              <w:keepNext/>
              <w:keepLines/>
              <w:rPr>
                <w:rFonts w:cs="Arial"/>
                <w:color w:val="FFFFFF" w:themeColor="background1"/>
                <w:sz w:val="20"/>
              </w:rPr>
            </w:pPr>
            <w:r w:rsidRPr="002C70F0">
              <w:rPr>
                <w:rFonts w:cs="Arial"/>
                <w:color w:val="FFFFFF" w:themeColor="background1"/>
                <w:sz w:val="20"/>
              </w:rPr>
              <w:t>Ref</w:t>
            </w:r>
          </w:p>
        </w:tc>
      </w:tr>
      <w:tr w:rsidR="00435F17" w:rsidRPr="002C70F0" w14:paraId="26180D41" w14:textId="77777777" w:rsidTr="002C70F0">
        <w:trPr>
          <w:cantSplit/>
          <w:trPrChange w:id="631" w:author="Batra Yogesh (EXT)" w:date="2018-04-13T12:50:00Z">
            <w:trPr>
              <w:cantSplit/>
            </w:trPr>
          </w:trPrChange>
        </w:trPr>
        <w:tc>
          <w:tcPr>
            <w:tcW w:w="556" w:type="pct"/>
            <w:shd w:val="clear" w:color="auto" w:fill="C6D9F1" w:themeFill="text2" w:themeFillTint="33"/>
            <w:tcPrChange w:id="632" w:author="Batra Yogesh (EXT)" w:date="2018-04-13T12:50:00Z">
              <w:tcPr>
                <w:tcW w:w="900" w:type="dxa"/>
                <w:shd w:val="clear" w:color="auto" w:fill="C6D9F1" w:themeFill="text2" w:themeFillTint="33"/>
              </w:tcPr>
            </w:tcPrChange>
          </w:tcPr>
          <w:p w14:paraId="0AAF1E7F" w14:textId="77777777" w:rsidR="00435F17" w:rsidRPr="002C70F0" w:rsidRDefault="00435F17" w:rsidP="00435F17">
            <w:pPr>
              <w:pStyle w:val="TableText"/>
              <w:keepNext/>
              <w:keepLines/>
              <w:ind w:left="360"/>
              <w:rPr>
                <w:rFonts w:cs="Arial"/>
                <w:color w:val="000000"/>
                <w:sz w:val="20"/>
              </w:rPr>
            </w:pPr>
            <w:r w:rsidRPr="00A33A98">
              <w:rPr>
                <w:rFonts w:cs="Arial"/>
              </w:rPr>
              <w:t>1</w:t>
            </w:r>
          </w:p>
        </w:tc>
        <w:tc>
          <w:tcPr>
            <w:tcW w:w="2056" w:type="pct"/>
            <w:tcPrChange w:id="633" w:author="Batra Yogesh (EXT)" w:date="2018-04-13T12:50:00Z">
              <w:tcPr>
                <w:tcW w:w="3330" w:type="dxa"/>
              </w:tcPr>
            </w:tcPrChange>
          </w:tcPr>
          <w:p w14:paraId="0EAF869E" w14:textId="77777777" w:rsidR="00435F17" w:rsidRPr="002C70F0" w:rsidRDefault="00435F17" w:rsidP="00435F17">
            <w:pPr>
              <w:pStyle w:val="TableText"/>
              <w:keepNext/>
              <w:keepLines/>
              <w:rPr>
                <w:rFonts w:cs="Arial"/>
                <w:sz w:val="20"/>
                <w:szCs w:val="20"/>
                <w:rPrChange w:id="634" w:author="Batra Yogesh (EXT)" w:date="2018-04-13T12:49:00Z">
                  <w:rPr>
                    <w:rFonts w:ascii="Calibri" w:hAnsi="Calibri"/>
                    <w:sz w:val="20"/>
                    <w:szCs w:val="20"/>
                  </w:rPr>
                </w:rPrChange>
              </w:rPr>
            </w:pPr>
            <w:r w:rsidRPr="002C70F0">
              <w:rPr>
                <w:rFonts w:cs="Arial"/>
                <w:sz w:val="20"/>
                <w:szCs w:val="20"/>
                <w:rPrChange w:id="635" w:author="Batra Yogesh (EXT)" w:date="2018-04-13T12:49:00Z">
                  <w:rPr>
                    <w:rFonts w:ascii="Calibri" w:hAnsi="Calibri"/>
                    <w:sz w:val="20"/>
                    <w:szCs w:val="20"/>
                  </w:rPr>
                </w:rPrChange>
              </w:rPr>
              <w:t xml:space="preserve">Open up </w:t>
            </w:r>
            <w:r w:rsidRPr="002C70F0">
              <w:rPr>
                <w:rFonts w:cs="Arial"/>
                <w:b/>
                <w:i/>
                <w:sz w:val="20"/>
                <w:szCs w:val="20"/>
                <w:rPrChange w:id="636" w:author="Batra Yogesh (EXT)" w:date="2018-04-13T12:49:00Z">
                  <w:rPr>
                    <w:rFonts w:ascii="Calibri" w:hAnsi="Calibri"/>
                    <w:b/>
                    <w:i/>
                    <w:sz w:val="20"/>
                    <w:szCs w:val="20"/>
                  </w:rPr>
                </w:rPrChange>
              </w:rPr>
              <w:t xml:space="preserve">Role Maintenance </w:t>
            </w:r>
            <w:r w:rsidRPr="002C70F0">
              <w:rPr>
                <w:rFonts w:cs="Arial"/>
                <w:sz w:val="20"/>
                <w:szCs w:val="20"/>
                <w:rPrChange w:id="637" w:author="Batra Yogesh (EXT)" w:date="2018-04-13T12:49:00Z">
                  <w:rPr>
                    <w:rFonts w:ascii="Calibri" w:hAnsi="Calibri"/>
                    <w:sz w:val="20"/>
                    <w:szCs w:val="20"/>
                  </w:rPr>
                </w:rPrChange>
              </w:rPr>
              <w:t>Screen</w:t>
            </w:r>
          </w:p>
          <w:p w14:paraId="7B31965F" w14:textId="7ECC0F2C" w:rsidR="00435F17" w:rsidRPr="002C70F0" w:rsidRDefault="00435F17" w:rsidP="00435F17">
            <w:pPr>
              <w:pStyle w:val="TableText"/>
              <w:keepNext/>
              <w:keepLines/>
              <w:rPr>
                <w:rFonts w:cs="Arial"/>
                <w:i/>
                <w:sz w:val="20"/>
                <w:szCs w:val="20"/>
              </w:rPr>
            </w:pPr>
            <w:r w:rsidRPr="002C70F0">
              <w:rPr>
                <w:rFonts w:cs="Arial"/>
                <w:i/>
                <w:sz w:val="20"/>
                <w:szCs w:val="20"/>
                <w:rPrChange w:id="638" w:author="Batra Yogesh (EXT)" w:date="2018-04-13T12:49:00Z">
                  <w:rPr>
                    <w:rFonts w:ascii="Calibri" w:hAnsi="Calibri"/>
                    <w:i/>
                    <w:sz w:val="20"/>
                    <w:szCs w:val="20"/>
                  </w:rPr>
                </w:rPrChange>
              </w:rPr>
              <w:t xml:space="preserve">Administration </w:t>
            </w:r>
            <w:r w:rsidRPr="002C70F0">
              <w:rPr>
                <w:rFonts w:cs="Arial"/>
                <w:i/>
                <w:sz w:val="20"/>
                <w:szCs w:val="20"/>
                <w:rPrChange w:id="639" w:author="Batra Yogesh (EXT)" w:date="2018-04-13T12:49:00Z">
                  <w:rPr>
                    <w:rFonts w:ascii="Calibri" w:hAnsi="Calibri"/>
                    <w:i/>
                    <w:sz w:val="20"/>
                    <w:szCs w:val="20"/>
                  </w:rPr>
                </w:rPrChange>
              </w:rPr>
              <w:sym w:font="Wingdings" w:char="F0E0"/>
            </w:r>
            <w:r w:rsidRPr="002C70F0">
              <w:rPr>
                <w:rFonts w:cs="Arial"/>
                <w:i/>
                <w:sz w:val="20"/>
                <w:szCs w:val="20"/>
                <w:rPrChange w:id="640" w:author="Batra Yogesh (EXT)" w:date="2018-04-13T12:49:00Z">
                  <w:rPr>
                    <w:rFonts w:ascii="Calibri" w:hAnsi="Calibri"/>
                    <w:i/>
                    <w:sz w:val="20"/>
                    <w:szCs w:val="20"/>
                  </w:rPr>
                </w:rPrChange>
              </w:rPr>
              <w:t xml:space="preserve"> Access </w:t>
            </w:r>
            <w:r w:rsidRPr="002C70F0">
              <w:rPr>
                <w:rFonts w:cs="Arial"/>
                <w:i/>
                <w:noProof/>
                <w:sz w:val="20"/>
                <w:szCs w:val="20"/>
                <w:rPrChange w:id="641" w:author="Batra Yogesh (EXT)" w:date="2018-04-13T12:49:00Z">
                  <w:rPr>
                    <w:rFonts w:ascii="Calibri" w:hAnsi="Calibri"/>
                    <w:i/>
                    <w:noProof/>
                    <w:sz w:val="20"/>
                    <w:szCs w:val="20"/>
                  </w:rPr>
                </w:rPrChange>
              </w:rPr>
              <w:sym w:font="Wingdings" w:char="F0E0"/>
            </w:r>
            <w:r w:rsidRPr="002C70F0">
              <w:rPr>
                <w:rFonts w:cs="Arial"/>
                <w:i/>
                <w:sz w:val="20"/>
                <w:szCs w:val="20"/>
                <w:rPrChange w:id="642" w:author="Batra Yogesh (EXT)" w:date="2018-04-13T12:49:00Z">
                  <w:rPr>
                    <w:rFonts w:ascii="Calibri" w:hAnsi="Calibri"/>
                    <w:i/>
                    <w:sz w:val="20"/>
                    <w:szCs w:val="20"/>
                  </w:rPr>
                </w:rPrChange>
              </w:rPr>
              <w:t xml:space="preserve"> Role Maintenance</w:t>
            </w:r>
          </w:p>
        </w:tc>
        <w:tc>
          <w:tcPr>
            <w:tcW w:w="1667" w:type="pct"/>
            <w:tcPrChange w:id="643" w:author="Batra Yogesh (EXT)" w:date="2018-04-13T12:50:00Z">
              <w:tcPr>
                <w:tcW w:w="2700" w:type="dxa"/>
              </w:tcPr>
            </w:tcPrChange>
          </w:tcPr>
          <w:p w14:paraId="3862A91B" w14:textId="756EF887" w:rsidR="00435F17" w:rsidRPr="002C70F0" w:rsidRDefault="00435F17" w:rsidP="00435F17">
            <w:pPr>
              <w:keepNext/>
              <w:keepLines/>
              <w:spacing w:after="120"/>
              <w:rPr>
                <w:rFonts w:cs="Arial"/>
                <w:sz w:val="20"/>
                <w:szCs w:val="20"/>
              </w:rPr>
            </w:pPr>
            <w:r w:rsidRPr="002C70F0">
              <w:rPr>
                <w:rFonts w:cs="Arial"/>
                <w:sz w:val="20"/>
                <w:szCs w:val="20"/>
                <w:rPrChange w:id="644" w:author="Batra Yogesh (EXT)" w:date="2018-04-13T12:49:00Z">
                  <w:rPr>
                    <w:rFonts w:ascii="Calibri" w:hAnsi="Calibri"/>
                    <w:sz w:val="20"/>
                    <w:szCs w:val="20"/>
                  </w:rPr>
                </w:rPrChange>
              </w:rPr>
              <w:t>Role list is displayed on screen</w:t>
            </w:r>
          </w:p>
        </w:tc>
        <w:tc>
          <w:tcPr>
            <w:tcW w:w="722" w:type="pct"/>
            <w:tcPrChange w:id="645" w:author="Batra Yogesh (EXT)" w:date="2018-04-13T12:50:00Z">
              <w:tcPr>
                <w:tcW w:w="1170" w:type="dxa"/>
              </w:tcPr>
            </w:tcPrChange>
          </w:tcPr>
          <w:p w14:paraId="3BFE4E8B" w14:textId="77777777" w:rsidR="00435F17" w:rsidRPr="002C70F0" w:rsidRDefault="00435F17" w:rsidP="00435F17">
            <w:pPr>
              <w:keepNext/>
              <w:keepLines/>
              <w:rPr>
                <w:rFonts w:cs="Arial"/>
                <w:sz w:val="20"/>
              </w:rPr>
            </w:pPr>
          </w:p>
        </w:tc>
      </w:tr>
      <w:tr w:rsidR="00435F17" w:rsidRPr="002C70F0" w14:paraId="670A66C4" w14:textId="77777777" w:rsidTr="002C70F0">
        <w:trPr>
          <w:cantSplit/>
          <w:trPrChange w:id="646" w:author="Batra Yogesh (EXT)" w:date="2018-04-13T12:50:00Z">
            <w:trPr>
              <w:cantSplit/>
            </w:trPr>
          </w:trPrChange>
        </w:trPr>
        <w:tc>
          <w:tcPr>
            <w:tcW w:w="556" w:type="pct"/>
            <w:shd w:val="clear" w:color="auto" w:fill="C6D9F1" w:themeFill="text2" w:themeFillTint="33"/>
            <w:tcPrChange w:id="647" w:author="Batra Yogesh (EXT)" w:date="2018-04-13T12:50:00Z">
              <w:tcPr>
                <w:tcW w:w="900" w:type="dxa"/>
                <w:shd w:val="clear" w:color="auto" w:fill="C6D9F1" w:themeFill="text2" w:themeFillTint="33"/>
              </w:tcPr>
            </w:tcPrChange>
          </w:tcPr>
          <w:p w14:paraId="03C13987" w14:textId="77777777" w:rsidR="00435F17" w:rsidRPr="002C70F0" w:rsidRDefault="00435F17" w:rsidP="00435F17">
            <w:pPr>
              <w:pStyle w:val="TableText"/>
              <w:keepNext/>
              <w:keepLines/>
              <w:ind w:left="360"/>
              <w:rPr>
                <w:rFonts w:cs="Arial"/>
                <w:color w:val="000000"/>
                <w:sz w:val="20"/>
              </w:rPr>
            </w:pPr>
            <w:r w:rsidRPr="00A33A98">
              <w:rPr>
                <w:rFonts w:cs="Arial"/>
              </w:rPr>
              <w:t>2</w:t>
            </w:r>
          </w:p>
        </w:tc>
        <w:tc>
          <w:tcPr>
            <w:tcW w:w="2056" w:type="pct"/>
            <w:tcPrChange w:id="648" w:author="Batra Yogesh (EXT)" w:date="2018-04-13T12:50:00Z">
              <w:tcPr>
                <w:tcW w:w="3330" w:type="dxa"/>
              </w:tcPr>
            </w:tcPrChange>
          </w:tcPr>
          <w:p w14:paraId="7B63C968" w14:textId="561D9696" w:rsidR="00435F17" w:rsidRPr="002C70F0" w:rsidRDefault="00FA2758" w:rsidP="00435F17">
            <w:pPr>
              <w:pStyle w:val="TableText"/>
              <w:keepNext/>
              <w:keepLines/>
              <w:tabs>
                <w:tab w:val="left" w:pos="2490"/>
              </w:tabs>
              <w:spacing w:after="0"/>
              <w:rPr>
                <w:rFonts w:cs="Arial"/>
                <w:sz w:val="20"/>
                <w:szCs w:val="20"/>
              </w:rPr>
            </w:pPr>
            <w:r w:rsidRPr="002C70F0">
              <w:rPr>
                <w:rFonts w:cs="Arial"/>
                <w:sz w:val="20"/>
                <w:szCs w:val="20"/>
                <w:rPrChange w:id="649" w:author="Batra Yogesh (EXT)" w:date="2018-04-13T12:49:00Z">
                  <w:rPr>
                    <w:rFonts w:ascii="Calibri" w:hAnsi="Calibri"/>
                    <w:sz w:val="20"/>
                    <w:szCs w:val="20"/>
                  </w:rPr>
                </w:rPrChange>
              </w:rPr>
              <w:t>Mouse over to the Insert icon on the toolbar</w:t>
            </w:r>
          </w:p>
        </w:tc>
        <w:tc>
          <w:tcPr>
            <w:tcW w:w="1667" w:type="pct"/>
            <w:tcPrChange w:id="650" w:author="Batra Yogesh (EXT)" w:date="2018-04-13T12:50:00Z">
              <w:tcPr>
                <w:tcW w:w="2700" w:type="dxa"/>
              </w:tcPr>
            </w:tcPrChange>
          </w:tcPr>
          <w:p w14:paraId="2DEA504E" w14:textId="77777777" w:rsidR="00435F17" w:rsidRPr="002C70F0" w:rsidRDefault="00435F17" w:rsidP="00435F17">
            <w:pPr>
              <w:keepNext/>
              <w:keepLines/>
              <w:rPr>
                <w:rFonts w:cs="Arial"/>
                <w:sz w:val="20"/>
                <w:szCs w:val="20"/>
                <w:rPrChange w:id="651" w:author="Batra Yogesh (EXT)" w:date="2018-04-13T12:49:00Z">
                  <w:rPr>
                    <w:rFonts w:ascii="Calibri" w:hAnsi="Calibri"/>
                    <w:sz w:val="20"/>
                    <w:szCs w:val="20"/>
                  </w:rPr>
                </w:rPrChange>
              </w:rPr>
            </w:pPr>
            <w:r w:rsidRPr="002C70F0">
              <w:rPr>
                <w:rFonts w:cs="Arial"/>
                <w:sz w:val="20"/>
                <w:szCs w:val="20"/>
                <w:rPrChange w:id="652" w:author="Batra Yogesh (EXT)" w:date="2018-04-13T12:49:00Z">
                  <w:rPr>
                    <w:rFonts w:ascii="Calibri" w:hAnsi="Calibri"/>
                    <w:sz w:val="20"/>
                    <w:szCs w:val="20"/>
                  </w:rPr>
                </w:rPrChange>
              </w:rPr>
              <w:t xml:space="preserve">Dropdown options include: </w:t>
            </w:r>
          </w:p>
          <w:p w14:paraId="11177BAF" w14:textId="77777777" w:rsidR="00435F17" w:rsidRPr="002C70F0" w:rsidRDefault="00435F17" w:rsidP="00435F17">
            <w:pPr>
              <w:keepNext/>
              <w:keepLines/>
              <w:numPr>
                <w:ilvl w:val="0"/>
                <w:numId w:val="29"/>
              </w:numPr>
              <w:rPr>
                <w:rFonts w:cs="Arial"/>
                <w:sz w:val="20"/>
                <w:szCs w:val="20"/>
                <w:rPrChange w:id="653" w:author="Batra Yogesh (EXT)" w:date="2018-04-13T12:49:00Z">
                  <w:rPr>
                    <w:rFonts w:ascii="Calibri" w:hAnsi="Calibri"/>
                    <w:sz w:val="20"/>
                    <w:szCs w:val="20"/>
                  </w:rPr>
                </w:rPrChange>
              </w:rPr>
            </w:pPr>
            <w:r w:rsidRPr="002C70F0">
              <w:rPr>
                <w:rFonts w:cs="Arial"/>
                <w:b/>
                <w:i/>
                <w:sz w:val="20"/>
                <w:szCs w:val="20"/>
                <w:rPrChange w:id="654" w:author="Batra Yogesh (EXT)" w:date="2018-04-13T12:49:00Z">
                  <w:rPr>
                    <w:rFonts w:ascii="Calibri" w:hAnsi="Calibri"/>
                    <w:b/>
                    <w:i/>
                    <w:sz w:val="20"/>
                    <w:szCs w:val="20"/>
                  </w:rPr>
                </w:rPrChange>
              </w:rPr>
              <w:t>Roles</w:t>
            </w:r>
          </w:p>
          <w:p w14:paraId="4CF0ADA8" w14:textId="77777777" w:rsidR="00435F17" w:rsidRPr="002C70F0" w:rsidRDefault="00435F17" w:rsidP="00435F17">
            <w:pPr>
              <w:keepNext/>
              <w:keepLines/>
              <w:numPr>
                <w:ilvl w:val="0"/>
                <w:numId w:val="29"/>
              </w:numPr>
              <w:rPr>
                <w:rFonts w:cs="Arial"/>
                <w:sz w:val="20"/>
                <w:szCs w:val="20"/>
                <w:rPrChange w:id="655" w:author="Batra Yogesh (EXT)" w:date="2018-04-13T12:49:00Z">
                  <w:rPr>
                    <w:rFonts w:ascii="Calibri" w:hAnsi="Calibri"/>
                    <w:sz w:val="20"/>
                    <w:szCs w:val="20"/>
                  </w:rPr>
                </w:rPrChange>
              </w:rPr>
            </w:pPr>
            <w:r w:rsidRPr="002C70F0">
              <w:rPr>
                <w:rFonts w:cs="Arial"/>
                <w:b/>
                <w:i/>
                <w:sz w:val="20"/>
                <w:szCs w:val="20"/>
                <w:rPrChange w:id="656" w:author="Batra Yogesh (EXT)" w:date="2018-04-13T12:49:00Z">
                  <w:rPr>
                    <w:rFonts w:ascii="Calibri" w:hAnsi="Calibri"/>
                    <w:b/>
                    <w:i/>
                    <w:sz w:val="20"/>
                    <w:szCs w:val="20"/>
                  </w:rPr>
                </w:rPrChange>
              </w:rPr>
              <w:t>Objects</w:t>
            </w:r>
          </w:p>
          <w:p w14:paraId="3E328FD2" w14:textId="01FBA4B4" w:rsidR="00435F17" w:rsidRPr="002C70F0" w:rsidRDefault="00435F17" w:rsidP="00435F17">
            <w:pPr>
              <w:keepNext/>
              <w:keepLines/>
              <w:rPr>
                <w:rFonts w:cs="Arial"/>
                <w:sz w:val="20"/>
                <w:szCs w:val="20"/>
              </w:rPr>
            </w:pPr>
          </w:p>
        </w:tc>
        <w:tc>
          <w:tcPr>
            <w:tcW w:w="722" w:type="pct"/>
            <w:tcPrChange w:id="657" w:author="Batra Yogesh (EXT)" w:date="2018-04-13T12:50:00Z">
              <w:tcPr>
                <w:tcW w:w="1170" w:type="dxa"/>
              </w:tcPr>
            </w:tcPrChange>
          </w:tcPr>
          <w:p w14:paraId="34C43AA4" w14:textId="77777777" w:rsidR="00435F17" w:rsidRPr="002C70F0" w:rsidRDefault="00435F17" w:rsidP="00435F17">
            <w:pPr>
              <w:keepNext/>
              <w:keepLines/>
              <w:rPr>
                <w:rFonts w:cs="Arial"/>
                <w:sz w:val="20"/>
              </w:rPr>
            </w:pPr>
          </w:p>
        </w:tc>
      </w:tr>
      <w:tr w:rsidR="00435F17" w:rsidRPr="002C70F0" w14:paraId="31F762B7" w14:textId="77777777" w:rsidTr="002C70F0">
        <w:trPr>
          <w:cantSplit/>
          <w:trPrChange w:id="658" w:author="Batra Yogesh (EXT)" w:date="2018-04-13T12:50:00Z">
            <w:trPr>
              <w:cantSplit/>
            </w:trPr>
          </w:trPrChange>
        </w:trPr>
        <w:tc>
          <w:tcPr>
            <w:tcW w:w="556" w:type="pct"/>
            <w:shd w:val="clear" w:color="auto" w:fill="C6D9F1" w:themeFill="text2" w:themeFillTint="33"/>
            <w:tcPrChange w:id="659" w:author="Batra Yogesh (EXT)" w:date="2018-04-13T12:50:00Z">
              <w:tcPr>
                <w:tcW w:w="900" w:type="dxa"/>
                <w:shd w:val="clear" w:color="auto" w:fill="C6D9F1" w:themeFill="text2" w:themeFillTint="33"/>
              </w:tcPr>
            </w:tcPrChange>
          </w:tcPr>
          <w:p w14:paraId="15154818" w14:textId="77777777" w:rsidR="00435F17" w:rsidRPr="002C70F0" w:rsidRDefault="00435F17" w:rsidP="00435F17">
            <w:pPr>
              <w:pStyle w:val="TableText"/>
              <w:keepNext/>
              <w:keepLines/>
              <w:ind w:left="360"/>
              <w:rPr>
                <w:rFonts w:cs="Arial"/>
                <w:color w:val="000000"/>
                <w:sz w:val="20"/>
              </w:rPr>
            </w:pPr>
            <w:r w:rsidRPr="00A33A98">
              <w:rPr>
                <w:rFonts w:cs="Arial"/>
              </w:rPr>
              <w:t>3</w:t>
            </w:r>
          </w:p>
        </w:tc>
        <w:tc>
          <w:tcPr>
            <w:tcW w:w="2056" w:type="pct"/>
            <w:tcPrChange w:id="660" w:author="Batra Yogesh (EXT)" w:date="2018-04-13T12:50:00Z">
              <w:tcPr>
                <w:tcW w:w="3330" w:type="dxa"/>
              </w:tcPr>
            </w:tcPrChange>
          </w:tcPr>
          <w:p w14:paraId="6C7B80DB" w14:textId="4B4AE063" w:rsidR="00435F17" w:rsidRPr="002C70F0" w:rsidRDefault="00435F17" w:rsidP="00435F17">
            <w:pPr>
              <w:pStyle w:val="TableText"/>
              <w:keepNext/>
              <w:keepLines/>
              <w:rPr>
                <w:rFonts w:cs="Arial"/>
                <w:sz w:val="20"/>
                <w:szCs w:val="20"/>
              </w:rPr>
            </w:pPr>
            <w:r w:rsidRPr="002C70F0">
              <w:rPr>
                <w:rFonts w:cs="Arial"/>
                <w:sz w:val="20"/>
                <w:szCs w:val="20"/>
                <w:rPrChange w:id="661" w:author="Batra Yogesh (EXT)" w:date="2018-04-13T12:49:00Z">
                  <w:rPr>
                    <w:rFonts w:ascii="Calibri" w:hAnsi="Calibri"/>
                    <w:sz w:val="20"/>
                    <w:szCs w:val="20"/>
                  </w:rPr>
                </w:rPrChange>
              </w:rPr>
              <w:t>Select “Roles”</w:t>
            </w:r>
          </w:p>
        </w:tc>
        <w:tc>
          <w:tcPr>
            <w:tcW w:w="1667" w:type="pct"/>
            <w:tcPrChange w:id="662" w:author="Batra Yogesh (EXT)" w:date="2018-04-13T12:50:00Z">
              <w:tcPr>
                <w:tcW w:w="2700" w:type="dxa"/>
              </w:tcPr>
            </w:tcPrChange>
          </w:tcPr>
          <w:p w14:paraId="1552A407" w14:textId="77777777" w:rsidR="00435F17" w:rsidRPr="002C70F0" w:rsidRDefault="00435F17" w:rsidP="00435F17">
            <w:pPr>
              <w:keepNext/>
              <w:keepLines/>
              <w:rPr>
                <w:rFonts w:cs="Arial"/>
                <w:sz w:val="20"/>
                <w:szCs w:val="20"/>
                <w:rPrChange w:id="663" w:author="Batra Yogesh (EXT)" w:date="2018-04-13T12:49:00Z">
                  <w:rPr>
                    <w:rFonts w:ascii="Calibri" w:hAnsi="Calibri"/>
                    <w:sz w:val="20"/>
                    <w:szCs w:val="20"/>
                  </w:rPr>
                </w:rPrChange>
              </w:rPr>
            </w:pPr>
            <w:r w:rsidRPr="002C70F0">
              <w:rPr>
                <w:rFonts w:cs="Arial"/>
                <w:sz w:val="20"/>
                <w:szCs w:val="20"/>
                <w:rPrChange w:id="664" w:author="Batra Yogesh (EXT)" w:date="2018-04-13T12:49:00Z">
                  <w:rPr>
                    <w:rFonts w:ascii="Calibri" w:hAnsi="Calibri"/>
                    <w:sz w:val="20"/>
                    <w:szCs w:val="20"/>
                  </w:rPr>
                </w:rPrChange>
              </w:rPr>
              <w:t>New blank Role entry record is displayed on screen</w:t>
            </w:r>
          </w:p>
          <w:p w14:paraId="590B3DFB" w14:textId="128F0F82" w:rsidR="00435F17" w:rsidRPr="002C70F0" w:rsidRDefault="00435F17" w:rsidP="00435F17">
            <w:pPr>
              <w:keepNext/>
              <w:keepLines/>
              <w:rPr>
                <w:rFonts w:cs="Arial"/>
                <w:sz w:val="20"/>
                <w:szCs w:val="20"/>
              </w:rPr>
            </w:pPr>
          </w:p>
        </w:tc>
        <w:tc>
          <w:tcPr>
            <w:tcW w:w="722" w:type="pct"/>
            <w:tcPrChange w:id="665" w:author="Batra Yogesh (EXT)" w:date="2018-04-13T12:50:00Z">
              <w:tcPr>
                <w:tcW w:w="1170" w:type="dxa"/>
              </w:tcPr>
            </w:tcPrChange>
          </w:tcPr>
          <w:p w14:paraId="1F5599BB" w14:textId="77777777" w:rsidR="00435F17" w:rsidRPr="002C70F0" w:rsidRDefault="00435F17" w:rsidP="00435F17">
            <w:pPr>
              <w:keepNext/>
              <w:keepLines/>
              <w:rPr>
                <w:rFonts w:cs="Arial"/>
                <w:sz w:val="20"/>
              </w:rPr>
            </w:pPr>
          </w:p>
        </w:tc>
      </w:tr>
      <w:tr w:rsidR="00435F17" w:rsidRPr="002C70F0" w14:paraId="55865BBA" w14:textId="77777777" w:rsidTr="002C70F0">
        <w:trPr>
          <w:cantSplit/>
          <w:trPrChange w:id="666" w:author="Batra Yogesh (EXT)" w:date="2018-04-13T12:50:00Z">
            <w:trPr>
              <w:cantSplit/>
            </w:trPr>
          </w:trPrChange>
        </w:trPr>
        <w:tc>
          <w:tcPr>
            <w:tcW w:w="556" w:type="pct"/>
            <w:shd w:val="clear" w:color="auto" w:fill="C6D9F1" w:themeFill="text2" w:themeFillTint="33"/>
            <w:tcPrChange w:id="667" w:author="Batra Yogesh (EXT)" w:date="2018-04-13T12:50:00Z">
              <w:tcPr>
                <w:tcW w:w="900" w:type="dxa"/>
                <w:shd w:val="clear" w:color="auto" w:fill="C6D9F1" w:themeFill="text2" w:themeFillTint="33"/>
              </w:tcPr>
            </w:tcPrChange>
          </w:tcPr>
          <w:p w14:paraId="7A92E0C4" w14:textId="77777777" w:rsidR="00435F17" w:rsidRPr="002C70F0" w:rsidRDefault="00435F17" w:rsidP="00435F17">
            <w:pPr>
              <w:pStyle w:val="TableText"/>
              <w:keepNext/>
              <w:keepLines/>
              <w:ind w:left="360"/>
              <w:rPr>
                <w:rFonts w:cs="Arial"/>
                <w:color w:val="000000"/>
                <w:sz w:val="20"/>
              </w:rPr>
            </w:pPr>
            <w:r w:rsidRPr="00A33A98">
              <w:rPr>
                <w:rFonts w:cs="Arial"/>
              </w:rPr>
              <w:t>4</w:t>
            </w:r>
          </w:p>
        </w:tc>
        <w:tc>
          <w:tcPr>
            <w:tcW w:w="2056" w:type="pct"/>
            <w:tcBorders>
              <w:bottom w:val="single" w:sz="4" w:space="0" w:color="auto"/>
            </w:tcBorders>
            <w:tcPrChange w:id="668" w:author="Batra Yogesh (EXT)" w:date="2018-04-13T12:50:00Z">
              <w:tcPr>
                <w:tcW w:w="3330" w:type="dxa"/>
                <w:tcBorders>
                  <w:bottom w:val="single" w:sz="4" w:space="0" w:color="auto"/>
                </w:tcBorders>
              </w:tcPr>
            </w:tcPrChange>
          </w:tcPr>
          <w:p w14:paraId="6FC5BAAF" w14:textId="18EA39D1" w:rsidR="00435F17" w:rsidRPr="002C70F0" w:rsidRDefault="00435F17" w:rsidP="00435F17">
            <w:pPr>
              <w:pStyle w:val="TableText"/>
              <w:keepNext/>
              <w:keepLines/>
              <w:rPr>
                <w:rFonts w:cs="Arial"/>
                <w:sz w:val="20"/>
                <w:szCs w:val="20"/>
              </w:rPr>
            </w:pPr>
            <w:r w:rsidRPr="002C70F0">
              <w:rPr>
                <w:rFonts w:cs="Arial"/>
                <w:sz w:val="20"/>
                <w:szCs w:val="20"/>
                <w:rPrChange w:id="669" w:author="Batra Yogesh (EXT)" w:date="2018-04-13T12:49:00Z">
                  <w:rPr>
                    <w:rFonts w:ascii="Calibri" w:hAnsi="Calibri"/>
                    <w:sz w:val="20"/>
                    <w:szCs w:val="20"/>
                  </w:rPr>
                </w:rPrChange>
              </w:rPr>
              <w:t xml:space="preserve">Enter </w:t>
            </w:r>
            <w:r w:rsidRPr="002C70F0">
              <w:rPr>
                <w:rFonts w:cs="Arial"/>
                <w:b/>
                <w:i/>
                <w:sz w:val="20"/>
                <w:szCs w:val="20"/>
                <w:rPrChange w:id="670" w:author="Batra Yogesh (EXT)" w:date="2018-04-13T12:49:00Z">
                  <w:rPr>
                    <w:rFonts w:ascii="Calibri" w:hAnsi="Calibri"/>
                    <w:b/>
                    <w:i/>
                    <w:sz w:val="20"/>
                    <w:szCs w:val="20"/>
                  </w:rPr>
                </w:rPrChange>
              </w:rPr>
              <w:t>Role ID</w:t>
            </w:r>
            <w:r w:rsidRPr="002C70F0">
              <w:rPr>
                <w:rFonts w:cs="Arial"/>
                <w:sz w:val="20"/>
                <w:szCs w:val="20"/>
                <w:rPrChange w:id="671" w:author="Batra Yogesh (EXT)" w:date="2018-04-13T12:49:00Z">
                  <w:rPr>
                    <w:rFonts w:ascii="Calibri" w:hAnsi="Calibri"/>
                    <w:sz w:val="20"/>
                    <w:szCs w:val="20"/>
                  </w:rPr>
                </w:rPrChange>
              </w:rPr>
              <w:t xml:space="preserve"> and hit Tab</w:t>
            </w:r>
          </w:p>
        </w:tc>
        <w:tc>
          <w:tcPr>
            <w:tcW w:w="1667" w:type="pct"/>
            <w:tcBorders>
              <w:bottom w:val="single" w:sz="4" w:space="0" w:color="auto"/>
            </w:tcBorders>
            <w:tcPrChange w:id="672" w:author="Batra Yogesh (EXT)" w:date="2018-04-13T12:50:00Z">
              <w:tcPr>
                <w:tcW w:w="2700" w:type="dxa"/>
                <w:tcBorders>
                  <w:bottom w:val="single" w:sz="4" w:space="0" w:color="auto"/>
                </w:tcBorders>
              </w:tcPr>
            </w:tcPrChange>
          </w:tcPr>
          <w:p w14:paraId="0F97B29B" w14:textId="05D3D318" w:rsidR="00435F17" w:rsidRPr="002C70F0" w:rsidRDefault="00435F17" w:rsidP="00435F17">
            <w:pPr>
              <w:keepNext/>
              <w:keepLines/>
              <w:rPr>
                <w:rFonts w:cs="Arial"/>
                <w:sz w:val="20"/>
                <w:szCs w:val="20"/>
              </w:rPr>
            </w:pPr>
            <w:r w:rsidRPr="002C70F0">
              <w:rPr>
                <w:rFonts w:cs="Arial"/>
                <w:sz w:val="20"/>
                <w:szCs w:val="20"/>
                <w:rPrChange w:id="673" w:author="Batra Yogesh (EXT)" w:date="2018-04-13T12:49:00Z">
                  <w:rPr>
                    <w:rFonts w:ascii="Calibri" w:hAnsi="Calibri"/>
                    <w:sz w:val="20"/>
                    <w:szCs w:val="20"/>
                  </w:rPr>
                </w:rPrChange>
              </w:rPr>
              <w:t>Role ID is displayed on screen</w:t>
            </w:r>
          </w:p>
        </w:tc>
        <w:tc>
          <w:tcPr>
            <w:tcW w:w="722" w:type="pct"/>
            <w:tcBorders>
              <w:bottom w:val="single" w:sz="4" w:space="0" w:color="auto"/>
            </w:tcBorders>
            <w:tcPrChange w:id="674" w:author="Batra Yogesh (EXT)" w:date="2018-04-13T12:50:00Z">
              <w:tcPr>
                <w:tcW w:w="1170" w:type="dxa"/>
                <w:tcBorders>
                  <w:bottom w:val="single" w:sz="4" w:space="0" w:color="auto"/>
                </w:tcBorders>
              </w:tcPr>
            </w:tcPrChange>
          </w:tcPr>
          <w:p w14:paraId="49AB8E7E" w14:textId="77777777" w:rsidR="00435F17" w:rsidRPr="002C70F0" w:rsidRDefault="00435F17" w:rsidP="00435F17">
            <w:pPr>
              <w:keepNext/>
              <w:keepLines/>
              <w:rPr>
                <w:rFonts w:cs="Arial"/>
                <w:sz w:val="20"/>
              </w:rPr>
            </w:pPr>
          </w:p>
        </w:tc>
      </w:tr>
      <w:tr w:rsidR="00435F17" w:rsidRPr="002C70F0" w14:paraId="59E882E7" w14:textId="77777777" w:rsidTr="002C70F0">
        <w:trPr>
          <w:cantSplit/>
          <w:trPrChange w:id="675" w:author="Batra Yogesh (EXT)" w:date="2018-04-13T12:50:00Z">
            <w:trPr>
              <w:cantSplit/>
            </w:trPr>
          </w:trPrChange>
        </w:trPr>
        <w:tc>
          <w:tcPr>
            <w:tcW w:w="556" w:type="pct"/>
            <w:shd w:val="clear" w:color="auto" w:fill="C6D9F1" w:themeFill="text2" w:themeFillTint="33"/>
            <w:tcPrChange w:id="676" w:author="Batra Yogesh (EXT)" w:date="2018-04-13T12:50:00Z">
              <w:tcPr>
                <w:tcW w:w="900" w:type="dxa"/>
                <w:shd w:val="clear" w:color="auto" w:fill="C6D9F1" w:themeFill="text2" w:themeFillTint="33"/>
              </w:tcPr>
            </w:tcPrChange>
          </w:tcPr>
          <w:p w14:paraId="1E79D440" w14:textId="77777777" w:rsidR="00435F17" w:rsidRPr="002C70F0" w:rsidRDefault="00435F17" w:rsidP="00435F17">
            <w:pPr>
              <w:pStyle w:val="TableText"/>
              <w:keepNext/>
              <w:keepLines/>
              <w:ind w:left="360"/>
              <w:rPr>
                <w:rFonts w:cs="Arial"/>
                <w:sz w:val="20"/>
                <w:rPrChange w:id="677" w:author="Batra Yogesh (EXT)" w:date="2018-04-13T12:49:00Z">
                  <w:rPr>
                    <w:rFonts w:ascii="Calibri" w:hAnsi="Calibri"/>
                    <w:sz w:val="20"/>
                  </w:rPr>
                </w:rPrChange>
              </w:rPr>
            </w:pPr>
            <w:r w:rsidRPr="00A33A98">
              <w:rPr>
                <w:rFonts w:cs="Arial"/>
              </w:rPr>
              <w:t>5</w:t>
            </w:r>
          </w:p>
        </w:tc>
        <w:tc>
          <w:tcPr>
            <w:tcW w:w="2056" w:type="pct"/>
            <w:tcBorders>
              <w:bottom w:val="single" w:sz="4" w:space="0" w:color="auto"/>
            </w:tcBorders>
            <w:tcPrChange w:id="678" w:author="Batra Yogesh (EXT)" w:date="2018-04-13T12:50:00Z">
              <w:tcPr>
                <w:tcW w:w="3330" w:type="dxa"/>
                <w:tcBorders>
                  <w:bottom w:val="single" w:sz="4" w:space="0" w:color="auto"/>
                </w:tcBorders>
              </w:tcPr>
            </w:tcPrChange>
          </w:tcPr>
          <w:p w14:paraId="42D06162" w14:textId="3E54175B" w:rsidR="00435F17" w:rsidRPr="002C70F0" w:rsidRDefault="00435F17" w:rsidP="00435F17">
            <w:pPr>
              <w:pStyle w:val="TableText"/>
              <w:keepNext/>
              <w:keepLines/>
              <w:rPr>
                <w:rFonts w:cs="Arial"/>
                <w:sz w:val="20"/>
                <w:szCs w:val="20"/>
                <w:rPrChange w:id="679" w:author="Batra Yogesh (EXT)" w:date="2018-04-13T12:49:00Z">
                  <w:rPr>
                    <w:rFonts w:ascii="Calibri" w:hAnsi="Calibri"/>
                    <w:sz w:val="20"/>
                    <w:szCs w:val="20"/>
                  </w:rPr>
                </w:rPrChange>
              </w:rPr>
            </w:pPr>
            <w:r w:rsidRPr="002C70F0">
              <w:rPr>
                <w:rFonts w:cs="Arial"/>
                <w:sz w:val="20"/>
                <w:szCs w:val="20"/>
                <w:rPrChange w:id="680" w:author="Batra Yogesh (EXT)" w:date="2018-04-13T12:49:00Z">
                  <w:rPr>
                    <w:rFonts w:ascii="Calibri" w:hAnsi="Calibri"/>
                    <w:sz w:val="20"/>
                    <w:szCs w:val="20"/>
                  </w:rPr>
                </w:rPrChange>
              </w:rPr>
              <w:t xml:space="preserve">Enter </w:t>
            </w:r>
            <w:r w:rsidRPr="002C70F0">
              <w:rPr>
                <w:rFonts w:cs="Arial"/>
                <w:b/>
                <w:i/>
                <w:sz w:val="20"/>
                <w:szCs w:val="20"/>
                <w:rPrChange w:id="681" w:author="Batra Yogesh (EXT)" w:date="2018-04-13T12:49:00Z">
                  <w:rPr>
                    <w:rFonts w:ascii="Calibri" w:hAnsi="Calibri"/>
                    <w:b/>
                    <w:i/>
                    <w:sz w:val="20"/>
                    <w:szCs w:val="20"/>
                  </w:rPr>
                </w:rPrChange>
              </w:rPr>
              <w:t xml:space="preserve">Role Name </w:t>
            </w:r>
            <w:r w:rsidRPr="002C70F0">
              <w:rPr>
                <w:rFonts w:cs="Arial"/>
                <w:sz w:val="20"/>
                <w:szCs w:val="20"/>
                <w:rPrChange w:id="682" w:author="Batra Yogesh (EXT)" w:date="2018-04-13T12:49:00Z">
                  <w:rPr>
                    <w:rFonts w:ascii="Calibri" w:hAnsi="Calibri"/>
                    <w:sz w:val="20"/>
                    <w:szCs w:val="20"/>
                  </w:rPr>
                </w:rPrChange>
              </w:rPr>
              <w:t>and hit Tab</w:t>
            </w:r>
          </w:p>
        </w:tc>
        <w:tc>
          <w:tcPr>
            <w:tcW w:w="1667" w:type="pct"/>
            <w:tcBorders>
              <w:bottom w:val="single" w:sz="4" w:space="0" w:color="auto"/>
            </w:tcBorders>
            <w:tcPrChange w:id="683" w:author="Batra Yogesh (EXT)" w:date="2018-04-13T12:50:00Z">
              <w:tcPr>
                <w:tcW w:w="2700" w:type="dxa"/>
                <w:tcBorders>
                  <w:bottom w:val="single" w:sz="4" w:space="0" w:color="auto"/>
                </w:tcBorders>
              </w:tcPr>
            </w:tcPrChange>
          </w:tcPr>
          <w:p w14:paraId="324817B9" w14:textId="0CDECAC5" w:rsidR="00435F17" w:rsidRPr="002C70F0" w:rsidRDefault="00435F17" w:rsidP="00435F17">
            <w:pPr>
              <w:keepNext/>
              <w:keepLines/>
              <w:rPr>
                <w:rFonts w:cs="Arial"/>
                <w:b/>
                <w:i/>
                <w:sz w:val="20"/>
                <w:szCs w:val="20"/>
                <w:rPrChange w:id="684" w:author="Batra Yogesh (EXT)" w:date="2018-04-13T12:49:00Z">
                  <w:rPr>
                    <w:rFonts w:ascii="Calibri" w:hAnsi="Calibri"/>
                    <w:b/>
                    <w:i/>
                    <w:sz w:val="20"/>
                    <w:szCs w:val="20"/>
                  </w:rPr>
                </w:rPrChange>
              </w:rPr>
            </w:pPr>
            <w:r w:rsidRPr="002C70F0">
              <w:rPr>
                <w:rFonts w:cs="Arial"/>
                <w:sz w:val="20"/>
                <w:szCs w:val="20"/>
                <w:rPrChange w:id="685" w:author="Batra Yogesh (EXT)" w:date="2018-04-13T12:49:00Z">
                  <w:rPr>
                    <w:rFonts w:ascii="Calibri" w:hAnsi="Calibri"/>
                    <w:sz w:val="20"/>
                    <w:szCs w:val="20"/>
                  </w:rPr>
                </w:rPrChange>
              </w:rPr>
              <w:t>Role name is displayed on screen</w:t>
            </w:r>
          </w:p>
        </w:tc>
        <w:tc>
          <w:tcPr>
            <w:tcW w:w="722" w:type="pct"/>
            <w:tcBorders>
              <w:bottom w:val="single" w:sz="4" w:space="0" w:color="auto"/>
            </w:tcBorders>
            <w:tcPrChange w:id="686" w:author="Batra Yogesh (EXT)" w:date="2018-04-13T12:50:00Z">
              <w:tcPr>
                <w:tcW w:w="1170" w:type="dxa"/>
                <w:tcBorders>
                  <w:bottom w:val="single" w:sz="4" w:space="0" w:color="auto"/>
                </w:tcBorders>
              </w:tcPr>
            </w:tcPrChange>
          </w:tcPr>
          <w:p w14:paraId="12C2E56F" w14:textId="77777777" w:rsidR="00435F17" w:rsidRPr="002C70F0" w:rsidRDefault="00435F17" w:rsidP="00435F17">
            <w:pPr>
              <w:keepNext/>
              <w:keepLines/>
              <w:rPr>
                <w:rFonts w:cs="Arial"/>
                <w:sz w:val="20"/>
              </w:rPr>
            </w:pPr>
          </w:p>
        </w:tc>
      </w:tr>
      <w:tr w:rsidR="00435F17" w:rsidRPr="002C70F0" w14:paraId="542FB5A7" w14:textId="77777777" w:rsidTr="002C70F0">
        <w:trPr>
          <w:cantSplit/>
          <w:trPrChange w:id="687" w:author="Batra Yogesh (EXT)" w:date="2018-04-13T12:50:00Z">
            <w:trPr>
              <w:cantSplit/>
            </w:trPr>
          </w:trPrChange>
        </w:trPr>
        <w:tc>
          <w:tcPr>
            <w:tcW w:w="556" w:type="pct"/>
            <w:shd w:val="clear" w:color="auto" w:fill="C6D9F1" w:themeFill="text2" w:themeFillTint="33"/>
            <w:tcPrChange w:id="688" w:author="Batra Yogesh (EXT)" w:date="2018-04-13T12:50:00Z">
              <w:tcPr>
                <w:tcW w:w="900" w:type="dxa"/>
                <w:shd w:val="clear" w:color="auto" w:fill="C6D9F1" w:themeFill="text2" w:themeFillTint="33"/>
              </w:tcPr>
            </w:tcPrChange>
          </w:tcPr>
          <w:p w14:paraId="47F2BEDF" w14:textId="77777777" w:rsidR="00435F17" w:rsidRPr="002C70F0" w:rsidRDefault="00435F17" w:rsidP="00435F17">
            <w:pPr>
              <w:pStyle w:val="TableText"/>
              <w:keepNext/>
              <w:keepLines/>
              <w:ind w:left="360"/>
              <w:rPr>
                <w:rFonts w:cs="Arial"/>
                <w:sz w:val="20"/>
                <w:rPrChange w:id="689" w:author="Batra Yogesh (EXT)" w:date="2018-04-13T12:49:00Z">
                  <w:rPr>
                    <w:rFonts w:ascii="Calibri" w:hAnsi="Calibri"/>
                    <w:sz w:val="20"/>
                  </w:rPr>
                </w:rPrChange>
              </w:rPr>
            </w:pPr>
            <w:r w:rsidRPr="00A33A98">
              <w:rPr>
                <w:rFonts w:cs="Arial"/>
              </w:rPr>
              <w:t>6</w:t>
            </w:r>
          </w:p>
        </w:tc>
        <w:tc>
          <w:tcPr>
            <w:tcW w:w="2056" w:type="pct"/>
            <w:tcBorders>
              <w:bottom w:val="single" w:sz="4" w:space="0" w:color="auto"/>
            </w:tcBorders>
            <w:tcPrChange w:id="690" w:author="Batra Yogesh (EXT)" w:date="2018-04-13T12:50:00Z">
              <w:tcPr>
                <w:tcW w:w="3330" w:type="dxa"/>
                <w:tcBorders>
                  <w:bottom w:val="single" w:sz="4" w:space="0" w:color="auto"/>
                </w:tcBorders>
              </w:tcPr>
            </w:tcPrChange>
          </w:tcPr>
          <w:p w14:paraId="46913A84" w14:textId="09E9C6AC" w:rsidR="00435F17" w:rsidRPr="002C70F0" w:rsidRDefault="00435F17" w:rsidP="00435F17">
            <w:pPr>
              <w:pStyle w:val="TableText"/>
              <w:keepNext/>
              <w:keepLines/>
              <w:rPr>
                <w:rFonts w:cs="Arial"/>
                <w:sz w:val="20"/>
                <w:szCs w:val="20"/>
                <w:rPrChange w:id="691" w:author="Batra Yogesh (EXT)" w:date="2018-04-13T12:49:00Z">
                  <w:rPr>
                    <w:rFonts w:ascii="Calibri" w:hAnsi="Calibri"/>
                    <w:sz w:val="20"/>
                    <w:szCs w:val="20"/>
                  </w:rPr>
                </w:rPrChange>
              </w:rPr>
            </w:pPr>
            <w:r w:rsidRPr="002C70F0">
              <w:rPr>
                <w:rFonts w:cs="Arial"/>
                <w:sz w:val="20"/>
                <w:szCs w:val="20"/>
                <w:rPrChange w:id="692" w:author="Batra Yogesh (EXT)" w:date="2018-04-13T12:49:00Z">
                  <w:rPr>
                    <w:rFonts w:ascii="Calibri" w:hAnsi="Calibri"/>
                    <w:sz w:val="20"/>
                    <w:szCs w:val="20"/>
                  </w:rPr>
                </w:rPrChange>
              </w:rPr>
              <w:t xml:space="preserve">Click the  </w:t>
            </w:r>
            <w:r w:rsidRPr="002C70F0">
              <w:rPr>
                <w:rFonts w:cs="Arial"/>
                <w:b/>
                <w:i/>
                <w:sz w:val="20"/>
                <w:szCs w:val="20"/>
                <w:rPrChange w:id="693" w:author="Batra Yogesh (EXT)" w:date="2018-04-13T12:49:00Z">
                  <w:rPr>
                    <w:rFonts w:ascii="Calibri" w:hAnsi="Calibri"/>
                    <w:b/>
                    <w:i/>
                    <w:sz w:val="20"/>
                    <w:szCs w:val="20"/>
                  </w:rPr>
                </w:rPrChange>
              </w:rPr>
              <w:t>Application</w:t>
            </w:r>
            <w:r w:rsidRPr="002C70F0">
              <w:rPr>
                <w:rFonts w:cs="Arial"/>
                <w:sz w:val="20"/>
                <w:szCs w:val="20"/>
                <w:rPrChange w:id="694" w:author="Batra Yogesh (EXT)" w:date="2018-04-13T12:49:00Z">
                  <w:rPr>
                    <w:rFonts w:ascii="Calibri" w:hAnsi="Calibri"/>
                    <w:sz w:val="20"/>
                    <w:szCs w:val="20"/>
                  </w:rPr>
                </w:rPrChange>
              </w:rPr>
              <w:t xml:space="preserve"> drop-down, select “EC” and hit Tab</w:t>
            </w:r>
          </w:p>
        </w:tc>
        <w:tc>
          <w:tcPr>
            <w:tcW w:w="1667" w:type="pct"/>
            <w:tcBorders>
              <w:bottom w:val="single" w:sz="4" w:space="0" w:color="auto"/>
            </w:tcBorders>
            <w:tcPrChange w:id="695" w:author="Batra Yogesh (EXT)" w:date="2018-04-13T12:50:00Z">
              <w:tcPr>
                <w:tcW w:w="2700" w:type="dxa"/>
                <w:tcBorders>
                  <w:bottom w:val="single" w:sz="4" w:space="0" w:color="auto"/>
                </w:tcBorders>
              </w:tcPr>
            </w:tcPrChange>
          </w:tcPr>
          <w:p w14:paraId="4C7EBB0F" w14:textId="47CADAD1" w:rsidR="00435F17" w:rsidRPr="002C70F0" w:rsidRDefault="00435F17" w:rsidP="00435F17">
            <w:pPr>
              <w:keepNext/>
              <w:keepLines/>
              <w:rPr>
                <w:rFonts w:cs="Arial"/>
                <w:b/>
                <w:i/>
                <w:sz w:val="20"/>
                <w:szCs w:val="20"/>
                <w:rPrChange w:id="696" w:author="Batra Yogesh (EXT)" w:date="2018-04-13T12:49:00Z">
                  <w:rPr>
                    <w:rFonts w:ascii="Calibri" w:hAnsi="Calibri"/>
                    <w:b/>
                    <w:i/>
                    <w:sz w:val="20"/>
                    <w:szCs w:val="20"/>
                  </w:rPr>
                </w:rPrChange>
              </w:rPr>
            </w:pPr>
            <w:r w:rsidRPr="002C70F0">
              <w:rPr>
                <w:rFonts w:cs="Arial"/>
                <w:sz w:val="20"/>
                <w:szCs w:val="20"/>
                <w:rPrChange w:id="697" w:author="Batra Yogesh (EXT)" w:date="2018-04-13T12:49:00Z">
                  <w:rPr>
                    <w:rFonts w:ascii="Calibri" w:hAnsi="Calibri"/>
                    <w:sz w:val="20"/>
                    <w:szCs w:val="20"/>
                  </w:rPr>
                </w:rPrChange>
              </w:rPr>
              <w:t>“EC” is displayed</w:t>
            </w:r>
          </w:p>
        </w:tc>
        <w:tc>
          <w:tcPr>
            <w:tcW w:w="722" w:type="pct"/>
            <w:tcBorders>
              <w:bottom w:val="single" w:sz="4" w:space="0" w:color="auto"/>
            </w:tcBorders>
            <w:tcPrChange w:id="698" w:author="Batra Yogesh (EXT)" w:date="2018-04-13T12:50:00Z">
              <w:tcPr>
                <w:tcW w:w="1170" w:type="dxa"/>
                <w:tcBorders>
                  <w:bottom w:val="single" w:sz="4" w:space="0" w:color="auto"/>
                </w:tcBorders>
              </w:tcPr>
            </w:tcPrChange>
          </w:tcPr>
          <w:p w14:paraId="34DB17E0" w14:textId="77777777" w:rsidR="00435F17" w:rsidRPr="002C70F0" w:rsidRDefault="00435F17" w:rsidP="00435F17">
            <w:pPr>
              <w:keepNext/>
              <w:keepLines/>
              <w:rPr>
                <w:rFonts w:cs="Arial"/>
                <w:sz w:val="20"/>
              </w:rPr>
            </w:pPr>
          </w:p>
        </w:tc>
      </w:tr>
      <w:tr w:rsidR="00435F17" w:rsidRPr="002C70F0" w14:paraId="1343F779" w14:textId="77777777" w:rsidTr="002C70F0">
        <w:trPr>
          <w:cantSplit/>
          <w:trPrChange w:id="699" w:author="Batra Yogesh (EXT)" w:date="2018-04-13T12:50:00Z">
            <w:trPr>
              <w:cantSplit/>
            </w:trPr>
          </w:trPrChange>
        </w:trPr>
        <w:tc>
          <w:tcPr>
            <w:tcW w:w="556" w:type="pct"/>
            <w:shd w:val="clear" w:color="auto" w:fill="C6D9F1" w:themeFill="text2" w:themeFillTint="33"/>
            <w:tcPrChange w:id="700" w:author="Batra Yogesh (EXT)" w:date="2018-04-13T12:50:00Z">
              <w:tcPr>
                <w:tcW w:w="900" w:type="dxa"/>
                <w:shd w:val="clear" w:color="auto" w:fill="C6D9F1" w:themeFill="text2" w:themeFillTint="33"/>
              </w:tcPr>
            </w:tcPrChange>
          </w:tcPr>
          <w:p w14:paraId="4558BA3C" w14:textId="77777777" w:rsidR="00435F17" w:rsidRPr="002C70F0" w:rsidRDefault="00435F17" w:rsidP="00435F17">
            <w:pPr>
              <w:pStyle w:val="TableText"/>
              <w:keepNext/>
              <w:keepLines/>
              <w:ind w:left="360"/>
              <w:rPr>
                <w:rFonts w:cs="Arial"/>
                <w:sz w:val="20"/>
                <w:rPrChange w:id="701" w:author="Batra Yogesh (EXT)" w:date="2018-04-13T12:49:00Z">
                  <w:rPr>
                    <w:rFonts w:ascii="Calibri" w:hAnsi="Calibri"/>
                    <w:sz w:val="20"/>
                  </w:rPr>
                </w:rPrChange>
              </w:rPr>
            </w:pPr>
            <w:r w:rsidRPr="00A33A98">
              <w:rPr>
                <w:rFonts w:cs="Arial"/>
              </w:rPr>
              <w:t>7</w:t>
            </w:r>
          </w:p>
        </w:tc>
        <w:tc>
          <w:tcPr>
            <w:tcW w:w="2056" w:type="pct"/>
            <w:tcBorders>
              <w:bottom w:val="single" w:sz="4" w:space="0" w:color="auto"/>
            </w:tcBorders>
            <w:tcPrChange w:id="702" w:author="Batra Yogesh (EXT)" w:date="2018-04-13T12:50:00Z">
              <w:tcPr>
                <w:tcW w:w="3330" w:type="dxa"/>
                <w:tcBorders>
                  <w:bottom w:val="single" w:sz="4" w:space="0" w:color="auto"/>
                </w:tcBorders>
              </w:tcPr>
            </w:tcPrChange>
          </w:tcPr>
          <w:p w14:paraId="77ED5F38" w14:textId="4DB29230" w:rsidR="00435F17" w:rsidRPr="002C70F0" w:rsidRDefault="00435F17" w:rsidP="00435F17">
            <w:pPr>
              <w:pStyle w:val="TableText"/>
              <w:keepNext/>
              <w:keepLines/>
              <w:rPr>
                <w:rFonts w:cs="Arial"/>
                <w:sz w:val="20"/>
                <w:szCs w:val="20"/>
                <w:rPrChange w:id="703" w:author="Batra Yogesh (EXT)" w:date="2018-04-13T12:49:00Z">
                  <w:rPr>
                    <w:rFonts w:ascii="Calibri" w:hAnsi="Calibri"/>
                    <w:sz w:val="20"/>
                    <w:szCs w:val="20"/>
                  </w:rPr>
                </w:rPrChange>
              </w:rPr>
            </w:pPr>
            <w:r w:rsidRPr="002C70F0">
              <w:rPr>
                <w:rFonts w:cs="Arial"/>
                <w:sz w:val="20"/>
                <w:szCs w:val="20"/>
                <w:rPrChange w:id="704" w:author="Batra Yogesh (EXT)" w:date="2018-04-13T12:49:00Z">
                  <w:rPr>
                    <w:rFonts w:ascii="Calibri" w:hAnsi="Calibri"/>
                    <w:sz w:val="20"/>
                    <w:szCs w:val="20"/>
                  </w:rPr>
                </w:rPrChange>
              </w:rPr>
              <w:t xml:space="preserve">Click the </w:t>
            </w:r>
            <w:r w:rsidRPr="002C70F0">
              <w:rPr>
                <w:rFonts w:cs="Arial"/>
                <w:b/>
                <w:i/>
                <w:sz w:val="20"/>
                <w:szCs w:val="20"/>
                <w:rPrChange w:id="705" w:author="Batra Yogesh (EXT)" w:date="2018-04-13T12:49:00Z">
                  <w:rPr>
                    <w:rFonts w:ascii="Calibri" w:hAnsi="Calibri"/>
                    <w:b/>
                    <w:i/>
                    <w:sz w:val="20"/>
                    <w:szCs w:val="20"/>
                  </w:rPr>
                </w:rPrChange>
              </w:rPr>
              <w:t>Save</w:t>
            </w:r>
            <w:r w:rsidRPr="002C70F0">
              <w:rPr>
                <w:rFonts w:cs="Arial"/>
                <w:sz w:val="20"/>
                <w:szCs w:val="20"/>
                <w:rPrChange w:id="706" w:author="Batra Yogesh (EXT)" w:date="2018-04-13T12:49:00Z">
                  <w:rPr>
                    <w:rFonts w:ascii="Calibri" w:hAnsi="Calibri"/>
                    <w:sz w:val="20"/>
                    <w:szCs w:val="20"/>
                  </w:rPr>
                </w:rPrChange>
              </w:rPr>
              <w:t xml:space="preserve"> icon</w:t>
            </w:r>
          </w:p>
        </w:tc>
        <w:tc>
          <w:tcPr>
            <w:tcW w:w="1667" w:type="pct"/>
            <w:tcBorders>
              <w:bottom w:val="single" w:sz="4" w:space="0" w:color="auto"/>
            </w:tcBorders>
            <w:tcPrChange w:id="707" w:author="Batra Yogesh (EXT)" w:date="2018-04-13T12:50:00Z">
              <w:tcPr>
                <w:tcW w:w="2700" w:type="dxa"/>
                <w:tcBorders>
                  <w:bottom w:val="single" w:sz="4" w:space="0" w:color="auto"/>
                </w:tcBorders>
              </w:tcPr>
            </w:tcPrChange>
          </w:tcPr>
          <w:p w14:paraId="569F1C52" w14:textId="77777777" w:rsidR="00435F17" w:rsidRPr="002C70F0" w:rsidRDefault="00435F17" w:rsidP="00435F17">
            <w:pPr>
              <w:keepNext/>
              <w:keepLines/>
              <w:rPr>
                <w:rFonts w:cs="Arial"/>
                <w:sz w:val="20"/>
                <w:szCs w:val="20"/>
                <w:rPrChange w:id="708" w:author="Batra Yogesh (EXT)" w:date="2018-04-13T12:49:00Z">
                  <w:rPr>
                    <w:rFonts w:ascii="Calibri" w:hAnsi="Calibri"/>
                    <w:sz w:val="20"/>
                    <w:szCs w:val="20"/>
                  </w:rPr>
                </w:rPrChange>
              </w:rPr>
            </w:pPr>
            <w:r w:rsidRPr="002C70F0">
              <w:rPr>
                <w:rFonts w:cs="Arial"/>
                <w:sz w:val="20"/>
                <w:szCs w:val="20"/>
                <w:rPrChange w:id="709" w:author="Batra Yogesh (EXT)" w:date="2018-04-13T12:49:00Z">
                  <w:rPr>
                    <w:rFonts w:ascii="Calibri" w:hAnsi="Calibri"/>
                    <w:sz w:val="20"/>
                    <w:szCs w:val="20"/>
                  </w:rPr>
                </w:rPrChange>
              </w:rPr>
              <w:t xml:space="preserve">Entry is saved </w:t>
            </w:r>
          </w:p>
          <w:p w14:paraId="686AD5DC" w14:textId="77777777" w:rsidR="00435F17" w:rsidRPr="002C70F0" w:rsidRDefault="00435F17" w:rsidP="00435F17">
            <w:pPr>
              <w:keepNext/>
              <w:keepLines/>
              <w:rPr>
                <w:rFonts w:cs="Arial"/>
                <w:b/>
                <w:i/>
                <w:sz w:val="20"/>
                <w:szCs w:val="20"/>
                <w:rPrChange w:id="710" w:author="Batra Yogesh (EXT)" w:date="2018-04-13T12:49:00Z">
                  <w:rPr>
                    <w:rFonts w:ascii="Calibri" w:hAnsi="Calibri"/>
                    <w:b/>
                    <w:i/>
                    <w:sz w:val="20"/>
                    <w:szCs w:val="20"/>
                  </w:rPr>
                </w:rPrChange>
              </w:rPr>
            </w:pPr>
          </w:p>
        </w:tc>
        <w:tc>
          <w:tcPr>
            <w:tcW w:w="722" w:type="pct"/>
            <w:tcBorders>
              <w:bottom w:val="single" w:sz="4" w:space="0" w:color="auto"/>
            </w:tcBorders>
            <w:tcPrChange w:id="711" w:author="Batra Yogesh (EXT)" w:date="2018-04-13T12:50:00Z">
              <w:tcPr>
                <w:tcW w:w="1170" w:type="dxa"/>
                <w:tcBorders>
                  <w:bottom w:val="single" w:sz="4" w:space="0" w:color="auto"/>
                </w:tcBorders>
              </w:tcPr>
            </w:tcPrChange>
          </w:tcPr>
          <w:p w14:paraId="659B5620" w14:textId="77777777" w:rsidR="00435F17" w:rsidRPr="002C70F0" w:rsidRDefault="00435F17" w:rsidP="00435F17">
            <w:pPr>
              <w:keepNext/>
              <w:keepLines/>
              <w:rPr>
                <w:rFonts w:cs="Arial"/>
                <w:sz w:val="20"/>
              </w:rPr>
            </w:pPr>
          </w:p>
        </w:tc>
      </w:tr>
      <w:tr w:rsidR="00435F17" w:rsidRPr="002C70F0" w14:paraId="62CAB631" w14:textId="77777777" w:rsidTr="002C70F0">
        <w:trPr>
          <w:cantSplit/>
          <w:trPrChange w:id="712" w:author="Batra Yogesh (EXT)" w:date="2018-04-13T12:50:00Z">
            <w:trPr>
              <w:cantSplit/>
            </w:trPr>
          </w:trPrChange>
        </w:trPr>
        <w:tc>
          <w:tcPr>
            <w:tcW w:w="556" w:type="pct"/>
            <w:shd w:val="clear" w:color="auto" w:fill="C6D9F1" w:themeFill="text2" w:themeFillTint="33"/>
            <w:tcPrChange w:id="713" w:author="Batra Yogesh (EXT)" w:date="2018-04-13T12:50:00Z">
              <w:tcPr>
                <w:tcW w:w="900" w:type="dxa"/>
                <w:shd w:val="clear" w:color="auto" w:fill="C6D9F1" w:themeFill="text2" w:themeFillTint="33"/>
              </w:tcPr>
            </w:tcPrChange>
          </w:tcPr>
          <w:p w14:paraId="31799B60" w14:textId="77777777" w:rsidR="00435F17" w:rsidRPr="002C70F0" w:rsidRDefault="00435F17" w:rsidP="00435F17">
            <w:pPr>
              <w:pStyle w:val="TableText"/>
              <w:keepNext/>
              <w:keepLines/>
              <w:ind w:left="360"/>
              <w:rPr>
                <w:rFonts w:cs="Arial"/>
                <w:color w:val="000000"/>
                <w:sz w:val="20"/>
              </w:rPr>
            </w:pPr>
            <w:r w:rsidRPr="00A33A98">
              <w:rPr>
                <w:rFonts w:cs="Arial"/>
              </w:rPr>
              <w:t>8</w:t>
            </w:r>
          </w:p>
        </w:tc>
        <w:tc>
          <w:tcPr>
            <w:tcW w:w="2056" w:type="pct"/>
            <w:tcBorders>
              <w:bottom w:val="single" w:sz="4" w:space="0" w:color="auto"/>
            </w:tcBorders>
            <w:tcPrChange w:id="714" w:author="Batra Yogesh (EXT)" w:date="2018-04-13T12:50:00Z">
              <w:tcPr>
                <w:tcW w:w="3330" w:type="dxa"/>
                <w:tcBorders>
                  <w:bottom w:val="single" w:sz="4" w:space="0" w:color="auto"/>
                </w:tcBorders>
              </w:tcPr>
            </w:tcPrChange>
          </w:tcPr>
          <w:p w14:paraId="214A711E" w14:textId="0C458E59" w:rsidR="00435F17" w:rsidRPr="002C70F0" w:rsidRDefault="00435F17" w:rsidP="00435F17">
            <w:pPr>
              <w:pStyle w:val="TableText"/>
              <w:keepNext/>
              <w:keepLines/>
              <w:rPr>
                <w:rFonts w:cs="Arial"/>
                <w:sz w:val="20"/>
                <w:szCs w:val="20"/>
              </w:rPr>
            </w:pPr>
            <w:r w:rsidRPr="002C70F0">
              <w:rPr>
                <w:rFonts w:cs="Arial"/>
                <w:sz w:val="20"/>
                <w:szCs w:val="20"/>
                <w:rPrChange w:id="715" w:author="Batra Yogesh (EXT)" w:date="2018-04-13T12:49:00Z">
                  <w:rPr>
                    <w:rFonts w:ascii="Calibri" w:hAnsi="Calibri"/>
                    <w:sz w:val="20"/>
                    <w:szCs w:val="20"/>
                  </w:rPr>
                </w:rPrChange>
              </w:rPr>
              <w:t>Ensure the role that was just added is still selected</w:t>
            </w:r>
          </w:p>
        </w:tc>
        <w:tc>
          <w:tcPr>
            <w:tcW w:w="1667" w:type="pct"/>
            <w:tcBorders>
              <w:bottom w:val="single" w:sz="4" w:space="0" w:color="auto"/>
            </w:tcBorders>
            <w:tcPrChange w:id="716" w:author="Batra Yogesh (EXT)" w:date="2018-04-13T12:50:00Z">
              <w:tcPr>
                <w:tcW w:w="2700" w:type="dxa"/>
                <w:tcBorders>
                  <w:bottom w:val="single" w:sz="4" w:space="0" w:color="auto"/>
                </w:tcBorders>
              </w:tcPr>
            </w:tcPrChange>
          </w:tcPr>
          <w:p w14:paraId="3FE24B10" w14:textId="3D335359" w:rsidR="00435F17" w:rsidRPr="002C70F0" w:rsidRDefault="00435F17" w:rsidP="00435F17">
            <w:pPr>
              <w:keepNext/>
              <w:keepLines/>
              <w:rPr>
                <w:rFonts w:cs="Arial"/>
                <w:sz w:val="20"/>
                <w:szCs w:val="20"/>
              </w:rPr>
            </w:pPr>
            <w:r w:rsidRPr="002C70F0">
              <w:rPr>
                <w:rFonts w:cs="Arial"/>
                <w:sz w:val="20"/>
                <w:szCs w:val="20"/>
                <w:rPrChange w:id="717" w:author="Batra Yogesh (EXT)" w:date="2018-04-13T12:49:00Z">
                  <w:rPr>
                    <w:rFonts w:ascii="Calibri" w:hAnsi="Calibri"/>
                    <w:sz w:val="20"/>
                    <w:szCs w:val="20"/>
                  </w:rPr>
                </w:rPrChange>
              </w:rPr>
              <w:t>Role information is highlighted</w:t>
            </w:r>
          </w:p>
        </w:tc>
        <w:tc>
          <w:tcPr>
            <w:tcW w:w="722" w:type="pct"/>
            <w:tcBorders>
              <w:bottom w:val="single" w:sz="4" w:space="0" w:color="auto"/>
            </w:tcBorders>
            <w:tcPrChange w:id="718" w:author="Batra Yogesh (EXT)" w:date="2018-04-13T12:50:00Z">
              <w:tcPr>
                <w:tcW w:w="1170" w:type="dxa"/>
                <w:tcBorders>
                  <w:bottom w:val="single" w:sz="4" w:space="0" w:color="auto"/>
                </w:tcBorders>
              </w:tcPr>
            </w:tcPrChange>
          </w:tcPr>
          <w:p w14:paraId="6766835F" w14:textId="77777777" w:rsidR="00435F17" w:rsidRPr="002C70F0" w:rsidRDefault="00435F17" w:rsidP="00435F17">
            <w:pPr>
              <w:keepNext/>
              <w:keepLines/>
              <w:rPr>
                <w:rFonts w:cs="Arial"/>
                <w:sz w:val="20"/>
              </w:rPr>
            </w:pPr>
          </w:p>
        </w:tc>
      </w:tr>
      <w:tr w:rsidR="00435F17" w:rsidRPr="002C70F0" w14:paraId="36A12007" w14:textId="77777777" w:rsidTr="002C70F0">
        <w:trPr>
          <w:cantSplit/>
          <w:trPrChange w:id="719" w:author="Batra Yogesh (EXT)" w:date="2018-04-13T12:50:00Z">
            <w:trPr>
              <w:cantSplit/>
            </w:trPr>
          </w:trPrChange>
        </w:trPr>
        <w:tc>
          <w:tcPr>
            <w:tcW w:w="556" w:type="pct"/>
            <w:shd w:val="clear" w:color="auto" w:fill="C6D9F1" w:themeFill="text2" w:themeFillTint="33"/>
            <w:tcPrChange w:id="720" w:author="Batra Yogesh (EXT)" w:date="2018-04-13T12:50:00Z">
              <w:tcPr>
                <w:tcW w:w="900" w:type="dxa"/>
                <w:shd w:val="clear" w:color="auto" w:fill="C6D9F1" w:themeFill="text2" w:themeFillTint="33"/>
              </w:tcPr>
            </w:tcPrChange>
          </w:tcPr>
          <w:p w14:paraId="15BC581C" w14:textId="77777777" w:rsidR="00435F17" w:rsidRPr="002C70F0" w:rsidRDefault="00435F17" w:rsidP="00435F17">
            <w:pPr>
              <w:pStyle w:val="TableText"/>
              <w:keepNext/>
              <w:keepLines/>
              <w:ind w:left="360"/>
              <w:rPr>
                <w:rFonts w:cs="Arial"/>
                <w:color w:val="000000"/>
                <w:sz w:val="20"/>
              </w:rPr>
            </w:pPr>
            <w:r w:rsidRPr="00A33A98">
              <w:rPr>
                <w:rFonts w:cs="Arial"/>
              </w:rPr>
              <w:t>9</w:t>
            </w:r>
          </w:p>
        </w:tc>
        <w:tc>
          <w:tcPr>
            <w:tcW w:w="2056" w:type="pct"/>
            <w:tcBorders>
              <w:bottom w:val="single" w:sz="4" w:space="0" w:color="auto"/>
            </w:tcBorders>
            <w:tcPrChange w:id="721" w:author="Batra Yogesh (EXT)" w:date="2018-04-13T12:50:00Z">
              <w:tcPr>
                <w:tcW w:w="3330" w:type="dxa"/>
                <w:tcBorders>
                  <w:bottom w:val="single" w:sz="4" w:space="0" w:color="auto"/>
                </w:tcBorders>
              </w:tcPr>
            </w:tcPrChange>
          </w:tcPr>
          <w:p w14:paraId="758CE9A2" w14:textId="36275AB3" w:rsidR="00435F17" w:rsidRPr="002C70F0" w:rsidRDefault="00435F17" w:rsidP="00435F17">
            <w:pPr>
              <w:pStyle w:val="TableText"/>
              <w:keepNext/>
              <w:keepLines/>
              <w:rPr>
                <w:rFonts w:cs="Arial"/>
                <w:sz w:val="20"/>
                <w:szCs w:val="20"/>
              </w:rPr>
            </w:pPr>
            <w:r w:rsidRPr="002C70F0">
              <w:rPr>
                <w:rFonts w:cs="Arial"/>
                <w:sz w:val="20"/>
                <w:szCs w:val="20"/>
                <w:rPrChange w:id="722" w:author="Batra Yogesh (EXT)" w:date="2018-04-13T12:49:00Z">
                  <w:rPr>
                    <w:rFonts w:ascii="Calibri" w:hAnsi="Calibri"/>
                    <w:sz w:val="20"/>
                    <w:szCs w:val="20"/>
                  </w:rPr>
                </w:rPrChange>
              </w:rPr>
              <w:t>Click the drop-down to the right of the role list</w:t>
            </w:r>
          </w:p>
        </w:tc>
        <w:tc>
          <w:tcPr>
            <w:tcW w:w="1667" w:type="pct"/>
            <w:tcBorders>
              <w:bottom w:val="single" w:sz="4" w:space="0" w:color="auto"/>
            </w:tcBorders>
            <w:tcPrChange w:id="723" w:author="Batra Yogesh (EXT)" w:date="2018-04-13T12:50:00Z">
              <w:tcPr>
                <w:tcW w:w="2700" w:type="dxa"/>
                <w:tcBorders>
                  <w:bottom w:val="single" w:sz="4" w:space="0" w:color="auto"/>
                </w:tcBorders>
              </w:tcPr>
            </w:tcPrChange>
          </w:tcPr>
          <w:p w14:paraId="39EBE649" w14:textId="12D94EF2" w:rsidR="00435F17" w:rsidRPr="002C70F0" w:rsidRDefault="00435F17" w:rsidP="00435F17">
            <w:pPr>
              <w:keepNext/>
              <w:keepLines/>
              <w:rPr>
                <w:rFonts w:cs="Arial"/>
                <w:sz w:val="20"/>
                <w:szCs w:val="20"/>
              </w:rPr>
            </w:pPr>
            <w:r w:rsidRPr="002C70F0">
              <w:rPr>
                <w:rFonts w:cs="Arial"/>
                <w:sz w:val="20"/>
                <w:szCs w:val="20"/>
                <w:rPrChange w:id="724" w:author="Batra Yogesh (EXT)" w:date="2018-04-13T12:49:00Z">
                  <w:rPr>
                    <w:rFonts w:ascii="Calibri" w:hAnsi="Calibri"/>
                    <w:sz w:val="20"/>
                    <w:szCs w:val="20"/>
                  </w:rPr>
                </w:rPrChange>
              </w:rPr>
              <w:t>List of all existing Role IDs and Role Names are displayed in the drop-down</w:t>
            </w:r>
          </w:p>
        </w:tc>
        <w:tc>
          <w:tcPr>
            <w:tcW w:w="722" w:type="pct"/>
            <w:tcBorders>
              <w:bottom w:val="single" w:sz="4" w:space="0" w:color="auto"/>
            </w:tcBorders>
            <w:tcPrChange w:id="725" w:author="Batra Yogesh (EXT)" w:date="2018-04-13T12:50:00Z">
              <w:tcPr>
                <w:tcW w:w="1170" w:type="dxa"/>
                <w:tcBorders>
                  <w:bottom w:val="single" w:sz="4" w:space="0" w:color="auto"/>
                </w:tcBorders>
              </w:tcPr>
            </w:tcPrChange>
          </w:tcPr>
          <w:p w14:paraId="29EE50DE" w14:textId="77777777" w:rsidR="00435F17" w:rsidRPr="002C70F0" w:rsidRDefault="00435F17" w:rsidP="00435F17">
            <w:pPr>
              <w:keepNext/>
              <w:keepLines/>
              <w:rPr>
                <w:rFonts w:cs="Arial"/>
                <w:sz w:val="20"/>
              </w:rPr>
            </w:pPr>
          </w:p>
        </w:tc>
      </w:tr>
      <w:tr w:rsidR="00435F17" w:rsidRPr="002C70F0" w14:paraId="0F9559CA" w14:textId="77777777" w:rsidTr="002C70F0">
        <w:trPr>
          <w:cantSplit/>
          <w:trPrChange w:id="726" w:author="Batra Yogesh (EXT)" w:date="2018-04-13T12:50:00Z">
            <w:trPr>
              <w:cantSplit/>
            </w:trPr>
          </w:trPrChange>
        </w:trPr>
        <w:tc>
          <w:tcPr>
            <w:tcW w:w="556" w:type="pct"/>
            <w:shd w:val="clear" w:color="auto" w:fill="C6D9F1" w:themeFill="text2" w:themeFillTint="33"/>
            <w:tcPrChange w:id="727" w:author="Batra Yogesh (EXT)" w:date="2018-04-13T12:50:00Z">
              <w:tcPr>
                <w:tcW w:w="900" w:type="dxa"/>
                <w:shd w:val="clear" w:color="auto" w:fill="C6D9F1" w:themeFill="text2" w:themeFillTint="33"/>
              </w:tcPr>
            </w:tcPrChange>
          </w:tcPr>
          <w:p w14:paraId="5E567C0A" w14:textId="77777777" w:rsidR="00435F17" w:rsidRPr="002C70F0" w:rsidRDefault="00435F17" w:rsidP="00435F17">
            <w:pPr>
              <w:pStyle w:val="TableText"/>
              <w:keepNext/>
              <w:keepLines/>
              <w:ind w:left="360"/>
              <w:rPr>
                <w:rFonts w:cs="Arial"/>
                <w:color w:val="000000"/>
                <w:sz w:val="20"/>
              </w:rPr>
            </w:pPr>
            <w:r w:rsidRPr="00A33A98">
              <w:rPr>
                <w:rFonts w:cs="Arial"/>
              </w:rPr>
              <w:t>10</w:t>
            </w:r>
          </w:p>
        </w:tc>
        <w:tc>
          <w:tcPr>
            <w:tcW w:w="2056" w:type="pct"/>
            <w:tcBorders>
              <w:bottom w:val="single" w:sz="4" w:space="0" w:color="auto"/>
            </w:tcBorders>
            <w:tcPrChange w:id="728" w:author="Batra Yogesh (EXT)" w:date="2018-04-13T12:50:00Z">
              <w:tcPr>
                <w:tcW w:w="3330" w:type="dxa"/>
                <w:tcBorders>
                  <w:bottom w:val="single" w:sz="4" w:space="0" w:color="auto"/>
                </w:tcBorders>
              </w:tcPr>
            </w:tcPrChange>
          </w:tcPr>
          <w:p w14:paraId="36E1811F" w14:textId="306468BD" w:rsidR="00435F17" w:rsidRPr="002C70F0" w:rsidRDefault="00435F17" w:rsidP="00435F17">
            <w:pPr>
              <w:pStyle w:val="TableText"/>
              <w:keepNext/>
              <w:keepLines/>
              <w:rPr>
                <w:rFonts w:cs="Arial"/>
                <w:sz w:val="20"/>
                <w:szCs w:val="20"/>
              </w:rPr>
            </w:pPr>
            <w:r w:rsidRPr="002C70F0">
              <w:rPr>
                <w:rFonts w:cs="Arial"/>
                <w:sz w:val="20"/>
                <w:szCs w:val="20"/>
                <w:rPrChange w:id="729" w:author="Batra Yogesh (EXT)" w:date="2018-04-13T12:49:00Z">
                  <w:rPr>
                    <w:rFonts w:ascii="Calibri" w:hAnsi="Calibri"/>
                    <w:sz w:val="20"/>
                    <w:szCs w:val="20"/>
                  </w:rPr>
                </w:rPrChange>
              </w:rPr>
              <w:t>Select the existing Role that is most similar to the Object access that is needed for the new Role</w:t>
            </w:r>
          </w:p>
        </w:tc>
        <w:tc>
          <w:tcPr>
            <w:tcW w:w="1667" w:type="pct"/>
            <w:tcBorders>
              <w:bottom w:val="single" w:sz="4" w:space="0" w:color="auto"/>
            </w:tcBorders>
            <w:tcPrChange w:id="730" w:author="Batra Yogesh (EXT)" w:date="2018-04-13T12:50:00Z">
              <w:tcPr>
                <w:tcW w:w="2700" w:type="dxa"/>
                <w:tcBorders>
                  <w:bottom w:val="single" w:sz="4" w:space="0" w:color="auto"/>
                </w:tcBorders>
              </w:tcPr>
            </w:tcPrChange>
          </w:tcPr>
          <w:p w14:paraId="042354E9" w14:textId="4C602E00" w:rsidR="00435F17" w:rsidRPr="002C70F0" w:rsidRDefault="00435F17" w:rsidP="00435F17">
            <w:pPr>
              <w:keepNext/>
              <w:keepLines/>
              <w:rPr>
                <w:rFonts w:cs="Arial"/>
                <w:sz w:val="20"/>
                <w:szCs w:val="20"/>
              </w:rPr>
            </w:pPr>
            <w:r w:rsidRPr="002C70F0">
              <w:rPr>
                <w:rFonts w:cs="Arial"/>
                <w:sz w:val="20"/>
                <w:szCs w:val="20"/>
                <w:rPrChange w:id="731" w:author="Batra Yogesh (EXT)" w:date="2018-04-13T12:49:00Z">
                  <w:rPr>
                    <w:rFonts w:ascii="Calibri" w:hAnsi="Calibri"/>
                    <w:sz w:val="20"/>
                    <w:szCs w:val="20"/>
                  </w:rPr>
                </w:rPrChange>
              </w:rPr>
              <w:t>The Role ID of the existing Role is displayed</w:t>
            </w:r>
          </w:p>
        </w:tc>
        <w:tc>
          <w:tcPr>
            <w:tcW w:w="722" w:type="pct"/>
            <w:tcBorders>
              <w:bottom w:val="single" w:sz="4" w:space="0" w:color="auto"/>
            </w:tcBorders>
            <w:tcPrChange w:id="732" w:author="Batra Yogesh (EXT)" w:date="2018-04-13T12:50:00Z">
              <w:tcPr>
                <w:tcW w:w="1170" w:type="dxa"/>
                <w:tcBorders>
                  <w:bottom w:val="single" w:sz="4" w:space="0" w:color="auto"/>
                </w:tcBorders>
              </w:tcPr>
            </w:tcPrChange>
          </w:tcPr>
          <w:p w14:paraId="5A7D2F88" w14:textId="77777777" w:rsidR="00435F17" w:rsidRPr="002C70F0" w:rsidRDefault="00435F17" w:rsidP="00435F17">
            <w:pPr>
              <w:keepNext/>
              <w:keepLines/>
              <w:rPr>
                <w:rFonts w:cs="Arial"/>
                <w:sz w:val="20"/>
              </w:rPr>
            </w:pPr>
          </w:p>
        </w:tc>
      </w:tr>
      <w:tr w:rsidR="00435F17" w:rsidRPr="002C70F0" w14:paraId="697DC463" w14:textId="77777777" w:rsidTr="002C70F0">
        <w:trPr>
          <w:cantSplit/>
          <w:trPrChange w:id="733" w:author="Batra Yogesh (EXT)" w:date="2018-04-13T12:50:00Z">
            <w:trPr>
              <w:cantSplit/>
            </w:trPr>
          </w:trPrChange>
        </w:trPr>
        <w:tc>
          <w:tcPr>
            <w:tcW w:w="556" w:type="pct"/>
            <w:shd w:val="clear" w:color="auto" w:fill="C6D9F1" w:themeFill="text2" w:themeFillTint="33"/>
            <w:tcPrChange w:id="734" w:author="Batra Yogesh (EXT)" w:date="2018-04-13T12:50:00Z">
              <w:tcPr>
                <w:tcW w:w="900" w:type="dxa"/>
                <w:shd w:val="clear" w:color="auto" w:fill="C6D9F1" w:themeFill="text2" w:themeFillTint="33"/>
              </w:tcPr>
            </w:tcPrChange>
          </w:tcPr>
          <w:p w14:paraId="6FA244A4" w14:textId="77777777" w:rsidR="00435F17" w:rsidRPr="002C70F0" w:rsidRDefault="00435F17" w:rsidP="00435F17">
            <w:pPr>
              <w:pStyle w:val="TableText"/>
              <w:keepNext/>
              <w:keepLines/>
              <w:ind w:left="360"/>
              <w:rPr>
                <w:rFonts w:cs="Arial"/>
                <w:color w:val="000000"/>
                <w:sz w:val="20"/>
              </w:rPr>
            </w:pPr>
            <w:r w:rsidRPr="00A33A98">
              <w:rPr>
                <w:rFonts w:cs="Arial"/>
              </w:rPr>
              <w:t>11</w:t>
            </w:r>
          </w:p>
        </w:tc>
        <w:tc>
          <w:tcPr>
            <w:tcW w:w="2056" w:type="pct"/>
            <w:tcBorders>
              <w:bottom w:val="single" w:sz="4" w:space="0" w:color="auto"/>
            </w:tcBorders>
            <w:tcPrChange w:id="735" w:author="Batra Yogesh (EXT)" w:date="2018-04-13T12:50:00Z">
              <w:tcPr>
                <w:tcW w:w="3330" w:type="dxa"/>
                <w:tcBorders>
                  <w:bottom w:val="single" w:sz="4" w:space="0" w:color="auto"/>
                </w:tcBorders>
              </w:tcPr>
            </w:tcPrChange>
          </w:tcPr>
          <w:p w14:paraId="3F303280" w14:textId="236832B1" w:rsidR="00435F17" w:rsidRPr="002C70F0" w:rsidRDefault="00435F17" w:rsidP="00435F17">
            <w:pPr>
              <w:pStyle w:val="TableText"/>
              <w:keepNext/>
              <w:keepLines/>
              <w:rPr>
                <w:rFonts w:cs="Arial"/>
                <w:sz w:val="20"/>
                <w:szCs w:val="20"/>
              </w:rPr>
            </w:pPr>
            <w:r w:rsidRPr="002C70F0">
              <w:rPr>
                <w:rFonts w:cs="Arial"/>
                <w:sz w:val="20"/>
                <w:szCs w:val="20"/>
                <w:rPrChange w:id="736" w:author="Batra Yogesh (EXT)" w:date="2018-04-13T12:49:00Z">
                  <w:rPr>
                    <w:rFonts w:ascii="Calibri" w:hAnsi="Calibri"/>
                    <w:sz w:val="20"/>
                    <w:szCs w:val="20"/>
                  </w:rPr>
                </w:rPrChange>
              </w:rPr>
              <w:t xml:space="preserve">Click </w:t>
            </w:r>
            <w:r w:rsidRPr="002C70F0">
              <w:rPr>
                <w:rFonts w:cs="Arial"/>
                <w:b/>
                <w:i/>
                <w:sz w:val="20"/>
                <w:szCs w:val="20"/>
                <w:rPrChange w:id="737" w:author="Batra Yogesh (EXT)" w:date="2018-04-13T12:49:00Z">
                  <w:rPr>
                    <w:rFonts w:ascii="Calibri" w:hAnsi="Calibri"/>
                    <w:b/>
                    <w:i/>
                    <w:sz w:val="20"/>
                    <w:szCs w:val="20"/>
                  </w:rPr>
                </w:rPrChange>
              </w:rPr>
              <w:t>Copy Setting from this Role</w:t>
            </w:r>
          </w:p>
        </w:tc>
        <w:tc>
          <w:tcPr>
            <w:tcW w:w="1667" w:type="pct"/>
            <w:tcBorders>
              <w:bottom w:val="single" w:sz="4" w:space="0" w:color="auto"/>
            </w:tcBorders>
            <w:tcPrChange w:id="738" w:author="Batra Yogesh (EXT)" w:date="2018-04-13T12:50:00Z">
              <w:tcPr>
                <w:tcW w:w="2700" w:type="dxa"/>
                <w:tcBorders>
                  <w:bottom w:val="single" w:sz="4" w:space="0" w:color="auto"/>
                </w:tcBorders>
              </w:tcPr>
            </w:tcPrChange>
          </w:tcPr>
          <w:p w14:paraId="37D8F7D4" w14:textId="77777777" w:rsidR="00435F17" w:rsidRPr="002C70F0" w:rsidRDefault="00435F17" w:rsidP="00435F17">
            <w:pPr>
              <w:keepNext/>
              <w:keepLines/>
              <w:rPr>
                <w:rFonts w:cs="Arial"/>
                <w:sz w:val="20"/>
                <w:szCs w:val="20"/>
              </w:rPr>
            </w:pPr>
          </w:p>
        </w:tc>
        <w:tc>
          <w:tcPr>
            <w:tcW w:w="722" w:type="pct"/>
            <w:tcBorders>
              <w:bottom w:val="single" w:sz="4" w:space="0" w:color="auto"/>
            </w:tcBorders>
            <w:tcPrChange w:id="739" w:author="Batra Yogesh (EXT)" w:date="2018-04-13T12:50:00Z">
              <w:tcPr>
                <w:tcW w:w="1170" w:type="dxa"/>
                <w:tcBorders>
                  <w:bottom w:val="single" w:sz="4" w:space="0" w:color="auto"/>
                </w:tcBorders>
              </w:tcPr>
            </w:tcPrChange>
          </w:tcPr>
          <w:p w14:paraId="19A852D0" w14:textId="77777777" w:rsidR="00435F17" w:rsidRPr="002C70F0" w:rsidRDefault="00435F17" w:rsidP="00435F17">
            <w:pPr>
              <w:keepNext/>
              <w:keepLines/>
              <w:rPr>
                <w:rFonts w:cs="Arial"/>
                <w:sz w:val="20"/>
              </w:rPr>
            </w:pPr>
          </w:p>
        </w:tc>
      </w:tr>
      <w:tr w:rsidR="0021750F" w:rsidRPr="002C70F0" w14:paraId="0B6163EA" w14:textId="77777777" w:rsidTr="002C70F0">
        <w:trPr>
          <w:cantSplit/>
          <w:trPrChange w:id="740" w:author="Batra Yogesh (EXT)" w:date="2018-04-13T12:50:00Z">
            <w:trPr>
              <w:cantSplit/>
            </w:trPr>
          </w:trPrChange>
        </w:trPr>
        <w:tc>
          <w:tcPr>
            <w:tcW w:w="556" w:type="pct"/>
            <w:shd w:val="clear" w:color="auto" w:fill="C6D9F1" w:themeFill="text2" w:themeFillTint="33"/>
            <w:tcPrChange w:id="741" w:author="Batra Yogesh (EXT)" w:date="2018-04-13T12:50:00Z">
              <w:tcPr>
                <w:tcW w:w="900" w:type="dxa"/>
                <w:shd w:val="clear" w:color="auto" w:fill="C6D9F1" w:themeFill="text2" w:themeFillTint="33"/>
              </w:tcPr>
            </w:tcPrChange>
          </w:tcPr>
          <w:p w14:paraId="4049E47A" w14:textId="4AE18A6D" w:rsidR="0021750F" w:rsidRPr="00A33A98" w:rsidRDefault="0021750F" w:rsidP="0021750F">
            <w:pPr>
              <w:pStyle w:val="TableText"/>
              <w:keepNext/>
              <w:keepLines/>
              <w:ind w:left="360"/>
              <w:rPr>
                <w:rFonts w:cs="Arial"/>
              </w:rPr>
            </w:pPr>
            <w:r w:rsidRPr="00A33A98">
              <w:rPr>
                <w:rFonts w:cs="Arial"/>
              </w:rPr>
              <w:t>12</w:t>
            </w:r>
          </w:p>
        </w:tc>
        <w:tc>
          <w:tcPr>
            <w:tcW w:w="2056" w:type="pct"/>
            <w:tcBorders>
              <w:bottom w:val="single" w:sz="4" w:space="0" w:color="auto"/>
            </w:tcBorders>
            <w:tcPrChange w:id="742" w:author="Batra Yogesh (EXT)" w:date="2018-04-13T12:50:00Z">
              <w:tcPr>
                <w:tcW w:w="3330" w:type="dxa"/>
                <w:tcBorders>
                  <w:bottom w:val="single" w:sz="4" w:space="0" w:color="auto"/>
                </w:tcBorders>
              </w:tcPr>
            </w:tcPrChange>
          </w:tcPr>
          <w:p w14:paraId="6DCEE513" w14:textId="49885C87" w:rsidR="0021750F" w:rsidRPr="002C70F0" w:rsidRDefault="0021750F" w:rsidP="0021750F">
            <w:pPr>
              <w:pStyle w:val="TableText"/>
              <w:keepNext/>
              <w:keepLines/>
              <w:rPr>
                <w:rFonts w:cs="Arial"/>
                <w:sz w:val="20"/>
                <w:szCs w:val="20"/>
                <w:rPrChange w:id="743" w:author="Batra Yogesh (EXT)" w:date="2018-04-13T12:49:00Z">
                  <w:rPr>
                    <w:rFonts w:ascii="Calibri" w:hAnsi="Calibri"/>
                    <w:sz w:val="20"/>
                    <w:szCs w:val="20"/>
                  </w:rPr>
                </w:rPrChange>
              </w:rPr>
            </w:pPr>
            <w:r w:rsidRPr="002C70F0">
              <w:rPr>
                <w:rFonts w:cs="Arial"/>
                <w:sz w:val="20"/>
                <w:szCs w:val="20"/>
                <w:rPrChange w:id="744" w:author="Batra Yogesh (EXT)" w:date="2018-04-13T12:49:00Z">
                  <w:rPr>
                    <w:rFonts w:ascii="Calibri" w:hAnsi="Calibri"/>
                    <w:sz w:val="20"/>
                    <w:szCs w:val="20"/>
                  </w:rPr>
                </w:rPrChange>
              </w:rPr>
              <w:t>Click another row, then click the new Role</w:t>
            </w:r>
          </w:p>
        </w:tc>
        <w:tc>
          <w:tcPr>
            <w:tcW w:w="1667" w:type="pct"/>
            <w:tcBorders>
              <w:bottom w:val="single" w:sz="4" w:space="0" w:color="auto"/>
            </w:tcBorders>
            <w:tcPrChange w:id="745" w:author="Batra Yogesh (EXT)" w:date="2018-04-13T12:50:00Z">
              <w:tcPr>
                <w:tcW w:w="2700" w:type="dxa"/>
                <w:tcBorders>
                  <w:bottom w:val="single" w:sz="4" w:space="0" w:color="auto"/>
                </w:tcBorders>
              </w:tcPr>
            </w:tcPrChange>
          </w:tcPr>
          <w:p w14:paraId="3536F20E" w14:textId="0F527439" w:rsidR="0021750F" w:rsidRPr="002C70F0" w:rsidRDefault="0021750F" w:rsidP="0021750F">
            <w:pPr>
              <w:keepNext/>
              <w:keepLines/>
              <w:rPr>
                <w:rFonts w:cs="Arial"/>
                <w:sz w:val="20"/>
                <w:szCs w:val="20"/>
              </w:rPr>
            </w:pPr>
            <w:r w:rsidRPr="002C70F0">
              <w:rPr>
                <w:rFonts w:cs="Arial"/>
                <w:sz w:val="20"/>
                <w:szCs w:val="20"/>
                <w:rPrChange w:id="746" w:author="Batra Yogesh (EXT)" w:date="2018-04-13T12:49:00Z">
                  <w:rPr>
                    <w:rFonts w:ascii="Calibri" w:hAnsi="Calibri"/>
                    <w:sz w:val="20"/>
                    <w:szCs w:val="20"/>
                  </w:rPr>
                </w:rPrChange>
              </w:rPr>
              <w:t>Objects copied from the existing Role are displayed in the bottom portion of the Data Window</w:t>
            </w:r>
          </w:p>
        </w:tc>
        <w:tc>
          <w:tcPr>
            <w:tcW w:w="722" w:type="pct"/>
            <w:tcBorders>
              <w:bottom w:val="single" w:sz="4" w:space="0" w:color="auto"/>
            </w:tcBorders>
            <w:tcPrChange w:id="747" w:author="Batra Yogesh (EXT)" w:date="2018-04-13T12:50:00Z">
              <w:tcPr>
                <w:tcW w:w="1170" w:type="dxa"/>
                <w:tcBorders>
                  <w:bottom w:val="single" w:sz="4" w:space="0" w:color="auto"/>
                </w:tcBorders>
              </w:tcPr>
            </w:tcPrChange>
          </w:tcPr>
          <w:p w14:paraId="17F0C926" w14:textId="77777777" w:rsidR="0021750F" w:rsidRPr="002C70F0" w:rsidRDefault="0021750F" w:rsidP="0021750F">
            <w:pPr>
              <w:keepNext/>
              <w:keepLines/>
              <w:rPr>
                <w:rFonts w:cs="Arial"/>
                <w:sz w:val="20"/>
              </w:rPr>
            </w:pPr>
          </w:p>
        </w:tc>
      </w:tr>
      <w:tr w:rsidR="0021750F" w:rsidRPr="002C70F0" w14:paraId="6B94029C" w14:textId="77777777" w:rsidTr="002C70F0">
        <w:trPr>
          <w:cantSplit/>
          <w:trPrChange w:id="748" w:author="Batra Yogesh (EXT)" w:date="2018-04-13T12:50:00Z">
            <w:trPr>
              <w:cantSplit/>
            </w:trPr>
          </w:trPrChange>
        </w:trPr>
        <w:tc>
          <w:tcPr>
            <w:tcW w:w="556" w:type="pct"/>
            <w:shd w:val="clear" w:color="auto" w:fill="C6D9F1" w:themeFill="text2" w:themeFillTint="33"/>
            <w:tcPrChange w:id="749" w:author="Batra Yogesh (EXT)" w:date="2018-04-13T12:50:00Z">
              <w:tcPr>
                <w:tcW w:w="900" w:type="dxa"/>
                <w:shd w:val="clear" w:color="auto" w:fill="C6D9F1" w:themeFill="text2" w:themeFillTint="33"/>
              </w:tcPr>
            </w:tcPrChange>
          </w:tcPr>
          <w:p w14:paraId="3242C8D2" w14:textId="694165A1" w:rsidR="0021750F" w:rsidRPr="00A33A98" w:rsidRDefault="0021750F" w:rsidP="0021750F">
            <w:pPr>
              <w:pStyle w:val="TableText"/>
              <w:keepNext/>
              <w:keepLines/>
              <w:ind w:left="360"/>
              <w:rPr>
                <w:rFonts w:cs="Arial"/>
              </w:rPr>
            </w:pPr>
            <w:r w:rsidRPr="00A33A98">
              <w:rPr>
                <w:rFonts w:cs="Arial"/>
              </w:rPr>
              <w:t>13</w:t>
            </w:r>
          </w:p>
        </w:tc>
        <w:tc>
          <w:tcPr>
            <w:tcW w:w="2056" w:type="pct"/>
            <w:tcBorders>
              <w:bottom w:val="single" w:sz="4" w:space="0" w:color="auto"/>
            </w:tcBorders>
            <w:tcPrChange w:id="750" w:author="Batra Yogesh (EXT)" w:date="2018-04-13T12:50:00Z">
              <w:tcPr>
                <w:tcW w:w="3330" w:type="dxa"/>
                <w:tcBorders>
                  <w:bottom w:val="single" w:sz="4" w:space="0" w:color="auto"/>
                </w:tcBorders>
              </w:tcPr>
            </w:tcPrChange>
          </w:tcPr>
          <w:p w14:paraId="471EFEB3" w14:textId="0CE4B0CD" w:rsidR="0021750F" w:rsidRPr="002C70F0" w:rsidRDefault="0021750F" w:rsidP="0021750F">
            <w:pPr>
              <w:pStyle w:val="TableText"/>
              <w:keepNext/>
              <w:keepLines/>
              <w:rPr>
                <w:rFonts w:cs="Arial"/>
                <w:sz w:val="20"/>
                <w:szCs w:val="20"/>
                <w:rPrChange w:id="751" w:author="Batra Yogesh (EXT)" w:date="2018-04-13T12:49:00Z">
                  <w:rPr>
                    <w:rFonts w:ascii="Calibri" w:hAnsi="Calibri"/>
                    <w:sz w:val="20"/>
                    <w:szCs w:val="20"/>
                  </w:rPr>
                </w:rPrChange>
              </w:rPr>
            </w:pPr>
            <w:r w:rsidRPr="002C70F0">
              <w:rPr>
                <w:rFonts w:cs="Arial"/>
                <w:sz w:val="20"/>
                <w:szCs w:val="20"/>
                <w:rPrChange w:id="752" w:author="Batra Yogesh (EXT)" w:date="2018-04-13T12:49:00Z">
                  <w:rPr>
                    <w:rFonts w:ascii="Calibri" w:hAnsi="Calibri"/>
                    <w:sz w:val="20"/>
                    <w:szCs w:val="20"/>
                  </w:rPr>
                </w:rPrChange>
              </w:rPr>
              <w:t>Edit the new Role’s object access as described in Alternate Condition A2</w:t>
            </w:r>
          </w:p>
        </w:tc>
        <w:tc>
          <w:tcPr>
            <w:tcW w:w="1667" w:type="pct"/>
            <w:tcBorders>
              <w:bottom w:val="single" w:sz="4" w:space="0" w:color="auto"/>
            </w:tcBorders>
            <w:tcPrChange w:id="753" w:author="Batra Yogesh (EXT)" w:date="2018-04-13T12:50:00Z">
              <w:tcPr>
                <w:tcW w:w="2700" w:type="dxa"/>
                <w:tcBorders>
                  <w:bottom w:val="single" w:sz="4" w:space="0" w:color="auto"/>
                </w:tcBorders>
              </w:tcPr>
            </w:tcPrChange>
          </w:tcPr>
          <w:p w14:paraId="0B1DEDC6" w14:textId="3C5F5DBF" w:rsidR="0021750F" w:rsidRPr="002C70F0" w:rsidRDefault="0021750F" w:rsidP="0021750F">
            <w:pPr>
              <w:keepNext/>
              <w:keepLines/>
              <w:rPr>
                <w:rFonts w:cs="Arial"/>
                <w:sz w:val="20"/>
                <w:szCs w:val="20"/>
              </w:rPr>
            </w:pPr>
            <w:r w:rsidRPr="002C70F0">
              <w:rPr>
                <w:rFonts w:cs="Arial"/>
                <w:sz w:val="20"/>
                <w:szCs w:val="20"/>
                <w:rPrChange w:id="754" w:author="Batra Yogesh (EXT)" w:date="2018-04-13T12:49:00Z">
                  <w:rPr>
                    <w:rFonts w:ascii="Calibri" w:hAnsi="Calibri"/>
                    <w:sz w:val="20"/>
                    <w:szCs w:val="20"/>
                  </w:rPr>
                </w:rPrChange>
              </w:rPr>
              <w:t>Objects are edited</w:t>
            </w:r>
          </w:p>
        </w:tc>
        <w:tc>
          <w:tcPr>
            <w:tcW w:w="722" w:type="pct"/>
            <w:tcBorders>
              <w:bottom w:val="single" w:sz="4" w:space="0" w:color="auto"/>
            </w:tcBorders>
            <w:tcPrChange w:id="755" w:author="Batra Yogesh (EXT)" w:date="2018-04-13T12:50:00Z">
              <w:tcPr>
                <w:tcW w:w="1170" w:type="dxa"/>
                <w:tcBorders>
                  <w:bottom w:val="single" w:sz="4" w:space="0" w:color="auto"/>
                </w:tcBorders>
              </w:tcPr>
            </w:tcPrChange>
          </w:tcPr>
          <w:p w14:paraId="1637891E" w14:textId="77777777" w:rsidR="0021750F" w:rsidRPr="002C70F0" w:rsidRDefault="0021750F" w:rsidP="0021750F">
            <w:pPr>
              <w:keepNext/>
              <w:keepLines/>
              <w:rPr>
                <w:rFonts w:cs="Arial"/>
                <w:sz w:val="20"/>
              </w:rPr>
            </w:pPr>
          </w:p>
        </w:tc>
      </w:tr>
      <w:tr w:rsidR="0021750F" w:rsidRPr="002C70F0" w14:paraId="0E2DACD9" w14:textId="77777777" w:rsidTr="002C70F0">
        <w:trPr>
          <w:cantSplit/>
          <w:trPrChange w:id="756" w:author="Batra Yogesh (EXT)" w:date="2018-04-13T12:50:00Z">
            <w:trPr>
              <w:cantSplit/>
            </w:trPr>
          </w:trPrChange>
        </w:trPr>
        <w:tc>
          <w:tcPr>
            <w:tcW w:w="556" w:type="pct"/>
            <w:shd w:val="clear" w:color="auto" w:fill="C6D9F1" w:themeFill="text2" w:themeFillTint="33"/>
            <w:tcPrChange w:id="757" w:author="Batra Yogesh (EXT)" w:date="2018-04-13T12:50:00Z">
              <w:tcPr>
                <w:tcW w:w="900" w:type="dxa"/>
                <w:shd w:val="clear" w:color="auto" w:fill="C6D9F1" w:themeFill="text2" w:themeFillTint="33"/>
              </w:tcPr>
            </w:tcPrChange>
          </w:tcPr>
          <w:p w14:paraId="28351C26" w14:textId="319C47D9" w:rsidR="0021750F" w:rsidRPr="00A33A98" w:rsidRDefault="0021750F" w:rsidP="0021750F">
            <w:pPr>
              <w:pStyle w:val="TableText"/>
              <w:keepNext/>
              <w:keepLines/>
              <w:ind w:left="360"/>
              <w:rPr>
                <w:rFonts w:cs="Arial"/>
              </w:rPr>
            </w:pPr>
            <w:r w:rsidRPr="00A33A98">
              <w:rPr>
                <w:rFonts w:cs="Arial"/>
              </w:rPr>
              <w:t>14</w:t>
            </w:r>
          </w:p>
        </w:tc>
        <w:tc>
          <w:tcPr>
            <w:tcW w:w="2056" w:type="pct"/>
            <w:tcBorders>
              <w:bottom w:val="single" w:sz="4" w:space="0" w:color="auto"/>
            </w:tcBorders>
            <w:tcPrChange w:id="758" w:author="Batra Yogesh (EXT)" w:date="2018-04-13T12:50:00Z">
              <w:tcPr>
                <w:tcW w:w="3330" w:type="dxa"/>
                <w:tcBorders>
                  <w:bottom w:val="single" w:sz="4" w:space="0" w:color="auto"/>
                </w:tcBorders>
              </w:tcPr>
            </w:tcPrChange>
          </w:tcPr>
          <w:p w14:paraId="1885B2DA" w14:textId="537D130B" w:rsidR="0021750F" w:rsidRPr="002C70F0" w:rsidRDefault="0021750F" w:rsidP="0021750F">
            <w:pPr>
              <w:pStyle w:val="TableText"/>
              <w:keepNext/>
              <w:keepLines/>
              <w:rPr>
                <w:rFonts w:cs="Arial"/>
                <w:sz w:val="20"/>
                <w:szCs w:val="20"/>
                <w:rPrChange w:id="759" w:author="Batra Yogesh (EXT)" w:date="2018-04-13T12:49:00Z">
                  <w:rPr>
                    <w:rFonts w:ascii="Calibri" w:hAnsi="Calibri"/>
                    <w:sz w:val="20"/>
                    <w:szCs w:val="20"/>
                  </w:rPr>
                </w:rPrChange>
              </w:rPr>
            </w:pPr>
            <w:r w:rsidRPr="002C70F0">
              <w:rPr>
                <w:rFonts w:cs="Arial"/>
                <w:sz w:val="20"/>
                <w:szCs w:val="20"/>
                <w:rPrChange w:id="760" w:author="Batra Yogesh (EXT)" w:date="2018-04-13T12:49:00Z">
                  <w:rPr>
                    <w:rFonts w:ascii="Calibri" w:hAnsi="Calibri"/>
                    <w:sz w:val="20"/>
                    <w:szCs w:val="20"/>
                  </w:rPr>
                </w:rPrChange>
              </w:rPr>
              <w:t xml:space="preserve">Click the </w:t>
            </w:r>
            <w:r w:rsidRPr="002C70F0">
              <w:rPr>
                <w:rFonts w:cs="Arial"/>
                <w:b/>
                <w:i/>
                <w:sz w:val="20"/>
                <w:szCs w:val="20"/>
                <w:rPrChange w:id="761" w:author="Batra Yogesh (EXT)" w:date="2018-04-13T12:49:00Z">
                  <w:rPr>
                    <w:rFonts w:ascii="Calibri" w:hAnsi="Calibri"/>
                    <w:b/>
                    <w:i/>
                    <w:sz w:val="20"/>
                    <w:szCs w:val="20"/>
                  </w:rPr>
                </w:rPrChange>
              </w:rPr>
              <w:t>Save</w:t>
            </w:r>
            <w:r w:rsidRPr="002C70F0">
              <w:rPr>
                <w:rFonts w:cs="Arial"/>
                <w:sz w:val="20"/>
                <w:szCs w:val="20"/>
                <w:rPrChange w:id="762" w:author="Batra Yogesh (EXT)" w:date="2018-04-13T12:49:00Z">
                  <w:rPr>
                    <w:rFonts w:ascii="Calibri" w:hAnsi="Calibri"/>
                    <w:sz w:val="20"/>
                    <w:szCs w:val="20"/>
                  </w:rPr>
                </w:rPrChange>
              </w:rPr>
              <w:t xml:space="preserve"> icon</w:t>
            </w:r>
          </w:p>
        </w:tc>
        <w:tc>
          <w:tcPr>
            <w:tcW w:w="1667" w:type="pct"/>
            <w:tcBorders>
              <w:bottom w:val="single" w:sz="4" w:space="0" w:color="auto"/>
            </w:tcBorders>
            <w:tcPrChange w:id="763" w:author="Batra Yogesh (EXT)" w:date="2018-04-13T12:50:00Z">
              <w:tcPr>
                <w:tcW w:w="2700" w:type="dxa"/>
                <w:tcBorders>
                  <w:bottom w:val="single" w:sz="4" w:space="0" w:color="auto"/>
                </w:tcBorders>
              </w:tcPr>
            </w:tcPrChange>
          </w:tcPr>
          <w:p w14:paraId="00506438" w14:textId="77777777" w:rsidR="0021750F" w:rsidRPr="002C70F0" w:rsidRDefault="0021750F" w:rsidP="0021750F">
            <w:pPr>
              <w:keepNext/>
              <w:keepLines/>
              <w:rPr>
                <w:rFonts w:cs="Arial"/>
                <w:sz w:val="20"/>
                <w:szCs w:val="20"/>
                <w:rPrChange w:id="764" w:author="Batra Yogesh (EXT)" w:date="2018-04-13T12:49:00Z">
                  <w:rPr>
                    <w:rFonts w:ascii="Calibri" w:hAnsi="Calibri"/>
                    <w:sz w:val="20"/>
                    <w:szCs w:val="20"/>
                  </w:rPr>
                </w:rPrChange>
              </w:rPr>
            </w:pPr>
            <w:r w:rsidRPr="002C70F0">
              <w:rPr>
                <w:rFonts w:cs="Arial"/>
                <w:sz w:val="20"/>
                <w:szCs w:val="20"/>
                <w:rPrChange w:id="765" w:author="Batra Yogesh (EXT)" w:date="2018-04-13T12:49:00Z">
                  <w:rPr>
                    <w:rFonts w:ascii="Calibri" w:hAnsi="Calibri"/>
                    <w:sz w:val="20"/>
                    <w:szCs w:val="20"/>
                  </w:rPr>
                </w:rPrChange>
              </w:rPr>
              <w:t xml:space="preserve">Record is saved </w:t>
            </w:r>
          </w:p>
          <w:p w14:paraId="5C2B0EE4" w14:textId="77777777" w:rsidR="0021750F" w:rsidRPr="002C70F0" w:rsidRDefault="0021750F" w:rsidP="0021750F">
            <w:pPr>
              <w:keepNext/>
              <w:keepLines/>
              <w:rPr>
                <w:rFonts w:cs="Arial"/>
                <w:sz w:val="20"/>
                <w:szCs w:val="20"/>
              </w:rPr>
            </w:pPr>
          </w:p>
        </w:tc>
        <w:tc>
          <w:tcPr>
            <w:tcW w:w="722" w:type="pct"/>
            <w:tcBorders>
              <w:bottom w:val="single" w:sz="4" w:space="0" w:color="auto"/>
            </w:tcBorders>
            <w:tcPrChange w:id="766" w:author="Batra Yogesh (EXT)" w:date="2018-04-13T12:50:00Z">
              <w:tcPr>
                <w:tcW w:w="1170" w:type="dxa"/>
                <w:tcBorders>
                  <w:bottom w:val="single" w:sz="4" w:space="0" w:color="auto"/>
                </w:tcBorders>
              </w:tcPr>
            </w:tcPrChange>
          </w:tcPr>
          <w:p w14:paraId="7AE7156B" w14:textId="77777777" w:rsidR="0021750F" w:rsidRPr="002C70F0" w:rsidRDefault="0021750F" w:rsidP="0021750F">
            <w:pPr>
              <w:keepNext/>
              <w:keepLines/>
              <w:rPr>
                <w:rFonts w:cs="Arial"/>
                <w:sz w:val="20"/>
              </w:rPr>
            </w:pPr>
          </w:p>
        </w:tc>
      </w:tr>
      <w:tr w:rsidR="0021750F" w:rsidRPr="002C70F0" w14:paraId="77710FFB" w14:textId="77777777" w:rsidTr="002C70F0">
        <w:trPr>
          <w:cantSplit/>
          <w:trPrChange w:id="767" w:author="Batra Yogesh (EXT)" w:date="2018-04-13T12:50:00Z">
            <w:trPr>
              <w:cantSplit/>
            </w:trPr>
          </w:trPrChange>
        </w:trPr>
        <w:tc>
          <w:tcPr>
            <w:tcW w:w="556" w:type="pct"/>
            <w:shd w:val="clear" w:color="auto" w:fill="C6D9F1" w:themeFill="text2" w:themeFillTint="33"/>
            <w:tcPrChange w:id="768" w:author="Batra Yogesh (EXT)" w:date="2018-04-13T12:50:00Z">
              <w:tcPr>
                <w:tcW w:w="900" w:type="dxa"/>
                <w:shd w:val="clear" w:color="auto" w:fill="C6D9F1" w:themeFill="text2" w:themeFillTint="33"/>
              </w:tcPr>
            </w:tcPrChange>
          </w:tcPr>
          <w:p w14:paraId="18E3E71A" w14:textId="77777777" w:rsidR="0021750F" w:rsidRPr="002C70F0" w:rsidRDefault="0021750F" w:rsidP="0021750F">
            <w:pPr>
              <w:pStyle w:val="TableText"/>
              <w:keepNext/>
              <w:keepLines/>
              <w:jc w:val="center"/>
              <w:rPr>
                <w:rFonts w:cs="Arial"/>
                <w:sz w:val="20"/>
              </w:rPr>
            </w:pPr>
          </w:p>
        </w:tc>
        <w:tc>
          <w:tcPr>
            <w:tcW w:w="2056" w:type="pct"/>
            <w:shd w:val="clear" w:color="auto" w:fill="C6D9F1" w:themeFill="text2" w:themeFillTint="33"/>
            <w:tcPrChange w:id="769" w:author="Batra Yogesh (EXT)" w:date="2018-04-13T12:50:00Z">
              <w:tcPr>
                <w:tcW w:w="3330" w:type="dxa"/>
                <w:shd w:val="clear" w:color="auto" w:fill="C6D9F1" w:themeFill="text2" w:themeFillTint="33"/>
              </w:tcPr>
            </w:tcPrChange>
          </w:tcPr>
          <w:p w14:paraId="7A25A1D0" w14:textId="77777777" w:rsidR="0021750F" w:rsidRPr="002C70F0" w:rsidRDefault="0021750F" w:rsidP="0021750F">
            <w:pPr>
              <w:pStyle w:val="TableText"/>
              <w:rPr>
                <w:rFonts w:cs="Arial"/>
                <w:sz w:val="20"/>
                <w:rPrChange w:id="770" w:author="Batra Yogesh (EXT)" w:date="2018-04-13T12:49:00Z">
                  <w:rPr>
                    <w:rFonts w:asciiTheme="minorHAnsi" w:hAnsiTheme="minorHAnsi"/>
                    <w:sz w:val="20"/>
                  </w:rPr>
                </w:rPrChange>
              </w:rPr>
            </w:pPr>
            <w:r w:rsidRPr="002C70F0">
              <w:rPr>
                <w:rFonts w:cs="Arial"/>
                <w:sz w:val="20"/>
                <w:rPrChange w:id="771" w:author="Batra Yogesh (EXT)" w:date="2018-04-13T12:49:00Z">
                  <w:rPr>
                    <w:rFonts w:asciiTheme="minorHAnsi" w:hAnsiTheme="minorHAnsi"/>
                    <w:sz w:val="20"/>
                  </w:rPr>
                </w:rPrChange>
              </w:rPr>
              <w:t>END OF USE CASE</w:t>
            </w:r>
          </w:p>
        </w:tc>
        <w:tc>
          <w:tcPr>
            <w:tcW w:w="1667" w:type="pct"/>
            <w:shd w:val="clear" w:color="auto" w:fill="C6D9F1" w:themeFill="text2" w:themeFillTint="33"/>
            <w:tcPrChange w:id="772" w:author="Batra Yogesh (EXT)" w:date="2018-04-13T12:50:00Z">
              <w:tcPr>
                <w:tcW w:w="2700" w:type="dxa"/>
                <w:shd w:val="clear" w:color="auto" w:fill="C6D9F1" w:themeFill="text2" w:themeFillTint="33"/>
              </w:tcPr>
            </w:tcPrChange>
          </w:tcPr>
          <w:p w14:paraId="10BDB2CF" w14:textId="77777777" w:rsidR="0021750F" w:rsidRPr="002C70F0" w:rsidRDefault="0021750F" w:rsidP="0021750F">
            <w:pPr>
              <w:keepNext/>
              <w:keepLines/>
              <w:rPr>
                <w:rFonts w:cs="Arial"/>
                <w:sz w:val="20"/>
              </w:rPr>
            </w:pPr>
          </w:p>
        </w:tc>
        <w:tc>
          <w:tcPr>
            <w:tcW w:w="722" w:type="pct"/>
            <w:shd w:val="clear" w:color="auto" w:fill="C6D9F1" w:themeFill="text2" w:themeFillTint="33"/>
            <w:tcPrChange w:id="773" w:author="Batra Yogesh (EXT)" w:date="2018-04-13T12:50:00Z">
              <w:tcPr>
                <w:tcW w:w="1170" w:type="dxa"/>
                <w:shd w:val="clear" w:color="auto" w:fill="C6D9F1" w:themeFill="text2" w:themeFillTint="33"/>
              </w:tcPr>
            </w:tcPrChange>
          </w:tcPr>
          <w:p w14:paraId="5881679E" w14:textId="77777777" w:rsidR="0021750F" w:rsidRPr="002C70F0" w:rsidRDefault="0021750F" w:rsidP="0021750F">
            <w:pPr>
              <w:keepNext/>
              <w:keepLines/>
              <w:rPr>
                <w:rFonts w:cs="Arial"/>
                <w:sz w:val="20"/>
              </w:rPr>
            </w:pPr>
          </w:p>
        </w:tc>
      </w:tr>
    </w:tbl>
    <w:p w14:paraId="477F0C7D" w14:textId="77777777" w:rsidR="00435F17" w:rsidRPr="002C70F0" w:rsidRDefault="00435F17" w:rsidP="00435F17">
      <w:pPr>
        <w:rPr>
          <w:rFonts w:cs="Arial"/>
          <w:b/>
          <w:iCs/>
          <w:sz w:val="20"/>
          <w:szCs w:val="28"/>
        </w:rPr>
      </w:pPr>
    </w:p>
    <w:p w14:paraId="700EFE6F" w14:textId="77777777" w:rsidR="00435F17" w:rsidRPr="002C70F0" w:rsidRDefault="00435F17" w:rsidP="00435F17">
      <w:pPr>
        <w:rPr>
          <w:rFonts w:cs="Arial"/>
          <w:b/>
          <w:iCs/>
          <w:sz w:val="20"/>
          <w:szCs w:val="28"/>
        </w:rPr>
      </w:pPr>
    </w:p>
    <w:p w14:paraId="3F8DB490" w14:textId="5C37E884" w:rsidR="00435F17" w:rsidRPr="002C70F0" w:rsidRDefault="00435F17" w:rsidP="009601B2">
      <w:pPr>
        <w:rPr>
          <w:rFonts w:cs="Arial"/>
          <w:b/>
          <w:iCs/>
          <w:sz w:val="20"/>
          <w:szCs w:val="28"/>
        </w:rPr>
      </w:pPr>
    </w:p>
    <w:p w14:paraId="67DFF208" w14:textId="77777777" w:rsidR="00435F17" w:rsidRPr="002C70F0" w:rsidRDefault="00435F17" w:rsidP="009601B2">
      <w:pPr>
        <w:rPr>
          <w:rFonts w:cs="Arial"/>
          <w:b/>
          <w:iCs/>
          <w:sz w:val="20"/>
          <w:szCs w:val="28"/>
        </w:rPr>
      </w:pPr>
    </w:p>
    <w:p w14:paraId="0BAA3828" w14:textId="77777777" w:rsidR="003D41D8" w:rsidRPr="002C70F0" w:rsidRDefault="001516B9" w:rsidP="003D41D8">
      <w:pPr>
        <w:pStyle w:val="Heading1"/>
      </w:pPr>
      <w:bookmarkStart w:id="774" w:name="_Toc502071811"/>
      <w:r w:rsidRPr="002C70F0">
        <w:t>Exception</w:t>
      </w:r>
      <w:r w:rsidR="00BF2F96" w:rsidRPr="002C70F0">
        <w:t>s</w:t>
      </w:r>
      <w:bookmarkEnd w:id="774"/>
    </w:p>
    <w:p w14:paraId="0BAA3829" w14:textId="2906BD66" w:rsidR="001516B9" w:rsidRPr="002C70F0" w:rsidRDefault="00E71304" w:rsidP="00447470">
      <w:pPr>
        <w:pStyle w:val="Heading2"/>
      </w:pPr>
      <w:bookmarkStart w:id="775" w:name="_Toc502071812"/>
      <w:r w:rsidRPr="002C70F0">
        <w:t>List of Common Issues/Errors</w:t>
      </w:r>
      <w:bookmarkEnd w:id="775"/>
    </w:p>
    <w:p w14:paraId="0BAA382A" w14:textId="6605AC92" w:rsidR="001516B9" w:rsidRPr="002C70F0" w:rsidRDefault="009D157E" w:rsidP="001516B9">
      <w:pPr>
        <w:rPr>
          <w:rFonts w:cs="Arial"/>
        </w:rPr>
      </w:pPr>
      <w:r w:rsidRPr="002C70F0">
        <w:rPr>
          <w:rFonts w:cs="Arial"/>
        </w:rPr>
        <w:t>Not aware of any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776" w:author="Batra Yogesh (EXT)" w:date="2018-04-13T12:50: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777">
          <w:tblGrid>
            <w:gridCol w:w="810"/>
            <w:gridCol w:w="2790"/>
            <w:gridCol w:w="3330"/>
            <w:gridCol w:w="1170"/>
          </w:tblGrid>
        </w:tblGridChange>
      </w:tblGrid>
      <w:tr w:rsidR="001516B9" w:rsidRPr="002C70F0" w14:paraId="0BAA382F" w14:textId="77777777" w:rsidTr="002C70F0">
        <w:trPr>
          <w:cantSplit/>
          <w:tblHeader/>
          <w:trPrChange w:id="778" w:author="Batra Yogesh (EXT)" w:date="2018-04-13T12:50:00Z">
            <w:trPr>
              <w:cantSplit/>
              <w:tblHeader/>
            </w:trPr>
          </w:trPrChange>
        </w:trPr>
        <w:tc>
          <w:tcPr>
            <w:tcW w:w="500" w:type="pct"/>
            <w:tcBorders>
              <w:bottom w:val="single" w:sz="4" w:space="0" w:color="auto"/>
            </w:tcBorders>
            <w:shd w:val="clear" w:color="auto" w:fill="3399FF"/>
            <w:tcPrChange w:id="779" w:author="Batra Yogesh (EXT)" w:date="2018-04-13T12:50:00Z">
              <w:tcPr>
                <w:tcW w:w="810" w:type="dxa"/>
                <w:tcBorders>
                  <w:bottom w:val="single" w:sz="4" w:space="0" w:color="auto"/>
                </w:tcBorders>
                <w:shd w:val="clear" w:color="auto" w:fill="3399FF"/>
              </w:tcPr>
            </w:tcPrChange>
          </w:tcPr>
          <w:p w14:paraId="0BAA382B" w14:textId="029CB4E5" w:rsidR="001516B9" w:rsidRPr="002C70F0" w:rsidRDefault="001516B9" w:rsidP="0083596B">
            <w:pPr>
              <w:pStyle w:val="ColumnHead"/>
              <w:keepNext/>
              <w:keepLines/>
              <w:rPr>
                <w:rFonts w:cs="Arial"/>
                <w:color w:val="FFFFFF" w:themeColor="background1"/>
                <w:sz w:val="20"/>
              </w:rPr>
            </w:pPr>
          </w:p>
        </w:tc>
        <w:tc>
          <w:tcPr>
            <w:tcW w:w="1722" w:type="pct"/>
            <w:shd w:val="clear" w:color="auto" w:fill="3399FF"/>
            <w:tcPrChange w:id="780" w:author="Batra Yogesh (EXT)" w:date="2018-04-13T12:50:00Z">
              <w:tcPr>
                <w:tcW w:w="2790" w:type="dxa"/>
                <w:shd w:val="clear" w:color="auto" w:fill="3399FF"/>
              </w:tcPr>
            </w:tcPrChange>
          </w:tcPr>
          <w:p w14:paraId="0BAA382C" w14:textId="5D11B08C" w:rsidR="001516B9" w:rsidRPr="002C70F0" w:rsidRDefault="00E71304" w:rsidP="0083596B">
            <w:pPr>
              <w:pStyle w:val="ColumnHead"/>
              <w:keepNext/>
              <w:keepLines/>
              <w:rPr>
                <w:rFonts w:cs="Arial"/>
                <w:color w:val="FFFFFF" w:themeColor="background1"/>
                <w:sz w:val="20"/>
              </w:rPr>
            </w:pPr>
            <w:r w:rsidRPr="002C70F0">
              <w:rPr>
                <w:rFonts w:cs="Arial"/>
                <w:color w:val="FFFFFF" w:themeColor="background1"/>
                <w:sz w:val="20"/>
              </w:rPr>
              <w:t>Error</w:t>
            </w:r>
          </w:p>
        </w:tc>
        <w:tc>
          <w:tcPr>
            <w:tcW w:w="2056" w:type="pct"/>
            <w:shd w:val="clear" w:color="auto" w:fill="3399FF"/>
            <w:tcPrChange w:id="781" w:author="Batra Yogesh (EXT)" w:date="2018-04-13T12:50:00Z">
              <w:tcPr>
                <w:tcW w:w="3330" w:type="dxa"/>
                <w:shd w:val="clear" w:color="auto" w:fill="3399FF"/>
              </w:tcPr>
            </w:tcPrChange>
          </w:tcPr>
          <w:p w14:paraId="0BAA382D" w14:textId="232FB465" w:rsidR="001516B9" w:rsidRPr="002C70F0" w:rsidRDefault="00E71304" w:rsidP="0083596B">
            <w:pPr>
              <w:pStyle w:val="ColumnHead"/>
              <w:keepNext/>
              <w:keepLines/>
              <w:rPr>
                <w:rFonts w:cs="Arial"/>
                <w:color w:val="FFFFFF" w:themeColor="background1"/>
                <w:sz w:val="20"/>
              </w:rPr>
            </w:pPr>
            <w:r w:rsidRPr="002C70F0">
              <w:rPr>
                <w:rFonts w:cs="Arial"/>
                <w:color w:val="FFFFFF" w:themeColor="background1"/>
                <w:sz w:val="20"/>
              </w:rPr>
              <w:t>Error Message</w:t>
            </w:r>
          </w:p>
        </w:tc>
        <w:tc>
          <w:tcPr>
            <w:tcW w:w="722" w:type="pct"/>
            <w:shd w:val="clear" w:color="auto" w:fill="3399FF"/>
            <w:tcPrChange w:id="782" w:author="Batra Yogesh (EXT)" w:date="2018-04-13T12:50:00Z">
              <w:tcPr>
                <w:tcW w:w="1170" w:type="dxa"/>
                <w:shd w:val="clear" w:color="auto" w:fill="3399FF"/>
              </w:tcPr>
            </w:tcPrChange>
          </w:tcPr>
          <w:p w14:paraId="0BAA382E" w14:textId="37C307D4" w:rsidR="001516B9" w:rsidRPr="002C70F0" w:rsidRDefault="001516B9" w:rsidP="0083596B">
            <w:pPr>
              <w:pStyle w:val="ColumnHead"/>
              <w:keepNext/>
              <w:keepLines/>
              <w:rPr>
                <w:rFonts w:cs="Arial"/>
                <w:color w:val="FFFFFF" w:themeColor="background1"/>
                <w:sz w:val="20"/>
              </w:rPr>
            </w:pPr>
          </w:p>
        </w:tc>
      </w:tr>
      <w:tr w:rsidR="004A5BBB" w:rsidRPr="002C70F0" w14:paraId="0BAA3834" w14:textId="77777777" w:rsidTr="002C70F0">
        <w:trPr>
          <w:cantSplit/>
          <w:trPrChange w:id="783" w:author="Batra Yogesh (EXT)" w:date="2018-04-13T12:50:00Z">
            <w:trPr>
              <w:cantSplit/>
            </w:trPr>
          </w:trPrChange>
        </w:trPr>
        <w:tc>
          <w:tcPr>
            <w:tcW w:w="500" w:type="pct"/>
            <w:shd w:val="clear" w:color="auto" w:fill="C6D9F1" w:themeFill="text2" w:themeFillTint="33"/>
            <w:tcPrChange w:id="784" w:author="Batra Yogesh (EXT)" w:date="2018-04-13T12:50:00Z">
              <w:tcPr>
                <w:tcW w:w="810" w:type="dxa"/>
                <w:shd w:val="clear" w:color="auto" w:fill="C6D9F1" w:themeFill="text2" w:themeFillTint="33"/>
              </w:tcPr>
            </w:tcPrChange>
          </w:tcPr>
          <w:p w14:paraId="0BAA3830" w14:textId="77777777" w:rsidR="004A5BBB" w:rsidRPr="002C70F0" w:rsidRDefault="004A5BBB" w:rsidP="004A5BBB">
            <w:pPr>
              <w:pStyle w:val="TableText"/>
              <w:keepNext/>
              <w:keepLines/>
              <w:numPr>
                <w:ilvl w:val="0"/>
                <w:numId w:val="8"/>
              </w:numPr>
              <w:jc w:val="center"/>
              <w:rPr>
                <w:rFonts w:cs="Arial"/>
                <w:color w:val="000000"/>
                <w:sz w:val="20"/>
              </w:rPr>
            </w:pPr>
          </w:p>
        </w:tc>
        <w:tc>
          <w:tcPr>
            <w:tcW w:w="1722" w:type="pct"/>
            <w:tcPrChange w:id="785" w:author="Batra Yogesh (EXT)" w:date="2018-04-13T12:50:00Z">
              <w:tcPr>
                <w:tcW w:w="2790" w:type="dxa"/>
              </w:tcPr>
            </w:tcPrChange>
          </w:tcPr>
          <w:p w14:paraId="0BAA3831" w14:textId="2F50433B" w:rsidR="004A5BBB" w:rsidRPr="002C70F0" w:rsidRDefault="004A5BBB" w:rsidP="004A5BBB">
            <w:pPr>
              <w:pStyle w:val="TableText"/>
              <w:keepNext/>
              <w:keepLines/>
              <w:rPr>
                <w:rFonts w:cs="Arial"/>
                <w:color w:val="000000"/>
                <w:sz w:val="20"/>
              </w:rPr>
            </w:pPr>
            <w:r w:rsidRPr="002C70F0">
              <w:rPr>
                <w:rFonts w:cs="Arial"/>
                <w:color w:val="000000"/>
                <w:sz w:val="20"/>
                <w:rPrChange w:id="786" w:author="Batra Yogesh (EXT)" w:date="2018-04-13T12:49:00Z">
                  <w:rPr>
                    <w:rFonts w:ascii="Calibri" w:hAnsi="Calibri"/>
                    <w:color w:val="000000"/>
                    <w:sz w:val="20"/>
                  </w:rPr>
                </w:rPrChange>
              </w:rPr>
              <w:t>User does not enter an EC required field</w:t>
            </w:r>
          </w:p>
        </w:tc>
        <w:tc>
          <w:tcPr>
            <w:tcW w:w="2056" w:type="pct"/>
            <w:tcPrChange w:id="787" w:author="Batra Yogesh (EXT)" w:date="2018-04-13T12:50:00Z">
              <w:tcPr>
                <w:tcW w:w="3330" w:type="dxa"/>
              </w:tcPr>
            </w:tcPrChange>
          </w:tcPr>
          <w:p w14:paraId="0BAA3832" w14:textId="352FE967" w:rsidR="004A5BBB" w:rsidRPr="002C70F0" w:rsidRDefault="004A5BBB" w:rsidP="004A5BBB">
            <w:pPr>
              <w:keepNext/>
              <w:keepLines/>
              <w:rPr>
                <w:rFonts w:cs="Arial"/>
                <w:color w:val="000000"/>
                <w:sz w:val="20"/>
              </w:rPr>
            </w:pPr>
            <w:r w:rsidRPr="002C70F0">
              <w:rPr>
                <w:rFonts w:cs="Arial"/>
                <w:color w:val="000000"/>
                <w:sz w:val="20"/>
                <w:rPrChange w:id="788" w:author="Batra Yogesh (EXT)" w:date="2018-04-13T12:49:00Z">
                  <w:rPr>
                    <w:rFonts w:ascii="Calibri" w:hAnsi="Calibri"/>
                    <w:color w:val="000000"/>
                    <w:sz w:val="20"/>
                  </w:rPr>
                </w:rPrChange>
              </w:rPr>
              <w:t xml:space="preserve">Error: “Please enter” + required field not entered. </w:t>
            </w:r>
          </w:p>
        </w:tc>
        <w:tc>
          <w:tcPr>
            <w:tcW w:w="722" w:type="pct"/>
            <w:tcPrChange w:id="789" w:author="Batra Yogesh (EXT)" w:date="2018-04-13T12:50:00Z">
              <w:tcPr>
                <w:tcW w:w="1170" w:type="dxa"/>
              </w:tcPr>
            </w:tcPrChange>
          </w:tcPr>
          <w:p w14:paraId="0BAA3833" w14:textId="77777777" w:rsidR="004A5BBB" w:rsidRPr="002C70F0" w:rsidRDefault="004A5BBB" w:rsidP="004A5BBB">
            <w:pPr>
              <w:keepNext/>
              <w:keepLines/>
              <w:rPr>
                <w:rFonts w:cs="Arial"/>
                <w:color w:val="000000"/>
                <w:sz w:val="20"/>
              </w:rPr>
            </w:pPr>
          </w:p>
        </w:tc>
      </w:tr>
      <w:tr w:rsidR="000A438C" w:rsidRPr="002C70F0" w14:paraId="0BAA3839" w14:textId="77777777" w:rsidTr="002C70F0">
        <w:trPr>
          <w:cantSplit/>
          <w:trHeight w:val="341"/>
          <w:trPrChange w:id="790" w:author="Batra Yogesh (EXT)" w:date="2018-04-13T12:50:00Z">
            <w:trPr>
              <w:cantSplit/>
              <w:trHeight w:val="341"/>
            </w:trPr>
          </w:trPrChange>
        </w:trPr>
        <w:tc>
          <w:tcPr>
            <w:tcW w:w="500" w:type="pct"/>
            <w:shd w:val="clear" w:color="auto" w:fill="C6D9F1" w:themeFill="text2" w:themeFillTint="33"/>
            <w:tcPrChange w:id="791" w:author="Batra Yogesh (EXT)" w:date="2018-04-13T12:50:00Z">
              <w:tcPr>
                <w:tcW w:w="810" w:type="dxa"/>
                <w:shd w:val="clear" w:color="auto" w:fill="C6D9F1" w:themeFill="text2" w:themeFillTint="33"/>
              </w:tcPr>
            </w:tcPrChange>
          </w:tcPr>
          <w:p w14:paraId="0BAA3835" w14:textId="77777777" w:rsidR="00447470" w:rsidRPr="002C70F0" w:rsidRDefault="00447470" w:rsidP="00726BBA">
            <w:pPr>
              <w:pStyle w:val="TableText"/>
              <w:keepNext/>
              <w:keepLines/>
              <w:numPr>
                <w:ilvl w:val="0"/>
                <w:numId w:val="8"/>
              </w:numPr>
              <w:jc w:val="center"/>
              <w:rPr>
                <w:rFonts w:cs="Arial"/>
                <w:color w:val="000000"/>
                <w:sz w:val="20"/>
              </w:rPr>
            </w:pPr>
          </w:p>
        </w:tc>
        <w:tc>
          <w:tcPr>
            <w:tcW w:w="1722" w:type="pct"/>
            <w:tcPrChange w:id="792" w:author="Batra Yogesh (EXT)" w:date="2018-04-13T12:50:00Z">
              <w:tcPr>
                <w:tcW w:w="2790" w:type="dxa"/>
              </w:tcPr>
            </w:tcPrChange>
          </w:tcPr>
          <w:p w14:paraId="0BAA3836" w14:textId="77777777" w:rsidR="000A438C" w:rsidRPr="002C70F0" w:rsidRDefault="000A438C" w:rsidP="0083596B">
            <w:pPr>
              <w:pStyle w:val="TableText"/>
              <w:keepNext/>
              <w:keepLines/>
              <w:rPr>
                <w:rFonts w:cs="Arial"/>
                <w:color w:val="000000"/>
                <w:sz w:val="20"/>
              </w:rPr>
            </w:pPr>
          </w:p>
        </w:tc>
        <w:tc>
          <w:tcPr>
            <w:tcW w:w="2056" w:type="pct"/>
            <w:tcPrChange w:id="793" w:author="Batra Yogesh (EXT)" w:date="2018-04-13T12:50:00Z">
              <w:tcPr>
                <w:tcW w:w="3330" w:type="dxa"/>
              </w:tcPr>
            </w:tcPrChange>
          </w:tcPr>
          <w:p w14:paraId="0BAA3837" w14:textId="77777777" w:rsidR="000A438C" w:rsidRPr="002C70F0" w:rsidRDefault="000A438C" w:rsidP="0083596B">
            <w:pPr>
              <w:keepNext/>
              <w:keepLines/>
              <w:rPr>
                <w:rFonts w:cs="Arial"/>
                <w:color w:val="000000"/>
                <w:sz w:val="20"/>
              </w:rPr>
            </w:pPr>
          </w:p>
        </w:tc>
        <w:tc>
          <w:tcPr>
            <w:tcW w:w="722" w:type="pct"/>
            <w:tcPrChange w:id="794" w:author="Batra Yogesh (EXT)" w:date="2018-04-13T12:50:00Z">
              <w:tcPr>
                <w:tcW w:w="1170" w:type="dxa"/>
              </w:tcPr>
            </w:tcPrChange>
          </w:tcPr>
          <w:p w14:paraId="0BAA3838" w14:textId="77777777" w:rsidR="000A438C" w:rsidRPr="002C70F0" w:rsidRDefault="000A438C" w:rsidP="0083596B">
            <w:pPr>
              <w:keepNext/>
              <w:keepLines/>
              <w:rPr>
                <w:rFonts w:cs="Arial"/>
                <w:color w:val="000000"/>
                <w:sz w:val="20"/>
              </w:rPr>
            </w:pPr>
          </w:p>
        </w:tc>
      </w:tr>
      <w:tr w:rsidR="000A438C" w:rsidRPr="002C70F0" w14:paraId="0BAA383E" w14:textId="77777777" w:rsidTr="002C70F0">
        <w:trPr>
          <w:cantSplit/>
          <w:trHeight w:val="341"/>
          <w:trPrChange w:id="795" w:author="Batra Yogesh (EXT)" w:date="2018-04-13T12:50:00Z">
            <w:trPr>
              <w:cantSplit/>
              <w:trHeight w:val="341"/>
            </w:trPr>
          </w:trPrChange>
        </w:trPr>
        <w:tc>
          <w:tcPr>
            <w:tcW w:w="500" w:type="pct"/>
            <w:shd w:val="clear" w:color="auto" w:fill="C6D9F1" w:themeFill="text2" w:themeFillTint="33"/>
            <w:tcPrChange w:id="796" w:author="Batra Yogesh (EXT)" w:date="2018-04-13T12:50:00Z">
              <w:tcPr>
                <w:tcW w:w="810" w:type="dxa"/>
                <w:shd w:val="clear" w:color="auto" w:fill="C6D9F1" w:themeFill="text2" w:themeFillTint="33"/>
              </w:tcPr>
            </w:tcPrChange>
          </w:tcPr>
          <w:p w14:paraId="0BAA383A" w14:textId="77777777" w:rsidR="000A438C" w:rsidRPr="002C70F0" w:rsidRDefault="000A438C" w:rsidP="00726BBA">
            <w:pPr>
              <w:pStyle w:val="TableText"/>
              <w:keepNext/>
              <w:keepLines/>
              <w:numPr>
                <w:ilvl w:val="0"/>
                <w:numId w:val="8"/>
              </w:numPr>
              <w:jc w:val="center"/>
              <w:rPr>
                <w:rFonts w:cs="Arial"/>
                <w:color w:val="000000"/>
                <w:sz w:val="20"/>
              </w:rPr>
            </w:pPr>
          </w:p>
        </w:tc>
        <w:tc>
          <w:tcPr>
            <w:tcW w:w="1722" w:type="pct"/>
            <w:tcPrChange w:id="797" w:author="Batra Yogesh (EXT)" w:date="2018-04-13T12:50:00Z">
              <w:tcPr>
                <w:tcW w:w="2790" w:type="dxa"/>
              </w:tcPr>
            </w:tcPrChange>
          </w:tcPr>
          <w:p w14:paraId="0BAA383B" w14:textId="77777777" w:rsidR="000A438C" w:rsidRPr="002C70F0" w:rsidRDefault="000A438C" w:rsidP="0083596B">
            <w:pPr>
              <w:pStyle w:val="TableText"/>
              <w:keepNext/>
              <w:keepLines/>
              <w:rPr>
                <w:rFonts w:cs="Arial"/>
                <w:color w:val="000000"/>
                <w:sz w:val="20"/>
              </w:rPr>
            </w:pPr>
          </w:p>
        </w:tc>
        <w:tc>
          <w:tcPr>
            <w:tcW w:w="2056" w:type="pct"/>
            <w:tcPrChange w:id="798" w:author="Batra Yogesh (EXT)" w:date="2018-04-13T12:50:00Z">
              <w:tcPr>
                <w:tcW w:w="3330" w:type="dxa"/>
              </w:tcPr>
            </w:tcPrChange>
          </w:tcPr>
          <w:p w14:paraId="0BAA383C" w14:textId="77777777" w:rsidR="000A438C" w:rsidRPr="002C70F0" w:rsidRDefault="000A438C" w:rsidP="0083596B">
            <w:pPr>
              <w:keepNext/>
              <w:keepLines/>
              <w:rPr>
                <w:rFonts w:cs="Arial"/>
                <w:color w:val="000000"/>
                <w:sz w:val="20"/>
              </w:rPr>
            </w:pPr>
          </w:p>
        </w:tc>
        <w:tc>
          <w:tcPr>
            <w:tcW w:w="722" w:type="pct"/>
            <w:tcPrChange w:id="799" w:author="Batra Yogesh (EXT)" w:date="2018-04-13T12:50:00Z">
              <w:tcPr>
                <w:tcW w:w="1170" w:type="dxa"/>
              </w:tcPr>
            </w:tcPrChange>
          </w:tcPr>
          <w:p w14:paraId="0BAA383D" w14:textId="77777777" w:rsidR="000A438C" w:rsidRPr="002C70F0" w:rsidRDefault="000A438C" w:rsidP="0083596B">
            <w:pPr>
              <w:keepNext/>
              <w:keepLines/>
              <w:rPr>
                <w:rFonts w:cs="Arial"/>
                <w:color w:val="000000"/>
                <w:sz w:val="20"/>
              </w:rPr>
            </w:pPr>
          </w:p>
        </w:tc>
      </w:tr>
    </w:tbl>
    <w:p w14:paraId="5975EA88" w14:textId="77777777" w:rsidR="0021750F" w:rsidRPr="002C70F0" w:rsidRDefault="0021750F" w:rsidP="0021750F">
      <w:pPr>
        <w:pStyle w:val="Heading1"/>
        <w:rPr>
          <w:rPrChange w:id="800" w:author="Batra Yogesh (EXT)" w:date="2018-04-13T12:49:00Z">
            <w:rPr>
              <w:rFonts w:ascii="Calibri" w:hAnsi="Calibri"/>
            </w:rPr>
          </w:rPrChange>
        </w:rPr>
      </w:pPr>
      <w:bookmarkStart w:id="801" w:name="_Toc473368225"/>
      <w:bookmarkStart w:id="802" w:name="_Toc502071813"/>
      <w:r w:rsidRPr="002C70F0">
        <w:rPr>
          <w:rPrChange w:id="803" w:author="Batra Yogesh (EXT)" w:date="2018-04-13T12:49:00Z">
            <w:rPr>
              <w:rFonts w:ascii="Calibri" w:hAnsi="Calibri"/>
            </w:rPr>
          </w:rPrChange>
        </w:rPr>
        <w:t>Additional Clarifying Information</w:t>
      </w:r>
      <w:bookmarkEnd w:id="801"/>
      <w:bookmarkEnd w:id="802"/>
      <w:r w:rsidRPr="002C70F0">
        <w:rPr>
          <w:rPrChange w:id="804" w:author="Batra Yogesh (EXT)" w:date="2018-04-13T12:49:00Z">
            <w:rPr>
              <w:rFonts w:ascii="Calibri" w:hAnsi="Calibri"/>
            </w:rPr>
          </w:rPrChange>
        </w:rPr>
        <w:t xml:space="preserve"> </w:t>
      </w:r>
    </w:p>
    <w:p w14:paraId="1BB34125" w14:textId="77777777" w:rsidR="0021750F" w:rsidRPr="002C70F0" w:rsidRDefault="0021750F" w:rsidP="0021750F">
      <w:pPr>
        <w:pStyle w:val="Heading2"/>
        <w:ind w:left="1296"/>
        <w:rPr>
          <w:szCs w:val="20"/>
          <w:rPrChange w:id="805" w:author="Batra Yogesh (EXT)" w:date="2018-04-13T12:49:00Z">
            <w:rPr>
              <w:rFonts w:ascii="Calibri" w:hAnsi="Calibri"/>
              <w:szCs w:val="20"/>
            </w:rPr>
          </w:rPrChange>
        </w:rPr>
      </w:pPr>
      <w:bookmarkStart w:id="806" w:name="_Toc473368226"/>
      <w:bookmarkStart w:id="807" w:name="_Toc502071814"/>
      <w:r w:rsidRPr="002C70F0">
        <w:rPr>
          <w:szCs w:val="20"/>
          <w:rPrChange w:id="808" w:author="Batra Yogesh (EXT)" w:date="2018-04-13T12:49:00Z">
            <w:rPr>
              <w:rFonts w:ascii="Calibri" w:hAnsi="Calibri"/>
              <w:szCs w:val="20"/>
            </w:rPr>
          </w:rPrChange>
        </w:rPr>
        <w:t>Additional Variations</w:t>
      </w:r>
      <w:bookmarkEnd w:id="806"/>
      <w:bookmarkEnd w:id="807"/>
      <w:r w:rsidRPr="002C70F0">
        <w:rPr>
          <w:szCs w:val="20"/>
          <w:rPrChange w:id="809" w:author="Batra Yogesh (EXT)" w:date="2018-04-13T12:49:00Z">
            <w:rPr>
              <w:rFonts w:ascii="Calibri" w:hAnsi="Calibri"/>
              <w:szCs w:val="20"/>
            </w:rPr>
          </w:rPrChange>
        </w:rPr>
        <w:t xml:space="preserve"> </w:t>
      </w:r>
    </w:p>
    <w:p w14:paraId="46D6E4D5" w14:textId="77777777" w:rsidR="0021750F" w:rsidRPr="002C70F0" w:rsidRDefault="0021750F" w:rsidP="0021750F">
      <w:pPr>
        <w:rPr>
          <w:rFonts w:cs="Arial"/>
          <w:rPrChange w:id="810" w:author="Batra Yogesh (EXT)" w:date="2018-04-13T12:49:00Z">
            <w:rPr>
              <w:rFonts w:ascii="Calibri" w:hAnsi="Calibri"/>
            </w:rPr>
          </w:rPrChange>
        </w:rPr>
      </w:pPr>
    </w:p>
    <w:p w14:paraId="3D15A8A7" w14:textId="77777777" w:rsidR="0021750F" w:rsidRPr="002C70F0" w:rsidRDefault="0021750F" w:rsidP="0021750F">
      <w:pPr>
        <w:pStyle w:val="Heading2"/>
        <w:ind w:left="1296"/>
        <w:rPr>
          <w:rPrChange w:id="811" w:author="Batra Yogesh (EXT)" w:date="2018-04-13T12:49:00Z">
            <w:rPr>
              <w:rFonts w:ascii="Calibri" w:hAnsi="Calibri"/>
            </w:rPr>
          </w:rPrChange>
        </w:rPr>
      </w:pPr>
      <w:bookmarkStart w:id="812" w:name="_Toc473368227"/>
      <w:bookmarkStart w:id="813" w:name="_Toc502071815"/>
      <w:r w:rsidRPr="002C70F0">
        <w:rPr>
          <w:rPrChange w:id="814" w:author="Batra Yogesh (EXT)" w:date="2018-04-13T12:49:00Z">
            <w:rPr>
              <w:rFonts w:ascii="Calibri" w:hAnsi="Calibri"/>
            </w:rPr>
          </w:rPrChange>
        </w:rPr>
        <w:t>Business Rules:</w:t>
      </w:r>
      <w:bookmarkEnd w:id="812"/>
      <w:bookmarkEnd w:id="813"/>
      <w:r w:rsidRPr="002C70F0">
        <w:rPr>
          <w:rPrChange w:id="815" w:author="Batra Yogesh (EXT)" w:date="2018-04-13T12:49:00Z">
            <w:rPr>
              <w:rFonts w:ascii="Calibri" w:hAnsi="Calibri"/>
            </w:rPr>
          </w:rPrChange>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816" w:author="Batra Yogesh (EXT)" w:date="2018-04-13T12:50:00Z">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1263"/>
        <w:gridCol w:w="4351"/>
        <w:gridCol w:w="3736"/>
        <w:tblGridChange w:id="817">
          <w:tblGrid>
            <w:gridCol w:w="1078"/>
            <w:gridCol w:w="3715"/>
            <w:gridCol w:w="3189"/>
          </w:tblGrid>
        </w:tblGridChange>
      </w:tblGrid>
      <w:tr w:rsidR="0021750F" w:rsidRPr="002C70F0" w14:paraId="08095270" w14:textId="77777777" w:rsidTr="002C70F0">
        <w:trPr>
          <w:cantSplit/>
          <w:tblHeader/>
          <w:trPrChange w:id="818" w:author="Batra Yogesh (EXT)" w:date="2018-04-13T12:50:00Z">
            <w:trPr>
              <w:cantSplit/>
              <w:tblHeader/>
            </w:trPr>
          </w:trPrChange>
        </w:trPr>
        <w:tc>
          <w:tcPr>
            <w:tcW w:w="675" w:type="pct"/>
            <w:tcPrChange w:id="819" w:author="Batra Yogesh (EXT)" w:date="2018-04-13T12:50:00Z">
              <w:tcPr>
                <w:tcW w:w="1080" w:type="dxa"/>
              </w:tcPr>
            </w:tcPrChange>
          </w:tcPr>
          <w:p w14:paraId="02F3F061" w14:textId="77777777" w:rsidR="0021750F" w:rsidRPr="002C70F0" w:rsidRDefault="0021750F" w:rsidP="00BD5CB3">
            <w:pPr>
              <w:jc w:val="center"/>
              <w:rPr>
                <w:rFonts w:cs="Arial"/>
                <w:sz w:val="20"/>
                <w:szCs w:val="20"/>
                <w:rPrChange w:id="820" w:author="Batra Yogesh (EXT)" w:date="2018-04-13T12:49:00Z">
                  <w:rPr>
                    <w:rFonts w:ascii="Calibri" w:hAnsi="Calibri"/>
                    <w:sz w:val="20"/>
                    <w:szCs w:val="20"/>
                  </w:rPr>
                </w:rPrChange>
              </w:rPr>
            </w:pPr>
            <w:r w:rsidRPr="002C70F0">
              <w:rPr>
                <w:rFonts w:cs="Arial"/>
                <w:sz w:val="20"/>
                <w:szCs w:val="20"/>
                <w:rPrChange w:id="821" w:author="Batra Yogesh (EXT)" w:date="2018-04-13T12:49:00Z">
                  <w:rPr>
                    <w:rFonts w:ascii="Calibri" w:hAnsi="Calibri"/>
                    <w:sz w:val="20"/>
                    <w:szCs w:val="20"/>
                  </w:rPr>
                </w:rPrChange>
              </w:rPr>
              <w:t>Business Rule</w:t>
            </w:r>
          </w:p>
        </w:tc>
        <w:tc>
          <w:tcPr>
            <w:tcW w:w="2327" w:type="pct"/>
            <w:tcPrChange w:id="822" w:author="Batra Yogesh (EXT)" w:date="2018-04-13T12:50:00Z">
              <w:tcPr>
                <w:tcW w:w="3780" w:type="dxa"/>
              </w:tcPr>
            </w:tcPrChange>
          </w:tcPr>
          <w:p w14:paraId="63596751" w14:textId="77777777" w:rsidR="0021750F" w:rsidRPr="002C70F0" w:rsidRDefault="0021750F" w:rsidP="00BD5CB3">
            <w:pPr>
              <w:jc w:val="center"/>
              <w:rPr>
                <w:rFonts w:cs="Arial"/>
                <w:sz w:val="20"/>
                <w:szCs w:val="20"/>
                <w:rPrChange w:id="823" w:author="Batra Yogesh (EXT)" w:date="2018-04-13T12:49:00Z">
                  <w:rPr>
                    <w:rFonts w:ascii="Calibri" w:hAnsi="Calibri"/>
                    <w:sz w:val="20"/>
                    <w:szCs w:val="20"/>
                  </w:rPr>
                </w:rPrChange>
              </w:rPr>
            </w:pPr>
            <w:r w:rsidRPr="002C70F0">
              <w:rPr>
                <w:rFonts w:cs="Arial"/>
                <w:sz w:val="20"/>
                <w:szCs w:val="20"/>
                <w:rPrChange w:id="824" w:author="Batra Yogesh (EXT)" w:date="2018-04-13T12:49:00Z">
                  <w:rPr>
                    <w:rFonts w:ascii="Calibri" w:hAnsi="Calibri"/>
                    <w:sz w:val="20"/>
                    <w:szCs w:val="20"/>
                  </w:rPr>
                </w:rPrChange>
              </w:rPr>
              <w:t>Data Elements</w:t>
            </w:r>
          </w:p>
        </w:tc>
        <w:tc>
          <w:tcPr>
            <w:tcW w:w="1998" w:type="pct"/>
            <w:tcPrChange w:id="825" w:author="Batra Yogesh (EXT)" w:date="2018-04-13T12:50:00Z">
              <w:tcPr>
                <w:tcW w:w="3240" w:type="dxa"/>
              </w:tcPr>
            </w:tcPrChange>
          </w:tcPr>
          <w:p w14:paraId="77DD8377" w14:textId="77777777" w:rsidR="0021750F" w:rsidRPr="002C70F0" w:rsidRDefault="0021750F" w:rsidP="00BD5CB3">
            <w:pPr>
              <w:jc w:val="center"/>
              <w:rPr>
                <w:rFonts w:cs="Arial"/>
                <w:sz w:val="20"/>
                <w:szCs w:val="20"/>
                <w:rPrChange w:id="826" w:author="Batra Yogesh (EXT)" w:date="2018-04-13T12:49:00Z">
                  <w:rPr>
                    <w:rFonts w:ascii="Calibri" w:hAnsi="Calibri"/>
                    <w:sz w:val="20"/>
                    <w:szCs w:val="20"/>
                  </w:rPr>
                </w:rPrChange>
              </w:rPr>
            </w:pPr>
            <w:r w:rsidRPr="002C70F0">
              <w:rPr>
                <w:rFonts w:cs="Arial"/>
                <w:sz w:val="20"/>
                <w:szCs w:val="20"/>
                <w:rPrChange w:id="827" w:author="Batra Yogesh (EXT)" w:date="2018-04-13T12:49:00Z">
                  <w:rPr>
                    <w:rFonts w:ascii="Calibri" w:hAnsi="Calibri"/>
                    <w:sz w:val="20"/>
                    <w:szCs w:val="20"/>
                  </w:rPr>
                </w:rPrChange>
              </w:rPr>
              <w:t>Description</w:t>
            </w:r>
          </w:p>
        </w:tc>
      </w:tr>
      <w:tr w:rsidR="0021750F" w:rsidRPr="002C70F0" w14:paraId="2C029147" w14:textId="77777777" w:rsidTr="002C70F0">
        <w:trPr>
          <w:cantSplit/>
          <w:trHeight w:val="242"/>
          <w:tblHeader/>
          <w:trPrChange w:id="828" w:author="Batra Yogesh (EXT)" w:date="2018-04-13T12:50:00Z">
            <w:trPr>
              <w:cantSplit/>
              <w:trHeight w:val="242"/>
              <w:tblHeader/>
            </w:trPr>
          </w:trPrChange>
        </w:trPr>
        <w:tc>
          <w:tcPr>
            <w:tcW w:w="675" w:type="pct"/>
            <w:tcPrChange w:id="829" w:author="Batra Yogesh (EXT)" w:date="2018-04-13T12:50:00Z">
              <w:tcPr>
                <w:tcW w:w="1080" w:type="dxa"/>
              </w:tcPr>
            </w:tcPrChange>
          </w:tcPr>
          <w:p w14:paraId="68AC3CDF" w14:textId="77777777" w:rsidR="0021750F" w:rsidRPr="002C70F0" w:rsidRDefault="0021750F" w:rsidP="00BD5CB3">
            <w:pPr>
              <w:rPr>
                <w:rFonts w:cs="Arial"/>
                <w:sz w:val="20"/>
                <w:szCs w:val="20"/>
                <w:rPrChange w:id="830" w:author="Batra Yogesh (EXT)" w:date="2018-04-13T12:49:00Z">
                  <w:rPr>
                    <w:rFonts w:ascii="Calibri" w:hAnsi="Calibri"/>
                    <w:sz w:val="20"/>
                    <w:szCs w:val="20"/>
                  </w:rPr>
                </w:rPrChange>
              </w:rPr>
            </w:pPr>
            <w:r w:rsidRPr="002C70F0">
              <w:rPr>
                <w:rFonts w:cs="Arial"/>
                <w:sz w:val="20"/>
                <w:szCs w:val="20"/>
                <w:rPrChange w:id="831" w:author="Batra Yogesh (EXT)" w:date="2018-04-13T12:49:00Z">
                  <w:rPr>
                    <w:rFonts w:ascii="Calibri" w:hAnsi="Calibri"/>
                    <w:sz w:val="20"/>
                    <w:szCs w:val="20"/>
                  </w:rPr>
                </w:rPrChange>
              </w:rPr>
              <w:t>BR.1</w:t>
            </w:r>
          </w:p>
        </w:tc>
        <w:tc>
          <w:tcPr>
            <w:tcW w:w="2327" w:type="pct"/>
            <w:tcPrChange w:id="832" w:author="Batra Yogesh (EXT)" w:date="2018-04-13T12:50:00Z">
              <w:tcPr>
                <w:tcW w:w="3780" w:type="dxa"/>
              </w:tcPr>
            </w:tcPrChange>
          </w:tcPr>
          <w:p w14:paraId="32A81AF8" w14:textId="77777777" w:rsidR="0021750F" w:rsidRPr="002C70F0" w:rsidRDefault="0021750F" w:rsidP="00BD5CB3">
            <w:pPr>
              <w:rPr>
                <w:rFonts w:cs="Arial"/>
                <w:bCs/>
                <w:iCs/>
                <w:sz w:val="20"/>
                <w:rPrChange w:id="833" w:author="Batra Yogesh (EXT)" w:date="2018-04-13T12:49:00Z">
                  <w:rPr>
                    <w:rFonts w:ascii="Calibri" w:hAnsi="Calibri"/>
                    <w:bCs/>
                    <w:iCs/>
                    <w:sz w:val="20"/>
                  </w:rPr>
                </w:rPrChange>
              </w:rPr>
            </w:pPr>
            <w:r w:rsidRPr="002C70F0">
              <w:rPr>
                <w:rFonts w:cs="Arial"/>
                <w:bCs/>
                <w:iCs/>
                <w:sz w:val="20"/>
                <w:rPrChange w:id="834" w:author="Batra Yogesh (EXT)" w:date="2018-04-13T12:49:00Z">
                  <w:rPr>
                    <w:rFonts w:ascii="Calibri" w:hAnsi="Calibri"/>
                    <w:bCs/>
                    <w:iCs/>
                    <w:sz w:val="20"/>
                  </w:rPr>
                </w:rPrChange>
              </w:rPr>
              <w:t>Role ID</w:t>
            </w:r>
          </w:p>
        </w:tc>
        <w:tc>
          <w:tcPr>
            <w:tcW w:w="1998" w:type="pct"/>
            <w:tcPrChange w:id="835" w:author="Batra Yogesh (EXT)" w:date="2018-04-13T12:50:00Z">
              <w:tcPr>
                <w:tcW w:w="3240" w:type="dxa"/>
              </w:tcPr>
            </w:tcPrChange>
          </w:tcPr>
          <w:p w14:paraId="761F5B68" w14:textId="77777777" w:rsidR="0021750F" w:rsidRPr="002C70F0" w:rsidRDefault="0021750F" w:rsidP="00BD5CB3">
            <w:pPr>
              <w:keepNext/>
              <w:keepLines/>
              <w:rPr>
                <w:rFonts w:cs="Arial"/>
                <w:sz w:val="20"/>
                <w:szCs w:val="20"/>
                <w:rPrChange w:id="836" w:author="Batra Yogesh (EXT)" w:date="2018-04-13T12:49:00Z">
                  <w:rPr>
                    <w:rFonts w:ascii="Calibri" w:hAnsi="Calibri"/>
                    <w:sz w:val="20"/>
                    <w:szCs w:val="20"/>
                  </w:rPr>
                </w:rPrChange>
              </w:rPr>
            </w:pPr>
          </w:p>
        </w:tc>
      </w:tr>
      <w:tr w:rsidR="0021750F" w:rsidRPr="002C70F0" w14:paraId="0D26E222" w14:textId="77777777" w:rsidTr="002C70F0">
        <w:trPr>
          <w:cantSplit/>
          <w:tblHeader/>
          <w:trPrChange w:id="837" w:author="Batra Yogesh (EXT)" w:date="2018-04-13T12:50:00Z">
            <w:trPr>
              <w:cantSplit/>
              <w:tblHeader/>
            </w:trPr>
          </w:trPrChange>
        </w:trPr>
        <w:tc>
          <w:tcPr>
            <w:tcW w:w="675" w:type="pct"/>
            <w:tcPrChange w:id="838" w:author="Batra Yogesh (EXT)" w:date="2018-04-13T12:50:00Z">
              <w:tcPr>
                <w:tcW w:w="1080" w:type="dxa"/>
              </w:tcPr>
            </w:tcPrChange>
          </w:tcPr>
          <w:p w14:paraId="798C2B3A" w14:textId="77777777" w:rsidR="0021750F" w:rsidRPr="002C70F0" w:rsidRDefault="0021750F" w:rsidP="00BD5CB3">
            <w:pPr>
              <w:rPr>
                <w:rFonts w:cs="Arial"/>
                <w:sz w:val="20"/>
                <w:szCs w:val="20"/>
                <w:rPrChange w:id="839" w:author="Batra Yogesh (EXT)" w:date="2018-04-13T12:49:00Z">
                  <w:rPr>
                    <w:rFonts w:ascii="Calibri" w:hAnsi="Calibri"/>
                    <w:sz w:val="20"/>
                    <w:szCs w:val="20"/>
                  </w:rPr>
                </w:rPrChange>
              </w:rPr>
            </w:pPr>
            <w:r w:rsidRPr="002C70F0">
              <w:rPr>
                <w:rFonts w:cs="Arial"/>
                <w:sz w:val="20"/>
                <w:szCs w:val="20"/>
                <w:rPrChange w:id="840" w:author="Batra Yogesh (EXT)" w:date="2018-04-13T12:49:00Z">
                  <w:rPr>
                    <w:rFonts w:ascii="Calibri" w:hAnsi="Calibri"/>
                    <w:sz w:val="20"/>
                    <w:szCs w:val="20"/>
                  </w:rPr>
                </w:rPrChange>
              </w:rPr>
              <w:t>BR.2</w:t>
            </w:r>
          </w:p>
        </w:tc>
        <w:tc>
          <w:tcPr>
            <w:tcW w:w="2327" w:type="pct"/>
            <w:tcPrChange w:id="841" w:author="Batra Yogesh (EXT)" w:date="2018-04-13T12:50:00Z">
              <w:tcPr>
                <w:tcW w:w="3780" w:type="dxa"/>
              </w:tcPr>
            </w:tcPrChange>
          </w:tcPr>
          <w:p w14:paraId="1163597E" w14:textId="77777777" w:rsidR="0021750F" w:rsidRPr="002C70F0" w:rsidRDefault="0021750F" w:rsidP="00BD5CB3">
            <w:pPr>
              <w:rPr>
                <w:rFonts w:cs="Arial"/>
                <w:bCs/>
                <w:iCs/>
                <w:sz w:val="20"/>
                <w:rPrChange w:id="842" w:author="Batra Yogesh (EXT)" w:date="2018-04-13T12:49:00Z">
                  <w:rPr>
                    <w:rFonts w:ascii="Calibri" w:hAnsi="Calibri"/>
                    <w:bCs/>
                    <w:iCs/>
                    <w:sz w:val="20"/>
                  </w:rPr>
                </w:rPrChange>
              </w:rPr>
            </w:pPr>
            <w:r w:rsidRPr="002C70F0">
              <w:rPr>
                <w:rFonts w:cs="Arial"/>
                <w:bCs/>
                <w:iCs/>
                <w:sz w:val="20"/>
                <w:rPrChange w:id="843" w:author="Batra Yogesh (EXT)" w:date="2018-04-13T12:49:00Z">
                  <w:rPr>
                    <w:rFonts w:ascii="Calibri" w:hAnsi="Calibri"/>
                    <w:bCs/>
                    <w:iCs/>
                    <w:sz w:val="20"/>
                  </w:rPr>
                </w:rPrChange>
              </w:rPr>
              <w:t>Role Name</w:t>
            </w:r>
          </w:p>
        </w:tc>
        <w:tc>
          <w:tcPr>
            <w:tcW w:w="1998" w:type="pct"/>
            <w:tcPrChange w:id="844" w:author="Batra Yogesh (EXT)" w:date="2018-04-13T12:50:00Z">
              <w:tcPr>
                <w:tcW w:w="3240" w:type="dxa"/>
              </w:tcPr>
            </w:tcPrChange>
          </w:tcPr>
          <w:p w14:paraId="2B6CEF59" w14:textId="77777777" w:rsidR="0021750F" w:rsidRPr="002C70F0" w:rsidRDefault="0021750F" w:rsidP="00BD5CB3">
            <w:pPr>
              <w:keepNext/>
              <w:keepLines/>
              <w:rPr>
                <w:rFonts w:cs="Arial"/>
                <w:sz w:val="20"/>
                <w:szCs w:val="20"/>
                <w:rPrChange w:id="845" w:author="Batra Yogesh (EXT)" w:date="2018-04-13T12:49:00Z">
                  <w:rPr>
                    <w:rFonts w:ascii="Calibri" w:hAnsi="Calibri"/>
                    <w:sz w:val="20"/>
                    <w:szCs w:val="20"/>
                  </w:rPr>
                </w:rPrChange>
              </w:rPr>
            </w:pPr>
          </w:p>
        </w:tc>
      </w:tr>
      <w:tr w:rsidR="0021750F" w:rsidRPr="002C70F0" w14:paraId="3FE197E5" w14:textId="77777777" w:rsidTr="002C70F0">
        <w:trPr>
          <w:cantSplit/>
          <w:tblHeader/>
          <w:trPrChange w:id="846" w:author="Batra Yogesh (EXT)" w:date="2018-04-13T12:50:00Z">
            <w:trPr>
              <w:cantSplit/>
              <w:tblHeader/>
            </w:trPr>
          </w:trPrChange>
        </w:trPr>
        <w:tc>
          <w:tcPr>
            <w:tcW w:w="675" w:type="pct"/>
            <w:tcPrChange w:id="847" w:author="Batra Yogesh (EXT)" w:date="2018-04-13T12:50:00Z">
              <w:tcPr>
                <w:tcW w:w="1080" w:type="dxa"/>
              </w:tcPr>
            </w:tcPrChange>
          </w:tcPr>
          <w:p w14:paraId="27BDD9B1" w14:textId="77777777" w:rsidR="0021750F" w:rsidRPr="002C70F0" w:rsidRDefault="0021750F" w:rsidP="00BD5CB3">
            <w:pPr>
              <w:rPr>
                <w:rFonts w:cs="Arial"/>
                <w:sz w:val="20"/>
                <w:szCs w:val="20"/>
                <w:rPrChange w:id="848" w:author="Batra Yogesh (EXT)" w:date="2018-04-13T12:49:00Z">
                  <w:rPr>
                    <w:rFonts w:ascii="Calibri" w:hAnsi="Calibri"/>
                    <w:sz w:val="20"/>
                    <w:szCs w:val="20"/>
                  </w:rPr>
                </w:rPrChange>
              </w:rPr>
            </w:pPr>
            <w:r w:rsidRPr="002C70F0">
              <w:rPr>
                <w:rFonts w:cs="Arial"/>
                <w:sz w:val="20"/>
                <w:szCs w:val="20"/>
                <w:rPrChange w:id="849" w:author="Batra Yogesh (EXT)" w:date="2018-04-13T12:49:00Z">
                  <w:rPr>
                    <w:rFonts w:ascii="Calibri" w:hAnsi="Calibri"/>
                    <w:sz w:val="20"/>
                    <w:szCs w:val="20"/>
                  </w:rPr>
                </w:rPrChange>
              </w:rPr>
              <w:t>BR.3</w:t>
            </w:r>
          </w:p>
        </w:tc>
        <w:tc>
          <w:tcPr>
            <w:tcW w:w="2327" w:type="pct"/>
            <w:tcPrChange w:id="850" w:author="Batra Yogesh (EXT)" w:date="2018-04-13T12:50:00Z">
              <w:tcPr>
                <w:tcW w:w="3780" w:type="dxa"/>
              </w:tcPr>
            </w:tcPrChange>
          </w:tcPr>
          <w:p w14:paraId="39551CA4" w14:textId="77777777" w:rsidR="0021750F" w:rsidRPr="002C70F0" w:rsidRDefault="0021750F" w:rsidP="00BD5CB3">
            <w:pPr>
              <w:rPr>
                <w:rFonts w:cs="Arial"/>
                <w:bCs/>
                <w:iCs/>
                <w:sz w:val="20"/>
                <w:rPrChange w:id="851" w:author="Batra Yogesh (EXT)" w:date="2018-04-13T12:49:00Z">
                  <w:rPr>
                    <w:rFonts w:ascii="Calibri" w:hAnsi="Calibri"/>
                    <w:bCs/>
                    <w:iCs/>
                    <w:sz w:val="20"/>
                  </w:rPr>
                </w:rPrChange>
              </w:rPr>
            </w:pPr>
            <w:r w:rsidRPr="002C70F0">
              <w:rPr>
                <w:rFonts w:cs="Arial"/>
                <w:bCs/>
                <w:iCs/>
                <w:sz w:val="20"/>
                <w:rPrChange w:id="852" w:author="Batra Yogesh (EXT)" w:date="2018-04-13T12:49:00Z">
                  <w:rPr>
                    <w:rFonts w:ascii="Calibri" w:hAnsi="Calibri"/>
                    <w:bCs/>
                    <w:iCs/>
                    <w:sz w:val="20"/>
                  </w:rPr>
                </w:rPrChange>
              </w:rPr>
              <w:t>Application</w:t>
            </w:r>
          </w:p>
        </w:tc>
        <w:tc>
          <w:tcPr>
            <w:tcW w:w="1998" w:type="pct"/>
            <w:tcPrChange w:id="853" w:author="Batra Yogesh (EXT)" w:date="2018-04-13T12:50:00Z">
              <w:tcPr>
                <w:tcW w:w="3240" w:type="dxa"/>
              </w:tcPr>
            </w:tcPrChange>
          </w:tcPr>
          <w:p w14:paraId="1138820B" w14:textId="77777777" w:rsidR="0021750F" w:rsidRPr="002C70F0" w:rsidRDefault="0021750F" w:rsidP="00BD5CB3">
            <w:pPr>
              <w:keepNext/>
              <w:keepLines/>
              <w:rPr>
                <w:rFonts w:cs="Arial"/>
                <w:sz w:val="20"/>
                <w:szCs w:val="20"/>
                <w:rPrChange w:id="854" w:author="Batra Yogesh (EXT)" w:date="2018-04-13T12:49:00Z">
                  <w:rPr>
                    <w:rFonts w:ascii="Calibri" w:hAnsi="Calibri"/>
                    <w:sz w:val="20"/>
                    <w:szCs w:val="20"/>
                  </w:rPr>
                </w:rPrChange>
              </w:rPr>
            </w:pPr>
          </w:p>
        </w:tc>
      </w:tr>
      <w:tr w:rsidR="0021750F" w:rsidRPr="002C70F0" w14:paraId="14850642" w14:textId="77777777" w:rsidTr="002C70F0">
        <w:trPr>
          <w:cantSplit/>
          <w:tblHeader/>
          <w:trPrChange w:id="855" w:author="Batra Yogesh (EXT)" w:date="2018-04-13T12:50:00Z">
            <w:trPr>
              <w:cantSplit/>
              <w:tblHeader/>
            </w:trPr>
          </w:trPrChange>
        </w:trPr>
        <w:tc>
          <w:tcPr>
            <w:tcW w:w="675" w:type="pct"/>
            <w:tcPrChange w:id="856" w:author="Batra Yogesh (EXT)" w:date="2018-04-13T12:50:00Z">
              <w:tcPr>
                <w:tcW w:w="1080" w:type="dxa"/>
              </w:tcPr>
            </w:tcPrChange>
          </w:tcPr>
          <w:p w14:paraId="4C8CF300" w14:textId="77777777" w:rsidR="0021750F" w:rsidRPr="002C70F0" w:rsidRDefault="0021750F" w:rsidP="00BD5CB3">
            <w:pPr>
              <w:rPr>
                <w:rFonts w:cs="Arial"/>
                <w:sz w:val="20"/>
                <w:szCs w:val="20"/>
                <w:rPrChange w:id="857" w:author="Batra Yogesh (EXT)" w:date="2018-04-13T12:49:00Z">
                  <w:rPr>
                    <w:rFonts w:ascii="Calibri" w:hAnsi="Calibri"/>
                    <w:sz w:val="20"/>
                    <w:szCs w:val="20"/>
                  </w:rPr>
                </w:rPrChange>
              </w:rPr>
            </w:pPr>
            <w:r w:rsidRPr="002C70F0">
              <w:rPr>
                <w:rFonts w:cs="Arial"/>
                <w:sz w:val="20"/>
                <w:szCs w:val="20"/>
                <w:rPrChange w:id="858" w:author="Batra Yogesh (EXT)" w:date="2018-04-13T12:49:00Z">
                  <w:rPr>
                    <w:rFonts w:ascii="Calibri" w:hAnsi="Calibri"/>
                    <w:sz w:val="20"/>
                    <w:szCs w:val="20"/>
                  </w:rPr>
                </w:rPrChange>
              </w:rPr>
              <w:t>BR.4</w:t>
            </w:r>
          </w:p>
        </w:tc>
        <w:tc>
          <w:tcPr>
            <w:tcW w:w="2327" w:type="pct"/>
            <w:tcPrChange w:id="859" w:author="Batra Yogesh (EXT)" w:date="2018-04-13T12:50:00Z">
              <w:tcPr>
                <w:tcW w:w="3780" w:type="dxa"/>
              </w:tcPr>
            </w:tcPrChange>
          </w:tcPr>
          <w:p w14:paraId="5653136D" w14:textId="77777777" w:rsidR="0021750F" w:rsidRPr="002C70F0" w:rsidRDefault="0021750F" w:rsidP="00BD5CB3">
            <w:pPr>
              <w:rPr>
                <w:rFonts w:cs="Arial"/>
                <w:bCs/>
                <w:iCs/>
                <w:sz w:val="20"/>
                <w:rPrChange w:id="860" w:author="Batra Yogesh (EXT)" w:date="2018-04-13T12:49:00Z">
                  <w:rPr>
                    <w:rFonts w:ascii="Calibri" w:hAnsi="Calibri"/>
                    <w:bCs/>
                    <w:iCs/>
                    <w:sz w:val="20"/>
                  </w:rPr>
                </w:rPrChange>
              </w:rPr>
            </w:pPr>
            <w:r w:rsidRPr="002C70F0">
              <w:rPr>
                <w:rFonts w:cs="Arial"/>
                <w:bCs/>
                <w:iCs/>
                <w:sz w:val="20"/>
                <w:rPrChange w:id="861" w:author="Batra Yogesh (EXT)" w:date="2018-04-13T12:49:00Z">
                  <w:rPr>
                    <w:rFonts w:ascii="Calibri" w:hAnsi="Calibri"/>
                    <w:bCs/>
                    <w:iCs/>
                    <w:sz w:val="20"/>
                  </w:rPr>
                </w:rPrChange>
              </w:rPr>
              <w:t>Object</w:t>
            </w:r>
          </w:p>
        </w:tc>
        <w:tc>
          <w:tcPr>
            <w:tcW w:w="1998" w:type="pct"/>
            <w:tcPrChange w:id="862" w:author="Batra Yogesh (EXT)" w:date="2018-04-13T12:50:00Z">
              <w:tcPr>
                <w:tcW w:w="3240" w:type="dxa"/>
              </w:tcPr>
            </w:tcPrChange>
          </w:tcPr>
          <w:p w14:paraId="4C1D20ED" w14:textId="77777777" w:rsidR="0021750F" w:rsidRPr="002C70F0" w:rsidRDefault="0021750F" w:rsidP="00BD5CB3">
            <w:pPr>
              <w:keepNext/>
              <w:keepLines/>
              <w:rPr>
                <w:rFonts w:cs="Arial"/>
                <w:sz w:val="20"/>
                <w:szCs w:val="20"/>
                <w:rPrChange w:id="863" w:author="Batra Yogesh (EXT)" w:date="2018-04-13T12:49:00Z">
                  <w:rPr>
                    <w:rFonts w:ascii="Calibri" w:hAnsi="Calibri"/>
                    <w:sz w:val="20"/>
                    <w:szCs w:val="20"/>
                  </w:rPr>
                </w:rPrChange>
              </w:rPr>
            </w:pPr>
          </w:p>
        </w:tc>
      </w:tr>
      <w:tr w:rsidR="0021750F" w:rsidRPr="002C70F0" w14:paraId="78D09197" w14:textId="77777777" w:rsidTr="002C70F0">
        <w:trPr>
          <w:cantSplit/>
          <w:tblHeader/>
          <w:trPrChange w:id="864" w:author="Batra Yogesh (EXT)" w:date="2018-04-13T12:50:00Z">
            <w:trPr>
              <w:cantSplit/>
              <w:tblHeader/>
            </w:trPr>
          </w:trPrChange>
        </w:trPr>
        <w:tc>
          <w:tcPr>
            <w:tcW w:w="675" w:type="pct"/>
            <w:tcPrChange w:id="865" w:author="Batra Yogesh (EXT)" w:date="2018-04-13T12:50:00Z">
              <w:tcPr>
                <w:tcW w:w="1080" w:type="dxa"/>
              </w:tcPr>
            </w:tcPrChange>
          </w:tcPr>
          <w:p w14:paraId="4E4DC381" w14:textId="77777777" w:rsidR="0021750F" w:rsidRPr="002C70F0" w:rsidRDefault="0021750F" w:rsidP="00BD5CB3">
            <w:pPr>
              <w:rPr>
                <w:rFonts w:cs="Arial"/>
                <w:sz w:val="20"/>
                <w:szCs w:val="20"/>
                <w:rPrChange w:id="866" w:author="Batra Yogesh (EXT)" w:date="2018-04-13T12:49:00Z">
                  <w:rPr>
                    <w:rFonts w:ascii="Calibri" w:hAnsi="Calibri"/>
                    <w:sz w:val="20"/>
                    <w:szCs w:val="20"/>
                  </w:rPr>
                </w:rPrChange>
              </w:rPr>
            </w:pPr>
            <w:r w:rsidRPr="002C70F0">
              <w:rPr>
                <w:rFonts w:cs="Arial"/>
                <w:sz w:val="20"/>
                <w:szCs w:val="20"/>
                <w:rPrChange w:id="867" w:author="Batra Yogesh (EXT)" w:date="2018-04-13T12:49:00Z">
                  <w:rPr>
                    <w:rFonts w:ascii="Calibri" w:hAnsi="Calibri"/>
                    <w:sz w:val="20"/>
                    <w:szCs w:val="20"/>
                  </w:rPr>
                </w:rPrChange>
              </w:rPr>
              <w:t>BR.5</w:t>
            </w:r>
          </w:p>
        </w:tc>
        <w:tc>
          <w:tcPr>
            <w:tcW w:w="2327" w:type="pct"/>
            <w:tcPrChange w:id="868" w:author="Batra Yogesh (EXT)" w:date="2018-04-13T12:50:00Z">
              <w:tcPr>
                <w:tcW w:w="3780" w:type="dxa"/>
              </w:tcPr>
            </w:tcPrChange>
          </w:tcPr>
          <w:p w14:paraId="1852082D" w14:textId="77777777" w:rsidR="0021750F" w:rsidRPr="002C70F0" w:rsidRDefault="0021750F" w:rsidP="00BD5CB3">
            <w:pPr>
              <w:tabs>
                <w:tab w:val="num" w:pos="1440"/>
              </w:tabs>
              <w:rPr>
                <w:rFonts w:cs="Arial"/>
                <w:sz w:val="20"/>
                <w:rPrChange w:id="869" w:author="Batra Yogesh (EXT)" w:date="2018-04-13T12:49:00Z">
                  <w:rPr>
                    <w:rFonts w:ascii="Calibri" w:hAnsi="Calibri"/>
                    <w:sz w:val="20"/>
                  </w:rPr>
                </w:rPrChange>
              </w:rPr>
            </w:pPr>
            <w:r w:rsidRPr="002C70F0">
              <w:rPr>
                <w:rFonts w:cs="Arial"/>
                <w:sz w:val="20"/>
                <w:rPrChange w:id="870" w:author="Batra Yogesh (EXT)" w:date="2018-04-13T12:49:00Z">
                  <w:rPr>
                    <w:rFonts w:ascii="Calibri" w:hAnsi="Calibri"/>
                    <w:sz w:val="20"/>
                  </w:rPr>
                </w:rPrChange>
              </w:rPr>
              <w:t>Level</w:t>
            </w:r>
          </w:p>
        </w:tc>
        <w:tc>
          <w:tcPr>
            <w:tcW w:w="1998" w:type="pct"/>
            <w:tcPrChange w:id="871" w:author="Batra Yogesh (EXT)" w:date="2018-04-13T12:50:00Z">
              <w:tcPr>
                <w:tcW w:w="3240" w:type="dxa"/>
              </w:tcPr>
            </w:tcPrChange>
          </w:tcPr>
          <w:p w14:paraId="1E1077CC" w14:textId="77777777" w:rsidR="0021750F" w:rsidRPr="002C70F0" w:rsidRDefault="0021750F" w:rsidP="00BD5CB3">
            <w:pPr>
              <w:keepNext/>
              <w:keepLines/>
              <w:rPr>
                <w:rFonts w:cs="Arial"/>
                <w:sz w:val="20"/>
                <w:szCs w:val="20"/>
                <w:rPrChange w:id="872" w:author="Batra Yogesh (EXT)" w:date="2018-04-13T12:49:00Z">
                  <w:rPr>
                    <w:rFonts w:ascii="Calibri" w:hAnsi="Calibri"/>
                    <w:sz w:val="20"/>
                    <w:szCs w:val="20"/>
                  </w:rPr>
                </w:rPrChange>
              </w:rPr>
            </w:pPr>
          </w:p>
        </w:tc>
      </w:tr>
      <w:tr w:rsidR="0021750F" w:rsidRPr="002C70F0" w14:paraId="62F1E5AE" w14:textId="77777777" w:rsidTr="002C70F0">
        <w:trPr>
          <w:cantSplit/>
          <w:tblHeader/>
          <w:trPrChange w:id="873" w:author="Batra Yogesh (EXT)" w:date="2018-04-13T12:50:00Z">
            <w:trPr>
              <w:cantSplit/>
              <w:tblHeader/>
            </w:trPr>
          </w:trPrChange>
        </w:trPr>
        <w:tc>
          <w:tcPr>
            <w:tcW w:w="675" w:type="pct"/>
            <w:tcPrChange w:id="874" w:author="Batra Yogesh (EXT)" w:date="2018-04-13T12:50:00Z">
              <w:tcPr>
                <w:tcW w:w="1080" w:type="dxa"/>
              </w:tcPr>
            </w:tcPrChange>
          </w:tcPr>
          <w:p w14:paraId="746E4ECE" w14:textId="77777777" w:rsidR="0021750F" w:rsidRPr="002C70F0" w:rsidRDefault="0021750F" w:rsidP="00BD5CB3">
            <w:pPr>
              <w:rPr>
                <w:rFonts w:cs="Arial"/>
                <w:sz w:val="20"/>
                <w:szCs w:val="20"/>
                <w:rPrChange w:id="875" w:author="Batra Yogesh (EXT)" w:date="2018-04-13T12:49:00Z">
                  <w:rPr>
                    <w:rFonts w:ascii="Calibri" w:hAnsi="Calibri"/>
                    <w:sz w:val="20"/>
                    <w:szCs w:val="20"/>
                  </w:rPr>
                </w:rPrChange>
              </w:rPr>
            </w:pPr>
            <w:r w:rsidRPr="002C70F0">
              <w:rPr>
                <w:rFonts w:cs="Arial"/>
                <w:sz w:val="20"/>
                <w:szCs w:val="20"/>
                <w:rPrChange w:id="876" w:author="Batra Yogesh (EXT)" w:date="2018-04-13T12:49:00Z">
                  <w:rPr>
                    <w:rFonts w:ascii="Calibri" w:hAnsi="Calibri"/>
                    <w:sz w:val="20"/>
                    <w:szCs w:val="20"/>
                  </w:rPr>
                </w:rPrChange>
              </w:rPr>
              <w:t>BR.6</w:t>
            </w:r>
          </w:p>
        </w:tc>
        <w:tc>
          <w:tcPr>
            <w:tcW w:w="2327" w:type="pct"/>
            <w:tcPrChange w:id="877" w:author="Batra Yogesh (EXT)" w:date="2018-04-13T12:50:00Z">
              <w:tcPr>
                <w:tcW w:w="3780" w:type="dxa"/>
              </w:tcPr>
            </w:tcPrChange>
          </w:tcPr>
          <w:p w14:paraId="46D225E7" w14:textId="77777777" w:rsidR="0021750F" w:rsidRPr="002C70F0" w:rsidRDefault="0021750F" w:rsidP="00BD5CB3">
            <w:pPr>
              <w:tabs>
                <w:tab w:val="num" w:pos="1440"/>
              </w:tabs>
              <w:rPr>
                <w:rFonts w:cs="Arial"/>
                <w:sz w:val="20"/>
                <w:rPrChange w:id="878" w:author="Batra Yogesh (EXT)" w:date="2018-04-13T12:49:00Z">
                  <w:rPr>
                    <w:rFonts w:ascii="Calibri" w:hAnsi="Calibri"/>
                    <w:sz w:val="20"/>
                  </w:rPr>
                </w:rPrChange>
              </w:rPr>
            </w:pPr>
            <w:r w:rsidRPr="002C70F0">
              <w:rPr>
                <w:rFonts w:cs="Arial"/>
                <w:sz w:val="20"/>
                <w:rPrChange w:id="879" w:author="Batra Yogesh (EXT)" w:date="2018-04-13T12:49:00Z">
                  <w:rPr>
                    <w:rFonts w:ascii="Calibri" w:hAnsi="Calibri"/>
                    <w:sz w:val="20"/>
                  </w:rPr>
                </w:rPrChange>
              </w:rPr>
              <w:t>Description</w:t>
            </w:r>
          </w:p>
        </w:tc>
        <w:tc>
          <w:tcPr>
            <w:tcW w:w="1998" w:type="pct"/>
            <w:tcPrChange w:id="880" w:author="Batra Yogesh (EXT)" w:date="2018-04-13T12:50:00Z">
              <w:tcPr>
                <w:tcW w:w="3240" w:type="dxa"/>
              </w:tcPr>
            </w:tcPrChange>
          </w:tcPr>
          <w:p w14:paraId="0704EC82" w14:textId="77777777" w:rsidR="0021750F" w:rsidRPr="002C70F0" w:rsidRDefault="0021750F" w:rsidP="00BD5CB3">
            <w:pPr>
              <w:keepNext/>
              <w:keepLines/>
              <w:rPr>
                <w:rFonts w:cs="Arial"/>
                <w:sz w:val="20"/>
                <w:szCs w:val="20"/>
                <w:rPrChange w:id="881" w:author="Batra Yogesh (EXT)" w:date="2018-04-13T12:49:00Z">
                  <w:rPr>
                    <w:rFonts w:ascii="Calibri" w:hAnsi="Calibri"/>
                    <w:sz w:val="20"/>
                    <w:szCs w:val="20"/>
                  </w:rPr>
                </w:rPrChange>
              </w:rPr>
            </w:pPr>
          </w:p>
        </w:tc>
      </w:tr>
    </w:tbl>
    <w:p w14:paraId="750535B9" w14:textId="77777777" w:rsidR="0021750F" w:rsidRPr="002C70F0" w:rsidRDefault="0021750F" w:rsidP="0021750F">
      <w:pPr>
        <w:ind w:left="576"/>
        <w:rPr>
          <w:rFonts w:cs="Arial"/>
          <w:i/>
          <w:rPrChange w:id="882" w:author="Batra Yogesh (EXT)" w:date="2018-04-13T12:49:00Z">
            <w:rPr>
              <w:rFonts w:ascii="Calibri" w:hAnsi="Calibri"/>
              <w:i/>
            </w:rPr>
          </w:rPrChange>
        </w:rPr>
      </w:pPr>
    </w:p>
    <w:p w14:paraId="63EB0187" w14:textId="77777777" w:rsidR="0021750F" w:rsidRPr="002C70F0" w:rsidRDefault="0021750F" w:rsidP="0021750F">
      <w:pPr>
        <w:pStyle w:val="Heading2"/>
        <w:ind w:left="1296"/>
        <w:rPr>
          <w:rPrChange w:id="883" w:author="Batra Yogesh (EXT)" w:date="2018-04-13T12:49:00Z">
            <w:rPr>
              <w:rFonts w:ascii="Calibri" w:hAnsi="Calibri"/>
            </w:rPr>
          </w:rPrChange>
        </w:rPr>
      </w:pPr>
      <w:bookmarkStart w:id="884" w:name="_Toc473368228"/>
      <w:bookmarkStart w:id="885" w:name="_Toc502071816"/>
      <w:r w:rsidRPr="002C70F0">
        <w:rPr>
          <w:rPrChange w:id="886" w:author="Batra Yogesh (EXT)" w:date="2018-04-13T12:49:00Z">
            <w:rPr>
              <w:rFonts w:ascii="Calibri" w:hAnsi="Calibri"/>
            </w:rPr>
          </w:rPrChange>
        </w:rPr>
        <w:t>Data Impacts</w:t>
      </w:r>
      <w:bookmarkEnd w:id="884"/>
      <w:bookmarkEnd w:id="885"/>
      <w:r w:rsidRPr="002C70F0">
        <w:rPr>
          <w:rPrChange w:id="887" w:author="Batra Yogesh (EXT)" w:date="2018-04-13T12:49:00Z">
            <w:rPr>
              <w:rFonts w:ascii="Calibri" w:hAnsi="Calibri"/>
            </w:rPr>
          </w:rPrChange>
        </w:rPr>
        <w:t xml:space="preserve"> </w:t>
      </w:r>
    </w:p>
    <w:p w14:paraId="49A673AE" w14:textId="77777777" w:rsidR="0021750F" w:rsidRPr="002C70F0" w:rsidRDefault="0021750F" w:rsidP="0021750F">
      <w:pPr>
        <w:rPr>
          <w:rFonts w:cs="Arial"/>
          <w:rPrChange w:id="888" w:author="Batra Yogesh (EXT)" w:date="2018-04-13T12:49:00Z">
            <w:rPr>
              <w:rFonts w:ascii="Calibri" w:hAnsi="Calibri"/>
            </w:rPr>
          </w:rPrChang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889" w:author="Batra Yogesh (EXT)" w:date="2018-04-13T12:51:00Z">
          <w:tblPr>
            <w:tblW w:w="8100"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2493"/>
        <w:gridCol w:w="3532"/>
        <w:gridCol w:w="3325"/>
        <w:tblGridChange w:id="890">
          <w:tblGrid>
            <w:gridCol w:w="2160"/>
            <w:gridCol w:w="3060"/>
            <w:gridCol w:w="2880"/>
          </w:tblGrid>
        </w:tblGridChange>
      </w:tblGrid>
      <w:tr w:rsidR="0021750F" w:rsidRPr="002C70F0" w14:paraId="355D6710" w14:textId="77777777" w:rsidTr="002C70F0">
        <w:tc>
          <w:tcPr>
            <w:tcW w:w="1333" w:type="pct"/>
            <w:tcPrChange w:id="891" w:author="Batra Yogesh (EXT)" w:date="2018-04-13T12:51:00Z">
              <w:tcPr>
                <w:tcW w:w="2160" w:type="dxa"/>
              </w:tcPr>
            </w:tcPrChange>
          </w:tcPr>
          <w:p w14:paraId="11B0B9AC" w14:textId="77777777" w:rsidR="0021750F" w:rsidRPr="002C70F0" w:rsidRDefault="0021750F" w:rsidP="00BD5CB3">
            <w:pPr>
              <w:jc w:val="center"/>
              <w:rPr>
                <w:rFonts w:cs="Arial"/>
                <w:b/>
                <w:bCs/>
                <w:iCs/>
                <w:sz w:val="20"/>
                <w:rPrChange w:id="892" w:author="Batra Yogesh (EXT)" w:date="2018-04-13T12:49:00Z">
                  <w:rPr>
                    <w:rFonts w:ascii="Calibri" w:hAnsi="Calibri"/>
                    <w:b/>
                    <w:bCs/>
                    <w:iCs/>
                    <w:sz w:val="20"/>
                  </w:rPr>
                </w:rPrChange>
              </w:rPr>
            </w:pPr>
            <w:r w:rsidRPr="002C70F0">
              <w:rPr>
                <w:rFonts w:cs="Arial"/>
                <w:b/>
                <w:bCs/>
                <w:iCs/>
                <w:sz w:val="20"/>
                <w:rPrChange w:id="893" w:author="Batra Yogesh (EXT)" w:date="2018-04-13T12:49:00Z">
                  <w:rPr>
                    <w:rFonts w:ascii="Calibri" w:hAnsi="Calibri"/>
                    <w:b/>
                    <w:bCs/>
                    <w:iCs/>
                    <w:sz w:val="20"/>
                  </w:rPr>
                </w:rPrChange>
              </w:rPr>
              <w:t>Business Entry Screen: User Maintenance</w:t>
            </w:r>
          </w:p>
        </w:tc>
        <w:tc>
          <w:tcPr>
            <w:tcW w:w="1889" w:type="pct"/>
            <w:tcPrChange w:id="894" w:author="Batra Yogesh (EXT)" w:date="2018-04-13T12:51:00Z">
              <w:tcPr>
                <w:tcW w:w="3060" w:type="dxa"/>
              </w:tcPr>
            </w:tcPrChange>
          </w:tcPr>
          <w:p w14:paraId="43CFBEB2" w14:textId="77777777" w:rsidR="0021750F" w:rsidRPr="002C70F0" w:rsidRDefault="0021750F" w:rsidP="00BD5CB3">
            <w:pPr>
              <w:jc w:val="center"/>
              <w:rPr>
                <w:rFonts w:cs="Arial"/>
                <w:b/>
                <w:bCs/>
                <w:iCs/>
                <w:sz w:val="20"/>
                <w:rPrChange w:id="895" w:author="Batra Yogesh (EXT)" w:date="2018-04-13T12:49:00Z">
                  <w:rPr>
                    <w:rFonts w:ascii="Calibri" w:hAnsi="Calibri"/>
                    <w:b/>
                    <w:bCs/>
                    <w:iCs/>
                    <w:sz w:val="20"/>
                  </w:rPr>
                </w:rPrChange>
              </w:rPr>
            </w:pPr>
            <w:r w:rsidRPr="002C70F0">
              <w:rPr>
                <w:rFonts w:cs="Arial"/>
                <w:b/>
                <w:bCs/>
                <w:iCs/>
                <w:sz w:val="20"/>
                <w:rPrChange w:id="896" w:author="Batra Yogesh (EXT)" w:date="2018-04-13T12:49:00Z">
                  <w:rPr>
                    <w:rFonts w:ascii="Calibri" w:hAnsi="Calibri"/>
                    <w:b/>
                    <w:bCs/>
                    <w:iCs/>
                    <w:sz w:val="20"/>
                  </w:rPr>
                </w:rPrChange>
              </w:rPr>
              <w:t>Description</w:t>
            </w:r>
          </w:p>
        </w:tc>
        <w:tc>
          <w:tcPr>
            <w:tcW w:w="1778" w:type="pct"/>
            <w:tcPrChange w:id="897" w:author="Batra Yogesh (EXT)" w:date="2018-04-13T12:51:00Z">
              <w:tcPr>
                <w:tcW w:w="2880" w:type="dxa"/>
              </w:tcPr>
            </w:tcPrChange>
          </w:tcPr>
          <w:p w14:paraId="13D389E2" w14:textId="77777777" w:rsidR="0021750F" w:rsidRPr="002C70F0" w:rsidRDefault="0021750F" w:rsidP="00BD5CB3">
            <w:pPr>
              <w:jc w:val="center"/>
              <w:rPr>
                <w:rFonts w:cs="Arial"/>
                <w:b/>
                <w:bCs/>
                <w:iCs/>
                <w:sz w:val="20"/>
                <w:rPrChange w:id="898" w:author="Batra Yogesh (EXT)" w:date="2018-04-13T12:49:00Z">
                  <w:rPr>
                    <w:rFonts w:ascii="Calibri" w:hAnsi="Calibri"/>
                    <w:b/>
                    <w:bCs/>
                    <w:iCs/>
                    <w:sz w:val="20"/>
                  </w:rPr>
                </w:rPrChange>
              </w:rPr>
            </w:pPr>
            <w:r w:rsidRPr="002C70F0">
              <w:rPr>
                <w:rFonts w:cs="Arial"/>
                <w:b/>
                <w:bCs/>
                <w:iCs/>
                <w:sz w:val="20"/>
                <w:rPrChange w:id="899" w:author="Batra Yogesh (EXT)" w:date="2018-04-13T12:49:00Z">
                  <w:rPr>
                    <w:rFonts w:ascii="Calibri" w:hAnsi="Calibri"/>
                    <w:b/>
                    <w:bCs/>
                    <w:iCs/>
                    <w:sz w:val="20"/>
                  </w:rPr>
                </w:rPrChange>
              </w:rPr>
              <w:t>Valid Values</w:t>
            </w:r>
          </w:p>
        </w:tc>
      </w:tr>
      <w:tr w:rsidR="0021750F" w:rsidRPr="002C70F0" w14:paraId="6E169EB4" w14:textId="77777777" w:rsidTr="002C70F0">
        <w:tc>
          <w:tcPr>
            <w:tcW w:w="1333" w:type="pct"/>
            <w:tcPrChange w:id="900" w:author="Batra Yogesh (EXT)" w:date="2018-04-13T12:51:00Z">
              <w:tcPr>
                <w:tcW w:w="2160" w:type="dxa"/>
              </w:tcPr>
            </w:tcPrChange>
          </w:tcPr>
          <w:p w14:paraId="5B47A0FC" w14:textId="77777777" w:rsidR="0021750F" w:rsidRPr="002C70F0" w:rsidRDefault="0021750F" w:rsidP="00BD5CB3">
            <w:pPr>
              <w:rPr>
                <w:rFonts w:cs="Arial"/>
                <w:bCs/>
                <w:iCs/>
                <w:sz w:val="20"/>
                <w:rPrChange w:id="901" w:author="Batra Yogesh (EXT)" w:date="2018-04-13T12:49:00Z">
                  <w:rPr>
                    <w:rFonts w:ascii="Calibri" w:hAnsi="Calibri"/>
                    <w:bCs/>
                    <w:iCs/>
                    <w:sz w:val="20"/>
                  </w:rPr>
                </w:rPrChange>
              </w:rPr>
            </w:pPr>
            <w:r w:rsidRPr="002C70F0">
              <w:rPr>
                <w:rFonts w:cs="Arial"/>
                <w:bCs/>
                <w:iCs/>
                <w:sz w:val="20"/>
                <w:rPrChange w:id="902" w:author="Batra Yogesh (EXT)" w:date="2018-04-13T12:49:00Z">
                  <w:rPr>
                    <w:rFonts w:ascii="Calibri" w:hAnsi="Calibri"/>
                    <w:bCs/>
                    <w:iCs/>
                    <w:sz w:val="20"/>
                  </w:rPr>
                </w:rPrChange>
              </w:rPr>
              <w:t>Role ID</w:t>
            </w:r>
          </w:p>
        </w:tc>
        <w:tc>
          <w:tcPr>
            <w:tcW w:w="1889" w:type="pct"/>
            <w:tcPrChange w:id="903" w:author="Batra Yogesh (EXT)" w:date="2018-04-13T12:51:00Z">
              <w:tcPr>
                <w:tcW w:w="3060" w:type="dxa"/>
              </w:tcPr>
            </w:tcPrChange>
          </w:tcPr>
          <w:p w14:paraId="65F7CB05" w14:textId="77777777" w:rsidR="0021750F" w:rsidRPr="002C70F0" w:rsidRDefault="0021750F" w:rsidP="00BD5CB3">
            <w:pPr>
              <w:rPr>
                <w:rFonts w:cs="Arial"/>
                <w:bCs/>
                <w:iCs/>
                <w:sz w:val="20"/>
                <w:rPrChange w:id="904" w:author="Batra Yogesh (EXT)" w:date="2018-04-13T12:49:00Z">
                  <w:rPr>
                    <w:rFonts w:ascii="Calibri" w:hAnsi="Calibri"/>
                    <w:bCs/>
                    <w:iCs/>
                    <w:sz w:val="20"/>
                  </w:rPr>
                </w:rPrChange>
              </w:rPr>
            </w:pPr>
            <w:r w:rsidRPr="002C70F0">
              <w:rPr>
                <w:rFonts w:cs="Arial"/>
                <w:bCs/>
                <w:iCs/>
                <w:sz w:val="20"/>
                <w:rPrChange w:id="905" w:author="Batra Yogesh (EXT)" w:date="2018-04-13T12:49:00Z">
                  <w:rPr>
                    <w:rFonts w:ascii="Calibri" w:hAnsi="Calibri"/>
                    <w:bCs/>
                    <w:iCs/>
                    <w:sz w:val="20"/>
                  </w:rPr>
                </w:rPrChange>
              </w:rPr>
              <w:t>Mandatory, Freeform Entry</w:t>
            </w:r>
          </w:p>
        </w:tc>
        <w:tc>
          <w:tcPr>
            <w:tcW w:w="1778" w:type="pct"/>
            <w:tcPrChange w:id="906" w:author="Batra Yogesh (EXT)" w:date="2018-04-13T12:51:00Z">
              <w:tcPr>
                <w:tcW w:w="2880" w:type="dxa"/>
              </w:tcPr>
            </w:tcPrChange>
          </w:tcPr>
          <w:p w14:paraId="6E347919" w14:textId="77777777" w:rsidR="0021750F" w:rsidRPr="002C70F0" w:rsidRDefault="0021750F" w:rsidP="00BD5CB3">
            <w:pPr>
              <w:rPr>
                <w:rFonts w:cs="Arial"/>
                <w:bCs/>
                <w:iCs/>
                <w:sz w:val="20"/>
                <w:rPrChange w:id="907" w:author="Batra Yogesh (EXT)" w:date="2018-04-13T12:49:00Z">
                  <w:rPr>
                    <w:rFonts w:ascii="Calibri" w:hAnsi="Calibri"/>
                    <w:bCs/>
                    <w:iCs/>
                    <w:sz w:val="20"/>
                  </w:rPr>
                </w:rPrChange>
              </w:rPr>
            </w:pPr>
          </w:p>
        </w:tc>
      </w:tr>
      <w:tr w:rsidR="0021750F" w:rsidRPr="002C70F0" w14:paraId="25AA2CFE" w14:textId="77777777" w:rsidTr="002C70F0">
        <w:tc>
          <w:tcPr>
            <w:tcW w:w="1333" w:type="pct"/>
            <w:tcPrChange w:id="908" w:author="Batra Yogesh (EXT)" w:date="2018-04-13T12:51:00Z">
              <w:tcPr>
                <w:tcW w:w="2160" w:type="dxa"/>
              </w:tcPr>
            </w:tcPrChange>
          </w:tcPr>
          <w:p w14:paraId="74D34B82" w14:textId="77777777" w:rsidR="0021750F" w:rsidRPr="002C70F0" w:rsidRDefault="0021750F" w:rsidP="00BD5CB3">
            <w:pPr>
              <w:rPr>
                <w:rFonts w:cs="Arial"/>
                <w:bCs/>
                <w:iCs/>
                <w:sz w:val="20"/>
                <w:rPrChange w:id="909" w:author="Batra Yogesh (EXT)" w:date="2018-04-13T12:49:00Z">
                  <w:rPr>
                    <w:rFonts w:ascii="Calibri" w:hAnsi="Calibri"/>
                    <w:bCs/>
                    <w:iCs/>
                    <w:sz w:val="20"/>
                  </w:rPr>
                </w:rPrChange>
              </w:rPr>
            </w:pPr>
            <w:r w:rsidRPr="002C70F0">
              <w:rPr>
                <w:rFonts w:cs="Arial"/>
                <w:bCs/>
                <w:iCs/>
                <w:sz w:val="20"/>
                <w:rPrChange w:id="910" w:author="Batra Yogesh (EXT)" w:date="2018-04-13T12:49:00Z">
                  <w:rPr>
                    <w:rFonts w:ascii="Calibri" w:hAnsi="Calibri"/>
                    <w:bCs/>
                    <w:iCs/>
                    <w:sz w:val="20"/>
                  </w:rPr>
                </w:rPrChange>
              </w:rPr>
              <w:t>Role Name</w:t>
            </w:r>
          </w:p>
        </w:tc>
        <w:tc>
          <w:tcPr>
            <w:tcW w:w="1889" w:type="pct"/>
            <w:tcPrChange w:id="911" w:author="Batra Yogesh (EXT)" w:date="2018-04-13T12:51:00Z">
              <w:tcPr>
                <w:tcW w:w="3060" w:type="dxa"/>
              </w:tcPr>
            </w:tcPrChange>
          </w:tcPr>
          <w:p w14:paraId="6904BE9F" w14:textId="77777777" w:rsidR="0021750F" w:rsidRPr="002C70F0" w:rsidRDefault="0021750F" w:rsidP="00BD5CB3">
            <w:pPr>
              <w:rPr>
                <w:rFonts w:cs="Arial"/>
                <w:bCs/>
                <w:iCs/>
                <w:sz w:val="20"/>
                <w:rPrChange w:id="912" w:author="Batra Yogesh (EXT)" w:date="2018-04-13T12:49:00Z">
                  <w:rPr>
                    <w:rFonts w:ascii="Calibri" w:hAnsi="Calibri"/>
                    <w:bCs/>
                    <w:iCs/>
                    <w:sz w:val="20"/>
                  </w:rPr>
                </w:rPrChange>
              </w:rPr>
            </w:pPr>
            <w:r w:rsidRPr="002C70F0">
              <w:rPr>
                <w:rFonts w:cs="Arial"/>
                <w:bCs/>
                <w:iCs/>
                <w:sz w:val="20"/>
                <w:rPrChange w:id="913" w:author="Batra Yogesh (EXT)" w:date="2018-04-13T12:49:00Z">
                  <w:rPr>
                    <w:rFonts w:ascii="Calibri" w:hAnsi="Calibri"/>
                    <w:bCs/>
                    <w:iCs/>
                    <w:sz w:val="20"/>
                  </w:rPr>
                </w:rPrChange>
              </w:rPr>
              <w:t>Mandatory, Freeform Entry</w:t>
            </w:r>
          </w:p>
        </w:tc>
        <w:tc>
          <w:tcPr>
            <w:tcW w:w="1778" w:type="pct"/>
            <w:tcPrChange w:id="914" w:author="Batra Yogesh (EXT)" w:date="2018-04-13T12:51:00Z">
              <w:tcPr>
                <w:tcW w:w="2880" w:type="dxa"/>
              </w:tcPr>
            </w:tcPrChange>
          </w:tcPr>
          <w:p w14:paraId="7611D876" w14:textId="77777777" w:rsidR="0021750F" w:rsidRPr="002C70F0" w:rsidRDefault="0021750F" w:rsidP="00BD5CB3">
            <w:pPr>
              <w:rPr>
                <w:rFonts w:cs="Arial"/>
                <w:bCs/>
                <w:iCs/>
                <w:sz w:val="20"/>
                <w:rPrChange w:id="915" w:author="Batra Yogesh (EXT)" w:date="2018-04-13T12:49:00Z">
                  <w:rPr>
                    <w:rFonts w:ascii="Calibri" w:hAnsi="Calibri"/>
                    <w:bCs/>
                    <w:iCs/>
                    <w:sz w:val="20"/>
                  </w:rPr>
                </w:rPrChange>
              </w:rPr>
            </w:pPr>
          </w:p>
        </w:tc>
      </w:tr>
      <w:tr w:rsidR="0021750F" w:rsidRPr="002C70F0" w14:paraId="037188F4" w14:textId="77777777" w:rsidTr="002C70F0">
        <w:tc>
          <w:tcPr>
            <w:tcW w:w="1333" w:type="pct"/>
            <w:shd w:val="clear" w:color="auto" w:fill="auto"/>
            <w:tcPrChange w:id="916" w:author="Batra Yogesh (EXT)" w:date="2018-04-13T12:51:00Z">
              <w:tcPr>
                <w:tcW w:w="2160" w:type="dxa"/>
                <w:shd w:val="clear" w:color="auto" w:fill="auto"/>
              </w:tcPr>
            </w:tcPrChange>
          </w:tcPr>
          <w:p w14:paraId="0C8CC526" w14:textId="77777777" w:rsidR="0021750F" w:rsidRPr="002C70F0" w:rsidRDefault="0021750F" w:rsidP="00BD5CB3">
            <w:pPr>
              <w:rPr>
                <w:rFonts w:cs="Arial"/>
                <w:bCs/>
                <w:iCs/>
                <w:sz w:val="20"/>
                <w:rPrChange w:id="917" w:author="Batra Yogesh (EXT)" w:date="2018-04-13T12:49:00Z">
                  <w:rPr>
                    <w:rFonts w:ascii="Calibri" w:hAnsi="Calibri"/>
                    <w:bCs/>
                    <w:iCs/>
                    <w:sz w:val="20"/>
                  </w:rPr>
                </w:rPrChange>
              </w:rPr>
            </w:pPr>
            <w:r w:rsidRPr="002C70F0">
              <w:rPr>
                <w:rFonts w:cs="Arial"/>
                <w:bCs/>
                <w:iCs/>
                <w:sz w:val="20"/>
                <w:rPrChange w:id="918" w:author="Batra Yogesh (EXT)" w:date="2018-04-13T12:49:00Z">
                  <w:rPr>
                    <w:rFonts w:ascii="Calibri" w:hAnsi="Calibri"/>
                    <w:bCs/>
                    <w:iCs/>
                    <w:sz w:val="20"/>
                  </w:rPr>
                </w:rPrChange>
              </w:rPr>
              <w:t>Application</w:t>
            </w:r>
          </w:p>
        </w:tc>
        <w:tc>
          <w:tcPr>
            <w:tcW w:w="1889" w:type="pct"/>
            <w:shd w:val="clear" w:color="auto" w:fill="auto"/>
            <w:tcPrChange w:id="919" w:author="Batra Yogesh (EXT)" w:date="2018-04-13T12:51:00Z">
              <w:tcPr>
                <w:tcW w:w="3060" w:type="dxa"/>
                <w:shd w:val="clear" w:color="auto" w:fill="auto"/>
              </w:tcPr>
            </w:tcPrChange>
          </w:tcPr>
          <w:p w14:paraId="0F73F11D" w14:textId="77777777" w:rsidR="0021750F" w:rsidRPr="002C70F0" w:rsidRDefault="0021750F" w:rsidP="00BD5CB3">
            <w:pPr>
              <w:rPr>
                <w:rFonts w:cs="Arial"/>
                <w:bCs/>
                <w:iCs/>
                <w:sz w:val="20"/>
                <w:rPrChange w:id="920" w:author="Batra Yogesh (EXT)" w:date="2018-04-13T12:49:00Z">
                  <w:rPr>
                    <w:rFonts w:ascii="Calibri" w:hAnsi="Calibri"/>
                    <w:bCs/>
                    <w:iCs/>
                    <w:sz w:val="20"/>
                  </w:rPr>
                </w:rPrChange>
              </w:rPr>
            </w:pPr>
            <w:r w:rsidRPr="002C70F0">
              <w:rPr>
                <w:rFonts w:cs="Arial"/>
                <w:bCs/>
                <w:iCs/>
                <w:sz w:val="20"/>
                <w:rPrChange w:id="921" w:author="Batra Yogesh (EXT)" w:date="2018-04-13T12:49:00Z">
                  <w:rPr>
                    <w:rFonts w:ascii="Calibri" w:hAnsi="Calibri"/>
                    <w:bCs/>
                    <w:iCs/>
                    <w:sz w:val="20"/>
                  </w:rPr>
                </w:rPrChange>
              </w:rPr>
              <w:t>Mandatory, Dropdown</w:t>
            </w:r>
          </w:p>
        </w:tc>
        <w:tc>
          <w:tcPr>
            <w:tcW w:w="1778" w:type="pct"/>
            <w:shd w:val="clear" w:color="auto" w:fill="auto"/>
            <w:tcPrChange w:id="922" w:author="Batra Yogesh (EXT)" w:date="2018-04-13T12:51:00Z">
              <w:tcPr>
                <w:tcW w:w="2880" w:type="dxa"/>
                <w:shd w:val="clear" w:color="auto" w:fill="auto"/>
              </w:tcPr>
            </w:tcPrChange>
          </w:tcPr>
          <w:p w14:paraId="6DF5A2C0" w14:textId="77777777" w:rsidR="0021750F" w:rsidRPr="002C70F0" w:rsidRDefault="0021750F" w:rsidP="00BD5CB3">
            <w:pPr>
              <w:rPr>
                <w:rFonts w:cs="Arial"/>
                <w:bCs/>
                <w:iCs/>
                <w:sz w:val="20"/>
                <w:rPrChange w:id="923" w:author="Batra Yogesh (EXT)" w:date="2018-04-13T12:49:00Z">
                  <w:rPr>
                    <w:rFonts w:ascii="Calibri" w:hAnsi="Calibri"/>
                    <w:bCs/>
                    <w:iCs/>
                    <w:sz w:val="20"/>
                  </w:rPr>
                </w:rPrChange>
              </w:rPr>
            </w:pPr>
            <w:r w:rsidRPr="002C70F0">
              <w:rPr>
                <w:rFonts w:cs="Arial"/>
                <w:bCs/>
                <w:iCs/>
                <w:sz w:val="20"/>
                <w:rPrChange w:id="924" w:author="Batra Yogesh (EXT)" w:date="2018-04-13T12:49:00Z">
                  <w:rPr>
                    <w:rFonts w:ascii="Calibri" w:hAnsi="Calibri"/>
                    <w:bCs/>
                    <w:iCs/>
                    <w:sz w:val="20"/>
                  </w:rPr>
                </w:rPrChange>
              </w:rPr>
              <w:t>EC</w:t>
            </w:r>
          </w:p>
        </w:tc>
      </w:tr>
      <w:tr w:rsidR="0021750F" w:rsidRPr="002C70F0" w14:paraId="0D10CA9F" w14:textId="77777777" w:rsidTr="002C70F0">
        <w:tc>
          <w:tcPr>
            <w:tcW w:w="1333" w:type="pct"/>
            <w:shd w:val="clear" w:color="auto" w:fill="auto"/>
            <w:tcPrChange w:id="925" w:author="Batra Yogesh (EXT)" w:date="2018-04-13T12:51:00Z">
              <w:tcPr>
                <w:tcW w:w="2160" w:type="dxa"/>
                <w:shd w:val="clear" w:color="auto" w:fill="auto"/>
              </w:tcPr>
            </w:tcPrChange>
          </w:tcPr>
          <w:p w14:paraId="359FAD04" w14:textId="77777777" w:rsidR="0021750F" w:rsidRPr="002C70F0" w:rsidRDefault="0021750F" w:rsidP="00BD5CB3">
            <w:pPr>
              <w:rPr>
                <w:rFonts w:cs="Arial"/>
                <w:bCs/>
                <w:iCs/>
                <w:sz w:val="20"/>
                <w:rPrChange w:id="926" w:author="Batra Yogesh (EXT)" w:date="2018-04-13T12:49:00Z">
                  <w:rPr>
                    <w:rFonts w:ascii="Calibri" w:hAnsi="Calibri"/>
                    <w:bCs/>
                    <w:iCs/>
                    <w:sz w:val="20"/>
                  </w:rPr>
                </w:rPrChange>
              </w:rPr>
            </w:pPr>
            <w:r w:rsidRPr="002C70F0">
              <w:rPr>
                <w:rFonts w:cs="Arial"/>
                <w:bCs/>
                <w:iCs/>
                <w:sz w:val="20"/>
                <w:rPrChange w:id="927" w:author="Batra Yogesh (EXT)" w:date="2018-04-13T12:49:00Z">
                  <w:rPr>
                    <w:rFonts w:ascii="Calibri" w:hAnsi="Calibri"/>
                    <w:bCs/>
                    <w:iCs/>
                    <w:sz w:val="20"/>
                  </w:rPr>
                </w:rPrChange>
              </w:rPr>
              <w:t>Object</w:t>
            </w:r>
          </w:p>
        </w:tc>
        <w:tc>
          <w:tcPr>
            <w:tcW w:w="1889" w:type="pct"/>
            <w:shd w:val="clear" w:color="auto" w:fill="auto"/>
            <w:tcPrChange w:id="928" w:author="Batra Yogesh (EXT)" w:date="2018-04-13T12:51:00Z">
              <w:tcPr>
                <w:tcW w:w="3060" w:type="dxa"/>
                <w:shd w:val="clear" w:color="auto" w:fill="auto"/>
              </w:tcPr>
            </w:tcPrChange>
          </w:tcPr>
          <w:p w14:paraId="49BD4B05" w14:textId="77777777" w:rsidR="0021750F" w:rsidRPr="002C70F0" w:rsidRDefault="0021750F" w:rsidP="00BD5CB3">
            <w:pPr>
              <w:rPr>
                <w:rFonts w:cs="Arial"/>
                <w:bCs/>
                <w:iCs/>
                <w:sz w:val="20"/>
                <w:rPrChange w:id="929" w:author="Batra Yogesh (EXT)" w:date="2018-04-13T12:49:00Z">
                  <w:rPr>
                    <w:rFonts w:ascii="Calibri" w:hAnsi="Calibri"/>
                    <w:bCs/>
                    <w:iCs/>
                    <w:sz w:val="20"/>
                  </w:rPr>
                </w:rPrChange>
              </w:rPr>
            </w:pPr>
            <w:r w:rsidRPr="002C70F0">
              <w:rPr>
                <w:rFonts w:cs="Arial"/>
                <w:bCs/>
                <w:iCs/>
                <w:sz w:val="20"/>
                <w:rPrChange w:id="930" w:author="Batra Yogesh (EXT)" w:date="2018-04-13T12:49:00Z">
                  <w:rPr>
                    <w:rFonts w:ascii="Calibri" w:hAnsi="Calibri"/>
                    <w:bCs/>
                    <w:iCs/>
                    <w:sz w:val="20"/>
                  </w:rPr>
                </w:rPrChange>
              </w:rPr>
              <w:t>Mandatory, Dropdown</w:t>
            </w:r>
          </w:p>
        </w:tc>
        <w:tc>
          <w:tcPr>
            <w:tcW w:w="1778" w:type="pct"/>
            <w:shd w:val="clear" w:color="auto" w:fill="auto"/>
            <w:tcPrChange w:id="931" w:author="Batra Yogesh (EXT)" w:date="2018-04-13T12:51:00Z">
              <w:tcPr>
                <w:tcW w:w="2880" w:type="dxa"/>
                <w:shd w:val="clear" w:color="auto" w:fill="auto"/>
              </w:tcPr>
            </w:tcPrChange>
          </w:tcPr>
          <w:p w14:paraId="7DF3CD1D" w14:textId="77777777" w:rsidR="0021750F" w:rsidRPr="002C70F0" w:rsidRDefault="0021750F" w:rsidP="00BD5CB3">
            <w:pPr>
              <w:rPr>
                <w:rFonts w:cs="Arial"/>
                <w:bCs/>
                <w:iCs/>
                <w:sz w:val="20"/>
                <w:rPrChange w:id="932" w:author="Batra Yogesh (EXT)" w:date="2018-04-13T12:49:00Z">
                  <w:rPr>
                    <w:rFonts w:ascii="Calibri" w:hAnsi="Calibri"/>
                    <w:bCs/>
                    <w:iCs/>
                    <w:sz w:val="20"/>
                  </w:rPr>
                </w:rPrChange>
              </w:rPr>
            </w:pPr>
          </w:p>
        </w:tc>
      </w:tr>
      <w:tr w:rsidR="0021750F" w:rsidRPr="002C70F0" w14:paraId="67E2A8F1" w14:textId="77777777" w:rsidTr="002C70F0">
        <w:tc>
          <w:tcPr>
            <w:tcW w:w="1333" w:type="pct"/>
            <w:shd w:val="clear" w:color="auto" w:fill="auto"/>
            <w:tcPrChange w:id="933" w:author="Batra Yogesh (EXT)" w:date="2018-04-13T12:51:00Z">
              <w:tcPr>
                <w:tcW w:w="2160" w:type="dxa"/>
                <w:shd w:val="clear" w:color="auto" w:fill="auto"/>
              </w:tcPr>
            </w:tcPrChange>
          </w:tcPr>
          <w:p w14:paraId="5839FD9E" w14:textId="77777777" w:rsidR="0021750F" w:rsidRPr="002C70F0" w:rsidRDefault="0021750F" w:rsidP="00BD5CB3">
            <w:pPr>
              <w:tabs>
                <w:tab w:val="num" w:pos="1440"/>
              </w:tabs>
              <w:rPr>
                <w:rFonts w:cs="Arial"/>
                <w:sz w:val="20"/>
                <w:rPrChange w:id="934" w:author="Batra Yogesh (EXT)" w:date="2018-04-13T12:49:00Z">
                  <w:rPr>
                    <w:rFonts w:ascii="Calibri" w:hAnsi="Calibri"/>
                    <w:sz w:val="20"/>
                  </w:rPr>
                </w:rPrChange>
              </w:rPr>
            </w:pPr>
            <w:r w:rsidRPr="002C70F0">
              <w:rPr>
                <w:rFonts w:cs="Arial"/>
                <w:sz w:val="20"/>
                <w:rPrChange w:id="935" w:author="Batra Yogesh (EXT)" w:date="2018-04-13T12:49:00Z">
                  <w:rPr>
                    <w:rFonts w:ascii="Calibri" w:hAnsi="Calibri"/>
                    <w:sz w:val="20"/>
                  </w:rPr>
                </w:rPrChange>
              </w:rPr>
              <w:t>Level</w:t>
            </w:r>
          </w:p>
        </w:tc>
        <w:tc>
          <w:tcPr>
            <w:tcW w:w="1889" w:type="pct"/>
            <w:shd w:val="clear" w:color="auto" w:fill="auto"/>
            <w:tcPrChange w:id="936" w:author="Batra Yogesh (EXT)" w:date="2018-04-13T12:51:00Z">
              <w:tcPr>
                <w:tcW w:w="3060" w:type="dxa"/>
                <w:shd w:val="clear" w:color="auto" w:fill="auto"/>
              </w:tcPr>
            </w:tcPrChange>
          </w:tcPr>
          <w:p w14:paraId="43C377A8" w14:textId="77777777" w:rsidR="0021750F" w:rsidRPr="002C70F0" w:rsidRDefault="0021750F" w:rsidP="00BD5CB3">
            <w:pPr>
              <w:rPr>
                <w:rFonts w:cs="Arial"/>
                <w:iCs/>
                <w:sz w:val="20"/>
                <w:rPrChange w:id="937" w:author="Batra Yogesh (EXT)" w:date="2018-04-13T12:49:00Z">
                  <w:rPr>
                    <w:rFonts w:ascii="Calibri" w:hAnsi="Calibri"/>
                    <w:iCs/>
                    <w:sz w:val="20"/>
                  </w:rPr>
                </w:rPrChange>
              </w:rPr>
            </w:pPr>
            <w:r w:rsidRPr="002C70F0">
              <w:rPr>
                <w:rFonts w:cs="Arial"/>
                <w:bCs/>
                <w:iCs/>
                <w:sz w:val="20"/>
                <w:rPrChange w:id="938" w:author="Batra Yogesh (EXT)" w:date="2018-04-13T12:49:00Z">
                  <w:rPr>
                    <w:rFonts w:ascii="Calibri" w:hAnsi="Calibri"/>
                    <w:bCs/>
                    <w:iCs/>
                    <w:sz w:val="20"/>
                  </w:rPr>
                </w:rPrChange>
              </w:rPr>
              <w:t>Mandatory, Dropdown</w:t>
            </w:r>
          </w:p>
        </w:tc>
        <w:tc>
          <w:tcPr>
            <w:tcW w:w="1778" w:type="pct"/>
            <w:shd w:val="clear" w:color="auto" w:fill="auto"/>
            <w:tcPrChange w:id="939" w:author="Batra Yogesh (EXT)" w:date="2018-04-13T12:51:00Z">
              <w:tcPr>
                <w:tcW w:w="2880" w:type="dxa"/>
                <w:shd w:val="clear" w:color="auto" w:fill="auto"/>
              </w:tcPr>
            </w:tcPrChange>
          </w:tcPr>
          <w:p w14:paraId="3CD23907" w14:textId="77777777" w:rsidR="0021750F" w:rsidRPr="002C70F0" w:rsidRDefault="0021750F" w:rsidP="00BD5CB3">
            <w:pPr>
              <w:rPr>
                <w:rFonts w:cs="Arial"/>
                <w:sz w:val="20"/>
                <w:rPrChange w:id="940" w:author="Batra Yogesh (EXT)" w:date="2018-04-13T12:49:00Z">
                  <w:rPr>
                    <w:rFonts w:ascii="Calibri" w:hAnsi="Calibri"/>
                    <w:sz w:val="20"/>
                  </w:rPr>
                </w:rPrChange>
              </w:rPr>
            </w:pPr>
            <w:r w:rsidRPr="002C70F0">
              <w:rPr>
                <w:rFonts w:cs="Arial"/>
                <w:sz w:val="20"/>
                <w:rPrChange w:id="941" w:author="Batra Yogesh (EXT)" w:date="2018-04-13T12:49:00Z">
                  <w:rPr>
                    <w:rFonts w:ascii="Calibri" w:hAnsi="Calibri"/>
                    <w:sz w:val="20"/>
                  </w:rPr>
                </w:rPrChange>
              </w:rPr>
              <w:t>No access, Read (SELECT), Change (SELECT, UPDATE), New (SELECT, UPDATE, INSERT), Delete (SELECT, UPDATE, INSERT, DELETE), Edit on VERIFIED data, Edit on APPROVED data</w:t>
            </w:r>
          </w:p>
        </w:tc>
      </w:tr>
      <w:tr w:rsidR="0021750F" w:rsidRPr="002C70F0" w14:paraId="19D79D3D" w14:textId="77777777" w:rsidTr="002C70F0">
        <w:tc>
          <w:tcPr>
            <w:tcW w:w="1333" w:type="pct"/>
            <w:shd w:val="clear" w:color="auto" w:fill="auto"/>
            <w:tcPrChange w:id="942" w:author="Batra Yogesh (EXT)" w:date="2018-04-13T12:51:00Z">
              <w:tcPr>
                <w:tcW w:w="2160" w:type="dxa"/>
                <w:shd w:val="clear" w:color="auto" w:fill="auto"/>
              </w:tcPr>
            </w:tcPrChange>
          </w:tcPr>
          <w:p w14:paraId="7D7818DD" w14:textId="77777777" w:rsidR="0021750F" w:rsidRPr="002C70F0" w:rsidRDefault="0021750F" w:rsidP="00BD5CB3">
            <w:pPr>
              <w:tabs>
                <w:tab w:val="num" w:pos="1440"/>
              </w:tabs>
              <w:rPr>
                <w:rFonts w:cs="Arial"/>
                <w:sz w:val="20"/>
                <w:rPrChange w:id="943" w:author="Batra Yogesh (EXT)" w:date="2018-04-13T12:49:00Z">
                  <w:rPr>
                    <w:rFonts w:ascii="Calibri" w:hAnsi="Calibri"/>
                    <w:sz w:val="20"/>
                  </w:rPr>
                </w:rPrChange>
              </w:rPr>
            </w:pPr>
            <w:r w:rsidRPr="002C70F0">
              <w:rPr>
                <w:rFonts w:cs="Arial"/>
                <w:sz w:val="20"/>
                <w:rPrChange w:id="944" w:author="Batra Yogesh (EXT)" w:date="2018-04-13T12:49:00Z">
                  <w:rPr>
                    <w:rFonts w:ascii="Calibri" w:hAnsi="Calibri"/>
                    <w:sz w:val="20"/>
                  </w:rPr>
                </w:rPrChange>
              </w:rPr>
              <w:t>Description</w:t>
            </w:r>
          </w:p>
        </w:tc>
        <w:tc>
          <w:tcPr>
            <w:tcW w:w="1889" w:type="pct"/>
            <w:shd w:val="clear" w:color="auto" w:fill="auto"/>
            <w:tcPrChange w:id="945" w:author="Batra Yogesh (EXT)" w:date="2018-04-13T12:51:00Z">
              <w:tcPr>
                <w:tcW w:w="3060" w:type="dxa"/>
                <w:shd w:val="clear" w:color="auto" w:fill="auto"/>
              </w:tcPr>
            </w:tcPrChange>
          </w:tcPr>
          <w:p w14:paraId="035EC509" w14:textId="77777777" w:rsidR="0021750F" w:rsidRPr="002C70F0" w:rsidRDefault="0021750F" w:rsidP="00BD5CB3">
            <w:pPr>
              <w:rPr>
                <w:rFonts w:cs="Arial"/>
                <w:iCs/>
                <w:sz w:val="20"/>
                <w:rPrChange w:id="946" w:author="Batra Yogesh (EXT)" w:date="2018-04-13T12:49:00Z">
                  <w:rPr>
                    <w:rFonts w:ascii="Calibri" w:hAnsi="Calibri"/>
                    <w:iCs/>
                    <w:sz w:val="20"/>
                  </w:rPr>
                </w:rPrChange>
              </w:rPr>
            </w:pPr>
            <w:r w:rsidRPr="002C70F0">
              <w:rPr>
                <w:rFonts w:cs="Arial"/>
                <w:iCs/>
                <w:sz w:val="20"/>
                <w:rPrChange w:id="947" w:author="Batra Yogesh (EXT)" w:date="2018-04-13T12:49:00Z">
                  <w:rPr>
                    <w:rFonts w:ascii="Calibri" w:hAnsi="Calibri"/>
                    <w:iCs/>
                    <w:sz w:val="20"/>
                  </w:rPr>
                </w:rPrChange>
              </w:rPr>
              <w:t>Mandatory, Freeform Entry</w:t>
            </w:r>
          </w:p>
        </w:tc>
        <w:tc>
          <w:tcPr>
            <w:tcW w:w="1778" w:type="pct"/>
            <w:shd w:val="clear" w:color="auto" w:fill="auto"/>
            <w:tcPrChange w:id="948" w:author="Batra Yogesh (EXT)" w:date="2018-04-13T12:51:00Z">
              <w:tcPr>
                <w:tcW w:w="2880" w:type="dxa"/>
                <w:shd w:val="clear" w:color="auto" w:fill="auto"/>
              </w:tcPr>
            </w:tcPrChange>
          </w:tcPr>
          <w:p w14:paraId="65B9895D" w14:textId="77777777" w:rsidR="0021750F" w:rsidRPr="002C70F0" w:rsidRDefault="0021750F" w:rsidP="00BD5CB3">
            <w:pPr>
              <w:rPr>
                <w:rFonts w:cs="Arial"/>
                <w:sz w:val="20"/>
                <w:rPrChange w:id="949" w:author="Batra Yogesh (EXT)" w:date="2018-04-13T12:49:00Z">
                  <w:rPr>
                    <w:rFonts w:ascii="Calibri" w:hAnsi="Calibri"/>
                    <w:sz w:val="20"/>
                  </w:rPr>
                </w:rPrChange>
              </w:rPr>
            </w:pPr>
          </w:p>
        </w:tc>
      </w:tr>
    </w:tbl>
    <w:p w14:paraId="7FB7E893" w14:textId="77777777" w:rsidR="0021750F" w:rsidRPr="002C70F0" w:rsidRDefault="0021750F" w:rsidP="0021750F">
      <w:pPr>
        <w:pStyle w:val="Heading1"/>
        <w:numPr>
          <w:ilvl w:val="0"/>
          <w:numId w:val="0"/>
        </w:numPr>
        <w:rPr>
          <w:rPrChange w:id="950" w:author="Batra Yogesh (EXT)" w:date="2018-04-13T12:49:00Z">
            <w:rPr>
              <w:rFonts w:ascii="Calibri" w:hAnsi="Calibri"/>
            </w:rPr>
          </w:rPrChange>
        </w:rPr>
      </w:pPr>
    </w:p>
    <w:p w14:paraId="26489C60" w14:textId="77777777" w:rsidR="004A5BBB" w:rsidRPr="002C70F0" w:rsidRDefault="004A5BBB" w:rsidP="004A5BBB">
      <w:pPr>
        <w:rPr>
          <w:rFonts w:cs="Arial"/>
          <w:rPrChange w:id="951" w:author="Batra Yogesh (EXT)" w:date="2018-04-13T12:49:00Z">
            <w:rPr>
              <w:rFonts w:ascii="Calibri" w:hAnsi="Calibri"/>
            </w:rPr>
          </w:rPrChange>
        </w:rPr>
      </w:pPr>
    </w:p>
    <w:p w14:paraId="3471B76F" w14:textId="77777777" w:rsidR="004A5BBB" w:rsidRPr="002C70F0" w:rsidRDefault="004A5BBB" w:rsidP="004A5BBB">
      <w:pPr>
        <w:pStyle w:val="Heading1"/>
        <w:numPr>
          <w:ilvl w:val="0"/>
          <w:numId w:val="0"/>
        </w:numPr>
        <w:rPr>
          <w:rPrChange w:id="952" w:author="Batra Yogesh (EXT)" w:date="2018-04-13T12:49:00Z">
            <w:rPr>
              <w:rFonts w:ascii="Calibri" w:hAnsi="Calibri"/>
            </w:rPr>
          </w:rPrChange>
        </w:rPr>
      </w:pPr>
    </w:p>
    <w:p w14:paraId="0BAA3844" w14:textId="77777777" w:rsidR="00E77205" w:rsidRPr="002C70F0" w:rsidRDefault="00E77205" w:rsidP="00BF2F96">
      <w:pPr>
        <w:rPr>
          <w:rFonts w:cs="Arial"/>
          <w:i/>
        </w:rPr>
      </w:pPr>
    </w:p>
    <w:sectPr w:rsidR="00E77205" w:rsidRPr="002C70F0" w:rsidSect="004D002A">
      <w:footerReference w:type="even" r:id="rId20"/>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0CDAE8" w14:textId="77777777" w:rsidR="00661188" w:rsidRDefault="00661188">
      <w:r>
        <w:separator/>
      </w:r>
    </w:p>
  </w:endnote>
  <w:endnote w:type="continuationSeparator" w:id="0">
    <w:p w14:paraId="52C6654F" w14:textId="77777777" w:rsidR="00661188" w:rsidRDefault="00661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31A12D" w14:textId="77777777" w:rsidR="00AF377F" w:rsidRDefault="00AF37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AE41C" w14:textId="72CE7536" w:rsidR="00D730E7" w:rsidRDefault="00D730E7">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1542CF">
      <w:rPr>
        <w:rFonts w:cs="Arial"/>
        <w:noProof/>
        <w:color w:val="3399FF"/>
      </w:rPr>
      <w:t>1</w:t>
    </w:r>
    <w:r>
      <w:rPr>
        <w:rFonts w:cs="Arial"/>
        <w:color w:val="3399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5EBF74" w14:textId="77777777" w:rsidR="00AF377F" w:rsidRDefault="00AF37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C" w14:textId="77777777" w:rsidR="00014D25" w:rsidRDefault="00014D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014D25" w:rsidRDefault="0001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AFFD36" w14:textId="77777777" w:rsidR="00661188" w:rsidRDefault="00661188">
      <w:r>
        <w:separator/>
      </w:r>
    </w:p>
  </w:footnote>
  <w:footnote w:type="continuationSeparator" w:id="0">
    <w:p w14:paraId="40BE9474" w14:textId="77777777" w:rsidR="00661188" w:rsidRDefault="00661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23A721" w14:textId="77777777" w:rsidR="00AF377F" w:rsidRDefault="00AF37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9" w14:textId="62419A0F" w:rsidR="00014D25" w:rsidRPr="009A5D5C" w:rsidRDefault="00995052" w:rsidP="00D730E7">
    <w:pPr>
      <w:pStyle w:val="Header"/>
      <w:pBdr>
        <w:bottom w:val="single" w:sz="4" w:space="1" w:color="auto"/>
      </w:pBdr>
      <w:tabs>
        <w:tab w:val="right" w:pos="8460"/>
      </w:tabs>
      <w:jc w:val="center"/>
      <w:rPr>
        <w:b/>
        <w:color w:val="3399FF"/>
      </w:rPr>
    </w:pPr>
    <w:r>
      <w:rPr>
        <w:rFonts w:cs="Arial"/>
        <w:b/>
        <w:color w:val="3399FF"/>
      </w:rPr>
      <w:t>BKK</w:t>
    </w:r>
    <w:r w:rsidR="00B61F29">
      <w:rPr>
        <w:rFonts w:cs="Arial"/>
        <w:b/>
        <w:color w:val="3399FF"/>
      </w:rPr>
      <w:t>_UC</w:t>
    </w:r>
    <w:r w:rsidR="009A2799">
      <w:rPr>
        <w:rFonts w:cs="Arial"/>
        <w:b/>
        <w:color w:val="3399FF"/>
      </w:rPr>
      <w:t>3</w:t>
    </w:r>
    <w:r w:rsidR="00DB6ED5">
      <w:rPr>
        <w:rFonts w:cs="Arial"/>
        <w:b/>
        <w:color w:val="3399FF"/>
      </w:rPr>
      <w:t>1</w:t>
    </w:r>
    <w:r w:rsidR="005518FE" w:rsidRPr="005518FE">
      <w:rPr>
        <w:rFonts w:cs="Arial"/>
        <w:b/>
        <w:color w:val="3399FF"/>
      </w:rPr>
      <w:t xml:space="preserve"> – </w:t>
    </w:r>
    <w:r w:rsidR="00DB6ED5">
      <w:rPr>
        <w:rFonts w:cs="Arial"/>
        <w:b/>
        <w:color w:val="3399FF"/>
      </w:rPr>
      <w:t>Setup User Roles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067FE" w14:textId="77777777" w:rsidR="00AF377F" w:rsidRDefault="00AF37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441B8"/>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AC3192C"/>
    <w:multiLevelType w:val="hybridMultilevel"/>
    <w:tmpl w:val="54ACE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92E9A"/>
    <w:multiLevelType w:val="hybridMultilevel"/>
    <w:tmpl w:val="03CA9B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01118F6"/>
    <w:multiLevelType w:val="hybridMultilevel"/>
    <w:tmpl w:val="B8088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12C9B"/>
    <w:multiLevelType w:val="hybridMultilevel"/>
    <w:tmpl w:val="E814CD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162726D"/>
    <w:multiLevelType w:val="hybridMultilevel"/>
    <w:tmpl w:val="2034F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DB096C"/>
    <w:multiLevelType w:val="hybridMultilevel"/>
    <w:tmpl w:val="267A84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6855BD4"/>
    <w:multiLevelType w:val="hybridMultilevel"/>
    <w:tmpl w:val="298A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3CA9533D"/>
    <w:multiLevelType w:val="hybridMultilevel"/>
    <w:tmpl w:val="6566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E14637"/>
    <w:multiLevelType w:val="hybridMultilevel"/>
    <w:tmpl w:val="06727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D17793"/>
    <w:multiLevelType w:val="hybridMultilevel"/>
    <w:tmpl w:val="0B283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865982"/>
    <w:multiLevelType w:val="hybridMultilevel"/>
    <w:tmpl w:val="B5DA1A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6D573F1"/>
    <w:multiLevelType w:val="hybridMultilevel"/>
    <w:tmpl w:val="7CB46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A7A3919"/>
    <w:multiLevelType w:val="hybridMultilevel"/>
    <w:tmpl w:val="65D4D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1147DE"/>
    <w:multiLevelType w:val="hybridMultilevel"/>
    <w:tmpl w:val="FCDC3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1E26EE5"/>
    <w:multiLevelType w:val="hybridMultilevel"/>
    <w:tmpl w:val="1AF0E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3F11EE"/>
    <w:multiLevelType w:val="hybridMultilevel"/>
    <w:tmpl w:val="98E411B2"/>
    <w:lvl w:ilvl="0" w:tplc="04090005">
      <w:start w:val="1"/>
      <w:numFmt w:val="bullet"/>
      <w:lvlText w:val=""/>
      <w:lvlJc w:val="left"/>
      <w:pPr>
        <w:tabs>
          <w:tab w:val="num" w:pos="1296"/>
        </w:tabs>
        <w:ind w:left="1296" w:hanging="360"/>
      </w:pPr>
      <w:rPr>
        <w:rFonts w:ascii="Wingdings" w:hAnsi="Wingdings" w:hint="default"/>
      </w:rPr>
    </w:lvl>
    <w:lvl w:ilvl="1" w:tplc="619ADA60">
      <w:start w:val="1"/>
      <w:numFmt w:val="decimal"/>
      <w:lvlText w:val="%2."/>
      <w:lvlJc w:val="left"/>
      <w:pPr>
        <w:tabs>
          <w:tab w:val="num" w:pos="2016"/>
        </w:tabs>
        <w:ind w:left="2016" w:hanging="360"/>
      </w:pPr>
      <w:rPr>
        <w:rFonts w:hint="default"/>
        <w:b w:val="0"/>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4"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794D5DC5"/>
    <w:multiLevelType w:val="hybridMultilevel"/>
    <w:tmpl w:val="3C029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95624AF"/>
    <w:multiLevelType w:val="hybridMultilevel"/>
    <w:tmpl w:val="5B845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7B2E4E"/>
    <w:multiLevelType w:val="hybridMultilevel"/>
    <w:tmpl w:val="F3D28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6"/>
  </w:num>
  <w:num w:numId="2">
    <w:abstractNumId w:val="12"/>
  </w:num>
  <w:num w:numId="3">
    <w:abstractNumId w:val="14"/>
  </w:num>
  <w:num w:numId="4">
    <w:abstractNumId w:val="16"/>
  </w:num>
  <w:num w:numId="5">
    <w:abstractNumId w:val="22"/>
  </w:num>
  <w:num w:numId="6">
    <w:abstractNumId w:val="0"/>
  </w:num>
  <w:num w:numId="7">
    <w:abstractNumId w:val="24"/>
  </w:num>
  <w:num w:numId="8">
    <w:abstractNumId w:val="25"/>
  </w:num>
  <w:num w:numId="9">
    <w:abstractNumId w:val="13"/>
  </w:num>
  <w:num w:numId="10">
    <w:abstractNumId w:val="2"/>
  </w:num>
  <w:num w:numId="11">
    <w:abstractNumId w:val="17"/>
  </w:num>
  <w:num w:numId="12">
    <w:abstractNumId w:val="9"/>
  </w:num>
  <w:num w:numId="13">
    <w:abstractNumId w:val="1"/>
  </w:num>
  <w:num w:numId="14">
    <w:abstractNumId w:val="23"/>
  </w:num>
  <w:num w:numId="15">
    <w:abstractNumId w:val="10"/>
  </w:num>
  <w:num w:numId="16">
    <w:abstractNumId w:val="5"/>
  </w:num>
  <w:num w:numId="17">
    <w:abstractNumId w:val="20"/>
  </w:num>
  <w:num w:numId="18">
    <w:abstractNumId w:val="7"/>
  </w:num>
  <w:num w:numId="19">
    <w:abstractNumId w:val="4"/>
  </w:num>
  <w:num w:numId="20">
    <w:abstractNumId w:val="27"/>
  </w:num>
  <w:num w:numId="21">
    <w:abstractNumId w:val="6"/>
  </w:num>
  <w:num w:numId="22">
    <w:abstractNumId w:val="19"/>
  </w:num>
  <w:num w:numId="23">
    <w:abstractNumId w:val="21"/>
  </w:num>
  <w:num w:numId="24">
    <w:abstractNumId w:val="28"/>
  </w:num>
  <w:num w:numId="25">
    <w:abstractNumId w:val="29"/>
  </w:num>
  <w:num w:numId="26">
    <w:abstractNumId w:val="3"/>
  </w:num>
  <w:num w:numId="27">
    <w:abstractNumId w:val="15"/>
  </w:num>
  <w:num w:numId="28">
    <w:abstractNumId w:val="18"/>
  </w:num>
  <w:num w:numId="29">
    <w:abstractNumId w:val="11"/>
  </w:num>
  <w:num w:numId="30">
    <w:abstractNumId w:val="8"/>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tra Yogesh (EXT)">
    <w15:presenceInfo w15:providerId="AD" w15:userId="S-1-5-21-4162059163-1544859033-1701284029-51988"/>
  </w15:person>
  <w15:person w15:author="Wirasak Chomphu">
    <w15:presenceInfo w15:providerId="AD" w15:userId="S::wcld@chevron.com::ff9f8cb3-7801-46c4-8294-8ccee1c17fab"/>
  </w15:person>
  <w15:person w15:author="Prakash Atul (Ext)">
    <w15:presenceInfo w15:providerId="AD" w15:userId="S-1-5-21-4162059163-1544859033-1701284029-50486"/>
  </w15:person>
  <w15:person w15:author="Shah Ashay">
    <w15:presenceInfo w15:providerId="None" w15:userId="Shah Ash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BA"/>
    <w:rsid w:val="00000159"/>
    <w:rsid w:val="00001921"/>
    <w:rsid w:val="00001E8C"/>
    <w:rsid w:val="00005861"/>
    <w:rsid w:val="00005DD6"/>
    <w:rsid w:val="00006EC4"/>
    <w:rsid w:val="00007A2B"/>
    <w:rsid w:val="00007D96"/>
    <w:rsid w:val="00010E2A"/>
    <w:rsid w:val="00010FB4"/>
    <w:rsid w:val="00011284"/>
    <w:rsid w:val="00011EFA"/>
    <w:rsid w:val="0001219D"/>
    <w:rsid w:val="00014741"/>
    <w:rsid w:val="00014B24"/>
    <w:rsid w:val="00014D25"/>
    <w:rsid w:val="000157B4"/>
    <w:rsid w:val="00015933"/>
    <w:rsid w:val="00015A23"/>
    <w:rsid w:val="0001696B"/>
    <w:rsid w:val="00017834"/>
    <w:rsid w:val="00022BA5"/>
    <w:rsid w:val="00023077"/>
    <w:rsid w:val="000252E7"/>
    <w:rsid w:val="0003143A"/>
    <w:rsid w:val="00032E51"/>
    <w:rsid w:val="00033B40"/>
    <w:rsid w:val="00034B86"/>
    <w:rsid w:val="00034F5B"/>
    <w:rsid w:val="000351F8"/>
    <w:rsid w:val="00037837"/>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68AA"/>
    <w:rsid w:val="00080CE7"/>
    <w:rsid w:val="00084717"/>
    <w:rsid w:val="00084875"/>
    <w:rsid w:val="00085785"/>
    <w:rsid w:val="00093772"/>
    <w:rsid w:val="000A00B0"/>
    <w:rsid w:val="000A3BC9"/>
    <w:rsid w:val="000A3D8F"/>
    <w:rsid w:val="000A438C"/>
    <w:rsid w:val="000A4DD3"/>
    <w:rsid w:val="000A54FA"/>
    <w:rsid w:val="000A5C76"/>
    <w:rsid w:val="000A645D"/>
    <w:rsid w:val="000A6E9E"/>
    <w:rsid w:val="000A739A"/>
    <w:rsid w:val="000B2968"/>
    <w:rsid w:val="000B3D95"/>
    <w:rsid w:val="000B4758"/>
    <w:rsid w:val="000B6484"/>
    <w:rsid w:val="000C02EF"/>
    <w:rsid w:val="000C08CA"/>
    <w:rsid w:val="000C707E"/>
    <w:rsid w:val="000C76CA"/>
    <w:rsid w:val="000D0315"/>
    <w:rsid w:val="000D0593"/>
    <w:rsid w:val="000D219F"/>
    <w:rsid w:val="000D33FC"/>
    <w:rsid w:val="000D3574"/>
    <w:rsid w:val="000D73A9"/>
    <w:rsid w:val="000E15CC"/>
    <w:rsid w:val="000E2318"/>
    <w:rsid w:val="000E32A2"/>
    <w:rsid w:val="000E3D8E"/>
    <w:rsid w:val="000E413F"/>
    <w:rsid w:val="000E69E6"/>
    <w:rsid w:val="000F3E52"/>
    <w:rsid w:val="000F6560"/>
    <w:rsid w:val="00100CEB"/>
    <w:rsid w:val="00101DA8"/>
    <w:rsid w:val="001055C7"/>
    <w:rsid w:val="001132C1"/>
    <w:rsid w:val="001138E7"/>
    <w:rsid w:val="00117CB3"/>
    <w:rsid w:val="00120981"/>
    <w:rsid w:val="001216F3"/>
    <w:rsid w:val="00122D71"/>
    <w:rsid w:val="001249B6"/>
    <w:rsid w:val="00124DE3"/>
    <w:rsid w:val="00133721"/>
    <w:rsid w:val="00133BC8"/>
    <w:rsid w:val="00133ECF"/>
    <w:rsid w:val="0013418F"/>
    <w:rsid w:val="00134581"/>
    <w:rsid w:val="00134986"/>
    <w:rsid w:val="00140BC5"/>
    <w:rsid w:val="0014205B"/>
    <w:rsid w:val="00142338"/>
    <w:rsid w:val="001425DD"/>
    <w:rsid w:val="00142864"/>
    <w:rsid w:val="00144F92"/>
    <w:rsid w:val="001461E1"/>
    <w:rsid w:val="001471A0"/>
    <w:rsid w:val="001516B9"/>
    <w:rsid w:val="00151BF5"/>
    <w:rsid w:val="0015342F"/>
    <w:rsid w:val="001542CF"/>
    <w:rsid w:val="00154331"/>
    <w:rsid w:val="001557A9"/>
    <w:rsid w:val="00156337"/>
    <w:rsid w:val="00156920"/>
    <w:rsid w:val="00157466"/>
    <w:rsid w:val="00161D8A"/>
    <w:rsid w:val="001626DE"/>
    <w:rsid w:val="00162B5C"/>
    <w:rsid w:val="001655FA"/>
    <w:rsid w:val="00167857"/>
    <w:rsid w:val="0017076D"/>
    <w:rsid w:val="001750D9"/>
    <w:rsid w:val="00175246"/>
    <w:rsid w:val="00187E72"/>
    <w:rsid w:val="00191390"/>
    <w:rsid w:val="001939E7"/>
    <w:rsid w:val="00194F51"/>
    <w:rsid w:val="0019518A"/>
    <w:rsid w:val="0019633B"/>
    <w:rsid w:val="00196B95"/>
    <w:rsid w:val="00196C1A"/>
    <w:rsid w:val="001971EC"/>
    <w:rsid w:val="001A1177"/>
    <w:rsid w:val="001A325B"/>
    <w:rsid w:val="001A5809"/>
    <w:rsid w:val="001B0878"/>
    <w:rsid w:val="001B1D7C"/>
    <w:rsid w:val="001B3E59"/>
    <w:rsid w:val="001B668C"/>
    <w:rsid w:val="001B717B"/>
    <w:rsid w:val="001C3234"/>
    <w:rsid w:val="001C5CA6"/>
    <w:rsid w:val="001D4407"/>
    <w:rsid w:val="001D705B"/>
    <w:rsid w:val="001E2C66"/>
    <w:rsid w:val="001E3D6C"/>
    <w:rsid w:val="001E52CE"/>
    <w:rsid w:val="001F39DB"/>
    <w:rsid w:val="001F4076"/>
    <w:rsid w:val="0020298E"/>
    <w:rsid w:val="00205F8C"/>
    <w:rsid w:val="00207B56"/>
    <w:rsid w:val="002127A4"/>
    <w:rsid w:val="002153C4"/>
    <w:rsid w:val="00215B02"/>
    <w:rsid w:val="0021750F"/>
    <w:rsid w:val="0022028E"/>
    <w:rsid w:val="00226A6D"/>
    <w:rsid w:val="002277E3"/>
    <w:rsid w:val="00232E39"/>
    <w:rsid w:val="002377AB"/>
    <w:rsid w:val="0024192C"/>
    <w:rsid w:val="00242081"/>
    <w:rsid w:val="00243945"/>
    <w:rsid w:val="0025276B"/>
    <w:rsid w:val="00253EC1"/>
    <w:rsid w:val="002541D2"/>
    <w:rsid w:val="00257727"/>
    <w:rsid w:val="00260010"/>
    <w:rsid w:val="00261D47"/>
    <w:rsid w:val="0026388A"/>
    <w:rsid w:val="0026754A"/>
    <w:rsid w:val="00267E2C"/>
    <w:rsid w:val="00270F0B"/>
    <w:rsid w:val="0027180E"/>
    <w:rsid w:val="00271C23"/>
    <w:rsid w:val="0027207C"/>
    <w:rsid w:val="00272623"/>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0D7E"/>
    <w:rsid w:val="002A3B29"/>
    <w:rsid w:val="002A56C4"/>
    <w:rsid w:val="002A5F0D"/>
    <w:rsid w:val="002A6A74"/>
    <w:rsid w:val="002B11F2"/>
    <w:rsid w:val="002B36DF"/>
    <w:rsid w:val="002B4081"/>
    <w:rsid w:val="002B5473"/>
    <w:rsid w:val="002B7DDC"/>
    <w:rsid w:val="002C366C"/>
    <w:rsid w:val="002C47DE"/>
    <w:rsid w:val="002C5CC8"/>
    <w:rsid w:val="002C5FC7"/>
    <w:rsid w:val="002C6413"/>
    <w:rsid w:val="002C70F0"/>
    <w:rsid w:val="002C7AA1"/>
    <w:rsid w:val="002D388B"/>
    <w:rsid w:val="002D76F0"/>
    <w:rsid w:val="002D7CD5"/>
    <w:rsid w:val="002E07EC"/>
    <w:rsid w:val="002E1CDB"/>
    <w:rsid w:val="002E32BB"/>
    <w:rsid w:val="002E6B98"/>
    <w:rsid w:val="002F1090"/>
    <w:rsid w:val="002F134F"/>
    <w:rsid w:val="002F5750"/>
    <w:rsid w:val="002F66BB"/>
    <w:rsid w:val="002F7A27"/>
    <w:rsid w:val="00314CC3"/>
    <w:rsid w:val="00317A80"/>
    <w:rsid w:val="00321B32"/>
    <w:rsid w:val="00321BA0"/>
    <w:rsid w:val="0032219A"/>
    <w:rsid w:val="003226F0"/>
    <w:rsid w:val="00323ADA"/>
    <w:rsid w:val="0032596E"/>
    <w:rsid w:val="0032732F"/>
    <w:rsid w:val="003342A7"/>
    <w:rsid w:val="0033669C"/>
    <w:rsid w:val="003367BD"/>
    <w:rsid w:val="00337919"/>
    <w:rsid w:val="003420C4"/>
    <w:rsid w:val="003427A0"/>
    <w:rsid w:val="00345908"/>
    <w:rsid w:val="00346E29"/>
    <w:rsid w:val="0035641B"/>
    <w:rsid w:val="00357BFB"/>
    <w:rsid w:val="0036072C"/>
    <w:rsid w:val="00361941"/>
    <w:rsid w:val="00364608"/>
    <w:rsid w:val="003658C7"/>
    <w:rsid w:val="003660AE"/>
    <w:rsid w:val="00370D86"/>
    <w:rsid w:val="00371F21"/>
    <w:rsid w:val="00373B8A"/>
    <w:rsid w:val="00373CC4"/>
    <w:rsid w:val="00375AC3"/>
    <w:rsid w:val="003763EC"/>
    <w:rsid w:val="00376768"/>
    <w:rsid w:val="00380D23"/>
    <w:rsid w:val="00380DA0"/>
    <w:rsid w:val="00381205"/>
    <w:rsid w:val="0038191C"/>
    <w:rsid w:val="0038641F"/>
    <w:rsid w:val="00390637"/>
    <w:rsid w:val="0039280F"/>
    <w:rsid w:val="00393BC9"/>
    <w:rsid w:val="003A291D"/>
    <w:rsid w:val="003A51A0"/>
    <w:rsid w:val="003A5410"/>
    <w:rsid w:val="003A67BF"/>
    <w:rsid w:val="003A79F2"/>
    <w:rsid w:val="003B211E"/>
    <w:rsid w:val="003C087F"/>
    <w:rsid w:val="003C2946"/>
    <w:rsid w:val="003C2D16"/>
    <w:rsid w:val="003C4506"/>
    <w:rsid w:val="003C6E28"/>
    <w:rsid w:val="003D1052"/>
    <w:rsid w:val="003D397C"/>
    <w:rsid w:val="003D41D8"/>
    <w:rsid w:val="003D44B5"/>
    <w:rsid w:val="003D53AB"/>
    <w:rsid w:val="003D67DB"/>
    <w:rsid w:val="003D7BD5"/>
    <w:rsid w:val="003E23CF"/>
    <w:rsid w:val="003E542E"/>
    <w:rsid w:val="003E6AB3"/>
    <w:rsid w:val="003F01E3"/>
    <w:rsid w:val="003F4F7B"/>
    <w:rsid w:val="00403523"/>
    <w:rsid w:val="00405C0C"/>
    <w:rsid w:val="00407A55"/>
    <w:rsid w:val="00412031"/>
    <w:rsid w:val="00412C60"/>
    <w:rsid w:val="004150E1"/>
    <w:rsid w:val="0041547A"/>
    <w:rsid w:val="00415AD7"/>
    <w:rsid w:val="00415F12"/>
    <w:rsid w:val="00420502"/>
    <w:rsid w:val="00424148"/>
    <w:rsid w:val="00424C51"/>
    <w:rsid w:val="00425F0F"/>
    <w:rsid w:val="00426A09"/>
    <w:rsid w:val="00427461"/>
    <w:rsid w:val="00431934"/>
    <w:rsid w:val="00435F17"/>
    <w:rsid w:val="00436FDA"/>
    <w:rsid w:val="00437370"/>
    <w:rsid w:val="00440018"/>
    <w:rsid w:val="004405E6"/>
    <w:rsid w:val="004414B3"/>
    <w:rsid w:val="00442E3A"/>
    <w:rsid w:val="0044336F"/>
    <w:rsid w:val="00443DA0"/>
    <w:rsid w:val="00444FDB"/>
    <w:rsid w:val="00445701"/>
    <w:rsid w:val="00446086"/>
    <w:rsid w:val="00447470"/>
    <w:rsid w:val="00450256"/>
    <w:rsid w:val="00453384"/>
    <w:rsid w:val="00456BA8"/>
    <w:rsid w:val="004574E1"/>
    <w:rsid w:val="00457E26"/>
    <w:rsid w:val="00461ABC"/>
    <w:rsid w:val="00464E48"/>
    <w:rsid w:val="00465392"/>
    <w:rsid w:val="00466C92"/>
    <w:rsid w:val="00467D9C"/>
    <w:rsid w:val="004712AA"/>
    <w:rsid w:val="00473EF3"/>
    <w:rsid w:val="00474606"/>
    <w:rsid w:val="00476DA4"/>
    <w:rsid w:val="00477499"/>
    <w:rsid w:val="0048180D"/>
    <w:rsid w:val="004828E2"/>
    <w:rsid w:val="00482A32"/>
    <w:rsid w:val="00483DFC"/>
    <w:rsid w:val="0048437B"/>
    <w:rsid w:val="00484AE9"/>
    <w:rsid w:val="00484D5F"/>
    <w:rsid w:val="00490E48"/>
    <w:rsid w:val="004930B1"/>
    <w:rsid w:val="004963F3"/>
    <w:rsid w:val="0049647C"/>
    <w:rsid w:val="00497EED"/>
    <w:rsid w:val="004A1B2A"/>
    <w:rsid w:val="004A5BBB"/>
    <w:rsid w:val="004A5FBD"/>
    <w:rsid w:val="004A6570"/>
    <w:rsid w:val="004B16C6"/>
    <w:rsid w:val="004B2324"/>
    <w:rsid w:val="004B6593"/>
    <w:rsid w:val="004C0E10"/>
    <w:rsid w:val="004C36C6"/>
    <w:rsid w:val="004C665F"/>
    <w:rsid w:val="004C711C"/>
    <w:rsid w:val="004D002A"/>
    <w:rsid w:val="004D0597"/>
    <w:rsid w:val="004D18DA"/>
    <w:rsid w:val="004D1B65"/>
    <w:rsid w:val="004D2623"/>
    <w:rsid w:val="004D2C18"/>
    <w:rsid w:val="004D61A0"/>
    <w:rsid w:val="004D62B8"/>
    <w:rsid w:val="004D66F0"/>
    <w:rsid w:val="004E2210"/>
    <w:rsid w:val="004E3C5D"/>
    <w:rsid w:val="004E441F"/>
    <w:rsid w:val="004E473B"/>
    <w:rsid w:val="004E7FBC"/>
    <w:rsid w:val="004F2254"/>
    <w:rsid w:val="004F3FEE"/>
    <w:rsid w:val="004F6015"/>
    <w:rsid w:val="00501443"/>
    <w:rsid w:val="00503627"/>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54E9"/>
    <w:rsid w:val="00535B70"/>
    <w:rsid w:val="005429E9"/>
    <w:rsid w:val="00543D6E"/>
    <w:rsid w:val="00545DA6"/>
    <w:rsid w:val="005460CE"/>
    <w:rsid w:val="00547544"/>
    <w:rsid w:val="00551048"/>
    <w:rsid w:val="005518FE"/>
    <w:rsid w:val="005526F6"/>
    <w:rsid w:val="005539EF"/>
    <w:rsid w:val="00553C7A"/>
    <w:rsid w:val="0055734A"/>
    <w:rsid w:val="005602BF"/>
    <w:rsid w:val="00560974"/>
    <w:rsid w:val="00563401"/>
    <w:rsid w:val="00570D43"/>
    <w:rsid w:val="00572CDB"/>
    <w:rsid w:val="00573E1D"/>
    <w:rsid w:val="00576AE7"/>
    <w:rsid w:val="0057727E"/>
    <w:rsid w:val="0057791E"/>
    <w:rsid w:val="005843DA"/>
    <w:rsid w:val="00584CA8"/>
    <w:rsid w:val="00585F01"/>
    <w:rsid w:val="005867B6"/>
    <w:rsid w:val="00592117"/>
    <w:rsid w:val="00593F96"/>
    <w:rsid w:val="00593FD2"/>
    <w:rsid w:val="00594641"/>
    <w:rsid w:val="00595B5E"/>
    <w:rsid w:val="005A108E"/>
    <w:rsid w:val="005A30BE"/>
    <w:rsid w:val="005A3B3E"/>
    <w:rsid w:val="005A5F1D"/>
    <w:rsid w:val="005A7E32"/>
    <w:rsid w:val="005B04D3"/>
    <w:rsid w:val="005B21E9"/>
    <w:rsid w:val="005B2627"/>
    <w:rsid w:val="005B5A0D"/>
    <w:rsid w:val="005C2746"/>
    <w:rsid w:val="005C3416"/>
    <w:rsid w:val="005C3E20"/>
    <w:rsid w:val="005C4449"/>
    <w:rsid w:val="005C7D08"/>
    <w:rsid w:val="005D1274"/>
    <w:rsid w:val="005D1403"/>
    <w:rsid w:val="005D6B17"/>
    <w:rsid w:val="005D7FC7"/>
    <w:rsid w:val="005E64D7"/>
    <w:rsid w:val="005E685F"/>
    <w:rsid w:val="005E687F"/>
    <w:rsid w:val="005F15A0"/>
    <w:rsid w:val="005F4704"/>
    <w:rsid w:val="005F74A6"/>
    <w:rsid w:val="00600618"/>
    <w:rsid w:val="00600EC8"/>
    <w:rsid w:val="00601C0A"/>
    <w:rsid w:val="006039E2"/>
    <w:rsid w:val="006045A9"/>
    <w:rsid w:val="0060543B"/>
    <w:rsid w:val="006066E6"/>
    <w:rsid w:val="00606E63"/>
    <w:rsid w:val="00607238"/>
    <w:rsid w:val="00614FC6"/>
    <w:rsid w:val="00620B4D"/>
    <w:rsid w:val="006211C4"/>
    <w:rsid w:val="006249BA"/>
    <w:rsid w:val="00631DFD"/>
    <w:rsid w:val="0063264A"/>
    <w:rsid w:val="00641D71"/>
    <w:rsid w:val="00641DD6"/>
    <w:rsid w:val="006423F9"/>
    <w:rsid w:val="006427A8"/>
    <w:rsid w:val="0064458C"/>
    <w:rsid w:val="00646698"/>
    <w:rsid w:val="006467F6"/>
    <w:rsid w:val="00646A05"/>
    <w:rsid w:val="006470A5"/>
    <w:rsid w:val="006519D2"/>
    <w:rsid w:val="00653624"/>
    <w:rsid w:val="00654F9D"/>
    <w:rsid w:val="006558D6"/>
    <w:rsid w:val="00655F3C"/>
    <w:rsid w:val="00660428"/>
    <w:rsid w:val="006610A7"/>
    <w:rsid w:val="00661188"/>
    <w:rsid w:val="00662028"/>
    <w:rsid w:val="00662CCE"/>
    <w:rsid w:val="00665974"/>
    <w:rsid w:val="00674C1C"/>
    <w:rsid w:val="0067692D"/>
    <w:rsid w:val="0068089C"/>
    <w:rsid w:val="00681BF7"/>
    <w:rsid w:val="00683E37"/>
    <w:rsid w:val="006843E5"/>
    <w:rsid w:val="00687409"/>
    <w:rsid w:val="00691FF1"/>
    <w:rsid w:val="006A1F9A"/>
    <w:rsid w:val="006A7B3F"/>
    <w:rsid w:val="006B13B4"/>
    <w:rsid w:val="006B18DE"/>
    <w:rsid w:val="006B32F6"/>
    <w:rsid w:val="006B36A8"/>
    <w:rsid w:val="006B3B53"/>
    <w:rsid w:val="006B6837"/>
    <w:rsid w:val="006B7B9D"/>
    <w:rsid w:val="006B7F9A"/>
    <w:rsid w:val="006C0088"/>
    <w:rsid w:val="006C0E25"/>
    <w:rsid w:val="006C143A"/>
    <w:rsid w:val="006C18C0"/>
    <w:rsid w:val="006C1C26"/>
    <w:rsid w:val="006C4791"/>
    <w:rsid w:val="006D0858"/>
    <w:rsid w:val="006D15A5"/>
    <w:rsid w:val="006D3C31"/>
    <w:rsid w:val="006D3F63"/>
    <w:rsid w:val="006D62C5"/>
    <w:rsid w:val="006D6B36"/>
    <w:rsid w:val="006E2D9C"/>
    <w:rsid w:val="006F2C73"/>
    <w:rsid w:val="006F4CFE"/>
    <w:rsid w:val="0070012D"/>
    <w:rsid w:val="00701F91"/>
    <w:rsid w:val="00702974"/>
    <w:rsid w:val="00702A88"/>
    <w:rsid w:val="00702C11"/>
    <w:rsid w:val="0070337A"/>
    <w:rsid w:val="00703AC3"/>
    <w:rsid w:val="00705571"/>
    <w:rsid w:val="00706DDE"/>
    <w:rsid w:val="00710F47"/>
    <w:rsid w:val="00712224"/>
    <w:rsid w:val="00713630"/>
    <w:rsid w:val="007136EB"/>
    <w:rsid w:val="007143AE"/>
    <w:rsid w:val="007170C9"/>
    <w:rsid w:val="00720C28"/>
    <w:rsid w:val="0072699D"/>
    <w:rsid w:val="00726BBA"/>
    <w:rsid w:val="007270F5"/>
    <w:rsid w:val="00730760"/>
    <w:rsid w:val="007319E6"/>
    <w:rsid w:val="00736289"/>
    <w:rsid w:val="00737BBD"/>
    <w:rsid w:val="0074548D"/>
    <w:rsid w:val="0074647B"/>
    <w:rsid w:val="00747414"/>
    <w:rsid w:val="00752035"/>
    <w:rsid w:val="00752EFA"/>
    <w:rsid w:val="0075507C"/>
    <w:rsid w:val="007613F6"/>
    <w:rsid w:val="0076296A"/>
    <w:rsid w:val="007649BE"/>
    <w:rsid w:val="00767D53"/>
    <w:rsid w:val="007712F2"/>
    <w:rsid w:val="007718A9"/>
    <w:rsid w:val="00771A7F"/>
    <w:rsid w:val="007746B9"/>
    <w:rsid w:val="007768D5"/>
    <w:rsid w:val="00777603"/>
    <w:rsid w:val="00777671"/>
    <w:rsid w:val="00780FEE"/>
    <w:rsid w:val="007813DA"/>
    <w:rsid w:val="00786D91"/>
    <w:rsid w:val="007879E8"/>
    <w:rsid w:val="00787C0D"/>
    <w:rsid w:val="00791CB2"/>
    <w:rsid w:val="00793CC8"/>
    <w:rsid w:val="00797F13"/>
    <w:rsid w:val="007A077C"/>
    <w:rsid w:val="007A0DD9"/>
    <w:rsid w:val="007A15B5"/>
    <w:rsid w:val="007A292C"/>
    <w:rsid w:val="007A2C6F"/>
    <w:rsid w:val="007A4119"/>
    <w:rsid w:val="007A41C5"/>
    <w:rsid w:val="007A65F8"/>
    <w:rsid w:val="007B00F9"/>
    <w:rsid w:val="007B33A6"/>
    <w:rsid w:val="007B38EE"/>
    <w:rsid w:val="007C0F5B"/>
    <w:rsid w:val="007C32E2"/>
    <w:rsid w:val="007C43C8"/>
    <w:rsid w:val="007C47EF"/>
    <w:rsid w:val="007C669D"/>
    <w:rsid w:val="007C6AEB"/>
    <w:rsid w:val="007D4CAC"/>
    <w:rsid w:val="007D5BBA"/>
    <w:rsid w:val="007D73C0"/>
    <w:rsid w:val="007D74E4"/>
    <w:rsid w:val="007E036B"/>
    <w:rsid w:val="007E0CF9"/>
    <w:rsid w:val="007E1436"/>
    <w:rsid w:val="007F22D0"/>
    <w:rsid w:val="007F6141"/>
    <w:rsid w:val="007F76A3"/>
    <w:rsid w:val="008015B3"/>
    <w:rsid w:val="008018AC"/>
    <w:rsid w:val="008029FF"/>
    <w:rsid w:val="00802F3B"/>
    <w:rsid w:val="00806B74"/>
    <w:rsid w:val="0081344C"/>
    <w:rsid w:val="0082085E"/>
    <w:rsid w:val="00821C02"/>
    <w:rsid w:val="008220C4"/>
    <w:rsid w:val="00822718"/>
    <w:rsid w:val="00824BD2"/>
    <w:rsid w:val="0083094B"/>
    <w:rsid w:val="00832358"/>
    <w:rsid w:val="00832688"/>
    <w:rsid w:val="0083343F"/>
    <w:rsid w:val="0083596B"/>
    <w:rsid w:val="008410C1"/>
    <w:rsid w:val="0084568B"/>
    <w:rsid w:val="00845B55"/>
    <w:rsid w:val="0084602F"/>
    <w:rsid w:val="00846885"/>
    <w:rsid w:val="00851BA3"/>
    <w:rsid w:val="00852022"/>
    <w:rsid w:val="00852B65"/>
    <w:rsid w:val="00853469"/>
    <w:rsid w:val="00853AA4"/>
    <w:rsid w:val="00856FA6"/>
    <w:rsid w:val="008616DB"/>
    <w:rsid w:val="00862542"/>
    <w:rsid w:val="0086359A"/>
    <w:rsid w:val="0086417A"/>
    <w:rsid w:val="00865845"/>
    <w:rsid w:val="00865FAA"/>
    <w:rsid w:val="00867E0B"/>
    <w:rsid w:val="00871AD3"/>
    <w:rsid w:val="00872A22"/>
    <w:rsid w:val="00874DE0"/>
    <w:rsid w:val="00875666"/>
    <w:rsid w:val="008765F0"/>
    <w:rsid w:val="008771D2"/>
    <w:rsid w:val="00881D32"/>
    <w:rsid w:val="008820B1"/>
    <w:rsid w:val="00883C3D"/>
    <w:rsid w:val="00885A11"/>
    <w:rsid w:val="00885C14"/>
    <w:rsid w:val="00885FB1"/>
    <w:rsid w:val="008871E3"/>
    <w:rsid w:val="00890144"/>
    <w:rsid w:val="00890172"/>
    <w:rsid w:val="00890AA6"/>
    <w:rsid w:val="00896F99"/>
    <w:rsid w:val="00897719"/>
    <w:rsid w:val="008A12BF"/>
    <w:rsid w:val="008A16E1"/>
    <w:rsid w:val="008A1E28"/>
    <w:rsid w:val="008A4C3D"/>
    <w:rsid w:val="008B0312"/>
    <w:rsid w:val="008B2B3F"/>
    <w:rsid w:val="008B4001"/>
    <w:rsid w:val="008B44A5"/>
    <w:rsid w:val="008B6A0C"/>
    <w:rsid w:val="008C0055"/>
    <w:rsid w:val="008C068B"/>
    <w:rsid w:val="008C167B"/>
    <w:rsid w:val="008C2CB3"/>
    <w:rsid w:val="008C3758"/>
    <w:rsid w:val="008C6A52"/>
    <w:rsid w:val="008D0255"/>
    <w:rsid w:val="008D0614"/>
    <w:rsid w:val="008D0ECB"/>
    <w:rsid w:val="008D4462"/>
    <w:rsid w:val="008D4F9B"/>
    <w:rsid w:val="008D6A22"/>
    <w:rsid w:val="008D7D74"/>
    <w:rsid w:val="008E1BBB"/>
    <w:rsid w:val="008E4853"/>
    <w:rsid w:val="008E63C3"/>
    <w:rsid w:val="008F498E"/>
    <w:rsid w:val="0090066B"/>
    <w:rsid w:val="00901F83"/>
    <w:rsid w:val="009030F3"/>
    <w:rsid w:val="00910980"/>
    <w:rsid w:val="009126AF"/>
    <w:rsid w:val="00913C04"/>
    <w:rsid w:val="009160A3"/>
    <w:rsid w:val="00922CA6"/>
    <w:rsid w:val="00923D63"/>
    <w:rsid w:val="00924487"/>
    <w:rsid w:val="009268B4"/>
    <w:rsid w:val="009323AD"/>
    <w:rsid w:val="0093258C"/>
    <w:rsid w:val="0093260D"/>
    <w:rsid w:val="00934A42"/>
    <w:rsid w:val="0093731D"/>
    <w:rsid w:val="00937D81"/>
    <w:rsid w:val="009420E0"/>
    <w:rsid w:val="00943AE5"/>
    <w:rsid w:val="00944993"/>
    <w:rsid w:val="00946448"/>
    <w:rsid w:val="0095039A"/>
    <w:rsid w:val="00950923"/>
    <w:rsid w:val="00952CA5"/>
    <w:rsid w:val="00953165"/>
    <w:rsid w:val="009534B0"/>
    <w:rsid w:val="00954CE4"/>
    <w:rsid w:val="00955216"/>
    <w:rsid w:val="009555EF"/>
    <w:rsid w:val="009601B2"/>
    <w:rsid w:val="00962991"/>
    <w:rsid w:val="00963D78"/>
    <w:rsid w:val="00972CC3"/>
    <w:rsid w:val="009746E4"/>
    <w:rsid w:val="00974D4F"/>
    <w:rsid w:val="00975F5A"/>
    <w:rsid w:val="0097797D"/>
    <w:rsid w:val="009805A3"/>
    <w:rsid w:val="00982D61"/>
    <w:rsid w:val="00986279"/>
    <w:rsid w:val="00987FBB"/>
    <w:rsid w:val="00990EB0"/>
    <w:rsid w:val="00992AE2"/>
    <w:rsid w:val="0099324B"/>
    <w:rsid w:val="00995052"/>
    <w:rsid w:val="00996334"/>
    <w:rsid w:val="009A2799"/>
    <w:rsid w:val="009A4918"/>
    <w:rsid w:val="009A5A0D"/>
    <w:rsid w:val="009A5D5C"/>
    <w:rsid w:val="009A6744"/>
    <w:rsid w:val="009A6F35"/>
    <w:rsid w:val="009A7F0B"/>
    <w:rsid w:val="009B2144"/>
    <w:rsid w:val="009B4779"/>
    <w:rsid w:val="009B7627"/>
    <w:rsid w:val="009B7F8F"/>
    <w:rsid w:val="009C07BB"/>
    <w:rsid w:val="009C1E1F"/>
    <w:rsid w:val="009C6037"/>
    <w:rsid w:val="009C6763"/>
    <w:rsid w:val="009C68FF"/>
    <w:rsid w:val="009C7A9F"/>
    <w:rsid w:val="009D0F14"/>
    <w:rsid w:val="009D157E"/>
    <w:rsid w:val="009D2E53"/>
    <w:rsid w:val="009D643A"/>
    <w:rsid w:val="009D657D"/>
    <w:rsid w:val="009D6FDD"/>
    <w:rsid w:val="009D7887"/>
    <w:rsid w:val="009E04D1"/>
    <w:rsid w:val="009E29B7"/>
    <w:rsid w:val="009E5A8E"/>
    <w:rsid w:val="009E7280"/>
    <w:rsid w:val="009F212D"/>
    <w:rsid w:val="009F2DC3"/>
    <w:rsid w:val="009F362E"/>
    <w:rsid w:val="009F778A"/>
    <w:rsid w:val="009F7EC6"/>
    <w:rsid w:val="00A0372C"/>
    <w:rsid w:val="00A05814"/>
    <w:rsid w:val="00A05DA3"/>
    <w:rsid w:val="00A073EA"/>
    <w:rsid w:val="00A15B28"/>
    <w:rsid w:val="00A20750"/>
    <w:rsid w:val="00A24346"/>
    <w:rsid w:val="00A24AD6"/>
    <w:rsid w:val="00A25FB2"/>
    <w:rsid w:val="00A27AC6"/>
    <w:rsid w:val="00A325B5"/>
    <w:rsid w:val="00A3271A"/>
    <w:rsid w:val="00A330E9"/>
    <w:rsid w:val="00A335C2"/>
    <w:rsid w:val="00A33A98"/>
    <w:rsid w:val="00A343AF"/>
    <w:rsid w:val="00A35FD8"/>
    <w:rsid w:val="00A421D8"/>
    <w:rsid w:val="00A42DD1"/>
    <w:rsid w:val="00A44F3B"/>
    <w:rsid w:val="00A50E4F"/>
    <w:rsid w:val="00A54FB0"/>
    <w:rsid w:val="00A55D20"/>
    <w:rsid w:val="00A6467A"/>
    <w:rsid w:val="00A646C5"/>
    <w:rsid w:val="00A64F4C"/>
    <w:rsid w:val="00A678F9"/>
    <w:rsid w:val="00A71B7A"/>
    <w:rsid w:val="00A736C7"/>
    <w:rsid w:val="00A73BA4"/>
    <w:rsid w:val="00A74025"/>
    <w:rsid w:val="00A749F9"/>
    <w:rsid w:val="00A76055"/>
    <w:rsid w:val="00A77D6E"/>
    <w:rsid w:val="00A81107"/>
    <w:rsid w:val="00A82979"/>
    <w:rsid w:val="00A8459B"/>
    <w:rsid w:val="00A8498C"/>
    <w:rsid w:val="00A87505"/>
    <w:rsid w:val="00A877EA"/>
    <w:rsid w:val="00A902A5"/>
    <w:rsid w:val="00A91870"/>
    <w:rsid w:val="00A92FF2"/>
    <w:rsid w:val="00A93A96"/>
    <w:rsid w:val="00A956A8"/>
    <w:rsid w:val="00AA2283"/>
    <w:rsid w:val="00AA2654"/>
    <w:rsid w:val="00AA2D97"/>
    <w:rsid w:val="00AA5610"/>
    <w:rsid w:val="00AA6340"/>
    <w:rsid w:val="00AA6B33"/>
    <w:rsid w:val="00AB19C4"/>
    <w:rsid w:val="00AB281C"/>
    <w:rsid w:val="00AB2E16"/>
    <w:rsid w:val="00AB4770"/>
    <w:rsid w:val="00AB62EC"/>
    <w:rsid w:val="00AC034C"/>
    <w:rsid w:val="00AC03E8"/>
    <w:rsid w:val="00AC16E0"/>
    <w:rsid w:val="00AC30FD"/>
    <w:rsid w:val="00AC5686"/>
    <w:rsid w:val="00AD190F"/>
    <w:rsid w:val="00AD20E6"/>
    <w:rsid w:val="00AD22E9"/>
    <w:rsid w:val="00AD5566"/>
    <w:rsid w:val="00AD74A5"/>
    <w:rsid w:val="00AD7C99"/>
    <w:rsid w:val="00AE04CC"/>
    <w:rsid w:val="00AF18F6"/>
    <w:rsid w:val="00AF1D79"/>
    <w:rsid w:val="00AF2D5A"/>
    <w:rsid w:val="00AF377F"/>
    <w:rsid w:val="00AF45BD"/>
    <w:rsid w:val="00AF50B1"/>
    <w:rsid w:val="00B01900"/>
    <w:rsid w:val="00B0474B"/>
    <w:rsid w:val="00B07A31"/>
    <w:rsid w:val="00B107D1"/>
    <w:rsid w:val="00B10D68"/>
    <w:rsid w:val="00B120E0"/>
    <w:rsid w:val="00B17CD1"/>
    <w:rsid w:val="00B210A0"/>
    <w:rsid w:val="00B210AD"/>
    <w:rsid w:val="00B217C5"/>
    <w:rsid w:val="00B2237A"/>
    <w:rsid w:val="00B235F4"/>
    <w:rsid w:val="00B312B4"/>
    <w:rsid w:val="00B317C9"/>
    <w:rsid w:val="00B34A65"/>
    <w:rsid w:val="00B364A9"/>
    <w:rsid w:val="00B478D7"/>
    <w:rsid w:val="00B50A98"/>
    <w:rsid w:val="00B5158E"/>
    <w:rsid w:val="00B51A45"/>
    <w:rsid w:val="00B53610"/>
    <w:rsid w:val="00B536A7"/>
    <w:rsid w:val="00B53799"/>
    <w:rsid w:val="00B55497"/>
    <w:rsid w:val="00B5712E"/>
    <w:rsid w:val="00B614A9"/>
    <w:rsid w:val="00B61F29"/>
    <w:rsid w:val="00B64D1D"/>
    <w:rsid w:val="00B65DE0"/>
    <w:rsid w:val="00B70614"/>
    <w:rsid w:val="00B717B3"/>
    <w:rsid w:val="00B7183B"/>
    <w:rsid w:val="00B7214A"/>
    <w:rsid w:val="00B7216B"/>
    <w:rsid w:val="00B72BE0"/>
    <w:rsid w:val="00B745BC"/>
    <w:rsid w:val="00B74D70"/>
    <w:rsid w:val="00B76DB0"/>
    <w:rsid w:val="00B84A5E"/>
    <w:rsid w:val="00B85D06"/>
    <w:rsid w:val="00B9111B"/>
    <w:rsid w:val="00B92436"/>
    <w:rsid w:val="00B92789"/>
    <w:rsid w:val="00B943B2"/>
    <w:rsid w:val="00B94FAF"/>
    <w:rsid w:val="00B95528"/>
    <w:rsid w:val="00B97194"/>
    <w:rsid w:val="00BA00EB"/>
    <w:rsid w:val="00BA0B01"/>
    <w:rsid w:val="00BA106D"/>
    <w:rsid w:val="00BA1D65"/>
    <w:rsid w:val="00BA24F0"/>
    <w:rsid w:val="00BA3305"/>
    <w:rsid w:val="00BA4C57"/>
    <w:rsid w:val="00BA57F5"/>
    <w:rsid w:val="00BA5801"/>
    <w:rsid w:val="00BA74FF"/>
    <w:rsid w:val="00BB1B57"/>
    <w:rsid w:val="00BB2BC8"/>
    <w:rsid w:val="00BB443F"/>
    <w:rsid w:val="00BB48EF"/>
    <w:rsid w:val="00BB654D"/>
    <w:rsid w:val="00BB6F32"/>
    <w:rsid w:val="00BC09B4"/>
    <w:rsid w:val="00BC1179"/>
    <w:rsid w:val="00BD605A"/>
    <w:rsid w:val="00BD6B3C"/>
    <w:rsid w:val="00BD7987"/>
    <w:rsid w:val="00BE1F1E"/>
    <w:rsid w:val="00BE78DF"/>
    <w:rsid w:val="00BF273B"/>
    <w:rsid w:val="00BF2F96"/>
    <w:rsid w:val="00BF6AE9"/>
    <w:rsid w:val="00C002FE"/>
    <w:rsid w:val="00C00446"/>
    <w:rsid w:val="00C0332E"/>
    <w:rsid w:val="00C053FB"/>
    <w:rsid w:val="00C07B9E"/>
    <w:rsid w:val="00C106B0"/>
    <w:rsid w:val="00C1318A"/>
    <w:rsid w:val="00C13B91"/>
    <w:rsid w:val="00C17943"/>
    <w:rsid w:val="00C20B8B"/>
    <w:rsid w:val="00C21389"/>
    <w:rsid w:val="00C219B1"/>
    <w:rsid w:val="00C23626"/>
    <w:rsid w:val="00C26EF7"/>
    <w:rsid w:val="00C30619"/>
    <w:rsid w:val="00C31134"/>
    <w:rsid w:val="00C31456"/>
    <w:rsid w:val="00C3185D"/>
    <w:rsid w:val="00C33012"/>
    <w:rsid w:val="00C357AD"/>
    <w:rsid w:val="00C36EFD"/>
    <w:rsid w:val="00C37617"/>
    <w:rsid w:val="00C40764"/>
    <w:rsid w:val="00C4135F"/>
    <w:rsid w:val="00C4182E"/>
    <w:rsid w:val="00C428DE"/>
    <w:rsid w:val="00C46342"/>
    <w:rsid w:val="00C5177E"/>
    <w:rsid w:val="00C540E2"/>
    <w:rsid w:val="00C54432"/>
    <w:rsid w:val="00C55FA5"/>
    <w:rsid w:val="00C63E05"/>
    <w:rsid w:val="00C65A24"/>
    <w:rsid w:val="00C67034"/>
    <w:rsid w:val="00C67A35"/>
    <w:rsid w:val="00C67D1E"/>
    <w:rsid w:val="00C71E1F"/>
    <w:rsid w:val="00C7221E"/>
    <w:rsid w:val="00C8028D"/>
    <w:rsid w:val="00C8324A"/>
    <w:rsid w:val="00C84A1C"/>
    <w:rsid w:val="00C865FE"/>
    <w:rsid w:val="00C96A28"/>
    <w:rsid w:val="00CA2B98"/>
    <w:rsid w:val="00CA3FFB"/>
    <w:rsid w:val="00CB045B"/>
    <w:rsid w:val="00CB1209"/>
    <w:rsid w:val="00CB1BFA"/>
    <w:rsid w:val="00CB40AE"/>
    <w:rsid w:val="00CB4BE8"/>
    <w:rsid w:val="00CB4C9A"/>
    <w:rsid w:val="00CB50F7"/>
    <w:rsid w:val="00CB5914"/>
    <w:rsid w:val="00CB6F9F"/>
    <w:rsid w:val="00CC4087"/>
    <w:rsid w:val="00CC49A2"/>
    <w:rsid w:val="00CC7038"/>
    <w:rsid w:val="00CD25C5"/>
    <w:rsid w:val="00CD6D2D"/>
    <w:rsid w:val="00CE0106"/>
    <w:rsid w:val="00CE07B5"/>
    <w:rsid w:val="00CE2DDA"/>
    <w:rsid w:val="00CE4812"/>
    <w:rsid w:val="00CE5400"/>
    <w:rsid w:val="00CE64C6"/>
    <w:rsid w:val="00CE7074"/>
    <w:rsid w:val="00CF0C84"/>
    <w:rsid w:val="00CF0DF4"/>
    <w:rsid w:val="00CF1324"/>
    <w:rsid w:val="00CF2E21"/>
    <w:rsid w:val="00CF3EA5"/>
    <w:rsid w:val="00CF5E42"/>
    <w:rsid w:val="00CF7480"/>
    <w:rsid w:val="00D01C57"/>
    <w:rsid w:val="00D0296D"/>
    <w:rsid w:val="00D031E8"/>
    <w:rsid w:val="00D10347"/>
    <w:rsid w:val="00D119D8"/>
    <w:rsid w:val="00D12E33"/>
    <w:rsid w:val="00D15662"/>
    <w:rsid w:val="00D17537"/>
    <w:rsid w:val="00D1764C"/>
    <w:rsid w:val="00D203D3"/>
    <w:rsid w:val="00D236B7"/>
    <w:rsid w:val="00D26A8E"/>
    <w:rsid w:val="00D321CA"/>
    <w:rsid w:val="00D32A99"/>
    <w:rsid w:val="00D34D90"/>
    <w:rsid w:val="00D37C94"/>
    <w:rsid w:val="00D41042"/>
    <w:rsid w:val="00D433EB"/>
    <w:rsid w:val="00D4728F"/>
    <w:rsid w:val="00D53EC4"/>
    <w:rsid w:val="00D62C62"/>
    <w:rsid w:val="00D652B2"/>
    <w:rsid w:val="00D654C8"/>
    <w:rsid w:val="00D65698"/>
    <w:rsid w:val="00D710A5"/>
    <w:rsid w:val="00D730E7"/>
    <w:rsid w:val="00D75384"/>
    <w:rsid w:val="00D75808"/>
    <w:rsid w:val="00D77B88"/>
    <w:rsid w:val="00D84640"/>
    <w:rsid w:val="00D84803"/>
    <w:rsid w:val="00D85330"/>
    <w:rsid w:val="00D8633F"/>
    <w:rsid w:val="00D9214C"/>
    <w:rsid w:val="00D95CF7"/>
    <w:rsid w:val="00D966C1"/>
    <w:rsid w:val="00D966DC"/>
    <w:rsid w:val="00DA287A"/>
    <w:rsid w:val="00DA3673"/>
    <w:rsid w:val="00DB1E48"/>
    <w:rsid w:val="00DB5AD7"/>
    <w:rsid w:val="00DB5CF2"/>
    <w:rsid w:val="00DB62AB"/>
    <w:rsid w:val="00DB6ED5"/>
    <w:rsid w:val="00DC01F4"/>
    <w:rsid w:val="00DC48C1"/>
    <w:rsid w:val="00DC545A"/>
    <w:rsid w:val="00DD041B"/>
    <w:rsid w:val="00DD3234"/>
    <w:rsid w:val="00DD35BF"/>
    <w:rsid w:val="00DD4402"/>
    <w:rsid w:val="00DD528C"/>
    <w:rsid w:val="00DF4320"/>
    <w:rsid w:val="00DF5000"/>
    <w:rsid w:val="00DF6FD3"/>
    <w:rsid w:val="00E0262A"/>
    <w:rsid w:val="00E0345F"/>
    <w:rsid w:val="00E03ACE"/>
    <w:rsid w:val="00E041D9"/>
    <w:rsid w:val="00E05298"/>
    <w:rsid w:val="00E05B93"/>
    <w:rsid w:val="00E067BA"/>
    <w:rsid w:val="00E07FC0"/>
    <w:rsid w:val="00E13213"/>
    <w:rsid w:val="00E14F0F"/>
    <w:rsid w:val="00E16003"/>
    <w:rsid w:val="00E21D91"/>
    <w:rsid w:val="00E25E3A"/>
    <w:rsid w:val="00E31F59"/>
    <w:rsid w:val="00E33BBB"/>
    <w:rsid w:val="00E33F40"/>
    <w:rsid w:val="00E359E4"/>
    <w:rsid w:val="00E41DB9"/>
    <w:rsid w:val="00E42F54"/>
    <w:rsid w:val="00E507ED"/>
    <w:rsid w:val="00E57878"/>
    <w:rsid w:val="00E621CB"/>
    <w:rsid w:val="00E62DF2"/>
    <w:rsid w:val="00E647CC"/>
    <w:rsid w:val="00E66188"/>
    <w:rsid w:val="00E71304"/>
    <w:rsid w:val="00E71BA7"/>
    <w:rsid w:val="00E77205"/>
    <w:rsid w:val="00E82144"/>
    <w:rsid w:val="00E82B4B"/>
    <w:rsid w:val="00E84673"/>
    <w:rsid w:val="00E87851"/>
    <w:rsid w:val="00E95CA3"/>
    <w:rsid w:val="00E95DEB"/>
    <w:rsid w:val="00E962B2"/>
    <w:rsid w:val="00E967ED"/>
    <w:rsid w:val="00EA53BB"/>
    <w:rsid w:val="00EB17E2"/>
    <w:rsid w:val="00EB3A11"/>
    <w:rsid w:val="00EB49E1"/>
    <w:rsid w:val="00EB4F9D"/>
    <w:rsid w:val="00ED22C4"/>
    <w:rsid w:val="00ED2C0A"/>
    <w:rsid w:val="00ED2DE9"/>
    <w:rsid w:val="00ED4E88"/>
    <w:rsid w:val="00ED6CD3"/>
    <w:rsid w:val="00ED6D99"/>
    <w:rsid w:val="00ED7981"/>
    <w:rsid w:val="00EE1F15"/>
    <w:rsid w:val="00EE2A9E"/>
    <w:rsid w:val="00EF2688"/>
    <w:rsid w:val="00EF399F"/>
    <w:rsid w:val="00EF4239"/>
    <w:rsid w:val="00EF5112"/>
    <w:rsid w:val="00EF674F"/>
    <w:rsid w:val="00EF7BB7"/>
    <w:rsid w:val="00F00C0F"/>
    <w:rsid w:val="00F015AF"/>
    <w:rsid w:val="00F05BEF"/>
    <w:rsid w:val="00F07E6B"/>
    <w:rsid w:val="00F1392D"/>
    <w:rsid w:val="00F150B9"/>
    <w:rsid w:val="00F200A3"/>
    <w:rsid w:val="00F2242B"/>
    <w:rsid w:val="00F22E4B"/>
    <w:rsid w:val="00F309B0"/>
    <w:rsid w:val="00F30B2C"/>
    <w:rsid w:val="00F31E60"/>
    <w:rsid w:val="00F34D95"/>
    <w:rsid w:val="00F36052"/>
    <w:rsid w:val="00F362F5"/>
    <w:rsid w:val="00F36D02"/>
    <w:rsid w:val="00F37483"/>
    <w:rsid w:val="00F412A6"/>
    <w:rsid w:val="00F43629"/>
    <w:rsid w:val="00F443D5"/>
    <w:rsid w:val="00F467C1"/>
    <w:rsid w:val="00F51118"/>
    <w:rsid w:val="00F52A4D"/>
    <w:rsid w:val="00F537D9"/>
    <w:rsid w:val="00F53B11"/>
    <w:rsid w:val="00F53B81"/>
    <w:rsid w:val="00F53EF6"/>
    <w:rsid w:val="00F54205"/>
    <w:rsid w:val="00F55B30"/>
    <w:rsid w:val="00F55B7F"/>
    <w:rsid w:val="00F62DE0"/>
    <w:rsid w:val="00F73B62"/>
    <w:rsid w:val="00F7428F"/>
    <w:rsid w:val="00F759E8"/>
    <w:rsid w:val="00F77C31"/>
    <w:rsid w:val="00F823AA"/>
    <w:rsid w:val="00F831D9"/>
    <w:rsid w:val="00F836EE"/>
    <w:rsid w:val="00F8412B"/>
    <w:rsid w:val="00F85CE2"/>
    <w:rsid w:val="00F94927"/>
    <w:rsid w:val="00F9669C"/>
    <w:rsid w:val="00FA068A"/>
    <w:rsid w:val="00FA0EC6"/>
    <w:rsid w:val="00FA2758"/>
    <w:rsid w:val="00FA29DB"/>
    <w:rsid w:val="00FA3EE2"/>
    <w:rsid w:val="00FA58CA"/>
    <w:rsid w:val="00FA6015"/>
    <w:rsid w:val="00FA7CC1"/>
    <w:rsid w:val="00FB05E3"/>
    <w:rsid w:val="00FB40B7"/>
    <w:rsid w:val="00FB4F17"/>
    <w:rsid w:val="00FB7CFE"/>
    <w:rsid w:val="00FB7EC8"/>
    <w:rsid w:val="00FC19AA"/>
    <w:rsid w:val="00FC2AC2"/>
    <w:rsid w:val="00FC338B"/>
    <w:rsid w:val="00FD094A"/>
    <w:rsid w:val="00FD0CCA"/>
    <w:rsid w:val="00FD1E3E"/>
    <w:rsid w:val="00FD23F0"/>
    <w:rsid w:val="00FD4094"/>
    <w:rsid w:val="00FD5498"/>
    <w:rsid w:val="00FD549D"/>
    <w:rsid w:val="00FD648B"/>
    <w:rsid w:val="00FE0D88"/>
    <w:rsid w:val="00FE331E"/>
    <w:rsid w:val="00FE7503"/>
    <w:rsid w:val="00FE7AF8"/>
    <w:rsid w:val="00FE7F6E"/>
    <w:rsid w:val="00FF0DD6"/>
    <w:rsid w:val="00FF145F"/>
    <w:rsid w:val="00FF1712"/>
    <w:rsid w:val="00FF2832"/>
    <w:rsid w:val="00FF3176"/>
    <w:rsid w:val="00FF3CF4"/>
    <w:rsid w:val="00FF57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A372E"/>
  <w15:docId w15:val="{8524411C-0492-403A-AE52-C925E0ED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D002A"/>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242081"/>
    <w:pPr>
      <w:tabs>
        <w:tab w:val="left" w:pos="720"/>
        <w:tab w:val="right" w:leader="dot" w:pos="9350"/>
      </w:tabs>
      <w:ind w:left="270"/>
      <w:pPrChange w:id="0" w:author="Batra Yogesh (EXT)" w:date="2018-04-06T12:48:00Z">
        <w:pPr>
          <w:tabs>
            <w:tab w:val="left" w:pos="720"/>
            <w:tab w:val="right" w:leader="dot" w:pos="9350"/>
          </w:tabs>
          <w:ind w:left="270"/>
        </w:pPr>
      </w:pPrChange>
    </w:pPr>
    <w:rPr>
      <w:rFonts w:asciiTheme="minorHAnsi" w:hAnsiTheme="minorHAnsi" w:cstheme="minorHAnsi"/>
      <w:noProof/>
      <w:rPrChange w:id="0" w:author="Batra Yogesh (EXT)" w:date="2018-04-06T12:48:00Z">
        <w:rPr>
          <w:rFonts w:ascii="Arial" w:hAnsi="Arial"/>
          <w:sz w:val="22"/>
          <w:szCs w:val="24"/>
          <w:lang w:val="en-US" w:eastAsia="en-US" w:bidi="ar-SA"/>
        </w:rPr>
      </w:rPrChange>
    </w:r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 w:type="paragraph" w:styleId="NormalWeb">
    <w:name w:val="Normal (Web)"/>
    <w:basedOn w:val="Normal"/>
    <w:uiPriority w:val="99"/>
    <w:semiHidden/>
    <w:unhideWhenUsed/>
    <w:rsid w:val="00FA2758"/>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6784BF63535DFF48B636F4889412D494" ma:contentTypeVersion="3" ma:contentTypeDescription="Create a new document." ma:contentTypeScope="" ma:versionID="e67789bee16fb1f18a280b96f75c10c2">
  <xsd:schema xmlns:xsd="http://www.w3.org/2001/XMLSchema" xmlns:xs="http://www.w3.org/2001/XMLSchema" xmlns:p="http://schemas.microsoft.com/office/2006/metadata/properties" xmlns:ns1="http://schemas.microsoft.com/sharepoint/v3" xmlns:ns3="b9f1db13-37d0-4e45-944c-b878e8992007" xmlns:ns4="e6bb6fa4-9c23-4df5-9c72-0315fa8fef6d" xmlns:ns5="fae423db-7aea-40a7-8e81-2a365c617d65" targetNamespace="http://schemas.microsoft.com/office/2006/metadata/properties" ma:root="true" ma:fieldsID="ca20cbcfe32317bec97366608ebbb821" ns1:_="" ns3:_="" ns4:_="" ns5:_="">
    <xsd:import namespace="http://schemas.microsoft.com/sharepoint/v3"/>
    <xsd:import namespace="b9f1db13-37d0-4e45-944c-b878e8992007"/>
    <xsd:import namespace="e6bb6fa4-9c23-4df5-9c72-0315fa8fef6d"/>
    <xsd:import namespace="fae423db-7aea-40a7-8e81-2a365c617d65"/>
    <xsd:element name="properties">
      <xsd:complexType>
        <xsd:sequence>
          <xsd:element name="documentManagement">
            <xsd:complexType>
              <xsd:all>
                <xsd:element ref="ns4:IP_x0020_Classification"/>
                <xsd:element ref="ns4:Preservation_x0020_Order_x0020_Numbers" minOccurs="0"/>
                <xsd:element ref="ns3:Retention_x0020_Start_x0020_Date" minOccurs="0"/>
                <xsd:element ref="ns3:Retain_x0020_Until_x0020_Date" minOccurs="0"/>
                <xsd:element ref="ns3:TaxCatchAllLabel" minOccurs="0"/>
                <xsd:element ref="ns5:p01231d88c934046812dbe39cf15431a" minOccurs="0"/>
                <xsd:element ref="ns5:p01231d88c934046812dbe39cf15430a" minOccurs="0"/>
                <xsd:element ref="ns3:TaxCatchAll" minOccurs="0"/>
                <xsd:element ref="ns1:ExtractedContributor" minOccurs="0"/>
                <xsd:element ref="ns3:Inactive_x0020_Record" minOccurs="0"/>
                <xsd:element ref="ns3:f1f5acf37a9e4df8843432af9802a72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9" nillable="true" ma:displayName="Extracted Contributor" ma:description="List of names of individuals who participated in creation of the content." ma:internalName="ExtractedContributo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Retention_x0020_Start_x0020_Date" ma:index="7" nillable="true" ma:displayName="Retention Start Date" ma:description="The start date for retention period calculation." ma:format="DateOnly" ma:internalName="Retention_x0020_Start_x0020_Date">
      <xsd:simpleType>
        <xsd:restriction base="dms:DateTime"/>
      </xsd:simpleType>
    </xsd:element>
    <xsd:element name="Retain_x0020_Until_x0020_Date" ma:index="8" nillable="true" ma:displayName="Retain Until Date" ma:description="The start date for retention period calculation." ma:format="DateOnly" ma:internalName="Retain_x0020_Until_x0020_Date">
      <xsd:simpleType>
        <xsd:restriction base="dms:DateTime"/>
      </xsd:simpleType>
    </xsd:element>
    <xsd:element name="TaxCatchAllLabel" ma:index="9" nillable="true" ma:displayName="Taxonomy Catch All Column1" ma:hidden="true" ma:list="{c2c43fdb-1e3a-4f17-a99c-276aaa74d6a8}" ma:internalName="TaxCatchAllLabel" ma:readOnly="true" ma:showField="CatchAllDataLabel"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TaxCatchAll" ma:index="17" nillable="true" ma:displayName="Taxonomy Catch All Column" ma:hidden="true" ma:list="{c2c43fdb-1e3a-4f17-a99c-276aaa74d6a8}" ma:internalName="TaxCatchAll" ma:showField="CatchAllData"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Inactive_x0020_Record" ma:index="20" nillable="true" ma:displayName="Inactive Record" ma:description="Used to designate records as inactive." ma:internalName="Inactive_x0020_Record">
      <xsd:simpleType>
        <xsd:restriction base="dms:Boolean"/>
      </xsd:simpleType>
    </xsd:element>
    <xsd:element name="f1f5acf37a9e4df8843432af9802a72a" ma:index="21"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4" ma:displayName="IP Classification" ma:default="Company Confidential" ma:description="Sensitivity of the information" ma:format="Dropdown" ma:internalName="IP_x0020_Classification">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5"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13" ma:taxonomy="true" ma:internalName="p01231d88c934046812dbe39cf15431a" ma:taxonomyFieldName="Retention_x0020_Category" ma:displayName="Retention Category" ma:readOnly="false" ma:default="1;#Non-Record|1e0fcd32-c316-4759-967f-319c5b88aa7f"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16" ma:taxonomy="true" ma:internalName="p01231d88c934046812dbe39cf15430a" ma:taxonomyFieldName="Chevron_x0020_Organization" ma:displayName="Owner Organization" ma:default=""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a:index="2" ma:displayName="Author"/>
        <xsd:element ref="dcterms:created" minOccurs="0" maxOccurs="1"/>
        <xsd:element ref="dc:identifier" minOccurs="0" maxOccurs="1"/>
        <xsd:element name="contentType" minOccurs="0" maxOccurs="1" type="xsd:string" ma:index="1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02E284-C340-4D47-856B-17D915B6BF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1db13-37d0-4e45-944c-b878e8992007"/>
    <ds:schemaRef ds:uri="e6bb6fa4-9c23-4df5-9c72-0315fa8fef6d"/>
    <ds:schemaRef ds:uri="fae423db-7aea-40a7-8e81-2a365c617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59BC65-C124-47C9-BE1E-B800F1EE041B}"/>
</file>

<file path=customXml/itemProps3.xml><?xml version="1.0" encoding="utf-8"?>
<ds:datastoreItem xmlns:ds="http://schemas.openxmlformats.org/officeDocument/2006/customXml" ds:itemID="{93E079DF-B1E1-4C37-9C47-D7AB003599E1}">
  <ds:schemaRefs>
    <ds:schemaRef ds:uri="http://schemas.microsoft.com/office/2006/metadata/properties"/>
    <ds:schemaRef ds:uri="http://schemas.microsoft.com/office/infopath/2007/PartnerControls"/>
    <ds:schemaRef ds:uri="b9f1db13-37d0-4e45-944c-b878e8992007"/>
    <ds:schemaRef ds:uri="e6bb6fa4-9c23-4df5-9c72-0315fa8fef6d"/>
    <ds:schemaRef ds:uri="fae423db-7aea-40a7-8e81-2a365c617d65"/>
    <ds:schemaRef ds:uri="http://schemas.microsoft.com/sharepoint/v3"/>
  </ds:schemaRefs>
</ds:datastoreItem>
</file>

<file path=customXml/itemProps4.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5.xml><?xml version="1.0" encoding="utf-8"?>
<ds:datastoreItem xmlns:ds="http://schemas.openxmlformats.org/officeDocument/2006/customXml" ds:itemID="{DF7913BF-E302-43DB-9CEF-54223B8E8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BlankTemplate_t.dot</Template>
  <TotalTime>1</TotalTime>
  <Pages>8</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Setup Roles</vt:lpstr>
    </vt:vector>
  </TitlesOfParts>
  <Company>Chevron</Company>
  <LinksUpToDate>false</LinksUpToDate>
  <CharactersWithSpaces>8527</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Roles</dc:title>
  <dc:creator>Wirasak Chomphu</dc:creator>
  <cp:lastModifiedBy>Wirasak Chomphu</cp:lastModifiedBy>
  <cp:revision>13</cp:revision>
  <cp:lastPrinted>2005-03-03T19:34:00Z</cp:lastPrinted>
  <dcterms:created xsi:type="dcterms:W3CDTF">2018-03-27T07:17:00Z</dcterms:created>
  <dcterms:modified xsi:type="dcterms:W3CDTF">2020-07-02T09:11:00Z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Tester">
    <vt:lpwstr/>
  </property>
  <property fmtid="{D5CDD505-2E9C-101B-9397-08002B2CF9AE}" pid="18" name="EC Module">
    <vt:lpwstr>Production</vt:lpwstr>
  </property>
  <property fmtid="{D5CDD505-2E9C-101B-9397-08002B2CF9AE}" pid="19" name="Instance">
    <vt:lpwstr>CUK</vt:lpwstr>
  </property>
  <property fmtid="{D5CDD505-2E9C-101B-9397-08002B2CF9AE}" pid="20" name="EC Version">
    <vt:lpwstr>9.3</vt:lpwstr>
  </property>
  <property fmtid="{D5CDD505-2E9C-101B-9397-08002B2CF9AE}" pid="21" name="Chevron Discipline">
    <vt:lpwstr/>
  </property>
  <property fmtid="{D5CDD505-2E9C-101B-9397-08002B2CF9AE}" pid="22" name="Retention Category">
    <vt:lpwstr>4;#Reference Document|b32bd135-7ebe-49d0-bfcc-ca766c5e9989</vt:lpwstr>
  </property>
  <property fmtid="{D5CDD505-2E9C-101B-9397-08002B2CF9AE}" pid="23" name="xd_Signature">
    <vt:bool>false</vt:bool>
  </property>
  <property fmtid="{D5CDD505-2E9C-101B-9397-08002B2CF9AE}" pid="24" name="xd_ProgID">
    <vt:lpwstr/>
  </property>
  <property fmtid="{D5CDD505-2E9C-101B-9397-08002B2CF9AE}" pid="25" name="_SourceUrl">
    <vt:lpwstr/>
  </property>
  <property fmtid="{D5CDD505-2E9C-101B-9397-08002B2CF9AE}" pid="26" name="_SharedFileIndex">
    <vt:lpwstr/>
  </property>
  <property fmtid="{D5CDD505-2E9C-101B-9397-08002B2CF9AE}" pid="27" name="ComplianceAssetId">
    <vt:lpwstr/>
  </property>
  <property fmtid="{D5CDD505-2E9C-101B-9397-08002B2CF9AE}" pid="28" name="TemplateUrl">
    <vt:lpwstr/>
  </property>
</Properties>
</file>