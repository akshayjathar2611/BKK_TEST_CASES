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A372E" w14:textId="797E6720" w:rsidR="004D61A0" w:rsidRPr="00A75C70" w:rsidRDefault="00D730E7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2:59:00Z">
            <w:rPr>
              <w:rFonts w:asciiTheme="minorHAnsi" w:hAnsiTheme="minorHAnsi"/>
            </w:rPr>
          </w:rPrChange>
        </w:rPr>
      </w:pPr>
      <w:r w:rsidRPr="00A75C70">
        <w:rPr>
          <w:rFonts w:cs="Arial"/>
          <w:noProof/>
        </w:rPr>
        <w:drawing>
          <wp:inline distT="0" distB="0" distL="0" distR="0" wp14:anchorId="01471F27" wp14:editId="4D831190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_Component_One_EC_Program_Brand_Banner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A75C7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2:59:00Z">
            <w:rPr>
              <w:rFonts w:asciiTheme="minorHAnsi" w:hAnsiTheme="minorHAnsi"/>
            </w:rPr>
          </w:rPrChange>
        </w:rPr>
      </w:pPr>
    </w:p>
    <w:p w14:paraId="0BAA3730" w14:textId="77777777" w:rsidR="004D61A0" w:rsidRPr="00A75C7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2:59:00Z">
            <w:rPr>
              <w:rFonts w:asciiTheme="minorHAnsi" w:hAnsiTheme="minorHAnsi"/>
            </w:rPr>
          </w:rPrChange>
        </w:rPr>
      </w:pPr>
    </w:p>
    <w:p w14:paraId="0BAA3731" w14:textId="77777777" w:rsidR="004D61A0" w:rsidRPr="00A75C7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2:59:00Z">
            <w:rPr>
              <w:rFonts w:asciiTheme="minorHAnsi" w:hAnsiTheme="minorHAnsi"/>
            </w:rPr>
          </w:rPrChange>
        </w:rPr>
      </w:pPr>
    </w:p>
    <w:p w14:paraId="0BAA3732" w14:textId="77777777" w:rsidR="004D61A0" w:rsidRPr="00A75C7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2:59:00Z">
            <w:rPr>
              <w:rFonts w:asciiTheme="minorHAnsi" w:hAnsiTheme="minorHAnsi"/>
            </w:rPr>
          </w:rPrChange>
        </w:rPr>
      </w:pPr>
    </w:p>
    <w:p w14:paraId="0BAA3733" w14:textId="77777777" w:rsidR="004D61A0" w:rsidRPr="00A75C7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2:59:00Z">
            <w:rPr>
              <w:rFonts w:asciiTheme="minorHAnsi" w:hAnsiTheme="minorHAnsi"/>
            </w:rPr>
          </w:rPrChange>
        </w:rPr>
      </w:pPr>
    </w:p>
    <w:p w14:paraId="0BAA3734" w14:textId="77777777" w:rsidR="004D61A0" w:rsidRPr="00A75C7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2:59:00Z">
            <w:rPr>
              <w:rFonts w:asciiTheme="minorHAnsi" w:hAnsiTheme="minorHAnsi"/>
            </w:rPr>
          </w:rPrChange>
        </w:rPr>
      </w:pPr>
    </w:p>
    <w:p w14:paraId="0BAA3735" w14:textId="77777777" w:rsidR="004D61A0" w:rsidRPr="00A75C7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2:59:00Z">
            <w:rPr>
              <w:rFonts w:asciiTheme="minorHAnsi" w:hAnsiTheme="minorHAnsi"/>
            </w:rPr>
          </w:rPrChange>
        </w:rPr>
      </w:pPr>
    </w:p>
    <w:p w14:paraId="0BAA3736" w14:textId="77777777" w:rsidR="004D61A0" w:rsidRPr="00A75C7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2:59:00Z">
            <w:rPr>
              <w:rFonts w:asciiTheme="minorHAnsi" w:hAnsiTheme="minorHAnsi"/>
            </w:rPr>
          </w:rPrChange>
        </w:rPr>
      </w:pPr>
    </w:p>
    <w:p w14:paraId="0BAA3737" w14:textId="77777777" w:rsidR="004D61A0" w:rsidRPr="00A75C7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2:59:00Z">
            <w:rPr>
              <w:rFonts w:asciiTheme="minorHAnsi" w:hAnsiTheme="minorHAnsi"/>
            </w:rPr>
          </w:rPrChange>
        </w:rPr>
      </w:pPr>
    </w:p>
    <w:p w14:paraId="0BAA3738" w14:textId="77777777" w:rsidR="004D61A0" w:rsidRPr="00A75C70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1" w:author="Batra Yogesh (EXT)" w:date="2018-04-13T12:59:00Z">
            <w:rPr>
              <w:rFonts w:asciiTheme="minorHAnsi" w:hAnsiTheme="minorHAnsi"/>
            </w:rPr>
          </w:rPrChange>
        </w:rPr>
      </w:pPr>
    </w:p>
    <w:p w14:paraId="0BAA3739" w14:textId="77777777" w:rsidR="004D61A0" w:rsidRPr="00A75C70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0B3E1140" w:rsidR="004D61A0" w:rsidRPr="00A75C70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A75C70">
        <w:rPr>
          <w:rFonts w:cs="Arial"/>
          <w:color w:val="3399FF"/>
          <w:sz w:val="52"/>
          <w:szCs w:val="52"/>
        </w:rPr>
        <w:t xml:space="preserve">EC Upgrade </w:t>
      </w:r>
      <w:r w:rsidR="001C7334" w:rsidRPr="00A75C70">
        <w:rPr>
          <w:rFonts w:cs="Arial"/>
          <w:color w:val="3399FF"/>
          <w:sz w:val="52"/>
          <w:szCs w:val="52"/>
        </w:rPr>
        <w:t>BKK</w:t>
      </w:r>
      <w:r w:rsidRPr="00A75C70">
        <w:rPr>
          <w:rFonts w:cs="Arial"/>
          <w:color w:val="3399FF"/>
          <w:sz w:val="52"/>
          <w:szCs w:val="52"/>
        </w:rPr>
        <w:t xml:space="preserve"> </w:t>
      </w:r>
      <w:r w:rsidR="004D61A0" w:rsidRPr="00A75C70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A75C70" w:rsidRDefault="004D61A0">
      <w:pPr>
        <w:jc w:val="center"/>
        <w:rPr>
          <w:rFonts w:cs="Arial"/>
        </w:rPr>
      </w:pPr>
    </w:p>
    <w:p w14:paraId="0BAA373C" w14:textId="77777777" w:rsidR="007C0F5B" w:rsidRPr="00A75C70" w:rsidRDefault="007C0F5B">
      <w:pPr>
        <w:jc w:val="center"/>
        <w:rPr>
          <w:rFonts w:cs="Arial"/>
        </w:rPr>
      </w:pPr>
    </w:p>
    <w:p w14:paraId="0BAA373D" w14:textId="77777777" w:rsidR="007C0F5B" w:rsidRPr="00A75C70" w:rsidRDefault="007C0F5B">
      <w:pPr>
        <w:jc w:val="center"/>
        <w:rPr>
          <w:rFonts w:cs="Arial"/>
        </w:rPr>
      </w:pPr>
    </w:p>
    <w:p w14:paraId="0BAA373E" w14:textId="77777777" w:rsidR="007C0F5B" w:rsidRPr="00A75C70" w:rsidRDefault="004D61A0">
      <w:pPr>
        <w:pStyle w:val="BodyText"/>
        <w:rPr>
          <w:rFonts w:cs="Arial"/>
          <w:color w:val="3399FF"/>
        </w:rPr>
      </w:pPr>
      <w:r w:rsidRPr="00A75C70">
        <w:rPr>
          <w:rFonts w:cs="Arial"/>
          <w:b/>
          <w:color w:val="3399FF"/>
        </w:rPr>
        <w:t>Project Name</w:t>
      </w:r>
    </w:p>
    <w:p w14:paraId="0BAA373F" w14:textId="459A550E" w:rsidR="00EF4239" w:rsidRPr="00A75C70" w:rsidRDefault="001C7334">
      <w:pPr>
        <w:pStyle w:val="BodyText"/>
        <w:rPr>
          <w:rFonts w:cs="Arial"/>
          <w:color w:val="3399FF"/>
        </w:rPr>
      </w:pPr>
      <w:r w:rsidRPr="00A75C70">
        <w:rPr>
          <w:rFonts w:cs="Arial"/>
          <w:color w:val="3399FF"/>
        </w:rPr>
        <w:t>BKK</w:t>
      </w:r>
      <w:r w:rsidR="00645ABA" w:rsidRPr="00A75C70">
        <w:rPr>
          <w:rFonts w:cs="Arial"/>
          <w:color w:val="3399FF"/>
        </w:rPr>
        <w:t xml:space="preserve"> </w:t>
      </w:r>
      <w:ins w:id="12" w:author="Batra Yogesh (EXT)" w:date="2018-04-13T16:37:00Z">
        <w:r w:rsidR="00BE4CBD">
          <w:rPr>
            <w:rFonts w:cs="Arial"/>
            <w:color w:val="3399FF"/>
          </w:rPr>
          <w:t xml:space="preserve">11.2 </w:t>
        </w:r>
      </w:ins>
      <w:r w:rsidR="00FA58CA" w:rsidRPr="00A75C70">
        <w:rPr>
          <w:rFonts w:cs="Arial"/>
          <w:color w:val="3399FF"/>
        </w:rPr>
        <w:t>Project</w:t>
      </w:r>
      <w:r w:rsidR="000A438C" w:rsidRPr="00A75C70">
        <w:rPr>
          <w:rFonts w:cs="Arial"/>
          <w:color w:val="3399FF"/>
        </w:rPr>
        <w:t xml:space="preserve"> </w:t>
      </w:r>
      <w:r w:rsidR="002A6A74" w:rsidRPr="00A75C70">
        <w:rPr>
          <w:rFonts w:cs="Arial"/>
          <w:color w:val="3399FF"/>
        </w:rPr>
        <w:t>Energy Components</w:t>
      </w:r>
    </w:p>
    <w:p w14:paraId="0BAA3740" w14:textId="77777777" w:rsidR="004D61A0" w:rsidRPr="00A75C70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A75C70" w:rsidRDefault="004D61A0">
      <w:pPr>
        <w:jc w:val="center"/>
        <w:rPr>
          <w:rFonts w:cs="Arial"/>
          <w:color w:val="3399FF"/>
        </w:rPr>
      </w:pPr>
      <w:r w:rsidRPr="00A75C70">
        <w:rPr>
          <w:rFonts w:cs="Arial"/>
          <w:b/>
          <w:color w:val="3399FF"/>
        </w:rPr>
        <w:t>Use-Case Name</w:t>
      </w:r>
    </w:p>
    <w:p w14:paraId="0BAA3742" w14:textId="17E96E24" w:rsidR="004D61A0" w:rsidRPr="00A75C70" w:rsidRDefault="001C7334">
      <w:pPr>
        <w:jc w:val="center"/>
        <w:rPr>
          <w:rFonts w:cs="Arial"/>
          <w:color w:val="3399FF"/>
        </w:rPr>
      </w:pPr>
      <w:r w:rsidRPr="00A75C70">
        <w:rPr>
          <w:rFonts w:cs="Arial"/>
          <w:color w:val="3399FF"/>
        </w:rPr>
        <w:t>BKK_UC39</w:t>
      </w:r>
      <w:r w:rsidR="000D33FC" w:rsidRPr="00A75C70">
        <w:rPr>
          <w:rFonts w:cs="Arial"/>
          <w:color w:val="3399FF"/>
        </w:rPr>
        <w:t xml:space="preserve"> – </w:t>
      </w:r>
      <w:del w:id="13" w:author="Batra Yogesh (EXT)" w:date="2018-04-04T17:31:00Z">
        <w:r w:rsidRPr="00A75C70" w:rsidDel="00A107DC">
          <w:rPr>
            <w:rFonts w:cs="Arial"/>
            <w:color w:val="3399FF"/>
          </w:rPr>
          <w:delText xml:space="preserve">Maintain </w:delText>
        </w:r>
        <w:r w:rsidR="005E6008" w:rsidRPr="00A75C70" w:rsidDel="00A107DC">
          <w:rPr>
            <w:rFonts w:cs="Arial"/>
            <w:color w:val="3399FF"/>
          </w:rPr>
          <w:delText xml:space="preserve"> Well</w:delText>
        </w:r>
      </w:del>
      <w:ins w:id="14" w:author="Batra Yogesh (EXT)" w:date="2018-04-04T17:31:00Z">
        <w:r w:rsidR="00A107DC" w:rsidRPr="00A75C70">
          <w:rPr>
            <w:rFonts w:cs="Arial"/>
            <w:color w:val="3399FF"/>
          </w:rPr>
          <w:t>Maintain Well</w:t>
        </w:r>
      </w:ins>
      <w:r w:rsidR="005E6008" w:rsidRPr="00A75C70">
        <w:rPr>
          <w:rFonts w:cs="Arial"/>
          <w:color w:val="3399FF"/>
        </w:rPr>
        <w:t xml:space="preserve"> Bore</w:t>
      </w:r>
      <w:r w:rsidR="004D61A0" w:rsidRPr="00A75C70">
        <w:rPr>
          <w:rFonts w:cs="Arial"/>
          <w:color w:val="3399FF"/>
        </w:rPr>
        <w:br/>
      </w:r>
    </w:p>
    <w:p w14:paraId="0BAA3743" w14:textId="77777777" w:rsidR="007C0F5B" w:rsidRPr="00A75C70" w:rsidRDefault="004D61A0" w:rsidP="00B107D1">
      <w:pPr>
        <w:jc w:val="center"/>
        <w:rPr>
          <w:rFonts w:cs="Arial"/>
          <w:color w:val="3399FF"/>
        </w:rPr>
      </w:pPr>
      <w:r w:rsidRPr="00A75C70">
        <w:rPr>
          <w:rFonts w:cs="Arial"/>
          <w:b/>
          <w:color w:val="3399FF"/>
        </w:rPr>
        <w:t>Origination Date</w:t>
      </w:r>
    </w:p>
    <w:p w14:paraId="0BAA3744" w14:textId="2575A4DF" w:rsidR="004D61A0" w:rsidRPr="00A75C70" w:rsidRDefault="00EB471A" w:rsidP="00B107D1">
      <w:pPr>
        <w:jc w:val="center"/>
        <w:rPr>
          <w:rFonts w:cs="Arial"/>
          <w:color w:val="3399FF"/>
        </w:rPr>
      </w:pPr>
      <w:r w:rsidRPr="00A75C70">
        <w:rPr>
          <w:rFonts w:cs="Arial"/>
          <w:color w:val="3399FF"/>
        </w:rPr>
        <w:t>28</w:t>
      </w:r>
      <w:r w:rsidR="0047772D" w:rsidRPr="00A75C70">
        <w:rPr>
          <w:rFonts w:cs="Arial"/>
          <w:color w:val="3399FF"/>
        </w:rPr>
        <w:t>-</w:t>
      </w:r>
      <w:r w:rsidR="001C7334" w:rsidRPr="00A75C70">
        <w:rPr>
          <w:rFonts w:cs="Arial"/>
          <w:color w:val="3399FF"/>
        </w:rPr>
        <w:t>Dec</w:t>
      </w:r>
      <w:r w:rsidR="00A8498C" w:rsidRPr="00A75C70">
        <w:rPr>
          <w:rFonts w:cs="Arial"/>
          <w:color w:val="3399FF"/>
        </w:rPr>
        <w:t>-</w:t>
      </w:r>
      <w:r w:rsidR="0047772D" w:rsidRPr="00A75C70">
        <w:rPr>
          <w:rFonts w:cs="Arial"/>
          <w:color w:val="3399FF"/>
        </w:rPr>
        <w:t>2017</w:t>
      </w:r>
    </w:p>
    <w:p w14:paraId="0BAA3745" w14:textId="77777777" w:rsidR="004D61A0" w:rsidRPr="00A75C70" w:rsidRDefault="004D61A0">
      <w:pPr>
        <w:rPr>
          <w:rFonts w:cs="Arial"/>
        </w:rPr>
      </w:pPr>
    </w:p>
    <w:p w14:paraId="0BAA3746" w14:textId="77777777" w:rsidR="004D61A0" w:rsidRPr="00A75C70" w:rsidRDefault="004D61A0">
      <w:pPr>
        <w:rPr>
          <w:rFonts w:cs="Arial"/>
        </w:rPr>
      </w:pPr>
    </w:p>
    <w:p w14:paraId="0BAA3747" w14:textId="77777777" w:rsidR="004D61A0" w:rsidRPr="00A75C70" w:rsidRDefault="004D61A0">
      <w:pPr>
        <w:rPr>
          <w:rFonts w:cs="Arial"/>
        </w:rPr>
      </w:pPr>
    </w:p>
    <w:p w14:paraId="0BAA3748" w14:textId="77777777" w:rsidR="004D61A0" w:rsidRPr="00A75C70" w:rsidRDefault="004D61A0">
      <w:pPr>
        <w:rPr>
          <w:rFonts w:cs="Arial"/>
        </w:rPr>
      </w:pPr>
    </w:p>
    <w:p w14:paraId="0BAA3749" w14:textId="77777777" w:rsidR="004D61A0" w:rsidRPr="00A75C70" w:rsidRDefault="004D61A0">
      <w:pPr>
        <w:rPr>
          <w:rFonts w:cs="Arial"/>
        </w:rPr>
      </w:pPr>
    </w:p>
    <w:p w14:paraId="0BAA374A" w14:textId="77777777" w:rsidR="004D61A0" w:rsidRPr="00A75C70" w:rsidRDefault="004D61A0">
      <w:pPr>
        <w:rPr>
          <w:rFonts w:cs="Arial"/>
        </w:rPr>
      </w:pPr>
    </w:p>
    <w:p w14:paraId="0BAA374B" w14:textId="77777777" w:rsidR="004D61A0" w:rsidRPr="00A75C70" w:rsidRDefault="004D61A0">
      <w:pPr>
        <w:rPr>
          <w:rFonts w:cs="Arial"/>
        </w:rPr>
      </w:pPr>
    </w:p>
    <w:p w14:paraId="0BAA374C" w14:textId="77777777" w:rsidR="004D61A0" w:rsidRPr="00A75C70" w:rsidRDefault="004D61A0">
      <w:pPr>
        <w:rPr>
          <w:rFonts w:cs="Arial"/>
        </w:rPr>
      </w:pPr>
    </w:p>
    <w:p w14:paraId="0BAA374D" w14:textId="77777777" w:rsidR="004D61A0" w:rsidRPr="00A75C70" w:rsidRDefault="004D61A0">
      <w:pPr>
        <w:rPr>
          <w:rFonts w:cs="Arial"/>
        </w:rPr>
      </w:pPr>
    </w:p>
    <w:p w14:paraId="0BAA374E" w14:textId="77777777" w:rsidR="004D61A0" w:rsidRPr="00A75C70" w:rsidRDefault="004D61A0">
      <w:pPr>
        <w:rPr>
          <w:rFonts w:cs="Arial"/>
        </w:rPr>
      </w:pPr>
    </w:p>
    <w:p w14:paraId="0BAA374F" w14:textId="6CFFAA3C" w:rsidR="007C0F5B" w:rsidRPr="00A75C70" w:rsidRDefault="007C0F5B">
      <w:pPr>
        <w:rPr>
          <w:rFonts w:cs="Arial"/>
        </w:rPr>
      </w:pPr>
    </w:p>
    <w:p w14:paraId="2732B955" w14:textId="66A6EA67" w:rsidR="004842BE" w:rsidRPr="00A75C70" w:rsidRDefault="004842BE">
      <w:pPr>
        <w:rPr>
          <w:rFonts w:cs="Arial"/>
        </w:rPr>
      </w:pPr>
    </w:p>
    <w:p w14:paraId="2C7B6E53" w14:textId="55393660" w:rsidR="004842BE" w:rsidRPr="00A75C70" w:rsidRDefault="004842BE">
      <w:pPr>
        <w:rPr>
          <w:rFonts w:cs="Arial"/>
        </w:rPr>
      </w:pPr>
    </w:p>
    <w:p w14:paraId="0EE7EE46" w14:textId="40C93B12" w:rsidR="004842BE" w:rsidRPr="00A75C70" w:rsidRDefault="004842BE">
      <w:pPr>
        <w:rPr>
          <w:rFonts w:cs="Arial"/>
        </w:rPr>
      </w:pPr>
    </w:p>
    <w:p w14:paraId="02EBE86D" w14:textId="64E3ACC9" w:rsidR="004842BE" w:rsidRPr="00A75C70" w:rsidRDefault="004842BE">
      <w:pPr>
        <w:rPr>
          <w:rFonts w:cs="Arial"/>
        </w:rPr>
      </w:pPr>
    </w:p>
    <w:p w14:paraId="0D687F34" w14:textId="758FE069" w:rsidR="004842BE" w:rsidRPr="00A75C70" w:rsidRDefault="004842BE">
      <w:pPr>
        <w:rPr>
          <w:rFonts w:cs="Arial"/>
        </w:rPr>
      </w:pPr>
    </w:p>
    <w:p w14:paraId="2BA113BB" w14:textId="18611C93" w:rsidR="004842BE" w:rsidRPr="00A75C70" w:rsidRDefault="004842BE">
      <w:pPr>
        <w:rPr>
          <w:rFonts w:cs="Arial"/>
        </w:rPr>
      </w:pPr>
    </w:p>
    <w:p w14:paraId="6091F7BC" w14:textId="72ACAE4F" w:rsidR="004842BE" w:rsidRPr="00A75C70" w:rsidRDefault="004842BE">
      <w:pPr>
        <w:rPr>
          <w:rFonts w:cs="Arial"/>
        </w:rPr>
      </w:pPr>
    </w:p>
    <w:p w14:paraId="65A7F094" w14:textId="4CCD3BDB" w:rsidR="004842BE" w:rsidRPr="00A75C70" w:rsidRDefault="004842BE">
      <w:pPr>
        <w:rPr>
          <w:rFonts w:cs="Arial"/>
        </w:rPr>
      </w:pPr>
    </w:p>
    <w:p w14:paraId="787E0E68" w14:textId="1B24DE55" w:rsidR="004842BE" w:rsidRPr="00A75C70" w:rsidRDefault="004842BE">
      <w:pPr>
        <w:rPr>
          <w:rFonts w:cs="Arial"/>
        </w:rPr>
      </w:pPr>
    </w:p>
    <w:p w14:paraId="70722A6F" w14:textId="38EB9068" w:rsidR="004842BE" w:rsidRPr="00A75C70" w:rsidRDefault="004842BE">
      <w:pPr>
        <w:rPr>
          <w:rFonts w:cs="Arial"/>
        </w:rPr>
      </w:pPr>
    </w:p>
    <w:p w14:paraId="400FC35E" w14:textId="25C90E82" w:rsidR="004842BE" w:rsidRPr="00A75C70" w:rsidRDefault="004842BE">
      <w:pPr>
        <w:rPr>
          <w:rFonts w:cs="Arial"/>
        </w:rPr>
      </w:pPr>
    </w:p>
    <w:p w14:paraId="2D3E5E7B" w14:textId="77777777" w:rsidR="004842BE" w:rsidRPr="00A75C70" w:rsidRDefault="004842BE">
      <w:pPr>
        <w:rPr>
          <w:rFonts w:cs="Arial"/>
        </w:rPr>
      </w:pPr>
    </w:p>
    <w:p w14:paraId="0BAA3750" w14:textId="1CDF2435" w:rsidR="004D61A0" w:rsidRPr="00A75C70" w:rsidDel="006A1EF9" w:rsidRDefault="004D61A0" w:rsidP="00447470">
      <w:pPr>
        <w:rPr>
          <w:moveFrom w:id="15" w:author="Shah Ashay" w:date="2018-04-16T17:03:00Z"/>
          <w:rFonts w:cs="Arial"/>
        </w:rPr>
      </w:pPr>
      <w:moveFromRangeStart w:id="16" w:author="Shah Ashay" w:date="2018-04-16T17:03:00Z" w:name="move511661529"/>
      <w:moveFrom w:id="17" w:author="Shah Ashay" w:date="2018-04-16T17:03:00Z">
        <w:r w:rsidRPr="00A75C70" w:rsidDel="006A1EF9">
          <w:rPr>
            <w:rFonts w:cs="Arial"/>
          </w:rPr>
          <w:t>Revision History</w:t>
        </w:r>
      </w:moveFrom>
    </w:p>
    <w:moveFromRangeEnd w:id="16"/>
    <w:p w14:paraId="091AFE89" w14:textId="77777777" w:rsidR="006A1EF9" w:rsidRPr="00A75C70" w:rsidRDefault="006A1EF9" w:rsidP="006A1EF9">
      <w:pPr>
        <w:rPr>
          <w:moveTo w:id="18" w:author="Shah Ashay" w:date="2018-04-16T17:03:00Z"/>
          <w:rFonts w:cs="Arial"/>
        </w:rPr>
      </w:pPr>
      <w:moveToRangeStart w:id="19" w:author="Shah Ashay" w:date="2018-04-16T17:03:00Z" w:name="move511661529"/>
      <w:moveTo w:id="20" w:author="Shah Ashay" w:date="2018-04-16T17:03:00Z">
        <w:r w:rsidRPr="00A75C70">
          <w:rPr>
            <w:rFonts w:cs="Arial"/>
          </w:rPr>
          <w:t>Revision History</w:t>
        </w:r>
      </w:moveTo>
    </w:p>
    <w:moveToRangeEnd w:id="19"/>
    <w:p w14:paraId="0BAA3751" w14:textId="77777777" w:rsidR="004D61A0" w:rsidRPr="00A75C70" w:rsidRDefault="004D61A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21" w:author="Shah Ashay" w:date="2018-04-16T17:03:00Z">
          <w:tblPr>
            <w:tblW w:w="95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143"/>
        <w:gridCol w:w="1677"/>
        <w:gridCol w:w="2912"/>
        <w:gridCol w:w="1148"/>
        <w:gridCol w:w="1148"/>
        <w:gridCol w:w="1322"/>
        <w:tblGridChange w:id="22">
          <w:tblGrid>
            <w:gridCol w:w="1143"/>
            <w:gridCol w:w="22"/>
            <w:gridCol w:w="1655"/>
            <w:gridCol w:w="55"/>
            <w:gridCol w:w="2857"/>
            <w:gridCol w:w="113"/>
            <w:gridCol w:w="1035"/>
            <w:gridCol w:w="135"/>
            <w:gridCol w:w="1013"/>
            <w:gridCol w:w="157"/>
            <w:gridCol w:w="1165"/>
            <w:gridCol w:w="185"/>
          </w:tblGrid>
        </w:tblGridChange>
      </w:tblGrid>
      <w:tr w:rsidR="005F74A6" w:rsidRPr="00A75C70" w14:paraId="0BAA3756" w14:textId="5ED8BD66" w:rsidTr="006A1EF9">
        <w:trPr>
          <w:cantSplit/>
          <w:tblHeader/>
          <w:trPrChange w:id="23" w:author="Shah Ashay" w:date="2018-04-16T17:03:00Z">
            <w:trPr>
              <w:cantSplit/>
              <w:tblHeader/>
            </w:trPr>
          </w:trPrChange>
        </w:trPr>
        <w:tc>
          <w:tcPr>
            <w:tcW w:w="611" w:type="pct"/>
            <w:shd w:val="clear" w:color="auto" w:fill="3399FF"/>
            <w:tcPrChange w:id="24" w:author="Shah Ashay" w:date="2018-04-16T17:03:00Z">
              <w:tcPr>
                <w:tcW w:w="1165" w:type="dxa"/>
                <w:gridSpan w:val="2"/>
                <w:shd w:val="clear" w:color="auto" w:fill="3399FF"/>
              </w:tcPr>
            </w:tcPrChange>
          </w:tcPr>
          <w:p w14:paraId="0BAA3752" w14:textId="7C5064CA" w:rsidR="005F74A6" w:rsidRPr="00A75C7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75C70">
              <w:rPr>
                <w:rFonts w:cs="Arial"/>
                <w:color w:val="FFFFFF" w:themeColor="background1"/>
              </w:rPr>
              <w:t>Revision</w:t>
            </w:r>
          </w:p>
        </w:tc>
        <w:tc>
          <w:tcPr>
            <w:tcW w:w="897" w:type="pct"/>
            <w:shd w:val="clear" w:color="auto" w:fill="3399FF"/>
            <w:tcPrChange w:id="25" w:author="Shah Ashay" w:date="2018-04-16T17:03:00Z">
              <w:tcPr>
                <w:tcW w:w="1710" w:type="dxa"/>
                <w:gridSpan w:val="2"/>
                <w:shd w:val="clear" w:color="auto" w:fill="3399FF"/>
              </w:tcPr>
            </w:tcPrChange>
          </w:tcPr>
          <w:p w14:paraId="0BAA3753" w14:textId="706486C2" w:rsidR="005F74A6" w:rsidRPr="00A75C7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75C70">
              <w:rPr>
                <w:rFonts w:cs="Arial"/>
                <w:color w:val="FFFFFF" w:themeColor="background1"/>
              </w:rPr>
              <w:t>Date</w:t>
            </w:r>
          </w:p>
        </w:tc>
        <w:tc>
          <w:tcPr>
            <w:tcW w:w="1557" w:type="pct"/>
            <w:shd w:val="clear" w:color="auto" w:fill="3399FF"/>
            <w:tcPrChange w:id="26" w:author="Shah Ashay" w:date="2018-04-16T17:03:00Z">
              <w:tcPr>
                <w:tcW w:w="2970" w:type="dxa"/>
                <w:gridSpan w:val="2"/>
                <w:shd w:val="clear" w:color="auto" w:fill="3399FF"/>
              </w:tcPr>
            </w:tcPrChange>
          </w:tcPr>
          <w:p w14:paraId="0BAA3754" w14:textId="77777777" w:rsidR="005F74A6" w:rsidRPr="00A75C7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75C70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614" w:type="pct"/>
            <w:shd w:val="clear" w:color="auto" w:fill="3399FF"/>
            <w:tcPrChange w:id="27" w:author="Shah Ashay" w:date="2018-04-16T17:03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3FA9A84F" w14:textId="77777777" w:rsidR="005F74A6" w:rsidRPr="00A75C7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75C70">
              <w:rPr>
                <w:rFonts w:cs="Arial"/>
                <w:color w:val="FFFFFF" w:themeColor="background1"/>
              </w:rPr>
              <w:t>Prepared</w:t>
            </w:r>
          </w:p>
          <w:p w14:paraId="0BAA3755" w14:textId="24CB89A3" w:rsidR="005F74A6" w:rsidRPr="00A75C7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75C70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614" w:type="pct"/>
            <w:shd w:val="clear" w:color="auto" w:fill="3399FF"/>
            <w:tcPrChange w:id="28" w:author="Shah Ashay" w:date="2018-04-16T17:03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2279381B" w14:textId="77777777" w:rsidR="005F74A6" w:rsidRPr="00A75C7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75C70">
              <w:rPr>
                <w:rFonts w:cs="Arial"/>
                <w:color w:val="FFFFFF" w:themeColor="background1"/>
              </w:rPr>
              <w:t>Checked</w:t>
            </w:r>
          </w:p>
          <w:p w14:paraId="6407E4C1" w14:textId="0BC8493E" w:rsidR="005F74A6" w:rsidRPr="00A75C7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75C70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707" w:type="pct"/>
            <w:shd w:val="clear" w:color="auto" w:fill="3399FF"/>
            <w:tcPrChange w:id="29" w:author="Shah Ashay" w:date="2018-04-16T17:03:00Z">
              <w:tcPr>
                <w:tcW w:w="1350" w:type="dxa"/>
                <w:gridSpan w:val="2"/>
                <w:shd w:val="clear" w:color="auto" w:fill="3399FF"/>
              </w:tcPr>
            </w:tcPrChange>
          </w:tcPr>
          <w:p w14:paraId="69284D3A" w14:textId="3EEBDEA0" w:rsidR="005F74A6" w:rsidRPr="00A75C70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A75C70">
              <w:rPr>
                <w:rFonts w:cs="Arial"/>
                <w:color w:val="FFFFFF" w:themeColor="background1"/>
              </w:rPr>
              <w:t>Approved by</w:t>
            </w:r>
          </w:p>
        </w:tc>
      </w:tr>
      <w:tr w:rsidR="005F74A6" w:rsidRPr="00A75C70" w14:paraId="0BAA375B" w14:textId="2375FBD8" w:rsidTr="006A1EF9">
        <w:trPr>
          <w:cantSplit/>
          <w:trPrChange w:id="30" w:author="Shah Ashay" w:date="2018-04-16T17:03:00Z">
            <w:trPr>
              <w:cantSplit/>
            </w:trPr>
          </w:trPrChange>
        </w:trPr>
        <w:tc>
          <w:tcPr>
            <w:tcW w:w="611" w:type="pct"/>
            <w:tcPrChange w:id="31" w:author="Shah Ashay" w:date="2018-04-16T17:03:00Z">
              <w:tcPr>
                <w:tcW w:w="1165" w:type="dxa"/>
                <w:gridSpan w:val="2"/>
              </w:tcPr>
            </w:tcPrChange>
          </w:tcPr>
          <w:p w14:paraId="0BAA3757" w14:textId="2FF9D20C" w:rsidR="005F74A6" w:rsidRPr="00A75C70" w:rsidRDefault="005F74A6" w:rsidP="005F74A6">
            <w:pPr>
              <w:jc w:val="center"/>
              <w:rPr>
                <w:rFonts w:cs="Arial"/>
                <w:sz w:val="20"/>
              </w:rPr>
            </w:pPr>
            <w:r w:rsidRPr="00A75C70">
              <w:rPr>
                <w:rFonts w:cs="Arial"/>
                <w:sz w:val="20"/>
              </w:rPr>
              <w:t>1</w:t>
            </w:r>
            <w:r w:rsidR="004842BE" w:rsidRPr="00A75C70">
              <w:rPr>
                <w:rFonts w:cs="Arial"/>
                <w:sz w:val="20"/>
              </w:rPr>
              <w:t>.0</w:t>
            </w:r>
          </w:p>
        </w:tc>
        <w:tc>
          <w:tcPr>
            <w:tcW w:w="897" w:type="pct"/>
            <w:tcPrChange w:id="32" w:author="Shah Ashay" w:date="2018-04-16T17:03:00Z">
              <w:tcPr>
                <w:tcW w:w="1710" w:type="dxa"/>
                <w:gridSpan w:val="2"/>
              </w:tcPr>
            </w:tcPrChange>
          </w:tcPr>
          <w:p w14:paraId="0BAA3758" w14:textId="46A984F7" w:rsidR="005F74A6" w:rsidRPr="00A75C70" w:rsidRDefault="001C7334">
            <w:pPr>
              <w:jc w:val="center"/>
              <w:rPr>
                <w:rFonts w:cs="Arial"/>
                <w:sz w:val="20"/>
              </w:rPr>
            </w:pPr>
            <w:r w:rsidRPr="00A75C70">
              <w:rPr>
                <w:rFonts w:cs="Arial"/>
                <w:sz w:val="20"/>
              </w:rPr>
              <w:t>28</w:t>
            </w:r>
            <w:r w:rsidR="004842BE" w:rsidRPr="00A75C70">
              <w:rPr>
                <w:rFonts w:cs="Arial"/>
                <w:sz w:val="20"/>
              </w:rPr>
              <w:t>-</w:t>
            </w:r>
            <w:r w:rsidRPr="00A75C70">
              <w:rPr>
                <w:rFonts w:cs="Arial"/>
                <w:sz w:val="20"/>
              </w:rPr>
              <w:t>Dec</w:t>
            </w:r>
            <w:r w:rsidR="005F74A6" w:rsidRPr="00A75C70">
              <w:rPr>
                <w:rFonts w:cs="Arial"/>
                <w:sz w:val="20"/>
              </w:rPr>
              <w:t>-</w:t>
            </w:r>
            <w:r w:rsidR="004842BE" w:rsidRPr="00A75C70">
              <w:rPr>
                <w:rFonts w:cs="Arial"/>
                <w:sz w:val="20"/>
              </w:rPr>
              <w:t>2017</w:t>
            </w:r>
          </w:p>
        </w:tc>
        <w:tc>
          <w:tcPr>
            <w:tcW w:w="1557" w:type="pct"/>
            <w:tcPrChange w:id="33" w:author="Shah Ashay" w:date="2018-04-16T17:03:00Z">
              <w:tcPr>
                <w:tcW w:w="2970" w:type="dxa"/>
                <w:gridSpan w:val="2"/>
              </w:tcPr>
            </w:tcPrChange>
          </w:tcPr>
          <w:p w14:paraId="0BAA3759" w14:textId="097CE4BE" w:rsidR="005F74A6" w:rsidRPr="00A75C70" w:rsidRDefault="004842BE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A75C70">
              <w:rPr>
                <w:rFonts w:cs="Arial"/>
                <w:sz w:val="20"/>
              </w:rPr>
              <w:t>Draft of Use Case “</w:t>
            </w:r>
            <w:r w:rsidR="001C7334" w:rsidRPr="00A75C70">
              <w:rPr>
                <w:rFonts w:cs="Arial"/>
                <w:sz w:val="20"/>
              </w:rPr>
              <w:t xml:space="preserve">Maintain </w:t>
            </w:r>
            <w:r w:rsidR="005E6008" w:rsidRPr="00A75C70">
              <w:rPr>
                <w:rFonts w:cs="Arial"/>
                <w:sz w:val="20"/>
              </w:rPr>
              <w:t xml:space="preserve"> Well Bore</w:t>
            </w:r>
            <w:r w:rsidR="00734522" w:rsidRPr="00A75C70">
              <w:rPr>
                <w:rFonts w:cs="Arial"/>
                <w:sz w:val="20"/>
              </w:rPr>
              <w:t>”</w:t>
            </w:r>
          </w:p>
        </w:tc>
        <w:tc>
          <w:tcPr>
            <w:tcW w:w="614" w:type="pct"/>
            <w:tcPrChange w:id="34" w:author="Shah Ashay" w:date="2018-04-16T17:03:00Z">
              <w:tcPr>
                <w:tcW w:w="1170" w:type="dxa"/>
                <w:gridSpan w:val="2"/>
              </w:tcPr>
            </w:tcPrChange>
          </w:tcPr>
          <w:p w14:paraId="0BAA375A" w14:textId="425E3496" w:rsidR="005F74A6" w:rsidRPr="00A75C70" w:rsidRDefault="001C7334">
            <w:pPr>
              <w:jc w:val="center"/>
              <w:rPr>
                <w:rFonts w:cs="Arial"/>
                <w:sz w:val="20"/>
              </w:rPr>
            </w:pPr>
            <w:r w:rsidRPr="00A75C70">
              <w:rPr>
                <w:rFonts w:cs="Arial"/>
                <w:sz w:val="20"/>
              </w:rPr>
              <w:t>Wirasak C.</w:t>
            </w:r>
          </w:p>
        </w:tc>
        <w:tc>
          <w:tcPr>
            <w:tcW w:w="614" w:type="pct"/>
            <w:tcPrChange w:id="35" w:author="Shah Ashay" w:date="2018-04-16T17:03:00Z">
              <w:tcPr>
                <w:tcW w:w="1170" w:type="dxa"/>
                <w:gridSpan w:val="2"/>
              </w:tcPr>
            </w:tcPrChange>
          </w:tcPr>
          <w:p w14:paraId="29DF2C40" w14:textId="77777777" w:rsidR="005F74A6" w:rsidRPr="00A75C70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36" w:author="Shah Ashay" w:date="2018-04-16T17:03:00Z">
              <w:tcPr>
                <w:tcW w:w="1350" w:type="dxa"/>
                <w:gridSpan w:val="2"/>
              </w:tcPr>
            </w:tcPrChange>
          </w:tcPr>
          <w:p w14:paraId="6A1BC662" w14:textId="1DDFB2E8" w:rsidR="005F74A6" w:rsidRPr="00A75C70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A75C70" w14:paraId="0BAA3760" w14:textId="645D3AAF" w:rsidTr="006A1EF9">
        <w:trPr>
          <w:cantSplit/>
          <w:trPrChange w:id="37" w:author="Shah Ashay" w:date="2018-04-16T17:03:00Z">
            <w:trPr>
              <w:cantSplit/>
            </w:trPr>
          </w:trPrChange>
        </w:trPr>
        <w:tc>
          <w:tcPr>
            <w:tcW w:w="611" w:type="pct"/>
            <w:tcPrChange w:id="38" w:author="Shah Ashay" w:date="2018-04-16T17:03:00Z">
              <w:tcPr>
                <w:tcW w:w="1165" w:type="dxa"/>
                <w:gridSpan w:val="2"/>
              </w:tcPr>
            </w:tcPrChange>
          </w:tcPr>
          <w:p w14:paraId="0BAA375C" w14:textId="0DE7CF1C" w:rsidR="005F74A6" w:rsidRPr="00A75C70" w:rsidRDefault="00CC2F84">
            <w:pPr>
              <w:jc w:val="center"/>
              <w:rPr>
                <w:rFonts w:cs="Arial"/>
                <w:sz w:val="20"/>
              </w:rPr>
            </w:pPr>
            <w:del w:id="39" w:author="Batra Yogesh (EXT)" w:date="2018-03-27T15:56:00Z">
              <w:r w:rsidRPr="00A75C70" w:rsidDel="00B2043F">
                <w:rPr>
                  <w:rFonts w:cs="Arial"/>
                  <w:sz w:val="20"/>
                </w:rPr>
                <w:delText>2.0</w:delText>
              </w:r>
            </w:del>
            <w:ins w:id="40" w:author="Batra Yogesh (EXT)" w:date="2018-03-27T15:56:00Z">
              <w:r w:rsidR="00B2043F" w:rsidRPr="00A75C70">
                <w:rPr>
                  <w:rFonts w:cs="Arial"/>
                  <w:sz w:val="20"/>
                </w:rPr>
                <w:t>1.1</w:t>
              </w:r>
            </w:ins>
          </w:p>
        </w:tc>
        <w:tc>
          <w:tcPr>
            <w:tcW w:w="897" w:type="pct"/>
            <w:tcPrChange w:id="41" w:author="Shah Ashay" w:date="2018-04-16T17:03:00Z">
              <w:tcPr>
                <w:tcW w:w="1710" w:type="dxa"/>
                <w:gridSpan w:val="2"/>
              </w:tcPr>
            </w:tcPrChange>
          </w:tcPr>
          <w:p w14:paraId="0BAA375D" w14:textId="10632118" w:rsidR="005F74A6" w:rsidRPr="00A75C70" w:rsidRDefault="00CC2F84" w:rsidP="00EB471A">
            <w:pPr>
              <w:jc w:val="center"/>
              <w:rPr>
                <w:rFonts w:cs="Arial"/>
                <w:sz w:val="20"/>
              </w:rPr>
            </w:pPr>
            <w:r w:rsidRPr="00A75C70">
              <w:rPr>
                <w:rFonts w:cs="Arial"/>
                <w:sz w:val="20"/>
              </w:rPr>
              <w:t>2</w:t>
            </w:r>
            <w:ins w:id="42" w:author="Batra Yogesh (EXT)" w:date="2018-03-27T14:37:00Z">
              <w:r w:rsidR="00EB471A" w:rsidRPr="00A75C70">
                <w:rPr>
                  <w:rFonts w:cs="Arial"/>
                  <w:sz w:val="20"/>
                </w:rPr>
                <w:t>7</w:t>
              </w:r>
            </w:ins>
            <w:del w:id="43" w:author="Batra Yogesh (EXT)" w:date="2018-03-27T14:37:00Z">
              <w:r w:rsidRPr="00A75C70" w:rsidDel="00EB471A">
                <w:rPr>
                  <w:rFonts w:cs="Arial"/>
                  <w:sz w:val="20"/>
                </w:rPr>
                <w:delText>3</w:delText>
              </w:r>
            </w:del>
            <w:r w:rsidRPr="00A75C70">
              <w:rPr>
                <w:rFonts w:cs="Arial"/>
                <w:sz w:val="20"/>
              </w:rPr>
              <w:t>-</w:t>
            </w:r>
            <w:ins w:id="44" w:author="Batra Yogesh (EXT)" w:date="2018-03-27T14:37:00Z">
              <w:r w:rsidR="00EB471A" w:rsidRPr="00A75C70">
                <w:rPr>
                  <w:rFonts w:cs="Arial"/>
                  <w:sz w:val="20"/>
                </w:rPr>
                <w:t>Mar</w:t>
              </w:r>
            </w:ins>
            <w:del w:id="45" w:author="Batra Yogesh (EXT)" w:date="2018-03-27T14:37:00Z">
              <w:r w:rsidRPr="00A75C70" w:rsidDel="00EB471A">
                <w:rPr>
                  <w:rFonts w:cs="Arial"/>
                  <w:sz w:val="20"/>
                </w:rPr>
                <w:delText>Jan</w:delText>
              </w:r>
            </w:del>
            <w:r w:rsidRPr="00A75C70">
              <w:rPr>
                <w:rFonts w:cs="Arial"/>
                <w:sz w:val="20"/>
              </w:rPr>
              <w:t>-2018</w:t>
            </w:r>
          </w:p>
        </w:tc>
        <w:tc>
          <w:tcPr>
            <w:tcW w:w="1557" w:type="pct"/>
            <w:tcPrChange w:id="46" w:author="Shah Ashay" w:date="2018-04-16T17:03:00Z">
              <w:tcPr>
                <w:tcW w:w="2970" w:type="dxa"/>
                <w:gridSpan w:val="2"/>
              </w:tcPr>
            </w:tcPrChange>
          </w:tcPr>
          <w:p w14:paraId="0BAA375E" w14:textId="45F95F26" w:rsidR="005F74A6" w:rsidRPr="00A75C70" w:rsidRDefault="00CC2F84" w:rsidP="00CC2F84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A75C70">
              <w:rPr>
                <w:rFonts w:cs="Arial"/>
                <w:sz w:val="20"/>
              </w:rPr>
              <w:t xml:space="preserve">Updated as per </w:t>
            </w:r>
            <w:ins w:id="47" w:author="Batra Yogesh (EXT)" w:date="2018-03-27T14:37:00Z">
              <w:r w:rsidR="00EB471A" w:rsidRPr="00A75C70">
                <w:rPr>
                  <w:rFonts w:cs="Arial"/>
                  <w:sz w:val="20"/>
                </w:rPr>
                <w:t xml:space="preserve">EC </w:t>
              </w:r>
            </w:ins>
            <w:r w:rsidRPr="00A75C70">
              <w:rPr>
                <w:rFonts w:cs="Arial"/>
                <w:sz w:val="20"/>
              </w:rPr>
              <w:t>11.2</w:t>
            </w:r>
            <w:r w:rsidRPr="00A75C70">
              <w:rPr>
                <w:rFonts w:cs="Arial"/>
                <w:sz w:val="20"/>
              </w:rPr>
              <w:tab/>
            </w:r>
          </w:p>
        </w:tc>
        <w:tc>
          <w:tcPr>
            <w:tcW w:w="614" w:type="pct"/>
            <w:tcPrChange w:id="48" w:author="Shah Ashay" w:date="2018-04-16T17:03:00Z">
              <w:tcPr>
                <w:tcW w:w="1170" w:type="dxa"/>
                <w:gridSpan w:val="2"/>
              </w:tcPr>
            </w:tcPrChange>
          </w:tcPr>
          <w:p w14:paraId="0BAA375F" w14:textId="3117CF30" w:rsidR="005F74A6" w:rsidRPr="00A75C70" w:rsidRDefault="00CC2F84">
            <w:pPr>
              <w:jc w:val="center"/>
              <w:rPr>
                <w:rFonts w:cs="Arial"/>
                <w:sz w:val="20"/>
              </w:rPr>
            </w:pPr>
            <w:r w:rsidRPr="00A75C70">
              <w:rPr>
                <w:rFonts w:cs="Arial"/>
                <w:sz w:val="20"/>
              </w:rPr>
              <w:t>Tieto</w:t>
            </w:r>
          </w:p>
        </w:tc>
        <w:tc>
          <w:tcPr>
            <w:tcW w:w="614" w:type="pct"/>
            <w:tcPrChange w:id="49" w:author="Shah Ashay" w:date="2018-04-16T17:03:00Z">
              <w:tcPr>
                <w:tcW w:w="1170" w:type="dxa"/>
                <w:gridSpan w:val="2"/>
              </w:tcPr>
            </w:tcPrChange>
          </w:tcPr>
          <w:p w14:paraId="3A3230E3" w14:textId="77777777" w:rsidR="005F74A6" w:rsidRPr="00A75C70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50" w:author="Shah Ashay" w:date="2018-04-16T17:03:00Z">
              <w:tcPr>
                <w:tcW w:w="1350" w:type="dxa"/>
                <w:gridSpan w:val="2"/>
              </w:tcPr>
            </w:tcPrChange>
          </w:tcPr>
          <w:p w14:paraId="16DB2B6E" w14:textId="71B14F0A" w:rsidR="005F74A6" w:rsidRPr="00A75C70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2548C9" w:rsidRPr="00A75C70" w14:paraId="1D1F86DD" w14:textId="77777777" w:rsidTr="006A1EF9">
        <w:trPr>
          <w:cantSplit/>
          <w:ins w:id="51" w:author="Wirasak Chomphu" w:date="2020-07-02T16:19:00Z"/>
        </w:trPr>
        <w:tc>
          <w:tcPr>
            <w:tcW w:w="611" w:type="pct"/>
          </w:tcPr>
          <w:p w14:paraId="70BF162F" w14:textId="3D694D90" w:rsidR="002548C9" w:rsidRPr="00A75C70" w:rsidDel="00B2043F" w:rsidRDefault="002548C9" w:rsidP="002548C9">
            <w:pPr>
              <w:jc w:val="center"/>
              <w:rPr>
                <w:ins w:id="52" w:author="Wirasak Chomphu" w:date="2020-07-02T16:19:00Z"/>
                <w:rFonts w:cs="Arial"/>
                <w:sz w:val="20"/>
              </w:rPr>
            </w:pPr>
            <w:bookmarkStart w:id="53" w:name="_GoBack" w:colFirst="0" w:colLast="5"/>
            <w:ins w:id="54" w:author="Wirasak Chomphu" w:date="2020-07-02T16:19:00Z">
              <w:r>
                <w:rPr>
                  <w:rFonts w:cs="Arial"/>
                  <w:sz w:val="20"/>
                </w:rPr>
                <w:t>2</w:t>
              </w:r>
            </w:ins>
          </w:p>
        </w:tc>
        <w:tc>
          <w:tcPr>
            <w:tcW w:w="897" w:type="pct"/>
          </w:tcPr>
          <w:p w14:paraId="6DC2ECCD" w14:textId="0BD16B20" w:rsidR="002548C9" w:rsidRPr="00A75C70" w:rsidRDefault="002548C9" w:rsidP="002548C9">
            <w:pPr>
              <w:jc w:val="center"/>
              <w:rPr>
                <w:ins w:id="55" w:author="Wirasak Chomphu" w:date="2020-07-02T16:19:00Z"/>
                <w:rFonts w:cs="Arial"/>
                <w:sz w:val="20"/>
              </w:rPr>
            </w:pPr>
            <w:ins w:id="56" w:author="Wirasak Chomphu" w:date="2020-07-02T16:19:00Z">
              <w:r>
                <w:rPr>
                  <w:rFonts w:cs="Arial"/>
                  <w:sz w:val="20"/>
                </w:rPr>
                <w:t>2-July-2020</w:t>
              </w:r>
            </w:ins>
          </w:p>
        </w:tc>
        <w:tc>
          <w:tcPr>
            <w:tcW w:w="1557" w:type="pct"/>
          </w:tcPr>
          <w:p w14:paraId="6A036BAE" w14:textId="7C076DFB" w:rsidR="002548C9" w:rsidRPr="00A75C70" w:rsidRDefault="002548C9" w:rsidP="002548C9">
            <w:pPr>
              <w:pStyle w:val="Header"/>
              <w:tabs>
                <w:tab w:val="clear" w:pos="4320"/>
                <w:tab w:val="clear" w:pos="8640"/>
              </w:tabs>
              <w:rPr>
                <w:ins w:id="57" w:author="Wirasak Chomphu" w:date="2020-07-02T16:19:00Z"/>
                <w:rFonts w:cs="Arial"/>
                <w:sz w:val="20"/>
              </w:rPr>
            </w:pPr>
            <w:ins w:id="58" w:author="Wirasak Chomphu" w:date="2020-07-02T16:19:00Z">
              <w:r>
                <w:rPr>
                  <w:rFonts w:cs="Arial"/>
                  <w:sz w:val="20"/>
                </w:rPr>
                <w:t>Thailand ECsasS</w:t>
              </w:r>
            </w:ins>
          </w:p>
        </w:tc>
        <w:tc>
          <w:tcPr>
            <w:tcW w:w="614" w:type="pct"/>
          </w:tcPr>
          <w:p w14:paraId="2046F21E" w14:textId="441341B3" w:rsidR="002548C9" w:rsidRPr="00A75C70" w:rsidRDefault="002548C9" w:rsidP="002548C9">
            <w:pPr>
              <w:jc w:val="center"/>
              <w:rPr>
                <w:ins w:id="59" w:author="Wirasak Chomphu" w:date="2020-07-02T16:19:00Z"/>
                <w:rFonts w:cs="Arial"/>
                <w:sz w:val="20"/>
              </w:rPr>
            </w:pPr>
            <w:ins w:id="60" w:author="Wirasak Chomphu" w:date="2020-07-02T16:19:00Z">
              <w:r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614" w:type="pct"/>
          </w:tcPr>
          <w:p w14:paraId="5CC31EB2" w14:textId="77777777" w:rsidR="002548C9" w:rsidRPr="00A75C70" w:rsidRDefault="002548C9" w:rsidP="002548C9">
            <w:pPr>
              <w:jc w:val="center"/>
              <w:rPr>
                <w:ins w:id="61" w:author="Wirasak Chomphu" w:date="2020-07-02T16:19:00Z"/>
                <w:rFonts w:cs="Arial"/>
                <w:sz w:val="20"/>
              </w:rPr>
            </w:pPr>
          </w:p>
        </w:tc>
        <w:tc>
          <w:tcPr>
            <w:tcW w:w="707" w:type="pct"/>
          </w:tcPr>
          <w:p w14:paraId="447D7C8A" w14:textId="77777777" w:rsidR="002548C9" w:rsidRPr="00A75C70" w:rsidRDefault="002548C9" w:rsidP="002548C9">
            <w:pPr>
              <w:jc w:val="center"/>
              <w:rPr>
                <w:ins w:id="62" w:author="Wirasak Chomphu" w:date="2020-07-02T16:19:00Z"/>
                <w:rFonts w:cs="Arial"/>
                <w:sz w:val="20"/>
              </w:rPr>
            </w:pPr>
          </w:p>
        </w:tc>
      </w:tr>
      <w:bookmarkEnd w:id="53"/>
      <w:tr w:rsidR="005F74A6" w:rsidRPr="00A75C70" w:rsidDel="006A1EF9" w14:paraId="0BAA3765" w14:textId="2EA0A1B4" w:rsidTr="006A1EF9">
        <w:trPr>
          <w:cantSplit/>
          <w:del w:id="63" w:author="Shah Ashay" w:date="2018-04-16T17:03:00Z"/>
          <w:trPrChange w:id="64" w:author="Shah Ashay" w:date="2018-04-16T17:03:00Z">
            <w:trPr>
              <w:cantSplit/>
            </w:trPr>
          </w:trPrChange>
        </w:trPr>
        <w:tc>
          <w:tcPr>
            <w:tcW w:w="611" w:type="pct"/>
            <w:tcPrChange w:id="65" w:author="Shah Ashay" w:date="2018-04-16T17:03:00Z">
              <w:tcPr>
                <w:tcW w:w="1165" w:type="dxa"/>
                <w:gridSpan w:val="2"/>
              </w:tcPr>
            </w:tcPrChange>
          </w:tcPr>
          <w:p w14:paraId="0BAA3761" w14:textId="5C15EA13" w:rsidR="005F74A6" w:rsidRPr="00A75C70" w:rsidDel="006A1EF9" w:rsidRDefault="005F74A6">
            <w:pPr>
              <w:jc w:val="center"/>
              <w:rPr>
                <w:del w:id="66" w:author="Shah Ashay" w:date="2018-04-16T17:03:00Z"/>
                <w:rFonts w:cs="Arial"/>
                <w:sz w:val="20"/>
              </w:rPr>
            </w:pPr>
          </w:p>
        </w:tc>
        <w:tc>
          <w:tcPr>
            <w:tcW w:w="897" w:type="pct"/>
            <w:tcPrChange w:id="67" w:author="Shah Ashay" w:date="2018-04-16T17:03:00Z">
              <w:tcPr>
                <w:tcW w:w="1710" w:type="dxa"/>
                <w:gridSpan w:val="2"/>
              </w:tcPr>
            </w:tcPrChange>
          </w:tcPr>
          <w:p w14:paraId="0BAA3762" w14:textId="4FC1C753" w:rsidR="005F74A6" w:rsidRPr="00A75C70" w:rsidDel="006A1EF9" w:rsidRDefault="005F74A6">
            <w:pPr>
              <w:jc w:val="center"/>
              <w:rPr>
                <w:del w:id="68" w:author="Shah Ashay" w:date="2018-04-16T17:03:00Z"/>
                <w:rFonts w:cs="Arial"/>
                <w:sz w:val="20"/>
              </w:rPr>
            </w:pPr>
          </w:p>
        </w:tc>
        <w:tc>
          <w:tcPr>
            <w:tcW w:w="1557" w:type="pct"/>
            <w:tcPrChange w:id="69" w:author="Shah Ashay" w:date="2018-04-16T17:03:00Z">
              <w:tcPr>
                <w:tcW w:w="2970" w:type="dxa"/>
                <w:gridSpan w:val="2"/>
              </w:tcPr>
            </w:tcPrChange>
          </w:tcPr>
          <w:p w14:paraId="0BAA3763" w14:textId="58088E9F" w:rsidR="005F74A6" w:rsidRPr="00A75C70" w:rsidDel="006A1EF9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70" w:author="Shah Ashay" w:date="2018-04-16T17:03:00Z"/>
                <w:rFonts w:cs="Arial"/>
                <w:sz w:val="20"/>
              </w:rPr>
            </w:pPr>
          </w:p>
        </w:tc>
        <w:tc>
          <w:tcPr>
            <w:tcW w:w="614" w:type="pct"/>
            <w:tcPrChange w:id="71" w:author="Shah Ashay" w:date="2018-04-16T17:03:00Z">
              <w:tcPr>
                <w:tcW w:w="1170" w:type="dxa"/>
                <w:gridSpan w:val="2"/>
              </w:tcPr>
            </w:tcPrChange>
          </w:tcPr>
          <w:p w14:paraId="0BAA3764" w14:textId="5B5450F0" w:rsidR="005F74A6" w:rsidRPr="00A75C70" w:rsidDel="006A1EF9" w:rsidRDefault="005F74A6">
            <w:pPr>
              <w:jc w:val="center"/>
              <w:rPr>
                <w:del w:id="72" w:author="Shah Ashay" w:date="2018-04-16T17:03:00Z"/>
                <w:rFonts w:cs="Arial"/>
                <w:sz w:val="20"/>
              </w:rPr>
            </w:pPr>
          </w:p>
        </w:tc>
        <w:tc>
          <w:tcPr>
            <w:tcW w:w="614" w:type="pct"/>
            <w:tcPrChange w:id="73" w:author="Shah Ashay" w:date="2018-04-16T17:03:00Z">
              <w:tcPr>
                <w:tcW w:w="1170" w:type="dxa"/>
                <w:gridSpan w:val="2"/>
              </w:tcPr>
            </w:tcPrChange>
          </w:tcPr>
          <w:p w14:paraId="7F4C939B" w14:textId="4CB1E599" w:rsidR="005F74A6" w:rsidRPr="00A75C70" w:rsidDel="006A1EF9" w:rsidRDefault="005F74A6">
            <w:pPr>
              <w:jc w:val="center"/>
              <w:rPr>
                <w:del w:id="74" w:author="Shah Ashay" w:date="2018-04-16T17:03:00Z"/>
                <w:rFonts w:cs="Arial"/>
                <w:sz w:val="20"/>
              </w:rPr>
            </w:pPr>
          </w:p>
        </w:tc>
        <w:tc>
          <w:tcPr>
            <w:tcW w:w="707" w:type="pct"/>
            <w:tcPrChange w:id="75" w:author="Shah Ashay" w:date="2018-04-16T17:03:00Z">
              <w:tcPr>
                <w:tcW w:w="1350" w:type="dxa"/>
                <w:gridSpan w:val="2"/>
              </w:tcPr>
            </w:tcPrChange>
          </w:tcPr>
          <w:p w14:paraId="2220525C" w14:textId="5FC1F353" w:rsidR="005F74A6" w:rsidRPr="00A75C70" w:rsidDel="006A1EF9" w:rsidRDefault="005F74A6">
            <w:pPr>
              <w:jc w:val="center"/>
              <w:rPr>
                <w:del w:id="76" w:author="Shah Ashay" w:date="2018-04-16T17:03:00Z"/>
                <w:rFonts w:cs="Arial"/>
                <w:sz w:val="20"/>
              </w:rPr>
            </w:pPr>
          </w:p>
        </w:tc>
      </w:tr>
      <w:tr w:rsidR="005F74A6" w:rsidRPr="00A75C70" w:rsidDel="006A1EF9" w14:paraId="0BAA376A" w14:textId="260EF561" w:rsidTr="006A1EF9">
        <w:trPr>
          <w:cantSplit/>
          <w:del w:id="77" w:author="Shah Ashay" w:date="2018-04-16T17:03:00Z"/>
          <w:trPrChange w:id="78" w:author="Shah Ashay" w:date="2018-04-16T17:03:00Z">
            <w:trPr>
              <w:cantSplit/>
            </w:trPr>
          </w:trPrChange>
        </w:trPr>
        <w:tc>
          <w:tcPr>
            <w:tcW w:w="611" w:type="pct"/>
            <w:tcPrChange w:id="79" w:author="Shah Ashay" w:date="2018-04-16T17:03:00Z">
              <w:tcPr>
                <w:tcW w:w="1165" w:type="dxa"/>
                <w:gridSpan w:val="2"/>
              </w:tcPr>
            </w:tcPrChange>
          </w:tcPr>
          <w:p w14:paraId="0BAA3766" w14:textId="6368351B" w:rsidR="005F74A6" w:rsidRPr="00A75C70" w:rsidDel="006A1EF9" w:rsidRDefault="005F74A6">
            <w:pPr>
              <w:jc w:val="center"/>
              <w:rPr>
                <w:del w:id="80" w:author="Shah Ashay" w:date="2018-04-16T17:03:00Z"/>
                <w:rFonts w:cs="Arial"/>
                <w:sz w:val="20"/>
              </w:rPr>
            </w:pPr>
          </w:p>
        </w:tc>
        <w:tc>
          <w:tcPr>
            <w:tcW w:w="897" w:type="pct"/>
            <w:tcPrChange w:id="81" w:author="Shah Ashay" w:date="2018-04-16T17:03:00Z">
              <w:tcPr>
                <w:tcW w:w="1710" w:type="dxa"/>
                <w:gridSpan w:val="2"/>
              </w:tcPr>
            </w:tcPrChange>
          </w:tcPr>
          <w:p w14:paraId="0BAA3767" w14:textId="2FCA27EC" w:rsidR="005F74A6" w:rsidRPr="00A75C70" w:rsidDel="006A1EF9" w:rsidRDefault="005F74A6">
            <w:pPr>
              <w:jc w:val="center"/>
              <w:rPr>
                <w:del w:id="82" w:author="Shah Ashay" w:date="2018-04-16T17:03:00Z"/>
                <w:rFonts w:cs="Arial"/>
                <w:sz w:val="20"/>
              </w:rPr>
            </w:pPr>
          </w:p>
        </w:tc>
        <w:tc>
          <w:tcPr>
            <w:tcW w:w="1557" w:type="pct"/>
            <w:tcPrChange w:id="83" w:author="Shah Ashay" w:date="2018-04-16T17:03:00Z">
              <w:tcPr>
                <w:tcW w:w="2970" w:type="dxa"/>
                <w:gridSpan w:val="2"/>
              </w:tcPr>
            </w:tcPrChange>
          </w:tcPr>
          <w:p w14:paraId="0BAA3768" w14:textId="796A5DC6" w:rsidR="005F74A6" w:rsidRPr="00A75C70" w:rsidDel="006A1EF9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84" w:author="Shah Ashay" w:date="2018-04-16T17:03:00Z"/>
                <w:rFonts w:cs="Arial"/>
                <w:sz w:val="20"/>
              </w:rPr>
            </w:pPr>
          </w:p>
        </w:tc>
        <w:tc>
          <w:tcPr>
            <w:tcW w:w="614" w:type="pct"/>
            <w:tcPrChange w:id="85" w:author="Shah Ashay" w:date="2018-04-16T17:03:00Z">
              <w:tcPr>
                <w:tcW w:w="1170" w:type="dxa"/>
                <w:gridSpan w:val="2"/>
              </w:tcPr>
            </w:tcPrChange>
          </w:tcPr>
          <w:p w14:paraId="0BAA3769" w14:textId="009C7B5B" w:rsidR="005F74A6" w:rsidRPr="00A75C70" w:rsidDel="006A1EF9" w:rsidRDefault="005F74A6">
            <w:pPr>
              <w:jc w:val="center"/>
              <w:rPr>
                <w:del w:id="86" w:author="Shah Ashay" w:date="2018-04-16T17:03:00Z"/>
                <w:rFonts w:cs="Arial"/>
                <w:sz w:val="20"/>
              </w:rPr>
            </w:pPr>
          </w:p>
        </w:tc>
        <w:tc>
          <w:tcPr>
            <w:tcW w:w="614" w:type="pct"/>
            <w:tcPrChange w:id="87" w:author="Shah Ashay" w:date="2018-04-16T17:03:00Z">
              <w:tcPr>
                <w:tcW w:w="1170" w:type="dxa"/>
                <w:gridSpan w:val="2"/>
              </w:tcPr>
            </w:tcPrChange>
          </w:tcPr>
          <w:p w14:paraId="027A5A19" w14:textId="0E350071" w:rsidR="005F74A6" w:rsidRPr="00A75C70" w:rsidDel="006A1EF9" w:rsidRDefault="005F74A6">
            <w:pPr>
              <w:jc w:val="center"/>
              <w:rPr>
                <w:del w:id="88" w:author="Shah Ashay" w:date="2018-04-16T17:03:00Z"/>
                <w:rFonts w:cs="Arial"/>
                <w:sz w:val="20"/>
              </w:rPr>
            </w:pPr>
          </w:p>
        </w:tc>
        <w:tc>
          <w:tcPr>
            <w:tcW w:w="707" w:type="pct"/>
            <w:tcPrChange w:id="89" w:author="Shah Ashay" w:date="2018-04-16T17:03:00Z">
              <w:tcPr>
                <w:tcW w:w="1350" w:type="dxa"/>
                <w:gridSpan w:val="2"/>
              </w:tcPr>
            </w:tcPrChange>
          </w:tcPr>
          <w:p w14:paraId="38883292" w14:textId="225EB33D" w:rsidR="005F74A6" w:rsidRPr="00A75C70" w:rsidDel="006A1EF9" w:rsidRDefault="005F74A6">
            <w:pPr>
              <w:jc w:val="center"/>
              <w:rPr>
                <w:del w:id="90" w:author="Shah Ashay" w:date="2018-04-16T17:03:00Z"/>
                <w:rFonts w:cs="Arial"/>
                <w:sz w:val="20"/>
              </w:rPr>
            </w:pPr>
          </w:p>
        </w:tc>
      </w:tr>
      <w:tr w:rsidR="005F74A6" w:rsidRPr="00A75C70" w:rsidDel="006A1EF9" w14:paraId="0BAA376F" w14:textId="545BCB7D" w:rsidTr="006A1EF9">
        <w:trPr>
          <w:cantSplit/>
          <w:del w:id="91" w:author="Shah Ashay" w:date="2018-04-16T17:03:00Z"/>
          <w:trPrChange w:id="92" w:author="Shah Ashay" w:date="2018-04-16T17:03:00Z">
            <w:trPr>
              <w:cantSplit/>
            </w:trPr>
          </w:trPrChange>
        </w:trPr>
        <w:tc>
          <w:tcPr>
            <w:tcW w:w="611" w:type="pct"/>
            <w:tcPrChange w:id="93" w:author="Shah Ashay" w:date="2018-04-16T17:03:00Z">
              <w:tcPr>
                <w:tcW w:w="1165" w:type="dxa"/>
                <w:gridSpan w:val="2"/>
              </w:tcPr>
            </w:tcPrChange>
          </w:tcPr>
          <w:p w14:paraId="0BAA376B" w14:textId="26E84DA3" w:rsidR="005F74A6" w:rsidRPr="00A75C70" w:rsidDel="006A1EF9" w:rsidRDefault="005F74A6">
            <w:pPr>
              <w:jc w:val="center"/>
              <w:rPr>
                <w:del w:id="94" w:author="Shah Ashay" w:date="2018-04-16T17:03:00Z"/>
                <w:rFonts w:cs="Arial"/>
                <w:sz w:val="20"/>
              </w:rPr>
            </w:pPr>
          </w:p>
        </w:tc>
        <w:tc>
          <w:tcPr>
            <w:tcW w:w="897" w:type="pct"/>
            <w:tcPrChange w:id="95" w:author="Shah Ashay" w:date="2018-04-16T17:03:00Z">
              <w:tcPr>
                <w:tcW w:w="1710" w:type="dxa"/>
                <w:gridSpan w:val="2"/>
              </w:tcPr>
            </w:tcPrChange>
          </w:tcPr>
          <w:p w14:paraId="0BAA376C" w14:textId="38F73BAC" w:rsidR="005F74A6" w:rsidRPr="00A75C70" w:rsidDel="006A1EF9" w:rsidRDefault="005F74A6">
            <w:pPr>
              <w:jc w:val="center"/>
              <w:rPr>
                <w:del w:id="96" w:author="Shah Ashay" w:date="2018-04-16T17:03:00Z"/>
                <w:rFonts w:cs="Arial"/>
                <w:sz w:val="20"/>
              </w:rPr>
            </w:pPr>
          </w:p>
        </w:tc>
        <w:tc>
          <w:tcPr>
            <w:tcW w:w="1557" w:type="pct"/>
            <w:tcPrChange w:id="97" w:author="Shah Ashay" w:date="2018-04-16T17:03:00Z">
              <w:tcPr>
                <w:tcW w:w="2970" w:type="dxa"/>
                <w:gridSpan w:val="2"/>
              </w:tcPr>
            </w:tcPrChange>
          </w:tcPr>
          <w:p w14:paraId="0BAA376D" w14:textId="7FB90252" w:rsidR="005F74A6" w:rsidRPr="00A75C70" w:rsidDel="006A1EF9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98" w:author="Shah Ashay" w:date="2018-04-16T17:03:00Z"/>
                <w:rFonts w:cs="Arial"/>
                <w:sz w:val="20"/>
              </w:rPr>
            </w:pPr>
          </w:p>
        </w:tc>
        <w:tc>
          <w:tcPr>
            <w:tcW w:w="614" w:type="pct"/>
            <w:tcPrChange w:id="99" w:author="Shah Ashay" w:date="2018-04-16T17:03:00Z">
              <w:tcPr>
                <w:tcW w:w="1170" w:type="dxa"/>
                <w:gridSpan w:val="2"/>
              </w:tcPr>
            </w:tcPrChange>
          </w:tcPr>
          <w:p w14:paraId="0BAA376E" w14:textId="779AFB39" w:rsidR="005F74A6" w:rsidRPr="00A75C70" w:rsidDel="006A1EF9" w:rsidRDefault="005F74A6">
            <w:pPr>
              <w:jc w:val="center"/>
              <w:rPr>
                <w:del w:id="100" w:author="Shah Ashay" w:date="2018-04-16T17:03:00Z"/>
                <w:rFonts w:cs="Arial"/>
                <w:sz w:val="20"/>
              </w:rPr>
            </w:pPr>
          </w:p>
        </w:tc>
        <w:tc>
          <w:tcPr>
            <w:tcW w:w="614" w:type="pct"/>
            <w:tcPrChange w:id="101" w:author="Shah Ashay" w:date="2018-04-16T17:03:00Z">
              <w:tcPr>
                <w:tcW w:w="1170" w:type="dxa"/>
                <w:gridSpan w:val="2"/>
              </w:tcPr>
            </w:tcPrChange>
          </w:tcPr>
          <w:p w14:paraId="4BC707ED" w14:textId="0FA4A83B" w:rsidR="005F74A6" w:rsidRPr="00A75C70" w:rsidDel="006A1EF9" w:rsidRDefault="005F74A6">
            <w:pPr>
              <w:jc w:val="center"/>
              <w:rPr>
                <w:del w:id="102" w:author="Shah Ashay" w:date="2018-04-16T17:03:00Z"/>
                <w:rFonts w:cs="Arial"/>
                <w:sz w:val="20"/>
              </w:rPr>
            </w:pPr>
          </w:p>
        </w:tc>
        <w:tc>
          <w:tcPr>
            <w:tcW w:w="707" w:type="pct"/>
            <w:tcPrChange w:id="103" w:author="Shah Ashay" w:date="2018-04-16T17:03:00Z">
              <w:tcPr>
                <w:tcW w:w="1350" w:type="dxa"/>
                <w:gridSpan w:val="2"/>
              </w:tcPr>
            </w:tcPrChange>
          </w:tcPr>
          <w:p w14:paraId="5CF39564" w14:textId="3AD68FEA" w:rsidR="005F74A6" w:rsidRPr="00A75C70" w:rsidDel="006A1EF9" w:rsidRDefault="005F74A6">
            <w:pPr>
              <w:jc w:val="center"/>
              <w:rPr>
                <w:del w:id="104" w:author="Shah Ashay" w:date="2018-04-16T17:03:00Z"/>
                <w:rFonts w:cs="Arial"/>
                <w:sz w:val="20"/>
              </w:rPr>
            </w:pPr>
          </w:p>
        </w:tc>
      </w:tr>
    </w:tbl>
    <w:p w14:paraId="0BAA3770" w14:textId="77777777" w:rsidR="00AD190F" w:rsidRPr="00A75C70" w:rsidRDefault="00AD190F">
      <w:pPr>
        <w:rPr>
          <w:rFonts w:cs="Arial"/>
        </w:rPr>
        <w:sectPr w:rsidR="00AD190F" w:rsidRPr="00A75C70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A75C70" w:rsidRDefault="004D61A0">
      <w:pPr>
        <w:jc w:val="center"/>
        <w:rPr>
          <w:rFonts w:cs="Arial"/>
          <w:b/>
          <w:color w:val="3399FF"/>
          <w:sz w:val="28"/>
        </w:rPr>
      </w:pPr>
      <w:r w:rsidRPr="00A75C70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A75C70" w:rsidRDefault="004D61A0">
      <w:pPr>
        <w:rPr>
          <w:rFonts w:cs="Arial"/>
        </w:rPr>
      </w:pPr>
    </w:p>
    <w:p w14:paraId="372E8C4C" w14:textId="7F78864F" w:rsidR="001C7334" w:rsidRPr="006A1EF9" w:rsidRDefault="00006EC4">
      <w:pPr>
        <w:pStyle w:val="TOC1"/>
        <w:rPr>
          <w:rFonts w:cstheme="minorBidi"/>
          <w:noProof/>
          <w:szCs w:val="28"/>
          <w:lang w:bidi="th-TH"/>
        </w:rPr>
      </w:pPr>
      <w:r w:rsidRPr="006A1EF9">
        <w:rPr>
          <w:rFonts w:ascii="Arial" w:hAnsi="Arial" w:cs="Arial"/>
        </w:rPr>
        <w:fldChar w:fldCharType="begin"/>
      </w:r>
      <w:r w:rsidR="004D61A0" w:rsidRPr="00A75C70">
        <w:rPr>
          <w:rFonts w:ascii="Arial" w:hAnsi="Arial" w:cs="Arial"/>
        </w:rPr>
        <w:instrText xml:space="preserve"> TOC \o "1-2" \h \z </w:instrText>
      </w:r>
      <w:r w:rsidRPr="006A1EF9">
        <w:rPr>
          <w:rFonts w:ascii="Arial" w:hAnsi="Arial" w:cs="Arial"/>
          <w:rPrChange w:id="105" w:author="Batra Yogesh (EXT)" w:date="2018-04-13T12:59:00Z">
            <w:rPr>
              <w:rFonts w:ascii="Arial" w:hAnsi="Arial" w:cs="Arial"/>
            </w:rPr>
          </w:rPrChange>
        </w:rPr>
        <w:fldChar w:fldCharType="separate"/>
      </w:r>
      <w:r w:rsidR="00844734" w:rsidRPr="006A1EF9">
        <w:fldChar w:fldCharType="begin"/>
      </w:r>
      <w:r w:rsidR="00844734" w:rsidRPr="00A75C70">
        <w:rPr>
          <w:rFonts w:ascii="Arial" w:hAnsi="Arial" w:cs="Arial"/>
          <w:rPrChange w:id="106" w:author="Batra Yogesh (EXT)" w:date="2018-04-13T12:59:00Z">
            <w:rPr/>
          </w:rPrChange>
        </w:rPr>
        <w:instrText xml:space="preserve"> HYPERLINK \l "_Toc502243803" </w:instrText>
      </w:r>
      <w:r w:rsidR="00844734" w:rsidRPr="006A1EF9">
        <w:rPr>
          <w:noProof/>
        </w:rPr>
        <w:fldChar w:fldCharType="separate"/>
      </w:r>
      <w:r w:rsidR="001C7334" w:rsidRPr="00A75C70">
        <w:rPr>
          <w:rStyle w:val="Hyperlink"/>
          <w:rFonts w:ascii="Arial" w:hAnsi="Arial" w:cs="Arial"/>
          <w:noProof/>
          <w:rPrChange w:id="107" w:author="Batra Yogesh (EXT)" w:date="2018-04-13T12:59:00Z">
            <w:rPr>
              <w:rStyle w:val="Hyperlink"/>
              <w:noProof/>
            </w:rPr>
          </w:rPrChange>
        </w:rPr>
        <w:t>1.</w:t>
      </w:r>
      <w:r w:rsidR="001C7334" w:rsidRPr="00A75C70">
        <w:rPr>
          <w:rFonts w:ascii="Arial" w:hAnsi="Arial" w:cs="Arial"/>
          <w:noProof/>
          <w:szCs w:val="28"/>
          <w:lang w:bidi="th-TH"/>
          <w:rPrChange w:id="108" w:author="Batra Yogesh (EXT)" w:date="2018-04-13T12:59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1C7334" w:rsidRPr="00A75C70">
        <w:rPr>
          <w:rStyle w:val="Hyperlink"/>
          <w:rFonts w:ascii="Arial" w:hAnsi="Arial" w:cs="Arial"/>
          <w:noProof/>
          <w:rPrChange w:id="109" w:author="Batra Yogesh (EXT)" w:date="2018-04-13T12:59:00Z">
            <w:rPr>
              <w:rStyle w:val="Hyperlink"/>
              <w:noProof/>
            </w:rPr>
          </w:rPrChange>
        </w:rPr>
        <w:t>Use Case Information</w:t>
      </w:r>
      <w:r w:rsidR="001C7334" w:rsidRPr="00A75C70">
        <w:rPr>
          <w:rFonts w:ascii="Arial" w:hAnsi="Arial" w:cs="Arial"/>
          <w:noProof/>
          <w:webHidden/>
          <w:rPrChange w:id="110" w:author="Batra Yogesh (EXT)" w:date="2018-04-13T12:59:00Z">
            <w:rPr>
              <w:noProof/>
              <w:webHidden/>
            </w:rPr>
          </w:rPrChange>
        </w:rPr>
        <w:tab/>
      </w:r>
      <w:r w:rsidR="001C7334" w:rsidRPr="006A1EF9">
        <w:rPr>
          <w:noProof/>
          <w:webHidden/>
        </w:rPr>
        <w:fldChar w:fldCharType="begin"/>
      </w:r>
      <w:r w:rsidR="001C7334" w:rsidRPr="006A1EF9">
        <w:rPr>
          <w:noProof/>
          <w:webHidden/>
        </w:rPr>
        <w:instrText xml:space="preserve"> PAGEREF _Toc502243803 \h </w:instrText>
      </w:r>
      <w:r w:rsidR="001C7334" w:rsidRPr="006A1EF9">
        <w:rPr>
          <w:noProof/>
          <w:webHidden/>
        </w:rPr>
      </w:r>
      <w:r w:rsidR="001C7334" w:rsidRPr="006A1EF9">
        <w:rPr>
          <w:noProof/>
          <w:webHidden/>
        </w:rPr>
        <w:fldChar w:fldCharType="separate"/>
      </w:r>
      <w:r w:rsidR="001C7334" w:rsidRPr="006A1EF9">
        <w:rPr>
          <w:noProof/>
          <w:webHidden/>
        </w:rPr>
        <w:t>4</w:t>
      </w:r>
      <w:r w:rsidR="001C7334" w:rsidRPr="006A1EF9">
        <w:rPr>
          <w:noProof/>
          <w:webHidden/>
        </w:rPr>
        <w:fldChar w:fldCharType="end"/>
      </w:r>
      <w:r w:rsidR="00844734" w:rsidRPr="006A1EF9">
        <w:rPr>
          <w:noProof/>
        </w:rPr>
        <w:fldChar w:fldCharType="end"/>
      </w:r>
    </w:p>
    <w:p w14:paraId="0FC905AC" w14:textId="749CE71E" w:rsidR="001C7334" w:rsidRPr="006A1EF9" w:rsidRDefault="00844734">
      <w:pPr>
        <w:pStyle w:val="TOC1"/>
        <w:rPr>
          <w:rFonts w:cstheme="minorBidi"/>
          <w:noProof/>
          <w:szCs w:val="28"/>
          <w:lang w:bidi="th-TH"/>
        </w:rPr>
      </w:pPr>
      <w:r w:rsidRPr="006A1EF9">
        <w:fldChar w:fldCharType="begin"/>
      </w:r>
      <w:r w:rsidRPr="006A1EF9">
        <w:instrText xml:space="preserve"> HYPERLINK \l "_Toc502243804" </w:instrText>
      </w:r>
      <w:r w:rsidRPr="006A1EF9">
        <w:rPr>
          <w:noProof/>
        </w:rPr>
        <w:fldChar w:fldCharType="separate"/>
      </w:r>
      <w:r w:rsidR="001C7334" w:rsidRPr="006A1EF9">
        <w:rPr>
          <w:rStyle w:val="Hyperlink"/>
          <w:rFonts w:ascii="Arial" w:hAnsi="Arial" w:cs="Arial"/>
          <w:noProof/>
          <w:rPrChange w:id="111" w:author="Shah Ashay" w:date="2018-04-16T17:03:00Z">
            <w:rPr>
              <w:rStyle w:val="Hyperlink"/>
              <w:noProof/>
            </w:rPr>
          </w:rPrChange>
        </w:rPr>
        <w:t>2.</w:t>
      </w:r>
      <w:r w:rsidR="001C7334" w:rsidRPr="006A1EF9">
        <w:rPr>
          <w:rFonts w:ascii="Arial" w:hAnsi="Arial" w:cs="Arial"/>
          <w:noProof/>
          <w:szCs w:val="28"/>
          <w:lang w:bidi="th-TH"/>
          <w:rPrChange w:id="112" w:author="Shah Ashay" w:date="2018-04-16T17:03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1C7334" w:rsidRPr="006A1EF9">
        <w:rPr>
          <w:rStyle w:val="Hyperlink"/>
          <w:rFonts w:ascii="Arial" w:hAnsi="Arial" w:cs="Arial"/>
          <w:noProof/>
          <w:rPrChange w:id="113" w:author="Shah Ashay" w:date="2018-04-16T17:03:00Z">
            <w:rPr>
              <w:rStyle w:val="Hyperlink"/>
              <w:noProof/>
            </w:rPr>
          </w:rPrChange>
        </w:rPr>
        <w:t>Primary Flow: BKK_UC39 Enter a new Well Bore</w:t>
      </w:r>
      <w:r w:rsidR="001C7334" w:rsidRPr="006A1EF9">
        <w:rPr>
          <w:noProof/>
          <w:webHidden/>
        </w:rPr>
        <w:tab/>
      </w:r>
      <w:r w:rsidR="001C7334" w:rsidRPr="006A1EF9">
        <w:rPr>
          <w:noProof/>
          <w:webHidden/>
        </w:rPr>
        <w:fldChar w:fldCharType="begin"/>
      </w:r>
      <w:r w:rsidR="001C7334" w:rsidRPr="006A1EF9">
        <w:rPr>
          <w:noProof/>
          <w:webHidden/>
        </w:rPr>
        <w:instrText xml:space="preserve"> PAGEREF _Toc502243804 \h </w:instrText>
      </w:r>
      <w:r w:rsidR="001C7334" w:rsidRPr="006A1EF9">
        <w:rPr>
          <w:noProof/>
          <w:webHidden/>
        </w:rPr>
      </w:r>
      <w:r w:rsidR="001C7334" w:rsidRPr="006A1EF9">
        <w:rPr>
          <w:noProof/>
          <w:webHidden/>
        </w:rPr>
        <w:fldChar w:fldCharType="separate"/>
      </w:r>
      <w:r w:rsidR="001C7334" w:rsidRPr="006A1EF9">
        <w:rPr>
          <w:noProof/>
          <w:webHidden/>
        </w:rPr>
        <w:t>4</w:t>
      </w:r>
      <w:r w:rsidR="001C7334" w:rsidRPr="006A1EF9">
        <w:rPr>
          <w:noProof/>
          <w:webHidden/>
        </w:rPr>
        <w:fldChar w:fldCharType="end"/>
      </w:r>
      <w:r w:rsidRPr="006A1EF9">
        <w:rPr>
          <w:noProof/>
        </w:rPr>
        <w:fldChar w:fldCharType="end"/>
      </w:r>
    </w:p>
    <w:p w14:paraId="2DEB500F" w14:textId="06E56E2C" w:rsidR="001C7334" w:rsidRPr="006A1EF9" w:rsidRDefault="00844734">
      <w:pPr>
        <w:pStyle w:val="TOC1"/>
        <w:rPr>
          <w:rFonts w:cstheme="minorBidi"/>
          <w:noProof/>
          <w:szCs w:val="28"/>
          <w:lang w:bidi="th-TH"/>
        </w:rPr>
      </w:pPr>
      <w:r w:rsidRPr="006A1EF9">
        <w:fldChar w:fldCharType="begin"/>
      </w:r>
      <w:r w:rsidRPr="006A1EF9">
        <w:instrText xml:space="preserve"> HYPERLINK \l "_Toc502243805" </w:instrText>
      </w:r>
      <w:r w:rsidRPr="006A1EF9">
        <w:rPr>
          <w:noProof/>
        </w:rPr>
        <w:fldChar w:fldCharType="separate"/>
      </w:r>
      <w:r w:rsidR="001C7334" w:rsidRPr="006A1EF9">
        <w:rPr>
          <w:rStyle w:val="Hyperlink"/>
          <w:rFonts w:ascii="Arial" w:hAnsi="Arial" w:cs="Arial"/>
          <w:noProof/>
          <w:rPrChange w:id="114" w:author="Shah Ashay" w:date="2018-04-16T17:03:00Z">
            <w:rPr>
              <w:rStyle w:val="Hyperlink"/>
              <w:noProof/>
            </w:rPr>
          </w:rPrChange>
        </w:rPr>
        <w:t>3.</w:t>
      </w:r>
      <w:r w:rsidR="001C7334" w:rsidRPr="006A1EF9">
        <w:rPr>
          <w:rFonts w:ascii="Arial" w:hAnsi="Arial" w:cs="Arial"/>
          <w:noProof/>
          <w:szCs w:val="28"/>
          <w:lang w:bidi="th-TH"/>
          <w:rPrChange w:id="115" w:author="Shah Ashay" w:date="2018-04-16T17:03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1C7334" w:rsidRPr="006A1EF9">
        <w:rPr>
          <w:rStyle w:val="Hyperlink"/>
          <w:rFonts w:ascii="Arial" w:hAnsi="Arial" w:cs="Arial"/>
          <w:noProof/>
          <w:rPrChange w:id="116" w:author="Shah Ashay" w:date="2018-04-16T17:03:00Z">
            <w:rPr>
              <w:rStyle w:val="Hyperlink"/>
              <w:noProof/>
            </w:rPr>
          </w:rPrChange>
        </w:rPr>
        <w:t>Alternatives</w:t>
      </w:r>
      <w:r w:rsidR="001C7334" w:rsidRPr="006A1EF9">
        <w:rPr>
          <w:noProof/>
          <w:webHidden/>
        </w:rPr>
        <w:tab/>
      </w:r>
      <w:r w:rsidR="001C7334" w:rsidRPr="006A1EF9">
        <w:rPr>
          <w:noProof/>
          <w:webHidden/>
        </w:rPr>
        <w:fldChar w:fldCharType="begin"/>
      </w:r>
      <w:r w:rsidR="001C7334" w:rsidRPr="006A1EF9">
        <w:rPr>
          <w:noProof/>
          <w:webHidden/>
        </w:rPr>
        <w:instrText xml:space="preserve"> PAGEREF _Toc502243805 \h </w:instrText>
      </w:r>
      <w:r w:rsidR="001C7334" w:rsidRPr="006A1EF9">
        <w:rPr>
          <w:noProof/>
          <w:webHidden/>
        </w:rPr>
      </w:r>
      <w:r w:rsidR="001C7334" w:rsidRPr="006A1EF9">
        <w:rPr>
          <w:noProof/>
          <w:webHidden/>
        </w:rPr>
        <w:fldChar w:fldCharType="separate"/>
      </w:r>
      <w:r w:rsidR="001C7334" w:rsidRPr="006A1EF9">
        <w:rPr>
          <w:noProof/>
          <w:webHidden/>
        </w:rPr>
        <w:t>6</w:t>
      </w:r>
      <w:r w:rsidR="001C7334" w:rsidRPr="006A1EF9">
        <w:rPr>
          <w:noProof/>
          <w:webHidden/>
        </w:rPr>
        <w:fldChar w:fldCharType="end"/>
      </w:r>
      <w:r w:rsidRPr="006A1EF9">
        <w:rPr>
          <w:noProof/>
        </w:rPr>
        <w:fldChar w:fldCharType="end"/>
      </w:r>
    </w:p>
    <w:p w14:paraId="376B083F" w14:textId="2D864989" w:rsidR="001C7334" w:rsidRPr="006A1EF9" w:rsidRDefault="00A706E9" w:rsidP="001171DC">
      <w:pPr>
        <w:pStyle w:val="TOC2"/>
        <w:rPr>
          <w:rFonts w:eastAsiaTheme="minorEastAsia" w:cstheme="minorBidi"/>
          <w:szCs w:val="28"/>
          <w:lang w:bidi="th-TH"/>
        </w:rPr>
      </w:pPr>
      <w:r w:rsidRPr="006A1EF9">
        <w:fldChar w:fldCharType="begin"/>
      </w:r>
      <w:r w:rsidRPr="006A1EF9">
        <w:instrText xml:space="preserve"> HYPERLINK \l "_Toc502243806" </w:instrText>
      </w:r>
      <w:r w:rsidRPr="006A1EF9">
        <w:fldChar w:fldCharType="separate"/>
      </w:r>
      <w:r w:rsidR="001C7334" w:rsidRPr="006A1EF9">
        <w:rPr>
          <w:rStyle w:val="Hyperlink"/>
          <w:rFonts w:ascii="Arial" w:hAnsi="Arial" w:cs="Arial"/>
          <w:rPrChange w:id="117" w:author="Shah Ashay" w:date="2018-04-16T17:04:00Z">
            <w:rPr>
              <w:rStyle w:val="Hyperlink"/>
            </w:rPr>
          </w:rPrChange>
        </w:rPr>
        <w:t>3.1</w:t>
      </w:r>
      <w:r w:rsidR="001C7334" w:rsidRPr="006A1EF9">
        <w:rPr>
          <w:rFonts w:ascii="Arial" w:eastAsiaTheme="minorEastAsia" w:hAnsi="Arial" w:cs="Arial"/>
          <w:szCs w:val="28"/>
          <w:lang w:bidi="th-TH"/>
          <w:rPrChange w:id="118" w:author="Shah Ashay" w:date="2018-04-16T17:04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1C7334" w:rsidRPr="006A1EF9">
        <w:rPr>
          <w:rStyle w:val="Hyperlink"/>
          <w:rFonts w:ascii="Arial" w:hAnsi="Arial" w:cs="Arial"/>
          <w:rPrChange w:id="119" w:author="Shah Ashay" w:date="2018-04-16T17:04:00Z">
            <w:rPr>
              <w:rStyle w:val="Hyperlink"/>
            </w:rPr>
          </w:rPrChange>
        </w:rPr>
        <w:t>Alternate Flow A1: Modify en existing Well Hol</w:t>
      </w:r>
      <w:r w:rsidR="001C7334" w:rsidRPr="006A1EF9">
        <w:rPr>
          <w:rStyle w:val="Hyperlink"/>
        </w:rPr>
        <w:t>e</w:t>
      </w:r>
      <w:r w:rsidR="001C7334" w:rsidRPr="006A1EF9">
        <w:rPr>
          <w:webHidden/>
        </w:rPr>
        <w:tab/>
      </w:r>
      <w:r w:rsidR="001C7334" w:rsidRPr="006A1EF9">
        <w:rPr>
          <w:webHidden/>
        </w:rPr>
        <w:fldChar w:fldCharType="begin"/>
      </w:r>
      <w:r w:rsidR="001C7334" w:rsidRPr="006A1EF9">
        <w:rPr>
          <w:webHidden/>
        </w:rPr>
        <w:instrText xml:space="preserve"> PAGEREF _Toc502243806 \h </w:instrText>
      </w:r>
      <w:r w:rsidR="001C7334" w:rsidRPr="006A1EF9">
        <w:rPr>
          <w:webHidden/>
        </w:rPr>
      </w:r>
      <w:r w:rsidR="001C7334" w:rsidRPr="006A1EF9">
        <w:rPr>
          <w:webHidden/>
        </w:rPr>
        <w:fldChar w:fldCharType="separate"/>
      </w:r>
      <w:r w:rsidR="001C7334" w:rsidRPr="006A1EF9">
        <w:rPr>
          <w:webHidden/>
        </w:rPr>
        <w:t>6</w:t>
      </w:r>
      <w:r w:rsidR="001C7334" w:rsidRPr="006A1EF9">
        <w:rPr>
          <w:webHidden/>
        </w:rPr>
        <w:fldChar w:fldCharType="end"/>
      </w:r>
      <w:r w:rsidRPr="006A1EF9">
        <w:fldChar w:fldCharType="end"/>
      </w:r>
    </w:p>
    <w:p w14:paraId="20282697" w14:textId="64E00F48" w:rsidR="001C7334" w:rsidRPr="006A1EF9" w:rsidRDefault="00844734">
      <w:pPr>
        <w:pStyle w:val="TOC1"/>
        <w:rPr>
          <w:rFonts w:cstheme="minorBidi"/>
          <w:noProof/>
          <w:szCs w:val="28"/>
          <w:lang w:bidi="th-TH"/>
        </w:rPr>
      </w:pPr>
      <w:r w:rsidRPr="006A1EF9">
        <w:fldChar w:fldCharType="begin"/>
      </w:r>
      <w:r w:rsidRPr="006A1EF9">
        <w:instrText xml:space="preserve"> HYPERLINK \l "_Toc502243807" </w:instrText>
      </w:r>
      <w:r w:rsidRPr="006A1EF9">
        <w:rPr>
          <w:noProof/>
        </w:rPr>
        <w:fldChar w:fldCharType="separate"/>
      </w:r>
      <w:r w:rsidR="001C7334" w:rsidRPr="006A1EF9">
        <w:rPr>
          <w:rStyle w:val="Hyperlink"/>
          <w:rFonts w:ascii="Arial" w:hAnsi="Arial" w:cs="Arial"/>
          <w:noProof/>
          <w:rPrChange w:id="120" w:author="Shah Ashay" w:date="2018-04-16T17:04:00Z">
            <w:rPr>
              <w:rStyle w:val="Hyperlink"/>
              <w:noProof/>
            </w:rPr>
          </w:rPrChange>
        </w:rPr>
        <w:t>4.</w:t>
      </w:r>
      <w:r w:rsidR="001C7334" w:rsidRPr="006A1EF9">
        <w:rPr>
          <w:rFonts w:ascii="Arial" w:hAnsi="Arial" w:cs="Arial"/>
          <w:noProof/>
          <w:szCs w:val="28"/>
          <w:lang w:bidi="th-TH"/>
          <w:rPrChange w:id="121" w:author="Shah Ashay" w:date="2018-04-16T17:04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1C7334" w:rsidRPr="006A1EF9">
        <w:rPr>
          <w:rStyle w:val="Hyperlink"/>
          <w:rFonts w:ascii="Arial" w:hAnsi="Arial" w:cs="Arial"/>
          <w:noProof/>
          <w:rPrChange w:id="122" w:author="Shah Ashay" w:date="2018-04-16T17:04:00Z">
            <w:rPr>
              <w:rStyle w:val="Hyperlink"/>
              <w:noProof/>
            </w:rPr>
          </w:rPrChange>
        </w:rPr>
        <w:t>Exceptions</w:t>
      </w:r>
      <w:r w:rsidR="001C7334" w:rsidRPr="006A1EF9">
        <w:rPr>
          <w:noProof/>
          <w:webHidden/>
        </w:rPr>
        <w:tab/>
      </w:r>
      <w:r w:rsidR="001C7334" w:rsidRPr="006A1EF9">
        <w:rPr>
          <w:noProof/>
          <w:webHidden/>
        </w:rPr>
        <w:fldChar w:fldCharType="begin"/>
      </w:r>
      <w:r w:rsidR="001C7334" w:rsidRPr="006A1EF9">
        <w:rPr>
          <w:noProof/>
          <w:webHidden/>
        </w:rPr>
        <w:instrText xml:space="preserve"> PAGEREF _Toc502243807 \h </w:instrText>
      </w:r>
      <w:r w:rsidR="001C7334" w:rsidRPr="006A1EF9">
        <w:rPr>
          <w:noProof/>
          <w:webHidden/>
        </w:rPr>
      </w:r>
      <w:r w:rsidR="001C7334" w:rsidRPr="006A1EF9">
        <w:rPr>
          <w:noProof/>
          <w:webHidden/>
        </w:rPr>
        <w:fldChar w:fldCharType="separate"/>
      </w:r>
      <w:r w:rsidR="001C7334" w:rsidRPr="006A1EF9">
        <w:rPr>
          <w:noProof/>
          <w:webHidden/>
        </w:rPr>
        <w:t>8</w:t>
      </w:r>
      <w:r w:rsidR="001C7334" w:rsidRPr="006A1EF9">
        <w:rPr>
          <w:noProof/>
          <w:webHidden/>
        </w:rPr>
        <w:fldChar w:fldCharType="end"/>
      </w:r>
      <w:r w:rsidRPr="006A1EF9">
        <w:rPr>
          <w:noProof/>
        </w:rPr>
        <w:fldChar w:fldCharType="end"/>
      </w:r>
    </w:p>
    <w:p w14:paraId="3F5D3031" w14:textId="3E003EDA" w:rsidR="001C7334" w:rsidRPr="006A1EF9" w:rsidRDefault="00844734" w:rsidP="001171DC">
      <w:pPr>
        <w:pStyle w:val="TOC2"/>
        <w:rPr>
          <w:rFonts w:eastAsiaTheme="minorEastAsia" w:cstheme="minorBidi"/>
          <w:szCs w:val="28"/>
          <w:lang w:bidi="th-TH"/>
        </w:rPr>
      </w:pPr>
      <w:r w:rsidRPr="006A1EF9">
        <w:fldChar w:fldCharType="begin"/>
      </w:r>
      <w:r w:rsidRPr="006A1EF9">
        <w:instrText xml:space="preserve"> HYPERLINK \l "_Toc502243808" </w:instrText>
      </w:r>
      <w:r w:rsidRPr="006A1EF9">
        <w:fldChar w:fldCharType="separate"/>
      </w:r>
      <w:r w:rsidR="001C7334" w:rsidRPr="006A1EF9">
        <w:rPr>
          <w:rStyle w:val="Hyperlink"/>
          <w:rFonts w:ascii="Arial" w:hAnsi="Arial" w:cs="Arial"/>
          <w:rPrChange w:id="123" w:author="Shah Ashay" w:date="2018-04-16T17:05:00Z">
            <w:rPr>
              <w:rStyle w:val="Hyperlink"/>
            </w:rPr>
          </w:rPrChange>
        </w:rPr>
        <w:t>4.1</w:t>
      </w:r>
      <w:r w:rsidR="001C7334" w:rsidRPr="006A1EF9">
        <w:rPr>
          <w:rFonts w:ascii="Arial" w:eastAsiaTheme="minorEastAsia" w:hAnsi="Arial" w:cs="Arial"/>
          <w:szCs w:val="28"/>
          <w:lang w:bidi="th-TH"/>
          <w:rPrChange w:id="124" w:author="Shah Ashay" w:date="2018-04-16T17:05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1C7334" w:rsidRPr="006A1EF9">
        <w:rPr>
          <w:rStyle w:val="Hyperlink"/>
          <w:rFonts w:ascii="Arial" w:hAnsi="Arial" w:cs="Arial"/>
          <w:rPrChange w:id="125" w:author="Shah Ashay" w:date="2018-04-16T17:05:00Z">
            <w:rPr>
              <w:rStyle w:val="Hyperlink"/>
            </w:rPr>
          </w:rPrChange>
        </w:rPr>
        <w:t>List of Common Issues/Errors</w:t>
      </w:r>
      <w:r w:rsidR="001C7334" w:rsidRPr="006A1EF9">
        <w:rPr>
          <w:webHidden/>
        </w:rPr>
        <w:tab/>
      </w:r>
      <w:r w:rsidR="001C7334" w:rsidRPr="006A1EF9">
        <w:rPr>
          <w:webHidden/>
        </w:rPr>
        <w:fldChar w:fldCharType="begin"/>
      </w:r>
      <w:r w:rsidR="001C7334" w:rsidRPr="006A1EF9">
        <w:rPr>
          <w:webHidden/>
        </w:rPr>
        <w:instrText xml:space="preserve"> PAGEREF _Toc502243808 \h </w:instrText>
      </w:r>
      <w:r w:rsidR="001C7334" w:rsidRPr="006A1EF9">
        <w:rPr>
          <w:webHidden/>
        </w:rPr>
      </w:r>
      <w:r w:rsidR="001C7334" w:rsidRPr="006A1EF9">
        <w:rPr>
          <w:webHidden/>
        </w:rPr>
        <w:fldChar w:fldCharType="separate"/>
      </w:r>
      <w:r w:rsidR="001C7334" w:rsidRPr="006A1EF9">
        <w:rPr>
          <w:webHidden/>
        </w:rPr>
        <w:t>8</w:t>
      </w:r>
      <w:r w:rsidR="001C7334" w:rsidRPr="006A1EF9">
        <w:rPr>
          <w:webHidden/>
        </w:rPr>
        <w:fldChar w:fldCharType="end"/>
      </w:r>
      <w:r w:rsidRPr="006A1EF9">
        <w:fldChar w:fldCharType="end"/>
      </w:r>
    </w:p>
    <w:p w14:paraId="0BAA3779" w14:textId="00BEEA48" w:rsidR="004D61A0" w:rsidRPr="00A75C70" w:rsidRDefault="00006EC4" w:rsidP="007B38EE">
      <w:pPr>
        <w:pStyle w:val="TOC1"/>
        <w:spacing w:before="120"/>
        <w:rPr>
          <w:rFonts w:ascii="Arial" w:hAnsi="Arial" w:cs="Arial"/>
          <w:noProof/>
        </w:rPr>
        <w:sectPr w:rsidR="004D61A0" w:rsidRPr="00A75C70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6A1EF9">
        <w:rPr>
          <w:rFonts w:ascii="Arial" w:hAnsi="Arial" w:cs="Arial"/>
        </w:rPr>
        <w:fldChar w:fldCharType="end"/>
      </w:r>
    </w:p>
    <w:p w14:paraId="0BAA377A" w14:textId="77777777" w:rsidR="00447470" w:rsidRPr="00A75C70" w:rsidRDefault="00447470" w:rsidP="00447470">
      <w:pPr>
        <w:pStyle w:val="Heading1"/>
      </w:pPr>
      <w:bookmarkStart w:id="126" w:name="_Toc502243803"/>
      <w:r w:rsidRPr="00A75C70">
        <w:lastRenderedPageBreak/>
        <w:t>Use Case Information</w:t>
      </w:r>
      <w:bookmarkEnd w:id="126"/>
    </w:p>
    <w:p w14:paraId="0BAA377B" w14:textId="77777777" w:rsidR="00447470" w:rsidRPr="00A75C70" w:rsidRDefault="00447470" w:rsidP="0044747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27" w:author="Batra Yogesh (EXT)" w:date="2018-04-13T12:59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876"/>
        <w:gridCol w:w="6474"/>
        <w:tblGridChange w:id="128">
          <w:tblGrid>
            <w:gridCol w:w="2880"/>
            <w:gridCol w:w="6480"/>
          </w:tblGrid>
        </w:tblGridChange>
      </w:tblGrid>
      <w:tr w:rsidR="00447470" w:rsidRPr="006A1EF9" w14:paraId="0BAA377E" w14:textId="77777777" w:rsidTr="00A75C70">
        <w:trPr>
          <w:cantSplit/>
          <w:trPrChange w:id="129" w:author="Batra Yogesh (EXT)" w:date="2018-04-13T12:59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30" w:author="Batra Yogesh (EXT)" w:date="2018-04-13T12:59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C" w14:textId="77777777" w:rsidR="00447470" w:rsidRPr="006A1EF9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6A1EF9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3462" w:type="pct"/>
            <w:tcPrChange w:id="131" w:author="Batra Yogesh (EXT)" w:date="2018-04-13T12:59:00Z">
              <w:tcPr>
                <w:tcW w:w="6480" w:type="dxa"/>
              </w:tcPr>
            </w:tcPrChange>
          </w:tcPr>
          <w:p w14:paraId="0BAA377D" w14:textId="5DFCFCF7" w:rsidR="00447470" w:rsidRPr="006A1EF9" w:rsidRDefault="001C7334" w:rsidP="00A8498C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BKK_UC39</w:t>
            </w:r>
            <w:r w:rsidR="005E6008"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Maintain </w:t>
            </w:r>
            <w:r w:rsidR="005E6008"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 Well Bore</w:t>
            </w:r>
          </w:p>
        </w:tc>
      </w:tr>
      <w:tr w:rsidR="00447470" w:rsidRPr="006A1EF9" w14:paraId="0BAA3781" w14:textId="77777777" w:rsidTr="00A75C70">
        <w:trPr>
          <w:cantSplit/>
          <w:trPrChange w:id="132" w:author="Batra Yogesh (EXT)" w:date="2018-04-13T12:59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33" w:author="Batra Yogesh (EXT)" w:date="2018-04-13T12:59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F" w14:textId="77777777" w:rsidR="00447470" w:rsidRPr="006A1EF9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6A1EF9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3462" w:type="pct"/>
            <w:tcPrChange w:id="134" w:author="Batra Yogesh (EXT)" w:date="2018-04-13T12:59:00Z">
              <w:tcPr>
                <w:tcW w:w="6480" w:type="dxa"/>
              </w:tcPr>
            </w:tcPrChange>
          </w:tcPr>
          <w:p w14:paraId="0BAA3780" w14:textId="7931B268" w:rsidR="00447470" w:rsidRPr="006A1EF9" w:rsidRDefault="00A16508" w:rsidP="00734522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sz w:val="20"/>
                <w:szCs w:val="20"/>
                <w:rPrChange w:id="135" w:author="Shah Ashay" w:date="2018-04-16T17:05:00Z">
                  <w:rPr>
                    <w:rFonts w:cs="Arial"/>
                    <w:sz w:val="19"/>
                    <w:szCs w:val="19"/>
                  </w:rPr>
                </w:rPrChange>
              </w:rPr>
              <w:t>This BF is used to</w:t>
            </w:r>
            <w:r w:rsidR="005E6008" w:rsidRPr="006A1EF9">
              <w:rPr>
                <w:rFonts w:cs="Arial"/>
                <w:sz w:val="20"/>
                <w:szCs w:val="20"/>
                <w:rPrChange w:id="136" w:author="Shah Ashay" w:date="2018-04-16T17:05:00Z">
                  <w:rPr>
                    <w:rFonts w:cs="Arial"/>
                    <w:sz w:val="19"/>
                    <w:szCs w:val="19"/>
                  </w:rPr>
                </w:rPrChange>
              </w:rPr>
              <w:t xml:space="preserve"> </w:t>
            </w:r>
            <w:r w:rsidR="001C7334" w:rsidRPr="006A1EF9">
              <w:rPr>
                <w:rFonts w:cs="Arial"/>
                <w:sz w:val="20"/>
                <w:szCs w:val="20"/>
                <w:rPrChange w:id="137" w:author="Shah Ashay" w:date="2018-04-16T17:05:00Z">
                  <w:rPr>
                    <w:rFonts w:cs="Arial"/>
                    <w:sz w:val="19"/>
                    <w:szCs w:val="19"/>
                  </w:rPr>
                </w:rPrChange>
              </w:rPr>
              <w:t xml:space="preserve">Maintain </w:t>
            </w:r>
            <w:r w:rsidR="005E6008" w:rsidRPr="006A1EF9">
              <w:rPr>
                <w:rFonts w:cs="Arial"/>
                <w:sz w:val="20"/>
                <w:szCs w:val="20"/>
                <w:rPrChange w:id="138" w:author="Shah Ashay" w:date="2018-04-16T17:05:00Z">
                  <w:rPr>
                    <w:rFonts w:cs="Arial"/>
                    <w:sz w:val="19"/>
                    <w:szCs w:val="19"/>
                  </w:rPr>
                </w:rPrChange>
              </w:rPr>
              <w:t xml:space="preserve"> a well bore</w:t>
            </w:r>
            <w:r w:rsidRPr="006A1EF9">
              <w:rPr>
                <w:rFonts w:cs="Arial"/>
                <w:sz w:val="20"/>
                <w:szCs w:val="20"/>
                <w:rPrChange w:id="139" w:author="Shah Ashay" w:date="2018-04-16T17:05:00Z">
                  <w:rPr>
                    <w:rFonts w:cs="Arial"/>
                    <w:sz w:val="19"/>
                    <w:szCs w:val="19"/>
                  </w:rPr>
                </w:rPrChange>
              </w:rPr>
              <w:t xml:space="preserve"> </w:t>
            </w:r>
          </w:p>
        </w:tc>
      </w:tr>
      <w:tr w:rsidR="00447470" w:rsidRPr="006A1EF9" w14:paraId="0BAA3785" w14:textId="77777777" w:rsidTr="006A1EF9">
        <w:trPr>
          <w:cantSplit/>
          <w:trHeight w:val="629"/>
          <w:trPrChange w:id="140" w:author="Shah Ashay" w:date="2018-04-16T17:05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41" w:author="Shah Ashay" w:date="2018-04-16T17:05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2" w14:textId="77777777" w:rsidR="00447470" w:rsidRPr="006A1EF9" w:rsidRDefault="00447470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6A1EF9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3462" w:type="pct"/>
            <w:tcPrChange w:id="142" w:author="Shah Ashay" w:date="2018-04-16T17:05:00Z">
              <w:tcPr>
                <w:tcW w:w="6480" w:type="dxa"/>
              </w:tcPr>
            </w:tcPrChange>
          </w:tcPr>
          <w:p w14:paraId="7F48E440" w14:textId="56BD33EA" w:rsidR="00447470" w:rsidRPr="006A1EF9" w:rsidRDefault="001C7334" w:rsidP="005E6008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Maintain </w:t>
            </w:r>
            <w:r w:rsidR="00EF12D2"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5E6008" w:rsidRPr="006A1EF9">
              <w:rPr>
                <w:rFonts w:cs="Arial"/>
                <w:color w:val="000000" w:themeColor="text1"/>
                <w:sz w:val="20"/>
                <w:szCs w:val="20"/>
              </w:rPr>
              <w:t>Well</w:t>
            </w:r>
          </w:p>
          <w:p w14:paraId="0BAA3784" w14:textId="7767767C" w:rsidR="007F3172" w:rsidRPr="006A1EF9" w:rsidRDefault="001C7334" w:rsidP="005E6008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Maintain </w:t>
            </w:r>
            <w:r w:rsidR="007F3172"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 Well </w:t>
            </w:r>
            <w:ins w:id="143" w:author="Batra Yogesh (EXT)" w:date="2018-04-06T11:43:00Z">
              <w:r w:rsidR="000A4095" w:rsidRPr="006A1EF9">
                <w:rPr>
                  <w:rFonts w:cs="Arial"/>
                  <w:color w:val="000000" w:themeColor="text1"/>
                  <w:sz w:val="20"/>
                  <w:szCs w:val="20"/>
                </w:rPr>
                <w:t>b</w:t>
              </w:r>
            </w:ins>
            <w:del w:id="144" w:author="Batra Yogesh (EXT)" w:date="2018-04-06T11:43:00Z">
              <w:r w:rsidR="007F3172" w:rsidRPr="006A1EF9" w:rsidDel="000A4095">
                <w:rPr>
                  <w:rFonts w:cs="Arial"/>
                  <w:color w:val="000000" w:themeColor="text1"/>
                  <w:sz w:val="20"/>
                  <w:szCs w:val="20"/>
                </w:rPr>
                <w:delText>C</w:delText>
              </w:r>
            </w:del>
            <w:r w:rsidR="007F3172" w:rsidRPr="006A1EF9">
              <w:rPr>
                <w:rFonts w:cs="Arial"/>
                <w:color w:val="000000" w:themeColor="text1"/>
                <w:sz w:val="20"/>
                <w:szCs w:val="20"/>
              </w:rPr>
              <w:t>ore Split</w:t>
            </w:r>
          </w:p>
        </w:tc>
      </w:tr>
      <w:tr w:rsidR="00726BBA" w:rsidRPr="006A1EF9" w14:paraId="786CE4E0" w14:textId="77777777" w:rsidTr="006A1EF9">
        <w:trPr>
          <w:cantSplit/>
          <w:trHeight w:val="368"/>
          <w:trPrChange w:id="145" w:author="Shah Ashay" w:date="2018-04-16T17:05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46" w:author="Shah Ashay" w:date="2018-04-16T17:05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4594FF9" w14:textId="0C92EA69" w:rsidR="00726BBA" w:rsidRPr="006A1EF9" w:rsidRDefault="00726BBA" w:rsidP="00E4117B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6A1EF9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3462" w:type="pct"/>
            <w:tcPrChange w:id="147" w:author="Shah Ashay" w:date="2018-04-16T17:05:00Z">
              <w:tcPr>
                <w:tcW w:w="6480" w:type="dxa"/>
              </w:tcPr>
            </w:tcPrChange>
          </w:tcPr>
          <w:p w14:paraId="315DD97A" w14:textId="27AB0743" w:rsidR="00474389" w:rsidRPr="006A1EF9" w:rsidRDefault="005E6008" w:rsidP="005E6008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MAINTAIN WELL BORE (CO.0054)</w:t>
            </w:r>
          </w:p>
        </w:tc>
      </w:tr>
      <w:tr w:rsidR="00095177" w:rsidRPr="006A1EF9" w14:paraId="6847DDCA" w14:textId="77777777" w:rsidTr="00A75C70">
        <w:trPr>
          <w:cantSplit/>
          <w:trHeight w:val="881"/>
          <w:trPrChange w:id="148" w:author="Batra Yogesh (EXT)" w:date="2018-04-13T12:59:00Z">
            <w:trPr>
              <w:cantSplit/>
              <w:trHeight w:val="881"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49" w:author="Batra Yogesh (EXT)" w:date="2018-04-13T12:59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6B241DE5" w14:textId="4FD0631A" w:rsidR="00095177" w:rsidRPr="006A1EF9" w:rsidRDefault="00095177" w:rsidP="00095177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6A1EF9">
              <w:rPr>
                <w:rFonts w:cs="Arial"/>
                <w:b/>
                <w:sz w:val="20"/>
                <w:szCs w:val="20"/>
              </w:rPr>
              <w:t xml:space="preserve">EC </w:t>
            </w:r>
            <w:del w:id="150" w:author="Batra Yogesh (EXT)" w:date="2018-04-04T17:31:00Z">
              <w:r w:rsidRPr="006A1EF9" w:rsidDel="00A107DC">
                <w:rPr>
                  <w:rFonts w:cs="Arial"/>
                  <w:b/>
                  <w:sz w:val="20"/>
                  <w:szCs w:val="20"/>
                </w:rPr>
                <w:delText>Roels</w:delText>
              </w:r>
            </w:del>
            <w:ins w:id="151" w:author="Batra Yogesh (EXT)" w:date="2018-04-04T17:31:00Z">
              <w:r w:rsidR="00A107DC" w:rsidRPr="006A1EF9">
                <w:rPr>
                  <w:rFonts w:cs="Arial"/>
                  <w:b/>
                  <w:sz w:val="20"/>
                  <w:szCs w:val="20"/>
                </w:rPr>
                <w:t>Roles</w:t>
              </w:r>
            </w:ins>
          </w:p>
        </w:tc>
        <w:tc>
          <w:tcPr>
            <w:tcW w:w="3462" w:type="pct"/>
            <w:tcPrChange w:id="152" w:author="Batra Yogesh (EXT)" w:date="2018-04-13T12:59:00Z">
              <w:tcPr>
                <w:tcW w:w="6480" w:type="dxa"/>
              </w:tcPr>
            </w:tcPrChange>
          </w:tcPr>
          <w:p w14:paraId="444C56F7" w14:textId="77777777" w:rsidR="00095177" w:rsidRPr="006A1EF9" w:rsidRDefault="00095177" w:rsidP="0009517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B8/32 Administrator</w:t>
            </w:r>
          </w:p>
          <w:p w14:paraId="3FB10E28" w14:textId="77777777" w:rsidR="00095177" w:rsidRPr="006A1EF9" w:rsidRDefault="00095177" w:rsidP="0009517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Baanpot Administrator</w:t>
            </w:r>
          </w:p>
          <w:p w14:paraId="0678F8DD" w14:textId="77777777" w:rsidR="00095177" w:rsidRPr="006A1EF9" w:rsidRDefault="00095177" w:rsidP="0009517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Thailand ECIS Admin</w:t>
            </w:r>
          </w:p>
          <w:p w14:paraId="69EFF213" w14:textId="77777777" w:rsidR="00095177" w:rsidRPr="006A1EF9" w:rsidRDefault="00095177" w:rsidP="0009517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Erawan Administrator</w:t>
            </w:r>
          </w:p>
          <w:p w14:paraId="3526C128" w14:textId="77777777" w:rsidR="00095177" w:rsidRPr="006A1EF9" w:rsidRDefault="00095177" w:rsidP="0009517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Funan Administrator</w:t>
            </w:r>
          </w:p>
          <w:p w14:paraId="2ACCF7D8" w14:textId="77777777" w:rsidR="00095177" w:rsidRPr="006A1EF9" w:rsidRDefault="00095177" w:rsidP="0009517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M and M Admin COTL</w:t>
            </w:r>
          </w:p>
          <w:p w14:paraId="144CEAEB" w14:textId="77777777" w:rsidR="00095177" w:rsidRPr="006A1EF9" w:rsidRDefault="00095177" w:rsidP="0009517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M and M Admin CTEP</w:t>
            </w:r>
          </w:p>
          <w:p w14:paraId="65DCFDDB" w14:textId="77777777" w:rsidR="00095177" w:rsidRPr="006A1EF9" w:rsidRDefault="00095177" w:rsidP="0009517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Pailin Administrator</w:t>
            </w:r>
          </w:p>
          <w:p w14:paraId="6A039525" w14:textId="77777777" w:rsidR="00095177" w:rsidRPr="006A1EF9" w:rsidRDefault="00095177" w:rsidP="0009517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Platong Administrator</w:t>
            </w:r>
          </w:p>
          <w:p w14:paraId="267D9D6F" w14:textId="77777777" w:rsidR="00095177" w:rsidRPr="006A1EF9" w:rsidRDefault="00095177" w:rsidP="0009517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Satun Administrator</w:t>
            </w:r>
          </w:p>
          <w:p w14:paraId="639BBA53" w14:textId="3C0D81DE" w:rsidR="00095177" w:rsidRPr="006A1EF9" w:rsidRDefault="00095177" w:rsidP="00095177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Satun Funan Administrator</w:t>
            </w:r>
          </w:p>
        </w:tc>
      </w:tr>
      <w:tr w:rsidR="00D17537" w:rsidRPr="006A1EF9" w14:paraId="0BAA378E" w14:textId="77777777" w:rsidTr="00A75C70">
        <w:trPr>
          <w:cantSplit/>
          <w:trPrChange w:id="153" w:author="Batra Yogesh (EXT)" w:date="2018-04-13T12:59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54" w:author="Batra Yogesh (EXT)" w:date="2018-04-13T12:59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A" w14:textId="77777777" w:rsidR="00D17537" w:rsidRPr="006A1EF9" w:rsidRDefault="00D17537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6A1EF9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3462" w:type="pct"/>
            <w:tcPrChange w:id="155" w:author="Batra Yogesh (EXT)" w:date="2018-04-13T12:59:00Z">
              <w:tcPr>
                <w:tcW w:w="6480" w:type="dxa"/>
              </w:tcPr>
            </w:tcPrChange>
          </w:tcPr>
          <w:p w14:paraId="0BAA378D" w14:textId="0D9AA238" w:rsidR="00474389" w:rsidRPr="006A1EF9" w:rsidRDefault="001C7334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  <w:rPrChange w:id="156" w:author="Shah Ashay" w:date="2018-04-16T17:05:00Z">
                  <w:rPr/>
                </w:rPrChange>
              </w:rPr>
              <w:pPrChange w:id="157" w:author="Shah Ashay" w:date="2018-04-16T17:05:00Z">
                <w:pPr>
                  <w:pStyle w:val="ListParagraph"/>
                  <w:keepNext/>
                  <w:keepLines/>
                  <w:numPr>
                    <w:numId w:val="21"/>
                  </w:numPr>
                  <w:ind w:left="1080" w:hanging="360"/>
                </w:pPr>
              </w:pPrChange>
            </w:pPr>
            <w:r w:rsidRPr="006A1EF9">
              <w:rPr>
                <w:rFonts w:cs="Arial"/>
                <w:color w:val="000000" w:themeColor="text1"/>
                <w:sz w:val="20"/>
                <w:szCs w:val="20"/>
                <w:rPrChange w:id="158" w:author="Shah Ashay" w:date="2018-04-16T17:05:00Z">
                  <w:rPr/>
                </w:rPrChange>
              </w:rPr>
              <w:t>Well created</w:t>
            </w:r>
          </w:p>
        </w:tc>
      </w:tr>
      <w:tr w:rsidR="00447470" w:rsidRPr="006A1EF9" w14:paraId="0BAA3791" w14:textId="77777777" w:rsidTr="00A75C70">
        <w:trPr>
          <w:cantSplit/>
          <w:trPrChange w:id="159" w:author="Batra Yogesh (EXT)" w:date="2018-04-13T12:59:00Z">
            <w:trPr>
              <w:cantSplit/>
            </w:trPr>
          </w:trPrChange>
        </w:trPr>
        <w:tc>
          <w:tcPr>
            <w:tcW w:w="1538" w:type="pct"/>
            <w:shd w:val="clear" w:color="auto" w:fill="C6D9F1" w:themeFill="text2" w:themeFillTint="33"/>
            <w:tcPrChange w:id="160" w:author="Batra Yogesh (EXT)" w:date="2018-04-13T12:59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F" w14:textId="77777777" w:rsidR="00447470" w:rsidRPr="006A1EF9" w:rsidRDefault="00447470" w:rsidP="00E4117B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6A1EF9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3462" w:type="pct"/>
            <w:tcPrChange w:id="161" w:author="Batra Yogesh (EXT)" w:date="2018-04-13T12:59:00Z">
              <w:tcPr>
                <w:tcW w:w="6480" w:type="dxa"/>
              </w:tcPr>
            </w:tcPrChange>
          </w:tcPr>
          <w:p w14:paraId="0BAA3790" w14:textId="77777777" w:rsidR="00447470" w:rsidRPr="006A1EF9" w:rsidRDefault="00447470" w:rsidP="00E4117B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0BAA3792" w14:textId="77777777" w:rsidR="00447470" w:rsidRPr="00A75C70" w:rsidRDefault="00447470" w:rsidP="00447470">
      <w:pPr>
        <w:rPr>
          <w:ins w:id="162" w:author="Batra Yogesh (EXT)" w:date="2018-03-27T14:38:00Z"/>
          <w:rFonts w:cs="Arial"/>
        </w:rPr>
      </w:pPr>
    </w:p>
    <w:p w14:paraId="174FEFD3" w14:textId="55034C91" w:rsidR="00EB471A" w:rsidRPr="00A75C70" w:rsidRDefault="00EB471A" w:rsidP="00EB471A">
      <w:pPr>
        <w:rPr>
          <w:moveTo w:id="163" w:author="Batra Yogesh (EXT)" w:date="2018-03-27T14:38:00Z"/>
          <w:rFonts w:cs="Arial"/>
          <w:rPrChange w:id="164" w:author="Batra Yogesh (EXT)" w:date="2018-04-13T12:59:00Z">
            <w:rPr>
              <w:moveTo w:id="165" w:author="Batra Yogesh (EXT)" w:date="2018-03-27T14:38:00Z"/>
              <w:b/>
            </w:rPr>
          </w:rPrChange>
        </w:rPr>
      </w:pPr>
      <w:moveToRangeStart w:id="166" w:author="Batra Yogesh (EXT)" w:date="2018-03-27T14:38:00Z" w:name="move509924809"/>
      <w:moveTo w:id="167" w:author="Batra Yogesh (EXT)" w:date="2018-03-27T14:38:00Z">
        <w:r w:rsidRPr="00A75C70">
          <w:rPr>
            <w:rFonts w:cs="Arial"/>
            <w:rPrChange w:id="168" w:author="Batra Yogesh (EXT)" w:date="2018-04-13T12:59:00Z">
              <w:rPr>
                <w:b/>
              </w:rPr>
            </w:rPrChange>
          </w:rPr>
          <w:t>Note: the toolbar on EC11</w:t>
        </w:r>
      </w:moveTo>
      <w:ins w:id="169" w:author="Batra Yogesh (EXT)" w:date="2018-04-13T12:59:00Z">
        <w:r w:rsidR="00A75C70" w:rsidRPr="00A75C70">
          <w:rPr>
            <w:rFonts w:cs="Arial"/>
            <w:rPrChange w:id="170" w:author="Batra Yogesh (EXT)" w:date="2018-04-13T12:59:00Z">
              <w:rPr>
                <w:rFonts w:cs="Arial"/>
                <w:b/>
              </w:rPr>
            </w:rPrChange>
          </w:rPr>
          <w:t>.2</w:t>
        </w:r>
      </w:ins>
      <w:moveTo w:id="171" w:author="Batra Yogesh (EXT)" w:date="2018-03-27T14:38:00Z">
        <w:r w:rsidRPr="00A75C70">
          <w:rPr>
            <w:rFonts w:cs="Arial"/>
            <w:rPrChange w:id="172" w:author="Batra Yogesh (EXT)" w:date="2018-04-13T12:59:00Z">
              <w:rPr>
                <w:b/>
              </w:rPr>
            </w:rPrChange>
          </w:rPr>
          <w:t xml:space="preserve"> has changed. Refer to the image below for different buttons</w:t>
        </w:r>
      </w:moveTo>
    </w:p>
    <w:p w14:paraId="70B03B28" w14:textId="77777777" w:rsidR="00EB471A" w:rsidRPr="00BE4CBD" w:rsidRDefault="00EB471A" w:rsidP="00EB471A">
      <w:pPr>
        <w:rPr>
          <w:moveTo w:id="173" w:author="Batra Yogesh (EXT)" w:date="2018-03-27T14:38:00Z"/>
          <w:rFonts w:cs="Arial"/>
          <w:b/>
        </w:rPr>
      </w:pPr>
    </w:p>
    <w:p w14:paraId="33DA4EA4" w14:textId="77777777" w:rsidR="00EB471A" w:rsidRPr="00BE4CBD" w:rsidRDefault="00EB471A" w:rsidP="00EB471A">
      <w:pPr>
        <w:jc w:val="center"/>
        <w:rPr>
          <w:moveTo w:id="174" w:author="Batra Yogesh (EXT)" w:date="2018-03-27T14:38:00Z"/>
          <w:rFonts w:cs="Arial"/>
          <w:b/>
        </w:rPr>
      </w:pPr>
      <w:moveTo w:id="175" w:author="Batra Yogesh (EXT)" w:date="2018-03-27T14:38:00Z">
        <w:r w:rsidRPr="00A75C70">
          <w:rPr>
            <w:rFonts w:cs="Arial"/>
            <w:noProof/>
            <w:color w:val="000000"/>
            <w:szCs w:val="22"/>
            <w:rPrChange w:id="176" w:author="Batra Yogesh (EXT)" w:date="2018-04-13T12:59:00Z">
              <w:rPr>
                <w:rFonts w:ascii="Calibri" w:hAnsi="Calibri" w:cs="Calibri"/>
                <w:noProof/>
                <w:color w:val="000000"/>
                <w:szCs w:val="22"/>
              </w:rPr>
            </w:rPrChange>
          </w:rPr>
          <w:drawing>
            <wp:inline distT="0" distB="0" distL="0" distR="0" wp14:anchorId="5907ACA3" wp14:editId="73F129A1">
              <wp:extent cx="5105048" cy="1144752"/>
              <wp:effectExtent l="19050" t="19050" r="19685" b="17780"/>
              <wp:docPr id="3" name="Picture 3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lh6.googleusercontent.com/WUdP0PFWezKFy2Ynx-I6avqXmLbFPFOLIYlo40eBVOTZ-vJOdZnOV0ODUljUAsdXAocQF1qJlQhDZBlJkGa1jHBfmEYwONfYQJ3I8xsTx6uQmEAeBYLtyGw9svpNaG1_w2p1RQu34tA_2epWhQ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30089" cy="1150367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pic:spPr>
                  </pic:pic>
                </a:graphicData>
              </a:graphic>
            </wp:inline>
          </w:drawing>
        </w:r>
      </w:moveTo>
    </w:p>
    <w:moveToRangeEnd w:id="166"/>
    <w:p w14:paraId="63CF006B" w14:textId="77777777" w:rsidR="00EB471A" w:rsidRPr="00A75C70" w:rsidRDefault="00EB471A" w:rsidP="00447470">
      <w:pPr>
        <w:rPr>
          <w:rFonts w:cs="Arial"/>
        </w:rPr>
      </w:pPr>
    </w:p>
    <w:p w14:paraId="0BAA3794" w14:textId="72238AEA" w:rsidR="004D61A0" w:rsidRPr="00A75C70" w:rsidRDefault="004D61A0" w:rsidP="005D1403">
      <w:pPr>
        <w:pStyle w:val="Heading1"/>
      </w:pPr>
      <w:bookmarkStart w:id="177" w:name="_Toc536253722"/>
      <w:bookmarkStart w:id="178" w:name="_Toc536258288"/>
      <w:bookmarkStart w:id="179" w:name="_Toc502243804"/>
      <w:r w:rsidRPr="00A75C70">
        <w:t xml:space="preserve">Primary </w:t>
      </w:r>
      <w:bookmarkEnd w:id="177"/>
      <w:bookmarkEnd w:id="178"/>
      <w:r w:rsidR="00BF2F96" w:rsidRPr="00A75C70">
        <w:t>Flow</w:t>
      </w:r>
      <w:r w:rsidR="0033669C" w:rsidRPr="00A75C70">
        <w:t xml:space="preserve">: </w:t>
      </w:r>
      <w:r w:rsidR="001C7334" w:rsidRPr="00A75C70">
        <w:t>BKK_UC39</w:t>
      </w:r>
      <w:r w:rsidR="0033669C" w:rsidRPr="00A75C70">
        <w:t xml:space="preserve"> </w:t>
      </w:r>
      <w:r w:rsidR="00734522" w:rsidRPr="00A75C70">
        <w:t xml:space="preserve">Enter </w:t>
      </w:r>
      <w:r w:rsidR="006E74EE" w:rsidRPr="00A75C70">
        <w:t xml:space="preserve">a new </w:t>
      </w:r>
      <w:r w:rsidR="00002C2D" w:rsidRPr="00A75C70">
        <w:t xml:space="preserve">Well </w:t>
      </w:r>
      <w:r w:rsidR="005E6008" w:rsidRPr="00A75C70">
        <w:t>Bore</w:t>
      </w:r>
      <w:bookmarkEnd w:id="179"/>
    </w:p>
    <w:p w14:paraId="79743E0C" w14:textId="77777777" w:rsidR="00CC2F84" w:rsidRPr="00BE4CBD" w:rsidRDefault="00CC2F84" w:rsidP="00CC2F84">
      <w:pPr>
        <w:rPr>
          <w:rFonts w:cs="Arial"/>
        </w:rPr>
      </w:pPr>
    </w:p>
    <w:p w14:paraId="7B7D5BD9" w14:textId="08EA86FB" w:rsidR="00CC2F84" w:rsidRPr="006A1EF9" w:rsidDel="00EB471A" w:rsidRDefault="00CC2F84" w:rsidP="00CC2F84">
      <w:pPr>
        <w:rPr>
          <w:moveFrom w:id="180" w:author="Batra Yogesh (EXT)" w:date="2018-03-27T14:38:00Z"/>
          <w:rFonts w:cs="Arial"/>
          <w:b/>
        </w:rPr>
      </w:pPr>
      <w:moveFromRangeStart w:id="181" w:author="Batra Yogesh (EXT)" w:date="2018-03-27T14:38:00Z" w:name="move509924809"/>
      <w:moveFrom w:id="182" w:author="Batra Yogesh (EXT)" w:date="2018-03-27T14:38:00Z">
        <w:r w:rsidRPr="00BE4CBD" w:rsidDel="00EB471A">
          <w:rPr>
            <w:rFonts w:cs="Arial"/>
            <w:b/>
          </w:rPr>
          <w:t>Note: the</w:t>
        </w:r>
        <w:r w:rsidRPr="006A1EF9" w:rsidDel="00EB471A">
          <w:rPr>
            <w:rFonts w:cs="Arial"/>
            <w:b/>
          </w:rPr>
          <w:t xml:space="preserve"> toolbar on EC11 has changed. Refer to the image below for different buttons</w:t>
        </w:r>
      </w:moveFrom>
    </w:p>
    <w:p w14:paraId="1F57B21D" w14:textId="2848FFA3" w:rsidR="00CC2F84" w:rsidRPr="00A75C70" w:rsidDel="00EB471A" w:rsidRDefault="00CC2F84" w:rsidP="00CC2F84">
      <w:pPr>
        <w:rPr>
          <w:moveFrom w:id="183" w:author="Batra Yogesh (EXT)" w:date="2018-03-27T14:38:00Z"/>
          <w:rFonts w:cs="Arial"/>
          <w:b/>
          <w:rPrChange w:id="184" w:author="Batra Yogesh (EXT)" w:date="2018-04-13T12:59:00Z">
            <w:rPr>
              <w:moveFrom w:id="185" w:author="Batra Yogesh (EXT)" w:date="2018-03-27T14:38:00Z"/>
              <w:b/>
            </w:rPr>
          </w:rPrChange>
        </w:rPr>
      </w:pPr>
    </w:p>
    <w:p w14:paraId="0258B45E" w14:textId="0BEE6663" w:rsidR="00CC2F84" w:rsidRPr="00BE4CBD" w:rsidDel="00EB471A" w:rsidRDefault="00CC2F84" w:rsidP="00CC2F84">
      <w:pPr>
        <w:jc w:val="center"/>
        <w:rPr>
          <w:moveFrom w:id="186" w:author="Batra Yogesh (EXT)" w:date="2018-03-27T14:38:00Z"/>
          <w:rFonts w:cs="Arial"/>
          <w:b/>
        </w:rPr>
      </w:pPr>
      <w:moveFrom w:id="187" w:author="Batra Yogesh (EXT)" w:date="2018-03-27T14:38:00Z">
        <w:del w:id="188" w:author="Shah Ashay" w:date="2018-04-16T17:05:00Z">
          <w:r w:rsidRPr="00A75C70" w:rsidDel="006A1EF9">
            <w:rPr>
              <w:rFonts w:cs="Arial"/>
              <w:noProof/>
              <w:color w:val="000000"/>
              <w:szCs w:val="22"/>
              <w:rPrChange w:id="189" w:author="Batra Yogesh (EXT)" w:date="2018-04-13T12:59:00Z">
                <w:rPr>
                  <w:rFonts w:ascii="Calibri" w:hAnsi="Calibri" w:cs="Calibri"/>
                  <w:noProof/>
                  <w:color w:val="000000"/>
                  <w:szCs w:val="22"/>
                </w:rPr>
              </w:rPrChange>
            </w:rPr>
            <w:drawing>
              <wp:inline distT="0" distB="0" distL="0" distR="0" wp14:anchorId="4EA9E964" wp14:editId="53DAA12E">
                <wp:extent cx="5105048" cy="1144752"/>
                <wp:effectExtent l="0" t="0" r="635" b="0"/>
                <wp:docPr id="2" name="Picture 2" descr="https://lh6.googleusercontent.com/WUdP0PFWezKFy2Ynx-I6avqXmLbFPFOLIYlo40eBVOTZ-vJOdZnOV0ODUljUAsdXAocQF1qJlQhDZBlJkGa1jHBfmEYwONfYQJ3I8xsTx6uQmEAeBYLtyGw9svpNaG1_w2p1RQu34tA_2epWh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WUdP0PFWezKFy2Ynx-I6avqXmLbFPFOLIYlo40eBVOTZ-vJOdZnOV0ODUljUAsdXAocQF1qJlQhDZBlJkGa1jHBfmEYwONfYQJ3I8xsTx6uQmEAeBYLtyGw9svpNaG1_w2p1RQu34tA_2epWhQ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30089" cy="1150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del>
      </w:moveFrom>
    </w:p>
    <w:moveFromRangeEnd w:id="181"/>
    <w:p w14:paraId="0BAA3795" w14:textId="306147AC" w:rsidR="00EF4239" w:rsidRPr="00A75C70" w:rsidRDefault="004D61A0" w:rsidP="00D17537">
      <w:pPr>
        <w:rPr>
          <w:rFonts w:cs="Arial"/>
          <w:i/>
          <w:color w:val="000000" w:themeColor="text1"/>
          <w:sz w:val="20"/>
        </w:rPr>
      </w:pPr>
      <w:r w:rsidRPr="00A75C70">
        <w:rPr>
          <w:rFonts w:cs="Arial"/>
        </w:rPr>
        <w:t xml:space="preserve">Trigger: </w:t>
      </w:r>
      <w:r w:rsidR="00570D43" w:rsidRPr="00A75C70">
        <w:rPr>
          <w:rFonts w:cs="Arial"/>
        </w:rPr>
        <w:t xml:space="preserve"> </w:t>
      </w:r>
      <w:r w:rsidR="00033B40" w:rsidRPr="00A75C70">
        <w:rPr>
          <w:rFonts w:cs="Arial"/>
        </w:rPr>
        <w:t xml:space="preserve">User </w:t>
      </w:r>
      <w:r w:rsidR="005E6008" w:rsidRPr="00A75C70">
        <w:rPr>
          <w:rFonts w:cs="Arial"/>
        </w:rPr>
        <w:t xml:space="preserve">needs to </w:t>
      </w:r>
      <w:del w:id="190" w:author="Batra Yogesh (EXT)" w:date="2018-04-04T17:32:00Z">
        <w:r w:rsidR="001C7334" w:rsidRPr="00A75C70" w:rsidDel="00A107DC">
          <w:rPr>
            <w:rFonts w:cs="Arial"/>
          </w:rPr>
          <w:delText xml:space="preserve">Maintain </w:delText>
        </w:r>
        <w:r w:rsidR="005E6008" w:rsidRPr="00A75C70" w:rsidDel="00A107DC">
          <w:rPr>
            <w:rFonts w:cs="Arial"/>
          </w:rPr>
          <w:delText xml:space="preserve"> a</w:delText>
        </w:r>
      </w:del>
      <w:ins w:id="191" w:author="Batra Yogesh (EXT)" w:date="2018-04-04T17:32:00Z">
        <w:r w:rsidR="00A107DC" w:rsidRPr="00A75C70">
          <w:rPr>
            <w:rFonts w:cs="Arial"/>
          </w:rPr>
          <w:t>Maintain a</w:t>
        </w:r>
      </w:ins>
      <w:r w:rsidR="005E6008" w:rsidRPr="00A75C70">
        <w:rPr>
          <w:rFonts w:cs="Arial"/>
        </w:rPr>
        <w:t xml:space="preserve"> well bore</w:t>
      </w:r>
    </w:p>
    <w:p w14:paraId="1B8E6067" w14:textId="3A27E6C1" w:rsidR="00C6253C" w:rsidRPr="00A75C70" w:rsidRDefault="00C6253C">
      <w:pPr>
        <w:rPr>
          <w:rFonts w:cs="Arial"/>
          <w:b/>
          <w:bCs/>
          <w:sz w:val="24"/>
          <w:szCs w:val="32"/>
        </w:rPr>
      </w:pPr>
      <w:bookmarkStart w:id="192" w:name="_Toc24085719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93" w:author="Batra Yogesh (EXT)" w:date="2018-04-13T13:00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690"/>
        <w:gridCol w:w="3626"/>
        <w:gridCol w:w="2158"/>
        <w:gridCol w:w="2876"/>
        <w:tblGridChange w:id="194">
          <w:tblGrid>
            <w:gridCol w:w="690"/>
            <w:gridCol w:w="3630"/>
            <w:gridCol w:w="2160"/>
            <w:gridCol w:w="2880"/>
          </w:tblGrid>
        </w:tblGridChange>
      </w:tblGrid>
      <w:tr w:rsidR="00C6253C" w:rsidRPr="006A1EF9" w14:paraId="4045A374" w14:textId="77777777" w:rsidTr="00A75C70">
        <w:trPr>
          <w:tblHeader/>
          <w:trPrChange w:id="195" w:author="Batra Yogesh (EXT)" w:date="2018-04-13T13:00:00Z">
            <w:trPr>
              <w:tblHeader/>
            </w:trPr>
          </w:trPrChange>
        </w:trPr>
        <w:tc>
          <w:tcPr>
            <w:tcW w:w="369" w:type="pct"/>
            <w:tcBorders>
              <w:bottom w:val="single" w:sz="4" w:space="0" w:color="auto"/>
            </w:tcBorders>
            <w:shd w:val="clear" w:color="auto" w:fill="3399FF"/>
            <w:tcPrChange w:id="196" w:author="Batra Yogesh (EXT)" w:date="2018-04-13T13:00:00Z">
              <w:tcPr>
                <w:tcW w:w="69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159E4A3C" w14:textId="77777777" w:rsidR="00C6253C" w:rsidRPr="006A1EF9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6A1EF9">
              <w:rPr>
                <w:rFonts w:cs="Arial"/>
                <w:color w:val="FFFFFF" w:themeColor="background1"/>
                <w:sz w:val="20"/>
                <w:szCs w:val="20"/>
              </w:rPr>
              <w:lastRenderedPageBreak/>
              <w:t>Step</w:t>
            </w:r>
          </w:p>
        </w:tc>
        <w:tc>
          <w:tcPr>
            <w:tcW w:w="1939" w:type="pct"/>
            <w:shd w:val="clear" w:color="auto" w:fill="3399FF"/>
            <w:tcPrChange w:id="197" w:author="Batra Yogesh (EXT)" w:date="2018-04-13T13:00:00Z">
              <w:tcPr>
                <w:tcW w:w="3630" w:type="dxa"/>
                <w:shd w:val="clear" w:color="auto" w:fill="3399FF"/>
              </w:tcPr>
            </w:tcPrChange>
          </w:tcPr>
          <w:p w14:paraId="7492901F" w14:textId="77777777" w:rsidR="00C6253C" w:rsidRPr="006A1EF9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6A1EF9">
              <w:rPr>
                <w:rFonts w:cs="Arial"/>
                <w:color w:val="FFFFFF" w:themeColor="background1"/>
                <w:sz w:val="20"/>
                <w:szCs w:val="20"/>
              </w:rPr>
              <w:t>Actor Action</w:t>
            </w:r>
          </w:p>
        </w:tc>
        <w:tc>
          <w:tcPr>
            <w:tcW w:w="1154" w:type="pct"/>
            <w:shd w:val="clear" w:color="auto" w:fill="3399FF"/>
            <w:tcPrChange w:id="198" w:author="Batra Yogesh (EXT)" w:date="2018-04-13T13:00:00Z">
              <w:tcPr>
                <w:tcW w:w="2160" w:type="dxa"/>
                <w:shd w:val="clear" w:color="auto" w:fill="3399FF"/>
              </w:tcPr>
            </w:tcPrChange>
          </w:tcPr>
          <w:p w14:paraId="35AFFB89" w14:textId="77777777" w:rsidR="00C6253C" w:rsidRPr="006A1EF9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6A1EF9">
              <w:rPr>
                <w:rFonts w:cs="Arial"/>
                <w:color w:val="FFFFFF" w:themeColor="background1"/>
                <w:sz w:val="20"/>
                <w:szCs w:val="20"/>
              </w:rPr>
              <w:t>System Response</w:t>
            </w:r>
          </w:p>
        </w:tc>
        <w:tc>
          <w:tcPr>
            <w:tcW w:w="1538" w:type="pct"/>
            <w:shd w:val="clear" w:color="auto" w:fill="3399FF"/>
            <w:tcPrChange w:id="199" w:author="Batra Yogesh (EXT)" w:date="2018-04-13T13:00:00Z">
              <w:tcPr>
                <w:tcW w:w="2880" w:type="dxa"/>
                <w:shd w:val="clear" w:color="auto" w:fill="3399FF"/>
              </w:tcPr>
            </w:tcPrChange>
          </w:tcPr>
          <w:p w14:paraId="3B517D6D" w14:textId="77777777" w:rsidR="00C6253C" w:rsidRPr="006A1EF9" w:rsidRDefault="00C6253C" w:rsidP="00045EC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  <w:szCs w:val="20"/>
              </w:rPr>
            </w:pPr>
            <w:r w:rsidRPr="006A1EF9">
              <w:rPr>
                <w:rFonts w:cs="Arial"/>
                <w:color w:val="FFFFFF" w:themeColor="background1"/>
                <w:sz w:val="20"/>
                <w:szCs w:val="20"/>
              </w:rPr>
              <w:t>Notes</w:t>
            </w:r>
          </w:p>
        </w:tc>
      </w:tr>
      <w:tr w:rsidR="00C6253C" w:rsidRPr="006A1EF9" w14:paraId="2556EE83" w14:textId="77777777" w:rsidTr="00A75C70">
        <w:tc>
          <w:tcPr>
            <w:tcW w:w="369" w:type="pct"/>
            <w:shd w:val="clear" w:color="auto" w:fill="C6D9F1" w:themeFill="text2" w:themeFillTint="33"/>
            <w:tcPrChange w:id="200" w:author="Batra Yogesh (EXT)" w:date="2018-04-13T13:00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A9C5F59" w14:textId="22622A4D" w:rsidR="00C6253C" w:rsidRPr="006A1EF9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6A1EF9">
              <w:rPr>
                <w:rFonts w:cs="Arial"/>
                <w:sz w:val="20"/>
                <w:szCs w:val="20"/>
              </w:rPr>
              <w:t>1.</w:t>
            </w:r>
          </w:p>
        </w:tc>
        <w:tc>
          <w:tcPr>
            <w:tcW w:w="1939" w:type="pct"/>
            <w:tcPrChange w:id="201" w:author="Batra Yogesh (EXT)" w:date="2018-04-13T13:00:00Z">
              <w:tcPr>
                <w:tcW w:w="3630" w:type="dxa"/>
              </w:tcPr>
            </w:tcPrChange>
          </w:tcPr>
          <w:p w14:paraId="6C02BABD" w14:textId="089B3141" w:rsidR="00C6253C" w:rsidRPr="006A1EF9" w:rsidRDefault="00C6253C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Open up </w:t>
            </w:r>
            <w:del w:id="202" w:author="Batra Yogesh (EXT)" w:date="2018-03-27T14:47:00Z">
              <w:r w:rsidR="005E6008" w:rsidRPr="006A1EF9" w:rsidDel="00E43687">
                <w:rPr>
                  <w:rFonts w:cs="Arial"/>
                  <w:b/>
                  <w:color w:val="000000" w:themeColor="text1"/>
                  <w:sz w:val="20"/>
                  <w:szCs w:val="20"/>
                </w:rPr>
                <w:delText xml:space="preserve">Maintain </w:delText>
              </w:r>
            </w:del>
            <w:r w:rsidR="005E6008" w:rsidRPr="006A1EF9">
              <w:rPr>
                <w:rFonts w:cs="Arial"/>
                <w:b/>
                <w:color w:val="000000" w:themeColor="text1"/>
                <w:sz w:val="20"/>
                <w:szCs w:val="20"/>
              </w:rPr>
              <w:t>Well Bore</w:t>
            </w:r>
            <w:r w:rsidR="00A16508"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74154" w:rsidRPr="006A1EF9">
              <w:rPr>
                <w:rFonts w:cs="Arial"/>
                <w:color w:val="000000" w:themeColor="text1"/>
                <w:sz w:val="20"/>
                <w:szCs w:val="20"/>
              </w:rPr>
              <w:t>s</w:t>
            </w: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creen</w:t>
            </w:r>
          </w:p>
          <w:p w14:paraId="3FC2C398" w14:textId="787E439B" w:rsidR="00C6253C" w:rsidRPr="006A1EF9" w:rsidRDefault="006E7313" w:rsidP="00EB471A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Administration</w:t>
            </w:r>
            <w:r w:rsidR="00C6253C"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6253C" w:rsidRPr="006A1EF9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="00C6253C"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Assets</w:t>
            </w:r>
            <w:r w:rsidR="00C6253C"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C6253C" w:rsidRPr="006A1EF9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="00C6253C"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002C2D" w:rsidRPr="006A1EF9">
              <w:rPr>
                <w:rFonts w:cs="Arial"/>
                <w:color w:val="000000" w:themeColor="text1"/>
                <w:sz w:val="20"/>
                <w:szCs w:val="20"/>
              </w:rPr>
              <w:t>Well and Reservoir Objects</w:t>
            </w:r>
            <w:r w:rsidR="006E74EE"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del w:id="203" w:author="Batra Yogesh (EXT)" w:date="2018-03-27T14:42:00Z">
              <w:r w:rsidR="001C7334" w:rsidRPr="006A1EF9" w:rsidDel="00EB471A">
                <w:rPr>
                  <w:rFonts w:cs="Arial"/>
                  <w:color w:val="000000" w:themeColor="text1"/>
                  <w:sz w:val="20"/>
                  <w:szCs w:val="20"/>
                </w:rPr>
                <w:delText>Create</w:delText>
              </w:r>
              <w:r w:rsidR="00002C2D" w:rsidRPr="006A1EF9" w:rsidDel="00EB471A">
                <w:rPr>
                  <w:rFonts w:cs="Arial"/>
                  <w:color w:val="000000" w:themeColor="text1"/>
                  <w:sz w:val="20"/>
                  <w:szCs w:val="20"/>
                </w:rPr>
                <w:delText xml:space="preserve"> </w:delText>
              </w:r>
            </w:del>
            <w:r w:rsidR="00002C2D"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Well </w:t>
            </w:r>
            <w:r w:rsidR="005E6008" w:rsidRPr="006A1EF9">
              <w:rPr>
                <w:rFonts w:cs="Arial"/>
                <w:color w:val="000000" w:themeColor="text1"/>
                <w:sz w:val="20"/>
                <w:szCs w:val="20"/>
              </w:rPr>
              <w:t>Bore</w:t>
            </w:r>
          </w:p>
        </w:tc>
        <w:tc>
          <w:tcPr>
            <w:tcW w:w="1154" w:type="pct"/>
            <w:tcPrChange w:id="204" w:author="Batra Yogesh (EXT)" w:date="2018-04-13T13:00:00Z">
              <w:tcPr>
                <w:tcW w:w="2160" w:type="dxa"/>
              </w:tcPr>
            </w:tcPrChange>
          </w:tcPr>
          <w:p w14:paraId="2DD67D74" w14:textId="77777777" w:rsidR="00C6253C" w:rsidRPr="006A1EF9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The following fields are automatically populated: </w:t>
            </w:r>
          </w:p>
          <w:p w14:paraId="40DB5A76" w14:textId="77777777" w:rsidR="00E43687" w:rsidRPr="006A1EF9" w:rsidRDefault="00E43687" w:rsidP="00E43687">
            <w:pPr>
              <w:pStyle w:val="NoSpacing"/>
              <w:numPr>
                <w:ilvl w:val="0"/>
                <w:numId w:val="3"/>
              </w:numPr>
              <w:rPr>
                <w:ins w:id="205" w:author="Batra Yogesh (EXT)" w:date="2018-03-27T14:47:00Z"/>
                <w:rFonts w:cs="Arial"/>
                <w:sz w:val="20"/>
                <w:szCs w:val="20"/>
              </w:rPr>
            </w:pPr>
            <w:ins w:id="206" w:author="Batra Yogesh (EXT)" w:date="2018-03-27T14:47:00Z">
              <w:r w:rsidRPr="006A1EF9">
                <w:rPr>
                  <w:rFonts w:cs="Arial"/>
                  <w:b/>
                  <w:sz w:val="20"/>
                  <w:szCs w:val="20"/>
                </w:rPr>
                <w:t>Date</w:t>
              </w:r>
              <w:r w:rsidRPr="006A1EF9">
                <w:rPr>
                  <w:rFonts w:cs="Arial"/>
                  <w:sz w:val="20"/>
                  <w:szCs w:val="20"/>
                </w:rPr>
                <w:t xml:space="preserve">  is yesterday’s date</w:t>
              </w:r>
            </w:ins>
          </w:p>
          <w:p w14:paraId="178B60A6" w14:textId="77777777" w:rsidR="00EB471A" w:rsidRPr="006A1EF9" w:rsidRDefault="00EB471A" w:rsidP="00E43687">
            <w:pPr>
              <w:pStyle w:val="NoSpacing"/>
              <w:numPr>
                <w:ilvl w:val="0"/>
                <w:numId w:val="3"/>
              </w:numPr>
              <w:rPr>
                <w:ins w:id="207" w:author="Batra Yogesh (EXT)" w:date="2018-03-27T14:44:00Z"/>
                <w:rFonts w:cs="Arial"/>
                <w:sz w:val="20"/>
                <w:szCs w:val="20"/>
              </w:rPr>
            </w:pPr>
            <w:ins w:id="208" w:author="Batra Yogesh (EXT)" w:date="2018-03-27T14:44:00Z">
              <w:r w:rsidRPr="006A1EF9">
                <w:rPr>
                  <w:rFonts w:cs="Arial"/>
                  <w:sz w:val="20"/>
                  <w:szCs w:val="20"/>
                  <w:rPrChange w:id="209" w:author="Shah Ashay" w:date="2018-04-16T17:05:00Z">
                    <w:rPr>
                      <w:b/>
                      <w:sz w:val="20"/>
                      <w:szCs w:val="20"/>
                    </w:rPr>
                  </w:rPrChange>
                </w:rPr>
                <w:t>Production Unit</w:t>
              </w:r>
            </w:ins>
          </w:p>
          <w:p w14:paraId="59078995" w14:textId="77777777" w:rsidR="00EB471A" w:rsidRPr="006A1EF9" w:rsidRDefault="00EB471A" w:rsidP="00E43687">
            <w:pPr>
              <w:pStyle w:val="NoSpacing"/>
              <w:numPr>
                <w:ilvl w:val="0"/>
                <w:numId w:val="3"/>
              </w:numPr>
              <w:rPr>
                <w:ins w:id="210" w:author="Batra Yogesh (EXT)" w:date="2018-03-27T14:44:00Z"/>
                <w:rFonts w:cs="Arial"/>
                <w:sz w:val="20"/>
                <w:szCs w:val="20"/>
              </w:rPr>
            </w:pPr>
            <w:ins w:id="211" w:author="Batra Yogesh (EXT)" w:date="2018-03-27T14:44:00Z">
              <w:r w:rsidRPr="006A1EF9">
                <w:rPr>
                  <w:rFonts w:cs="Arial"/>
                  <w:sz w:val="20"/>
                  <w:szCs w:val="20"/>
                  <w:rPrChange w:id="212" w:author="Shah Ashay" w:date="2018-04-16T17:05:00Z">
                    <w:rPr>
                      <w:b/>
                      <w:sz w:val="20"/>
                      <w:szCs w:val="20"/>
                    </w:rPr>
                  </w:rPrChange>
                </w:rPr>
                <w:t>Production Sub Unit</w:t>
              </w:r>
            </w:ins>
          </w:p>
          <w:p w14:paraId="11360BB3" w14:textId="77777777" w:rsidR="00EB471A" w:rsidRPr="006A1EF9" w:rsidRDefault="00EB471A" w:rsidP="00E43687">
            <w:pPr>
              <w:pStyle w:val="NoSpacing"/>
              <w:numPr>
                <w:ilvl w:val="0"/>
                <w:numId w:val="3"/>
              </w:numPr>
              <w:rPr>
                <w:ins w:id="213" w:author="Batra Yogesh (EXT)" w:date="2018-03-27T14:44:00Z"/>
                <w:rFonts w:cs="Arial"/>
                <w:sz w:val="20"/>
                <w:szCs w:val="20"/>
              </w:rPr>
            </w:pPr>
            <w:ins w:id="214" w:author="Batra Yogesh (EXT)" w:date="2018-03-27T14:44:00Z">
              <w:r w:rsidRPr="006A1EF9">
                <w:rPr>
                  <w:rFonts w:cs="Arial"/>
                  <w:sz w:val="20"/>
                  <w:szCs w:val="20"/>
                  <w:rPrChange w:id="215" w:author="Shah Ashay" w:date="2018-04-16T17:05:00Z">
                    <w:rPr>
                      <w:b/>
                      <w:sz w:val="20"/>
                      <w:szCs w:val="20"/>
                    </w:rPr>
                  </w:rPrChange>
                </w:rPr>
                <w:t>Area</w:t>
              </w:r>
            </w:ins>
          </w:p>
          <w:p w14:paraId="49C44E07" w14:textId="0B5CA89B" w:rsidR="001C7334" w:rsidRPr="006A1EF9" w:rsidDel="00EB471A" w:rsidRDefault="001C7334" w:rsidP="00E43687">
            <w:pPr>
              <w:pStyle w:val="NoSpacing"/>
              <w:numPr>
                <w:ilvl w:val="0"/>
                <w:numId w:val="3"/>
              </w:numPr>
              <w:rPr>
                <w:del w:id="216" w:author="Batra Yogesh (EXT)" w:date="2018-03-27T14:44:00Z"/>
                <w:rFonts w:cs="Arial"/>
                <w:b/>
                <w:sz w:val="20"/>
                <w:szCs w:val="20"/>
                <w:rPrChange w:id="217" w:author="Shah Ashay" w:date="2018-04-16T17:05:00Z">
                  <w:rPr>
                    <w:del w:id="218" w:author="Batra Yogesh (EXT)" w:date="2018-03-27T14:44:00Z"/>
                    <w:b/>
                    <w:sz w:val="20"/>
                    <w:szCs w:val="20"/>
                  </w:rPr>
                </w:rPrChange>
              </w:rPr>
            </w:pPr>
            <w:del w:id="219" w:author="Batra Yogesh (EXT)" w:date="2018-03-27T14:44:00Z">
              <w:r w:rsidRPr="006A1EF9" w:rsidDel="00EB471A">
                <w:rPr>
                  <w:rFonts w:cs="Arial"/>
                  <w:b/>
                  <w:sz w:val="20"/>
                  <w:szCs w:val="20"/>
                </w:rPr>
                <w:delText xml:space="preserve">Well Bore Code  </w:delText>
              </w:r>
            </w:del>
          </w:p>
          <w:p w14:paraId="0AF245FA" w14:textId="2EDBC7FA" w:rsidR="001C7334" w:rsidRPr="006A1EF9" w:rsidDel="00EB471A" w:rsidRDefault="001C7334" w:rsidP="00E43687">
            <w:pPr>
              <w:pStyle w:val="NoSpacing"/>
              <w:numPr>
                <w:ilvl w:val="0"/>
                <w:numId w:val="3"/>
              </w:numPr>
              <w:rPr>
                <w:del w:id="220" w:author="Batra Yogesh (EXT)" w:date="2018-03-27T14:44:00Z"/>
                <w:rFonts w:cs="Arial"/>
                <w:b/>
                <w:sz w:val="20"/>
                <w:szCs w:val="20"/>
                <w:rPrChange w:id="221" w:author="Shah Ashay" w:date="2018-04-16T17:05:00Z">
                  <w:rPr>
                    <w:del w:id="222" w:author="Batra Yogesh (EXT)" w:date="2018-03-27T14:44:00Z"/>
                    <w:b/>
                    <w:sz w:val="20"/>
                    <w:szCs w:val="20"/>
                  </w:rPr>
                </w:rPrChange>
              </w:rPr>
            </w:pPr>
            <w:del w:id="223" w:author="Batra Yogesh (EXT)" w:date="2018-03-27T14:44:00Z">
              <w:r w:rsidRPr="006A1EF9" w:rsidDel="00EB471A">
                <w:rPr>
                  <w:rFonts w:cs="Arial"/>
                  <w:b/>
                  <w:sz w:val="20"/>
                  <w:szCs w:val="20"/>
                  <w:rPrChange w:id="224" w:author="Shah Ashay" w:date="2018-04-16T17:05:00Z">
                    <w:rPr>
                      <w:b/>
                      <w:sz w:val="20"/>
                      <w:szCs w:val="20"/>
                    </w:rPr>
                  </w:rPrChange>
                </w:rPr>
                <w:delText xml:space="preserve">Well Bore Name  </w:delText>
              </w:r>
            </w:del>
          </w:p>
          <w:p w14:paraId="0B733CB9" w14:textId="7A03D159" w:rsidR="001C7334" w:rsidRPr="006A1EF9" w:rsidDel="00EB471A" w:rsidRDefault="001C7334" w:rsidP="00E43687">
            <w:pPr>
              <w:pStyle w:val="NoSpacing"/>
              <w:numPr>
                <w:ilvl w:val="0"/>
                <w:numId w:val="3"/>
              </w:numPr>
              <w:rPr>
                <w:del w:id="225" w:author="Batra Yogesh (EXT)" w:date="2018-03-27T14:44:00Z"/>
                <w:rFonts w:cs="Arial"/>
                <w:b/>
                <w:sz w:val="20"/>
                <w:szCs w:val="20"/>
                <w:rPrChange w:id="226" w:author="Shah Ashay" w:date="2018-04-16T17:05:00Z">
                  <w:rPr>
                    <w:del w:id="227" w:author="Batra Yogesh (EXT)" w:date="2018-03-27T14:44:00Z"/>
                    <w:b/>
                    <w:sz w:val="20"/>
                    <w:szCs w:val="20"/>
                  </w:rPr>
                </w:rPrChange>
              </w:rPr>
            </w:pPr>
            <w:del w:id="228" w:author="Batra Yogesh (EXT)" w:date="2018-03-27T14:44:00Z">
              <w:r w:rsidRPr="006A1EF9" w:rsidDel="00EB471A">
                <w:rPr>
                  <w:rFonts w:cs="Arial"/>
                  <w:b/>
                  <w:sz w:val="20"/>
                  <w:szCs w:val="20"/>
                  <w:rPrChange w:id="229" w:author="Shah Ashay" w:date="2018-04-16T17:05:00Z">
                    <w:rPr>
                      <w:b/>
                      <w:sz w:val="20"/>
                      <w:szCs w:val="20"/>
                    </w:rPr>
                  </w:rPrChange>
                </w:rPr>
                <w:delText>Start Date</w:delText>
              </w:r>
            </w:del>
          </w:p>
          <w:p w14:paraId="5EED41D3" w14:textId="6838E24F" w:rsidR="001C7334" w:rsidRPr="006A1EF9" w:rsidDel="00EB471A" w:rsidRDefault="001C7334" w:rsidP="00E43687">
            <w:pPr>
              <w:pStyle w:val="NoSpacing"/>
              <w:numPr>
                <w:ilvl w:val="0"/>
                <w:numId w:val="3"/>
              </w:numPr>
              <w:rPr>
                <w:del w:id="230" w:author="Batra Yogesh (EXT)" w:date="2018-03-27T14:44:00Z"/>
                <w:rFonts w:cs="Arial"/>
                <w:b/>
                <w:sz w:val="20"/>
                <w:szCs w:val="20"/>
                <w:rPrChange w:id="231" w:author="Shah Ashay" w:date="2018-04-16T17:05:00Z">
                  <w:rPr>
                    <w:del w:id="232" w:author="Batra Yogesh (EXT)" w:date="2018-03-27T14:44:00Z"/>
                    <w:b/>
                    <w:sz w:val="20"/>
                    <w:szCs w:val="20"/>
                  </w:rPr>
                </w:rPrChange>
              </w:rPr>
            </w:pPr>
            <w:del w:id="233" w:author="Batra Yogesh (EXT)" w:date="2018-03-27T14:44:00Z">
              <w:r w:rsidRPr="006A1EF9" w:rsidDel="00EB471A">
                <w:rPr>
                  <w:rFonts w:cs="Arial"/>
                  <w:b/>
                  <w:sz w:val="20"/>
                  <w:szCs w:val="20"/>
                  <w:rPrChange w:id="234" w:author="Shah Ashay" w:date="2018-04-16T17:05:00Z">
                    <w:rPr>
                      <w:b/>
                      <w:sz w:val="20"/>
                      <w:szCs w:val="20"/>
                    </w:rPr>
                  </w:rPrChange>
                </w:rPr>
                <w:delText>End Date</w:delText>
              </w:r>
            </w:del>
          </w:p>
          <w:p w14:paraId="4F031378" w14:textId="0F245D27" w:rsidR="001C7334" w:rsidRPr="006A1EF9" w:rsidDel="00EB471A" w:rsidRDefault="001C7334" w:rsidP="00E43687">
            <w:pPr>
              <w:pStyle w:val="NoSpacing"/>
              <w:numPr>
                <w:ilvl w:val="0"/>
                <w:numId w:val="3"/>
              </w:numPr>
              <w:rPr>
                <w:del w:id="235" w:author="Batra Yogesh (EXT)" w:date="2018-03-27T14:44:00Z"/>
                <w:rFonts w:cs="Arial"/>
                <w:b/>
                <w:sz w:val="20"/>
                <w:szCs w:val="20"/>
                <w:rPrChange w:id="236" w:author="Shah Ashay" w:date="2018-04-16T17:05:00Z">
                  <w:rPr>
                    <w:del w:id="237" w:author="Batra Yogesh (EXT)" w:date="2018-03-27T14:44:00Z"/>
                    <w:b/>
                    <w:sz w:val="20"/>
                    <w:szCs w:val="20"/>
                  </w:rPr>
                </w:rPrChange>
              </w:rPr>
            </w:pPr>
            <w:del w:id="238" w:author="Batra Yogesh (EXT)" w:date="2018-03-27T14:44:00Z">
              <w:r w:rsidRPr="006A1EF9" w:rsidDel="00EB471A">
                <w:rPr>
                  <w:rFonts w:cs="Arial"/>
                  <w:b/>
                  <w:sz w:val="20"/>
                  <w:szCs w:val="20"/>
                  <w:rPrChange w:id="239" w:author="Shah Ashay" w:date="2018-04-16T17:05:00Z">
                    <w:rPr>
                      <w:b/>
                      <w:sz w:val="20"/>
                      <w:szCs w:val="20"/>
                    </w:rPr>
                  </w:rPrChange>
                </w:rPr>
                <w:delText xml:space="preserve">Well Bore UID  </w:delText>
              </w:r>
            </w:del>
          </w:p>
          <w:p w14:paraId="440EB7F0" w14:textId="516C4798" w:rsidR="001C7334" w:rsidRPr="006A1EF9" w:rsidDel="00EB471A" w:rsidRDefault="001C7334" w:rsidP="00E43687">
            <w:pPr>
              <w:pStyle w:val="NoSpacing"/>
              <w:numPr>
                <w:ilvl w:val="0"/>
                <w:numId w:val="3"/>
              </w:numPr>
              <w:rPr>
                <w:del w:id="240" w:author="Batra Yogesh (EXT)" w:date="2018-03-27T14:44:00Z"/>
                <w:rFonts w:cs="Arial"/>
                <w:b/>
                <w:sz w:val="20"/>
                <w:szCs w:val="20"/>
                <w:rPrChange w:id="241" w:author="Shah Ashay" w:date="2018-04-16T17:05:00Z">
                  <w:rPr>
                    <w:del w:id="242" w:author="Batra Yogesh (EXT)" w:date="2018-03-27T14:44:00Z"/>
                    <w:b/>
                    <w:sz w:val="20"/>
                    <w:szCs w:val="20"/>
                  </w:rPr>
                </w:rPrChange>
              </w:rPr>
            </w:pPr>
            <w:del w:id="243" w:author="Batra Yogesh (EXT)" w:date="2018-03-27T14:44:00Z">
              <w:r w:rsidRPr="006A1EF9" w:rsidDel="00EB471A">
                <w:rPr>
                  <w:rFonts w:cs="Arial"/>
                  <w:b/>
                  <w:sz w:val="20"/>
                  <w:szCs w:val="20"/>
                  <w:rPrChange w:id="244" w:author="Shah Ashay" w:date="2018-04-16T17:05:00Z">
                    <w:rPr>
                      <w:b/>
                      <w:sz w:val="20"/>
                      <w:szCs w:val="20"/>
                    </w:rPr>
                  </w:rPrChange>
                </w:rPr>
                <w:delText xml:space="preserve">X Bottom Hole  </w:delText>
              </w:r>
            </w:del>
          </w:p>
          <w:p w14:paraId="03B347C2" w14:textId="1A3842DC" w:rsidR="001C7334" w:rsidRPr="006A1EF9" w:rsidDel="00EB471A" w:rsidRDefault="001C7334" w:rsidP="00E43687">
            <w:pPr>
              <w:pStyle w:val="NoSpacing"/>
              <w:numPr>
                <w:ilvl w:val="0"/>
                <w:numId w:val="3"/>
              </w:numPr>
              <w:rPr>
                <w:del w:id="245" w:author="Batra Yogesh (EXT)" w:date="2018-03-27T14:44:00Z"/>
                <w:rFonts w:cs="Arial"/>
                <w:b/>
                <w:sz w:val="20"/>
                <w:szCs w:val="20"/>
                <w:rPrChange w:id="246" w:author="Shah Ashay" w:date="2018-04-16T17:05:00Z">
                  <w:rPr>
                    <w:del w:id="247" w:author="Batra Yogesh (EXT)" w:date="2018-03-27T14:44:00Z"/>
                    <w:b/>
                    <w:sz w:val="20"/>
                    <w:szCs w:val="20"/>
                  </w:rPr>
                </w:rPrChange>
              </w:rPr>
            </w:pPr>
            <w:del w:id="248" w:author="Batra Yogesh (EXT)" w:date="2018-03-27T14:44:00Z">
              <w:r w:rsidRPr="006A1EF9" w:rsidDel="00EB471A">
                <w:rPr>
                  <w:rFonts w:cs="Arial"/>
                  <w:b/>
                  <w:sz w:val="20"/>
                  <w:szCs w:val="20"/>
                  <w:rPrChange w:id="249" w:author="Shah Ashay" w:date="2018-04-16T17:05:00Z">
                    <w:rPr>
                      <w:b/>
                      <w:sz w:val="20"/>
                      <w:szCs w:val="20"/>
                    </w:rPr>
                  </w:rPrChange>
                </w:rPr>
                <w:delText xml:space="preserve">Y Bottom Hole  </w:delText>
              </w:r>
            </w:del>
          </w:p>
          <w:p w14:paraId="0FD4A197" w14:textId="2330FB3B" w:rsidR="001C7334" w:rsidRPr="006A1EF9" w:rsidDel="00EB471A" w:rsidRDefault="001C7334" w:rsidP="00E43687">
            <w:pPr>
              <w:pStyle w:val="NoSpacing"/>
              <w:numPr>
                <w:ilvl w:val="0"/>
                <w:numId w:val="3"/>
              </w:numPr>
              <w:rPr>
                <w:del w:id="250" w:author="Batra Yogesh (EXT)" w:date="2018-03-27T14:44:00Z"/>
                <w:rFonts w:cs="Arial"/>
                <w:b/>
                <w:sz w:val="20"/>
                <w:szCs w:val="20"/>
                <w:rPrChange w:id="251" w:author="Shah Ashay" w:date="2018-04-16T17:05:00Z">
                  <w:rPr>
                    <w:del w:id="252" w:author="Batra Yogesh (EXT)" w:date="2018-03-27T14:44:00Z"/>
                    <w:b/>
                    <w:sz w:val="20"/>
                    <w:szCs w:val="20"/>
                  </w:rPr>
                </w:rPrChange>
              </w:rPr>
            </w:pPr>
            <w:del w:id="253" w:author="Batra Yogesh (EXT)" w:date="2018-03-27T14:44:00Z">
              <w:r w:rsidRPr="006A1EF9" w:rsidDel="00EB471A">
                <w:rPr>
                  <w:rFonts w:cs="Arial"/>
                  <w:b/>
                  <w:sz w:val="20"/>
                  <w:szCs w:val="20"/>
                  <w:rPrChange w:id="254" w:author="Shah Ashay" w:date="2018-04-16T17:05:00Z">
                    <w:rPr>
                      <w:b/>
                      <w:sz w:val="20"/>
                      <w:szCs w:val="20"/>
                    </w:rPr>
                  </w:rPrChange>
                </w:rPr>
                <w:delText xml:space="preserve">Bottom Depth  </w:delText>
              </w:r>
            </w:del>
          </w:p>
          <w:p w14:paraId="35792328" w14:textId="38538280" w:rsidR="00EF12D2" w:rsidRPr="006A1EF9" w:rsidDel="00EB471A" w:rsidRDefault="001C7334" w:rsidP="00E43687">
            <w:pPr>
              <w:pStyle w:val="NoSpacing"/>
              <w:numPr>
                <w:ilvl w:val="0"/>
                <w:numId w:val="3"/>
              </w:numPr>
              <w:rPr>
                <w:del w:id="255" w:author="Batra Yogesh (EXT)" w:date="2018-03-27T14:44:00Z"/>
                <w:rFonts w:cs="Arial"/>
                <w:sz w:val="20"/>
                <w:szCs w:val="20"/>
                <w:rPrChange w:id="256" w:author="Shah Ashay" w:date="2018-04-16T17:05:00Z">
                  <w:rPr>
                    <w:del w:id="257" w:author="Batra Yogesh (EXT)" w:date="2018-03-27T14:44:00Z"/>
                  </w:rPr>
                </w:rPrChange>
              </w:rPr>
            </w:pPr>
            <w:del w:id="258" w:author="Batra Yogesh (EXT)" w:date="2018-03-27T14:44:00Z">
              <w:r w:rsidRPr="006A1EF9" w:rsidDel="00EB471A">
                <w:rPr>
                  <w:rFonts w:cs="Arial"/>
                  <w:b/>
                  <w:sz w:val="20"/>
                  <w:szCs w:val="20"/>
                  <w:rPrChange w:id="259" w:author="Shah Ashay" w:date="2018-04-16T17:05:00Z">
                    <w:rPr>
                      <w:b/>
                      <w:sz w:val="20"/>
                      <w:szCs w:val="20"/>
                    </w:rPr>
                  </w:rPrChange>
                </w:rPr>
                <w:delText>Well</w:delText>
              </w:r>
            </w:del>
          </w:p>
          <w:p w14:paraId="2A455B5C" w14:textId="76C2463B" w:rsidR="001C7334" w:rsidRPr="006A1EF9" w:rsidDel="00EB471A" w:rsidRDefault="001C7334" w:rsidP="001C7334">
            <w:pPr>
              <w:pStyle w:val="NoSpacing"/>
              <w:rPr>
                <w:del w:id="260" w:author="Batra Yogesh (EXT)" w:date="2018-03-27T14:44:00Z"/>
                <w:rFonts w:cs="Arial"/>
                <w:b/>
                <w:sz w:val="20"/>
                <w:szCs w:val="20"/>
              </w:rPr>
            </w:pPr>
          </w:p>
          <w:p w14:paraId="0BDAABC8" w14:textId="160D4E8E" w:rsidR="001C7334" w:rsidRPr="006A1EF9" w:rsidRDefault="001C7334" w:rsidP="001C7334">
            <w:pPr>
              <w:pStyle w:val="NoSpacing"/>
              <w:rPr>
                <w:rFonts w:cs="Arial"/>
                <w:sz w:val="20"/>
                <w:szCs w:val="20"/>
                <w:rPrChange w:id="261" w:author="Shah Ashay" w:date="2018-04-16T17:05:00Z">
                  <w:rPr/>
                </w:rPrChange>
              </w:rPr>
            </w:pPr>
            <w:del w:id="262" w:author="Batra Yogesh (EXT)" w:date="2018-03-27T14:44:00Z">
              <w:r w:rsidRPr="006A1EF9" w:rsidDel="00EB471A">
                <w:rPr>
                  <w:rFonts w:cs="Arial"/>
                  <w:b/>
                  <w:sz w:val="20"/>
                  <w:szCs w:val="20"/>
                  <w:rPrChange w:id="263" w:author="Shah Ashay" w:date="2018-04-16T17:05:00Z">
                    <w:rPr>
                      <w:b/>
                      <w:sz w:val="20"/>
                      <w:szCs w:val="20"/>
                    </w:rPr>
                  </w:rPrChange>
                </w:rPr>
                <w:delText>Well is dropdown list, it will show the navigator</w:delText>
              </w:r>
            </w:del>
          </w:p>
        </w:tc>
        <w:tc>
          <w:tcPr>
            <w:tcW w:w="1538" w:type="pct"/>
            <w:tcPrChange w:id="264" w:author="Batra Yogesh (EXT)" w:date="2018-04-13T13:00:00Z">
              <w:tcPr>
                <w:tcW w:w="2880" w:type="dxa"/>
              </w:tcPr>
            </w:tcPrChange>
          </w:tcPr>
          <w:p w14:paraId="5EFCDA7E" w14:textId="37E281D3" w:rsidR="003977AD" w:rsidRPr="006A1EF9" w:rsidRDefault="006A4B98" w:rsidP="00EF12D2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Note: </w:t>
            </w:r>
            <w:r w:rsidR="00EF12D2" w:rsidRPr="006A1EF9">
              <w:rPr>
                <w:rFonts w:cs="Arial"/>
                <w:color w:val="000000" w:themeColor="text1"/>
                <w:sz w:val="20"/>
                <w:szCs w:val="20"/>
              </w:rPr>
              <w:t>Fields</w:t>
            </w: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 are populated according to the navigation role defined for each user</w:t>
            </w:r>
          </w:p>
        </w:tc>
      </w:tr>
      <w:tr w:rsidR="00C6253C" w:rsidRPr="006A1EF9" w14:paraId="07D65E3C" w14:textId="77777777" w:rsidTr="00A75C70">
        <w:trPr>
          <w:trHeight w:val="881"/>
          <w:trPrChange w:id="265" w:author="Batra Yogesh (EXT)" w:date="2018-04-13T13:00:00Z">
            <w:trPr>
              <w:trHeight w:val="881"/>
            </w:trPr>
          </w:trPrChange>
        </w:trPr>
        <w:tc>
          <w:tcPr>
            <w:tcW w:w="369" w:type="pct"/>
            <w:shd w:val="clear" w:color="auto" w:fill="C6D9F1" w:themeFill="text2" w:themeFillTint="33"/>
            <w:tcPrChange w:id="266" w:author="Batra Yogesh (EXT)" w:date="2018-04-13T13:00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1308F028" w14:textId="2E9AD199" w:rsidR="00C6253C" w:rsidRPr="006A1EF9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6A1EF9">
              <w:rPr>
                <w:rFonts w:cs="Arial"/>
                <w:sz w:val="20"/>
                <w:szCs w:val="20"/>
              </w:rPr>
              <w:t>2.</w:t>
            </w:r>
          </w:p>
        </w:tc>
        <w:tc>
          <w:tcPr>
            <w:tcW w:w="1939" w:type="pct"/>
            <w:tcPrChange w:id="267" w:author="Batra Yogesh (EXT)" w:date="2018-04-13T13:00:00Z">
              <w:tcPr>
                <w:tcW w:w="3630" w:type="dxa"/>
              </w:tcPr>
            </w:tcPrChange>
          </w:tcPr>
          <w:p w14:paraId="58F1FCD5" w14:textId="17FFD4C7" w:rsidR="00E46F9D" w:rsidRPr="006A1EF9" w:rsidRDefault="00CC2F84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In well dropdown list </w:t>
            </w:r>
            <w:del w:id="268" w:author="Batra Yogesh (EXT)" w:date="2018-04-04T17:32:00Z">
              <w:r w:rsidRPr="006A1EF9" w:rsidDel="00A107DC">
                <w:rPr>
                  <w:rFonts w:cs="Arial"/>
                  <w:color w:val="000000" w:themeColor="text1"/>
                  <w:sz w:val="20"/>
                  <w:szCs w:val="20"/>
                </w:rPr>
                <w:delText>nevig</w:delText>
              </w:r>
              <w:r w:rsidR="001C7334" w:rsidRPr="006A1EF9" w:rsidDel="00A107DC">
                <w:rPr>
                  <w:rFonts w:cs="Arial"/>
                  <w:color w:val="000000" w:themeColor="text1"/>
                  <w:sz w:val="20"/>
                  <w:szCs w:val="20"/>
                </w:rPr>
                <w:delText>ator</w:delText>
              </w:r>
            </w:del>
            <w:ins w:id="269" w:author="Batra Yogesh (EXT)" w:date="2018-04-04T17:32:00Z">
              <w:r w:rsidR="00A107DC" w:rsidRPr="006A1EF9">
                <w:rPr>
                  <w:rFonts w:cs="Arial"/>
                  <w:color w:val="000000" w:themeColor="text1"/>
                  <w:sz w:val="20"/>
                  <w:szCs w:val="20"/>
                </w:rPr>
                <w:t>navigator</w:t>
              </w:r>
            </w:ins>
            <w:r w:rsidR="001C7334"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 , </w:t>
            </w:r>
            <w:r w:rsidR="00E46F9D"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Change the </w:t>
            </w:r>
            <w:r w:rsidR="00E46F9D" w:rsidRPr="006A1EF9">
              <w:rPr>
                <w:rFonts w:cs="Arial"/>
                <w:b/>
                <w:color w:val="000000" w:themeColor="text1"/>
                <w:sz w:val="20"/>
                <w:szCs w:val="20"/>
              </w:rPr>
              <w:t>Date</w:t>
            </w:r>
            <w:r w:rsidR="00E46F9D"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 to include the date of data being entered</w:t>
            </w:r>
          </w:p>
        </w:tc>
        <w:tc>
          <w:tcPr>
            <w:tcW w:w="1154" w:type="pct"/>
            <w:tcPrChange w:id="270" w:author="Batra Yogesh (EXT)" w:date="2018-04-13T13:00:00Z">
              <w:tcPr>
                <w:tcW w:w="2160" w:type="dxa"/>
              </w:tcPr>
            </w:tcPrChange>
          </w:tcPr>
          <w:p w14:paraId="567D4A19" w14:textId="77777777" w:rsidR="00C6253C" w:rsidRPr="006A1EF9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Dates are displayed</w:t>
            </w:r>
          </w:p>
        </w:tc>
        <w:tc>
          <w:tcPr>
            <w:tcW w:w="1538" w:type="pct"/>
            <w:tcPrChange w:id="271" w:author="Batra Yogesh (EXT)" w:date="2018-04-13T13:00:00Z">
              <w:tcPr>
                <w:tcW w:w="2880" w:type="dxa"/>
              </w:tcPr>
            </w:tcPrChange>
          </w:tcPr>
          <w:p w14:paraId="1F908F4E" w14:textId="77777777" w:rsidR="00C6253C" w:rsidRPr="006A1EF9" w:rsidRDefault="00C6253C" w:rsidP="00045ECB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C6253C" w:rsidRPr="006A1EF9" w14:paraId="71C79D9B" w14:textId="77777777" w:rsidTr="00A75C70">
        <w:tc>
          <w:tcPr>
            <w:tcW w:w="369" w:type="pct"/>
            <w:shd w:val="clear" w:color="auto" w:fill="C6D9F1" w:themeFill="text2" w:themeFillTint="33"/>
            <w:tcPrChange w:id="272" w:author="Batra Yogesh (EXT)" w:date="2018-04-13T13:00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45E9CE6E" w14:textId="6C5792C2" w:rsidR="00C6253C" w:rsidRPr="006A1EF9" w:rsidRDefault="00C6253C" w:rsidP="00C6253C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6A1EF9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1939" w:type="pct"/>
            <w:tcPrChange w:id="273" w:author="Batra Yogesh (EXT)" w:date="2018-04-13T13:00:00Z">
              <w:tcPr>
                <w:tcW w:w="3630" w:type="dxa"/>
              </w:tcPr>
            </w:tcPrChange>
          </w:tcPr>
          <w:p w14:paraId="35A1395D" w14:textId="2F655D97" w:rsidR="00C6253C" w:rsidRPr="006A1EF9" w:rsidRDefault="00C6253C" w:rsidP="00045ECB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Navigate to </w:t>
            </w:r>
            <w:r w:rsidR="001C7334"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facility </w:t>
            </w:r>
            <w:del w:id="274" w:author="Batra Yogesh (EXT)" w:date="2018-04-04T17:32:00Z">
              <w:r w:rsidR="001C7334" w:rsidRPr="006A1EF9" w:rsidDel="00A107DC">
                <w:rPr>
                  <w:rFonts w:cs="Arial"/>
                  <w:color w:val="000000" w:themeColor="text1"/>
                  <w:sz w:val="20"/>
                  <w:szCs w:val="20"/>
                </w:rPr>
                <w:delText>classe</w:delText>
              </w:r>
            </w:del>
            <w:ins w:id="275" w:author="Batra Yogesh (EXT)" w:date="2018-04-04T17:32:00Z">
              <w:r w:rsidR="00A107DC" w:rsidRPr="006A1EF9">
                <w:rPr>
                  <w:rFonts w:cs="Arial"/>
                  <w:color w:val="000000" w:themeColor="text1"/>
                  <w:sz w:val="20"/>
                  <w:szCs w:val="20"/>
                </w:rPr>
                <w:t>class</w:t>
              </w:r>
            </w:ins>
            <w:r w:rsidR="001C7334"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 1 you need to create a well bore</w:t>
            </w: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 on using the drop down menus and click </w:t>
            </w:r>
            <w:r w:rsidRPr="006A1EF9">
              <w:rPr>
                <w:rFonts w:cs="Arial"/>
                <w:b/>
                <w:color w:val="000000" w:themeColor="text1"/>
                <w:sz w:val="20"/>
                <w:szCs w:val="20"/>
              </w:rPr>
              <w:t>Go…</w:t>
            </w:r>
          </w:p>
          <w:p w14:paraId="6820669A" w14:textId="77777777" w:rsidR="00385ECB" w:rsidRPr="006A1EF9" w:rsidRDefault="00385ECB" w:rsidP="001C7334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6A1EF9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3E0D1184" w14:textId="77777777" w:rsidR="00385ECB" w:rsidRPr="006A1EF9" w:rsidRDefault="00385ECB" w:rsidP="001C7334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6A1EF9">
              <w:rPr>
                <w:rFonts w:cs="Arial"/>
                <w:b/>
                <w:sz w:val="20"/>
                <w:szCs w:val="20"/>
              </w:rPr>
              <w:t>Production Sub Unit</w:t>
            </w:r>
          </w:p>
          <w:p w14:paraId="1665BA31" w14:textId="77777777" w:rsidR="00385ECB" w:rsidRPr="006A1EF9" w:rsidRDefault="00385ECB" w:rsidP="001C7334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rPrChange w:id="276" w:author="Shah Ashay" w:date="2018-04-16T17:05:00Z">
                  <w:rPr>
                    <w:sz w:val="20"/>
                    <w:szCs w:val="20"/>
                  </w:rPr>
                </w:rPrChange>
              </w:rPr>
            </w:pPr>
            <w:r w:rsidRPr="006A1EF9">
              <w:rPr>
                <w:rFonts w:cs="Arial"/>
                <w:b/>
                <w:sz w:val="20"/>
                <w:szCs w:val="20"/>
                <w:rPrChange w:id="277" w:author="Shah Ashay" w:date="2018-04-16T17:05:00Z">
                  <w:rPr>
                    <w:b/>
                    <w:sz w:val="20"/>
                    <w:szCs w:val="20"/>
                  </w:rPr>
                </w:rPrChange>
              </w:rPr>
              <w:t>Area</w:t>
            </w:r>
          </w:p>
          <w:p w14:paraId="37F83DC6" w14:textId="77777777" w:rsidR="00C6253C" w:rsidRPr="006A1EF9" w:rsidRDefault="00385ECB" w:rsidP="001C7334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b/>
                <w:sz w:val="20"/>
                <w:szCs w:val="20"/>
                <w:rPrChange w:id="278" w:author="Shah Ashay" w:date="2018-04-16T17:05:00Z">
                  <w:rPr>
                    <w:b/>
                    <w:sz w:val="20"/>
                    <w:szCs w:val="20"/>
                  </w:rPr>
                </w:rPrChange>
              </w:rPr>
              <w:t>Sub Area</w:t>
            </w:r>
          </w:p>
          <w:p w14:paraId="5950AA41" w14:textId="77777777" w:rsidR="006E7313" w:rsidRPr="006A1EF9" w:rsidRDefault="006E7313" w:rsidP="001C7334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b/>
                <w:sz w:val="20"/>
                <w:szCs w:val="20"/>
              </w:rPr>
              <w:t>Facility Class 2</w:t>
            </w:r>
          </w:p>
          <w:p w14:paraId="6EECE952" w14:textId="77777777" w:rsidR="006E7313" w:rsidRPr="006A1EF9" w:rsidRDefault="001C7334" w:rsidP="001C7334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6A1EF9">
              <w:rPr>
                <w:rFonts w:cs="Arial"/>
                <w:b/>
                <w:sz w:val="20"/>
                <w:szCs w:val="20"/>
              </w:rPr>
              <w:t>Facility Class 1</w:t>
            </w:r>
          </w:p>
          <w:p w14:paraId="7F53BB38" w14:textId="1D9C9038" w:rsidR="00B8460E" w:rsidRPr="006A1EF9" w:rsidRDefault="00B8460E" w:rsidP="001C7334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rPrChange w:id="279" w:author="Shah Ashay" w:date="2018-04-16T17:05:00Z">
                  <w:rPr>
                    <w:sz w:val="20"/>
                    <w:szCs w:val="20"/>
                  </w:rPr>
                </w:rPrChange>
              </w:rPr>
            </w:pPr>
            <w:r w:rsidRPr="006A1EF9">
              <w:rPr>
                <w:rFonts w:cs="Arial"/>
                <w:b/>
                <w:sz w:val="20"/>
                <w:szCs w:val="20"/>
                <w:rPrChange w:id="280" w:author="Shah Ashay" w:date="2018-04-16T17:05:00Z">
                  <w:rPr>
                    <w:b/>
                    <w:sz w:val="20"/>
                    <w:szCs w:val="20"/>
                  </w:rPr>
                </w:rPrChange>
              </w:rPr>
              <w:t>Well (Mandatory)</w:t>
            </w:r>
          </w:p>
        </w:tc>
        <w:tc>
          <w:tcPr>
            <w:tcW w:w="1154" w:type="pct"/>
            <w:tcPrChange w:id="281" w:author="Batra Yogesh (EXT)" w:date="2018-04-13T13:00:00Z">
              <w:tcPr>
                <w:tcW w:w="2160" w:type="dxa"/>
              </w:tcPr>
            </w:tcPrChange>
          </w:tcPr>
          <w:p w14:paraId="757B7376" w14:textId="0CF9396A" w:rsidR="00E92708" w:rsidRPr="006A1EF9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If there are any records, they will be listed in the Data Window.</w:t>
            </w:r>
          </w:p>
          <w:p w14:paraId="1C097C24" w14:textId="77777777" w:rsidR="00E92708" w:rsidRPr="006A1EF9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0B100F83" w14:textId="3D460BC1" w:rsidR="00C6253C" w:rsidRPr="006A1EF9" w:rsidRDefault="00E92708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If there were no records for that date, there will be a message “no records found…”</w:t>
            </w:r>
          </w:p>
          <w:p w14:paraId="433DC374" w14:textId="4F3AFBE8" w:rsidR="001C7334" w:rsidRPr="006A1EF9" w:rsidRDefault="001C7334" w:rsidP="00E92708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4ACBE1B1" w14:textId="1767FAE0" w:rsidR="0036271F" w:rsidRPr="006A1EF9" w:rsidRDefault="0036271F" w:rsidP="001C7334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282" w:author="Batra Yogesh (EXT)" w:date="2018-04-13T13:00:00Z">
              <w:tcPr>
                <w:tcW w:w="2880" w:type="dxa"/>
              </w:tcPr>
            </w:tcPrChange>
          </w:tcPr>
          <w:p w14:paraId="2C4905E6" w14:textId="77777777" w:rsidR="00C6253C" w:rsidRPr="006A1EF9" w:rsidRDefault="00C6253C" w:rsidP="00045ECB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Note:  The hierarchy information may be  pre-populated and user just needs to hit </w:t>
            </w:r>
            <w:r w:rsidRPr="006A1EF9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3A118857" w14:textId="044B398C" w:rsidR="00657279" w:rsidRPr="006A1EF9" w:rsidRDefault="00657279" w:rsidP="00045ECB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</w:p>
          <w:p w14:paraId="0A9E30ED" w14:textId="6232DF91" w:rsidR="00657279" w:rsidRPr="006A1EF9" w:rsidRDefault="00657279" w:rsidP="006E7313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6A1EF9" w14:paraId="09B20488" w14:textId="77777777" w:rsidTr="00A75C70">
        <w:tc>
          <w:tcPr>
            <w:tcW w:w="369" w:type="pct"/>
            <w:shd w:val="clear" w:color="auto" w:fill="C6D9F1" w:themeFill="text2" w:themeFillTint="33"/>
            <w:tcPrChange w:id="283" w:author="Batra Yogesh (EXT)" w:date="2018-04-13T13:00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23B25134" w14:textId="7ADF7DE5" w:rsidR="00831EBD" w:rsidRPr="006A1EF9" w:rsidRDefault="00831EBD" w:rsidP="00831EBD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6A1EF9">
              <w:rPr>
                <w:rFonts w:cs="Arial"/>
                <w:sz w:val="20"/>
                <w:szCs w:val="20"/>
              </w:rPr>
              <w:t>5.</w:t>
            </w:r>
          </w:p>
        </w:tc>
        <w:tc>
          <w:tcPr>
            <w:tcW w:w="1939" w:type="pct"/>
            <w:tcPrChange w:id="284" w:author="Batra Yogesh (EXT)" w:date="2018-04-13T13:00:00Z">
              <w:tcPr>
                <w:tcW w:w="3630" w:type="dxa"/>
              </w:tcPr>
            </w:tcPrChange>
          </w:tcPr>
          <w:p w14:paraId="60DB799B" w14:textId="3B89D2E8" w:rsidR="001C7334" w:rsidRPr="006A1EF9" w:rsidRDefault="001C7334" w:rsidP="001C7334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Then select a well,</w:t>
            </w:r>
          </w:p>
          <w:p w14:paraId="0492F1D0" w14:textId="6320A35F" w:rsidR="001C7334" w:rsidRPr="006A1EF9" w:rsidRDefault="001C7334" w:rsidP="001C7334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Fill-in data on the following:</w:t>
            </w:r>
          </w:p>
          <w:p w14:paraId="76286912" w14:textId="49B41116" w:rsidR="001C7334" w:rsidRPr="006A1EF9" w:rsidRDefault="001C7334" w:rsidP="001C7334">
            <w:pPr>
              <w:pStyle w:val="ListParagraph"/>
              <w:keepNext/>
              <w:keepLines/>
              <w:numPr>
                <w:ilvl w:val="0"/>
                <w:numId w:val="2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Well Bore Code</w:t>
            </w:r>
          </w:p>
          <w:p w14:paraId="68991959" w14:textId="77777777" w:rsidR="001C7334" w:rsidRPr="006A1EF9" w:rsidRDefault="001C7334" w:rsidP="001C7334">
            <w:pPr>
              <w:pStyle w:val="ListParagraph"/>
              <w:keepNext/>
              <w:keepLines/>
              <w:numPr>
                <w:ilvl w:val="0"/>
                <w:numId w:val="2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Well Bore Name </w:t>
            </w:r>
          </w:p>
          <w:p w14:paraId="1C004546" w14:textId="4F6C6DFB" w:rsidR="001C7334" w:rsidRPr="006A1EF9" w:rsidRDefault="001C7334" w:rsidP="001C7334">
            <w:pPr>
              <w:pStyle w:val="ListParagraph"/>
              <w:keepNext/>
              <w:keepLines/>
              <w:numPr>
                <w:ilvl w:val="0"/>
                <w:numId w:val="2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del w:id="285" w:author="Batra Yogesh (EXT)" w:date="2018-04-04T17:32:00Z">
              <w:r w:rsidRPr="006A1EF9" w:rsidDel="00A107DC">
                <w:rPr>
                  <w:rFonts w:cs="Arial"/>
                  <w:color w:val="000000" w:themeColor="text1"/>
                  <w:sz w:val="20"/>
                  <w:szCs w:val="20"/>
                </w:rPr>
                <w:delText>Sart</w:delText>
              </w:r>
            </w:del>
            <w:ins w:id="286" w:author="Batra Yogesh (EXT)" w:date="2018-04-04T17:32:00Z">
              <w:r w:rsidR="00A107DC" w:rsidRPr="006A1EF9">
                <w:rPr>
                  <w:rFonts w:cs="Arial"/>
                  <w:color w:val="000000" w:themeColor="text1"/>
                  <w:sz w:val="20"/>
                  <w:szCs w:val="20"/>
                </w:rPr>
                <w:t>Start</w:t>
              </w:r>
            </w:ins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 Date</w:t>
            </w:r>
          </w:p>
          <w:p w14:paraId="08FA1E21" w14:textId="7FD5BBC7" w:rsidR="001C7334" w:rsidRPr="006A1EF9" w:rsidRDefault="001C7334" w:rsidP="001C7334">
            <w:pPr>
              <w:pStyle w:val="ListParagraph"/>
              <w:keepNext/>
              <w:keepLines/>
              <w:numPr>
                <w:ilvl w:val="0"/>
                <w:numId w:val="2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Well Bore UID</w:t>
            </w:r>
          </w:p>
          <w:p w14:paraId="4591B655" w14:textId="07EFC441" w:rsidR="001C7334" w:rsidRPr="006A1EF9" w:rsidRDefault="001C7334" w:rsidP="001C7334">
            <w:pPr>
              <w:pStyle w:val="ListParagraph"/>
              <w:keepNext/>
              <w:keepLines/>
              <w:numPr>
                <w:ilvl w:val="0"/>
                <w:numId w:val="2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X Bottom Hole</w:t>
            </w:r>
          </w:p>
          <w:p w14:paraId="14489FEC" w14:textId="3C62ED61" w:rsidR="001C7334" w:rsidRPr="006A1EF9" w:rsidRDefault="001C7334" w:rsidP="001C7334">
            <w:pPr>
              <w:pStyle w:val="ListParagraph"/>
              <w:keepNext/>
              <w:keepLines/>
              <w:numPr>
                <w:ilvl w:val="0"/>
                <w:numId w:val="2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Y Bottom Hole</w:t>
            </w:r>
          </w:p>
          <w:p w14:paraId="0AE208F7" w14:textId="7458E2B9" w:rsidR="00831EBD" w:rsidRPr="006A1EF9" w:rsidRDefault="001C7334" w:rsidP="001C7334">
            <w:pPr>
              <w:pStyle w:val="ListParagraph"/>
              <w:keepNext/>
              <w:keepLines/>
              <w:numPr>
                <w:ilvl w:val="0"/>
                <w:numId w:val="2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Bottom Depth</w:t>
            </w:r>
          </w:p>
        </w:tc>
        <w:tc>
          <w:tcPr>
            <w:tcW w:w="1154" w:type="pct"/>
            <w:tcPrChange w:id="287" w:author="Batra Yogesh (EXT)" w:date="2018-04-13T13:00:00Z">
              <w:tcPr>
                <w:tcW w:w="2160" w:type="dxa"/>
              </w:tcPr>
            </w:tcPrChange>
          </w:tcPr>
          <w:p w14:paraId="3446DA15" w14:textId="77777777" w:rsidR="00831EBD" w:rsidRPr="006A1EF9" w:rsidRDefault="00831EBD" w:rsidP="00831EB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A data entry screen is displayed in the Data Window</w:t>
            </w:r>
          </w:p>
          <w:p w14:paraId="1C7EB3BD" w14:textId="6155D12F" w:rsidR="00831EBD" w:rsidRPr="006A1EF9" w:rsidRDefault="00831EBD" w:rsidP="00831EBD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8" w:type="pct"/>
            <w:tcPrChange w:id="288" w:author="Batra Yogesh (EXT)" w:date="2018-04-13T13:00:00Z">
              <w:tcPr>
                <w:tcW w:w="2880" w:type="dxa"/>
              </w:tcPr>
            </w:tcPrChange>
          </w:tcPr>
          <w:p w14:paraId="30CBDD53" w14:textId="77777777" w:rsidR="00831EBD" w:rsidRPr="006A1EF9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New object is selected because the user is creating a new well.</w:t>
            </w:r>
          </w:p>
          <w:p w14:paraId="6D6C17B3" w14:textId="78E223F0" w:rsidR="00831EBD" w:rsidRPr="006A1EF9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22CA12E3" w14:textId="77777777" w:rsidR="00831EBD" w:rsidRPr="006A1EF9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0B1624BD" w14:textId="59E64FE8" w:rsidR="00831EBD" w:rsidRPr="006A1EF9" w:rsidRDefault="00831EBD" w:rsidP="00831EBD">
            <w:pPr>
              <w:textAlignment w:val="center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Mandatory fields are </w:t>
            </w:r>
            <w:r w:rsidR="00002C2D" w:rsidRPr="006A1EF9">
              <w:rPr>
                <w:rFonts w:cs="Arial"/>
                <w:b/>
                <w:color w:val="000000" w:themeColor="text1"/>
                <w:sz w:val="20"/>
                <w:szCs w:val="20"/>
              </w:rPr>
              <w:t>Well Hole</w:t>
            </w:r>
            <w:r w:rsidR="006E74EE" w:rsidRPr="006A1EF9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 Code, </w:t>
            </w:r>
            <w:r w:rsidR="00002C2D" w:rsidRPr="006A1EF9">
              <w:rPr>
                <w:rFonts w:cs="Arial"/>
                <w:b/>
                <w:color w:val="000000" w:themeColor="text1"/>
                <w:sz w:val="20"/>
                <w:szCs w:val="20"/>
              </w:rPr>
              <w:t>Well Hole</w:t>
            </w:r>
            <w:r w:rsidR="006E74EE" w:rsidRPr="006A1EF9">
              <w:rPr>
                <w:rFonts w:cs="Arial"/>
                <w:b/>
                <w:color w:val="000000" w:themeColor="text1"/>
                <w:sz w:val="20"/>
                <w:szCs w:val="20"/>
              </w:rPr>
              <w:t xml:space="preserve"> Name, Start Date</w:t>
            </w:r>
          </w:p>
          <w:p w14:paraId="43C2227E" w14:textId="159B8A52" w:rsidR="00831EBD" w:rsidRPr="006A1EF9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6A1EF9" w14:paraId="1A039314" w14:textId="77777777" w:rsidTr="00A75C70">
        <w:tc>
          <w:tcPr>
            <w:tcW w:w="369" w:type="pct"/>
            <w:shd w:val="clear" w:color="auto" w:fill="C6D9F1" w:themeFill="text2" w:themeFillTint="33"/>
            <w:tcPrChange w:id="289" w:author="Batra Yogesh (EXT)" w:date="2018-04-13T13:00:00Z">
              <w:tcPr>
                <w:tcW w:w="690" w:type="dxa"/>
                <w:shd w:val="clear" w:color="auto" w:fill="C6D9F1" w:themeFill="text2" w:themeFillTint="33"/>
              </w:tcPr>
            </w:tcPrChange>
          </w:tcPr>
          <w:p w14:paraId="7CD04B09" w14:textId="43D401A2" w:rsidR="00831EBD" w:rsidRPr="006A1EF9" w:rsidRDefault="00831EBD" w:rsidP="00831EBD">
            <w:pPr>
              <w:pStyle w:val="TableText"/>
              <w:keepNext/>
              <w:keepLines/>
              <w:jc w:val="center"/>
              <w:rPr>
                <w:rFonts w:cs="Arial"/>
                <w:sz w:val="20"/>
                <w:szCs w:val="20"/>
              </w:rPr>
            </w:pPr>
            <w:r w:rsidRPr="006A1EF9">
              <w:rPr>
                <w:rFonts w:cs="Arial"/>
                <w:sz w:val="20"/>
                <w:szCs w:val="20"/>
              </w:rPr>
              <w:t>7.</w:t>
            </w:r>
          </w:p>
        </w:tc>
        <w:tc>
          <w:tcPr>
            <w:tcW w:w="1939" w:type="pct"/>
            <w:tcPrChange w:id="290" w:author="Batra Yogesh (EXT)" w:date="2018-04-13T13:00:00Z">
              <w:tcPr>
                <w:tcW w:w="3630" w:type="dxa"/>
              </w:tcPr>
            </w:tcPrChange>
          </w:tcPr>
          <w:p w14:paraId="37A7AF3A" w14:textId="77777777" w:rsidR="00831EBD" w:rsidRPr="006A1EF9" w:rsidRDefault="00831EBD" w:rsidP="00831EBD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Click the Save icon</w:t>
            </w:r>
          </w:p>
          <w:p w14:paraId="7FBBEF36" w14:textId="77777777" w:rsidR="00831EBD" w:rsidRPr="006A1EF9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>Verify that data is saved and displayed correctly</w:t>
            </w:r>
          </w:p>
          <w:p w14:paraId="5C40DE81" w14:textId="0D5E8FB6" w:rsidR="00831EBD" w:rsidRPr="006A1EF9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54" w:type="pct"/>
            <w:tcPrChange w:id="291" w:author="Batra Yogesh (EXT)" w:date="2018-04-13T13:00:00Z">
              <w:tcPr>
                <w:tcW w:w="2160" w:type="dxa"/>
              </w:tcPr>
            </w:tcPrChange>
          </w:tcPr>
          <w:p w14:paraId="1956FC33" w14:textId="4E25EFCE" w:rsidR="00831EBD" w:rsidRPr="006A1EF9" w:rsidRDefault="00831EBD" w:rsidP="00831EB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6A1EF9">
              <w:rPr>
                <w:rFonts w:cs="Arial"/>
                <w:color w:val="000000" w:themeColor="text1"/>
                <w:sz w:val="20"/>
                <w:szCs w:val="20"/>
              </w:rPr>
              <w:t xml:space="preserve">The well is saved and available for data entry. </w:t>
            </w:r>
          </w:p>
        </w:tc>
        <w:tc>
          <w:tcPr>
            <w:tcW w:w="1538" w:type="pct"/>
            <w:tcPrChange w:id="292" w:author="Batra Yogesh (EXT)" w:date="2018-04-13T13:00:00Z">
              <w:tcPr>
                <w:tcW w:w="2880" w:type="dxa"/>
              </w:tcPr>
            </w:tcPrChange>
          </w:tcPr>
          <w:p w14:paraId="3915F277" w14:textId="6ABFF060" w:rsidR="00831EBD" w:rsidRPr="006A1EF9" w:rsidRDefault="00831EBD" w:rsidP="00831EBD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</w:tr>
      <w:tr w:rsidR="00831EBD" w:rsidRPr="006A1EF9" w14:paraId="30ECEF77" w14:textId="77777777" w:rsidTr="00A75C70">
        <w:tc>
          <w:tcPr>
            <w:tcW w:w="369" w:type="pct"/>
            <w:tcBorders>
              <w:top w:val="single" w:sz="4" w:space="0" w:color="auto"/>
              <w:bottom w:val="single" w:sz="4" w:space="0" w:color="auto"/>
            </w:tcBorders>
            <w:shd w:val="clear" w:color="auto" w:fill="C6D9F1" w:themeFill="text2" w:themeFillTint="33"/>
            <w:tcPrChange w:id="293" w:author="Batra Yogesh (EXT)" w:date="2018-04-13T13:00:00Z">
              <w:tcPr>
                <w:tcW w:w="690" w:type="dxa"/>
                <w:tcBorders>
                  <w:top w:val="single" w:sz="4" w:space="0" w:color="auto"/>
                  <w:bottom w:val="single" w:sz="4" w:space="0" w:color="auto"/>
                </w:tcBorders>
                <w:shd w:val="clear" w:color="auto" w:fill="C6D9F1" w:themeFill="text2" w:themeFillTint="33"/>
              </w:tcPr>
            </w:tcPrChange>
          </w:tcPr>
          <w:p w14:paraId="25F48A34" w14:textId="77777777" w:rsidR="00831EBD" w:rsidRPr="006A1EF9" w:rsidRDefault="00831EBD" w:rsidP="00831EBD">
            <w:pPr>
              <w:pStyle w:val="TableText"/>
              <w:keepNext/>
              <w:keepLines/>
              <w:numPr>
                <w:ilvl w:val="1"/>
                <w:numId w:val="5"/>
              </w:num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939" w:type="pct"/>
            <w:shd w:val="clear" w:color="auto" w:fill="C6D9F1" w:themeFill="text2" w:themeFillTint="33"/>
            <w:tcPrChange w:id="294" w:author="Batra Yogesh (EXT)" w:date="2018-04-13T13:00:00Z">
              <w:tcPr>
                <w:tcW w:w="3630" w:type="dxa"/>
                <w:shd w:val="clear" w:color="auto" w:fill="C6D9F1" w:themeFill="text2" w:themeFillTint="33"/>
              </w:tcPr>
            </w:tcPrChange>
          </w:tcPr>
          <w:p w14:paraId="3166A11E" w14:textId="77777777" w:rsidR="00831EBD" w:rsidRPr="006A1EF9" w:rsidRDefault="00831EBD" w:rsidP="00831EBD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6A1EF9">
              <w:rPr>
                <w:rFonts w:cs="Arial"/>
                <w:sz w:val="20"/>
                <w:szCs w:val="20"/>
              </w:rPr>
              <w:t>END OF USE CASE</w:t>
            </w:r>
          </w:p>
        </w:tc>
        <w:tc>
          <w:tcPr>
            <w:tcW w:w="1154" w:type="pct"/>
            <w:shd w:val="clear" w:color="auto" w:fill="C6D9F1" w:themeFill="text2" w:themeFillTint="33"/>
            <w:tcPrChange w:id="295" w:author="Batra Yogesh (EXT)" w:date="2018-04-13T13:00:00Z">
              <w:tcPr>
                <w:tcW w:w="2160" w:type="dxa"/>
                <w:shd w:val="clear" w:color="auto" w:fill="C6D9F1" w:themeFill="text2" w:themeFillTint="33"/>
              </w:tcPr>
            </w:tcPrChange>
          </w:tcPr>
          <w:p w14:paraId="493FC687" w14:textId="77777777" w:rsidR="00831EBD" w:rsidRPr="006A1EF9" w:rsidRDefault="00831EBD" w:rsidP="00831EBD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1538" w:type="pct"/>
            <w:shd w:val="clear" w:color="auto" w:fill="C6D9F1" w:themeFill="text2" w:themeFillTint="33"/>
            <w:tcPrChange w:id="296" w:author="Batra Yogesh (EXT)" w:date="2018-04-13T13:00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2EAFFF96" w14:textId="77777777" w:rsidR="00831EBD" w:rsidRPr="006A1EF9" w:rsidRDefault="00831EBD" w:rsidP="00831EBD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</w:tr>
    </w:tbl>
    <w:p w14:paraId="27CC4C89" w14:textId="77777777" w:rsidR="00C6253C" w:rsidRPr="00A75C70" w:rsidRDefault="00C6253C">
      <w:pPr>
        <w:rPr>
          <w:rFonts w:cs="Arial"/>
          <w:b/>
          <w:bCs/>
          <w:sz w:val="24"/>
          <w:szCs w:val="32"/>
        </w:rPr>
      </w:pPr>
    </w:p>
    <w:p w14:paraId="0BAA37FF" w14:textId="77777777" w:rsidR="004D61A0" w:rsidRPr="00A75C70" w:rsidRDefault="004D61A0" w:rsidP="005D1403">
      <w:pPr>
        <w:pStyle w:val="Heading1"/>
      </w:pPr>
      <w:bookmarkStart w:id="297" w:name="_Toc502243805"/>
      <w:r w:rsidRPr="00A75C70">
        <w:t>Alternative</w:t>
      </w:r>
      <w:bookmarkEnd w:id="192"/>
      <w:r w:rsidR="00BF2F96" w:rsidRPr="00A75C70">
        <w:t>s</w:t>
      </w:r>
      <w:bookmarkEnd w:id="297"/>
      <w:r w:rsidR="00023077" w:rsidRPr="00A75C70">
        <w:t xml:space="preserve"> </w:t>
      </w:r>
    </w:p>
    <w:p w14:paraId="0BAA3800" w14:textId="37A17117" w:rsidR="0006165A" w:rsidRPr="00A75C70" w:rsidRDefault="004D61A0" w:rsidP="00447470">
      <w:pPr>
        <w:pStyle w:val="Heading2"/>
      </w:pPr>
      <w:bookmarkStart w:id="298" w:name="_Toc55750750"/>
      <w:bookmarkStart w:id="299" w:name="_Toc55748915"/>
      <w:bookmarkStart w:id="300" w:name="_Toc240857193"/>
      <w:bookmarkStart w:id="301" w:name="_Toc502243806"/>
      <w:r w:rsidRPr="00A75C70">
        <w:t xml:space="preserve">Alternate </w:t>
      </w:r>
      <w:r w:rsidR="00447470" w:rsidRPr="00A75C70">
        <w:t>Flow</w:t>
      </w:r>
      <w:r w:rsidRPr="00A75C70">
        <w:t xml:space="preserve"> A1:</w:t>
      </w:r>
      <w:bookmarkEnd w:id="298"/>
      <w:r w:rsidRPr="00A75C70">
        <w:t xml:space="preserve"> </w:t>
      </w:r>
      <w:bookmarkEnd w:id="299"/>
      <w:bookmarkEnd w:id="300"/>
      <w:r w:rsidR="0036271F" w:rsidRPr="00A75C70">
        <w:t xml:space="preserve">Modify </w:t>
      </w:r>
      <w:del w:id="302" w:author="Batra Yogesh (EXT)" w:date="2018-04-04T17:32:00Z">
        <w:r w:rsidR="00276855" w:rsidRPr="00A75C70" w:rsidDel="00A107DC">
          <w:delText>en</w:delText>
        </w:r>
      </w:del>
      <w:ins w:id="303" w:author="Batra Yogesh (EXT)" w:date="2018-04-04T17:32:00Z">
        <w:r w:rsidR="00A107DC" w:rsidRPr="00A75C70">
          <w:t>an</w:t>
        </w:r>
      </w:ins>
      <w:r w:rsidR="00276855" w:rsidRPr="00A75C70">
        <w:t xml:space="preserve"> existing </w:t>
      </w:r>
      <w:r w:rsidR="00002C2D" w:rsidRPr="00A75C70">
        <w:t>Well Hole</w:t>
      </w:r>
      <w:bookmarkEnd w:id="301"/>
    </w:p>
    <w:p w14:paraId="0BAA3801" w14:textId="33D9E772" w:rsidR="00A93A96" w:rsidRPr="00A75C70" w:rsidRDefault="00C002FE" w:rsidP="00D17537">
      <w:pPr>
        <w:rPr>
          <w:rFonts w:cs="Arial"/>
        </w:rPr>
      </w:pPr>
      <w:r w:rsidRPr="00A75C70">
        <w:rPr>
          <w:rFonts w:cs="Arial"/>
          <w:iCs/>
          <w:szCs w:val="28"/>
        </w:rPr>
        <w:t>Details:</w:t>
      </w:r>
      <w:r w:rsidRPr="00A75C70">
        <w:rPr>
          <w:rFonts w:cs="Arial"/>
        </w:rPr>
        <w:t xml:space="preserve">  </w:t>
      </w:r>
      <w:r w:rsidR="00945D93" w:rsidRPr="00A75C70">
        <w:rPr>
          <w:rFonts w:cs="Arial"/>
          <w:color w:val="000000" w:themeColor="text1"/>
        </w:rPr>
        <w:t xml:space="preserve">Once daily </w:t>
      </w:r>
      <w:r w:rsidR="00E92708" w:rsidRPr="00A75C70">
        <w:rPr>
          <w:rFonts w:cs="Arial"/>
          <w:color w:val="000000" w:themeColor="text1"/>
        </w:rPr>
        <w:t>information</w:t>
      </w:r>
      <w:r w:rsidR="00945D93" w:rsidRPr="00A75C70">
        <w:rPr>
          <w:rFonts w:cs="Arial"/>
          <w:color w:val="000000" w:themeColor="text1"/>
        </w:rPr>
        <w:t xml:space="preserve"> are entered, it may be necessary to update existing records if the record was entered incorrectly.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304" w:author="Batra Yogesh (EXT)" w:date="2018-04-13T13:00:00Z">
          <w:tblPr>
            <w:tblW w:w="95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788"/>
        <w:gridCol w:w="3531"/>
        <w:gridCol w:w="2119"/>
        <w:gridCol w:w="2912"/>
        <w:tblGridChange w:id="305">
          <w:tblGrid>
            <w:gridCol w:w="805"/>
            <w:gridCol w:w="3600"/>
            <w:gridCol w:w="2160"/>
            <w:gridCol w:w="2970"/>
          </w:tblGrid>
        </w:tblGridChange>
      </w:tblGrid>
      <w:tr w:rsidR="009D7887" w:rsidRPr="00A75C70" w14:paraId="0BAA3807" w14:textId="77777777" w:rsidTr="00A75C70">
        <w:trPr>
          <w:cantSplit/>
          <w:tblHeader/>
          <w:trPrChange w:id="306" w:author="Batra Yogesh (EXT)" w:date="2018-04-13T13:00:00Z">
            <w:trPr>
              <w:cantSplit/>
              <w:tblHeader/>
            </w:trPr>
          </w:trPrChange>
        </w:trPr>
        <w:tc>
          <w:tcPr>
            <w:tcW w:w="422" w:type="pct"/>
            <w:tcBorders>
              <w:bottom w:val="single" w:sz="4" w:space="0" w:color="auto"/>
            </w:tcBorders>
            <w:shd w:val="clear" w:color="auto" w:fill="3399FF"/>
            <w:tcPrChange w:id="307" w:author="Batra Yogesh (EXT)" w:date="2018-04-13T13:00:00Z">
              <w:tcPr>
                <w:tcW w:w="805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03" w14:textId="0989F80E" w:rsidR="00446086" w:rsidRPr="00A75C70" w:rsidRDefault="00446086" w:rsidP="009D788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A75C70">
              <w:rPr>
                <w:rFonts w:cs="Arial"/>
              </w:rPr>
              <w:lastRenderedPageBreak/>
              <w:t xml:space="preserve">  </w:t>
            </w:r>
            <w:r w:rsidRPr="00A75C70">
              <w:rPr>
                <w:rFonts w:cs="Arial"/>
                <w:color w:val="FFFFFF" w:themeColor="background1"/>
                <w:sz w:val="20"/>
              </w:rPr>
              <w:t>Step</w:t>
            </w:r>
          </w:p>
        </w:tc>
        <w:tc>
          <w:tcPr>
            <w:tcW w:w="1888" w:type="pct"/>
            <w:shd w:val="clear" w:color="auto" w:fill="3399FF"/>
            <w:tcPrChange w:id="308" w:author="Batra Yogesh (EXT)" w:date="2018-04-13T13:00:00Z">
              <w:tcPr>
                <w:tcW w:w="3600" w:type="dxa"/>
                <w:shd w:val="clear" w:color="auto" w:fill="3399FF"/>
              </w:tcPr>
            </w:tcPrChange>
          </w:tcPr>
          <w:p w14:paraId="0BAA3804" w14:textId="77777777" w:rsidR="00446086" w:rsidRPr="00A75C70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A75C70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133" w:type="pct"/>
            <w:shd w:val="clear" w:color="auto" w:fill="3399FF"/>
            <w:tcPrChange w:id="309" w:author="Batra Yogesh (EXT)" w:date="2018-04-13T13:00:00Z">
              <w:tcPr>
                <w:tcW w:w="2160" w:type="dxa"/>
                <w:shd w:val="clear" w:color="auto" w:fill="3399FF"/>
              </w:tcPr>
            </w:tcPrChange>
          </w:tcPr>
          <w:p w14:paraId="0BAA3805" w14:textId="77777777" w:rsidR="00446086" w:rsidRPr="00A75C70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A75C70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1557" w:type="pct"/>
            <w:shd w:val="clear" w:color="auto" w:fill="3399FF"/>
            <w:tcPrChange w:id="310" w:author="Batra Yogesh (EXT)" w:date="2018-04-13T13:00:00Z">
              <w:tcPr>
                <w:tcW w:w="2970" w:type="dxa"/>
                <w:shd w:val="clear" w:color="auto" w:fill="3399FF"/>
              </w:tcPr>
            </w:tcPrChange>
          </w:tcPr>
          <w:p w14:paraId="0BAA3806" w14:textId="77777777" w:rsidR="00446086" w:rsidRPr="00A75C70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A75C70">
              <w:rPr>
                <w:rFonts w:cs="Arial"/>
                <w:color w:val="FFFFFF" w:themeColor="background1"/>
                <w:sz w:val="20"/>
              </w:rPr>
              <w:t>Ref</w:t>
            </w:r>
          </w:p>
        </w:tc>
      </w:tr>
      <w:tr w:rsidR="00276855" w:rsidRPr="00A75C70" w14:paraId="0BAA380C" w14:textId="77777777" w:rsidTr="00A75C70">
        <w:trPr>
          <w:cantSplit/>
          <w:trPrChange w:id="311" w:author="Batra Yogesh (EXT)" w:date="2018-04-13T13:00:00Z">
            <w:trPr>
              <w:cantSplit/>
            </w:trPr>
          </w:trPrChange>
        </w:trPr>
        <w:tc>
          <w:tcPr>
            <w:tcW w:w="422" w:type="pct"/>
            <w:shd w:val="clear" w:color="auto" w:fill="C6D9F1" w:themeFill="text2" w:themeFillTint="33"/>
            <w:tcPrChange w:id="312" w:author="Batra Yogesh (EXT)" w:date="2018-04-13T13:00:00Z">
              <w:tcPr>
                <w:tcW w:w="805" w:type="dxa"/>
                <w:shd w:val="clear" w:color="auto" w:fill="C6D9F1" w:themeFill="text2" w:themeFillTint="33"/>
              </w:tcPr>
            </w:tcPrChange>
          </w:tcPr>
          <w:p w14:paraId="0BAA3808" w14:textId="0F600A9C" w:rsidR="00276855" w:rsidRPr="00A75C70" w:rsidRDefault="00276855" w:rsidP="00276855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88" w:type="pct"/>
            <w:tcPrChange w:id="313" w:author="Batra Yogesh (EXT)" w:date="2018-04-13T13:00:00Z">
              <w:tcPr>
                <w:tcW w:w="3600" w:type="dxa"/>
              </w:tcPr>
            </w:tcPrChange>
          </w:tcPr>
          <w:p w14:paraId="3C8E70DB" w14:textId="44BD3459" w:rsidR="00276855" w:rsidRPr="00A75C70" w:rsidRDefault="00276855" w:rsidP="00276855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Open up </w:t>
            </w:r>
            <w:del w:id="314" w:author="Batra Yogesh (EXT)" w:date="2018-03-27T14:47:00Z">
              <w:r w:rsidR="005E6008" w:rsidRPr="00A75C70" w:rsidDel="00E43687">
                <w:rPr>
                  <w:rFonts w:cs="Arial"/>
                  <w:b/>
                  <w:color w:val="000000" w:themeColor="text1"/>
                  <w:sz w:val="20"/>
                  <w:szCs w:val="20"/>
                </w:rPr>
                <w:delText xml:space="preserve">Maintain </w:delText>
              </w:r>
            </w:del>
            <w:r w:rsidR="005E6008" w:rsidRPr="00A75C70">
              <w:rPr>
                <w:rFonts w:cs="Arial"/>
                <w:b/>
                <w:color w:val="000000" w:themeColor="text1"/>
                <w:sz w:val="20"/>
                <w:szCs w:val="20"/>
              </w:rPr>
              <w:t>Well Bore</w:t>
            </w: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 screen</w:t>
            </w:r>
          </w:p>
          <w:p w14:paraId="0BAA3809" w14:textId="298E1AD7" w:rsidR="00276855" w:rsidRPr="00A75C70" w:rsidRDefault="00276855" w:rsidP="00E43687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Administration </w:t>
            </w: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 Assets </w:t>
            </w: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="005E6008" w:rsidRPr="00A75C70">
              <w:rPr>
                <w:rFonts w:cs="Arial"/>
                <w:color w:val="000000" w:themeColor="text1"/>
                <w:sz w:val="20"/>
                <w:szCs w:val="20"/>
              </w:rPr>
              <w:t>Well and Reservoir Objects</w:t>
            </w: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sym w:font="Wingdings" w:char="F0E0"/>
            </w: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 </w:t>
            </w:r>
            <w:del w:id="315" w:author="Batra Yogesh (EXT)" w:date="2018-03-27T14:47:00Z">
              <w:r w:rsidR="005E6008" w:rsidRPr="00A75C70" w:rsidDel="00E43687">
                <w:rPr>
                  <w:rFonts w:cs="Arial"/>
                  <w:color w:val="000000" w:themeColor="text1"/>
                  <w:sz w:val="20"/>
                  <w:szCs w:val="20"/>
                </w:rPr>
                <w:delText xml:space="preserve">Maintain </w:delText>
              </w:r>
            </w:del>
            <w:r w:rsidR="005E6008" w:rsidRPr="00A75C70">
              <w:rPr>
                <w:rFonts w:cs="Arial"/>
                <w:color w:val="000000" w:themeColor="text1"/>
                <w:sz w:val="20"/>
                <w:szCs w:val="20"/>
              </w:rPr>
              <w:t>Well Bore</w:t>
            </w:r>
          </w:p>
        </w:tc>
        <w:tc>
          <w:tcPr>
            <w:tcW w:w="1133" w:type="pct"/>
            <w:tcPrChange w:id="316" w:author="Batra Yogesh (EXT)" w:date="2018-04-13T13:00:00Z">
              <w:tcPr>
                <w:tcW w:w="2160" w:type="dxa"/>
              </w:tcPr>
            </w:tcPrChange>
          </w:tcPr>
          <w:p w14:paraId="082AB7C1" w14:textId="77777777" w:rsidR="00276855" w:rsidRPr="00A75C7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The following fields are automatically populated: </w:t>
            </w:r>
          </w:p>
          <w:p w14:paraId="69D81CC2" w14:textId="77777777" w:rsidR="00276855" w:rsidRPr="006A1EF9" w:rsidRDefault="00276855" w:rsidP="00276855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</w:rPr>
            </w:pPr>
            <w:r w:rsidRPr="00A75C70">
              <w:rPr>
                <w:rFonts w:cs="Arial"/>
                <w:sz w:val="20"/>
                <w:szCs w:val="20"/>
                <w:rPrChange w:id="317" w:author="Batra Yogesh (EXT)" w:date="2018-04-13T12:59:00Z">
                  <w:rPr>
                    <w:b/>
                    <w:sz w:val="20"/>
                    <w:szCs w:val="20"/>
                  </w:rPr>
                </w:rPrChange>
              </w:rPr>
              <w:t>Date</w:t>
            </w:r>
            <w:r w:rsidRPr="00BE4CBD">
              <w:rPr>
                <w:rFonts w:cs="Arial"/>
                <w:sz w:val="20"/>
                <w:szCs w:val="20"/>
              </w:rPr>
              <w:t xml:space="preserve">  is yesterday’s date</w:t>
            </w:r>
          </w:p>
          <w:p w14:paraId="22D440C7" w14:textId="77777777" w:rsidR="00276855" w:rsidRPr="00BE4CBD" w:rsidRDefault="00276855" w:rsidP="00276855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</w:rPr>
            </w:pPr>
            <w:r w:rsidRPr="00A75C70">
              <w:rPr>
                <w:rFonts w:cs="Arial"/>
                <w:sz w:val="20"/>
                <w:szCs w:val="20"/>
                <w:rPrChange w:id="318" w:author="Batra Yogesh (EXT)" w:date="2018-04-13T12:59:00Z">
                  <w:rPr>
                    <w:b/>
                    <w:sz w:val="20"/>
                    <w:szCs w:val="20"/>
                  </w:rPr>
                </w:rPrChange>
              </w:rPr>
              <w:t>Production Unit</w:t>
            </w:r>
          </w:p>
          <w:p w14:paraId="43C5E743" w14:textId="77777777" w:rsidR="00276855" w:rsidRPr="00BE4CBD" w:rsidRDefault="00276855" w:rsidP="00276855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</w:rPr>
            </w:pPr>
            <w:r w:rsidRPr="00A75C70">
              <w:rPr>
                <w:rFonts w:cs="Arial"/>
                <w:sz w:val="20"/>
                <w:szCs w:val="20"/>
                <w:rPrChange w:id="319" w:author="Batra Yogesh (EXT)" w:date="2018-04-13T12:59:00Z">
                  <w:rPr>
                    <w:b/>
                    <w:sz w:val="20"/>
                    <w:szCs w:val="20"/>
                  </w:rPr>
                </w:rPrChange>
              </w:rPr>
              <w:t>Production Sub Unit</w:t>
            </w:r>
          </w:p>
          <w:p w14:paraId="1A45CE6F" w14:textId="77777777" w:rsidR="00276855" w:rsidRPr="00BE4CBD" w:rsidRDefault="00276855" w:rsidP="00276855">
            <w:pPr>
              <w:pStyle w:val="NoSpacing"/>
              <w:numPr>
                <w:ilvl w:val="0"/>
                <w:numId w:val="18"/>
              </w:numPr>
              <w:rPr>
                <w:rFonts w:cs="Arial"/>
                <w:sz w:val="20"/>
                <w:szCs w:val="20"/>
              </w:rPr>
            </w:pPr>
            <w:r w:rsidRPr="00A75C70">
              <w:rPr>
                <w:rFonts w:cs="Arial"/>
                <w:sz w:val="20"/>
                <w:szCs w:val="20"/>
                <w:rPrChange w:id="320" w:author="Batra Yogesh (EXT)" w:date="2018-04-13T12:59:00Z">
                  <w:rPr>
                    <w:b/>
                    <w:sz w:val="20"/>
                    <w:szCs w:val="20"/>
                  </w:rPr>
                </w:rPrChange>
              </w:rPr>
              <w:t>Area</w:t>
            </w:r>
          </w:p>
          <w:p w14:paraId="030D2AAE" w14:textId="530CA158" w:rsidR="00276855" w:rsidRPr="006A1EF9" w:rsidDel="00097F73" w:rsidRDefault="00276855" w:rsidP="00276855">
            <w:pPr>
              <w:pStyle w:val="NoSpacing"/>
              <w:numPr>
                <w:ilvl w:val="0"/>
                <w:numId w:val="18"/>
              </w:numPr>
              <w:rPr>
                <w:del w:id="321" w:author="Batra Yogesh (EXT)" w:date="2018-04-06T12:40:00Z"/>
                <w:rFonts w:cs="Arial"/>
                <w:sz w:val="20"/>
                <w:szCs w:val="20"/>
              </w:rPr>
            </w:pPr>
            <w:del w:id="322" w:author="Batra Yogesh (EXT)" w:date="2018-04-06T12:40:00Z">
              <w:r w:rsidRPr="006A1EF9" w:rsidDel="00097F73">
                <w:rPr>
                  <w:rFonts w:cs="Arial"/>
                  <w:b/>
                  <w:sz w:val="20"/>
                  <w:szCs w:val="20"/>
                </w:rPr>
                <w:delText>Sub Area</w:delText>
              </w:r>
            </w:del>
          </w:p>
          <w:p w14:paraId="2B2B0B16" w14:textId="4968D7D3" w:rsidR="00276855" w:rsidRPr="00A75C70" w:rsidDel="00097F73" w:rsidRDefault="00276855" w:rsidP="00276855">
            <w:pPr>
              <w:pStyle w:val="NoSpacing"/>
              <w:numPr>
                <w:ilvl w:val="0"/>
                <w:numId w:val="18"/>
              </w:numPr>
              <w:rPr>
                <w:del w:id="323" w:author="Batra Yogesh (EXT)" w:date="2018-04-06T12:40:00Z"/>
                <w:rFonts w:cs="Arial"/>
                <w:sz w:val="20"/>
                <w:szCs w:val="20"/>
                <w:rPrChange w:id="324" w:author="Batra Yogesh (EXT)" w:date="2018-04-13T12:59:00Z">
                  <w:rPr>
                    <w:del w:id="325" w:author="Batra Yogesh (EXT)" w:date="2018-04-06T12:40:00Z"/>
                    <w:sz w:val="20"/>
                    <w:szCs w:val="20"/>
                  </w:rPr>
                </w:rPrChange>
              </w:rPr>
            </w:pPr>
            <w:del w:id="326" w:author="Batra Yogesh (EXT)" w:date="2018-04-06T12:40:00Z">
              <w:r w:rsidRPr="00A75C70" w:rsidDel="00097F73">
                <w:rPr>
                  <w:rFonts w:cs="Arial"/>
                  <w:b/>
                  <w:sz w:val="20"/>
                  <w:szCs w:val="20"/>
                  <w:rPrChange w:id="327" w:author="Batra Yogesh (EXT)" w:date="2018-04-13T12:59:00Z">
                    <w:rPr>
                      <w:b/>
                      <w:sz w:val="20"/>
                      <w:szCs w:val="20"/>
                    </w:rPr>
                  </w:rPrChange>
                </w:rPr>
                <w:delText>Facility Class 2</w:delText>
              </w:r>
            </w:del>
          </w:p>
          <w:p w14:paraId="7A92BD11" w14:textId="04AAB6E7" w:rsidR="001C7334" w:rsidRPr="00A75C70" w:rsidDel="00097F73" w:rsidRDefault="001C7334" w:rsidP="001C7334">
            <w:pPr>
              <w:pStyle w:val="NoSpacing"/>
              <w:numPr>
                <w:ilvl w:val="0"/>
                <w:numId w:val="18"/>
              </w:numPr>
              <w:rPr>
                <w:del w:id="328" w:author="Batra Yogesh (EXT)" w:date="2018-04-06T12:40:00Z"/>
                <w:rFonts w:cs="Arial"/>
                <w:sz w:val="20"/>
                <w:szCs w:val="20"/>
                <w:rPrChange w:id="329" w:author="Batra Yogesh (EXT)" w:date="2018-04-13T12:59:00Z">
                  <w:rPr>
                    <w:del w:id="330" w:author="Batra Yogesh (EXT)" w:date="2018-04-06T12:40:00Z"/>
                    <w:sz w:val="20"/>
                    <w:szCs w:val="20"/>
                  </w:rPr>
                </w:rPrChange>
              </w:rPr>
            </w:pPr>
            <w:del w:id="331" w:author="Batra Yogesh (EXT)" w:date="2018-04-06T12:40:00Z">
              <w:r w:rsidRPr="00A75C70" w:rsidDel="00097F73">
                <w:rPr>
                  <w:rFonts w:cs="Arial"/>
                  <w:b/>
                  <w:sz w:val="20"/>
                  <w:szCs w:val="20"/>
                  <w:rPrChange w:id="332" w:author="Batra Yogesh (EXT)" w:date="2018-04-13T12:59:00Z">
                    <w:rPr>
                      <w:b/>
                      <w:sz w:val="20"/>
                      <w:szCs w:val="20"/>
                    </w:rPr>
                  </w:rPrChange>
                </w:rPr>
                <w:delText>Facility Class 1</w:delText>
              </w:r>
            </w:del>
          </w:p>
          <w:p w14:paraId="0BAA380A" w14:textId="751BBAFC" w:rsidR="00276855" w:rsidRPr="00A75C70" w:rsidRDefault="00276855">
            <w:pPr>
              <w:pStyle w:val="NoSpacing"/>
              <w:numPr>
                <w:ilvl w:val="0"/>
                <w:numId w:val="18"/>
              </w:numPr>
              <w:rPr>
                <w:rFonts w:cs="Arial"/>
                <w:rPrChange w:id="333" w:author="Batra Yogesh (EXT)" w:date="2018-04-13T12:59:00Z">
                  <w:rPr/>
                </w:rPrChange>
              </w:rPr>
              <w:pPrChange w:id="334" w:author="Batra Yogesh (EXT)" w:date="2018-04-06T12:40:00Z">
                <w:pPr>
                  <w:pStyle w:val="NoSpacing"/>
                  <w:ind w:left="360"/>
                </w:pPr>
              </w:pPrChange>
            </w:pPr>
          </w:p>
        </w:tc>
        <w:tc>
          <w:tcPr>
            <w:tcW w:w="1557" w:type="pct"/>
            <w:tcPrChange w:id="335" w:author="Batra Yogesh (EXT)" w:date="2018-04-13T13:00:00Z">
              <w:tcPr>
                <w:tcW w:w="2970" w:type="dxa"/>
              </w:tcPr>
            </w:tcPrChange>
          </w:tcPr>
          <w:p w14:paraId="0BAA380B" w14:textId="2D55157A" w:rsidR="00276855" w:rsidRPr="00A75C7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  <w:highlight w:val="yellow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>Note: Fields are populated according to the navigation role defined for each user</w:t>
            </w:r>
          </w:p>
        </w:tc>
      </w:tr>
      <w:tr w:rsidR="00276855" w:rsidRPr="00A75C70" w14:paraId="0BAA3811" w14:textId="77777777" w:rsidTr="00A75C70">
        <w:trPr>
          <w:cantSplit/>
          <w:trPrChange w:id="336" w:author="Batra Yogesh (EXT)" w:date="2018-04-13T13:00:00Z">
            <w:trPr>
              <w:cantSplit/>
            </w:trPr>
          </w:trPrChange>
        </w:trPr>
        <w:tc>
          <w:tcPr>
            <w:tcW w:w="422" w:type="pct"/>
            <w:shd w:val="clear" w:color="auto" w:fill="C6D9F1" w:themeFill="text2" w:themeFillTint="33"/>
            <w:tcPrChange w:id="337" w:author="Batra Yogesh (EXT)" w:date="2018-04-13T13:00:00Z">
              <w:tcPr>
                <w:tcW w:w="805" w:type="dxa"/>
                <w:shd w:val="clear" w:color="auto" w:fill="C6D9F1" w:themeFill="text2" w:themeFillTint="33"/>
              </w:tcPr>
            </w:tcPrChange>
          </w:tcPr>
          <w:p w14:paraId="0BAA380D" w14:textId="49DD1FE0" w:rsidR="00276855" w:rsidRPr="00A75C70" w:rsidRDefault="00276855" w:rsidP="00276855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88" w:type="pct"/>
            <w:tcPrChange w:id="338" w:author="Batra Yogesh (EXT)" w:date="2018-04-13T13:00:00Z">
              <w:tcPr>
                <w:tcW w:w="3600" w:type="dxa"/>
              </w:tcPr>
            </w:tcPrChange>
          </w:tcPr>
          <w:p w14:paraId="0BAA380E" w14:textId="2CA1F6C9" w:rsidR="00276855" w:rsidRPr="00A75C70" w:rsidRDefault="00276855" w:rsidP="00276855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Change the </w:t>
            </w:r>
            <w:r w:rsidRPr="00A75C70">
              <w:rPr>
                <w:rFonts w:cs="Arial"/>
                <w:b/>
                <w:color w:val="000000" w:themeColor="text1"/>
                <w:sz w:val="20"/>
                <w:szCs w:val="20"/>
              </w:rPr>
              <w:t>Date</w:t>
            </w: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 to include the date of data being entered</w:t>
            </w:r>
          </w:p>
        </w:tc>
        <w:tc>
          <w:tcPr>
            <w:tcW w:w="1133" w:type="pct"/>
            <w:tcPrChange w:id="339" w:author="Batra Yogesh (EXT)" w:date="2018-04-13T13:00:00Z">
              <w:tcPr>
                <w:tcW w:w="2160" w:type="dxa"/>
              </w:tcPr>
            </w:tcPrChange>
          </w:tcPr>
          <w:p w14:paraId="0BAA380F" w14:textId="009EBBE7" w:rsidR="00276855" w:rsidRPr="00A75C70" w:rsidRDefault="00276855" w:rsidP="00276855">
            <w:pPr>
              <w:keepNext/>
              <w:keepLines/>
              <w:rPr>
                <w:rFonts w:cs="Arial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>Dates are displayed</w:t>
            </w:r>
          </w:p>
        </w:tc>
        <w:tc>
          <w:tcPr>
            <w:tcW w:w="1557" w:type="pct"/>
            <w:tcPrChange w:id="340" w:author="Batra Yogesh (EXT)" w:date="2018-04-13T13:00:00Z">
              <w:tcPr>
                <w:tcW w:w="2970" w:type="dxa"/>
              </w:tcPr>
            </w:tcPrChange>
          </w:tcPr>
          <w:p w14:paraId="0BAA3810" w14:textId="77777777" w:rsidR="00276855" w:rsidRPr="00A75C70" w:rsidRDefault="00276855" w:rsidP="00276855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276855" w:rsidRPr="00A75C70" w14:paraId="0BAA3816" w14:textId="77777777" w:rsidTr="00A75C70">
        <w:trPr>
          <w:cantSplit/>
          <w:trPrChange w:id="341" w:author="Batra Yogesh (EXT)" w:date="2018-04-13T13:00:00Z">
            <w:trPr>
              <w:cantSplit/>
            </w:trPr>
          </w:trPrChange>
        </w:trPr>
        <w:tc>
          <w:tcPr>
            <w:tcW w:w="422" w:type="pct"/>
            <w:shd w:val="clear" w:color="auto" w:fill="C6D9F1" w:themeFill="text2" w:themeFillTint="33"/>
            <w:tcPrChange w:id="342" w:author="Batra Yogesh (EXT)" w:date="2018-04-13T13:00:00Z">
              <w:tcPr>
                <w:tcW w:w="805" w:type="dxa"/>
                <w:shd w:val="clear" w:color="auto" w:fill="C6D9F1" w:themeFill="text2" w:themeFillTint="33"/>
              </w:tcPr>
            </w:tcPrChange>
          </w:tcPr>
          <w:p w14:paraId="0BAA3812" w14:textId="431CA73F" w:rsidR="00276855" w:rsidRPr="00A75C70" w:rsidRDefault="00276855" w:rsidP="00276855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88" w:type="pct"/>
            <w:tcPrChange w:id="343" w:author="Batra Yogesh (EXT)" w:date="2018-04-13T13:00:00Z">
              <w:tcPr>
                <w:tcW w:w="3600" w:type="dxa"/>
              </w:tcPr>
            </w:tcPrChange>
          </w:tcPr>
          <w:p w14:paraId="375785EB" w14:textId="77777777" w:rsidR="00276855" w:rsidRPr="00A75C70" w:rsidRDefault="00276855" w:rsidP="00276855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Navigate to the tank stream that you need to enter data on using the drop down menus and click </w:t>
            </w:r>
            <w:r w:rsidRPr="00A75C70">
              <w:rPr>
                <w:rFonts w:cs="Arial"/>
                <w:b/>
                <w:color w:val="000000" w:themeColor="text1"/>
                <w:sz w:val="20"/>
                <w:szCs w:val="20"/>
              </w:rPr>
              <w:t>Go…</w:t>
            </w:r>
          </w:p>
          <w:p w14:paraId="33B94956" w14:textId="77777777" w:rsidR="00276855" w:rsidRPr="006A1EF9" w:rsidRDefault="00276855" w:rsidP="001C7334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6A1EF9">
              <w:rPr>
                <w:rFonts w:cs="Arial"/>
                <w:b/>
                <w:sz w:val="20"/>
                <w:szCs w:val="20"/>
              </w:rPr>
              <w:t>Production Unit</w:t>
            </w:r>
          </w:p>
          <w:p w14:paraId="663F2E39" w14:textId="77777777" w:rsidR="00276855" w:rsidRPr="00A75C70" w:rsidRDefault="00276855" w:rsidP="001C7334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rPrChange w:id="344" w:author="Batra Yogesh (EXT)" w:date="2018-04-13T12:59:00Z">
                  <w:rPr>
                    <w:sz w:val="20"/>
                    <w:szCs w:val="20"/>
                  </w:rPr>
                </w:rPrChange>
              </w:rPr>
            </w:pPr>
            <w:r w:rsidRPr="00A75C70">
              <w:rPr>
                <w:rFonts w:cs="Arial"/>
                <w:b/>
                <w:sz w:val="20"/>
                <w:szCs w:val="20"/>
                <w:rPrChange w:id="345" w:author="Batra Yogesh (EXT)" w:date="2018-04-13T12:59:00Z">
                  <w:rPr>
                    <w:b/>
                    <w:sz w:val="20"/>
                    <w:szCs w:val="20"/>
                  </w:rPr>
                </w:rPrChange>
              </w:rPr>
              <w:t>Production Sub Unit</w:t>
            </w:r>
          </w:p>
          <w:p w14:paraId="20DD3393" w14:textId="77777777" w:rsidR="00276855" w:rsidRPr="00A75C70" w:rsidRDefault="00276855" w:rsidP="001C7334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  <w:rPrChange w:id="346" w:author="Batra Yogesh (EXT)" w:date="2018-04-13T12:59:00Z">
                  <w:rPr>
                    <w:sz w:val="20"/>
                    <w:szCs w:val="20"/>
                  </w:rPr>
                </w:rPrChange>
              </w:rPr>
            </w:pPr>
            <w:r w:rsidRPr="00A75C70">
              <w:rPr>
                <w:rFonts w:cs="Arial"/>
                <w:b/>
                <w:sz w:val="20"/>
                <w:szCs w:val="20"/>
                <w:rPrChange w:id="347" w:author="Batra Yogesh (EXT)" w:date="2018-04-13T12:59:00Z">
                  <w:rPr>
                    <w:b/>
                    <w:sz w:val="20"/>
                    <w:szCs w:val="20"/>
                  </w:rPr>
                </w:rPrChange>
              </w:rPr>
              <w:t>Area</w:t>
            </w:r>
          </w:p>
          <w:p w14:paraId="61105356" w14:textId="77777777" w:rsidR="00276855" w:rsidRPr="00A75C70" w:rsidRDefault="00276855" w:rsidP="001C7334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b/>
                <w:sz w:val="20"/>
                <w:szCs w:val="20"/>
                <w:rPrChange w:id="348" w:author="Batra Yogesh (EXT)" w:date="2018-04-13T12:59:00Z">
                  <w:rPr>
                    <w:b/>
                    <w:sz w:val="20"/>
                    <w:szCs w:val="20"/>
                  </w:rPr>
                </w:rPrChange>
              </w:rPr>
              <w:t>Sub Area</w:t>
            </w:r>
          </w:p>
          <w:p w14:paraId="4A59E847" w14:textId="77777777" w:rsidR="00276855" w:rsidRPr="00A75C70" w:rsidRDefault="00276855" w:rsidP="001C7334">
            <w:pPr>
              <w:pStyle w:val="TableText"/>
              <w:keepNext/>
              <w:keepLines/>
              <w:numPr>
                <w:ilvl w:val="0"/>
                <w:numId w:val="3"/>
              </w:numPr>
              <w:spacing w:after="0"/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BE4CBD">
              <w:rPr>
                <w:rFonts w:cs="Arial"/>
                <w:b/>
                <w:sz w:val="20"/>
                <w:szCs w:val="20"/>
              </w:rPr>
              <w:t>Facility Class 2</w:t>
            </w:r>
          </w:p>
          <w:p w14:paraId="2C1CC9EE" w14:textId="77777777" w:rsidR="00276855" w:rsidRPr="00BE4CBD" w:rsidRDefault="001C7334" w:rsidP="001C7334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BE4CBD">
              <w:rPr>
                <w:rFonts w:cs="Arial"/>
                <w:b/>
                <w:sz w:val="20"/>
                <w:szCs w:val="20"/>
              </w:rPr>
              <w:t>Facility Class 1</w:t>
            </w:r>
          </w:p>
          <w:p w14:paraId="0BAA3813" w14:textId="6C812C96" w:rsidR="009A37F4" w:rsidRPr="006A1EF9" w:rsidRDefault="009A37F4" w:rsidP="001C7334">
            <w:pPr>
              <w:pStyle w:val="NoSpacing"/>
              <w:numPr>
                <w:ilvl w:val="0"/>
                <w:numId w:val="3"/>
              </w:numPr>
              <w:rPr>
                <w:rFonts w:cs="Arial"/>
                <w:sz w:val="20"/>
                <w:szCs w:val="20"/>
              </w:rPr>
            </w:pPr>
            <w:r w:rsidRPr="006A1EF9">
              <w:rPr>
                <w:rFonts w:cs="Arial"/>
                <w:b/>
                <w:sz w:val="20"/>
                <w:szCs w:val="20"/>
              </w:rPr>
              <w:t>Well (Mandatory)</w:t>
            </w:r>
          </w:p>
        </w:tc>
        <w:tc>
          <w:tcPr>
            <w:tcW w:w="1133" w:type="pct"/>
            <w:tcPrChange w:id="349" w:author="Batra Yogesh (EXT)" w:date="2018-04-13T13:00:00Z">
              <w:tcPr>
                <w:tcW w:w="2160" w:type="dxa"/>
              </w:tcPr>
            </w:tcPrChange>
          </w:tcPr>
          <w:p w14:paraId="47DE4C3D" w14:textId="77777777" w:rsidR="00276855" w:rsidRPr="00A75C7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>If there are any records, they will be listed in the Data Window.</w:t>
            </w:r>
          </w:p>
          <w:p w14:paraId="361FA371" w14:textId="77777777" w:rsidR="00276855" w:rsidRPr="00A75C7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76CDF360" w14:textId="77777777" w:rsidR="00276855" w:rsidRPr="00A75C7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>If there were no records for that date, there will be a message “no records found…”</w:t>
            </w:r>
          </w:p>
          <w:p w14:paraId="0BAA3814" w14:textId="1B6FA4EE" w:rsidR="00276855" w:rsidRPr="00A75C70" w:rsidRDefault="00276855" w:rsidP="00276855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1557" w:type="pct"/>
            <w:tcPrChange w:id="350" w:author="Batra Yogesh (EXT)" w:date="2018-04-13T13:00:00Z">
              <w:tcPr>
                <w:tcW w:w="2970" w:type="dxa"/>
              </w:tcPr>
            </w:tcPrChange>
          </w:tcPr>
          <w:p w14:paraId="55FE9519" w14:textId="77777777" w:rsidR="00276855" w:rsidRPr="00A75C70" w:rsidRDefault="00276855" w:rsidP="00276855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Note:  The hierarchy information may be  pre-populated and user just needs to hit </w:t>
            </w:r>
            <w:r w:rsidRPr="00A75C70"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  <w:t>Go…</w:t>
            </w:r>
          </w:p>
          <w:p w14:paraId="22AAB73A" w14:textId="77777777" w:rsidR="00276855" w:rsidRPr="00A75C70" w:rsidRDefault="00276855" w:rsidP="00276855">
            <w:pPr>
              <w:keepNext/>
              <w:keepLines/>
              <w:rPr>
                <w:rFonts w:cs="Arial"/>
                <w:b/>
                <w:i/>
                <w:color w:val="000000" w:themeColor="text1"/>
                <w:sz w:val="20"/>
                <w:szCs w:val="20"/>
              </w:rPr>
            </w:pPr>
          </w:p>
          <w:p w14:paraId="0BAA3815" w14:textId="77777777" w:rsidR="00276855" w:rsidRPr="00A75C70" w:rsidRDefault="00276855" w:rsidP="00276855">
            <w:pPr>
              <w:textAlignment w:val="center"/>
              <w:rPr>
                <w:rFonts w:cs="Arial"/>
                <w:sz w:val="20"/>
              </w:rPr>
            </w:pPr>
          </w:p>
        </w:tc>
      </w:tr>
      <w:tr w:rsidR="00276855" w:rsidRPr="00A75C70" w14:paraId="4948D2FE" w14:textId="77777777" w:rsidTr="00A75C70">
        <w:trPr>
          <w:cantSplit/>
          <w:trPrChange w:id="351" w:author="Batra Yogesh (EXT)" w:date="2018-04-13T13:00:00Z">
            <w:trPr>
              <w:cantSplit/>
            </w:trPr>
          </w:trPrChange>
        </w:trPr>
        <w:tc>
          <w:tcPr>
            <w:tcW w:w="422" w:type="pct"/>
            <w:shd w:val="clear" w:color="auto" w:fill="C6D9F1" w:themeFill="text2" w:themeFillTint="33"/>
            <w:tcPrChange w:id="352" w:author="Batra Yogesh (EXT)" w:date="2018-04-13T13:00:00Z">
              <w:tcPr>
                <w:tcW w:w="805" w:type="dxa"/>
                <w:shd w:val="clear" w:color="auto" w:fill="C6D9F1" w:themeFill="text2" w:themeFillTint="33"/>
              </w:tcPr>
            </w:tcPrChange>
          </w:tcPr>
          <w:p w14:paraId="7E7D7C9D" w14:textId="77777777" w:rsidR="00276855" w:rsidRPr="00A75C70" w:rsidRDefault="00276855" w:rsidP="00276855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88" w:type="pct"/>
            <w:tcPrChange w:id="353" w:author="Batra Yogesh (EXT)" w:date="2018-04-13T13:00:00Z">
              <w:tcPr>
                <w:tcW w:w="3600" w:type="dxa"/>
              </w:tcPr>
            </w:tcPrChange>
          </w:tcPr>
          <w:p w14:paraId="2F22A107" w14:textId="01A0BED2" w:rsidR="00276855" w:rsidRPr="00A75C70" w:rsidRDefault="00CC2F84" w:rsidP="00413ECD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>Mouse over to the Insert icon on the toolbar</w:t>
            </w:r>
          </w:p>
        </w:tc>
        <w:tc>
          <w:tcPr>
            <w:tcW w:w="1133" w:type="pct"/>
            <w:tcPrChange w:id="354" w:author="Batra Yogesh (EXT)" w:date="2018-04-13T13:00:00Z">
              <w:tcPr>
                <w:tcW w:w="2160" w:type="dxa"/>
              </w:tcPr>
            </w:tcPrChange>
          </w:tcPr>
          <w:p w14:paraId="6F1D5FE7" w14:textId="77777777" w:rsidR="00276855" w:rsidRPr="00A75C7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If there are current wells listed in the Data Window, two options are displayed: </w:t>
            </w:r>
          </w:p>
          <w:p w14:paraId="54F502EC" w14:textId="77777777" w:rsidR="00276855" w:rsidRPr="00A75C7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567E080D" w14:textId="77777777" w:rsidR="00276855" w:rsidRPr="00A75C7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>• New Version</w:t>
            </w:r>
          </w:p>
          <w:p w14:paraId="3C07BF47" w14:textId="77777777" w:rsidR="00276855" w:rsidRPr="00A75C7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>• New Object</w:t>
            </w:r>
          </w:p>
          <w:p w14:paraId="1041D77E" w14:textId="77777777" w:rsidR="00276855" w:rsidRPr="00A75C7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48F4C84D" w14:textId="77777777" w:rsidR="00276855" w:rsidRPr="00A75C7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>A new data entry form is created in the Data Window.</w:t>
            </w:r>
          </w:p>
          <w:p w14:paraId="5E88451C" w14:textId="77777777" w:rsidR="00276855" w:rsidRPr="00A75C7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7" w:type="pct"/>
            <w:tcPrChange w:id="355" w:author="Batra Yogesh (EXT)" w:date="2018-04-13T13:00:00Z">
              <w:tcPr>
                <w:tcW w:w="2970" w:type="dxa"/>
              </w:tcPr>
            </w:tcPrChange>
          </w:tcPr>
          <w:p w14:paraId="2CD02C86" w14:textId="77777777" w:rsidR="00276855" w:rsidRPr="00A75C70" w:rsidRDefault="00276855" w:rsidP="00276855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276855" w:rsidRPr="00A75C70" w14:paraId="3DBD735C" w14:textId="77777777" w:rsidTr="00A75C70">
        <w:trPr>
          <w:cantSplit/>
          <w:trPrChange w:id="356" w:author="Batra Yogesh (EXT)" w:date="2018-04-13T13:00:00Z">
            <w:trPr>
              <w:cantSplit/>
            </w:trPr>
          </w:trPrChange>
        </w:trPr>
        <w:tc>
          <w:tcPr>
            <w:tcW w:w="422" w:type="pct"/>
            <w:shd w:val="clear" w:color="auto" w:fill="C6D9F1" w:themeFill="text2" w:themeFillTint="33"/>
            <w:tcPrChange w:id="357" w:author="Batra Yogesh (EXT)" w:date="2018-04-13T13:00:00Z">
              <w:tcPr>
                <w:tcW w:w="805" w:type="dxa"/>
                <w:shd w:val="clear" w:color="auto" w:fill="C6D9F1" w:themeFill="text2" w:themeFillTint="33"/>
              </w:tcPr>
            </w:tcPrChange>
          </w:tcPr>
          <w:p w14:paraId="2DF6EC48" w14:textId="77777777" w:rsidR="00276855" w:rsidRPr="00A75C70" w:rsidRDefault="00276855" w:rsidP="00276855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88" w:type="pct"/>
            <w:tcPrChange w:id="358" w:author="Batra Yogesh (EXT)" w:date="2018-04-13T13:00:00Z">
              <w:tcPr>
                <w:tcW w:w="3600" w:type="dxa"/>
              </w:tcPr>
            </w:tcPrChange>
          </w:tcPr>
          <w:p w14:paraId="74D34265" w14:textId="66BB52ED" w:rsidR="00276855" w:rsidRPr="00A75C70" w:rsidRDefault="00276855" w:rsidP="00276855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>If prompted, click “New Version”</w:t>
            </w:r>
            <w:r w:rsidR="009B104D"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 and select the date of the version for this well</w:t>
            </w:r>
          </w:p>
        </w:tc>
        <w:tc>
          <w:tcPr>
            <w:tcW w:w="1133" w:type="pct"/>
            <w:tcPrChange w:id="359" w:author="Batra Yogesh (EXT)" w:date="2018-04-13T13:00:00Z">
              <w:tcPr>
                <w:tcW w:w="2160" w:type="dxa"/>
              </w:tcPr>
            </w:tcPrChange>
          </w:tcPr>
          <w:p w14:paraId="37161812" w14:textId="77777777" w:rsidR="009B104D" w:rsidRPr="00A75C7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A data entry screen is displayed in the Data Window </w:t>
            </w:r>
          </w:p>
          <w:p w14:paraId="107836BC" w14:textId="77777777" w:rsidR="009B104D" w:rsidRPr="00A75C70" w:rsidRDefault="009B104D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084CDF73" w14:textId="70B3A9AE" w:rsidR="00276855" w:rsidRPr="00A75C70" w:rsidRDefault="009B104D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Daytime </w:t>
            </w:r>
            <w:r w:rsidR="006E74EE" w:rsidRPr="00A75C70">
              <w:rPr>
                <w:rFonts w:cs="Arial"/>
                <w:color w:val="000000" w:themeColor="text1"/>
                <w:sz w:val="20"/>
                <w:szCs w:val="20"/>
              </w:rPr>
              <w:t>is the mandatory field</w:t>
            </w:r>
          </w:p>
          <w:p w14:paraId="67A71E64" w14:textId="3DB949B1" w:rsidR="009B104D" w:rsidRPr="00A75C70" w:rsidRDefault="009B104D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7" w:type="pct"/>
            <w:tcPrChange w:id="360" w:author="Batra Yogesh (EXT)" w:date="2018-04-13T13:00:00Z">
              <w:tcPr>
                <w:tcW w:w="2970" w:type="dxa"/>
              </w:tcPr>
            </w:tcPrChange>
          </w:tcPr>
          <w:p w14:paraId="1E112A72" w14:textId="7BD8D261" w:rsidR="005E6008" w:rsidRPr="00A75C70" w:rsidRDefault="005E6008" w:rsidP="005E6008">
            <w:pPr>
              <w:textAlignment w:val="center"/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If a </w:t>
            </w:r>
            <w:r w:rsidR="009B32D3" w:rsidRPr="00A75C70">
              <w:rPr>
                <w:rFonts w:cs="Arial"/>
                <w:color w:val="000000" w:themeColor="text1"/>
                <w:sz w:val="20"/>
                <w:szCs w:val="20"/>
              </w:rPr>
              <w:t>records</w:t>
            </w: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 already exist, End Date field has to be set</w:t>
            </w:r>
            <w:r w:rsidR="009B32D3"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 to last record.</w:t>
            </w:r>
          </w:p>
          <w:p w14:paraId="1145CC5B" w14:textId="77777777" w:rsidR="00276855" w:rsidRPr="00A75C70" w:rsidRDefault="00276855" w:rsidP="00276855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276855" w:rsidRPr="00A75C70" w14:paraId="68628BC5" w14:textId="77777777" w:rsidTr="00A75C70">
        <w:trPr>
          <w:cantSplit/>
          <w:trPrChange w:id="361" w:author="Batra Yogesh (EXT)" w:date="2018-04-13T13:00:00Z">
            <w:trPr>
              <w:cantSplit/>
            </w:trPr>
          </w:trPrChange>
        </w:trPr>
        <w:tc>
          <w:tcPr>
            <w:tcW w:w="422" w:type="pct"/>
            <w:shd w:val="clear" w:color="auto" w:fill="C6D9F1" w:themeFill="text2" w:themeFillTint="33"/>
            <w:tcPrChange w:id="362" w:author="Batra Yogesh (EXT)" w:date="2018-04-13T13:00:00Z">
              <w:tcPr>
                <w:tcW w:w="805" w:type="dxa"/>
                <w:shd w:val="clear" w:color="auto" w:fill="C6D9F1" w:themeFill="text2" w:themeFillTint="33"/>
              </w:tcPr>
            </w:tcPrChange>
          </w:tcPr>
          <w:p w14:paraId="4A18687F" w14:textId="77777777" w:rsidR="00276855" w:rsidRPr="00A75C70" w:rsidRDefault="00276855" w:rsidP="00276855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88" w:type="pct"/>
            <w:tcPrChange w:id="363" w:author="Batra Yogesh (EXT)" w:date="2018-04-13T13:00:00Z">
              <w:tcPr>
                <w:tcW w:w="3600" w:type="dxa"/>
              </w:tcPr>
            </w:tcPrChange>
          </w:tcPr>
          <w:p w14:paraId="4D7AA5C0" w14:textId="77777777" w:rsidR="009B104D" w:rsidRPr="00A75C70" w:rsidRDefault="009B104D" w:rsidP="009B104D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>Click the Save icon</w:t>
            </w:r>
          </w:p>
          <w:p w14:paraId="75358858" w14:textId="77777777" w:rsidR="009B104D" w:rsidRPr="00A75C70" w:rsidRDefault="009B104D" w:rsidP="009B104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>Verify that data is saved and displayed correctly</w:t>
            </w:r>
          </w:p>
          <w:p w14:paraId="256D9D77" w14:textId="2BBB5A0E" w:rsidR="00276855" w:rsidRPr="00A75C70" w:rsidRDefault="00276855" w:rsidP="00276855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33" w:type="pct"/>
            <w:tcPrChange w:id="364" w:author="Batra Yogesh (EXT)" w:date="2018-04-13T13:00:00Z">
              <w:tcPr>
                <w:tcW w:w="2160" w:type="dxa"/>
              </w:tcPr>
            </w:tcPrChange>
          </w:tcPr>
          <w:p w14:paraId="550D8EAE" w14:textId="32426BF5" w:rsidR="009B104D" w:rsidRPr="00A75C70" w:rsidRDefault="009B104D" w:rsidP="009B104D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>New version was saved and displayed as expected</w:t>
            </w:r>
          </w:p>
          <w:p w14:paraId="793EA316" w14:textId="77777777" w:rsidR="00276855" w:rsidRPr="00A75C7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7" w:type="pct"/>
            <w:tcPrChange w:id="365" w:author="Batra Yogesh (EXT)" w:date="2018-04-13T13:00:00Z">
              <w:tcPr>
                <w:tcW w:w="2970" w:type="dxa"/>
              </w:tcPr>
            </w:tcPrChange>
          </w:tcPr>
          <w:p w14:paraId="7303806B" w14:textId="77777777" w:rsidR="00276855" w:rsidRPr="00A75C70" w:rsidRDefault="00276855" w:rsidP="00276855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276855" w:rsidRPr="00A75C70" w14:paraId="0BAA381B" w14:textId="77777777" w:rsidTr="00A75C70">
        <w:trPr>
          <w:cantSplit/>
          <w:trPrChange w:id="366" w:author="Batra Yogesh (EXT)" w:date="2018-04-13T13:00:00Z">
            <w:trPr>
              <w:cantSplit/>
            </w:trPr>
          </w:trPrChange>
        </w:trPr>
        <w:tc>
          <w:tcPr>
            <w:tcW w:w="422" w:type="pct"/>
            <w:shd w:val="clear" w:color="auto" w:fill="C6D9F1" w:themeFill="text2" w:themeFillTint="33"/>
            <w:tcPrChange w:id="367" w:author="Batra Yogesh (EXT)" w:date="2018-04-13T13:00:00Z">
              <w:tcPr>
                <w:tcW w:w="805" w:type="dxa"/>
                <w:shd w:val="clear" w:color="auto" w:fill="C6D9F1" w:themeFill="text2" w:themeFillTint="33"/>
              </w:tcPr>
            </w:tcPrChange>
          </w:tcPr>
          <w:p w14:paraId="0BAA3817" w14:textId="5E26BE51" w:rsidR="00276855" w:rsidRPr="00A75C70" w:rsidRDefault="00276855" w:rsidP="00276855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88" w:type="pct"/>
            <w:tcPrChange w:id="368" w:author="Batra Yogesh (EXT)" w:date="2018-04-13T13:00:00Z">
              <w:tcPr>
                <w:tcW w:w="3600" w:type="dxa"/>
              </w:tcPr>
            </w:tcPrChange>
          </w:tcPr>
          <w:p w14:paraId="0BAA3818" w14:textId="79BA9C20" w:rsidR="00276855" w:rsidRPr="00A75C70" w:rsidRDefault="00276855" w:rsidP="00276855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Select the </w:t>
            </w:r>
            <w:r w:rsidR="009B104D" w:rsidRPr="00A75C70">
              <w:rPr>
                <w:rFonts w:cs="Arial"/>
                <w:color w:val="000000" w:themeColor="text1"/>
                <w:sz w:val="20"/>
                <w:szCs w:val="20"/>
              </w:rPr>
              <w:t>field</w:t>
            </w: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 that needs to be updated</w:t>
            </w:r>
          </w:p>
        </w:tc>
        <w:tc>
          <w:tcPr>
            <w:tcW w:w="1133" w:type="pct"/>
            <w:tcPrChange w:id="369" w:author="Batra Yogesh (EXT)" w:date="2018-04-13T13:00:00Z">
              <w:tcPr>
                <w:tcW w:w="2160" w:type="dxa"/>
              </w:tcPr>
            </w:tcPrChange>
          </w:tcPr>
          <w:p w14:paraId="0BAA3819" w14:textId="0C488BC7" w:rsidR="00276855" w:rsidRPr="00A75C70" w:rsidRDefault="00276855" w:rsidP="00CC2F84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 xml:space="preserve">Row is highlighted </w:t>
            </w:r>
          </w:p>
        </w:tc>
        <w:tc>
          <w:tcPr>
            <w:tcW w:w="1557" w:type="pct"/>
            <w:tcPrChange w:id="370" w:author="Batra Yogesh (EXT)" w:date="2018-04-13T13:00:00Z">
              <w:tcPr>
                <w:tcW w:w="2970" w:type="dxa"/>
              </w:tcPr>
            </w:tcPrChange>
          </w:tcPr>
          <w:p w14:paraId="0BAA381A" w14:textId="77777777" w:rsidR="00276855" w:rsidRPr="00A75C70" w:rsidRDefault="00276855" w:rsidP="00276855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276855" w:rsidRPr="00A75C70" w14:paraId="0BAA3820" w14:textId="77777777" w:rsidTr="00A75C70">
        <w:trPr>
          <w:cantSplit/>
          <w:trPrChange w:id="371" w:author="Batra Yogesh (EXT)" w:date="2018-04-13T13:00:00Z">
            <w:trPr>
              <w:cantSplit/>
            </w:trPr>
          </w:trPrChange>
        </w:trPr>
        <w:tc>
          <w:tcPr>
            <w:tcW w:w="422" w:type="pct"/>
            <w:shd w:val="clear" w:color="auto" w:fill="C6D9F1" w:themeFill="text2" w:themeFillTint="33"/>
            <w:tcPrChange w:id="372" w:author="Batra Yogesh (EXT)" w:date="2018-04-13T13:00:00Z">
              <w:tcPr>
                <w:tcW w:w="805" w:type="dxa"/>
                <w:shd w:val="clear" w:color="auto" w:fill="C6D9F1" w:themeFill="text2" w:themeFillTint="33"/>
              </w:tcPr>
            </w:tcPrChange>
          </w:tcPr>
          <w:p w14:paraId="0BAA381C" w14:textId="311E2328" w:rsidR="00276855" w:rsidRPr="00A75C70" w:rsidRDefault="00276855" w:rsidP="00276855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88" w:type="pct"/>
            <w:tcBorders>
              <w:bottom w:val="single" w:sz="4" w:space="0" w:color="auto"/>
            </w:tcBorders>
            <w:tcPrChange w:id="373" w:author="Batra Yogesh (EXT)" w:date="2018-04-13T13:00:00Z">
              <w:tcPr>
                <w:tcW w:w="3600" w:type="dxa"/>
                <w:tcBorders>
                  <w:bottom w:val="single" w:sz="4" w:space="0" w:color="auto"/>
                </w:tcBorders>
              </w:tcPr>
            </w:tcPrChange>
          </w:tcPr>
          <w:p w14:paraId="0BAA381D" w14:textId="41406D37" w:rsidR="00276855" w:rsidRPr="00A75C70" w:rsidRDefault="00276855" w:rsidP="00276855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>Modify the data in the input fields that need to be updated</w:t>
            </w:r>
          </w:p>
        </w:tc>
        <w:tc>
          <w:tcPr>
            <w:tcW w:w="1133" w:type="pct"/>
            <w:tcBorders>
              <w:bottom w:val="single" w:sz="4" w:space="0" w:color="auto"/>
            </w:tcBorders>
            <w:tcPrChange w:id="374" w:author="Batra Yogesh (EXT)" w:date="2018-04-13T13:00:00Z">
              <w:tcPr>
                <w:tcW w:w="2160" w:type="dxa"/>
                <w:tcBorders>
                  <w:bottom w:val="single" w:sz="4" w:space="0" w:color="auto"/>
                </w:tcBorders>
              </w:tcPr>
            </w:tcPrChange>
          </w:tcPr>
          <w:p w14:paraId="0BAA381E" w14:textId="1280DB7F" w:rsidR="00276855" w:rsidRPr="00A75C7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>Updated data appears in entry field</w:t>
            </w:r>
          </w:p>
        </w:tc>
        <w:tc>
          <w:tcPr>
            <w:tcW w:w="1557" w:type="pct"/>
            <w:tcBorders>
              <w:bottom w:val="single" w:sz="4" w:space="0" w:color="auto"/>
            </w:tcBorders>
            <w:tcPrChange w:id="375" w:author="Batra Yogesh (EXT)" w:date="2018-04-13T13:00:00Z">
              <w:tcPr>
                <w:tcW w:w="2970" w:type="dxa"/>
                <w:tcBorders>
                  <w:bottom w:val="single" w:sz="4" w:space="0" w:color="auto"/>
                </w:tcBorders>
              </w:tcPr>
            </w:tcPrChange>
          </w:tcPr>
          <w:p w14:paraId="0BAA381F" w14:textId="77777777" w:rsidR="00276855" w:rsidRPr="00A75C70" w:rsidRDefault="00276855" w:rsidP="00276855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276855" w:rsidRPr="00A75C70" w14:paraId="028668B9" w14:textId="77777777" w:rsidTr="00A75C70">
        <w:trPr>
          <w:cantSplit/>
          <w:trPrChange w:id="376" w:author="Batra Yogesh (EXT)" w:date="2018-04-13T13:00:00Z">
            <w:trPr>
              <w:cantSplit/>
            </w:trPr>
          </w:trPrChange>
        </w:trPr>
        <w:tc>
          <w:tcPr>
            <w:tcW w:w="422" w:type="pct"/>
            <w:shd w:val="clear" w:color="auto" w:fill="C6D9F1" w:themeFill="text2" w:themeFillTint="33"/>
            <w:tcPrChange w:id="377" w:author="Batra Yogesh (EXT)" w:date="2018-04-13T13:00:00Z">
              <w:tcPr>
                <w:tcW w:w="805" w:type="dxa"/>
                <w:shd w:val="clear" w:color="auto" w:fill="C6D9F1" w:themeFill="text2" w:themeFillTint="33"/>
              </w:tcPr>
            </w:tcPrChange>
          </w:tcPr>
          <w:p w14:paraId="6486500F" w14:textId="77777777" w:rsidR="00276855" w:rsidRPr="00A75C70" w:rsidRDefault="00276855" w:rsidP="00276855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888" w:type="pct"/>
            <w:tcBorders>
              <w:bottom w:val="single" w:sz="4" w:space="0" w:color="auto"/>
            </w:tcBorders>
            <w:tcPrChange w:id="378" w:author="Batra Yogesh (EXT)" w:date="2018-04-13T13:00:00Z">
              <w:tcPr>
                <w:tcW w:w="3600" w:type="dxa"/>
                <w:tcBorders>
                  <w:bottom w:val="single" w:sz="4" w:space="0" w:color="auto"/>
                </w:tcBorders>
              </w:tcPr>
            </w:tcPrChange>
          </w:tcPr>
          <w:p w14:paraId="181D6DC3" w14:textId="77777777" w:rsidR="00276855" w:rsidRPr="00A75C70" w:rsidRDefault="00276855" w:rsidP="00276855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>Click the Save icon</w:t>
            </w:r>
          </w:p>
          <w:p w14:paraId="3C088A43" w14:textId="77777777" w:rsidR="00276855" w:rsidRPr="00A75C70" w:rsidRDefault="00276855" w:rsidP="00276855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>Verify that data is saved and displayed correctly</w:t>
            </w:r>
          </w:p>
          <w:p w14:paraId="0FBA2EB0" w14:textId="77777777" w:rsidR="00276855" w:rsidRPr="00A75C70" w:rsidRDefault="00276855" w:rsidP="00276855">
            <w:pPr>
              <w:pStyle w:val="TableText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133" w:type="pct"/>
            <w:tcBorders>
              <w:bottom w:val="single" w:sz="4" w:space="0" w:color="auto"/>
            </w:tcBorders>
            <w:tcPrChange w:id="379" w:author="Batra Yogesh (EXT)" w:date="2018-04-13T13:00:00Z">
              <w:tcPr>
                <w:tcW w:w="2160" w:type="dxa"/>
                <w:tcBorders>
                  <w:bottom w:val="single" w:sz="4" w:space="0" w:color="auto"/>
                </w:tcBorders>
              </w:tcPr>
            </w:tcPrChange>
          </w:tcPr>
          <w:p w14:paraId="2EACFD90" w14:textId="77777777" w:rsidR="00276855" w:rsidRPr="00A75C70" w:rsidRDefault="00276855" w:rsidP="00276855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A75C70">
              <w:rPr>
                <w:rFonts w:cs="Arial"/>
                <w:color w:val="000000" w:themeColor="text1"/>
                <w:sz w:val="20"/>
                <w:szCs w:val="20"/>
              </w:rPr>
              <w:t>Data was saved and displayed as expected</w:t>
            </w:r>
          </w:p>
          <w:p w14:paraId="3104432F" w14:textId="12C31580" w:rsidR="00276855" w:rsidRPr="00A75C7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  <w:p w14:paraId="749DC43E" w14:textId="77777777" w:rsidR="00276855" w:rsidRPr="00A75C70" w:rsidRDefault="00276855" w:rsidP="00276855">
            <w:pPr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57" w:type="pct"/>
            <w:tcBorders>
              <w:bottom w:val="single" w:sz="4" w:space="0" w:color="auto"/>
            </w:tcBorders>
            <w:tcPrChange w:id="380" w:author="Batra Yogesh (EXT)" w:date="2018-04-13T13:00:00Z">
              <w:tcPr>
                <w:tcW w:w="2970" w:type="dxa"/>
                <w:tcBorders>
                  <w:bottom w:val="single" w:sz="4" w:space="0" w:color="auto"/>
                </w:tcBorders>
              </w:tcPr>
            </w:tcPrChange>
          </w:tcPr>
          <w:p w14:paraId="637E621A" w14:textId="44B584CE" w:rsidR="00276855" w:rsidRPr="00A75C70" w:rsidRDefault="00276855" w:rsidP="00276855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276855" w:rsidRPr="00A75C70" w14:paraId="0BAA3825" w14:textId="77777777" w:rsidTr="00A75C70">
        <w:trPr>
          <w:cantSplit/>
          <w:trPrChange w:id="381" w:author="Batra Yogesh (EXT)" w:date="2018-04-13T13:00:00Z">
            <w:trPr>
              <w:cantSplit/>
            </w:trPr>
          </w:trPrChange>
        </w:trPr>
        <w:tc>
          <w:tcPr>
            <w:tcW w:w="422" w:type="pct"/>
            <w:shd w:val="clear" w:color="auto" w:fill="C6D9F1" w:themeFill="text2" w:themeFillTint="33"/>
            <w:tcPrChange w:id="382" w:author="Batra Yogesh (EXT)" w:date="2018-04-13T13:00:00Z">
              <w:tcPr>
                <w:tcW w:w="805" w:type="dxa"/>
                <w:shd w:val="clear" w:color="auto" w:fill="C6D9F1" w:themeFill="text2" w:themeFillTint="33"/>
              </w:tcPr>
            </w:tcPrChange>
          </w:tcPr>
          <w:p w14:paraId="0BAA3821" w14:textId="77777777" w:rsidR="00276855" w:rsidRPr="00A75C70" w:rsidRDefault="00276855" w:rsidP="00276855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</w:p>
        </w:tc>
        <w:tc>
          <w:tcPr>
            <w:tcW w:w="1888" w:type="pct"/>
            <w:shd w:val="clear" w:color="auto" w:fill="C6D9F1" w:themeFill="text2" w:themeFillTint="33"/>
            <w:tcPrChange w:id="383" w:author="Batra Yogesh (EXT)" w:date="2018-04-13T13:00:00Z">
              <w:tcPr>
                <w:tcW w:w="3600" w:type="dxa"/>
                <w:shd w:val="clear" w:color="auto" w:fill="C6D9F1" w:themeFill="text2" w:themeFillTint="33"/>
              </w:tcPr>
            </w:tcPrChange>
          </w:tcPr>
          <w:p w14:paraId="0BAA3822" w14:textId="77777777" w:rsidR="00276855" w:rsidRPr="00A75C70" w:rsidRDefault="00276855" w:rsidP="00276855">
            <w:pPr>
              <w:pStyle w:val="TableText"/>
              <w:keepNext/>
              <w:keepLines/>
              <w:rPr>
                <w:rFonts w:cs="Arial"/>
                <w:sz w:val="20"/>
              </w:rPr>
            </w:pPr>
            <w:r w:rsidRPr="00A75C70">
              <w:rPr>
                <w:rFonts w:cs="Arial"/>
                <w:sz w:val="20"/>
              </w:rPr>
              <w:t>END OF USE CASE</w:t>
            </w:r>
          </w:p>
        </w:tc>
        <w:tc>
          <w:tcPr>
            <w:tcW w:w="1133" w:type="pct"/>
            <w:shd w:val="clear" w:color="auto" w:fill="C6D9F1" w:themeFill="text2" w:themeFillTint="33"/>
            <w:tcPrChange w:id="384" w:author="Batra Yogesh (EXT)" w:date="2018-04-13T13:00:00Z">
              <w:tcPr>
                <w:tcW w:w="2160" w:type="dxa"/>
                <w:shd w:val="clear" w:color="auto" w:fill="C6D9F1" w:themeFill="text2" w:themeFillTint="33"/>
              </w:tcPr>
            </w:tcPrChange>
          </w:tcPr>
          <w:p w14:paraId="0BAA3823" w14:textId="77777777" w:rsidR="00276855" w:rsidRPr="00A75C70" w:rsidRDefault="00276855" w:rsidP="00276855">
            <w:pPr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1557" w:type="pct"/>
            <w:shd w:val="clear" w:color="auto" w:fill="C6D9F1" w:themeFill="text2" w:themeFillTint="33"/>
            <w:tcPrChange w:id="385" w:author="Batra Yogesh (EXT)" w:date="2018-04-13T13:00:00Z">
              <w:tcPr>
                <w:tcW w:w="2970" w:type="dxa"/>
                <w:shd w:val="clear" w:color="auto" w:fill="C6D9F1" w:themeFill="text2" w:themeFillTint="33"/>
              </w:tcPr>
            </w:tcPrChange>
          </w:tcPr>
          <w:p w14:paraId="0BAA3824" w14:textId="77777777" w:rsidR="00276855" w:rsidRPr="00A75C70" w:rsidRDefault="00276855" w:rsidP="00276855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0BAA3826" w14:textId="77777777" w:rsidR="00C13B91" w:rsidRPr="00A75C70" w:rsidRDefault="00C13B91" w:rsidP="009601B2">
      <w:pPr>
        <w:rPr>
          <w:rFonts w:cs="Arial"/>
          <w:b/>
          <w:iCs/>
          <w:sz w:val="20"/>
          <w:szCs w:val="28"/>
        </w:rPr>
      </w:pPr>
    </w:p>
    <w:p w14:paraId="0BAA3827" w14:textId="77777777" w:rsidR="00543D6E" w:rsidRPr="00A75C70" w:rsidRDefault="00543D6E" w:rsidP="00A902A5">
      <w:pPr>
        <w:rPr>
          <w:rFonts w:cs="Arial"/>
        </w:rPr>
      </w:pPr>
    </w:p>
    <w:p w14:paraId="0BAA3828" w14:textId="77777777" w:rsidR="003D41D8" w:rsidRPr="00A75C70" w:rsidRDefault="001516B9" w:rsidP="003D41D8">
      <w:pPr>
        <w:pStyle w:val="Heading1"/>
      </w:pPr>
      <w:bookmarkStart w:id="386" w:name="_Toc502243807"/>
      <w:r w:rsidRPr="00A75C70">
        <w:t>Exception</w:t>
      </w:r>
      <w:r w:rsidR="00BF2F96" w:rsidRPr="00A75C70">
        <w:t>s</w:t>
      </w:r>
      <w:bookmarkEnd w:id="386"/>
    </w:p>
    <w:p w14:paraId="0BAA3829" w14:textId="2906BD66" w:rsidR="001516B9" w:rsidRPr="00A75C70" w:rsidRDefault="00E71304" w:rsidP="00447470">
      <w:pPr>
        <w:pStyle w:val="Heading2"/>
      </w:pPr>
      <w:bookmarkStart w:id="387" w:name="_Toc502243808"/>
      <w:r w:rsidRPr="00A75C70">
        <w:t>List of Common Issues/Errors</w:t>
      </w:r>
      <w:bookmarkEnd w:id="387"/>
    </w:p>
    <w:p w14:paraId="0BAA382A" w14:textId="77777777" w:rsidR="001516B9" w:rsidRPr="00A75C70" w:rsidRDefault="001516B9" w:rsidP="001516B9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388" w:author="Batra Yogesh (EXT)" w:date="2018-04-13T13:00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5"/>
        <w:gridCol w:w="3220"/>
        <w:gridCol w:w="3845"/>
        <w:gridCol w:w="1350"/>
        <w:tblGridChange w:id="389">
          <w:tblGrid>
            <w:gridCol w:w="810"/>
            <w:gridCol w:w="2790"/>
            <w:gridCol w:w="3330"/>
            <w:gridCol w:w="1170"/>
          </w:tblGrid>
        </w:tblGridChange>
      </w:tblGrid>
      <w:tr w:rsidR="001516B9" w:rsidRPr="00A75C70" w14:paraId="0BAA382F" w14:textId="77777777" w:rsidTr="00A75C70">
        <w:trPr>
          <w:cantSplit/>
          <w:tblHeader/>
          <w:trPrChange w:id="390" w:author="Batra Yogesh (EXT)" w:date="2018-04-13T13:00:00Z">
            <w:trPr>
              <w:cantSplit/>
              <w:tblHeader/>
            </w:trPr>
          </w:trPrChange>
        </w:trPr>
        <w:tc>
          <w:tcPr>
            <w:tcW w:w="500" w:type="pct"/>
            <w:tcBorders>
              <w:bottom w:val="single" w:sz="4" w:space="0" w:color="auto"/>
            </w:tcBorders>
            <w:shd w:val="clear" w:color="auto" w:fill="3399FF"/>
            <w:tcPrChange w:id="391" w:author="Batra Yogesh (EXT)" w:date="2018-04-13T13:00:00Z">
              <w:tcPr>
                <w:tcW w:w="81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2B" w14:textId="029CB4E5" w:rsidR="001516B9" w:rsidRPr="00A75C70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1722" w:type="pct"/>
            <w:shd w:val="clear" w:color="auto" w:fill="3399FF"/>
            <w:tcPrChange w:id="392" w:author="Batra Yogesh (EXT)" w:date="2018-04-13T13:00:00Z">
              <w:tcPr>
                <w:tcW w:w="2790" w:type="dxa"/>
                <w:shd w:val="clear" w:color="auto" w:fill="3399FF"/>
              </w:tcPr>
            </w:tcPrChange>
          </w:tcPr>
          <w:p w14:paraId="0BAA382C" w14:textId="5D11B08C" w:rsidR="001516B9" w:rsidRPr="00A75C70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A75C70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2056" w:type="pct"/>
            <w:shd w:val="clear" w:color="auto" w:fill="3399FF"/>
            <w:tcPrChange w:id="393" w:author="Batra Yogesh (EXT)" w:date="2018-04-13T13:00:00Z">
              <w:tcPr>
                <w:tcW w:w="3330" w:type="dxa"/>
                <w:shd w:val="clear" w:color="auto" w:fill="3399FF"/>
              </w:tcPr>
            </w:tcPrChange>
          </w:tcPr>
          <w:p w14:paraId="0BAA382D" w14:textId="232FB465" w:rsidR="001516B9" w:rsidRPr="00A75C70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A75C70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722" w:type="pct"/>
            <w:shd w:val="clear" w:color="auto" w:fill="3399FF"/>
            <w:tcPrChange w:id="394" w:author="Batra Yogesh (EXT)" w:date="2018-04-13T13:00:00Z">
              <w:tcPr>
                <w:tcW w:w="1170" w:type="dxa"/>
                <w:shd w:val="clear" w:color="auto" w:fill="3399FF"/>
              </w:tcPr>
            </w:tcPrChange>
          </w:tcPr>
          <w:p w14:paraId="0BAA382E" w14:textId="37C307D4" w:rsidR="001516B9" w:rsidRPr="00A75C70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1516B9" w:rsidRPr="00A75C70" w14:paraId="0BAA3834" w14:textId="77777777" w:rsidTr="00A75C70">
        <w:trPr>
          <w:cantSplit/>
          <w:trPrChange w:id="395" w:author="Batra Yogesh (EXT)" w:date="2018-04-13T13:00:00Z">
            <w:trPr>
              <w:cantSplit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396" w:author="Batra Yogesh (EXT)" w:date="2018-04-13T13:00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0" w14:textId="77777777" w:rsidR="00447470" w:rsidRPr="00A75C70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397" w:author="Batra Yogesh (EXT)" w:date="2018-04-13T13:00:00Z">
              <w:tcPr>
                <w:tcW w:w="2790" w:type="dxa"/>
              </w:tcPr>
            </w:tcPrChange>
          </w:tcPr>
          <w:p w14:paraId="0BAA3831" w14:textId="77777777" w:rsidR="001516B9" w:rsidRPr="00A75C70" w:rsidRDefault="001516B9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98" w:author="Batra Yogesh (EXT)" w:date="2018-04-13T13:00:00Z">
              <w:tcPr>
                <w:tcW w:w="3330" w:type="dxa"/>
              </w:tcPr>
            </w:tcPrChange>
          </w:tcPr>
          <w:p w14:paraId="0BAA3832" w14:textId="77777777" w:rsidR="001516B9" w:rsidRPr="00A75C70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399" w:author="Batra Yogesh (EXT)" w:date="2018-04-13T13:00:00Z">
              <w:tcPr>
                <w:tcW w:w="1170" w:type="dxa"/>
              </w:tcPr>
            </w:tcPrChange>
          </w:tcPr>
          <w:p w14:paraId="0BAA3833" w14:textId="77777777" w:rsidR="001516B9" w:rsidRPr="00A75C70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A75C70" w14:paraId="0BAA3839" w14:textId="77777777" w:rsidTr="00A75C70">
        <w:trPr>
          <w:cantSplit/>
          <w:trHeight w:val="341"/>
          <w:trPrChange w:id="400" w:author="Batra Yogesh (EXT)" w:date="2018-04-13T13:00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401" w:author="Batra Yogesh (EXT)" w:date="2018-04-13T13:00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5" w14:textId="77777777" w:rsidR="00447470" w:rsidRPr="00A75C70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402" w:author="Batra Yogesh (EXT)" w:date="2018-04-13T13:00:00Z">
              <w:tcPr>
                <w:tcW w:w="2790" w:type="dxa"/>
              </w:tcPr>
            </w:tcPrChange>
          </w:tcPr>
          <w:p w14:paraId="0BAA3836" w14:textId="77777777" w:rsidR="000A438C" w:rsidRPr="00A75C70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403" w:author="Batra Yogesh (EXT)" w:date="2018-04-13T13:00:00Z">
              <w:tcPr>
                <w:tcW w:w="3330" w:type="dxa"/>
              </w:tcPr>
            </w:tcPrChange>
          </w:tcPr>
          <w:p w14:paraId="0BAA3837" w14:textId="77777777" w:rsidR="000A438C" w:rsidRPr="00A75C70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404" w:author="Batra Yogesh (EXT)" w:date="2018-04-13T13:00:00Z">
              <w:tcPr>
                <w:tcW w:w="1170" w:type="dxa"/>
              </w:tcPr>
            </w:tcPrChange>
          </w:tcPr>
          <w:p w14:paraId="0BAA3838" w14:textId="77777777" w:rsidR="000A438C" w:rsidRPr="00A75C70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A75C70" w14:paraId="0BAA383E" w14:textId="77777777" w:rsidTr="00A75C70">
        <w:trPr>
          <w:cantSplit/>
          <w:trHeight w:val="341"/>
          <w:trPrChange w:id="405" w:author="Batra Yogesh (EXT)" w:date="2018-04-13T13:00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406" w:author="Batra Yogesh (EXT)" w:date="2018-04-13T13:00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A" w14:textId="77777777" w:rsidR="000A438C" w:rsidRPr="00A75C70" w:rsidRDefault="000A438C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407" w:author="Batra Yogesh (EXT)" w:date="2018-04-13T13:00:00Z">
              <w:tcPr>
                <w:tcW w:w="2790" w:type="dxa"/>
              </w:tcPr>
            </w:tcPrChange>
          </w:tcPr>
          <w:p w14:paraId="0BAA383B" w14:textId="77777777" w:rsidR="000A438C" w:rsidRPr="00A75C70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408" w:author="Batra Yogesh (EXT)" w:date="2018-04-13T13:00:00Z">
              <w:tcPr>
                <w:tcW w:w="3330" w:type="dxa"/>
              </w:tcPr>
            </w:tcPrChange>
          </w:tcPr>
          <w:p w14:paraId="0BAA383C" w14:textId="77777777" w:rsidR="000A438C" w:rsidRPr="00A75C70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409" w:author="Batra Yogesh (EXT)" w:date="2018-04-13T13:00:00Z">
              <w:tcPr>
                <w:tcW w:w="1170" w:type="dxa"/>
              </w:tcPr>
            </w:tcPrChange>
          </w:tcPr>
          <w:p w14:paraId="0BAA383D" w14:textId="77777777" w:rsidR="000A438C" w:rsidRPr="00A75C70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0BAA3844" w14:textId="77777777" w:rsidR="00E77205" w:rsidRPr="00A75C70" w:rsidRDefault="00E77205" w:rsidP="00BF2F96">
      <w:pPr>
        <w:rPr>
          <w:rFonts w:cs="Arial"/>
          <w:i/>
        </w:rPr>
      </w:pPr>
    </w:p>
    <w:sectPr w:rsidR="00E77205" w:rsidRPr="00A75C70" w:rsidSect="004D002A">
      <w:footerReference w:type="even" r:id="rId20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729F6F" w14:textId="77777777" w:rsidR="00625822" w:rsidRDefault="00625822">
      <w:r>
        <w:separator/>
      </w:r>
    </w:p>
  </w:endnote>
  <w:endnote w:type="continuationSeparator" w:id="0">
    <w:p w14:paraId="2CC46043" w14:textId="77777777" w:rsidR="00625822" w:rsidRDefault="00625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3D33A6" w14:textId="77777777" w:rsidR="002548C9" w:rsidRDefault="002548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AE41C" w14:textId="74A3554C" w:rsidR="00D730E7" w:rsidRDefault="00D730E7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3907D3">
      <w:rPr>
        <w:rFonts w:cs="Arial"/>
        <w:noProof/>
        <w:color w:val="3399FF"/>
      </w:rPr>
      <w:t>1</w:t>
    </w:r>
    <w:r>
      <w:rPr>
        <w:rFonts w:cs="Arial"/>
        <w:color w:val="3399FF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596601" w14:textId="77777777" w:rsidR="002548C9" w:rsidRDefault="002548C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C" w14:textId="77777777" w:rsidR="00014D25" w:rsidRDefault="00014D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014D25" w:rsidRDefault="00014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EC042D" w14:textId="77777777" w:rsidR="00625822" w:rsidRDefault="00625822">
      <w:r>
        <w:separator/>
      </w:r>
    </w:p>
  </w:footnote>
  <w:footnote w:type="continuationSeparator" w:id="0">
    <w:p w14:paraId="1C671AB7" w14:textId="77777777" w:rsidR="00625822" w:rsidRDefault="00625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7C8CD7" w14:textId="77777777" w:rsidR="002548C9" w:rsidRDefault="002548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9" w14:textId="13D7B278" w:rsidR="00014D25" w:rsidRPr="00D730E7" w:rsidRDefault="001C7334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/>
        <w:color w:val="3399FF"/>
      </w:rPr>
    </w:pPr>
    <w:r>
      <w:rPr>
        <w:b/>
        <w:color w:val="3399FF"/>
      </w:rPr>
      <w:t>BKK_</w:t>
    </w:r>
    <w:r w:rsidR="00FA58CA" w:rsidRPr="00D730E7">
      <w:rPr>
        <w:b/>
        <w:color w:val="3399FF"/>
      </w:rPr>
      <w:t>U</w:t>
    </w:r>
    <w:r w:rsidR="005E6008">
      <w:rPr>
        <w:b/>
        <w:color w:val="3399FF"/>
      </w:rPr>
      <w:t>C</w:t>
    </w:r>
    <w:r>
      <w:rPr>
        <w:b/>
        <w:color w:val="3399FF"/>
      </w:rPr>
      <w:t>39</w:t>
    </w:r>
    <w:r w:rsidR="00014D25" w:rsidRPr="00D730E7">
      <w:rPr>
        <w:b/>
        <w:color w:val="3399FF"/>
      </w:rPr>
      <w:t xml:space="preserve"> </w:t>
    </w:r>
    <w:r>
      <w:rPr>
        <w:b/>
        <w:color w:val="3399FF"/>
      </w:rPr>
      <w:t>Maintain</w:t>
    </w:r>
    <w:r w:rsidR="005E6008">
      <w:rPr>
        <w:b/>
        <w:color w:val="3399FF"/>
      </w:rPr>
      <w:t xml:space="preserve"> Well Bore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CA50D" w14:textId="77777777" w:rsidR="002548C9" w:rsidRDefault="002548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F2FF5"/>
    <w:multiLevelType w:val="hybridMultilevel"/>
    <w:tmpl w:val="0AC446C4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F951D5"/>
    <w:multiLevelType w:val="hybridMultilevel"/>
    <w:tmpl w:val="45240792"/>
    <w:lvl w:ilvl="0" w:tplc="A90EF7DC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0523E"/>
    <w:multiLevelType w:val="hybridMultilevel"/>
    <w:tmpl w:val="F77AAF10"/>
    <w:lvl w:ilvl="0" w:tplc="2828F300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E56A26"/>
    <w:multiLevelType w:val="hybridMultilevel"/>
    <w:tmpl w:val="EB78E1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9C863FC"/>
    <w:multiLevelType w:val="hybridMultilevel"/>
    <w:tmpl w:val="F3B60E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CA9533D"/>
    <w:multiLevelType w:val="hybridMultilevel"/>
    <w:tmpl w:val="44A85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14637"/>
    <w:multiLevelType w:val="hybridMultilevel"/>
    <w:tmpl w:val="06727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865982"/>
    <w:multiLevelType w:val="hybridMultilevel"/>
    <w:tmpl w:val="DE840D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4E1B2D9D"/>
    <w:multiLevelType w:val="multilevel"/>
    <w:tmpl w:val="3612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61A70DA9"/>
    <w:multiLevelType w:val="hybridMultilevel"/>
    <w:tmpl w:val="867A9612"/>
    <w:lvl w:ilvl="0" w:tplc="8A8A7C22">
      <w:start w:val="5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77CC1772"/>
    <w:multiLevelType w:val="hybridMultilevel"/>
    <w:tmpl w:val="97C4E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20"/>
  </w:num>
  <w:num w:numId="2">
    <w:abstractNumId w:val="9"/>
  </w:num>
  <w:num w:numId="3">
    <w:abstractNumId w:val="11"/>
  </w:num>
  <w:num w:numId="4">
    <w:abstractNumId w:val="12"/>
  </w:num>
  <w:num w:numId="5">
    <w:abstractNumId w:val="16"/>
  </w:num>
  <w:num w:numId="6">
    <w:abstractNumId w:val="0"/>
  </w:num>
  <w:num w:numId="7">
    <w:abstractNumId w:val="17"/>
  </w:num>
  <w:num w:numId="8">
    <w:abstractNumId w:val="18"/>
  </w:num>
  <w:num w:numId="9">
    <w:abstractNumId w:val="10"/>
  </w:num>
  <w:num w:numId="10">
    <w:abstractNumId w:val="3"/>
  </w:num>
  <w:num w:numId="11">
    <w:abstractNumId w:val="14"/>
  </w:num>
  <w:num w:numId="12">
    <w:abstractNumId w:val="5"/>
  </w:num>
  <w:num w:numId="13">
    <w:abstractNumId w:val="1"/>
  </w:num>
  <w:num w:numId="14">
    <w:abstractNumId w:val="13"/>
  </w:num>
  <w:num w:numId="15">
    <w:abstractNumId w:val="19"/>
  </w:num>
  <w:num w:numId="16">
    <w:abstractNumId w:val="2"/>
  </w:num>
  <w:num w:numId="17">
    <w:abstractNumId w:val="4"/>
  </w:num>
  <w:num w:numId="18">
    <w:abstractNumId w:val="7"/>
  </w:num>
  <w:num w:numId="19">
    <w:abstractNumId w:val="8"/>
  </w:num>
  <w:num w:numId="20">
    <w:abstractNumId w:val="6"/>
  </w:num>
  <w:num w:numId="21">
    <w:abstractNumId w:val="15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atra Yogesh (EXT)">
    <w15:presenceInfo w15:providerId="AD" w15:userId="S-1-5-21-4162059163-1544859033-1701284029-51988"/>
  </w15:person>
  <w15:person w15:author="Wirasak Chomphu">
    <w15:presenceInfo w15:providerId="AD" w15:userId="S::wcld@chevron.com::ff9f8cb3-7801-46c4-8294-8ccee1c17f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BA"/>
    <w:rsid w:val="00000159"/>
    <w:rsid w:val="00001921"/>
    <w:rsid w:val="00001E8C"/>
    <w:rsid w:val="00002C2D"/>
    <w:rsid w:val="00005861"/>
    <w:rsid w:val="00005DD6"/>
    <w:rsid w:val="00006EC4"/>
    <w:rsid w:val="00007A2B"/>
    <w:rsid w:val="00007D96"/>
    <w:rsid w:val="00010E2A"/>
    <w:rsid w:val="00010FB4"/>
    <w:rsid w:val="00011284"/>
    <w:rsid w:val="00011EFA"/>
    <w:rsid w:val="0001219D"/>
    <w:rsid w:val="00014741"/>
    <w:rsid w:val="00014B24"/>
    <w:rsid w:val="00014D25"/>
    <w:rsid w:val="000157B4"/>
    <w:rsid w:val="00015933"/>
    <w:rsid w:val="00015A23"/>
    <w:rsid w:val="0001696B"/>
    <w:rsid w:val="00017834"/>
    <w:rsid w:val="00022BA5"/>
    <w:rsid w:val="00023077"/>
    <w:rsid w:val="000252E7"/>
    <w:rsid w:val="0003143A"/>
    <w:rsid w:val="00032E51"/>
    <w:rsid w:val="00033B40"/>
    <w:rsid w:val="00034B86"/>
    <w:rsid w:val="00034F5B"/>
    <w:rsid w:val="000351F8"/>
    <w:rsid w:val="00042719"/>
    <w:rsid w:val="00044333"/>
    <w:rsid w:val="0004685D"/>
    <w:rsid w:val="00050AB9"/>
    <w:rsid w:val="00050D94"/>
    <w:rsid w:val="00051C5A"/>
    <w:rsid w:val="00052808"/>
    <w:rsid w:val="00052FF4"/>
    <w:rsid w:val="000536BB"/>
    <w:rsid w:val="00053F64"/>
    <w:rsid w:val="00056209"/>
    <w:rsid w:val="000565AA"/>
    <w:rsid w:val="0006165A"/>
    <w:rsid w:val="000617EA"/>
    <w:rsid w:val="00061D30"/>
    <w:rsid w:val="00063CE0"/>
    <w:rsid w:val="00064A60"/>
    <w:rsid w:val="00066625"/>
    <w:rsid w:val="00070371"/>
    <w:rsid w:val="00071534"/>
    <w:rsid w:val="000721C3"/>
    <w:rsid w:val="00072FA1"/>
    <w:rsid w:val="000732FB"/>
    <w:rsid w:val="000737C5"/>
    <w:rsid w:val="000768AA"/>
    <w:rsid w:val="00076DFB"/>
    <w:rsid w:val="00080CE7"/>
    <w:rsid w:val="00084717"/>
    <w:rsid w:val="00084875"/>
    <w:rsid w:val="00085785"/>
    <w:rsid w:val="00090F7B"/>
    <w:rsid w:val="00095177"/>
    <w:rsid w:val="00097F73"/>
    <w:rsid w:val="000A00B0"/>
    <w:rsid w:val="000A3BC9"/>
    <w:rsid w:val="000A4095"/>
    <w:rsid w:val="000A438C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C02EF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A2"/>
    <w:rsid w:val="000E3D8E"/>
    <w:rsid w:val="000E413F"/>
    <w:rsid w:val="000E69E6"/>
    <w:rsid w:val="000F3E52"/>
    <w:rsid w:val="000F6560"/>
    <w:rsid w:val="00100CEB"/>
    <w:rsid w:val="00101DA8"/>
    <w:rsid w:val="001055C7"/>
    <w:rsid w:val="001132C1"/>
    <w:rsid w:val="001138E7"/>
    <w:rsid w:val="0011426C"/>
    <w:rsid w:val="001171DC"/>
    <w:rsid w:val="00117CB3"/>
    <w:rsid w:val="00120981"/>
    <w:rsid w:val="001216F3"/>
    <w:rsid w:val="00122D71"/>
    <w:rsid w:val="001249B6"/>
    <w:rsid w:val="00124DE3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16B9"/>
    <w:rsid w:val="00151BF5"/>
    <w:rsid w:val="0015342F"/>
    <w:rsid w:val="00154331"/>
    <w:rsid w:val="00154905"/>
    <w:rsid w:val="001557A9"/>
    <w:rsid w:val="00156337"/>
    <w:rsid w:val="00156920"/>
    <w:rsid w:val="00157466"/>
    <w:rsid w:val="00161D8A"/>
    <w:rsid w:val="001626DE"/>
    <w:rsid w:val="00162B5C"/>
    <w:rsid w:val="001655FA"/>
    <w:rsid w:val="00167857"/>
    <w:rsid w:val="0017076D"/>
    <w:rsid w:val="001750D9"/>
    <w:rsid w:val="00175246"/>
    <w:rsid w:val="00185E6A"/>
    <w:rsid w:val="00187E72"/>
    <w:rsid w:val="00191390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5809"/>
    <w:rsid w:val="001B0878"/>
    <w:rsid w:val="001B1D7C"/>
    <w:rsid w:val="001B3E59"/>
    <w:rsid w:val="001B668C"/>
    <w:rsid w:val="001B717B"/>
    <w:rsid w:val="001C3234"/>
    <w:rsid w:val="001C7334"/>
    <w:rsid w:val="001D4407"/>
    <w:rsid w:val="001D705B"/>
    <w:rsid w:val="001E2C66"/>
    <w:rsid w:val="001E3D6C"/>
    <w:rsid w:val="001E52CE"/>
    <w:rsid w:val="001F39DB"/>
    <w:rsid w:val="001F4076"/>
    <w:rsid w:val="0020298E"/>
    <w:rsid w:val="00205F8C"/>
    <w:rsid w:val="00207B56"/>
    <w:rsid w:val="002127A4"/>
    <w:rsid w:val="002153C4"/>
    <w:rsid w:val="00215B02"/>
    <w:rsid w:val="0021753E"/>
    <w:rsid w:val="0022028E"/>
    <w:rsid w:val="00226A6D"/>
    <w:rsid w:val="002277E3"/>
    <w:rsid w:val="00232E39"/>
    <w:rsid w:val="002377AB"/>
    <w:rsid w:val="0024192C"/>
    <w:rsid w:val="00243945"/>
    <w:rsid w:val="0025276B"/>
    <w:rsid w:val="00253EC1"/>
    <w:rsid w:val="002541D2"/>
    <w:rsid w:val="002548C9"/>
    <w:rsid w:val="00260010"/>
    <w:rsid w:val="00261D47"/>
    <w:rsid w:val="0026388A"/>
    <w:rsid w:val="0026754A"/>
    <w:rsid w:val="00267E2C"/>
    <w:rsid w:val="00270F0B"/>
    <w:rsid w:val="0027180E"/>
    <w:rsid w:val="00271C23"/>
    <w:rsid w:val="0027207C"/>
    <w:rsid w:val="00272623"/>
    <w:rsid w:val="00276855"/>
    <w:rsid w:val="00276FE3"/>
    <w:rsid w:val="002807BC"/>
    <w:rsid w:val="0028402D"/>
    <w:rsid w:val="00285FDE"/>
    <w:rsid w:val="00290302"/>
    <w:rsid w:val="00290A0C"/>
    <w:rsid w:val="0029105A"/>
    <w:rsid w:val="002922E9"/>
    <w:rsid w:val="00293123"/>
    <w:rsid w:val="002941C2"/>
    <w:rsid w:val="00294417"/>
    <w:rsid w:val="00294C4B"/>
    <w:rsid w:val="002951AE"/>
    <w:rsid w:val="00295875"/>
    <w:rsid w:val="002961FC"/>
    <w:rsid w:val="002A3B29"/>
    <w:rsid w:val="002A56C4"/>
    <w:rsid w:val="002A59E3"/>
    <w:rsid w:val="002A5A36"/>
    <w:rsid w:val="002A5F0D"/>
    <w:rsid w:val="002A6A74"/>
    <w:rsid w:val="002B11F2"/>
    <w:rsid w:val="002B36DF"/>
    <w:rsid w:val="002B4081"/>
    <w:rsid w:val="002B5473"/>
    <w:rsid w:val="002B7DDC"/>
    <w:rsid w:val="002C47DE"/>
    <w:rsid w:val="002C5CC8"/>
    <w:rsid w:val="002C5FC7"/>
    <w:rsid w:val="002C6413"/>
    <w:rsid w:val="002C7AA1"/>
    <w:rsid w:val="002D388B"/>
    <w:rsid w:val="002D76F0"/>
    <w:rsid w:val="002D7CD5"/>
    <w:rsid w:val="002E07EC"/>
    <w:rsid w:val="002E1CDB"/>
    <w:rsid w:val="002E32BB"/>
    <w:rsid w:val="002E59E9"/>
    <w:rsid w:val="002E6B98"/>
    <w:rsid w:val="002F1090"/>
    <w:rsid w:val="002F134F"/>
    <w:rsid w:val="002F5750"/>
    <w:rsid w:val="002F66BB"/>
    <w:rsid w:val="00314CC3"/>
    <w:rsid w:val="00317A80"/>
    <w:rsid w:val="00321B32"/>
    <w:rsid w:val="00321BA0"/>
    <w:rsid w:val="0032219A"/>
    <w:rsid w:val="003226F0"/>
    <w:rsid w:val="00323ADA"/>
    <w:rsid w:val="0032596E"/>
    <w:rsid w:val="0032732F"/>
    <w:rsid w:val="003342A7"/>
    <w:rsid w:val="0033669C"/>
    <w:rsid w:val="003367BD"/>
    <w:rsid w:val="00337919"/>
    <w:rsid w:val="003420C4"/>
    <w:rsid w:val="003427A0"/>
    <w:rsid w:val="00345908"/>
    <w:rsid w:val="00346E29"/>
    <w:rsid w:val="00347FAA"/>
    <w:rsid w:val="0035641B"/>
    <w:rsid w:val="00357BFB"/>
    <w:rsid w:val="0036072C"/>
    <w:rsid w:val="00361941"/>
    <w:rsid w:val="0036271F"/>
    <w:rsid w:val="003658C7"/>
    <w:rsid w:val="003660AE"/>
    <w:rsid w:val="00370BD0"/>
    <w:rsid w:val="00370D86"/>
    <w:rsid w:val="00371F21"/>
    <w:rsid w:val="00373B8A"/>
    <w:rsid w:val="00373CC4"/>
    <w:rsid w:val="00375AC3"/>
    <w:rsid w:val="003763EC"/>
    <w:rsid w:val="00376768"/>
    <w:rsid w:val="00380D23"/>
    <w:rsid w:val="00380DA0"/>
    <w:rsid w:val="00381205"/>
    <w:rsid w:val="0038191C"/>
    <w:rsid w:val="00385ECB"/>
    <w:rsid w:val="0038641F"/>
    <w:rsid w:val="00390637"/>
    <w:rsid w:val="003907D3"/>
    <w:rsid w:val="0039280F"/>
    <w:rsid w:val="00393BC9"/>
    <w:rsid w:val="003977AD"/>
    <w:rsid w:val="003A4134"/>
    <w:rsid w:val="003A51A0"/>
    <w:rsid w:val="003A5410"/>
    <w:rsid w:val="003A79F2"/>
    <w:rsid w:val="003B211E"/>
    <w:rsid w:val="003C087F"/>
    <w:rsid w:val="003C2946"/>
    <w:rsid w:val="003C2D16"/>
    <w:rsid w:val="003C4506"/>
    <w:rsid w:val="003D1052"/>
    <w:rsid w:val="003D397C"/>
    <w:rsid w:val="003D41D8"/>
    <w:rsid w:val="003D44B5"/>
    <w:rsid w:val="003D53AB"/>
    <w:rsid w:val="003D67DB"/>
    <w:rsid w:val="003D7BD5"/>
    <w:rsid w:val="003E062A"/>
    <w:rsid w:val="003E23CF"/>
    <w:rsid w:val="003E542E"/>
    <w:rsid w:val="003E6AB3"/>
    <w:rsid w:val="003F01E3"/>
    <w:rsid w:val="003F4F7B"/>
    <w:rsid w:val="00405C0C"/>
    <w:rsid w:val="00407A55"/>
    <w:rsid w:val="00412031"/>
    <w:rsid w:val="00412C60"/>
    <w:rsid w:val="00413ECD"/>
    <w:rsid w:val="004150E1"/>
    <w:rsid w:val="0041547A"/>
    <w:rsid w:val="00415AD7"/>
    <w:rsid w:val="00415F12"/>
    <w:rsid w:val="00420502"/>
    <w:rsid w:val="00424C51"/>
    <w:rsid w:val="00425F0F"/>
    <w:rsid w:val="00427461"/>
    <w:rsid w:val="00436CF2"/>
    <w:rsid w:val="00436FDA"/>
    <w:rsid w:val="00437370"/>
    <w:rsid w:val="00440018"/>
    <w:rsid w:val="004405E6"/>
    <w:rsid w:val="004414B3"/>
    <w:rsid w:val="00442E3A"/>
    <w:rsid w:val="0044336F"/>
    <w:rsid w:val="00443DA0"/>
    <w:rsid w:val="00444FDB"/>
    <w:rsid w:val="00445701"/>
    <w:rsid w:val="00446086"/>
    <w:rsid w:val="00447470"/>
    <w:rsid w:val="00453384"/>
    <w:rsid w:val="00456BA8"/>
    <w:rsid w:val="004574E1"/>
    <w:rsid w:val="00457E26"/>
    <w:rsid w:val="00461ABC"/>
    <w:rsid w:val="00464E48"/>
    <w:rsid w:val="00465392"/>
    <w:rsid w:val="00466C92"/>
    <w:rsid w:val="00467D9C"/>
    <w:rsid w:val="004712AA"/>
    <w:rsid w:val="00473EF3"/>
    <w:rsid w:val="00474389"/>
    <w:rsid w:val="00474606"/>
    <w:rsid w:val="00476DA4"/>
    <w:rsid w:val="00477499"/>
    <w:rsid w:val="0047772D"/>
    <w:rsid w:val="004828E2"/>
    <w:rsid w:val="00482A32"/>
    <w:rsid w:val="00483DFC"/>
    <w:rsid w:val="004842BE"/>
    <w:rsid w:val="0048437B"/>
    <w:rsid w:val="00484AE9"/>
    <w:rsid w:val="00484D5F"/>
    <w:rsid w:val="004864DD"/>
    <w:rsid w:val="00490E48"/>
    <w:rsid w:val="004930B1"/>
    <w:rsid w:val="004963F3"/>
    <w:rsid w:val="0049647C"/>
    <w:rsid w:val="004A1B2A"/>
    <w:rsid w:val="004A5FBD"/>
    <w:rsid w:val="004A6570"/>
    <w:rsid w:val="004A681F"/>
    <w:rsid w:val="004B16C6"/>
    <w:rsid w:val="004B2324"/>
    <w:rsid w:val="004B6593"/>
    <w:rsid w:val="004C0E10"/>
    <w:rsid w:val="004C36C6"/>
    <w:rsid w:val="004C665F"/>
    <w:rsid w:val="004C6BA9"/>
    <w:rsid w:val="004C711C"/>
    <w:rsid w:val="004D002A"/>
    <w:rsid w:val="004D0597"/>
    <w:rsid w:val="004D18DA"/>
    <w:rsid w:val="004D1B65"/>
    <w:rsid w:val="004D2C18"/>
    <w:rsid w:val="004D61A0"/>
    <w:rsid w:val="004D62B8"/>
    <w:rsid w:val="004D66F0"/>
    <w:rsid w:val="004E2210"/>
    <w:rsid w:val="004E3C5D"/>
    <w:rsid w:val="004E441F"/>
    <w:rsid w:val="004E473B"/>
    <w:rsid w:val="004E7FBC"/>
    <w:rsid w:val="004F2254"/>
    <w:rsid w:val="004F3FEE"/>
    <w:rsid w:val="004F6015"/>
    <w:rsid w:val="00501443"/>
    <w:rsid w:val="00503627"/>
    <w:rsid w:val="0050441E"/>
    <w:rsid w:val="00504637"/>
    <w:rsid w:val="00504B9F"/>
    <w:rsid w:val="0050703C"/>
    <w:rsid w:val="0050764B"/>
    <w:rsid w:val="00513875"/>
    <w:rsid w:val="005172A7"/>
    <w:rsid w:val="00521AC6"/>
    <w:rsid w:val="00522640"/>
    <w:rsid w:val="00522D05"/>
    <w:rsid w:val="00523EC3"/>
    <w:rsid w:val="005273D3"/>
    <w:rsid w:val="00530F64"/>
    <w:rsid w:val="00532370"/>
    <w:rsid w:val="005354E9"/>
    <w:rsid w:val="00535B70"/>
    <w:rsid w:val="005429E9"/>
    <w:rsid w:val="00543D6E"/>
    <w:rsid w:val="00545DA6"/>
    <w:rsid w:val="005460CE"/>
    <w:rsid w:val="00547544"/>
    <w:rsid w:val="00551048"/>
    <w:rsid w:val="005526F6"/>
    <w:rsid w:val="005539EF"/>
    <w:rsid w:val="00553C7A"/>
    <w:rsid w:val="0055734A"/>
    <w:rsid w:val="005602BF"/>
    <w:rsid w:val="00560974"/>
    <w:rsid w:val="00563401"/>
    <w:rsid w:val="00570D43"/>
    <w:rsid w:val="00573E1D"/>
    <w:rsid w:val="00576AE7"/>
    <w:rsid w:val="0057727E"/>
    <w:rsid w:val="0057791E"/>
    <w:rsid w:val="005843DA"/>
    <w:rsid w:val="00584CA8"/>
    <w:rsid w:val="00585F01"/>
    <w:rsid w:val="005867B6"/>
    <w:rsid w:val="00592117"/>
    <w:rsid w:val="00593F96"/>
    <w:rsid w:val="00593FD2"/>
    <w:rsid w:val="00594641"/>
    <w:rsid w:val="00595B5E"/>
    <w:rsid w:val="005A108E"/>
    <w:rsid w:val="005A30BE"/>
    <w:rsid w:val="005A3B3E"/>
    <w:rsid w:val="005A5F1D"/>
    <w:rsid w:val="005A7E32"/>
    <w:rsid w:val="005B04D3"/>
    <w:rsid w:val="005B2627"/>
    <w:rsid w:val="005B54C0"/>
    <w:rsid w:val="005B5A0D"/>
    <w:rsid w:val="005C2746"/>
    <w:rsid w:val="005C3416"/>
    <w:rsid w:val="005C3E20"/>
    <w:rsid w:val="005C4449"/>
    <w:rsid w:val="005C7D08"/>
    <w:rsid w:val="005D1274"/>
    <w:rsid w:val="005D1403"/>
    <w:rsid w:val="005D6B17"/>
    <w:rsid w:val="005E6008"/>
    <w:rsid w:val="005E64D7"/>
    <w:rsid w:val="005E685F"/>
    <w:rsid w:val="005F0FBE"/>
    <w:rsid w:val="005F15A0"/>
    <w:rsid w:val="005F4704"/>
    <w:rsid w:val="005F74A6"/>
    <w:rsid w:val="00600618"/>
    <w:rsid w:val="00600EC8"/>
    <w:rsid w:val="00601C0A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49BA"/>
    <w:rsid w:val="00625822"/>
    <w:rsid w:val="00631DFD"/>
    <w:rsid w:val="00641D71"/>
    <w:rsid w:val="00641DD6"/>
    <w:rsid w:val="006423F9"/>
    <w:rsid w:val="006427A8"/>
    <w:rsid w:val="0064458C"/>
    <w:rsid w:val="00645ABA"/>
    <w:rsid w:val="00646698"/>
    <w:rsid w:val="006467F6"/>
    <w:rsid w:val="00646A05"/>
    <w:rsid w:val="006470A5"/>
    <w:rsid w:val="006519D2"/>
    <w:rsid w:val="00653624"/>
    <w:rsid w:val="00654F9D"/>
    <w:rsid w:val="006558D6"/>
    <w:rsid w:val="00655F3C"/>
    <w:rsid w:val="00657279"/>
    <w:rsid w:val="00660428"/>
    <w:rsid w:val="00662028"/>
    <w:rsid w:val="00662CCE"/>
    <w:rsid w:val="00665974"/>
    <w:rsid w:val="00674C1C"/>
    <w:rsid w:val="0067692D"/>
    <w:rsid w:val="0068089C"/>
    <w:rsid w:val="00681BF7"/>
    <w:rsid w:val="00683E37"/>
    <w:rsid w:val="006843E5"/>
    <w:rsid w:val="00687409"/>
    <w:rsid w:val="00691FF1"/>
    <w:rsid w:val="006A1EF9"/>
    <w:rsid w:val="006A4B98"/>
    <w:rsid w:val="006A7B3F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8C0"/>
    <w:rsid w:val="006C1C26"/>
    <w:rsid w:val="006C4791"/>
    <w:rsid w:val="006D0858"/>
    <w:rsid w:val="006D15A5"/>
    <w:rsid w:val="006D3C31"/>
    <w:rsid w:val="006D3F63"/>
    <w:rsid w:val="006D62C5"/>
    <w:rsid w:val="006D6B36"/>
    <w:rsid w:val="006E2D9C"/>
    <w:rsid w:val="006E7313"/>
    <w:rsid w:val="006E74EE"/>
    <w:rsid w:val="006F2C73"/>
    <w:rsid w:val="006F4CFE"/>
    <w:rsid w:val="0070012D"/>
    <w:rsid w:val="00700369"/>
    <w:rsid w:val="00701F91"/>
    <w:rsid w:val="00702974"/>
    <w:rsid w:val="00702A88"/>
    <w:rsid w:val="00702C11"/>
    <w:rsid w:val="0070337A"/>
    <w:rsid w:val="00703AC3"/>
    <w:rsid w:val="00705571"/>
    <w:rsid w:val="00706DDE"/>
    <w:rsid w:val="00710F47"/>
    <w:rsid w:val="00712224"/>
    <w:rsid w:val="00713630"/>
    <w:rsid w:val="007136EB"/>
    <w:rsid w:val="007143AE"/>
    <w:rsid w:val="007170C9"/>
    <w:rsid w:val="00720C28"/>
    <w:rsid w:val="0072699D"/>
    <w:rsid w:val="00726BBA"/>
    <w:rsid w:val="007270F5"/>
    <w:rsid w:val="00730760"/>
    <w:rsid w:val="007319E6"/>
    <w:rsid w:val="00734522"/>
    <w:rsid w:val="00736289"/>
    <w:rsid w:val="00737BBD"/>
    <w:rsid w:val="00741352"/>
    <w:rsid w:val="0074548D"/>
    <w:rsid w:val="0074647B"/>
    <w:rsid w:val="00747414"/>
    <w:rsid w:val="00752035"/>
    <w:rsid w:val="00752EFA"/>
    <w:rsid w:val="0075507C"/>
    <w:rsid w:val="007613F6"/>
    <w:rsid w:val="00762338"/>
    <w:rsid w:val="0076296A"/>
    <w:rsid w:val="007649BE"/>
    <w:rsid w:val="00767D53"/>
    <w:rsid w:val="007712F2"/>
    <w:rsid w:val="007718A9"/>
    <w:rsid w:val="00771A7F"/>
    <w:rsid w:val="007746B9"/>
    <w:rsid w:val="007768D5"/>
    <w:rsid w:val="00777603"/>
    <w:rsid w:val="00777671"/>
    <w:rsid w:val="00780FEE"/>
    <w:rsid w:val="007813DA"/>
    <w:rsid w:val="00786D91"/>
    <w:rsid w:val="007879E8"/>
    <w:rsid w:val="00787C0D"/>
    <w:rsid w:val="00791CB2"/>
    <w:rsid w:val="00793CC8"/>
    <w:rsid w:val="00797F13"/>
    <w:rsid w:val="007A077C"/>
    <w:rsid w:val="007A0DD9"/>
    <w:rsid w:val="007A292C"/>
    <w:rsid w:val="007A2C6F"/>
    <w:rsid w:val="007A4119"/>
    <w:rsid w:val="007A41C5"/>
    <w:rsid w:val="007B00F9"/>
    <w:rsid w:val="007B0FD1"/>
    <w:rsid w:val="007B33A6"/>
    <w:rsid w:val="007B38EE"/>
    <w:rsid w:val="007C0F5B"/>
    <w:rsid w:val="007C32E2"/>
    <w:rsid w:val="007C43C8"/>
    <w:rsid w:val="007C47EF"/>
    <w:rsid w:val="007C669D"/>
    <w:rsid w:val="007C6AEB"/>
    <w:rsid w:val="007D4CAC"/>
    <w:rsid w:val="007D5BBA"/>
    <w:rsid w:val="007D73C0"/>
    <w:rsid w:val="007D74E4"/>
    <w:rsid w:val="007E036B"/>
    <w:rsid w:val="007E0CF9"/>
    <w:rsid w:val="007E565A"/>
    <w:rsid w:val="007E6830"/>
    <w:rsid w:val="007F3172"/>
    <w:rsid w:val="007F6141"/>
    <w:rsid w:val="007F76A3"/>
    <w:rsid w:val="008015B3"/>
    <w:rsid w:val="008018AC"/>
    <w:rsid w:val="00802F3B"/>
    <w:rsid w:val="00806B74"/>
    <w:rsid w:val="0081344C"/>
    <w:rsid w:val="0082085E"/>
    <w:rsid w:val="00821C02"/>
    <w:rsid w:val="008220C4"/>
    <w:rsid w:val="00822139"/>
    <w:rsid w:val="00822718"/>
    <w:rsid w:val="00824BD2"/>
    <w:rsid w:val="0083094B"/>
    <w:rsid w:val="00831EBD"/>
    <w:rsid w:val="00832358"/>
    <w:rsid w:val="00832688"/>
    <w:rsid w:val="0083343F"/>
    <w:rsid w:val="0083596B"/>
    <w:rsid w:val="008410C1"/>
    <w:rsid w:val="00844734"/>
    <w:rsid w:val="0084568B"/>
    <w:rsid w:val="00845B55"/>
    <w:rsid w:val="0084602F"/>
    <w:rsid w:val="00846885"/>
    <w:rsid w:val="00851BA3"/>
    <w:rsid w:val="00852022"/>
    <w:rsid w:val="00852B65"/>
    <w:rsid w:val="00853469"/>
    <w:rsid w:val="00853AA4"/>
    <w:rsid w:val="00856FA6"/>
    <w:rsid w:val="008616DB"/>
    <w:rsid w:val="00862542"/>
    <w:rsid w:val="0086359A"/>
    <w:rsid w:val="0086417A"/>
    <w:rsid w:val="00865845"/>
    <w:rsid w:val="00865FAA"/>
    <w:rsid w:val="00867E0B"/>
    <w:rsid w:val="00871AD3"/>
    <w:rsid w:val="00872A22"/>
    <w:rsid w:val="00874DE0"/>
    <w:rsid w:val="00875666"/>
    <w:rsid w:val="008765F0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F99"/>
    <w:rsid w:val="00897719"/>
    <w:rsid w:val="008A12BF"/>
    <w:rsid w:val="008A16E1"/>
    <w:rsid w:val="008A1E28"/>
    <w:rsid w:val="008A4C3D"/>
    <w:rsid w:val="008B0312"/>
    <w:rsid w:val="008B2B3F"/>
    <w:rsid w:val="008B4001"/>
    <w:rsid w:val="008B6A0C"/>
    <w:rsid w:val="008C0055"/>
    <w:rsid w:val="008C068B"/>
    <w:rsid w:val="008C167B"/>
    <w:rsid w:val="008C2CB3"/>
    <w:rsid w:val="008C3758"/>
    <w:rsid w:val="008C6A52"/>
    <w:rsid w:val="008D0255"/>
    <w:rsid w:val="008D0614"/>
    <w:rsid w:val="008D0ECB"/>
    <w:rsid w:val="008D4462"/>
    <w:rsid w:val="008D4F9B"/>
    <w:rsid w:val="008D6A22"/>
    <w:rsid w:val="008D7D74"/>
    <w:rsid w:val="008E4853"/>
    <w:rsid w:val="008E63C3"/>
    <w:rsid w:val="008F498E"/>
    <w:rsid w:val="0090066B"/>
    <w:rsid w:val="00901F83"/>
    <w:rsid w:val="009030F3"/>
    <w:rsid w:val="00910980"/>
    <w:rsid w:val="009126AF"/>
    <w:rsid w:val="00913C04"/>
    <w:rsid w:val="00922CA6"/>
    <w:rsid w:val="00923D63"/>
    <w:rsid w:val="00924487"/>
    <w:rsid w:val="009268B4"/>
    <w:rsid w:val="009323AD"/>
    <w:rsid w:val="0093258C"/>
    <w:rsid w:val="0093260D"/>
    <w:rsid w:val="00934A42"/>
    <w:rsid w:val="0093731D"/>
    <w:rsid w:val="00937D81"/>
    <w:rsid w:val="009420E0"/>
    <w:rsid w:val="00943AE5"/>
    <w:rsid w:val="00944993"/>
    <w:rsid w:val="00945D93"/>
    <w:rsid w:val="00946448"/>
    <w:rsid w:val="0095039A"/>
    <w:rsid w:val="00950923"/>
    <w:rsid w:val="00952840"/>
    <w:rsid w:val="00952CA5"/>
    <w:rsid w:val="00953165"/>
    <w:rsid w:val="009534B0"/>
    <w:rsid w:val="00955216"/>
    <w:rsid w:val="009555EF"/>
    <w:rsid w:val="009601B2"/>
    <w:rsid w:val="009628C7"/>
    <w:rsid w:val="00962991"/>
    <w:rsid w:val="00963D78"/>
    <w:rsid w:val="00972CC3"/>
    <w:rsid w:val="009746E4"/>
    <w:rsid w:val="00974D4F"/>
    <w:rsid w:val="00975F5A"/>
    <w:rsid w:val="0097797D"/>
    <w:rsid w:val="00982D61"/>
    <w:rsid w:val="00986279"/>
    <w:rsid w:val="00987FBB"/>
    <w:rsid w:val="00990EB0"/>
    <w:rsid w:val="00992AE2"/>
    <w:rsid w:val="0099324B"/>
    <w:rsid w:val="00996334"/>
    <w:rsid w:val="009A37F4"/>
    <w:rsid w:val="009A4918"/>
    <w:rsid w:val="009A5A0D"/>
    <w:rsid w:val="009A6744"/>
    <w:rsid w:val="009A6F35"/>
    <w:rsid w:val="009A7F0B"/>
    <w:rsid w:val="009B104D"/>
    <w:rsid w:val="009B32D3"/>
    <w:rsid w:val="009B4779"/>
    <w:rsid w:val="009B7627"/>
    <w:rsid w:val="009B7F8F"/>
    <w:rsid w:val="009C07BB"/>
    <w:rsid w:val="009C1E1F"/>
    <w:rsid w:val="009C6037"/>
    <w:rsid w:val="009C6763"/>
    <w:rsid w:val="009C68FF"/>
    <w:rsid w:val="009D0F14"/>
    <w:rsid w:val="009D134B"/>
    <w:rsid w:val="009D2E53"/>
    <w:rsid w:val="009D643A"/>
    <w:rsid w:val="009D657D"/>
    <w:rsid w:val="009D6FDD"/>
    <w:rsid w:val="009D7887"/>
    <w:rsid w:val="009E04D1"/>
    <w:rsid w:val="009E29B7"/>
    <w:rsid w:val="009E5A8E"/>
    <w:rsid w:val="009E6E5C"/>
    <w:rsid w:val="009E7280"/>
    <w:rsid w:val="009F212D"/>
    <w:rsid w:val="009F2DC3"/>
    <w:rsid w:val="009F362E"/>
    <w:rsid w:val="009F778A"/>
    <w:rsid w:val="009F7EC6"/>
    <w:rsid w:val="00A0372C"/>
    <w:rsid w:val="00A05814"/>
    <w:rsid w:val="00A05DA3"/>
    <w:rsid w:val="00A073EA"/>
    <w:rsid w:val="00A107DC"/>
    <w:rsid w:val="00A15B28"/>
    <w:rsid w:val="00A16508"/>
    <w:rsid w:val="00A20750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50E4F"/>
    <w:rsid w:val="00A54FB0"/>
    <w:rsid w:val="00A6467A"/>
    <w:rsid w:val="00A646C5"/>
    <w:rsid w:val="00A64F4C"/>
    <w:rsid w:val="00A678F9"/>
    <w:rsid w:val="00A706E9"/>
    <w:rsid w:val="00A71B7A"/>
    <w:rsid w:val="00A736C7"/>
    <w:rsid w:val="00A73BA4"/>
    <w:rsid w:val="00A74025"/>
    <w:rsid w:val="00A75C70"/>
    <w:rsid w:val="00A76055"/>
    <w:rsid w:val="00A77D6E"/>
    <w:rsid w:val="00A81107"/>
    <w:rsid w:val="00A82979"/>
    <w:rsid w:val="00A8459B"/>
    <w:rsid w:val="00A8498C"/>
    <w:rsid w:val="00A87505"/>
    <w:rsid w:val="00A877EA"/>
    <w:rsid w:val="00A902A5"/>
    <w:rsid w:val="00A91870"/>
    <w:rsid w:val="00A92FF2"/>
    <w:rsid w:val="00A93A96"/>
    <w:rsid w:val="00A956A8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B6889"/>
    <w:rsid w:val="00AB6A68"/>
    <w:rsid w:val="00AC034C"/>
    <w:rsid w:val="00AC03E8"/>
    <w:rsid w:val="00AC16E0"/>
    <w:rsid w:val="00AC30FD"/>
    <w:rsid w:val="00AC5686"/>
    <w:rsid w:val="00AD190F"/>
    <w:rsid w:val="00AD20E6"/>
    <w:rsid w:val="00AD22E9"/>
    <w:rsid w:val="00AD5566"/>
    <w:rsid w:val="00AD74A5"/>
    <w:rsid w:val="00AD7C99"/>
    <w:rsid w:val="00AE04CC"/>
    <w:rsid w:val="00AE145C"/>
    <w:rsid w:val="00AF18F6"/>
    <w:rsid w:val="00AF45BD"/>
    <w:rsid w:val="00B01900"/>
    <w:rsid w:val="00B03696"/>
    <w:rsid w:val="00B0474B"/>
    <w:rsid w:val="00B07A31"/>
    <w:rsid w:val="00B107D1"/>
    <w:rsid w:val="00B10D68"/>
    <w:rsid w:val="00B120E0"/>
    <w:rsid w:val="00B17CD1"/>
    <w:rsid w:val="00B2043F"/>
    <w:rsid w:val="00B210A0"/>
    <w:rsid w:val="00B210AD"/>
    <w:rsid w:val="00B217C5"/>
    <w:rsid w:val="00B2237A"/>
    <w:rsid w:val="00B235F4"/>
    <w:rsid w:val="00B312B4"/>
    <w:rsid w:val="00B317C9"/>
    <w:rsid w:val="00B34A65"/>
    <w:rsid w:val="00B364A9"/>
    <w:rsid w:val="00B478D7"/>
    <w:rsid w:val="00B50A98"/>
    <w:rsid w:val="00B5158E"/>
    <w:rsid w:val="00B51A45"/>
    <w:rsid w:val="00B53610"/>
    <w:rsid w:val="00B536A7"/>
    <w:rsid w:val="00B53799"/>
    <w:rsid w:val="00B55497"/>
    <w:rsid w:val="00B5712E"/>
    <w:rsid w:val="00B614A9"/>
    <w:rsid w:val="00B64D1D"/>
    <w:rsid w:val="00B65DE0"/>
    <w:rsid w:val="00B70614"/>
    <w:rsid w:val="00B717B3"/>
    <w:rsid w:val="00B7183B"/>
    <w:rsid w:val="00B7214A"/>
    <w:rsid w:val="00B7216B"/>
    <w:rsid w:val="00B72BE0"/>
    <w:rsid w:val="00B739B0"/>
    <w:rsid w:val="00B745BC"/>
    <w:rsid w:val="00B74D70"/>
    <w:rsid w:val="00B76DB0"/>
    <w:rsid w:val="00B8460E"/>
    <w:rsid w:val="00B84A5E"/>
    <w:rsid w:val="00B85D06"/>
    <w:rsid w:val="00B9111B"/>
    <w:rsid w:val="00B91188"/>
    <w:rsid w:val="00B92436"/>
    <w:rsid w:val="00B92789"/>
    <w:rsid w:val="00B943B2"/>
    <w:rsid w:val="00B94FAF"/>
    <w:rsid w:val="00B95528"/>
    <w:rsid w:val="00B97194"/>
    <w:rsid w:val="00BA00EB"/>
    <w:rsid w:val="00BA0B01"/>
    <w:rsid w:val="00BA106D"/>
    <w:rsid w:val="00BA1D65"/>
    <w:rsid w:val="00BA24F0"/>
    <w:rsid w:val="00BA57F5"/>
    <w:rsid w:val="00BA5801"/>
    <w:rsid w:val="00BA74FF"/>
    <w:rsid w:val="00BB1B57"/>
    <w:rsid w:val="00BB2BC8"/>
    <w:rsid w:val="00BB443F"/>
    <w:rsid w:val="00BB48EF"/>
    <w:rsid w:val="00BB654D"/>
    <w:rsid w:val="00BB6F32"/>
    <w:rsid w:val="00BC09B4"/>
    <w:rsid w:val="00BC1179"/>
    <w:rsid w:val="00BD605A"/>
    <w:rsid w:val="00BD6B3C"/>
    <w:rsid w:val="00BD7987"/>
    <w:rsid w:val="00BE1F1E"/>
    <w:rsid w:val="00BE4CBD"/>
    <w:rsid w:val="00BF273B"/>
    <w:rsid w:val="00BF2F96"/>
    <w:rsid w:val="00C002FE"/>
    <w:rsid w:val="00C00446"/>
    <w:rsid w:val="00C0332E"/>
    <w:rsid w:val="00C053FB"/>
    <w:rsid w:val="00C106B0"/>
    <w:rsid w:val="00C1318A"/>
    <w:rsid w:val="00C13B91"/>
    <w:rsid w:val="00C16108"/>
    <w:rsid w:val="00C17943"/>
    <w:rsid w:val="00C20B8B"/>
    <w:rsid w:val="00C21389"/>
    <w:rsid w:val="00C219B1"/>
    <w:rsid w:val="00C23626"/>
    <w:rsid w:val="00C26EF7"/>
    <w:rsid w:val="00C30619"/>
    <w:rsid w:val="00C31134"/>
    <w:rsid w:val="00C31456"/>
    <w:rsid w:val="00C3185D"/>
    <w:rsid w:val="00C33012"/>
    <w:rsid w:val="00C365AF"/>
    <w:rsid w:val="00C36EFD"/>
    <w:rsid w:val="00C37617"/>
    <w:rsid w:val="00C40764"/>
    <w:rsid w:val="00C4135F"/>
    <w:rsid w:val="00C4182E"/>
    <w:rsid w:val="00C428DE"/>
    <w:rsid w:val="00C46342"/>
    <w:rsid w:val="00C5177E"/>
    <w:rsid w:val="00C540E2"/>
    <w:rsid w:val="00C54432"/>
    <w:rsid w:val="00C55FA5"/>
    <w:rsid w:val="00C6253C"/>
    <w:rsid w:val="00C65A24"/>
    <w:rsid w:val="00C67034"/>
    <w:rsid w:val="00C67D1E"/>
    <w:rsid w:val="00C71E1F"/>
    <w:rsid w:val="00C74154"/>
    <w:rsid w:val="00C8028D"/>
    <w:rsid w:val="00C8324A"/>
    <w:rsid w:val="00C84A1C"/>
    <w:rsid w:val="00C865FE"/>
    <w:rsid w:val="00C96A28"/>
    <w:rsid w:val="00CA2B98"/>
    <w:rsid w:val="00CA3BD4"/>
    <w:rsid w:val="00CB045B"/>
    <w:rsid w:val="00CB1209"/>
    <w:rsid w:val="00CB1BFA"/>
    <w:rsid w:val="00CB40AE"/>
    <w:rsid w:val="00CB4BE8"/>
    <w:rsid w:val="00CB4C9A"/>
    <w:rsid w:val="00CB50F7"/>
    <w:rsid w:val="00CB5914"/>
    <w:rsid w:val="00CB6F9F"/>
    <w:rsid w:val="00CC2F84"/>
    <w:rsid w:val="00CC4087"/>
    <w:rsid w:val="00CC49A2"/>
    <w:rsid w:val="00CC7038"/>
    <w:rsid w:val="00CD25C5"/>
    <w:rsid w:val="00CD6D2D"/>
    <w:rsid w:val="00CE0106"/>
    <w:rsid w:val="00CE07B5"/>
    <w:rsid w:val="00CE2DDA"/>
    <w:rsid w:val="00CE5400"/>
    <w:rsid w:val="00CE64C6"/>
    <w:rsid w:val="00CE7074"/>
    <w:rsid w:val="00CF0C84"/>
    <w:rsid w:val="00CF0DF4"/>
    <w:rsid w:val="00CF1324"/>
    <w:rsid w:val="00CF2E21"/>
    <w:rsid w:val="00CF3EA5"/>
    <w:rsid w:val="00CF5E42"/>
    <w:rsid w:val="00D031E8"/>
    <w:rsid w:val="00D10347"/>
    <w:rsid w:val="00D119D8"/>
    <w:rsid w:val="00D12E33"/>
    <w:rsid w:val="00D133F6"/>
    <w:rsid w:val="00D15662"/>
    <w:rsid w:val="00D17537"/>
    <w:rsid w:val="00D1764C"/>
    <w:rsid w:val="00D203D3"/>
    <w:rsid w:val="00D21184"/>
    <w:rsid w:val="00D236B7"/>
    <w:rsid w:val="00D26A8E"/>
    <w:rsid w:val="00D321CA"/>
    <w:rsid w:val="00D32A99"/>
    <w:rsid w:val="00D34D90"/>
    <w:rsid w:val="00D37C94"/>
    <w:rsid w:val="00D41042"/>
    <w:rsid w:val="00D433EB"/>
    <w:rsid w:val="00D53EC4"/>
    <w:rsid w:val="00D62C62"/>
    <w:rsid w:val="00D652B2"/>
    <w:rsid w:val="00D654C8"/>
    <w:rsid w:val="00D65698"/>
    <w:rsid w:val="00D710A5"/>
    <w:rsid w:val="00D730E7"/>
    <w:rsid w:val="00D75384"/>
    <w:rsid w:val="00D75808"/>
    <w:rsid w:val="00D84640"/>
    <w:rsid w:val="00D84803"/>
    <w:rsid w:val="00D85330"/>
    <w:rsid w:val="00D8633F"/>
    <w:rsid w:val="00D9214C"/>
    <w:rsid w:val="00D95CF7"/>
    <w:rsid w:val="00D966C1"/>
    <w:rsid w:val="00D966DC"/>
    <w:rsid w:val="00D97983"/>
    <w:rsid w:val="00DA1A75"/>
    <w:rsid w:val="00DA287A"/>
    <w:rsid w:val="00DA3673"/>
    <w:rsid w:val="00DB1E48"/>
    <w:rsid w:val="00DB5AD7"/>
    <w:rsid w:val="00DB5CF2"/>
    <w:rsid w:val="00DB62AB"/>
    <w:rsid w:val="00DC01F4"/>
    <w:rsid w:val="00DC48C1"/>
    <w:rsid w:val="00DC545A"/>
    <w:rsid w:val="00DD041B"/>
    <w:rsid w:val="00DD3234"/>
    <w:rsid w:val="00DD35BF"/>
    <w:rsid w:val="00DD4402"/>
    <w:rsid w:val="00DD528C"/>
    <w:rsid w:val="00DF2B72"/>
    <w:rsid w:val="00DF4320"/>
    <w:rsid w:val="00E001BE"/>
    <w:rsid w:val="00E0262A"/>
    <w:rsid w:val="00E0345F"/>
    <w:rsid w:val="00E03ACE"/>
    <w:rsid w:val="00E041D9"/>
    <w:rsid w:val="00E05298"/>
    <w:rsid w:val="00E05B93"/>
    <w:rsid w:val="00E05ED8"/>
    <w:rsid w:val="00E067BA"/>
    <w:rsid w:val="00E06875"/>
    <w:rsid w:val="00E07FC0"/>
    <w:rsid w:val="00E13213"/>
    <w:rsid w:val="00E14F0F"/>
    <w:rsid w:val="00E16003"/>
    <w:rsid w:val="00E21D91"/>
    <w:rsid w:val="00E25E3A"/>
    <w:rsid w:val="00E30B54"/>
    <w:rsid w:val="00E3158B"/>
    <w:rsid w:val="00E31F59"/>
    <w:rsid w:val="00E33BBB"/>
    <w:rsid w:val="00E33F40"/>
    <w:rsid w:val="00E359E4"/>
    <w:rsid w:val="00E41DB9"/>
    <w:rsid w:val="00E42F54"/>
    <w:rsid w:val="00E43687"/>
    <w:rsid w:val="00E46F9D"/>
    <w:rsid w:val="00E507ED"/>
    <w:rsid w:val="00E5429B"/>
    <w:rsid w:val="00E57878"/>
    <w:rsid w:val="00E57BC7"/>
    <w:rsid w:val="00E621CB"/>
    <w:rsid w:val="00E62DF2"/>
    <w:rsid w:val="00E647CC"/>
    <w:rsid w:val="00E64945"/>
    <w:rsid w:val="00E66188"/>
    <w:rsid w:val="00E71172"/>
    <w:rsid w:val="00E71304"/>
    <w:rsid w:val="00E71BA7"/>
    <w:rsid w:val="00E74674"/>
    <w:rsid w:val="00E77205"/>
    <w:rsid w:val="00E82144"/>
    <w:rsid w:val="00E82B4B"/>
    <w:rsid w:val="00E84673"/>
    <w:rsid w:val="00E87851"/>
    <w:rsid w:val="00E92708"/>
    <w:rsid w:val="00E95DEB"/>
    <w:rsid w:val="00E962B2"/>
    <w:rsid w:val="00EA53BB"/>
    <w:rsid w:val="00EB17E2"/>
    <w:rsid w:val="00EB3A11"/>
    <w:rsid w:val="00EB471A"/>
    <w:rsid w:val="00EB49E1"/>
    <w:rsid w:val="00EB4F9D"/>
    <w:rsid w:val="00ED22C4"/>
    <w:rsid w:val="00ED2C0A"/>
    <w:rsid w:val="00ED2DE9"/>
    <w:rsid w:val="00ED4E88"/>
    <w:rsid w:val="00ED6CD3"/>
    <w:rsid w:val="00ED6D99"/>
    <w:rsid w:val="00ED7981"/>
    <w:rsid w:val="00EE1F15"/>
    <w:rsid w:val="00EE2A9E"/>
    <w:rsid w:val="00EF12D2"/>
    <w:rsid w:val="00EF2688"/>
    <w:rsid w:val="00EF399F"/>
    <w:rsid w:val="00EF4239"/>
    <w:rsid w:val="00EF5112"/>
    <w:rsid w:val="00EF674F"/>
    <w:rsid w:val="00EF7BB7"/>
    <w:rsid w:val="00F015AF"/>
    <w:rsid w:val="00F05BEF"/>
    <w:rsid w:val="00F07E6B"/>
    <w:rsid w:val="00F1392D"/>
    <w:rsid w:val="00F150B9"/>
    <w:rsid w:val="00F15BFE"/>
    <w:rsid w:val="00F200A3"/>
    <w:rsid w:val="00F2242B"/>
    <w:rsid w:val="00F309B0"/>
    <w:rsid w:val="00F31E60"/>
    <w:rsid w:val="00F34D95"/>
    <w:rsid w:val="00F362F5"/>
    <w:rsid w:val="00F36D02"/>
    <w:rsid w:val="00F37483"/>
    <w:rsid w:val="00F412A6"/>
    <w:rsid w:val="00F43629"/>
    <w:rsid w:val="00F443D5"/>
    <w:rsid w:val="00F467C1"/>
    <w:rsid w:val="00F51118"/>
    <w:rsid w:val="00F52A4D"/>
    <w:rsid w:val="00F53B11"/>
    <w:rsid w:val="00F53B81"/>
    <w:rsid w:val="00F53EF6"/>
    <w:rsid w:val="00F54205"/>
    <w:rsid w:val="00F55B30"/>
    <w:rsid w:val="00F55B7F"/>
    <w:rsid w:val="00F62DE0"/>
    <w:rsid w:val="00F73B62"/>
    <w:rsid w:val="00F7428F"/>
    <w:rsid w:val="00F759E8"/>
    <w:rsid w:val="00F77C31"/>
    <w:rsid w:val="00F823AA"/>
    <w:rsid w:val="00F831D9"/>
    <w:rsid w:val="00F836EE"/>
    <w:rsid w:val="00F8412B"/>
    <w:rsid w:val="00F85CE2"/>
    <w:rsid w:val="00F94927"/>
    <w:rsid w:val="00F9669C"/>
    <w:rsid w:val="00FA068A"/>
    <w:rsid w:val="00FA0EC6"/>
    <w:rsid w:val="00FA29DB"/>
    <w:rsid w:val="00FA3EE2"/>
    <w:rsid w:val="00FA58CA"/>
    <w:rsid w:val="00FA6015"/>
    <w:rsid w:val="00FA7CC1"/>
    <w:rsid w:val="00FB05E3"/>
    <w:rsid w:val="00FB40B7"/>
    <w:rsid w:val="00FB4F17"/>
    <w:rsid w:val="00FB7CFE"/>
    <w:rsid w:val="00FB7EC8"/>
    <w:rsid w:val="00FC19AA"/>
    <w:rsid w:val="00FC2AC2"/>
    <w:rsid w:val="00FC338B"/>
    <w:rsid w:val="00FD094A"/>
    <w:rsid w:val="00FD0CCA"/>
    <w:rsid w:val="00FD1E3E"/>
    <w:rsid w:val="00FD4094"/>
    <w:rsid w:val="00FD5498"/>
    <w:rsid w:val="00FD549D"/>
    <w:rsid w:val="00FD648B"/>
    <w:rsid w:val="00FE0D88"/>
    <w:rsid w:val="00FE331E"/>
    <w:rsid w:val="00FE7503"/>
    <w:rsid w:val="00FE7AF8"/>
    <w:rsid w:val="00FE7F6E"/>
    <w:rsid w:val="00FF0DD6"/>
    <w:rsid w:val="00FF145F"/>
    <w:rsid w:val="00FF1712"/>
    <w:rsid w:val="00FF2832"/>
    <w:rsid w:val="00FF3176"/>
    <w:rsid w:val="00FF3CF4"/>
    <w:rsid w:val="00FF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AA372E"/>
  <w15:docId w15:val="{4EE34364-DF80-44B0-A7F2-A8F4488C4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ind w:left="2160"/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D37C94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Normal"/>
    <w:next w:val="Normal"/>
    <w:autoRedefine/>
    <w:uiPriority w:val="39"/>
    <w:rsid w:val="001171DC"/>
    <w:pPr>
      <w:tabs>
        <w:tab w:val="left" w:pos="720"/>
        <w:tab w:val="right" w:leader="dot" w:pos="9350"/>
      </w:tabs>
      <w:ind w:left="270"/>
      <w:pPrChange w:id="0" w:author="Batra Yogesh (EXT)" w:date="2018-04-06T12:39:00Z">
        <w:pPr>
          <w:tabs>
            <w:tab w:val="left" w:pos="720"/>
            <w:tab w:val="right" w:leader="dot" w:pos="9350"/>
          </w:tabs>
          <w:ind w:left="270"/>
        </w:pPr>
      </w:pPrChange>
    </w:pPr>
    <w:rPr>
      <w:rFonts w:asciiTheme="minorHAnsi" w:hAnsiTheme="minorHAnsi" w:cstheme="minorHAnsi"/>
      <w:noProof/>
      <w:rPrChange w:id="0" w:author="Batra Yogesh (EXT)" w:date="2018-04-06T12:39:00Z">
        <w:rPr>
          <w:rFonts w:ascii="Arial" w:hAnsi="Arial"/>
          <w:sz w:val="22"/>
          <w:szCs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  <w:style w:type="paragraph" w:styleId="NoSpacing">
    <w:name w:val="No Spacing"/>
    <w:uiPriority w:val="1"/>
    <w:qFormat/>
    <w:rsid w:val="00385ECB"/>
    <w:rPr>
      <w:rFonts w:ascii="Arial" w:hAnsi="Arial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0" Type="http://schemas.openxmlformats.org/officeDocument/2006/relationships/footer" Target="footer4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03b784c7-ee61-4ee7-89a9-d87ec2bf0954" ContentTypeId="0x010100FBB1BDE89FB27C449A0E29AF421E312401" PreviousValue="fals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haredWithUsers xmlns="119fa46d-b746-4690-9d76-c8f83ce3d8c7">
      <UserInfo>
        <DisplayName/>
        <AccountId xsi:nil="true"/>
        <AccountType/>
      </UserInfo>
    </SharedWithUsers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FolderPath xmlns="1aae5ee3-ab82-4627-b6ba-b8cbdf936c36" xsi:nil="true"/>
    <Folderpath0 xmlns="1aae5ee3-ab82-4627-b6ba-b8cbdf936c36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B882B3-5282-404C-8287-D8BB02FAD071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42E497F7-4C9F-482B-B130-B0321415020F}"/>
</file>

<file path=customXml/itemProps4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b9f1db13-37d0-4e45-944c-b878e8992007"/>
    <ds:schemaRef ds:uri="e6bb6fa4-9c23-4df5-9c72-0315fa8fef6d"/>
    <ds:schemaRef ds:uri="fae423db-7aea-40a7-8e81-2a365c617d65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F51C427F-F1FA-4441-A5FF-98FF8188E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BlankTemplate_t.dot</Template>
  <TotalTime>0</TotalTime>
  <Pages>7</Pages>
  <Words>835</Words>
  <Characters>4761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Maintain Well Bore</vt:lpstr>
    </vt:vector>
  </TitlesOfParts>
  <Company>Chevron</Company>
  <LinksUpToDate>false</LinksUpToDate>
  <CharactersWithSpaces>5585</CharactersWithSpaces>
  <SharedDoc>false</SharedDoc>
  <HLinks>
    <vt:vector size="360" baseType="variant">
      <vt:variant>
        <vt:i4>1638457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_Toc98215176</vt:lpwstr>
      </vt:variant>
      <vt:variant>
        <vt:i4>1703993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_Toc98215175</vt:lpwstr>
      </vt:variant>
      <vt:variant>
        <vt:i4>1769529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_Toc98215174</vt:lpwstr>
      </vt:variant>
      <vt:variant>
        <vt:i4>1835065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_Toc98215173</vt:lpwstr>
      </vt:variant>
      <vt:variant>
        <vt:i4>1900601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_Toc98215172</vt:lpwstr>
      </vt:variant>
      <vt:variant>
        <vt:i4>1966137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_Toc98215171</vt:lpwstr>
      </vt:variant>
      <vt:variant>
        <vt:i4>2031673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_Toc98215170</vt:lpwstr>
      </vt:variant>
      <vt:variant>
        <vt:i4>1441848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_Toc98215169</vt:lpwstr>
      </vt:variant>
      <vt:variant>
        <vt:i4>1507384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_Toc98215168</vt:lpwstr>
      </vt:variant>
      <vt:variant>
        <vt:i4>1572920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_Toc98215167</vt:lpwstr>
      </vt:variant>
      <vt:variant>
        <vt:i4>1638456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_Toc98215166</vt:lpwstr>
      </vt:variant>
      <vt:variant>
        <vt:i4>1703992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_Toc98215165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_Toc98215164</vt:lpwstr>
      </vt:variant>
      <vt:variant>
        <vt:i4>1835064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_Toc98215163</vt:lpwstr>
      </vt:variant>
      <vt:variant>
        <vt:i4>1900600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_Toc98215162</vt:lpwstr>
      </vt:variant>
      <vt:variant>
        <vt:i4>1966136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_Toc98215161</vt:lpwstr>
      </vt:variant>
      <vt:variant>
        <vt:i4>2031672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_Toc98215160</vt:lpwstr>
      </vt:variant>
      <vt:variant>
        <vt:i4>1441851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_Toc98215159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_Toc98215158</vt:lpwstr>
      </vt:variant>
      <vt:variant>
        <vt:i4>1572923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_Toc98215157</vt:lpwstr>
      </vt:variant>
      <vt:variant>
        <vt:i4>1638459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_Toc98215156</vt:lpwstr>
      </vt:variant>
      <vt:variant>
        <vt:i4>1703995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_Toc98215155</vt:lpwstr>
      </vt:variant>
      <vt:variant>
        <vt:i4>1769531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_Toc98215154</vt:lpwstr>
      </vt:variant>
      <vt:variant>
        <vt:i4>1835067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_Toc98215153</vt:lpwstr>
      </vt:variant>
      <vt:variant>
        <vt:i4>1900603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_Toc98215152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_Toc98215151</vt:lpwstr>
      </vt:variant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_Toc98215150</vt:lpwstr>
      </vt:variant>
      <vt:variant>
        <vt:i4>1441850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_Toc98215149</vt:lpwstr>
      </vt:variant>
      <vt:variant>
        <vt:i4>1507386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_Toc98215148</vt:lpwstr>
      </vt:variant>
      <vt:variant>
        <vt:i4>1572922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_Toc98215147</vt:lpwstr>
      </vt:variant>
      <vt:variant>
        <vt:i4>1638458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_Toc98215146</vt:lpwstr>
      </vt:variant>
      <vt:variant>
        <vt:i4>1703994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_Toc98215145</vt:lpwstr>
      </vt:variant>
      <vt:variant>
        <vt:i4>1769530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_Toc98215144</vt:lpwstr>
      </vt:variant>
      <vt:variant>
        <vt:i4>1835066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_Toc98215143</vt:lpwstr>
      </vt:variant>
      <vt:variant>
        <vt:i4>1900602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_Toc98215142</vt:lpwstr>
      </vt:variant>
      <vt:variant>
        <vt:i4>1966138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_Toc98215141</vt:lpwstr>
      </vt:variant>
      <vt:variant>
        <vt:i4>2031674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_Toc98215140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_Toc98215139</vt:lpwstr>
      </vt:variant>
      <vt:variant>
        <vt:i4>1507389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_Toc98215138</vt:lpwstr>
      </vt:variant>
      <vt:variant>
        <vt:i4>1572925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_Toc98215137</vt:lpwstr>
      </vt:variant>
      <vt:variant>
        <vt:i4>1638461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_Toc98215136</vt:lpwstr>
      </vt:variant>
      <vt:variant>
        <vt:i4>1703997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_Toc98215135</vt:lpwstr>
      </vt:variant>
      <vt:variant>
        <vt:i4>1769533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_Toc98215134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_Toc98215133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_Toc98215132</vt:lpwstr>
      </vt:variant>
      <vt:variant>
        <vt:i4>1966141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_Toc98215131</vt:lpwstr>
      </vt:variant>
      <vt:variant>
        <vt:i4>2031677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_Toc98215130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_Toc98215129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_Toc98215128</vt:lpwstr>
      </vt:variant>
      <vt:variant>
        <vt:i4>1572924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_Toc98215127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_Toc98215126</vt:lpwstr>
      </vt:variant>
      <vt:variant>
        <vt:i4>1703996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_Toc98215125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_Toc98215124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_Toc98215123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_Toc98215122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_Toc98215121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_Toc98215120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_Toc98215119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_Toc98215118</vt:lpwstr>
      </vt:variant>
      <vt:variant>
        <vt:i4>1572927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_Toc98215117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Maintain Well Bore</dc:title>
  <dc:creator>Wirasak Chomphu</dc:creator>
  <cp:lastModifiedBy>Wirasak Chomphu</cp:lastModifiedBy>
  <cp:revision>14</cp:revision>
  <cp:lastPrinted>2005-03-03T19:34:00Z</cp:lastPrinted>
  <dcterms:created xsi:type="dcterms:W3CDTF">2018-03-27T10:26:00Z</dcterms:created>
  <dcterms:modified xsi:type="dcterms:W3CDTF">2020-07-02T09:19:00Z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EC_x0020_Module">
    <vt:lpwstr>Production</vt:lpwstr>
  </property>
  <property fmtid="{D5CDD505-2E9C-101B-9397-08002B2CF9AE}" pid="18" name="EC Module">
    <vt:lpwstr>Production</vt:lpwstr>
  </property>
  <property fmtid="{D5CDD505-2E9C-101B-9397-08002B2CF9AE}" pid="19" name="EC_x0020_Version">
    <vt:lpwstr>9.3</vt:lpwstr>
  </property>
  <property fmtid="{D5CDD505-2E9C-101B-9397-08002B2CF9AE}" pid="20" name="Retention Category">
    <vt:lpwstr>4;#Reference Document|b32bd135-7ebe-49d0-bfcc-ca766c5e9989</vt:lpwstr>
  </property>
  <property fmtid="{D5CDD505-2E9C-101B-9397-08002B2CF9AE}" pid="21" name="Instance">
    <vt:lpwstr>CSJ</vt:lpwstr>
  </property>
  <property fmtid="{D5CDD505-2E9C-101B-9397-08002B2CF9AE}" pid="22" name="EC Version">
    <vt:lpwstr>9.3</vt:lpwstr>
  </property>
  <property fmtid="{D5CDD505-2E9C-101B-9397-08002B2CF9AE}" pid="23" name="Chevron Discipline">
    <vt:lpwstr/>
  </property>
  <property fmtid="{D5CDD505-2E9C-101B-9397-08002B2CF9AE}" pid="24" name="xd_Signature">
    <vt:bool>false</vt:bool>
  </property>
  <property fmtid="{D5CDD505-2E9C-101B-9397-08002B2CF9AE}" pid="25" name="xd_ProgID">
    <vt:lpwstr/>
  </property>
  <property fmtid="{D5CDD505-2E9C-101B-9397-08002B2CF9AE}" pid="26" name="_SourceUrl">
    <vt:lpwstr/>
  </property>
  <property fmtid="{D5CDD505-2E9C-101B-9397-08002B2CF9AE}" pid="27" name="_SharedFileIndex">
    <vt:lpwstr/>
  </property>
  <property fmtid="{D5CDD505-2E9C-101B-9397-08002B2CF9AE}" pid="28" name="ComplianceAssetId">
    <vt:lpwstr/>
  </property>
  <property fmtid="{D5CDD505-2E9C-101B-9397-08002B2CF9AE}" pid="29" name="TemplateUrl">
    <vt:lpwstr/>
  </property>
</Properties>
</file>