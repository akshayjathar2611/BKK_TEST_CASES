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F3429D" w:rsidRDefault="00D730E7">
      <w:pPr>
        <w:pStyle w:val="Header"/>
        <w:tabs>
          <w:tab w:val="clear" w:pos="4320"/>
          <w:tab w:val="clear" w:pos="8640"/>
        </w:tabs>
        <w:rPr>
          <w:rFonts w:cs="Arial"/>
          <w:rPrChange w:id="1" w:author="Batra Yogesh (EXT)" w:date="2018-04-13T12:54:00Z">
            <w:rPr>
              <w:rFonts w:asciiTheme="minorHAnsi" w:hAnsiTheme="minorHAnsi"/>
            </w:rPr>
          </w:rPrChange>
        </w:rPr>
      </w:pPr>
      <w:r w:rsidRPr="00F3429D">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F3429D" w:rsidRDefault="004D61A0">
      <w:pPr>
        <w:pStyle w:val="Header"/>
        <w:tabs>
          <w:tab w:val="clear" w:pos="4320"/>
          <w:tab w:val="clear" w:pos="8640"/>
        </w:tabs>
        <w:rPr>
          <w:rFonts w:cs="Arial"/>
          <w:rPrChange w:id="2" w:author="Batra Yogesh (EXT)" w:date="2018-04-13T12:54:00Z">
            <w:rPr>
              <w:rFonts w:asciiTheme="minorHAnsi" w:hAnsiTheme="minorHAnsi"/>
            </w:rPr>
          </w:rPrChange>
        </w:rPr>
      </w:pPr>
    </w:p>
    <w:p w14:paraId="0BAA3730" w14:textId="77777777" w:rsidR="004D61A0" w:rsidRPr="00F3429D" w:rsidRDefault="004D61A0">
      <w:pPr>
        <w:pStyle w:val="Header"/>
        <w:tabs>
          <w:tab w:val="clear" w:pos="4320"/>
          <w:tab w:val="clear" w:pos="8640"/>
        </w:tabs>
        <w:rPr>
          <w:rFonts w:cs="Arial"/>
          <w:rPrChange w:id="3" w:author="Batra Yogesh (EXT)" w:date="2018-04-13T12:54:00Z">
            <w:rPr>
              <w:rFonts w:asciiTheme="minorHAnsi" w:hAnsiTheme="minorHAnsi"/>
            </w:rPr>
          </w:rPrChange>
        </w:rPr>
      </w:pPr>
    </w:p>
    <w:p w14:paraId="0BAA3731" w14:textId="77777777" w:rsidR="004D61A0" w:rsidRPr="00F3429D" w:rsidRDefault="004D61A0">
      <w:pPr>
        <w:pStyle w:val="Header"/>
        <w:tabs>
          <w:tab w:val="clear" w:pos="4320"/>
          <w:tab w:val="clear" w:pos="8640"/>
        </w:tabs>
        <w:rPr>
          <w:rFonts w:cs="Arial"/>
          <w:rPrChange w:id="4" w:author="Batra Yogesh (EXT)" w:date="2018-04-13T12:54:00Z">
            <w:rPr>
              <w:rFonts w:asciiTheme="minorHAnsi" w:hAnsiTheme="minorHAnsi"/>
            </w:rPr>
          </w:rPrChange>
        </w:rPr>
      </w:pPr>
    </w:p>
    <w:p w14:paraId="0BAA3732" w14:textId="77777777" w:rsidR="004D61A0" w:rsidRPr="00F3429D" w:rsidRDefault="004D61A0">
      <w:pPr>
        <w:pStyle w:val="Header"/>
        <w:tabs>
          <w:tab w:val="clear" w:pos="4320"/>
          <w:tab w:val="clear" w:pos="8640"/>
        </w:tabs>
        <w:rPr>
          <w:rFonts w:cs="Arial"/>
          <w:rPrChange w:id="5" w:author="Batra Yogesh (EXT)" w:date="2018-04-13T12:54:00Z">
            <w:rPr>
              <w:rFonts w:asciiTheme="minorHAnsi" w:hAnsiTheme="minorHAnsi"/>
            </w:rPr>
          </w:rPrChange>
        </w:rPr>
      </w:pPr>
    </w:p>
    <w:p w14:paraId="0BAA3733" w14:textId="77777777" w:rsidR="004D61A0" w:rsidRPr="00F3429D" w:rsidRDefault="004D61A0">
      <w:pPr>
        <w:pStyle w:val="Header"/>
        <w:tabs>
          <w:tab w:val="clear" w:pos="4320"/>
          <w:tab w:val="clear" w:pos="8640"/>
        </w:tabs>
        <w:rPr>
          <w:rFonts w:cs="Arial"/>
          <w:rPrChange w:id="6" w:author="Batra Yogesh (EXT)" w:date="2018-04-13T12:54:00Z">
            <w:rPr>
              <w:rFonts w:asciiTheme="minorHAnsi" w:hAnsiTheme="minorHAnsi"/>
            </w:rPr>
          </w:rPrChange>
        </w:rPr>
      </w:pPr>
    </w:p>
    <w:p w14:paraId="0BAA3734" w14:textId="77777777" w:rsidR="004D61A0" w:rsidRPr="00F3429D" w:rsidRDefault="004D61A0">
      <w:pPr>
        <w:pStyle w:val="Header"/>
        <w:tabs>
          <w:tab w:val="clear" w:pos="4320"/>
          <w:tab w:val="clear" w:pos="8640"/>
        </w:tabs>
        <w:rPr>
          <w:rFonts w:cs="Arial"/>
          <w:rPrChange w:id="7" w:author="Batra Yogesh (EXT)" w:date="2018-04-13T12:54:00Z">
            <w:rPr>
              <w:rFonts w:asciiTheme="minorHAnsi" w:hAnsiTheme="minorHAnsi"/>
            </w:rPr>
          </w:rPrChange>
        </w:rPr>
      </w:pPr>
    </w:p>
    <w:p w14:paraId="0BAA3735" w14:textId="77777777" w:rsidR="004D61A0" w:rsidRPr="00F3429D" w:rsidRDefault="004D61A0">
      <w:pPr>
        <w:pStyle w:val="Header"/>
        <w:tabs>
          <w:tab w:val="clear" w:pos="4320"/>
          <w:tab w:val="clear" w:pos="8640"/>
        </w:tabs>
        <w:rPr>
          <w:rFonts w:cs="Arial"/>
          <w:rPrChange w:id="8" w:author="Batra Yogesh (EXT)" w:date="2018-04-13T12:54:00Z">
            <w:rPr>
              <w:rFonts w:asciiTheme="minorHAnsi" w:hAnsiTheme="minorHAnsi"/>
            </w:rPr>
          </w:rPrChange>
        </w:rPr>
      </w:pPr>
    </w:p>
    <w:p w14:paraId="0BAA3736" w14:textId="77777777" w:rsidR="004D61A0" w:rsidRPr="00F3429D" w:rsidRDefault="004D61A0">
      <w:pPr>
        <w:pStyle w:val="Header"/>
        <w:tabs>
          <w:tab w:val="clear" w:pos="4320"/>
          <w:tab w:val="clear" w:pos="8640"/>
        </w:tabs>
        <w:rPr>
          <w:rFonts w:cs="Arial"/>
          <w:rPrChange w:id="9" w:author="Batra Yogesh (EXT)" w:date="2018-04-13T12:54:00Z">
            <w:rPr>
              <w:rFonts w:asciiTheme="minorHAnsi" w:hAnsiTheme="minorHAnsi"/>
            </w:rPr>
          </w:rPrChange>
        </w:rPr>
      </w:pPr>
    </w:p>
    <w:p w14:paraId="0BAA3737" w14:textId="77777777" w:rsidR="004D61A0" w:rsidRPr="00F3429D" w:rsidRDefault="004D61A0">
      <w:pPr>
        <w:pStyle w:val="Header"/>
        <w:tabs>
          <w:tab w:val="clear" w:pos="4320"/>
          <w:tab w:val="clear" w:pos="8640"/>
        </w:tabs>
        <w:rPr>
          <w:rFonts w:cs="Arial"/>
          <w:rPrChange w:id="10" w:author="Batra Yogesh (EXT)" w:date="2018-04-13T12:54:00Z">
            <w:rPr>
              <w:rFonts w:asciiTheme="minorHAnsi" w:hAnsiTheme="minorHAnsi"/>
            </w:rPr>
          </w:rPrChange>
        </w:rPr>
      </w:pPr>
    </w:p>
    <w:p w14:paraId="0BAA3738" w14:textId="77777777" w:rsidR="004D61A0" w:rsidRPr="00F3429D" w:rsidRDefault="004D61A0">
      <w:pPr>
        <w:pStyle w:val="Header"/>
        <w:tabs>
          <w:tab w:val="clear" w:pos="4320"/>
          <w:tab w:val="clear" w:pos="8640"/>
        </w:tabs>
        <w:rPr>
          <w:rFonts w:cs="Arial"/>
          <w:rPrChange w:id="11" w:author="Batra Yogesh (EXT)" w:date="2018-04-13T12:54:00Z">
            <w:rPr>
              <w:rFonts w:asciiTheme="minorHAnsi" w:hAnsiTheme="minorHAnsi"/>
            </w:rPr>
          </w:rPrChange>
        </w:rPr>
      </w:pPr>
    </w:p>
    <w:p w14:paraId="0BAA3739" w14:textId="77777777" w:rsidR="004D61A0" w:rsidRPr="00F3429D" w:rsidRDefault="004D61A0">
      <w:pPr>
        <w:pStyle w:val="Header"/>
        <w:tabs>
          <w:tab w:val="clear" w:pos="4320"/>
          <w:tab w:val="clear" w:pos="8640"/>
        </w:tabs>
        <w:rPr>
          <w:rFonts w:cs="Arial"/>
        </w:rPr>
      </w:pPr>
    </w:p>
    <w:p w14:paraId="0BAA373A" w14:textId="11179430" w:rsidR="004D61A0" w:rsidRPr="00F3429D" w:rsidRDefault="00D730E7">
      <w:pPr>
        <w:pStyle w:val="Title"/>
        <w:rPr>
          <w:rFonts w:cs="Arial"/>
          <w:color w:val="3399FF"/>
          <w:sz w:val="52"/>
          <w:szCs w:val="52"/>
        </w:rPr>
      </w:pPr>
      <w:r w:rsidRPr="00F3429D">
        <w:rPr>
          <w:rFonts w:cs="Arial"/>
          <w:color w:val="3399FF"/>
          <w:sz w:val="52"/>
          <w:szCs w:val="52"/>
        </w:rPr>
        <w:t xml:space="preserve">EC Upgrade </w:t>
      </w:r>
      <w:r w:rsidR="00956FE5" w:rsidRPr="00F3429D">
        <w:rPr>
          <w:rFonts w:cs="Arial"/>
          <w:color w:val="3399FF"/>
          <w:sz w:val="52"/>
          <w:szCs w:val="52"/>
        </w:rPr>
        <w:t>BKK</w:t>
      </w:r>
      <w:r w:rsidRPr="00F3429D">
        <w:rPr>
          <w:rFonts w:cs="Arial"/>
          <w:color w:val="3399FF"/>
          <w:sz w:val="52"/>
          <w:szCs w:val="52"/>
        </w:rPr>
        <w:t xml:space="preserve"> </w:t>
      </w:r>
      <w:r w:rsidR="004D61A0" w:rsidRPr="00F3429D">
        <w:rPr>
          <w:rFonts w:cs="Arial"/>
          <w:color w:val="3399FF"/>
          <w:sz w:val="52"/>
          <w:szCs w:val="52"/>
        </w:rPr>
        <w:t>Use Case</w:t>
      </w:r>
    </w:p>
    <w:p w14:paraId="0BAA373B" w14:textId="77777777" w:rsidR="004D61A0" w:rsidRPr="00F3429D" w:rsidRDefault="004D61A0">
      <w:pPr>
        <w:jc w:val="center"/>
        <w:rPr>
          <w:rFonts w:cs="Arial"/>
        </w:rPr>
      </w:pPr>
    </w:p>
    <w:p w14:paraId="0BAA373C" w14:textId="77777777" w:rsidR="007C0F5B" w:rsidRPr="00F3429D" w:rsidRDefault="007C0F5B">
      <w:pPr>
        <w:jc w:val="center"/>
        <w:rPr>
          <w:rFonts w:cs="Arial"/>
        </w:rPr>
      </w:pPr>
    </w:p>
    <w:p w14:paraId="0BAA373D" w14:textId="77777777" w:rsidR="007C0F5B" w:rsidRPr="00F3429D" w:rsidRDefault="007C0F5B">
      <w:pPr>
        <w:jc w:val="center"/>
        <w:rPr>
          <w:rFonts w:cs="Arial"/>
        </w:rPr>
      </w:pPr>
    </w:p>
    <w:p w14:paraId="0BAA373E" w14:textId="77777777" w:rsidR="007C0F5B" w:rsidRPr="00F3429D" w:rsidRDefault="004D61A0">
      <w:pPr>
        <w:pStyle w:val="BodyText"/>
        <w:rPr>
          <w:rFonts w:cs="Arial"/>
          <w:color w:val="3399FF"/>
        </w:rPr>
      </w:pPr>
      <w:r w:rsidRPr="00F3429D">
        <w:rPr>
          <w:rFonts w:cs="Arial"/>
          <w:b/>
          <w:color w:val="3399FF"/>
        </w:rPr>
        <w:t>Project Name</w:t>
      </w:r>
    </w:p>
    <w:p w14:paraId="0BAA373F" w14:textId="2C2930B1" w:rsidR="00EF4239" w:rsidRPr="00F3429D" w:rsidRDefault="00956FE5">
      <w:pPr>
        <w:pStyle w:val="BodyText"/>
        <w:rPr>
          <w:rFonts w:cs="Arial"/>
          <w:color w:val="3399FF"/>
        </w:rPr>
      </w:pPr>
      <w:r w:rsidRPr="00F3429D">
        <w:rPr>
          <w:rFonts w:cs="Arial"/>
          <w:color w:val="3399FF"/>
        </w:rPr>
        <w:t>BKK</w:t>
      </w:r>
      <w:r w:rsidR="00645ABA" w:rsidRPr="00F3429D">
        <w:rPr>
          <w:rFonts w:cs="Arial"/>
          <w:color w:val="3399FF"/>
        </w:rPr>
        <w:t xml:space="preserve"> </w:t>
      </w:r>
      <w:ins w:id="12" w:author="Batra Yogesh (EXT)" w:date="2018-04-13T16:35:00Z">
        <w:r w:rsidR="002B10E9">
          <w:rPr>
            <w:rFonts w:cs="Arial"/>
            <w:color w:val="3399FF"/>
          </w:rPr>
          <w:t xml:space="preserve">11.2 </w:t>
        </w:r>
      </w:ins>
      <w:r w:rsidR="00FA58CA" w:rsidRPr="00F3429D">
        <w:rPr>
          <w:rFonts w:cs="Arial"/>
          <w:color w:val="3399FF"/>
        </w:rPr>
        <w:t>Project</w:t>
      </w:r>
      <w:r w:rsidR="000A438C" w:rsidRPr="00F3429D">
        <w:rPr>
          <w:rFonts w:cs="Arial"/>
          <w:color w:val="3399FF"/>
        </w:rPr>
        <w:t xml:space="preserve"> </w:t>
      </w:r>
      <w:r w:rsidR="002A6A74" w:rsidRPr="00F3429D">
        <w:rPr>
          <w:rFonts w:cs="Arial"/>
          <w:color w:val="3399FF"/>
        </w:rPr>
        <w:t>Energy Components</w:t>
      </w:r>
    </w:p>
    <w:p w14:paraId="0BAA3740" w14:textId="77777777" w:rsidR="004D61A0" w:rsidRPr="00F3429D" w:rsidRDefault="004D61A0">
      <w:pPr>
        <w:pStyle w:val="BodyText"/>
        <w:rPr>
          <w:rFonts w:cs="Arial"/>
          <w:color w:val="3399FF"/>
        </w:rPr>
      </w:pPr>
    </w:p>
    <w:p w14:paraId="0BAA3741" w14:textId="77777777" w:rsidR="007C0F5B" w:rsidRPr="00F3429D" w:rsidRDefault="004D61A0">
      <w:pPr>
        <w:jc w:val="center"/>
        <w:rPr>
          <w:rFonts w:cs="Arial"/>
          <w:color w:val="3399FF"/>
        </w:rPr>
      </w:pPr>
      <w:r w:rsidRPr="00F3429D">
        <w:rPr>
          <w:rFonts w:cs="Arial"/>
          <w:b/>
          <w:color w:val="3399FF"/>
        </w:rPr>
        <w:t>Use-Case Name</w:t>
      </w:r>
    </w:p>
    <w:p w14:paraId="0BAA3742" w14:textId="187262A5" w:rsidR="004D61A0" w:rsidRPr="00F3429D" w:rsidRDefault="006127D0">
      <w:pPr>
        <w:jc w:val="center"/>
        <w:rPr>
          <w:rFonts w:cs="Arial"/>
          <w:color w:val="3399FF"/>
        </w:rPr>
      </w:pPr>
      <w:r w:rsidRPr="00F3429D">
        <w:rPr>
          <w:rFonts w:cs="Arial"/>
          <w:color w:val="3399FF"/>
        </w:rPr>
        <w:t xml:space="preserve">BKK_UC35 </w:t>
      </w:r>
      <w:r w:rsidR="00BF4582" w:rsidRPr="00F3429D">
        <w:rPr>
          <w:rFonts w:cs="Arial"/>
          <w:color w:val="3399FF"/>
        </w:rPr>
        <w:t>Maintain Stream</w:t>
      </w:r>
      <w:r w:rsidR="004D61A0" w:rsidRPr="00F3429D">
        <w:rPr>
          <w:rFonts w:cs="Arial"/>
          <w:color w:val="3399FF"/>
        </w:rPr>
        <w:br/>
      </w:r>
    </w:p>
    <w:p w14:paraId="0BAA3743" w14:textId="77777777" w:rsidR="007C0F5B" w:rsidRPr="00F3429D" w:rsidRDefault="004D61A0" w:rsidP="00B107D1">
      <w:pPr>
        <w:jc w:val="center"/>
        <w:rPr>
          <w:rFonts w:cs="Arial"/>
          <w:color w:val="3399FF"/>
        </w:rPr>
      </w:pPr>
      <w:r w:rsidRPr="00F3429D">
        <w:rPr>
          <w:rFonts w:cs="Arial"/>
          <w:b/>
          <w:color w:val="3399FF"/>
        </w:rPr>
        <w:t>Origination Date</w:t>
      </w:r>
    </w:p>
    <w:p w14:paraId="0BAA3744" w14:textId="180519D2" w:rsidR="004D61A0" w:rsidRPr="00F3429D" w:rsidRDefault="006127D0" w:rsidP="00B107D1">
      <w:pPr>
        <w:jc w:val="center"/>
        <w:rPr>
          <w:rFonts w:cs="Arial"/>
          <w:color w:val="3399FF"/>
        </w:rPr>
      </w:pPr>
      <w:r w:rsidRPr="00F3429D">
        <w:rPr>
          <w:rFonts w:cs="Arial"/>
          <w:color w:val="3399FF"/>
        </w:rPr>
        <w:t>27</w:t>
      </w:r>
      <w:r w:rsidR="0047772D" w:rsidRPr="00F3429D">
        <w:rPr>
          <w:rFonts w:cs="Arial"/>
          <w:color w:val="3399FF"/>
        </w:rPr>
        <w:t>-</w:t>
      </w:r>
      <w:r w:rsidRPr="00F3429D">
        <w:rPr>
          <w:rFonts w:cs="Arial"/>
          <w:color w:val="3399FF"/>
        </w:rPr>
        <w:t>Dec</w:t>
      </w:r>
      <w:r w:rsidR="00A8498C" w:rsidRPr="00F3429D">
        <w:rPr>
          <w:rFonts w:cs="Arial"/>
          <w:color w:val="3399FF"/>
        </w:rPr>
        <w:t>-</w:t>
      </w:r>
      <w:r w:rsidR="0047772D" w:rsidRPr="00F3429D">
        <w:rPr>
          <w:rFonts w:cs="Arial"/>
          <w:color w:val="3399FF"/>
        </w:rPr>
        <w:t>2017</w:t>
      </w:r>
    </w:p>
    <w:p w14:paraId="0BAA3745" w14:textId="77777777" w:rsidR="004D61A0" w:rsidRPr="00F3429D" w:rsidRDefault="004D61A0">
      <w:pPr>
        <w:rPr>
          <w:rFonts w:cs="Arial"/>
        </w:rPr>
      </w:pPr>
    </w:p>
    <w:p w14:paraId="0BAA3746" w14:textId="77777777" w:rsidR="004D61A0" w:rsidRPr="00F3429D" w:rsidRDefault="004D61A0">
      <w:pPr>
        <w:rPr>
          <w:rFonts w:cs="Arial"/>
        </w:rPr>
      </w:pPr>
    </w:p>
    <w:p w14:paraId="0BAA3747" w14:textId="77777777" w:rsidR="004D61A0" w:rsidRPr="00F3429D" w:rsidRDefault="004D61A0">
      <w:pPr>
        <w:rPr>
          <w:rFonts w:cs="Arial"/>
        </w:rPr>
      </w:pPr>
    </w:p>
    <w:p w14:paraId="0BAA3748" w14:textId="77777777" w:rsidR="004D61A0" w:rsidRPr="00F3429D" w:rsidRDefault="004D61A0">
      <w:pPr>
        <w:rPr>
          <w:rFonts w:cs="Arial"/>
        </w:rPr>
      </w:pPr>
    </w:p>
    <w:p w14:paraId="0BAA3749" w14:textId="77777777" w:rsidR="004D61A0" w:rsidRPr="00F3429D" w:rsidRDefault="004D61A0">
      <w:pPr>
        <w:rPr>
          <w:rFonts w:cs="Arial"/>
        </w:rPr>
      </w:pPr>
    </w:p>
    <w:p w14:paraId="0BAA374A" w14:textId="77777777" w:rsidR="004D61A0" w:rsidRPr="00F3429D" w:rsidRDefault="004D61A0">
      <w:pPr>
        <w:rPr>
          <w:rFonts w:cs="Arial"/>
        </w:rPr>
      </w:pPr>
    </w:p>
    <w:p w14:paraId="0BAA374B" w14:textId="77777777" w:rsidR="004D61A0" w:rsidRPr="00F3429D" w:rsidRDefault="004D61A0">
      <w:pPr>
        <w:rPr>
          <w:rFonts w:cs="Arial"/>
        </w:rPr>
      </w:pPr>
    </w:p>
    <w:p w14:paraId="0BAA374C" w14:textId="77777777" w:rsidR="004D61A0" w:rsidRPr="00F3429D" w:rsidRDefault="004D61A0">
      <w:pPr>
        <w:rPr>
          <w:rFonts w:cs="Arial"/>
        </w:rPr>
      </w:pPr>
    </w:p>
    <w:p w14:paraId="0BAA374D" w14:textId="77777777" w:rsidR="004D61A0" w:rsidRPr="00F3429D" w:rsidRDefault="004D61A0">
      <w:pPr>
        <w:rPr>
          <w:rFonts w:cs="Arial"/>
        </w:rPr>
      </w:pPr>
    </w:p>
    <w:p w14:paraId="0BAA374E" w14:textId="77777777" w:rsidR="004D61A0" w:rsidRPr="00F3429D" w:rsidRDefault="004D61A0">
      <w:pPr>
        <w:rPr>
          <w:rFonts w:cs="Arial"/>
        </w:rPr>
      </w:pPr>
    </w:p>
    <w:p w14:paraId="0BAA374F" w14:textId="6CFFAA3C" w:rsidR="007C0F5B" w:rsidRPr="00F3429D" w:rsidRDefault="007C0F5B">
      <w:pPr>
        <w:rPr>
          <w:rFonts w:cs="Arial"/>
        </w:rPr>
      </w:pPr>
    </w:p>
    <w:p w14:paraId="2732B955" w14:textId="66A6EA67" w:rsidR="004842BE" w:rsidRPr="00F3429D" w:rsidRDefault="004842BE">
      <w:pPr>
        <w:rPr>
          <w:rFonts w:cs="Arial"/>
        </w:rPr>
      </w:pPr>
    </w:p>
    <w:p w14:paraId="2C7B6E53" w14:textId="55393660" w:rsidR="004842BE" w:rsidRPr="00F3429D" w:rsidRDefault="004842BE">
      <w:pPr>
        <w:rPr>
          <w:rFonts w:cs="Arial"/>
        </w:rPr>
      </w:pPr>
    </w:p>
    <w:p w14:paraId="0EE7EE46" w14:textId="40C93B12" w:rsidR="004842BE" w:rsidRPr="00F3429D" w:rsidRDefault="004842BE">
      <w:pPr>
        <w:rPr>
          <w:rFonts w:cs="Arial"/>
        </w:rPr>
      </w:pPr>
    </w:p>
    <w:p w14:paraId="02EBE86D" w14:textId="64E3ACC9" w:rsidR="004842BE" w:rsidRPr="00F3429D" w:rsidRDefault="004842BE">
      <w:pPr>
        <w:rPr>
          <w:rFonts w:cs="Arial"/>
        </w:rPr>
      </w:pPr>
    </w:p>
    <w:p w14:paraId="0D687F34" w14:textId="758FE069" w:rsidR="004842BE" w:rsidRPr="00F3429D" w:rsidRDefault="004842BE">
      <w:pPr>
        <w:rPr>
          <w:rFonts w:cs="Arial"/>
        </w:rPr>
      </w:pPr>
    </w:p>
    <w:p w14:paraId="2BA113BB" w14:textId="18611C93" w:rsidR="004842BE" w:rsidRPr="00F3429D" w:rsidRDefault="004842BE">
      <w:pPr>
        <w:rPr>
          <w:rFonts w:cs="Arial"/>
        </w:rPr>
      </w:pPr>
    </w:p>
    <w:p w14:paraId="6091F7BC" w14:textId="72ACAE4F" w:rsidR="004842BE" w:rsidRPr="00F3429D" w:rsidRDefault="004842BE">
      <w:pPr>
        <w:rPr>
          <w:rFonts w:cs="Arial"/>
        </w:rPr>
      </w:pPr>
    </w:p>
    <w:p w14:paraId="65A7F094" w14:textId="4CCD3BDB" w:rsidR="004842BE" w:rsidRPr="00F3429D" w:rsidRDefault="004842BE">
      <w:pPr>
        <w:rPr>
          <w:rFonts w:cs="Arial"/>
        </w:rPr>
      </w:pPr>
    </w:p>
    <w:p w14:paraId="787E0E68" w14:textId="1B24DE55" w:rsidR="004842BE" w:rsidRPr="00F3429D" w:rsidRDefault="004842BE">
      <w:pPr>
        <w:rPr>
          <w:rFonts w:cs="Arial"/>
        </w:rPr>
      </w:pPr>
    </w:p>
    <w:p w14:paraId="70722A6F" w14:textId="38EB9068" w:rsidR="004842BE" w:rsidRPr="00F3429D" w:rsidRDefault="004842BE">
      <w:pPr>
        <w:rPr>
          <w:rFonts w:cs="Arial"/>
        </w:rPr>
      </w:pPr>
    </w:p>
    <w:p w14:paraId="400FC35E" w14:textId="25C90E82" w:rsidR="004842BE" w:rsidRPr="00F3429D" w:rsidRDefault="004842BE">
      <w:pPr>
        <w:rPr>
          <w:rFonts w:cs="Arial"/>
        </w:rPr>
      </w:pPr>
    </w:p>
    <w:p w14:paraId="2D3E5E7B" w14:textId="77777777" w:rsidR="004842BE" w:rsidRPr="00F3429D" w:rsidRDefault="004842BE">
      <w:pPr>
        <w:rPr>
          <w:rFonts w:cs="Arial"/>
        </w:rPr>
      </w:pPr>
    </w:p>
    <w:p w14:paraId="0BAA3750" w14:textId="77777777" w:rsidR="004D61A0" w:rsidRPr="00F3429D" w:rsidRDefault="004D61A0" w:rsidP="00447470">
      <w:pPr>
        <w:rPr>
          <w:rFonts w:cs="Arial"/>
        </w:rPr>
      </w:pPr>
      <w:r w:rsidRPr="00F3429D">
        <w:rPr>
          <w:rFonts w:cs="Arial"/>
        </w:rPr>
        <w:t>Revision History</w:t>
      </w:r>
    </w:p>
    <w:p w14:paraId="0BAA3751" w14:textId="77777777" w:rsidR="004D61A0" w:rsidRPr="00F3429D"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3" w:author="Shah Ashay" w:date="2018-04-16T16:56: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2"/>
        <w:gridCol w:w="1677"/>
        <w:gridCol w:w="2912"/>
        <w:gridCol w:w="1283"/>
        <w:gridCol w:w="1014"/>
        <w:gridCol w:w="1322"/>
        <w:tblGridChange w:id="14">
          <w:tblGrid>
            <w:gridCol w:w="1142"/>
            <w:gridCol w:w="23"/>
            <w:gridCol w:w="1654"/>
            <w:gridCol w:w="56"/>
            <w:gridCol w:w="2856"/>
            <w:gridCol w:w="114"/>
            <w:gridCol w:w="1169"/>
            <w:gridCol w:w="1"/>
            <w:gridCol w:w="1013"/>
            <w:gridCol w:w="157"/>
            <w:gridCol w:w="1165"/>
            <w:gridCol w:w="185"/>
          </w:tblGrid>
        </w:tblGridChange>
      </w:tblGrid>
      <w:tr w:rsidR="005F74A6" w:rsidRPr="00F3429D" w14:paraId="0BAA3756" w14:textId="5ED8BD66" w:rsidTr="00D626C8">
        <w:trPr>
          <w:cantSplit/>
          <w:tblHeader/>
          <w:trPrChange w:id="15" w:author="Shah Ashay" w:date="2018-04-16T16:56:00Z">
            <w:trPr>
              <w:cantSplit/>
              <w:tblHeader/>
            </w:trPr>
          </w:trPrChange>
        </w:trPr>
        <w:tc>
          <w:tcPr>
            <w:tcW w:w="611" w:type="pct"/>
            <w:shd w:val="clear" w:color="auto" w:fill="3399FF"/>
            <w:tcPrChange w:id="16" w:author="Shah Ashay" w:date="2018-04-16T16:56:00Z">
              <w:tcPr>
                <w:tcW w:w="1165" w:type="dxa"/>
                <w:gridSpan w:val="2"/>
                <w:shd w:val="clear" w:color="auto" w:fill="3399FF"/>
              </w:tcPr>
            </w:tcPrChange>
          </w:tcPr>
          <w:p w14:paraId="0BAA3752" w14:textId="7C5064CA" w:rsidR="005F74A6" w:rsidRPr="00F3429D" w:rsidRDefault="005F74A6" w:rsidP="005F74A6">
            <w:pPr>
              <w:pStyle w:val="ColumnHead"/>
              <w:rPr>
                <w:rFonts w:cs="Arial"/>
                <w:color w:val="FFFFFF" w:themeColor="background1"/>
              </w:rPr>
            </w:pPr>
            <w:r w:rsidRPr="00F3429D">
              <w:rPr>
                <w:rFonts w:cs="Arial"/>
                <w:color w:val="FFFFFF" w:themeColor="background1"/>
              </w:rPr>
              <w:t>Revision</w:t>
            </w:r>
          </w:p>
        </w:tc>
        <w:tc>
          <w:tcPr>
            <w:tcW w:w="897" w:type="pct"/>
            <w:shd w:val="clear" w:color="auto" w:fill="3399FF"/>
            <w:tcPrChange w:id="17" w:author="Shah Ashay" w:date="2018-04-16T16:56:00Z">
              <w:tcPr>
                <w:tcW w:w="1710" w:type="dxa"/>
                <w:gridSpan w:val="2"/>
                <w:shd w:val="clear" w:color="auto" w:fill="3399FF"/>
              </w:tcPr>
            </w:tcPrChange>
          </w:tcPr>
          <w:p w14:paraId="0BAA3753" w14:textId="706486C2" w:rsidR="005F74A6" w:rsidRPr="00F3429D" w:rsidRDefault="005F74A6" w:rsidP="005F74A6">
            <w:pPr>
              <w:pStyle w:val="ColumnHead"/>
              <w:rPr>
                <w:rFonts w:cs="Arial"/>
                <w:color w:val="FFFFFF" w:themeColor="background1"/>
              </w:rPr>
            </w:pPr>
            <w:r w:rsidRPr="00F3429D">
              <w:rPr>
                <w:rFonts w:cs="Arial"/>
                <w:color w:val="FFFFFF" w:themeColor="background1"/>
              </w:rPr>
              <w:t>Date</w:t>
            </w:r>
          </w:p>
        </w:tc>
        <w:tc>
          <w:tcPr>
            <w:tcW w:w="1557" w:type="pct"/>
            <w:shd w:val="clear" w:color="auto" w:fill="3399FF"/>
            <w:tcPrChange w:id="18" w:author="Shah Ashay" w:date="2018-04-16T16:56:00Z">
              <w:tcPr>
                <w:tcW w:w="2970" w:type="dxa"/>
                <w:gridSpan w:val="2"/>
                <w:shd w:val="clear" w:color="auto" w:fill="3399FF"/>
              </w:tcPr>
            </w:tcPrChange>
          </w:tcPr>
          <w:p w14:paraId="0BAA3754" w14:textId="77777777" w:rsidR="005F74A6" w:rsidRPr="00F3429D" w:rsidRDefault="005F74A6" w:rsidP="005F74A6">
            <w:pPr>
              <w:pStyle w:val="ColumnHead"/>
              <w:rPr>
                <w:rFonts w:cs="Arial"/>
                <w:color w:val="FFFFFF" w:themeColor="background1"/>
              </w:rPr>
            </w:pPr>
            <w:r w:rsidRPr="00F3429D">
              <w:rPr>
                <w:rFonts w:cs="Arial"/>
                <w:color w:val="FFFFFF" w:themeColor="background1"/>
              </w:rPr>
              <w:t>Description</w:t>
            </w:r>
          </w:p>
        </w:tc>
        <w:tc>
          <w:tcPr>
            <w:tcW w:w="686" w:type="pct"/>
            <w:shd w:val="clear" w:color="auto" w:fill="3399FF"/>
            <w:tcPrChange w:id="19" w:author="Shah Ashay" w:date="2018-04-16T16:56:00Z">
              <w:tcPr>
                <w:tcW w:w="1170" w:type="dxa"/>
                <w:gridSpan w:val="2"/>
                <w:shd w:val="clear" w:color="auto" w:fill="3399FF"/>
              </w:tcPr>
            </w:tcPrChange>
          </w:tcPr>
          <w:p w14:paraId="3FA9A84F" w14:textId="77777777" w:rsidR="005F74A6" w:rsidRPr="00F3429D" w:rsidRDefault="005F74A6" w:rsidP="005F74A6">
            <w:pPr>
              <w:pStyle w:val="ColumnHead"/>
              <w:rPr>
                <w:rFonts w:cs="Arial"/>
                <w:color w:val="FFFFFF" w:themeColor="background1"/>
              </w:rPr>
            </w:pPr>
            <w:r w:rsidRPr="00F3429D">
              <w:rPr>
                <w:rFonts w:cs="Arial"/>
                <w:color w:val="FFFFFF" w:themeColor="background1"/>
              </w:rPr>
              <w:t>Prepared</w:t>
            </w:r>
          </w:p>
          <w:p w14:paraId="0BAA3755" w14:textId="24CB89A3" w:rsidR="005F74A6" w:rsidRPr="00F3429D" w:rsidRDefault="005F74A6" w:rsidP="005F74A6">
            <w:pPr>
              <w:pStyle w:val="ColumnHead"/>
              <w:rPr>
                <w:rFonts w:cs="Arial"/>
                <w:color w:val="FFFFFF" w:themeColor="background1"/>
              </w:rPr>
            </w:pPr>
            <w:r w:rsidRPr="00F3429D">
              <w:rPr>
                <w:rFonts w:cs="Arial"/>
                <w:color w:val="FFFFFF" w:themeColor="background1"/>
              </w:rPr>
              <w:t>by</w:t>
            </w:r>
          </w:p>
        </w:tc>
        <w:tc>
          <w:tcPr>
            <w:tcW w:w="542" w:type="pct"/>
            <w:shd w:val="clear" w:color="auto" w:fill="3399FF"/>
            <w:tcPrChange w:id="20" w:author="Shah Ashay" w:date="2018-04-16T16:56:00Z">
              <w:tcPr>
                <w:tcW w:w="1170" w:type="dxa"/>
                <w:gridSpan w:val="2"/>
                <w:shd w:val="clear" w:color="auto" w:fill="3399FF"/>
              </w:tcPr>
            </w:tcPrChange>
          </w:tcPr>
          <w:p w14:paraId="2279381B" w14:textId="77777777" w:rsidR="005F74A6" w:rsidRPr="00F3429D" w:rsidRDefault="005F74A6" w:rsidP="005F74A6">
            <w:pPr>
              <w:pStyle w:val="ColumnHead"/>
              <w:rPr>
                <w:rFonts w:cs="Arial"/>
                <w:color w:val="FFFFFF" w:themeColor="background1"/>
              </w:rPr>
            </w:pPr>
            <w:r w:rsidRPr="00F3429D">
              <w:rPr>
                <w:rFonts w:cs="Arial"/>
                <w:color w:val="FFFFFF" w:themeColor="background1"/>
              </w:rPr>
              <w:t>Checked</w:t>
            </w:r>
          </w:p>
          <w:p w14:paraId="6407E4C1" w14:textId="0BC8493E" w:rsidR="005F74A6" w:rsidRPr="00F3429D" w:rsidRDefault="005F74A6" w:rsidP="005F74A6">
            <w:pPr>
              <w:pStyle w:val="ColumnHead"/>
              <w:rPr>
                <w:rFonts w:cs="Arial"/>
                <w:color w:val="FFFFFF" w:themeColor="background1"/>
              </w:rPr>
            </w:pPr>
            <w:r w:rsidRPr="00F3429D">
              <w:rPr>
                <w:rFonts w:cs="Arial"/>
                <w:color w:val="FFFFFF" w:themeColor="background1"/>
              </w:rPr>
              <w:t>by</w:t>
            </w:r>
          </w:p>
        </w:tc>
        <w:tc>
          <w:tcPr>
            <w:tcW w:w="707" w:type="pct"/>
            <w:shd w:val="clear" w:color="auto" w:fill="3399FF"/>
            <w:tcPrChange w:id="21" w:author="Shah Ashay" w:date="2018-04-16T16:56:00Z">
              <w:tcPr>
                <w:tcW w:w="1350" w:type="dxa"/>
                <w:gridSpan w:val="2"/>
                <w:shd w:val="clear" w:color="auto" w:fill="3399FF"/>
              </w:tcPr>
            </w:tcPrChange>
          </w:tcPr>
          <w:p w14:paraId="69284D3A" w14:textId="3EEBDEA0" w:rsidR="005F74A6" w:rsidRPr="00F3429D" w:rsidRDefault="005F74A6" w:rsidP="005F74A6">
            <w:pPr>
              <w:pStyle w:val="ColumnHead"/>
              <w:rPr>
                <w:rFonts w:cs="Arial"/>
                <w:color w:val="FFFFFF" w:themeColor="background1"/>
              </w:rPr>
            </w:pPr>
            <w:r w:rsidRPr="00F3429D">
              <w:rPr>
                <w:rFonts w:cs="Arial"/>
                <w:color w:val="FFFFFF" w:themeColor="background1"/>
              </w:rPr>
              <w:t>Approved by</w:t>
            </w:r>
          </w:p>
        </w:tc>
      </w:tr>
      <w:tr w:rsidR="005F74A6" w:rsidRPr="00F3429D" w14:paraId="0BAA375B" w14:textId="2375FBD8" w:rsidTr="00D626C8">
        <w:trPr>
          <w:cantSplit/>
          <w:trPrChange w:id="22" w:author="Shah Ashay" w:date="2018-04-16T16:56:00Z">
            <w:trPr>
              <w:cantSplit/>
            </w:trPr>
          </w:trPrChange>
        </w:trPr>
        <w:tc>
          <w:tcPr>
            <w:tcW w:w="611" w:type="pct"/>
            <w:tcPrChange w:id="23" w:author="Shah Ashay" w:date="2018-04-16T16:56:00Z">
              <w:tcPr>
                <w:tcW w:w="1165" w:type="dxa"/>
                <w:gridSpan w:val="2"/>
              </w:tcPr>
            </w:tcPrChange>
          </w:tcPr>
          <w:p w14:paraId="0BAA3757" w14:textId="2FF9D20C" w:rsidR="005F74A6" w:rsidRPr="00F3429D" w:rsidRDefault="005F74A6" w:rsidP="005F74A6">
            <w:pPr>
              <w:jc w:val="center"/>
              <w:rPr>
                <w:rFonts w:cs="Arial"/>
                <w:sz w:val="20"/>
              </w:rPr>
            </w:pPr>
            <w:r w:rsidRPr="00F3429D">
              <w:rPr>
                <w:rFonts w:cs="Arial"/>
                <w:sz w:val="20"/>
              </w:rPr>
              <w:t>1</w:t>
            </w:r>
            <w:r w:rsidR="004842BE" w:rsidRPr="00F3429D">
              <w:rPr>
                <w:rFonts w:cs="Arial"/>
                <w:sz w:val="20"/>
              </w:rPr>
              <w:t>.0</w:t>
            </w:r>
          </w:p>
        </w:tc>
        <w:tc>
          <w:tcPr>
            <w:tcW w:w="897" w:type="pct"/>
            <w:tcPrChange w:id="24" w:author="Shah Ashay" w:date="2018-04-16T16:56:00Z">
              <w:tcPr>
                <w:tcW w:w="1710" w:type="dxa"/>
                <w:gridSpan w:val="2"/>
              </w:tcPr>
            </w:tcPrChange>
          </w:tcPr>
          <w:p w14:paraId="0BAA3758" w14:textId="106342EE" w:rsidR="005F74A6" w:rsidRPr="00F3429D" w:rsidRDefault="006127D0">
            <w:pPr>
              <w:jc w:val="center"/>
              <w:rPr>
                <w:rFonts w:cs="Arial"/>
                <w:sz w:val="20"/>
              </w:rPr>
            </w:pPr>
            <w:r w:rsidRPr="00F3429D">
              <w:rPr>
                <w:rFonts w:cs="Arial"/>
                <w:sz w:val="20"/>
              </w:rPr>
              <w:t>27-Dec-2017</w:t>
            </w:r>
          </w:p>
        </w:tc>
        <w:tc>
          <w:tcPr>
            <w:tcW w:w="1557" w:type="pct"/>
            <w:tcPrChange w:id="25" w:author="Shah Ashay" w:date="2018-04-16T16:56:00Z">
              <w:tcPr>
                <w:tcW w:w="2970" w:type="dxa"/>
                <w:gridSpan w:val="2"/>
              </w:tcPr>
            </w:tcPrChange>
          </w:tcPr>
          <w:p w14:paraId="0BAA3759" w14:textId="56FF234E" w:rsidR="005F74A6" w:rsidRPr="00F3429D" w:rsidRDefault="004842BE" w:rsidP="00B107D1">
            <w:pPr>
              <w:pStyle w:val="Header"/>
              <w:tabs>
                <w:tab w:val="clear" w:pos="4320"/>
                <w:tab w:val="clear" w:pos="8640"/>
              </w:tabs>
              <w:rPr>
                <w:rFonts w:cs="Arial"/>
                <w:sz w:val="20"/>
              </w:rPr>
            </w:pPr>
            <w:r w:rsidRPr="00F3429D">
              <w:rPr>
                <w:rFonts w:cs="Arial"/>
                <w:sz w:val="20"/>
              </w:rPr>
              <w:t>Draft of Use Case “</w:t>
            </w:r>
            <w:r w:rsidR="008D19F1" w:rsidRPr="00F3429D">
              <w:rPr>
                <w:rFonts w:cs="Arial"/>
                <w:sz w:val="20"/>
              </w:rPr>
              <w:t>Maintain</w:t>
            </w:r>
            <w:r w:rsidR="00160A5E" w:rsidRPr="00F3429D">
              <w:rPr>
                <w:rFonts w:cs="Arial"/>
                <w:sz w:val="20"/>
              </w:rPr>
              <w:t xml:space="preserve"> Stream</w:t>
            </w:r>
            <w:r w:rsidR="00734522" w:rsidRPr="00F3429D">
              <w:rPr>
                <w:rFonts w:cs="Arial"/>
                <w:sz w:val="20"/>
              </w:rPr>
              <w:t>”</w:t>
            </w:r>
          </w:p>
        </w:tc>
        <w:tc>
          <w:tcPr>
            <w:tcW w:w="686" w:type="pct"/>
            <w:tcPrChange w:id="26" w:author="Shah Ashay" w:date="2018-04-16T16:56:00Z">
              <w:tcPr>
                <w:tcW w:w="1170" w:type="dxa"/>
                <w:gridSpan w:val="2"/>
              </w:tcPr>
            </w:tcPrChange>
          </w:tcPr>
          <w:p w14:paraId="0BAA375A" w14:textId="0FAA70A6" w:rsidR="005F74A6" w:rsidRPr="00F3429D" w:rsidRDefault="006127D0">
            <w:pPr>
              <w:jc w:val="center"/>
              <w:rPr>
                <w:rFonts w:cs="Arial"/>
                <w:sz w:val="20"/>
              </w:rPr>
            </w:pPr>
            <w:r w:rsidRPr="00F3429D">
              <w:rPr>
                <w:rFonts w:cs="Arial"/>
                <w:sz w:val="20"/>
              </w:rPr>
              <w:t>Wirasak C.</w:t>
            </w:r>
          </w:p>
        </w:tc>
        <w:tc>
          <w:tcPr>
            <w:tcW w:w="542" w:type="pct"/>
            <w:tcPrChange w:id="27" w:author="Shah Ashay" w:date="2018-04-16T16:56:00Z">
              <w:tcPr>
                <w:tcW w:w="1170" w:type="dxa"/>
                <w:gridSpan w:val="2"/>
              </w:tcPr>
            </w:tcPrChange>
          </w:tcPr>
          <w:p w14:paraId="29DF2C40" w14:textId="77777777" w:rsidR="005F74A6" w:rsidRPr="00F3429D" w:rsidRDefault="005F74A6">
            <w:pPr>
              <w:jc w:val="center"/>
              <w:rPr>
                <w:rFonts w:cs="Arial"/>
                <w:sz w:val="20"/>
              </w:rPr>
            </w:pPr>
          </w:p>
        </w:tc>
        <w:tc>
          <w:tcPr>
            <w:tcW w:w="707" w:type="pct"/>
            <w:tcPrChange w:id="28" w:author="Shah Ashay" w:date="2018-04-16T16:56:00Z">
              <w:tcPr>
                <w:tcW w:w="1350" w:type="dxa"/>
                <w:gridSpan w:val="2"/>
              </w:tcPr>
            </w:tcPrChange>
          </w:tcPr>
          <w:p w14:paraId="6A1BC662" w14:textId="1DDFB2E8" w:rsidR="005F74A6" w:rsidRPr="00F3429D" w:rsidRDefault="005F74A6">
            <w:pPr>
              <w:jc w:val="center"/>
              <w:rPr>
                <w:rFonts w:cs="Arial"/>
                <w:sz w:val="20"/>
              </w:rPr>
            </w:pPr>
          </w:p>
        </w:tc>
      </w:tr>
      <w:tr w:rsidR="005F74A6" w:rsidRPr="00F3429D" w14:paraId="0BAA3760" w14:textId="645D3AAF" w:rsidTr="00D626C8">
        <w:trPr>
          <w:cantSplit/>
          <w:trPrChange w:id="29" w:author="Shah Ashay" w:date="2018-04-16T16:56:00Z">
            <w:trPr>
              <w:cantSplit/>
            </w:trPr>
          </w:trPrChange>
        </w:trPr>
        <w:tc>
          <w:tcPr>
            <w:tcW w:w="611" w:type="pct"/>
            <w:tcPrChange w:id="30" w:author="Shah Ashay" w:date="2018-04-16T16:56:00Z">
              <w:tcPr>
                <w:tcW w:w="1165" w:type="dxa"/>
                <w:gridSpan w:val="2"/>
              </w:tcPr>
            </w:tcPrChange>
          </w:tcPr>
          <w:p w14:paraId="0BAA375C" w14:textId="09CF3F19" w:rsidR="005F74A6" w:rsidRPr="00F3429D" w:rsidRDefault="00DE6352">
            <w:pPr>
              <w:jc w:val="center"/>
              <w:rPr>
                <w:rFonts w:cs="Arial"/>
                <w:sz w:val="20"/>
              </w:rPr>
            </w:pPr>
            <w:del w:id="31" w:author="Batra Yogesh (EXT)" w:date="2018-03-27T15:47:00Z">
              <w:r w:rsidRPr="00F3429D" w:rsidDel="00CE5847">
                <w:rPr>
                  <w:rFonts w:cs="Arial"/>
                  <w:sz w:val="20"/>
                </w:rPr>
                <w:delText>2</w:delText>
              </w:r>
            </w:del>
            <w:ins w:id="32" w:author="Batra Yogesh (EXT)" w:date="2018-03-27T15:47:00Z">
              <w:r w:rsidR="00CE5847" w:rsidRPr="00F3429D">
                <w:rPr>
                  <w:rFonts w:cs="Arial"/>
                  <w:sz w:val="20"/>
                </w:rPr>
                <w:t>1.1</w:t>
              </w:r>
            </w:ins>
          </w:p>
        </w:tc>
        <w:tc>
          <w:tcPr>
            <w:tcW w:w="897" w:type="pct"/>
            <w:tcPrChange w:id="33" w:author="Shah Ashay" w:date="2018-04-16T16:56:00Z">
              <w:tcPr>
                <w:tcW w:w="1710" w:type="dxa"/>
                <w:gridSpan w:val="2"/>
              </w:tcPr>
            </w:tcPrChange>
          </w:tcPr>
          <w:p w14:paraId="0BAA375D" w14:textId="7E832C68" w:rsidR="005F74A6" w:rsidRPr="00F3429D" w:rsidRDefault="00781908" w:rsidP="00781908">
            <w:pPr>
              <w:jc w:val="center"/>
              <w:rPr>
                <w:rFonts w:cs="Arial"/>
                <w:sz w:val="20"/>
              </w:rPr>
            </w:pPr>
            <w:ins w:id="34" w:author="Batra Yogesh (EXT)" w:date="2018-03-27T14:08:00Z">
              <w:r w:rsidRPr="00F3429D">
                <w:rPr>
                  <w:rFonts w:cs="Arial"/>
                  <w:sz w:val="20"/>
                </w:rPr>
                <w:t>27</w:t>
              </w:r>
            </w:ins>
            <w:del w:id="35" w:author="Batra Yogesh (EXT)" w:date="2018-03-27T14:08:00Z">
              <w:r w:rsidR="00DE6352" w:rsidRPr="00F3429D" w:rsidDel="00781908">
                <w:rPr>
                  <w:rFonts w:cs="Arial"/>
                  <w:sz w:val="20"/>
                </w:rPr>
                <w:delText>23</w:delText>
              </w:r>
            </w:del>
            <w:r w:rsidR="00DE6352" w:rsidRPr="00F3429D">
              <w:rPr>
                <w:rFonts w:cs="Arial"/>
                <w:sz w:val="20"/>
              </w:rPr>
              <w:t>-</w:t>
            </w:r>
            <w:ins w:id="36" w:author="Batra Yogesh (EXT)" w:date="2018-03-27T14:08:00Z">
              <w:r w:rsidRPr="00F3429D">
                <w:rPr>
                  <w:rFonts w:cs="Arial"/>
                  <w:sz w:val="20"/>
                </w:rPr>
                <w:t>Mar</w:t>
              </w:r>
            </w:ins>
            <w:del w:id="37" w:author="Batra Yogesh (EXT)" w:date="2018-03-27T14:08:00Z">
              <w:r w:rsidR="00DE6352" w:rsidRPr="00F3429D" w:rsidDel="00781908">
                <w:rPr>
                  <w:rFonts w:cs="Arial"/>
                  <w:sz w:val="20"/>
                </w:rPr>
                <w:delText>Jan</w:delText>
              </w:r>
            </w:del>
            <w:r w:rsidR="00DE6352" w:rsidRPr="00F3429D">
              <w:rPr>
                <w:rFonts w:cs="Arial"/>
                <w:sz w:val="20"/>
              </w:rPr>
              <w:t>-2018</w:t>
            </w:r>
          </w:p>
        </w:tc>
        <w:tc>
          <w:tcPr>
            <w:tcW w:w="1557" w:type="pct"/>
            <w:tcPrChange w:id="38" w:author="Shah Ashay" w:date="2018-04-16T16:56:00Z">
              <w:tcPr>
                <w:tcW w:w="2970" w:type="dxa"/>
                <w:gridSpan w:val="2"/>
              </w:tcPr>
            </w:tcPrChange>
          </w:tcPr>
          <w:p w14:paraId="0BAA375E" w14:textId="094B80C1" w:rsidR="005F74A6" w:rsidRPr="00F3429D" w:rsidRDefault="00DE6352" w:rsidP="00DE6352">
            <w:pPr>
              <w:pStyle w:val="Header"/>
              <w:tabs>
                <w:tab w:val="clear" w:pos="4320"/>
                <w:tab w:val="clear" w:pos="8640"/>
              </w:tabs>
              <w:rPr>
                <w:rFonts w:cs="Arial"/>
                <w:sz w:val="20"/>
              </w:rPr>
            </w:pPr>
            <w:r w:rsidRPr="00F3429D">
              <w:rPr>
                <w:rFonts w:cs="Arial"/>
                <w:sz w:val="20"/>
              </w:rPr>
              <w:t xml:space="preserve">Updated as per </w:t>
            </w:r>
            <w:ins w:id="39" w:author="Batra Yogesh (EXT)" w:date="2018-03-27T14:08:00Z">
              <w:r w:rsidR="00781908" w:rsidRPr="00F3429D">
                <w:rPr>
                  <w:rFonts w:cs="Arial"/>
                  <w:sz w:val="20"/>
                </w:rPr>
                <w:t xml:space="preserve">EC </w:t>
              </w:r>
            </w:ins>
            <w:r w:rsidRPr="00F3429D">
              <w:rPr>
                <w:rFonts w:cs="Arial"/>
                <w:sz w:val="20"/>
              </w:rPr>
              <w:t>11.2</w:t>
            </w:r>
            <w:r w:rsidRPr="00F3429D">
              <w:rPr>
                <w:rFonts w:cs="Arial"/>
                <w:sz w:val="20"/>
              </w:rPr>
              <w:tab/>
            </w:r>
          </w:p>
        </w:tc>
        <w:tc>
          <w:tcPr>
            <w:tcW w:w="686" w:type="pct"/>
            <w:tcPrChange w:id="40" w:author="Shah Ashay" w:date="2018-04-16T16:56:00Z">
              <w:tcPr>
                <w:tcW w:w="1170" w:type="dxa"/>
                <w:gridSpan w:val="2"/>
              </w:tcPr>
            </w:tcPrChange>
          </w:tcPr>
          <w:p w14:paraId="0BAA375F" w14:textId="65DD44B0" w:rsidR="005F74A6" w:rsidRPr="00F3429D" w:rsidRDefault="00DE6352">
            <w:pPr>
              <w:jc w:val="center"/>
              <w:rPr>
                <w:rFonts w:cs="Arial"/>
                <w:sz w:val="20"/>
              </w:rPr>
            </w:pPr>
            <w:r w:rsidRPr="00F3429D">
              <w:rPr>
                <w:rFonts w:cs="Arial"/>
                <w:sz w:val="20"/>
              </w:rPr>
              <w:t>Tieto</w:t>
            </w:r>
          </w:p>
        </w:tc>
        <w:tc>
          <w:tcPr>
            <w:tcW w:w="542" w:type="pct"/>
            <w:tcPrChange w:id="41" w:author="Shah Ashay" w:date="2018-04-16T16:56:00Z">
              <w:tcPr>
                <w:tcW w:w="1170" w:type="dxa"/>
                <w:gridSpan w:val="2"/>
              </w:tcPr>
            </w:tcPrChange>
          </w:tcPr>
          <w:p w14:paraId="3A3230E3" w14:textId="77777777" w:rsidR="005F74A6" w:rsidRPr="00F3429D" w:rsidRDefault="005F74A6">
            <w:pPr>
              <w:jc w:val="center"/>
              <w:rPr>
                <w:rFonts w:cs="Arial"/>
                <w:sz w:val="20"/>
              </w:rPr>
            </w:pPr>
          </w:p>
        </w:tc>
        <w:tc>
          <w:tcPr>
            <w:tcW w:w="707" w:type="pct"/>
            <w:tcPrChange w:id="42" w:author="Shah Ashay" w:date="2018-04-16T16:56:00Z">
              <w:tcPr>
                <w:tcW w:w="1350" w:type="dxa"/>
                <w:gridSpan w:val="2"/>
              </w:tcPr>
            </w:tcPrChange>
          </w:tcPr>
          <w:p w14:paraId="16DB2B6E" w14:textId="71B14F0A" w:rsidR="005F74A6" w:rsidRPr="00F3429D" w:rsidRDefault="005F74A6">
            <w:pPr>
              <w:jc w:val="center"/>
              <w:rPr>
                <w:rFonts w:cs="Arial"/>
                <w:sz w:val="20"/>
              </w:rPr>
            </w:pPr>
          </w:p>
        </w:tc>
      </w:tr>
      <w:tr w:rsidR="00E97825" w:rsidRPr="00F3429D" w14:paraId="49E3306A" w14:textId="77777777" w:rsidTr="00D626C8">
        <w:trPr>
          <w:cantSplit/>
          <w:ins w:id="43" w:author="Wirasak Chomphu" w:date="2020-07-02T16:18:00Z"/>
        </w:trPr>
        <w:tc>
          <w:tcPr>
            <w:tcW w:w="611" w:type="pct"/>
          </w:tcPr>
          <w:p w14:paraId="30B373A7" w14:textId="1DC03490" w:rsidR="00E97825" w:rsidRPr="00F3429D" w:rsidDel="00CE5847" w:rsidRDefault="00E97825" w:rsidP="00E97825">
            <w:pPr>
              <w:jc w:val="center"/>
              <w:rPr>
                <w:ins w:id="44" w:author="Wirasak Chomphu" w:date="2020-07-02T16:18:00Z"/>
                <w:rFonts w:cs="Arial"/>
                <w:sz w:val="20"/>
              </w:rPr>
            </w:pPr>
            <w:bookmarkStart w:id="45" w:name="_GoBack" w:colFirst="0" w:colLast="5"/>
            <w:ins w:id="46" w:author="Wirasak Chomphu" w:date="2020-07-02T16:18:00Z">
              <w:r>
                <w:rPr>
                  <w:rFonts w:cs="Arial"/>
                  <w:sz w:val="20"/>
                </w:rPr>
                <w:t>2</w:t>
              </w:r>
            </w:ins>
          </w:p>
        </w:tc>
        <w:tc>
          <w:tcPr>
            <w:tcW w:w="897" w:type="pct"/>
          </w:tcPr>
          <w:p w14:paraId="6F68ABA0" w14:textId="71AD403E" w:rsidR="00E97825" w:rsidRPr="00F3429D" w:rsidRDefault="00E97825" w:rsidP="00E97825">
            <w:pPr>
              <w:jc w:val="center"/>
              <w:rPr>
                <w:ins w:id="47" w:author="Wirasak Chomphu" w:date="2020-07-02T16:18:00Z"/>
                <w:rFonts w:cs="Arial"/>
                <w:sz w:val="20"/>
              </w:rPr>
            </w:pPr>
            <w:ins w:id="48" w:author="Wirasak Chomphu" w:date="2020-07-02T16:18:00Z">
              <w:r>
                <w:rPr>
                  <w:rFonts w:cs="Arial"/>
                  <w:sz w:val="20"/>
                </w:rPr>
                <w:t>2-July-2020</w:t>
              </w:r>
            </w:ins>
          </w:p>
        </w:tc>
        <w:tc>
          <w:tcPr>
            <w:tcW w:w="1557" w:type="pct"/>
          </w:tcPr>
          <w:p w14:paraId="1D8D10CA" w14:textId="1E8672C0" w:rsidR="00E97825" w:rsidRPr="00F3429D" w:rsidRDefault="00E97825" w:rsidP="00E97825">
            <w:pPr>
              <w:pStyle w:val="Header"/>
              <w:tabs>
                <w:tab w:val="clear" w:pos="4320"/>
                <w:tab w:val="clear" w:pos="8640"/>
              </w:tabs>
              <w:rPr>
                <w:ins w:id="49" w:author="Wirasak Chomphu" w:date="2020-07-02T16:18:00Z"/>
                <w:rFonts w:cs="Arial"/>
                <w:sz w:val="20"/>
              </w:rPr>
            </w:pPr>
            <w:ins w:id="50" w:author="Wirasak Chomphu" w:date="2020-07-02T16:18:00Z">
              <w:r>
                <w:rPr>
                  <w:rFonts w:cs="Arial"/>
                  <w:sz w:val="20"/>
                </w:rPr>
                <w:t>Thailand ECsasS</w:t>
              </w:r>
            </w:ins>
          </w:p>
        </w:tc>
        <w:tc>
          <w:tcPr>
            <w:tcW w:w="686" w:type="pct"/>
          </w:tcPr>
          <w:p w14:paraId="47C9CC01" w14:textId="26ECFCB4" w:rsidR="00E97825" w:rsidRPr="00F3429D" w:rsidRDefault="00E97825" w:rsidP="00E97825">
            <w:pPr>
              <w:jc w:val="center"/>
              <w:rPr>
                <w:ins w:id="51" w:author="Wirasak Chomphu" w:date="2020-07-02T16:18:00Z"/>
                <w:rFonts w:cs="Arial"/>
                <w:sz w:val="20"/>
              </w:rPr>
            </w:pPr>
            <w:ins w:id="52" w:author="Wirasak Chomphu" w:date="2020-07-02T16:18:00Z">
              <w:r>
                <w:rPr>
                  <w:rFonts w:cs="Arial"/>
                  <w:sz w:val="20"/>
                </w:rPr>
                <w:t>Wirasak C.</w:t>
              </w:r>
            </w:ins>
          </w:p>
        </w:tc>
        <w:tc>
          <w:tcPr>
            <w:tcW w:w="542" w:type="pct"/>
          </w:tcPr>
          <w:p w14:paraId="23A42C2A" w14:textId="77777777" w:rsidR="00E97825" w:rsidRPr="00F3429D" w:rsidRDefault="00E97825" w:rsidP="00E97825">
            <w:pPr>
              <w:jc w:val="center"/>
              <w:rPr>
                <w:ins w:id="53" w:author="Wirasak Chomphu" w:date="2020-07-02T16:18:00Z"/>
                <w:rFonts w:cs="Arial"/>
                <w:sz w:val="20"/>
              </w:rPr>
            </w:pPr>
          </w:p>
        </w:tc>
        <w:tc>
          <w:tcPr>
            <w:tcW w:w="707" w:type="pct"/>
          </w:tcPr>
          <w:p w14:paraId="6C3F0D04" w14:textId="77777777" w:rsidR="00E97825" w:rsidRPr="00F3429D" w:rsidRDefault="00E97825" w:rsidP="00E97825">
            <w:pPr>
              <w:jc w:val="center"/>
              <w:rPr>
                <w:ins w:id="54" w:author="Wirasak Chomphu" w:date="2020-07-02T16:18:00Z"/>
                <w:rFonts w:cs="Arial"/>
                <w:sz w:val="20"/>
              </w:rPr>
            </w:pPr>
          </w:p>
        </w:tc>
      </w:tr>
      <w:bookmarkEnd w:id="45"/>
      <w:tr w:rsidR="005F74A6" w:rsidRPr="00F3429D" w:rsidDel="00D626C8" w14:paraId="0BAA3765" w14:textId="1F33BCD7" w:rsidTr="00D626C8">
        <w:trPr>
          <w:cantSplit/>
          <w:del w:id="55" w:author="Shah Ashay" w:date="2018-04-16T16:54:00Z"/>
          <w:trPrChange w:id="56" w:author="Shah Ashay" w:date="2018-04-16T16:56:00Z">
            <w:trPr>
              <w:cantSplit/>
            </w:trPr>
          </w:trPrChange>
        </w:trPr>
        <w:tc>
          <w:tcPr>
            <w:tcW w:w="611" w:type="pct"/>
            <w:tcPrChange w:id="57" w:author="Shah Ashay" w:date="2018-04-16T16:56:00Z">
              <w:tcPr>
                <w:tcW w:w="1165" w:type="dxa"/>
                <w:gridSpan w:val="2"/>
              </w:tcPr>
            </w:tcPrChange>
          </w:tcPr>
          <w:p w14:paraId="0BAA3761" w14:textId="1AD04B91" w:rsidR="005F74A6" w:rsidRPr="00F3429D" w:rsidDel="00D626C8" w:rsidRDefault="005F74A6">
            <w:pPr>
              <w:jc w:val="center"/>
              <w:rPr>
                <w:del w:id="58" w:author="Shah Ashay" w:date="2018-04-16T16:54:00Z"/>
                <w:rFonts w:cs="Arial"/>
                <w:sz w:val="20"/>
              </w:rPr>
            </w:pPr>
          </w:p>
        </w:tc>
        <w:tc>
          <w:tcPr>
            <w:tcW w:w="897" w:type="pct"/>
            <w:tcPrChange w:id="59" w:author="Shah Ashay" w:date="2018-04-16T16:56:00Z">
              <w:tcPr>
                <w:tcW w:w="1710" w:type="dxa"/>
                <w:gridSpan w:val="2"/>
              </w:tcPr>
            </w:tcPrChange>
          </w:tcPr>
          <w:p w14:paraId="0BAA3762" w14:textId="43EFBC96" w:rsidR="005F74A6" w:rsidRPr="00F3429D" w:rsidDel="00D626C8" w:rsidRDefault="005F74A6">
            <w:pPr>
              <w:jc w:val="center"/>
              <w:rPr>
                <w:del w:id="60" w:author="Shah Ashay" w:date="2018-04-16T16:54:00Z"/>
                <w:rFonts w:cs="Arial"/>
                <w:sz w:val="20"/>
              </w:rPr>
            </w:pPr>
          </w:p>
        </w:tc>
        <w:tc>
          <w:tcPr>
            <w:tcW w:w="1557" w:type="pct"/>
            <w:tcPrChange w:id="61" w:author="Shah Ashay" w:date="2018-04-16T16:56:00Z">
              <w:tcPr>
                <w:tcW w:w="2970" w:type="dxa"/>
                <w:gridSpan w:val="2"/>
              </w:tcPr>
            </w:tcPrChange>
          </w:tcPr>
          <w:p w14:paraId="0BAA3763" w14:textId="5F22A832" w:rsidR="005F74A6" w:rsidRPr="00F3429D" w:rsidDel="00D626C8" w:rsidRDefault="005F74A6" w:rsidP="00B107D1">
            <w:pPr>
              <w:pStyle w:val="Header"/>
              <w:tabs>
                <w:tab w:val="clear" w:pos="4320"/>
                <w:tab w:val="clear" w:pos="8640"/>
              </w:tabs>
              <w:rPr>
                <w:del w:id="62" w:author="Shah Ashay" w:date="2018-04-16T16:54:00Z"/>
                <w:rFonts w:cs="Arial"/>
                <w:sz w:val="20"/>
              </w:rPr>
            </w:pPr>
          </w:p>
        </w:tc>
        <w:tc>
          <w:tcPr>
            <w:tcW w:w="686" w:type="pct"/>
            <w:tcPrChange w:id="63" w:author="Shah Ashay" w:date="2018-04-16T16:56:00Z">
              <w:tcPr>
                <w:tcW w:w="1170" w:type="dxa"/>
                <w:gridSpan w:val="2"/>
              </w:tcPr>
            </w:tcPrChange>
          </w:tcPr>
          <w:p w14:paraId="0BAA3764" w14:textId="4F9B80F9" w:rsidR="005F74A6" w:rsidRPr="00F3429D" w:rsidDel="00D626C8" w:rsidRDefault="005F74A6">
            <w:pPr>
              <w:jc w:val="center"/>
              <w:rPr>
                <w:del w:id="64" w:author="Shah Ashay" w:date="2018-04-16T16:54:00Z"/>
                <w:rFonts w:cs="Arial"/>
                <w:sz w:val="20"/>
              </w:rPr>
            </w:pPr>
          </w:p>
        </w:tc>
        <w:tc>
          <w:tcPr>
            <w:tcW w:w="542" w:type="pct"/>
            <w:tcPrChange w:id="65" w:author="Shah Ashay" w:date="2018-04-16T16:56:00Z">
              <w:tcPr>
                <w:tcW w:w="1170" w:type="dxa"/>
                <w:gridSpan w:val="2"/>
              </w:tcPr>
            </w:tcPrChange>
          </w:tcPr>
          <w:p w14:paraId="7F4C939B" w14:textId="1BAF9F22" w:rsidR="005F74A6" w:rsidRPr="00F3429D" w:rsidDel="00D626C8" w:rsidRDefault="005F74A6">
            <w:pPr>
              <w:jc w:val="center"/>
              <w:rPr>
                <w:del w:id="66" w:author="Shah Ashay" w:date="2018-04-16T16:54:00Z"/>
                <w:rFonts w:cs="Arial"/>
                <w:sz w:val="20"/>
              </w:rPr>
            </w:pPr>
          </w:p>
        </w:tc>
        <w:tc>
          <w:tcPr>
            <w:tcW w:w="707" w:type="pct"/>
            <w:tcPrChange w:id="67" w:author="Shah Ashay" w:date="2018-04-16T16:56:00Z">
              <w:tcPr>
                <w:tcW w:w="1350" w:type="dxa"/>
                <w:gridSpan w:val="2"/>
              </w:tcPr>
            </w:tcPrChange>
          </w:tcPr>
          <w:p w14:paraId="2220525C" w14:textId="3B78AA8D" w:rsidR="005F74A6" w:rsidRPr="00F3429D" w:rsidDel="00D626C8" w:rsidRDefault="005F74A6">
            <w:pPr>
              <w:jc w:val="center"/>
              <w:rPr>
                <w:del w:id="68" w:author="Shah Ashay" w:date="2018-04-16T16:54:00Z"/>
                <w:rFonts w:cs="Arial"/>
                <w:sz w:val="20"/>
              </w:rPr>
            </w:pPr>
          </w:p>
        </w:tc>
      </w:tr>
      <w:tr w:rsidR="005F74A6" w:rsidRPr="00F3429D" w:rsidDel="00D626C8" w14:paraId="0BAA376A" w14:textId="1757A47E" w:rsidTr="00D626C8">
        <w:trPr>
          <w:cantSplit/>
          <w:del w:id="69" w:author="Shah Ashay" w:date="2018-04-16T16:54:00Z"/>
          <w:trPrChange w:id="70" w:author="Shah Ashay" w:date="2018-04-16T16:56:00Z">
            <w:trPr>
              <w:cantSplit/>
            </w:trPr>
          </w:trPrChange>
        </w:trPr>
        <w:tc>
          <w:tcPr>
            <w:tcW w:w="611" w:type="pct"/>
            <w:tcPrChange w:id="71" w:author="Shah Ashay" w:date="2018-04-16T16:56:00Z">
              <w:tcPr>
                <w:tcW w:w="1165" w:type="dxa"/>
                <w:gridSpan w:val="2"/>
              </w:tcPr>
            </w:tcPrChange>
          </w:tcPr>
          <w:p w14:paraId="0BAA3766" w14:textId="1EE040E0" w:rsidR="005F74A6" w:rsidRPr="00F3429D" w:rsidDel="00D626C8" w:rsidRDefault="005F74A6">
            <w:pPr>
              <w:jc w:val="center"/>
              <w:rPr>
                <w:del w:id="72" w:author="Shah Ashay" w:date="2018-04-16T16:54:00Z"/>
                <w:rFonts w:cs="Arial"/>
                <w:sz w:val="20"/>
              </w:rPr>
            </w:pPr>
          </w:p>
        </w:tc>
        <w:tc>
          <w:tcPr>
            <w:tcW w:w="897" w:type="pct"/>
            <w:tcPrChange w:id="73" w:author="Shah Ashay" w:date="2018-04-16T16:56:00Z">
              <w:tcPr>
                <w:tcW w:w="1710" w:type="dxa"/>
                <w:gridSpan w:val="2"/>
              </w:tcPr>
            </w:tcPrChange>
          </w:tcPr>
          <w:p w14:paraId="0BAA3767" w14:textId="1C2590C4" w:rsidR="005F74A6" w:rsidRPr="00F3429D" w:rsidDel="00D626C8" w:rsidRDefault="005F74A6">
            <w:pPr>
              <w:jc w:val="center"/>
              <w:rPr>
                <w:del w:id="74" w:author="Shah Ashay" w:date="2018-04-16T16:54:00Z"/>
                <w:rFonts w:cs="Arial"/>
                <w:sz w:val="20"/>
              </w:rPr>
            </w:pPr>
          </w:p>
        </w:tc>
        <w:tc>
          <w:tcPr>
            <w:tcW w:w="1557" w:type="pct"/>
            <w:tcPrChange w:id="75" w:author="Shah Ashay" w:date="2018-04-16T16:56:00Z">
              <w:tcPr>
                <w:tcW w:w="2970" w:type="dxa"/>
                <w:gridSpan w:val="2"/>
              </w:tcPr>
            </w:tcPrChange>
          </w:tcPr>
          <w:p w14:paraId="0BAA3768" w14:textId="682F7C4D" w:rsidR="005F74A6" w:rsidRPr="00F3429D" w:rsidDel="00D626C8" w:rsidRDefault="005F74A6" w:rsidP="00B107D1">
            <w:pPr>
              <w:pStyle w:val="Header"/>
              <w:tabs>
                <w:tab w:val="clear" w:pos="4320"/>
                <w:tab w:val="clear" w:pos="8640"/>
              </w:tabs>
              <w:rPr>
                <w:del w:id="76" w:author="Shah Ashay" w:date="2018-04-16T16:54:00Z"/>
                <w:rFonts w:cs="Arial"/>
                <w:sz w:val="20"/>
              </w:rPr>
            </w:pPr>
          </w:p>
        </w:tc>
        <w:tc>
          <w:tcPr>
            <w:tcW w:w="686" w:type="pct"/>
            <w:tcPrChange w:id="77" w:author="Shah Ashay" w:date="2018-04-16T16:56:00Z">
              <w:tcPr>
                <w:tcW w:w="1170" w:type="dxa"/>
                <w:gridSpan w:val="2"/>
              </w:tcPr>
            </w:tcPrChange>
          </w:tcPr>
          <w:p w14:paraId="0BAA3769" w14:textId="00C092A8" w:rsidR="005F74A6" w:rsidRPr="00F3429D" w:rsidDel="00D626C8" w:rsidRDefault="005F74A6">
            <w:pPr>
              <w:jc w:val="center"/>
              <w:rPr>
                <w:del w:id="78" w:author="Shah Ashay" w:date="2018-04-16T16:54:00Z"/>
                <w:rFonts w:cs="Arial"/>
                <w:sz w:val="20"/>
              </w:rPr>
            </w:pPr>
          </w:p>
        </w:tc>
        <w:tc>
          <w:tcPr>
            <w:tcW w:w="542" w:type="pct"/>
            <w:tcPrChange w:id="79" w:author="Shah Ashay" w:date="2018-04-16T16:56:00Z">
              <w:tcPr>
                <w:tcW w:w="1170" w:type="dxa"/>
                <w:gridSpan w:val="2"/>
              </w:tcPr>
            </w:tcPrChange>
          </w:tcPr>
          <w:p w14:paraId="027A5A19" w14:textId="76C6F418" w:rsidR="005F74A6" w:rsidRPr="00F3429D" w:rsidDel="00D626C8" w:rsidRDefault="005F74A6">
            <w:pPr>
              <w:jc w:val="center"/>
              <w:rPr>
                <w:del w:id="80" w:author="Shah Ashay" w:date="2018-04-16T16:54:00Z"/>
                <w:rFonts w:cs="Arial"/>
                <w:sz w:val="20"/>
              </w:rPr>
            </w:pPr>
          </w:p>
        </w:tc>
        <w:tc>
          <w:tcPr>
            <w:tcW w:w="707" w:type="pct"/>
            <w:tcPrChange w:id="81" w:author="Shah Ashay" w:date="2018-04-16T16:56:00Z">
              <w:tcPr>
                <w:tcW w:w="1350" w:type="dxa"/>
                <w:gridSpan w:val="2"/>
              </w:tcPr>
            </w:tcPrChange>
          </w:tcPr>
          <w:p w14:paraId="38883292" w14:textId="498F3E58" w:rsidR="005F74A6" w:rsidRPr="00F3429D" w:rsidDel="00D626C8" w:rsidRDefault="005F74A6">
            <w:pPr>
              <w:jc w:val="center"/>
              <w:rPr>
                <w:del w:id="82" w:author="Shah Ashay" w:date="2018-04-16T16:54:00Z"/>
                <w:rFonts w:cs="Arial"/>
                <w:sz w:val="20"/>
              </w:rPr>
            </w:pPr>
          </w:p>
        </w:tc>
      </w:tr>
      <w:tr w:rsidR="005F74A6" w:rsidRPr="00F3429D" w:rsidDel="00D626C8" w14:paraId="0BAA376F" w14:textId="332CB30E" w:rsidTr="00D626C8">
        <w:trPr>
          <w:cantSplit/>
          <w:del w:id="83" w:author="Shah Ashay" w:date="2018-04-16T16:54:00Z"/>
          <w:trPrChange w:id="84" w:author="Shah Ashay" w:date="2018-04-16T16:56:00Z">
            <w:trPr>
              <w:cantSplit/>
            </w:trPr>
          </w:trPrChange>
        </w:trPr>
        <w:tc>
          <w:tcPr>
            <w:tcW w:w="611" w:type="pct"/>
            <w:tcPrChange w:id="85" w:author="Shah Ashay" w:date="2018-04-16T16:56:00Z">
              <w:tcPr>
                <w:tcW w:w="1165" w:type="dxa"/>
                <w:gridSpan w:val="2"/>
              </w:tcPr>
            </w:tcPrChange>
          </w:tcPr>
          <w:p w14:paraId="0BAA376B" w14:textId="184E262E" w:rsidR="005F74A6" w:rsidRPr="00F3429D" w:rsidDel="00D626C8" w:rsidRDefault="005F74A6">
            <w:pPr>
              <w:jc w:val="center"/>
              <w:rPr>
                <w:del w:id="86" w:author="Shah Ashay" w:date="2018-04-16T16:54:00Z"/>
                <w:rFonts w:cs="Arial"/>
                <w:sz w:val="20"/>
              </w:rPr>
            </w:pPr>
          </w:p>
        </w:tc>
        <w:tc>
          <w:tcPr>
            <w:tcW w:w="897" w:type="pct"/>
            <w:tcPrChange w:id="87" w:author="Shah Ashay" w:date="2018-04-16T16:56:00Z">
              <w:tcPr>
                <w:tcW w:w="1710" w:type="dxa"/>
                <w:gridSpan w:val="2"/>
              </w:tcPr>
            </w:tcPrChange>
          </w:tcPr>
          <w:p w14:paraId="0BAA376C" w14:textId="091B733A" w:rsidR="005F74A6" w:rsidRPr="00F3429D" w:rsidDel="00D626C8" w:rsidRDefault="005F74A6">
            <w:pPr>
              <w:jc w:val="center"/>
              <w:rPr>
                <w:del w:id="88" w:author="Shah Ashay" w:date="2018-04-16T16:54:00Z"/>
                <w:rFonts w:cs="Arial"/>
                <w:sz w:val="20"/>
              </w:rPr>
            </w:pPr>
          </w:p>
        </w:tc>
        <w:tc>
          <w:tcPr>
            <w:tcW w:w="1557" w:type="pct"/>
            <w:tcPrChange w:id="89" w:author="Shah Ashay" w:date="2018-04-16T16:56:00Z">
              <w:tcPr>
                <w:tcW w:w="2970" w:type="dxa"/>
                <w:gridSpan w:val="2"/>
              </w:tcPr>
            </w:tcPrChange>
          </w:tcPr>
          <w:p w14:paraId="0BAA376D" w14:textId="7D203A9A" w:rsidR="005F74A6" w:rsidRPr="00F3429D" w:rsidDel="00D626C8" w:rsidRDefault="005F74A6" w:rsidP="00B107D1">
            <w:pPr>
              <w:pStyle w:val="Header"/>
              <w:tabs>
                <w:tab w:val="clear" w:pos="4320"/>
                <w:tab w:val="clear" w:pos="8640"/>
              </w:tabs>
              <w:rPr>
                <w:del w:id="90" w:author="Shah Ashay" w:date="2018-04-16T16:54:00Z"/>
                <w:rFonts w:cs="Arial"/>
                <w:sz w:val="20"/>
              </w:rPr>
            </w:pPr>
          </w:p>
        </w:tc>
        <w:tc>
          <w:tcPr>
            <w:tcW w:w="686" w:type="pct"/>
            <w:tcPrChange w:id="91" w:author="Shah Ashay" w:date="2018-04-16T16:56:00Z">
              <w:tcPr>
                <w:tcW w:w="1170" w:type="dxa"/>
                <w:gridSpan w:val="2"/>
              </w:tcPr>
            </w:tcPrChange>
          </w:tcPr>
          <w:p w14:paraId="0BAA376E" w14:textId="58753189" w:rsidR="005F74A6" w:rsidRPr="00F3429D" w:rsidDel="00D626C8" w:rsidRDefault="005F74A6">
            <w:pPr>
              <w:jc w:val="center"/>
              <w:rPr>
                <w:del w:id="92" w:author="Shah Ashay" w:date="2018-04-16T16:54:00Z"/>
                <w:rFonts w:cs="Arial"/>
                <w:sz w:val="20"/>
              </w:rPr>
            </w:pPr>
          </w:p>
        </w:tc>
        <w:tc>
          <w:tcPr>
            <w:tcW w:w="542" w:type="pct"/>
            <w:tcPrChange w:id="93" w:author="Shah Ashay" w:date="2018-04-16T16:56:00Z">
              <w:tcPr>
                <w:tcW w:w="1170" w:type="dxa"/>
                <w:gridSpan w:val="2"/>
              </w:tcPr>
            </w:tcPrChange>
          </w:tcPr>
          <w:p w14:paraId="4BC707ED" w14:textId="22FA3DE5" w:rsidR="005F74A6" w:rsidRPr="00F3429D" w:rsidDel="00D626C8" w:rsidRDefault="005F74A6">
            <w:pPr>
              <w:jc w:val="center"/>
              <w:rPr>
                <w:del w:id="94" w:author="Shah Ashay" w:date="2018-04-16T16:54:00Z"/>
                <w:rFonts w:cs="Arial"/>
                <w:sz w:val="20"/>
              </w:rPr>
            </w:pPr>
          </w:p>
        </w:tc>
        <w:tc>
          <w:tcPr>
            <w:tcW w:w="707" w:type="pct"/>
            <w:tcPrChange w:id="95" w:author="Shah Ashay" w:date="2018-04-16T16:56:00Z">
              <w:tcPr>
                <w:tcW w:w="1350" w:type="dxa"/>
                <w:gridSpan w:val="2"/>
              </w:tcPr>
            </w:tcPrChange>
          </w:tcPr>
          <w:p w14:paraId="5CF39564" w14:textId="75254DF5" w:rsidR="005F74A6" w:rsidRPr="00F3429D" w:rsidDel="00D626C8" w:rsidRDefault="005F74A6">
            <w:pPr>
              <w:jc w:val="center"/>
              <w:rPr>
                <w:del w:id="96" w:author="Shah Ashay" w:date="2018-04-16T16:54:00Z"/>
                <w:rFonts w:cs="Arial"/>
                <w:sz w:val="20"/>
              </w:rPr>
            </w:pPr>
          </w:p>
        </w:tc>
      </w:tr>
    </w:tbl>
    <w:p w14:paraId="0BAA3770" w14:textId="77777777" w:rsidR="00AD190F" w:rsidRPr="00F3429D" w:rsidRDefault="00AD190F">
      <w:pPr>
        <w:rPr>
          <w:rFonts w:cs="Arial"/>
        </w:rPr>
        <w:sectPr w:rsidR="00AD190F" w:rsidRPr="00F3429D">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F3429D" w:rsidRDefault="004D61A0">
      <w:pPr>
        <w:jc w:val="center"/>
        <w:rPr>
          <w:rFonts w:cs="Arial"/>
          <w:b/>
          <w:color w:val="3399FF"/>
          <w:sz w:val="28"/>
        </w:rPr>
      </w:pPr>
      <w:r w:rsidRPr="00F3429D">
        <w:rPr>
          <w:rFonts w:cs="Arial"/>
          <w:b/>
          <w:color w:val="3399FF"/>
          <w:sz w:val="28"/>
        </w:rPr>
        <w:lastRenderedPageBreak/>
        <w:t>Table of Contents</w:t>
      </w:r>
    </w:p>
    <w:p w14:paraId="0BAA3772" w14:textId="77777777" w:rsidR="004D61A0" w:rsidRPr="00F3429D" w:rsidRDefault="004D61A0">
      <w:pPr>
        <w:rPr>
          <w:rFonts w:cs="Arial"/>
        </w:rPr>
      </w:pPr>
    </w:p>
    <w:p w14:paraId="3ED77552" w14:textId="5A2096BA" w:rsidR="00401476" w:rsidRPr="00D626C8" w:rsidRDefault="00006EC4">
      <w:pPr>
        <w:pStyle w:val="TOC1"/>
        <w:rPr>
          <w:rFonts w:cstheme="minorBidi"/>
          <w:noProof/>
          <w:szCs w:val="28"/>
          <w:lang w:bidi="th-TH"/>
        </w:rPr>
      </w:pPr>
      <w:r w:rsidRPr="00D626C8">
        <w:rPr>
          <w:rFonts w:ascii="Arial" w:hAnsi="Arial" w:cs="Arial"/>
        </w:rPr>
        <w:fldChar w:fldCharType="begin"/>
      </w:r>
      <w:r w:rsidR="004D61A0" w:rsidRPr="00F3429D">
        <w:rPr>
          <w:rFonts w:ascii="Arial" w:hAnsi="Arial" w:cs="Arial"/>
        </w:rPr>
        <w:instrText xml:space="preserve"> TOC \o "1-2" \h \z </w:instrText>
      </w:r>
      <w:r w:rsidRPr="00D626C8">
        <w:rPr>
          <w:rFonts w:ascii="Arial" w:hAnsi="Arial" w:cs="Arial"/>
          <w:rPrChange w:id="97" w:author="Batra Yogesh (EXT)" w:date="2018-04-13T12:54:00Z">
            <w:rPr>
              <w:rFonts w:ascii="Arial" w:hAnsi="Arial" w:cs="Arial"/>
            </w:rPr>
          </w:rPrChange>
        </w:rPr>
        <w:fldChar w:fldCharType="separate"/>
      </w:r>
      <w:r w:rsidR="00C10425" w:rsidRPr="00D626C8">
        <w:fldChar w:fldCharType="begin"/>
      </w:r>
      <w:r w:rsidR="00C10425" w:rsidRPr="00F3429D">
        <w:rPr>
          <w:rFonts w:ascii="Arial" w:hAnsi="Arial" w:cs="Arial"/>
          <w:rPrChange w:id="98" w:author="Batra Yogesh (EXT)" w:date="2018-04-13T12:54:00Z">
            <w:rPr/>
          </w:rPrChange>
        </w:rPr>
        <w:instrText xml:space="preserve"> HYPERLINK \l "_Toc502156805" </w:instrText>
      </w:r>
      <w:r w:rsidR="00C10425" w:rsidRPr="00D626C8">
        <w:rPr>
          <w:noProof/>
        </w:rPr>
        <w:fldChar w:fldCharType="separate"/>
      </w:r>
      <w:r w:rsidR="00401476" w:rsidRPr="00F3429D">
        <w:rPr>
          <w:rStyle w:val="Hyperlink"/>
          <w:rFonts w:ascii="Arial" w:hAnsi="Arial" w:cs="Arial"/>
          <w:noProof/>
          <w:rPrChange w:id="99" w:author="Batra Yogesh (EXT)" w:date="2018-04-13T12:54:00Z">
            <w:rPr>
              <w:rStyle w:val="Hyperlink"/>
              <w:noProof/>
            </w:rPr>
          </w:rPrChange>
        </w:rPr>
        <w:t>1.</w:t>
      </w:r>
      <w:r w:rsidR="00401476" w:rsidRPr="00F3429D">
        <w:rPr>
          <w:rFonts w:ascii="Arial" w:hAnsi="Arial" w:cs="Arial"/>
          <w:noProof/>
          <w:szCs w:val="28"/>
          <w:lang w:bidi="th-TH"/>
          <w:rPrChange w:id="100" w:author="Batra Yogesh (EXT)" w:date="2018-04-13T12:54:00Z">
            <w:rPr>
              <w:rFonts w:cstheme="minorBidi"/>
              <w:noProof/>
              <w:szCs w:val="28"/>
              <w:lang w:bidi="th-TH"/>
            </w:rPr>
          </w:rPrChange>
        </w:rPr>
        <w:tab/>
      </w:r>
      <w:r w:rsidR="00401476" w:rsidRPr="00F3429D">
        <w:rPr>
          <w:rStyle w:val="Hyperlink"/>
          <w:rFonts w:ascii="Arial" w:hAnsi="Arial" w:cs="Arial"/>
          <w:noProof/>
          <w:rPrChange w:id="101" w:author="Batra Yogesh (EXT)" w:date="2018-04-13T12:54:00Z">
            <w:rPr>
              <w:rStyle w:val="Hyperlink"/>
              <w:noProof/>
            </w:rPr>
          </w:rPrChange>
        </w:rPr>
        <w:t>Use Case Information</w:t>
      </w:r>
      <w:r w:rsidR="00401476" w:rsidRPr="00F3429D">
        <w:rPr>
          <w:rFonts w:ascii="Arial" w:hAnsi="Arial" w:cs="Arial"/>
          <w:noProof/>
          <w:webHidden/>
          <w:rPrChange w:id="102" w:author="Batra Yogesh (EXT)" w:date="2018-04-13T12:54:00Z">
            <w:rPr>
              <w:noProof/>
              <w:webHidden/>
            </w:rPr>
          </w:rPrChange>
        </w:rPr>
        <w:tab/>
      </w:r>
      <w:r w:rsidR="00401476" w:rsidRPr="00D626C8">
        <w:rPr>
          <w:noProof/>
          <w:webHidden/>
        </w:rPr>
        <w:fldChar w:fldCharType="begin"/>
      </w:r>
      <w:r w:rsidR="00401476" w:rsidRPr="00D626C8">
        <w:rPr>
          <w:noProof/>
          <w:webHidden/>
        </w:rPr>
        <w:instrText xml:space="preserve"> PAGEREF _Toc502156805 \h </w:instrText>
      </w:r>
      <w:r w:rsidR="00401476" w:rsidRPr="00D626C8">
        <w:rPr>
          <w:noProof/>
          <w:webHidden/>
        </w:rPr>
      </w:r>
      <w:r w:rsidR="00401476" w:rsidRPr="00D626C8">
        <w:rPr>
          <w:noProof/>
          <w:webHidden/>
        </w:rPr>
        <w:fldChar w:fldCharType="separate"/>
      </w:r>
      <w:r w:rsidR="00401476" w:rsidRPr="00D626C8">
        <w:rPr>
          <w:noProof/>
          <w:webHidden/>
        </w:rPr>
        <w:t>4</w:t>
      </w:r>
      <w:r w:rsidR="00401476" w:rsidRPr="00D626C8">
        <w:rPr>
          <w:noProof/>
          <w:webHidden/>
        </w:rPr>
        <w:fldChar w:fldCharType="end"/>
      </w:r>
      <w:r w:rsidR="00C10425" w:rsidRPr="00D626C8">
        <w:rPr>
          <w:noProof/>
        </w:rPr>
        <w:fldChar w:fldCharType="end"/>
      </w:r>
    </w:p>
    <w:p w14:paraId="6ABC9232" w14:textId="3513B379" w:rsidR="00401476" w:rsidRPr="00D626C8" w:rsidRDefault="00C10425">
      <w:pPr>
        <w:pStyle w:val="TOC1"/>
        <w:rPr>
          <w:rFonts w:cstheme="minorBidi"/>
          <w:noProof/>
          <w:szCs w:val="28"/>
          <w:lang w:bidi="th-TH"/>
        </w:rPr>
      </w:pPr>
      <w:r w:rsidRPr="00D626C8">
        <w:fldChar w:fldCharType="begin"/>
      </w:r>
      <w:r w:rsidRPr="00D626C8">
        <w:instrText xml:space="preserve"> HYPERLINK \l "_Toc502156806" </w:instrText>
      </w:r>
      <w:r w:rsidRPr="00D626C8">
        <w:rPr>
          <w:noProof/>
        </w:rPr>
        <w:fldChar w:fldCharType="separate"/>
      </w:r>
      <w:r w:rsidR="00401476" w:rsidRPr="00D626C8">
        <w:rPr>
          <w:rStyle w:val="Hyperlink"/>
          <w:rFonts w:ascii="Arial" w:hAnsi="Arial" w:cs="Arial"/>
          <w:noProof/>
          <w:rPrChange w:id="103" w:author="Shah Ashay" w:date="2018-04-16T16:54:00Z">
            <w:rPr>
              <w:rStyle w:val="Hyperlink"/>
              <w:noProof/>
            </w:rPr>
          </w:rPrChange>
        </w:rPr>
        <w:t>2.</w:t>
      </w:r>
      <w:r w:rsidR="00401476" w:rsidRPr="00D626C8">
        <w:rPr>
          <w:rFonts w:ascii="Arial" w:hAnsi="Arial" w:cs="Arial"/>
          <w:noProof/>
          <w:szCs w:val="28"/>
          <w:lang w:bidi="th-TH"/>
          <w:rPrChange w:id="104" w:author="Shah Ashay" w:date="2018-04-16T16:54:00Z">
            <w:rPr>
              <w:rFonts w:cstheme="minorBidi"/>
              <w:noProof/>
              <w:szCs w:val="28"/>
              <w:lang w:bidi="th-TH"/>
            </w:rPr>
          </w:rPrChange>
        </w:rPr>
        <w:tab/>
      </w:r>
      <w:r w:rsidR="00401476" w:rsidRPr="00D626C8">
        <w:rPr>
          <w:rStyle w:val="Hyperlink"/>
          <w:rFonts w:ascii="Arial" w:hAnsi="Arial" w:cs="Arial"/>
          <w:noProof/>
          <w:rPrChange w:id="105" w:author="Shah Ashay" w:date="2018-04-16T16:54:00Z">
            <w:rPr>
              <w:rStyle w:val="Hyperlink"/>
              <w:noProof/>
            </w:rPr>
          </w:rPrChange>
        </w:rPr>
        <w:t>Primary Flow: Received notification for a new stream</w:t>
      </w:r>
      <w:r w:rsidR="00401476" w:rsidRPr="00D626C8">
        <w:rPr>
          <w:noProof/>
          <w:webHidden/>
        </w:rPr>
        <w:tab/>
      </w:r>
      <w:r w:rsidR="00401476" w:rsidRPr="00D626C8">
        <w:rPr>
          <w:noProof/>
          <w:webHidden/>
        </w:rPr>
        <w:fldChar w:fldCharType="begin"/>
      </w:r>
      <w:r w:rsidR="00401476" w:rsidRPr="00D626C8">
        <w:rPr>
          <w:noProof/>
          <w:webHidden/>
        </w:rPr>
        <w:instrText xml:space="preserve"> PAGEREF _Toc502156806 \h </w:instrText>
      </w:r>
      <w:r w:rsidR="00401476" w:rsidRPr="00D626C8">
        <w:rPr>
          <w:noProof/>
          <w:webHidden/>
        </w:rPr>
      </w:r>
      <w:r w:rsidR="00401476" w:rsidRPr="00D626C8">
        <w:rPr>
          <w:noProof/>
          <w:webHidden/>
        </w:rPr>
        <w:fldChar w:fldCharType="separate"/>
      </w:r>
      <w:r w:rsidR="00401476" w:rsidRPr="00D626C8">
        <w:rPr>
          <w:noProof/>
          <w:webHidden/>
        </w:rPr>
        <w:t>4</w:t>
      </w:r>
      <w:r w:rsidR="00401476" w:rsidRPr="00D626C8">
        <w:rPr>
          <w:noProof/>
          <w:webHidden/>
        </w:rPr>
        <w:fldChar w:fldCharType="end"/>
      </w:r>
      <w:r w:rsidRPr="00D626C8">
        <w:rPr>
          <w:noProof/>
        </w:rPr>
        <w:fldChar w:fldCharType="end"/>
      </w:r>
    </w:p>
    <w:p w14:paraId="5F4165F9" w14:textId="405810F2" w:rsidR="00401476" w:rsidRPr="00D626C8" w:rsidRDefault="00C10425">
      <w:pPr>
        <w:pStyle w:val="TOC1"/>
        <w:rPr>
          <w:rFonts w:cstheme="minorBidi"/>
          <w:noProof/>
          <w:szCs w:val="28"/>
          <w:lang w:bidi="th-TH"/>
        </w:rPr>
      </w:pPr>
      <w:r w:rsidRPr="00D626C8">
        <w:fldChar w:fldCharType="begin"/>
      </w:r>
      <w:r w:rsidRPr="00D626C8">
        <w:instrText xml:space="preserve"> HYPERLINK \l "_Toc502156807" </w:instrText>
      </w:r>
      <w:r w:rsidRPr="00D626C8">
        <w:rPr>
          <w:noProof/>
        </w:rPr>
        <w:fldChar w:fldCharType="separate"/>
      </w:r>
      <w:r w:rsidR="00401476" w:rsidRPr="00D626C8">
        <w:rPr>
          <w:rStyle w:val="Hyperlink"/>
          <w:rFonts w:ascii="Arial" w:hAnsi="Arial" w:cs="Arial"/>
          <w:noProof/>
          <w:rPrChange w:id="106" w:author="Shah Ashay" w:date="2018-04-16T16:54:00Z">
            <w:rPr>
              <w:rStyle w:val="Hyperlink"/>
              <w:noProof/>
            </w:rPr>
          </w:rPrChange>
        </w:rPr>
        <w:t>3.</w:t>
      </w:r>
      <w:r w:rsidR="00401476" w:rsidRPr="00D626C8">
        <w:rPr>
          <w:rFonts w:ascii="Arial" w:hAnsi="Arial" w:cs="Arial"/>
          <w:noProof/>
          <w:szCs w:val="28"/>
          <w:lang w:bidi="th-TH"/>
          <w:rPrChange w:id="107" w:author="Shah Ashay" w:date="2018-04-16T16:54:00Z">
            <w:rPr>
              <w:rFonts w:cstheme="minorBidi"/>
              <w:noProof/>
              <w:szCs w:val="28"/>
              <w:lang w:bidi="th-TH"/>
            </w:rPr>
          </w:rPrChange>
        </w:rPr>
        <w:tab/>
      </w:r>
      <w:r w:rsidR="00401476" w:rsidRPr="00D626C8">
        <w:rPr>
          <w:rStyle w:val="Hyperlink"/>
          <w:rFonts w:ascii="Arial" w:hAnsi="Arial" w:cs="Arial"/>
          <w:noProof/>
          <w:rPrChange w:id="108" w:author="Shah Ashay" w:date="2018-04-16T16:54:00Z">
            <w:rPr>
              <w:rStyle w:val="Hyperlink"/>
              <w:noProof/>
            </w:rPr>
          </w:rPrChange>
        </w:rPr>
        <w:t>Exceptions</w:t>
      </w:r>
      <w:r w:rsidR="00401476" w:rsidRPr="00D626C8">
        <w:rPr>
          <w:noProof/>
          <w:webHidden/>
        </w:rPr>
        <w:tab/>
      </w:r>
      <w:r w:rsidR="00401476" w:rsidRPr="00D626C8">
        <w:rPr>
          <w:noProof/>
          <w:webHidden/>
        </w:rPr>
        <w:fldChar w:fldCharType="begin"/>
      </w:r>
      <w:r w:rsidR="00401476" w:rsidRPr="00D626C8">
        <w:rPr>
          <w:noProof/>
          <w:webHidden/>
        </w:rPr>
        <w:instrText xml:space="preserve"> PAGEREF _Toc502156807 \h </w:instrText>
      </w:r>
      <w:r w:rsidR="00401476" w:rsidRPr="00D626C8">
        <w:rPr>
          <w:noProof/>
          <w:webHidden/>
        </w:rPr>
      </w:r>
      <w:r w:rsidR="00401476" w:rsidRPr="00D626C8">
        <w:rPr>
          <w:noProof/>
          <w:webHidden/>
        </w:rPr>
        <w:fldChar w:fldCharType="separate"/>
      </w:r>
      <w:r w:rsidR="00401476" w:rsidRPr="00D626C8">
        <w:rPr>
          <w:noProof/>
          <w:webHidden/>
        </w:rPr>
        <w:t>15</w:t>
      </w:r>
      <w:r w:rsidR="00401476" w:rsidRPr="00D626C8">
        <w:rPr>
          <w:noProof/>
          <w:webHidden/>
        </w:rPr>
        <w:fldChar w:fldCharType="end"/>
      </w:r>
      <w:r w:rsidRPr="00D626C8">
        <w:rPr>
          <w:noProof/>
        </w:rPr>
        <w:fldChar w:fldCharType="end"/>
      </w:r>
    </w:p>
    <w:p w14:paraId="6AF1EB2E" w14:textId="3867FC13" w:rsidR="00401476" w:rsidRPr="00D626C8" w:rsidRDefault="0001161B" w:rsidP="00A87D86">
      <w:pPr>
        <w:pStyle w:val="TOC2"/>
        <w:rPr>
          <w:rFonts w:eastAsiaTheme="minorEastAsia" w:cstheme="minorBidi"/>
          <w:szCs w:val="28"/>
          <w:lang w:bidi="th-TH"/>
        </w:rPr>
      </w:pPr>
      <w:r w:rsidRPr="00D626C8">
        <w:fldChar w:fldCharType="begin"/>
      </w:r>
      <w:r w:rsidRPr="00D626C8">
        <w:instrText xml:space="preserve"> HYPERLINK \l "_Toc502156808" </w:instrText>
      </w:r>
      <w:r w:rsidRPr="00D626C8">
        <w:fldChar w:fldCharType="separate"/>
      </w:r>
      <w:r w:rsidR="00401476" w:rsidRPr="00D626C8">
        <w:rPr>
          <w:rStyle w:val="Hyperlink"/>
          <w:rFonts w:ascii="Arial" w:hAnsi="Arial" w:cs="Arial"/>
          <w:rPrChange w:id="109" w:author="Shah Ashay" w:date="2018-04-16T16:54:00Z">
            <w:rPr>
              <w:rStyle w:val="Hyperlink"/>
            </w:rPr>
          </w:rPrChange>
        </w:rPr>
        <w:t>3.1</w:t>
      </w:r>
      <w:r w:rsidR="00401476" w:rsidRPr="00D626C8">
        <w:rPr>
          <w:rFonts w:ascii="Arial" w:eastAsiaTheme="minorEastAsia" w:hAnsi="Arial" w:cs="Arial"/>
          <w:szCs w:val="28"/>
          <w:lang w:bidi="th-TH"/>
          <w:rPrChange w:id="110" w:author="Shah Ashay" w:date="2018-04-16T16:54:00Z">
            <w:rPr>
              <w:rFonts w:eastAsiaTheme="minorEastAsia" w:cstheme="minorBidi"/>
              <w:szCs w:val="28"/>
              <w:lang w:bidi="th-TH"/>
            </w:rPr>
          </w:rPrChange>
        </w:rPr>
        <w:tab/>
      </w:r>
      <w:r w:rsidR="00401476" w:rsidRPr="00D626C8">
        <w:rPr>
          <w:rStyle w:val="Hyperlink"/>
          <w:rFonts w:ascii="Arial" w:hAnsi="Arial" w:cs="Arial"/>
          <w:rPrChange w:id="111" w:author="Shah Ashay" w:date="2018-04-16T16:54:00Z">
            <w:rPr>
              <w:rStyle w:val="Hyperlink"/>
            </w:rPr>
          </w:rPrChange>
        </w:rPr>
        <w:t>List of Common Issues/Errors</w:t>
      </w:r>
      <w:r w:rsidR="00401476" w:rsidRPr="00D626C8">
        <w:rPr>
          <w:webHidden/>
        </w:rPr>
        <w:tab/>
      </w:r>
      <w:r w:rsidR="00401476" w:rsidRPr="00D626C8">
        <w:rPr>
          <w:webHidden/>
        </w:rPr>
        <w:fldChar w:fldCharType="begin"/>
      </w:r>
      <w:r w:rsidR="00401476" w:rsidRPr="00D626C8">
        <w:rPr>
          <w:webHidden/>
        </w:rPr>
        <w:instrText xml:space="preserve"> PAGEREF _Toc502156808 \h </w:instrText>
      </w:r>
      <w:r w:rsidR="00401476" w:rsidRPr="00D626C8">
        <w:rPr>
          <w:webHidden/>
        </w:rPr>
      </w:r>
      <w:r w:rsidR="00401476" w:rsidRPr="00D626C8">
        <w:rPr>
          <w:webHidden/>
        </w:rPr>
        <w:fldChar w:fldCharType="separate"/>
      </w:r>
      <w:r w:rsidR="00401476" w:rsidRPr="00D626C8">
        <w:rPr>
          <w:webHidden/>
        </w:rPr>
        <w:t>15</w:t>
      </w:r>
      <w:r w:rsidR="00401476" w:rsidRPr="00D626C8">
        <w:rPr>
          <w:webHidden/>
        </w:rPr>
        <w:fldChar w:fldCharType="end"/>
      </w:r>
      <w:r w:rsidRPr="00D626C8">
        <w:fldChar w:fldCharType="end"/>
      </w:r>
    </w:p>
    <w:p w14:paraId="0BAA3779" w14:textId="5FC90BD3" w:rsidR="004D61A0" w:rsidRPr="00F3429D" w:rsidRDefault="00006EC4" w:rsidP="007B38EE">
      <w:pPr>
        <w:pStyle w:val="TOC1"/>
        <w:spacing w:before="120"/>
        <w:rPr>
          <w:rFonts w:ascii="Arial" w:hAnsi="Arial" w:cs="Arial"/>
          <w:noProof/>
        </w:rPr>
        <w:sectPr w:rsidR="004D61A0" w:rsidRPr="00F3429D">
          <w:pgSz w:w="12240" w:h="15840" w:code="1"/>
          <w:pgMar w:top="1440" w:right="1440" w:bottom="720" w:left="1440" w:header="720" w:footer="720" w:gutter="0"/>
          <w:pgNumType w:fmt="lowerRoman"/>
          <w:cols w:space="720"/>
          <w:docGrid w:linePitch="360"/>
        </w:sectPr>
      </w:pPr>
      <w:r w:rsidRPr="00D626C8">
        <w:rPr>
          <w:rFonts w:ascii="Arial" w:hAnsi="Arial" w:cs="Arial"/>
        </w:rPr>
        <w:fldChar w:fldCharType="end"/>
      </w:r>
    </w:p>
    <w:p w14:paraId="0BAA377A" w14:textId="77777777" w:rsidR="00447470" w:rsidRPr="00F3429D" w:rsidRDefault="00447470" w:rsidP="00447470">
      <w:pPr>
        <w:pStyle w:val="Heading1"/>
      </w:pPr>
      <w:bookmarkStart w:id="112" w:name="_Toc502156805"/>
      <w:r w:rsidRPr="00F3429D">
        <w:lastRenderedPageBreak/>
        <w:t>Use Case Information</w:t>
      </w:r>
      <w:bookmarkEnd w:id="112"/>
    </w:p>
    <w:p w14:paraId="0BAA377B" w14:textId="77777777" w:rsidR="00447470" w:rsidRPr="00F3429D" w:rsidRDefault="00447470" w:rsidP="00447470">
      <w:pPr>
        <w:rPr>
          <w:rFonts w:cs="Arial"/>
        </w:rPr>
      </w:pP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13" w:author="Shah Ashay" w:date="2018-04-16T16:55: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749"/>
        <w:tblGridChange w:id="114">
          <w:tblGrid>
            <w:gridCol w:w="2880"/>
            <w:gridCol w:w="6480"/>
          </w:tblGrid>
        </w:tblGridChange>
      </w:tblGrid>
      <w:tr w:rsidR="00447470" w:rsidRPr="00D626C8" w14:paraId="0BAA377E" w14:textId="77777777" w:rsidTr="00D626C8">
        <w:trPr>
          <w:cantSplit/>
          <w:trPrChange w:id="115" w:author="Shah Ashay" w:date="2018-04-16T16:55:00Z">
            <w:trPr>
              <w:cantSplit/>
            </w:trPr>
          </w:trPrChange>
        </w:trPr>
        <w:tc>
          <w:tcPr>
            <w:tcW w:w="1494" w:type="pct"/>
            <w:shd w:val="clear" w:color="auto" w:fill="C6D9F1" w:themeFill="text2" w:themeFillTint="33"/>
            <w:tcPrChange w:id="116" w:author="Shah Ashay" w:date="2018-04-16T16:55:00Z">
              <w:tcPr>
                <w:tcW w:w="2880" w:type="dxa"/>
                <w:shd w:val="clear" w:color="auto" w:fill="C6D9F1" w:themeFill="text2" w:themeFillTint="33"/>
              </w:tcPr>
            </w:tcPrChange>
          </w:tcPr>
          <w:p w14:paraId="0BAA377C" w14:textId="77777777" w:rsidR="00447470" w:rsidRPr="00D626C8" w:rsidRDefault="00447470" w:rsidP="00546513">
            <w:pPr>
              <w:pStyle w:val="TableText"/>
              <w:keepNext/>
              <w:keepLines/>
              <w:rPr>
                <w:rFonts w:cs="Arial"/>
                <w:b/>
                <w:sz w:val="20"/>
                <w:szCs w:val="20"/>
              </w:rPr>
            </w:pPr>
            <w:r w:rsidRPr="00D626C8">
              <w:rPr>
                <w:rFonts w:cs="Arial"/>
                <w:b/>
                <w:sz w:val="20"/>
                <w:szCs w:val="20"/>
              </w:rPr>
              <w:t>Use Case Number and Name</w:t>
            </w:r>
          </w:p>
        </w:tc>
        <w:tc>
          <w:tcPr>
            <w:tcW w:w="3506" w:type="pct"/>
            <w:tcPrChange w:id="117" w:author="Shah Ashay" w:date="2018-04-16T16:55:00Z">
              <w:tcPr>
                <w:tcW w:w="6480" w:type="dxa"/>
              </w:tcPr>
            </w:tcPrChange>
          </w:tcPr>
          <w:p w14:paraId="0BAA377D" w14:textId="42A6CA16" w:rsidR="00447470" w:rsidRPr="00D626C8" w:rsidRDefault="00956FE5" w:rsidP="00A8498C">
            <w:pPr>
              <w:keepNext/>
              <w:keepLines/>
              <w:spacing w:after="120"/>
              <w:rPr>
                <w:rFonts w:cs="Arial"/>
                <w:color w:val="000000" w:themeColor="text1"/>
                <w:sz w:val="20"/>
                <w:szCs w:val="20"/>
              </w:rPr>
            </w:pPr>
            <w:r w:rsidRPr="00D626C8">
              <w:rPr>
                <w:rFonts w:cs="Arial"/>
                <w:color w:val="000000" w:themeColor="text1"/>
                <w:sz w:val="20"/>
                <w:szCs w:val="20"/>
              </w:rPr>
              <w:t>BKK</w:t>
            </w:r>
            <w:r w:rsidR="00645ABA" w:rsidRPr="00D626C8">
              <w:rPr>
                <w:rFonts w:cs="Arial"/>
                <w:color w:val="000000" w:themeColor="text1"/>
                <w:sz w:val="20"/>
                <w:szCs w:val="20"/>
              </w:rPr>
              <w:t>_</w:t>
            </w:r>
            <w:r w:rsidR="005A5B9D" w:rsidRPr="00D626C8">
              <w:rPr>
                <w:rFonts w:cs="Arial"/>
                <w:color w:val="000000" w:themeColor="text1"/>
                <w:sz w:val="20"/>
                <w:szCs w:val="20"/>
              </w:rPr>
              <w:t>UC35</w:t>
            </w:r>
            <w:r w:rsidR="00160A5E" w:rsidRPr="00D626C8">
              <w:rPr>
                <w:rFonts w:cs="Arial"/>
                <w:color w:val="000000" w:themeColor="text1"/>
                <w:sz w:val="20"/>
                <w:szCs w:val="20"/>
              </w:rPr>
              <w:t xml:space="preserve"> </w:t>
            </w:r>
            <w:r w:rsidR="00BF4582" w:rsidRPr="00D626C8">
              <w:rPr>
                <w:rFonts w:cs="Arial"/>
                <w:color w:val="000000" w:themeColor="text1"/>
                <w:sz w:val="20"/>
                <w:szCs w:val="20"/>
              </w:rPr>
              <w:t>Maintain Stream</w:t>
            </w:r>
          </w:p>
        </w:tc>
      </w:tr>
      <w:tr w:rsidR="00447470" w:rsidRPr="00D626C8" w14:paraId="0BAA3781" w14:textId="77777777" w:rsidTr="00D626C8">
        <w:trPr>
          <w:cantSplit/>
          <w:trPrChange w:id="118" w:author="Shah Ashay" w:date="2018-04-16T16:55:00Z">
            <w:trPr>
              <w:cantSplit/>
            </w:trPr>
          </w:trPrChange>
        </w:trPr>
        <w:tc>
          <w:tcPr>
            <w:tcW w:w="1494" w:type="pct"/>
            <w:shd w:val="clear" w:color="auto" w:fill="C6D9F1" w:themeFill="text2" w:themeFillTint="33"/>
            <w:tcPrChange w:id="119" w:author="Shah Ashay" w:date="2018-04-16T16:55:00Z">
              <w:tcPr>
                <w:tcW w:w="2880" w:type="dxa"/>
                <w:shd w:val="clear" w:color="auto" w:fill="C6D9F1" w:themeFill="text2" w:themeFillTint="33"/>
              </w:tcPr>
            </w:tcPrChange>
          </w:tcPr>
          <w:p w14:paraId="0BAA377F" w14:textId="77777777" w:rsidR="00447470" w:rsidRPr="00D626C8" w:rsidRDefault="00447470" w:rsidP="00546513">
            <w:pPr>
              <w:pStyle w:val="TableText"/>
              <w:keepNext/>
              <w:keepLines/>
              <w:rPr>
                <w:rFonts w:cs="Arial"/>
                <w:b/>
                <w:sz w:val="20"/>
                <w:szCs w:val="20"/>
              </w:rPr>
            </w:pPr>
            <w:r w:rsidRPr="00D626C8">
              <w:rPr>
                <w:rFonts w:cs="Arial"/>
                <w:b/>
                <w:sz w:val="20"/>
                <w:szCs w:val="20"/>
              </w:rPr>
              <w:t>Brief Description</w:t>
            </w:r>
          </w:p>
        </w:tc>
        <w:tc>
          <w:tcPr>
            <w:tcW w:w="3506" w:type="pct"/>
            <w:tcPrChange w:id="120" w:author="Shah Ashay" w:date="2018-04-16T16:55:00Z">
              <w:tcPr>
                <w:tcW w:w="6480" w:type="dxa"/>
              </w:tcPr>
            </w:tcPrChange>
          </w:tcPr>
          <w:p w14:paraId="42C8DF3C" w14:textId="5FC5A951" w:rsidR="00546513" w:rsidRPr="00D626C8" w:rsidRDefault="00546513" w:rsidP="00546513">
            <w:pPr>
              <w:autoSpaceDE w:val="0"/>
              <w:autoSpaceDN w:val="0"/>
              <w:adjustRightInd w:val="0"/>
              <w:rPr>
                <w:rFonts w:cs="Arial"/>
                <w:sz w:val="20"/>
                <w:szCs w:val="20"/>
                <w:rPrChange w:id="121" w:author="Shah Ashay" w:date="2018-04-16T16:55:00Z">
                  <w:rPr>
                    <w:rFonts w:cs="Arial"/>
                    <w:sz w:val="19"/>
                    <w:szCs w:val="19"/>
                  </w:rPr>
                </w:rPrChange>
              </w:rPr>
            </w:pPr>
            <w:r w:rsidRPr="00D626C8">
              <w:rPr>
                <w:rFonts w:cs="Arial"/>
                <w:sz w:val="20"/>
                <w:szCs w:val="20"/>
                <w:rPrChange w:id="122" w:author="Shah Ashay" w:date="2018-04-16T16:55:00Z">
                  <w:rPr>
                    <w:rFonts w:cs="Arial"/>
                    <w:sz w:val="19"/>
                    <w:szCs w:val="19"/>
                  </w:rPr>
                </w:rPrChange>
              </w:rPr>
              <w:t>In order for the field to begin capturing data on a stream, the EC Support Team must be notified of the new stream.  BKK has multiple types of streams and each one may differ slightly in terms of what data must be completed on the Maintain Stream (defines stream attributes and methods),  Stream Set List (determines the business function window),  Maintain Stream Reference Value (defines constants) and sometimes Stream Formula Editor (calculated values) screens.</w:t>
            </w:r>
          </w:p>
          <w:p w14:paraId="2F28E4D4" w14:textId="77777777" w:rsidR="00546513" w:rsidRPr="00D626C8" w:rsidRDefault="00546513" w:rsidP="00546513">
            <w:pPr>
              <w:autoSpaceDE w:val="0"/>
              <w:autoSpaceDN w:val="0"/>
              <w:adjustRightInd w:val="0"/>
              <w:rPr>
                <w:rFonts w:cs="Arial"/>
                <w:sz w:val="20"/>
                <w:szCs w:val="20"/>
                <w:rPrChange w:id="123" w:author="Shah Ashay" w:date="2018-04-16T16:55:00Z">
                  <w:rPr>
                    <w:rFonts w:cs="Arial"/>
                    <w:sz w:val="19"/>
                    <w:szCs w:val="19"/>
                  </w:rPr>
                </w:rPrChange>
              </w:rPr>
            </w:pPr>
          </w:p>
          <w:p w14:paraId="4EDF5F4C" w14:textId="77777777" w:rsidR="00546513" w:rsidRPr="00D626C8" w:rsidRDefault="00546513" w:rsidP="00546513">
            <w:pPr>
              <w:autoSpaceDE w:val="0"/>
              <w:autoSpaceDN w:val="0"/>
              <w:adjustRightInd w:val="0"/>
              <w:rPr>
                <w:rFonts w:cs="Arial"/>
                <w:sz w:val="20"/>
                <w:szCs w:val="20"/>
                <w:rPrChange w:id="124" w:author="Shah Ashay" w:date="2018-04-16T16:55:00Z">
                  <w:rPr>
                    <w:rFonts w:cs="Arial"/>
                    <w:sz w:val="19"/>
                    <w:szCs w:val="19"/>
                  </w:rPr>
                </w:rPrChange>
              </w:rPr>
            </w:pPr>
            <w:r w:rsidRPr="00D626C8">
              <w:rPr>
                <w:rFonts w:cs="Arial"/>
                <w:sz w:val="20"/>
                <w:szCs w:val="20"/>
                <w:rPrChange w:id="125" w:author="Shah Ashay" w:date="2018-04-16T16:55:00Z">
                  <w:rPr>
                    <w:rFonts w:cs="Arial"/>
                    <w:sz w:val="19"/>
                    <w:szCs w:val="19"/>
                  </w:rPr>
                </w:rPrChange>
              </w:rPr>
              <w:t xml:space="preserve">Once EC Support has the proper information about the stream, EC Support will set-up the stream in EC.  After the stream is created in the Maintain Stream screen, it is then associated with a stream type in the Stream Set List screen.  (Assigning the stream to the stream set determines in which business function screens the stream will appear.)  Then the stream will be available for data entry in any applicable screens.  </w:t>
            </w:r>
          </w:p>
          <w:p w14:paraId="6A57CEFB" w14:textId="77777777" w:rsidR="00546513" w:rsidRPr="00D626C8" w:rsidRDefault="00546513" w:rsidP="00546513">
            <w:pPr>
              <w:autoSpaceDE w:val="0"/>
              <w:autoSpaceDN w:val="0"/>
              <w:adjustRightInd w:val="0"/>
              <w:rPr>
                <w:rFonts w:cs="Arial"/>
                <w:sz w:val="20"/>
                <w:szCs w:val="20"/>
                <w:rPrChange w:id="126" w:author="Shah Ashay" w:date="2018-04-16T16:55:00Z">
                  <w:rPr>
                    <w:rFonts w:cs="Arial"/>
                    <w:sz w:val="19"/>
                    <w:szCs w:val="19"/>
                  </w:rPr>
                </w:rPrChange>
              </w:rPr>
            </w:pPr>
          </w:p>
          <w:p w14:paraId="45AC745C" w14:textId="77777777" w:rsidR="00546513" w:rsidRPr="00D626C8" w:rsidRDefault="00546513" w:rsidP="00546513">
            <w:pPr>
              <w:autoSpaceDE w:val="0"/>
              <w:autoSpaceDN w:val="0"/>
              <w:adjustRightInd w:val="0"/>
              <w:rPr>
                <w:rFonts w:cs="Arial"/>
                <w:sz w:val="20"/>
                <w:szCs w:val="20"/>
                <w:rPrChange w:id="127" w:author="Shah Ashay" w:date="2018-04-16T16:55:00Z">
                  <w:rPr>
                    <w:rFonts w:cs="Arial"/>
                    <w:sz w:val="19"/>
                    <w:szCs w:val="19"/>
                  </w:rPr>
                </w:rPrChange>
              </w:rPr>
            </w:pPr>
            <w:r w:rsidRPr="00D626C8">
              <w:rPr>
                <w:rFonts w:cs="Arial"/>
                <w:sz w:val="20"/>
                <w:szCs w:val="20"/>
                <w:rPrChange w:id="128" w:author="Shah Ashay" w:date="2018-04-16T16:55:00Z">
                  <w:rPr>
                    <w:rFonts w:cs="Arial"/>
                    <w:sz w:val="19"/>
                    <w:szCs w:val="19"/>
                  </w:rPr>
                </w:rPrChange>
              </w:rPr>
              <w:t xml:space="preserve">If the stream has any fixed attributes, these can be set in the Maintain Stream Reference Value screen and will be included in calculations in other EC screens. </w:t>
            </w:r>
          </w:p>
          <w:p w14:paraId="03F8CCF6" w14:textId="77777777" w:rsidR="00546513" w:rsidRPr="00D626C8" w:rsidRDefault="00546513" w:rsidP="00546513">
            <w:pPr>
              <w:autoSpaceDE w:val="0"/>
              <w:autoSpaceDN w:val="0"/>
              <w:adjustRightInd w:val="0"/>
              <w:rPr>
                <w:rFonts w:cs="Arial"/>
                <w:sz w:val="20"/>
                <w:szCs w:val="20"/>
                <w:rPrChange w:id="129" w:author="Shah Ashay" w:date="2018-04-16T16:55:00Z">
                  <w:rPr>
                    <w:rFonts w:cs="Arial"/>
                    <w:sz w:val="19"/>
                    <w:szCs w:val="19"/>
                  </w:rPr>
                </w:rPrChange>
              </w:rPr>
            </w:pPr>
          </w:p>
          <w:p w14:paraId="7ADB9D2E" w14:textId="77777777" w:rsidR="00546513" w:rsidRPr="00D626C8" w:rsidRDefault="00546513" w:rsidP="00546513">
            <w:pPr>
              <w:autoSpaceDE w:val="0"/>
              <w:autoSpaceDN w:val="0"/>
              <w:adjustRightInd w:val="0"/>
              <w:rPr>
                <w:rFonts w:cs="Arial"/>
                <w:sz w:val="20"/>
                <w:szCs w:val="20"/>
                <w:rPrChange w:id="130" w:author="Shah Ashay" w:date="2018-04-16T16:55:00Z">
                  <w:rPr>
                    <w:rFonts w:cs="Arial"/>
                    <w:sz w:val="19"/>
                    <w:szCs w:val="19"/>
                  </w:rPr>
                </w:rPrChange>
              </w:rPr>
            </w:pPr>
            <w:r w:rsidRPr="00D626C8">
              <w:rPr>
                <w:rFonts w:cs="Arial"/>
                <w:sz w:val="20"/>
                <w:szCs w:val="20"/>
                <w:rPrChange w:id="131" w:author="Shah Ashay" w:date="2018-04-16T16:55:00Z">
                  <w:rPr>
                    <w:rFonts w:cs="Arial"/>
                    <w:sz w:val="19"/>
                    <w:szCs w:val="19"/>
                  </w:rPr>
                </w:rPrChange>
              </w:rPr>
              <w:t>If the stream requires calculated values then the Stream Formula Editor is completed to create sums or formulas.</w:t>
            </w:r>
          </w:p>
          <w:p w14:paraId="0BAA3780" w14:textId="7B81EF5E" w:rsidR="00447470" w:rsidRPr="00D626C8" w:rsidRDefault="00447470" w:rsidP="00160A5E">
            <w:pPr>
              <w:autoSpaceDE w:val="0"/>
              <w:autoSpaceDN w:val="0"/>
              <w:adjustRightInd w:val="0"/>
              <w:rPr>
                <w:rFonts w:cs="Arial"/>
                <w:color w:val="000000" w:themeColor="text1"/>
                <w:sz w:val="20"/>
                <w:szCs w:val="20"/>
              </w:rPr>
            </w:pPr>
          </w:p>
        </w:tc>
      </w:tr>
      <w:tr w:rsidR="00447470" w:rsidRPr="00D626C8" w14:paraId="0BAA3785" w14:textId="77777777" w:rsidTr="00D626C8">
        <w:trPr>
          <w:cantSplit/>
          <w:trHeight w:val="881"/>
          <w:trPrChange w:id="132" w:author="Shah Ashay" w:date="2018-04-16T16:55:00Z">
            <w:trPr>
              <w:cantSplit/>
              <w:trHeight w:val="881"/>
            </w:trPr>
          </w:trPrChange>
        </w:trPr>
        <w:tc>
          <w:tcPr>
            <w:tcW w:w="1494" w:type="pct"/>
            <w:shd w:val="clear" w:color="auto" w:fill="C6D9F1" w:themeFill="text2" w:themeFillTint="33"/>
            <w:tcPrChange w:id="133" w:author="Shah Ashay" w:date="2018-04-16T16:55:00Z">
              <w:tcPr>
                <w:tcW w:w="2880" w:type="dxa"/>
                <w:shd w:val="clear" w:color="auto" w:fill="C6D9F1" w:themeFill="text2" w:themeFillTint="33"/>
              </w:tcPr>
            </w:tcPrChange>
          </w:tcPr>
          <w:p w14:paraId="0BAA3782" w14:textId="77777777" w:rsidR="00447470" w:rsidRPr="00D626C8" w:rsidRDefault="00447470" w:rsidP="00546513">
            <w:pPr>
              <w:pStyle w:val="TableText"/>
              <w:keepNext/>
              <w:keepLines/>
              <w:rPr>
                <w:rFonts w:cs="Arial"/>
                <w:b/>
                <w:sz w:val="20"/>
                <w:szCs w:val="20"/>
              </w:rPr>
            </w:pPr>
            <w:r w:rsidRPr="00D626C8">
              <w:rPr>
                <w:rFonts w:cs="Arial"/>
                <w:b/>
                <w:sz w:val="20"/>
                <w:szCs w:val="20"/>
              </w:rPr>
              <w:t>Related Use Cases</w:t>
            </w:r>
          </w:p>
        </w:tc>
        <w:tc>
          <w:tcPr>
            <w:tcW w:w="3506" w:type="pct"/>
            <w:tcPrChange w:id="134" w:author="Shah Ashay" w:date="2018-04-16T16:55:00Z">
              <w:tcPr>
                <w:tcW w:w="6480" w:type="dxa"/>
              </w:tcPr>
            </w:tcPrChange>
          </w:tcPr>
          <w:p w14:paraId="39234036" w14:textId="5C3A8451" w:rsidR="00957553" w:rsidRPr="00D626C8" w:rsidRDefault="00957553" w:rsidP="00957553">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Enter Water Source Well Daily Data</w:t>
            </w:r>
          </w:p>
          <w:p w14:paraId="4BF2F011" w14:textId="23AFD164" w:rsidR="00957553" w:rsidRPr="00D626C8" w:rsidRDefault="00957553" w:rsidP="00957553">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Enter Oil Condensate Stream Daily Data</w:t>
            </w:r>
          </w:p>
          <w:p w14:paraId="4E14D0DB" w14:textId="77777777" w:rsidR="00957553" w:rsidRPr="00D626C8" w:rsidRDefault="00957553" w:rsidP="00957553">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Enter Gas Stream Daily Data</w:t>
            </w:r>
          </w:p>
          <w:p w14:paraId="756D1D49" w14:textId="77777777" w:rsidR="00957553" w:rsidRPr="00D626C8" w:rsidRDefault="00957553" w:rsidP="00957553">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Enter Water Stream Daily Data</w:t>
            </w:r>
          </w:p>
          <w:p w14:paraId="34701F44" w14:textId="6FAA5ADF" w:rsidR="00EF12D2" w:rsidRPr="00D626C8" w:rsidRDefault="00EF12D2" w:rsidP="00957553">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Setup Chemical Injection Connection</w:t>
            </w:r>
          </w:p>
          <w:p w14:paraId="4C6C485F" w14:textId="7B6B3D89" w:rsidR="00EF12D2" w:rsidRPr="00D626C8" w:rsidRDefault="00EF12D2" w:rsidP="00EF12D2">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Enter Chemical Usage</w:t>
            </w:r>
          </w:p>
          <w:p w14:paraId="0BAA3784" w14:textId="533E8D26" w:rsidR="00447470" w:rsidRPr="00D626C8" w:rsidRDefault="00447470" w:rsidP="00EF12D2">
            <w:pPr>
              <w:pStyle w:val="ListParagraph"/>
              <w:keepNext/>
              <w:keepLines/>
              <w:rPr>
                <w:rFonts w:cs="Arial"/>
                <w:color w:val="000000" w:themeColor="text1"/>
                <w:sz w:val="20"/>
                <w:szCs w:val="20"/>
                <w:highlight w:val="yellow"/>
              </w:rPr>
            </w:pPr>
          </w:p>
        </w:tc>
      </w:tr>
      <w:tr w:rsidR="00AD6F1C" w:rsidRPr="00D626C8" w14:paraId="60C81964" w14:textId="77777777" w:rsidTr="00D626C8">
        <w:trPr>
          <w:cantSplit/>
          <w:trHeight w:val="881"/>
          <w:trPrChange w:id="135" w:author="Shah Ashay" w:date="2018-04-16T16:55:00Z">
            <w:trPr>
              <w:cantSplit/>
              <w:trHeight w:val="881"/>
            </w:trPr>
          </w:trPrChange>
        </w:trPr>
        <w:tc>
          <w:tcPr>
            <w:tcW w:w="1494" w:type="pct"/>
            <w:shd w:val="clear" w:color="auto" w:fill="C6D9F1" w:themeFill="text2" w:themeFillTint="33"/>
            <w:tcPrChange w:id="136" w:author="Shah Ashay" w:date="2018-04-16T16:55:00Z">
              <w:tcPr>
                <w:tcW w:w="2880" w:type="dxa"/>
                <w:shd w:val="clear" w:color="auto" w:fill="C6D9F1" w:themeFill="text2" w:themeFillTint="33"/>
              </w:tcPr>
            </w:tcPrChange>
          </w:tcPr>
          <w:p w14:paraId="6396DF24" w14:textId="77777777" w:rsidR="00AD6F1C" w:rsidRPr="00D626C8" w:rsidRDefault="00AD6F1C" w:rsidP="00AD6F1C">
            <w:pPr>
              <w:pStyle w:val="TableText"/>
              <w:keepNext/>
              <w:keepLines/>
              <w:rPr>
                <w:rFonts w:cs="Arial"/>
                <w:b/>
                <w:sz w:val="20"/>
                <w:szCs w:val="20"/>
              </w:rPr>
            </w:pPr>
            <w:r w:rsidRPr="00D626C8">
              <w:rPr>
                <w:rFonts w:cs="Arial"/>
                <w:b/>
                <w:sz w:val="20"/>
                <w:szCs w:val="20"/>
              </w:rPr>
              <w:t>EC Roles</w:t>
            </w:r>
          </w:p>
          <w:p w14:paraId="2FF15889" w14:textId="2DFB4E35" w:rsidR="00AD6F1C" w:rsidRPr="00D626C8" w:rsidRDefault="00AD6F1C" w:rsidP="00AD6F1C">
            <w:pPr>
              <w:pStyle w:val="TableText"/>
              <w:keepNext/>
              <w:keepLines/>
              <w:rPr>
                <w:rFonts w:cs="Arial"/>
                <w:b/>
                <w:sz w:val="20"/>
                <w:szCs w:val="20"/>
              </w:rPr>
            </w:pPr>
            <w:r w:rsidRPr="00D626C8">
              <w:rPr>
                <w:rFonts w:cs="Arial"/>
                <w:sz w:val="20"/>
                <w:szCs w:val="20"/>
              </w:rPr>
              <w:t>(list EC roles that may execute Use Case)</w:t>
            </w:r>
          </w:p>
        </w:tc>
        <w:tc>
          <w:tcPr>
            <w:tcW w:w="3506" w:type="pct"/>
            <w:tcPrChange w:id="137" w:author="Shah Ashay" w:date="2018-04-16T16:55:00Z">
              <w:tcPr>
                <w:tcW w:w="6480" w:type="dxa"/>
              </w:tcPr>
            </w:tcPrChange>
          </w:tcPr>
          <w:p w14:paraId="58DE3C9C" w14:textId="0C0B95BE" w:rsidR="00AD6F1C" w:rsidRPr="00D626C8" w:rsidRDefault="00AD6F1C" w:rsidP="00AD6F1C">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 xml:space="preserve">Roles can be able to execute this use case is </w:t>
            </w:r>
            <w:r w:rsidRPr="00D626C8">
              <w:rPr>
                <w:rFonts w:cs="Arial"/>
                <w:b/>
                <w:bCs/>
                <w:color w:val="000000" w:themeColor="text1"/>
                <w:sz w:val="20"/>
                <w:szCs w:val="20"/>
              </w:rPr>
              <w:t>Thailand EC Admin</w:t>
            </w:r>
          </w:p>
        </w:tc>
      </w:tr>
      <w:tr w:rsidR="00726BBA" w:rsidRPr="00D626C8" w14:paraId="786CE4E0" w14:textId="77777777" w:rsidTr="00D626C8">
        <w:trPr>
          <w:cantSplit/>
          <w:trHeight w:val="386"/>
          <w:trPrChange w:id="138" w:author="Shah Ashay" w:date="2018-04-16T16:55:00Z">
            <w:trPr>
              <w:cantSplit/>
              <w:trHeight w:val="881"/>
            </w:trPr>
          </w:trPrChange>
        </w:trPr>
        <w:tc>
          <w:tcPr>
            <w:tcW w:w="1494" w:type="pct"/>
            <w:shd w:val="clear" w:color="auto" w:fill="C6D9F1" w:themeFill="text2" w:themeFillTint="33"/>
            <w:tcPrChange w:id="139" w:author="Shah Ashay" w:date="2018-04-16T16:55:00Z">
              <w:tcPr>
                <w:tcW w:w="2880" w:type="dxa"/>
                <w:shd w:val="clear" w:color="auto" w:fill="C6D9F1" w:themeFill="text2" w:themeFillTint="33"/>
              </w:tcPr>
            </w:tcPrChange>
          </w:tcPr>
          <w:p w14:paraId="44594FF9" w14:textId="0C92EA69" w:rsidR="00726BBA" w:rsidRPr="00D626C8" w:rsidRDefault="00726BBA" w:rsidP="00546513">
            <w:pPr>
              <w:pStyle w:val="TableText"/>
              <w:keepNext/>
              <w:keepLines/>
              <w:rPr>
                <w:rFonts w:cs="Arial"/>
                <w:b/>
                <w:sz w:val="20"/>
                <w:szCs w:val="20"/>
              </w:rPr>
            </w:pPr>
            <w:r w:rsidRPr="00D626C8">
              <w:rPr>
                <w:rFonts w:cs="Arial"/>
                <w:b/>
                <w:sz w:val="20"/>
                <w:szCs w:val="20"/>
              </w:rPr>
              <w:t>EC Business Functions</w:t>
            </w:r>
          </w:p>
        </w:tc>
        <w:tc>
          <w:tcPr>
            <w:tcW w:w="3506" w:type="pct"/>
            <w:tcPrChange w:id="140" w:author="Shah Ashay" w:date="2018-04-16T16:55:00Z">
              <w:tcPr>
                <w:tcW w:w="6480" w:type="dxa"/>
              </w:tcPr>
            </w:tcPrChange>
          </w:tcPr>
          <w:p w14:paraId="315DD97A" w14:textId="3068916F" w:rsidR="00474389" w:rsidRPr="00D626C8" w:rsidRDefault="00160A5E" w:rsidP="00160A5E">
            <w:pPr>
              <w:pStyle w:val="ListParagraph"/>
              <w:keepNext/>
              <w:keepLines/>
              <w:numPr>
                <w:ilvl w:val="0"/>
                <w:numId w:val="10"/>
              </w:numPr>
              <w:rPr>
                <w:rFonts w:cs="Arial"/>
                <w:color w:val="000000" w:themeColor="text1"/>
                <w:sz w:val="20"/>
                <w:szCs w:val="20"/>
              </w:rPr>
            </w:pPr>
            <w:r w:rsidRPr="00D626C8">
              <w:rPr>
                <w:rFonts w:cs="Arial"/>
                <w:color w:val="000000" w:themeColor="text1"/>
                <w:sz w:val="20"/>
                <w:szCs w:val="20"/>
              </w:rPr>
              <w:t>BF – STREAM (CO.0027)</w:t>
            </w:r>
          </w:p>
        </w:tc>
      </w:tr>
      <w:tr w:rsidR="00D17537" w:rsidRPr="00D626C8" w14:paraId="0BAA378E" w14:textId="77777777" w:rsidTr="00D626C8">
        <w:trPr>
          <w:cantSplit/>
          <w:trPrChange w:id="141" w:author="Shah Ashay" w:date="2018-04-16T16:55:00Z">
            <w:trPr>
              <w:cantSplit/>
            </w:trPr>
          </w:trPrChange>
        </w:trPr>
        <w:tc>
          <w:tcPr>
            <w:tcW w:w="1494" w:type="pct"/>
            <w:shd w:val="clear" w:color="auto" w:fill="C6D9F1" w:themeFill="text2" w:themeFillTint="33"/>
            <w:tcPrChange w:id="142" w:author="Shah Ashay" w:date="2018-04-16T16:55:00Z">
              <w:tcPr>
                <w:tcW w:w="2880" w:type="dxa"/>
                <w:shd w:val="clear" w:color="auto" w:fill="C6D9F1" w:themeFill="text2" w:themeFillTint="33"/>
              </w:tcPr>
            </w:tcPrChange>
          </w:tcPr>
          <w:p w14:paraId="0BAA378A" w14:textId="77777777" w:rsidR="00D17537" w:rsidRPr="00D626C8" w:rsidRDefault="00D17537" w:rsidP="00546513">
            <w:pPr>
              <w:pStyle w:val="TableText"/>
              <w:keepNext/>
              <w:keepLines/>
              <w:tabs>
                <w:tab w:val="left" w:pos="2490"/>
              </w:tabs>
              <w:spacing w:after="0"/>
              <w:rPr>
                <w:rFonts w:cs="Arial"/>
                <w:b/>
                <w:sz w:val="20"/>
                <w:szCs w:val="20"/>
              </w:rPr>
            </w:pPr>
            <w:r w:rsidRPr="00D626C8">
              <w:rPr>
                <w:rFonts w:cs="Arial"/>
                <w:b/>
                <w:sz w:val="20"/>
                <w:szCs w:val="20"/>
              </w:rPr>
              <w:t>Prerequisites</w:t>
            </w:r>
          </w:p>
        </w:tc>
        <w:tc>
          <w:tcPr>
            <w:tcW w:w="3506" w:type="pct"/>
            <w:tcPrChange w:id="143" w:author="Shah Ashay" w:date="2018-04-16T16:55:00Z">
              <w:tcPr>
                <w:tcW w:w="6480" w:type="dxa"/>
              </w:tcPr>
            </w:tcPrChange>
          </w:tcPr>
          <w:p w14:paraId="5A410639" w14:textId="77777777" w:rsidR="00546513" w:rsidRPr="00D626C8" w:rsidRDefault="00546513" w:rsidP="00546513">
            <w:pPr>
              <w:pStyle w:val="ListParagraph"/>
              <w:keepNext/>
              <w:keepLines/>
              <w:numPr>
                <w:ilvl w:val="0"/>
                <w:numId w:val="10"/>
              </w:numPr>
              <w:rPr>
                <w:rFonts w:cs="Arial"/>
                <w:color w:val="000000" w:themeColor="text1"/>
                <w:sz w:val="20"/>
                <w:szCs w:val="20"/>
              </w:rPr>
            </w:pPr>
            <w:bookmarkStart w:id="144" w:name="_Toc473560540"/>
            <w:r w:rsidRPr="00D626C8">
              <w:rPr>
                <w:rFonts w:cs="Arial"/>
                <w:color w:val="000000" w:themeColor="text1"/>
                <w:sz w:val="20"/>
                <w:szCs w:val="20"/>
              </w:rPr>
              <w:t>User is logged In</w:t>
            </w:r>
            <w:bookmarkEnd w:id="144"/>
          </w:p>
          <w:p w14:paraId="0B98989E" w14:textId="77777777" w:rsidR="00546513" w:rsidRPr="00D626C8" w:rsidRDefault="00546513" w:rsidP="00546513">
            <w:pPr>
              <w:pStyle w:val="ListParagraph"/>
              <w:keepNext/>
              <w:keepLines/>
              <w:numPr>
                <w:ilvl w:val="0"/>
                <w:numId w:val="10"/>
              </w:numPr>
              <w:rPr>
                <w:rFonts w:cs="Arial"/>
                <w:color w:val="000000" w:themeColor="text1"/>
                <w:sz w:val="20"/>
                <w:szCs w:val="20"/>
              </w:rPr>
            </w:pPr>
            <w:bookmarkStart w:id="145" w:name="_Toc245619710"/>
            <w:bookmarkStart w:id="146" w:name="_Toc473560541"/>
            <w:r w:rsidRPr="00D626C8">
              <w:rPr>
                <w:rFonts w:cs="Arial"/>
                <w:color w:val="000000" w:themeColor="text1"/>
                <w:sz w:val="20"/>
                <w:szCs w:val="20"/>
              </w:rPr>
              <w:t>User has permission to update the “Maintain Stream” screen</w:t>
            </w:r>
            <w:bookmarkEnd w:id="145"/>
            <w:bookmarkEnd w:id="146"/>
          </w:p>
          <w:p w14:paraId="7823AC0D" w14:textId="77777777" w:rsidR="00546513" w:rsidRPr="00D626C8" w:rsidRDefault="00546513" w:rsidP="00546513">
            <w:pPr>
              <w:pStyle w:val="ListParagraph"/>
              <w:keepNext/>
              <w:keepLines/>
              <w:numPr>
                <w:ilvl w:val="0"/>
                <w:numId w:val="10"/>
              </w:numPr>
              <w:rPr>
                <w:rFonts w:cs="Arial"/>
                <w:color w:val="000000" w:themeColor="text1"/>
                <w:sz w:val="20"/>
                <w:szCs w:val="20"/>
              </w:rPr>
            </w:pPr>
            <w:bookmarkStart w:id="147" w:name="_Toc245619711"/>
            <w:bookmarkStart w:id="148" w:name="_Toc473560542"/>
            <w:r w:rsidRPr="00D626C8">
              <w:rPr>
                <w:rFonts w:cs="Arial"/>
                <w:color w:val="000000" w:themeColor="text1"/>
                <w:sz w:val="20"/>
                <w:szCs w:val="20"/>
              </w:rPr>
              <w:t>User has permission to update the “Stream Set List” screen</w:t>
            </w:r>
            <w:bookmarkEnd w:id="147"/>
            <w:bookmarkEnd w:id="148"/>
          </w:p>
          <w:p w14:paraId="0B8C79F1" w14:textId="77777777" w:rsidR="00546513" w:rsidRPr="00D626C8" w:rsidRDefault="00546513" w:rsidP="00546513">
            <w:pPr>
              <w:pStyle w:val="ListParagraph"/>
              <w:keepNext/>
              <w:keepLines/>
              <w:numPr>
                <w:ilvl w:val="0"/>
                <w:numId w:val="10"/>
              </w:numPr>
              <w:rPr>
                <w:rFonts w:cs="Arial"/>
                <w:color w:val="000000" w:themeColor="text1"/>
                <w:sz w:val="20"/>
                <w:szCs w:val="20"/>
              </w:rPr>
            </w:pPr>
            <w:bookmarkStart w:id="149" w:name="_Toc245619712"/>
            <w:bookmarkStart w:id="150" w:name="_Toc473560543"/>
            <w:r w:rsidRPr="00D626C8">
              <w:rPr>
                <w:rFonts w:cs="Arial"/>
                <w:color w:val="000000" w:themeColor="text1"/>
                <w:sz w:val="20"/>
                <w:szCs w:val="20"/>
              </w:rPr>
              <w:t>User has permission to update the “Maintain Stream Reference Values” screen</w:t>
            </w:r>
            <w:bookmarkEnd w:id="149"/>
            <w:bookmarkEnd w:id="150"/>
          </w:p>
          <w:p w14:paraId="272ED8E9" w14:textId="77777777" w:rsidR="00546513" w:rsidRPr="00D626C8" w:rsidRDefault="00546513" w:rsidP="00546513">
            <w:pPr>
              <w:pStyle w:val="ListParagraph"/>
              <w:keepNext/>
              <w:keepLines/>
              <w:numPr>
                <w:ilvl w:val="0"/>
                <w:numId w:val="10"/>
              </w:numPr>
              <w:rPr>
                <w:rFonts w:cs="Arial"/>
                <w:color w:val="000000" w:themeColor="text1"/>
                <w:sz w:val="20"/>
                <w:szCs w:val="20"/>
              </w:rPr>
            </w:pPr>
            <w:bookmarkStart w:id="151" w:name="_Toc473560544"/>
            <w:r w:rsidRPr="00D626C8">
              <w:rPr>
                <w:rFonts w:cs="Arial"/>
                <w:color w:val="000000" w:themeColor="text1"/>
                <w:sz w:val="20"/>
                <w:szCs w:val="20"/>
              </w:rPr>
              <w:t>User has permission to update the “Stream Formula Editor” screen</w:t>
            </w:r>
            <w:bookmarkEnd w:id="151"/>
          </w:p>
          <w:p w14:paraId="0BAA378D" w14:textId="321D23B1" w:rsidR="00474389" w:rsidRPr="00D626C8" w:rsidRDefault="00474389" w:rsidP="00160A5E">
            <w:pPr>
              <w:pStyle w:val="ListParagraph"/>
              <w:keepNext/>
              <w:keepLines/>
              <w:rPr>
                <w:rFonts w:cs="Arial"/>
                <w:color w:val="000000" w:themeColor="text1"/>
                <w:sz w:val="20"/>
                <w:szCs w:val="20"/>
              </w:rPr>
            </w:pPr>
          </w:p>
        </w:tc>
      </w:tr>
      <w:tr w:rsidR="00447470" w:rsidRPr="00D626C8" w14:paraId="0BAA3791" w14:textId="77777777" w:rsidTr="00D626C8">
        <w:trPr>
          <w:cantSplit/>
          <w:trHeight w:val="1160"/>
          <w:trPrChange w:id="152" w:author="Shah Ashay" w:date="2018-04-16T16:55:00Z">
            <w:trPr>
              <w:cantSplit/>
              <w:trHeight w:val="1160"/>
            </w:trPr>
          </w:trPrChange>
        </w:trPr>
        <w:tc>
          <w:tcPr>
            <w:tcW w:w="1494" w:type="pct"/>
            <w:shd w:val="clear" w:color="auto" w:fill="C6D9F1" w:themeFill="text2" w:themeFillTint="33"/>
            <w:tcPrChange w:id="153" w:author="Shah Ashay" w:date="2018-04-16T16:55:00Z">
              <w:tcPr>
                <w:tcW w:w="2880" w:type="dxa"/>
                <w:shd w:val="clear" w:color="auto" w:fill="C6D9F1" w:themeFill="text2" w:themeFillTint="33"/>
              </w:tcPr>
            </w:tcPrChange>
          </w:tcPr>
          <w:p w14:paraId="0BAA378F" w14:textId="77777777" w:rsidR="00447470" w:rsidRPr="00D626C8" w:rsidRDefault="00447470" w:rsidP="00546513">
            <w:pPr>
              <w:pStyle w:val="TableText"/>
              <w:keepNext/>
              <w:keepLines/>
              <w:tabs>
                <w:tab w:val="left" w:pos="2490"/>
              </w:tabs>
              <w:spacing w:after="0"/>
              <w:rPr>
                <w:rFonts w:cs="Arial"/>
                <w:b/>
                <w:sz w:val="20"/>
                <w:szCs w:val="20"/>
              </w:rPr>
            </w:pPr>
            <w:r w:rsidRPr="00D626C8">
              <w:rPr>
                <w:rFonts w:cs="Arial"/>
                <w:b/>
                <w:sz w:val="20"/>
                <w:szCs w:val="20"/>
              </w:rPr>
              <w:t>Approver</w:t>
            </w:r>
          </w:p>
        </w:tc>
        <w:tc>
          <w:tcPr>
            <w:tcW w:w="3506" w:type="pct"/>
            <w:tcPrChange w:id="154" w:author="Shah Ashay" w:date="2018-04-16T16:55:00Z">
              <w:tcPr>
                <w:tcW w:w="6480" w:type="dxa"/>
              </w:tcPr>
            </w:tcPrChange>
          </w:tcPr>
          <w:p w14:paraId="0BAA3790" w14:textId="77777777" w:rsidR="00447470" w:rsidRPr="00D626C8" w:rsidRDefault="00447470" w:rsidP="00546513">
            <w:pPr>
              <w:keepNext/>
              <w:keepLines/>
              <w:rPr>
                <w:rFonts w:cs="Arial"/>
                <w:color w:val="0070C0"/>
                <w:sz w:val="20"/>
                <w:szCs w:val="20"/>
              </w:rPr>
            </w:pPr>
          </w:p>
        </w:tc>
      </w:tr>
    </w:tbl>
    <w:p w14:paraId="0BAA3792" w14:textId="77777777" w:rsidR="00447470" w:rsidRPr="00F3429D" w:rsidRDefault="00447470" w:rsidP="00447470">
      <w:pPr>
        <w:rPr>
          <w:ins w:id="155" w:author="Batra Yogesh (EXT)" w:date="2018-03-27T14:08:00Z"/>
          <w:rFonts w:cs="Arial"/>
        </w:rPr>
      </w:pPr>
    </w:p>
    <w:p w14:paraId="451F759B" w14:textId="77777777" w:rsidR="00781908" w:rsidRPr="00F3429D" w:rsidRDefault="00781908" w:rsidP="00447470">
      <w:pPr>
        <w:rPr>
          <w:ins w:id="156" w:author="Batra Yogesh (EXT)" w:date="2018-03-27T14:09:00Z"/>
          <w:rFonts w:cs="Arial"/>
        </w:rPr>
      </w:pPr>
    </w:p>
    <w:p w14:paraId="1D4AB831" w14:textId="5C0EDD5B" w:rsidR="00781908" w:rsidRPr="00F3429D" w:rsidRDefault="00781908" w:rsidP="00781908">
      <w:pPr>
        <w:rPr>
          <w:moveTo w:id="157" w:author="Batra Yogesh (EXT)" w:date="2018-03-27T14:09:00Z"/>
          <w:rFonts w:cs="Arial"/>
          <w:rPrChange w:id="158" w:author="Batra Yogesh (EXT)" w:date="2018-04-13T12:55:00Z">
            <w:rPr>
              <w:moveTo w:id="159" w:author="Batra Yogesh (EXT)" w:date="2018-03-27T14:09:00Z"/>
              <w:b/>
            </w:rPr>
          </w:rPrChange>
        </w:rPr>
      </w:pPr>
      <w:moveToRangeStart w:id="160" w:author="Batra Yogesh (EXT)" w:date="2018-03-27T14:09:00Z" w:name="move509923069"/>
      <w:moveTo w:id="161" w:author="Batra Yogesh (EXT)" w:date="2018-03-27T14:09:00Z">
        <w:r w:rsidRPr="00F3429D">
          <w:rPr>
            <w:rFonts w:cs="Arial"/>
            <w:rPrChange w:id="162" w:author="Batra Yogesh (EXT)" w:date="2018-04-13T12:55:00Z">
              <w:rPr>
                <w:b/>
              </w:rPr>
            </w:rPrChange>
          </w:rPr>
          <w:t>Note: the toolbar on EC11</w:t>
        </w:r>
      </w:moveTo>
      <w:ins w:id="163" w:author="Batra Yogesh (EXT)" w:date="2018-04-13T12:55:00Z">
        <w:r w:rsidR="00F3429D">
          <w:rPr>
            <w:rFonts w:cs="Arial"/>
          </w:rPr>
          <w:t>.2</w:t>
        </w:r>
      </w:ins>
      <w:moveTo w:id="164" w:author="Batra Yogesh (EXT)" w:date="2018-03-27T14:09:00Z">
        <w:r w:rsidRPr="00F3429D">
          <w:rPr>
            <w:rFonts w:cs="Arial"/>
            <w:rPrChange w:id="165" w:author="Batra Yogesh (EXT)" w:date="2018-04-13T12:55:00Z">
              <w:rPr>
                <w:b/>
              </w:rPr>
            </w:rPrChange>
          </w:rPr>
          <w:t xml:space="preserve"> has changed. Refer to the image below for different buttons</w:t>
        </w:r>
      </w:moveTo>
    </w:p>
    <w:p w14:paraId="56890152" w14:textId="77777777" w:rsidR="00781908" w:rsidRPr="002B10E9" w:rsidRDefault="00781908" w:rsidP="00781908">
      <w:pPr>
        <w:rPr>
          <w:moveTo w:id="166" w:author="Batra Yogesh (EXT)" w:date="2018-03-27T14:09:00Z"/>
          <w:rFonts w:cs="Arial"/>
          <w:b/>
        </w:rPr>
      </w:pPr>
    </w:p>
    <w:p w14:paraId="6104989A" w14:textId="77777777" w:rsidR="00781908" w:rsidRPr="002B10E9" w:rsidRDefault="00781908" w:rsidP="00781908">
      <w:pPr>
        <w:jc w:val="center"/>
        <w:rPr>
          <w:moveTo w:id="167" w:author="Batra Yogesh (EXT)" w:date="2018-03-27T14:09:00Z"/>
          <w:rFonts w:cs="Arial"/>
          <w:b/>
        </w:rPr>
      </w:pPr>
      <w:moveTo w:id="168" w:author="Batra Yogesh (EXT)" w:date="2018-03-27T14:09:00Z">
        <w:r w:rsidRPr="00F3429D">
          <w:rPr>
            <w:rFonts w:cs="Arial"/>
            <w:noProof/>
            <w:color w:val="000000"/>
            <w:szCs w:val="22"/>
            <w:rPrChange w:id="169" w:author="Batra Yogesh (EXT)" w:date="2018-04-13T12:54:00Z">
              <w:rPr>
                <w:rFonts w:ascii="Calibri" w:hAnsi="Calibri" w:cs="Calibri"/>
                <w:noProof/>
                <w:color w:val="000000"/>
                <w:szCs w:val="22"/>
              </w:rPr>
            </w:rPrChange>
          </w:rPr>
          <w:drawing>
            <wp:inline distT="0" distB="0" distL="0" distR="0" wp14:anchorId="085F48C8" wp14:editId="507A8073">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moveTo>
    </w:p>
    <w:moveToRangeEnd w:id="160"/>
    <w:p w14:paraId="62EF9C44" w14:textId="77777777" w:rsidR="00781908" w:rsidRPr="00F3429D" w:rsidRDefault="00781908" w:rsidP="00447470">
      <w:pPr>
        <w:rPr>
          <w:rFonts w:cs="Arial"/>
        </w:rPr>
      </w:pPr>
    </w:p>
    <w:p w14:paraId="0BAA3794" w14:textId="2A119171" w:rsidR="004D61A0" w:rsidRPr="00F3429D" w:rsidRDefault="00DE6352" w:rsidP="00DE6352">
      <w:pPr>
        <w:pStyle w:val="Heading1"/>
        <w:numPr>
          <w:ilvl w:val="0"/>
          <w:numId w:val="0"/>
        </w:numPr>
      </w:pPr>
      <w:bookmarkStart w:id="170" w:name="_Toc536253722"/>
      <w:bookmarkStart w:id="171" w:name="_Toc536258288"/>
      <w:bookmarkStart w:id="172" w:name="_Toc502156806"/>
      <w:r w:rsidRPr="00F3429D">
        <w:t>2.0</w:t>
      </w:r>
      <w:r w:rsidRPr="00F3429D">
        <w:tab/>
      </w:r>
      <w:r w:rsidR="004D61A0" w:rsidRPr="00F3429D">
        <w:t xml:space="preserve">Primary </w:t>
      </w:r>
      <w:bookmarkEnd w:id="170"/>
      <w:bookmarkEnd w:id="171"/>
      <w:r w:rsidR="00BF2F96" w:rsidRPr="00F3429D">
        <w:t>Flow</w:t>
      </w:r>
      <w:r w:rsidR="0033669C" w:rsidRPr="00F3429D">
        <w:t xml:space="preserve">: </w:t>
      </w:r>
      <w:r w:rsidR="00546513" w:rsidRPr="00F3429D">
        <w:t>Received notification for a new stream</w:t>
      </w:r>
      <w:bookmarkEnd w:id="172"/>
    </w:p>
    <w:p w14:paraId="74A10347" w14:textId="77777777" w:rsidR="00DE6352" w:rsidRPr="002B10E9" w:rsidRDefault="00DE6352" w:rsidP="00DE6352">
      <w:pPr>
        <w:rPr>
          <w:rFonts w:cs="Arial"/>
          <w:b/>
        </w:rPr>
      </w:pPr>
    </w:p>
    <w:p w14:paraId="6007B7D9" w14:textId="542F4EEB" w:rsidR="00DE6352" w:rsidRPr="00D626C8" w:rsidDel="00781908" w:rsidRDefault="00DE6352" w:rsidP="00DE6352">
      <w:pPr>
        <w:rPr>
          <w:moveFrom w:id="173" w:author="Batra Yogesh (EXT)" w:date="2018-03-27T14:09:00Z"/>
          <w:rFonts w:cs="Arial"/>
          <w:b/>
        </w:rPr>
      </w:pPr>
      <w:moveFromRangeStart w:id="174" w:author="Batra Yogesh (EXT)" w:date="2018-03-27T14:09:00Z" w:name="move509923069"/>
      <w:moveFrom w:id="175" w:author="Batra Yogesh (EXT)" w:date="2018-03-27T14:09:00Z">
        <w:r w:rsidRPr="002B10E9" w:rsidDel="00781908">
          <w:rPr>
            <w:rFonts w:cs="Arial"/>
            <w:b/>
          </w:rPr>
          <w:t xml:space="preserve">Note: the toolbar on EC11 has changed. Refer to the image below for different </w:t>
        </w:r>
        <w:r w:rsidRPr="00D626C8" w:rsidDel="00781908">
          <w:rPr>
            <w:rFonts w:cs="Arial"/>
            <w:b/>
          </w:rPr>
          <w:t>buttons</w:t>
        </w:r>
      </w:moveFrom>
    </w:p>
    <w:p w14:paraId="70033460" w14:textId="35F36B55" w:rsidR="00DE6352" w:rsidRPr="00D626C8" w:rsidDel="00781908" w:rsidRDefault="00DE6352" w:rsidP="00DE6352">
      <w:pPr>
        <w:rPr>
          <w:moveFrom w:id="176" w:author="Batra Yogesh (EXT)" w:date="2018-03-27T14:09:00Z"/>
          <w:rFonts w:cs="Arial"/>
          <w:b/>
        </w:rPr>
      </w:pPr>
    </w:p>
    <w:p w14:paraId="5BCE9011" w14:textId="4D155611" w:rsidR="00DE6352" w:rsidRPr="002B10E9" w:rsidDel="00781908" w:rsidRDefault="00DE6352" w:rsidP="00DE6352">
      <w:pPr>
        <w:jc w:val="center"/>
        <w:rPr>
          <w:moveFrom w:id="177" w:author="Batra Yogesh (EXT)" w:date="2018-03-27T14:09:00Z"/>
          <w:rFonts w:cs="Arial"/>
          <w:b/>
        </w:rPr>
      </w:pPr>
      <w:moveFrom w:id="178" w:author="Batra Yogesh (EXT)" w:date="2018-03-27T14:09:00Z">
        <w:del w:id="179" w:author="Shah Ashay" w:date="2018-04-16T16:55:00Z">
          <w:r w:rsidRPr="00F3429D" w:rsidDel="00D626C8">
            <w:rPr>
              <w:rFonts w:cs="Arial"/>
              <w:noProof/>
              <w:color w:val="000000"/>
              <w:szCs w:val="22"/>
              <w:rPrChange w:id="180" w:author="Batra Yogesh (EXT)" w:date="2018-04-13T12:54:00Z">
                <w:rPr>
                  <w:rFonts w:ascii="Calibri" w:hAnsi="Calibri" w:cs="Calibri"/>
                  <w:noProof/>
                  <w:color w:val="000000"/>
                  <w:szCs w:val="22"/>
                </w:rPr>
              </w:rPrChange>
            </w:rPr>
            <w:drawing>
              <wp:inline distT="0" distB="0" distL="0" distR="0" wp14:anchorId="4CF95AF7" wp14:editId="4693A237">
                <wp:extent cx="5105048" cy="1144752"/>
                <wp:effectExtent l="0" t="0" r="635" b="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noFill/>
                        </a:ln>
                      </pic:spPr>
                    </pic:pic>
                  </a:graphicData>
                </a:graphic>
              </wp:inline>
            </w:drawing>
          </w:r>
        </w:del>
      </w:moveFrom>
    </w:p>
    <w:moveFromRangeEnd w:id="174"/>
    <w:p w14:paraId="3F95FA20" w14:textId="77777777" w:rsidR="00DE6352" w:rsidRPr="00D626C8" w:rsidRDefault="00DE6352" w:rsidP="00DE6352">
      <w:pPr>
        <w:jc w:val="center"/>
        <w:rPr>
          <w:rFonts w:cs="Arial"/>
          <w:b/>
        </w:rPr>
      </w:pPr>
    </w:p>
    <w:p w14:paraId="0BAA3795" w14:textId="38A14133" w:rsidR="00EF4239" w:rsidRPr="002B10E9" w:rsidRDefault="00DE6352" w:rsidP="00DE6352">
      <w:pPr>
        <w:jc w:val="both"/>
        <w:rPr>
          <w:rFonts w:cs="Arial"/>
          <w:b/>
        </w:rPr>
      </w:pPr>
      <w:r w:rsidRPr="00F3429D">
        <w:rPr>
          <w:rFonts w:cs="Arial"/>
        </w:rPr>
        <w:t>Trigger:</w:t>
      </w:r>
      <w:r w:rsidR="004D61A0" w:rsidRPr="00F3429D">
        <w:rPr>
          <w:rFonts w:cs="Arial"/>
        </w:rPr>
        <w:t xml:space="preserve"> </w:t>
      </w:r>
      <w:r w:rsidR="00570D43" w:rsidRPr="00F3429D">
        <w:rPr>
          <w:rFonts w:cs="Arial"/>
        </w:rPr>
        <w:t xml:space="preserve"> </w:t>
      </w:r>
      <w:r w:rsidR="00546513" w:rsidRPr="00F3429D">
        <w:rPr>
          <w:rFonts w:cs="Arial"/>
        </w:rPr>
        <w:t>The field has communicated to EC Support that a new stream needs to be set up in EC so that the field can begin capturing data. PRA specific data for the stream will be entered into EC later.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81" w:author="Shah Ashay" w:date="2018-04-16T16:55:00Z">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5"/>
        <w:gridCol w:w="3663"/>
        <w:gridCol w:w="2042"/>
        <w:gridCol w:w="2930"/>
        <w:tblGridChange w:id="182">
          <w:tblGrid>
            <w:gridCol w:w="655"/>
            <w:gridCol w:w="3780"/>
            <w:gridCol w:w="2070"/>
            <w:gridCol w:w="2970"/>
          </w:tblGrid>
        </w:tblGridChange>
      </w:tblGrid>
      <w:tr w:rsidR="00546513" w:rsidRPr="00D626C8" w14:paraId="3B277445" w14:textId="77777777" w:rsidTr="00D626C8">
        <w:trPr>
          <w:tblHeader/>
          <w:trPrChange w:id="183" w:author="Shah Ashay" w:date="2018-04-16T16:55:00Z">
            <w:trPr>
              <w:tblHeader/>
            </w:trPr>
          </w:trPrChange>
        </w:trPr>
        <w:tc>
          <w:tcPr>
            <w:tcW w:w="382" w:type="pct"/>
            <w:shd w:val="pct15" w:color="auto" w:fill="auto"/>
            <w:tcPrChange w:id="184" w:author="Shah Ashay" w:date="2018-04-16T16:55:00Z">
              <w:tcPr>
                <w:tcW w:w="655" w:type="dxa"/>
                <w:shd w:val="pct15" w:color="auto" w:fill="auto"/>
              </w:tcPr>
            </w:tcPrChange>
          </w:tcPr>
          <w:p w14:paraId="00A4416F" w14:textId="77777777" w:rsidR="00546513" w:rsidRPr="00D626C8" w:rsidRDefault="00546513" w:rsidP="00546513">
            <w:pPr>
              <w:pStyle w:val="ColumnHead"/>
              <w:keepNext/>
              <w:keepLines/>
              <w:rPr>
                <w:rFonts w:cs="Arial"/>
                <w:sz w:val="20"/>
                <w:rPrChange w:id="185" w:author="Shah Ashay" w:date="2018-04-16T16:55:00Z">
                  <w:rPr>
                    <w:rFonts w:asciiTheme="minorHAnsi" w:hAnsiTheme="minorHAnsi"/>
                    <w:sz w:val="20"/>
                  </w:rPr>
                </w:rPrChange>
              </w:rPr>
            </w:pPr>
            <w:r w:rsidRPr="00D626C8">
              <w:rPr>
                <w:rFonts w:cs="Arial"/>
                <w:sz w:val="20"/>
                <w:rPrChange w:id="186" w:author="Shah Ashay" w:date="2018-04-16T16:55:00Z">
                  <w:rPr>
                    <w:rFonts w:asciiTheme="minorHAnsi" w:hAnsiTheme="minorHAnsi"/>
                    <w:sz w:val="20"/>
                  </w:rPr>
                </w:rPrChange>
              </w:rPr>
              <w:lastRenderedPageBreak/>
              <w:t>Step</w:t>
            </w:r>
          </w:p>
        </w:tc>
        <w:tc>
          <w:tcPr>
            <w:tcW w:w="1959" w:type="pct"/>
            <w:shd w:val="pct15" w:color="auto" w:fill="auto"/>
            <w:tcPrChange w:id="187" w:author="Shah Ashay" w:date="2018-04-16T16:55:00Z">
              <w:tcPr>
                <w:tcW w:w="3780" w:type="dxa"/>
                <w:shd w:val="pct15" w:color="auto" w:fill="auto"/>
              </w:tcPr>
            </w:tcPrChange>
          </w:tcPr>
          <w:p w14:paraId="386EE95C" w14:textId="77777777" w:rsidR="00546513" w:rsidRPr="00D626C8" w:rsidRDefault="00546513" w:rsidP="00546513">
            <w:pPr>
              <w:pStyle w:val="ColumnHead"/>
              <w:keepNext/>
              <w:keepLines/>
              <w:rPr>
                <w:rFonts w:cs="Arial"/>
                <w:sz w:val="20"/>
                <w:rPrChange w:id="188" w:author="Shah Ashay" w:date="2018-04-16T16:55:00Z">
                  <w:rPr>
                    <w:rFonts w:asciiTheme="minorHAnsi" w:hAnsiTheme="minorHAnsi"/>
                    <w:sz w:val="20"/>
                  </w:rPr>
                </w:rPrChange>
              </w:rPr>
            </w:pPr>
            <w:r w:rsidRPr="00D626C8">
              <w:rPr>
                <w:rFonts w:cs="Arial"/>
                <w:sz w:val="20"/>
                <w:rPrChange w:id="189" w:author="Shah Ashay" w:date="2018-04-16T16:55:00Z">
                  <w:rPr>
                    <w:rFonts w:asciiTheme="minorHAnsi" w:hAnsiTheme="minorHAnsi"/>
                    <w:sz w:val="20"/>
                  </w:rPr>
                </w:rPrChange>
              </w:rPr>
              <w:t>Actor Action</w:t>
            </w:r>
          </w:p>
        </w:tc>
        <w:tc>
          <w:tcPr>
            <w:tcW w:w="1092" w:type="pct"/>
            <w:shd w:val="pct15" w:color="auto" w:fill="auto"/>
            <w:tcPrChange w:id="190" w:author="Shah Ashay" w:date="2018-04-16T16:55:00Z">
              <w:tcPr>
                <w:tcW w:w="2070" w:type="dxa"/>
                <w:shd w:val="pct15" w:color="auto" w:fill="auto"/>
              </w:tcPr>
            </w:tcPrChange>
          </w:tcPr>
          <w:p w14:paraId="11FB4472" w14:textId="77777777" w:rsidR="00546513" w:rsidRPr="00D626C8" w:rsidRDefault="00546513" w:rsidP="00546513">
            <w:pPr>
              <w:pStyle w:val="ColumnHead"/>
              <w:keepNext/>
              <w:keepLines/>
              <w:rPr>
                <w:rFonts w:cs="Arial"/>
                <w:sz w:val="20"/>
                <w:rPrChange w:id="191" w:author="Shah Ashay" w:date="2018-04-16T16:55:00Z">
                  <w:rPr>
                    <w:rFonts w:asciiTheme="minorHAnsi" w:hAnsiTheme="minorHAnsi"/>
                    <w:sz w:val="20"/>
                  </w:rPr>
                </w:rPrChange>
              </w:rPr>
            </w:pPr>
            <w:r w:rsidRPr="00D626C8">
              <w:rPr>
                <w:rFonts w:cs="Arial"/>
                <w:sz w:val="20"/>
                <w:rPrChange w:id="192" w:author="Shah Ashay" w:date="2018-04-16T16:55:00Z">
                  <w:rPr>
                    <w:rFonts w:asciiTheme="minorHAnsi" w:hAnsiTheme="minorHAnsi"/>
                    <w:sz w:val="20"/>
                  </w:rPr>
                </w:rPrChange>
              </w:rPr>
              <w:t>System Response</w:t>
            </w:r>
          </w:p>
        </w:tc>
        <w:tc>
          <w:tcPr>
            <w:tcW w:w="1567" w:type="pct"/>
            <w:shd w:val="pct15" w:color="auto" w:fill="auto"/>
            <w:tcPrChange w:id="193" w:author="Shah Ashay" w:date="2018-04-16T16:55:00Z">
              <w:tcPr>
                <w:tcW w:w="2970" w:type="dxa"/>
                <w:shd w:val="pct15" w:color="auto" w:fill="auto"/>
              </w:tcPr>
            </w:tcPrChange>
          </w:tcPr>
          <w:p w14:paraId="6F7D7612" w14:textId="77777777" w:rsidR="00546513" w:rsidRPr="00D626C8" w:rsidRDefault="00546513" w:rsidP="00546513">
            <w:pPr>
              <w:pStyle w:val="ColumnHead"/>
              <w:keepNext/>
              <w:keepLines/>
              <w:rPr>
                <w:rFonts w:cs="Arial"/>
                <w:sz w:val="20"/>
                <w:rPrChange w:id="194" w:author="Shah Ashay" w:date="2018-04-16T16:55:00Z">
                  <w:rPr>
                    <w:rFonts w:asciiTheme="minorHAnsi" w:hAnsiTheme="minorHAnsi"/>
                    <w:sz w:val="20"/>
                  </w:rPr>
                </w:rPrChange>
              </w:rPr>
            </w:pPr>
            <w:r w:rsidRPr="00D626C8">
              <w:rPr>
                <w:rFonts w:cs="Arial"/>
                <w:sz w:val="20"/>
                <w:rPrChange w:id="195" w:author="Shah Ashay" w:date="2018-04-16T16:55:00Z">
                  <w:rPr>
                    <w:rFonts w:asciiTheme="minorHAnsi" w:hAnsiTheme="minorHAnsi"/>
                    <w:sz w:val="20"/>
                  </w:rPr>
                </w:rPrChange>
              </w:rPr>
              <w:t>Ref</w:t>
            </w:r>
          </w:p>
        </w:tc>
      </w:tr>
      <w:tr w:rsidR="00546513" w:rsidRPr="00D626C8" w14:paraId="39CEE31C" w14:textId="77777777" w:rsidTr="00D626C8">
        <w:trPr>
          <w:cantSplit/>
          <w:trPrChange w:id="196" w:author="Shah Ashay" w:date="2018-04-16T16:55:00Z">
            <w:trPr>
              <w:cantSplit/>
            </w:trPr>
          </w:trPrChange>
        </w:trPr>
        <w:tc>
          <w:tcPr>
            <w:tcW w:w="382" w:type="pct"/>
            <w:tcPrChange w:id="197" w:author="Shah Ashay" w:date="2018-04-16T16:55:00Z">
              <w:tcPr>
                <w:tcW w:w="655" w:type="dxa"/>
              </w:tcPr>
            </w:tcPrChange>
          </w:tcPr>
          <w:p w14:paraId="73A44BE9" w14:textId="77777777" w:rsidR="00546513" w:rsidRPr="00D626C8" w:rsidRDefault="00546513" w:rsidP="00546513">
            <w:pPr>
              <w:pStyle w:val="TableText"/>
              <w:keepNext/>
              <w:keepLines/>
              <w:numPr>
                <w:ilvl w:val="0"/>
                <w:numId w:val="4"/>
              </w:numPr>
              <w:jc w:val="both"/>
              <w:rPr>
                <w:rFonts w:cs="Arial"/>
                <w:sz w:val="20"/>
                <w:rPrChange w:id="198" w:author="Shah Ashay" w:date="2018-04-16T16:55:00Z">
                  <w:rPr>
                    <w:rFonts w:asciiTheme="minorHAnsi" w:hAnsiTheme="minorHAnsi"/>
                    <w:sz w:val="20"/>
                  </w:rPr>
                </w:rPrChange>
              </w:rPr>
            </w:pPr>
          </w:p>
        </w:tc>
        <w:tc>
          <w:tcPr>
            <w:tcW w:w="1959" w:type="pct"/>
            <w:tcPrChange w:id="199" w:author="Shah Ashay" w:date="2018-04-16T16:55:00Z">
              <w:tcPr>
                <w:tcW w:w="3780" w:type="dxa"/>
              </w:tcPr>
            </w:tcPrChange>
          </w:tcPr>
          <w:p w14:paraId="0101297A" w14:textId="77777777" w:rsidR="00546513" w:rsidRPr="00D626C8" w:rsidRDefault="00546513" w:rsidP="00546513">
            <w:pPr>
              <w:pStyle w:val="TableText"/>
              <w:keepNext/>
              <w:keepLines/>
              <w:rPr>
                <w:rFonts w:cs="Arial"/>
                <w:b/>
                <w:i/>
                <w:sz w:val="20"/>
                <w:szCs w:val="20"/>
                <w:rPrChange w:id="200" w:author="Shah Ashay" w:date="2018-04-16T16:55:00Z">
                  <w:rPr>
                    <w:rFonts w:asciiTheme="minorHAnsi" w:hAnsiTheme="minorHAnsi"/>
                    <w:b/>
                    <w:i/>
                    <w:sz w:val="20"/>
                    <w:szCs w:val="20"/>
                  </w:rPr>
                </w:rPrChange>
              </w:rPr>
            </w:pPr>
            <w:r w:rsidRPr="00D626C8">
              <w:rPr>
                <w:rFonts w:cs="Arial"/>
                <w:b/>
                <w:i/>
                <w:sz w:val="20"/>
                <w:szCs w:val="20"/>
                <w:rPrChange w:id="201" w:author="Shah Ashay" w:date="2018-04-16T16:55:00Z">
                  <w:rPr>
                    <w:rFonts w:asciiTheme="minorHAnsi" w:hAnsiTheme="minorHAnsi"/>
                    <w:b/>
                    <w:i/>
                    <w:sz w:val="20"/>
                    <w:szCs w:val="20"/>
                  </w:rPr>
                </w:rPrChange>
              </w:rPr>
              <w:t xml:space="preserve">Maintain Stream </w:t>
            </w:r>
            <w:r w:rsidRPr="00D626C8">
              <w:rPr>
                <w:rFonts w:cs="Arial"/>
                <w:sz w:val="20"/>
                <w:szCs w:val="20"/>
                <w:rPrChange w:id="202" w:author="Shah Ashay" w:date="2018-04-16T16:55:00Z">
                  <w:rPr>
                    <w:rFonts w:asciiTheme="minorHAnsi" w:hAnsiTheme="minorHAnsi"/>
                    <w:sz w:val="20"/>
                    <w:szCs w:val="20"/>
                  </w:rPr>
                </w:rPrChange>
              </w:rPr>
              <w:t>screen</w:t>
            </w:r>
          </w:p>
        </w:tc>
        <w:tc>
          <w:tcPr>
            <w:tcW w:w="1092" w:type="pct"/>
            <w:tcPrChange w:id="203" w:author="Shah Ashay" w:date="2018-04-16T16:55:00Z">
              <w:tcPr>
                <w:tcW w:w="2070" w:type="dxa"/>
              </w:tcPr>
            </w:tcPrChange>
          </w:tcPr>
          <w:p w14:paraId="24A0DC4D" w14:textId="77777777" w:rsidR="00546513" w:rsidRPr="00D626C8" w:rsidRDefault="00546513" w:rsidP="00546513">
            <w:pPr>
              <w:keepNext/>
              <w:keepLines/>
              <w:rPr>
                <w:rFonts w:cs="Arial"/>
                <w:sz w:val="20"/>
                <w:szCs w:val="20"/>
                <w:rPrChange w:id="204" w:author="Shah Ashay" w:date="2018-04-16T16:55:00Z">
                  <w:rPr>
                    <w:rFonts w:asciiTheme="minorHAnsi" w:hAnsiTheme="minorHAnsi"/>
                    <w:sz w:val="20"/>
                    <w:szCs w:val="20"/>
                  </w:rPr>
                </w:rPrChange>
              </w:rPr>
            </w:pPr>
          </w:p>
        </w:tc>
        <w:tc>
          <w:tcPr>
            <w:tcW w:w="1567" w:type="pct"/>
            <w:tcPrChange w:id="205" w:author="Shah Ashay" w:date="2018-04-16T16:55:00Z">
              <w:tcPr>
                <w:tcW w:w="2970" w:type="dxa"/>
              </w:tcPr>
            </w:tcPrChange>
          </w:tcPr>
          <w:p w14:paraId="4A304B8B" w14:textId="77777777" w:rsidR="00546513" w:rsidRPr="00D626C8" w:rsidRDefault="00546513" w:rsidP="00546513">
            <w:pPr>
              <w:keepNext/>
              <w:keepLines/>
              <w:rPr>
                <w:rFonts w:cs="Arial"/>
                <w:sz w:val="20"/>
                <w:rPrChange w:id="206" w:author="Shah Ashay" w:date="2018-04-16T16:55:00Z">
                  <w:rPr>
                    <w:rFonts w:asciiTheme="minorHAnsi" w:hAnsiTheme="minorHAnsi"/>
                    <w:sz w:val="20"/>
                  </w:rPr>
                </w:rPrChange>
              </w:rPr>
            </w:pPr>
          </w:p>
        </w:tc>
      </w:tr>
      <w:tr w:rsidR="00546513" w:rsidRPr="00D626C8" w14:paraId="46E1E582" w14:textId="77777777" w:rsidTr="00D626C8">
        <w:trPr>
          <w:cantSplit/>
          <w:trPrChange w:id="207" w:author="Shah Ashay" w:date="2018-04-16T16:55:00Z">
            <w:trPr>
              <w:cantSplit/>
            </w:trPr>
          </w:trPrChange>
        </w:trPr>
        <w:tc>
          <w:tcPr>
            <w:tcW w:w="382" w:type="pct"/>
            <w:tcPrChange w:id="208" w:author="Shah Ashay" w:date="2018-04-16T16:55:00Z">
              <w:tcPr>
                <w:tcW w:w="655" w:type="dxa"/>
              </w:tcPr>
            </w:tcPrChange>
          </w:tcPr>
          <w:p w14:paraId="50EB6F9B" w14:textId="77777777" w:rsidR="00546513" w:rsidRPr="00D626C8" w:rsidRDefault="00546513" w:rsidP="00546513">
            <w:pPr>
              <w:pStyle w:val="TableText"/>
              <w:keepNext/>
              <w:keepLines/>
              <w:numPr>
                <w:ilvl w:val="0"/>
                <w:numId w:val="4"/>
              </w:numPr>
              <w:jc w:val="both"/>
              <w:rPr>
                <w:rFonts w:cs="Arial"/>
                <w:sz w:val="20"/>
                <w:rPrChange w:id="209" w:author="Shah Ashay" w:date="2018-04-16T16:55:00Z">
                  <w:rPr>
                    <w:rFonts w:asciiTheme="minorHAnsi" w:hAnsiTheme="minorHAnsi"/>
                    <w:sz w:val="20"/>
                  </w:rPr>
                </w:rPrChange>
              </w:rPr>
            </w:pPr>
          </w:p>
        </w:tc>
        <w:tc>
          <w:tcPr>
            <w:tcW w:w="1959" w:type="pct"/>
            <w:tcPrChange w:id="210" w:author="Shah Ashay" w:date="2018-04-16T16:55:00Z">
              <w:tcPr>
                <w:tcW w:w="3780" w:type="dxa"/>
              </w:tcPr>
            </w:tcPrChange>
          </w:tcPr>
          <w:p w14:paraId="73255D41" w14:textId="77777777" w:rsidR="00546513" w:rsidRPr="00D626C8" w:rsidRDefault="00546513" w:rsidP="00546513">
            <w:pPr>
              <w:pStyle w:val="TableText"/>
              <w:keepNext/>
              <w:keepLines/>
              <w:rPr>
                <w:rFonts w:cs="Arial"/>
                <w:sz w:val="20"/>
                <w:szCs w:val="20"/>
                <w:rPrChange w:id="211" w:author="Shah Ashay" w:date="2018-04-16T16:55:00Z">
                  <w:rPr>
                    <w:rFonts w:asciiTheme="minorHAnsi" w:hAnsiTheme="minorHAnsi"/>
                    <w:sz w:val="20"/>
                    <w:szCs w:val="20"/>
                  </w:rPr>
                </w:rPrChange>
              </w:rPr>
            </w:pPr>
            <w:r w:rsidRPr="00D626C8">
              <w:rPr>
                <w:rFonts w:cs="Arial"/>
                <w:sz w:val="20"/>
                <w:szCs w:val="20"/>
                <w:rPrChange w:id="212" w:author="Shah Ashay" w:date="2018-04-16T16:55:00Z">
                  <w:rPr>
                    <w:rFonts w:asciiTheme="minorHAnsi" w:hAnsiTheme="minorHAnsi"/>
                    <w:sz w:val="20"/>
                    <w:szCs w:val="20"/>
                  </w:rPr>
                </w:rPrChange>
              </w:rPr>
              <w:t xml:space="preserve">EC Support opens up the </w:t>
            </w:r>
            <w:r w:rsidRPr="00D626C8">
              <w:rPr>
                <w:rFonts w:cs="Arial"/>
                <w:b/>
                <w:i/>
                <w:sz w:val="20"/>
                <w:szCs w:val="20"/>
                <w:rPrChange w:id="213" w:author="Shah Ashay" w:date="2018-04-16T16:55:00Z">
                  <w:rPr>
                    <w:rFonts w:asciiTheme="minorHAnsi" w:hAnsiTheme="minorHAnsi"/>
                    <w:b/>
                    <w:i/>
                    <w:sz w:val="20"/>
                    <w:szCs w:val="20"/>
                  </w:rPr>
                </w:rPrChange>
              </w:rPr>
              <w:t>Maintain Stream Screen</w:t>
            </w:r>
            <w:r w:rsidRPr="00D626C8">
              <w:rPr>
                <w:rFonts w:cs="Arial"/>
                <w:sz w:val="20"/>
                <w:szCs w:val="20"/>
                <w:rPrChange w:id="214" w:author="Shah Ashay" w:date="2018-04-16T16:55:00Z">
                  <w:rPr>
                    <w:rFonts w:asciiTheme="minorHAnsi" w:hAnsiTheme="minorHAnsi"/>
                    <w:sz w:val="20"/>
                    <w:szCs w:val="20"/>
                  </w:rPr>
                </w:rPrChange>
              </w:rPr>
              <w:t xml:space="preserve">.  </w:t>
            </w:r>
          </w:p>
          <w:p w14:paraId="7B777F8B" w14:textId="612E2A78" w:rsidR="00546513" w:rsidRPr="00D626C8" w:rsidRDefault="00546513" w:rsidP="00CE5847">
            <w:pPr>
              <w:pStyle w:val="TableText"/>
              <w:keepNext/>
              <w:keepLines/>
              <w:rPr>
                <w:rFonts w:cs="Arial"/>
                <w:i/>
                <w:sz w:val="20"/>
                <w:szCs w:val="20"/>
                <w:rPrChange w:id="215" w:author="Shah Ashay" w:date="2018-04-16T16:55:00Z">
                  <w:rPr>
                    <w:rFonts w:asciiTheme="minorHAnsi" w:hAnsiTheme="minorHAnsi"/>
                    <w:i/>
                    <w:sz w:val="20"/>
                    <w:szCs w:val="20"/>
                  </w:rPr>
                </w:rPrChange>
              </w:rPr>
            </w:pPr>
            <w:r w:rsidRPr="00D626C8">
              <w:rPr>
                <w:rFonts w:cs="Arial"/>
                <w:i/>
                <w:sz w:val="20"/>
                <w:szCs w:val="20"/>
                <w:rPrChange w:id="216" w:author="Shah Ashay" w:date="2018-04-16T16:55:00Z">
                  <w:rPr>
                    <w:rFonts w:asciiTheme="minorHAnsi" w:hAnsiTheme="minorHAnsi"/>
                    <w:i/>
                    <w:sz w:val="20"/>
                    <w:szCs w:val="20"/>
                  </w:rPr>
                </w:rPrChange>
              </w:rPr>
              <w:t xml:space="preserve">Administration </w:t>
            </w:r>
            <w:r w:rsidRPr="00D626C8">
              <w:rPr>
                <w:rFonts w:cs="Arial"/>
                <w:i/>
                <w:sz w:val="20"/>
                <w:szCs w:val="20"/>
                <w:rPrChange w:id="217" w:author="Shah Ashay" w:date="2018-04-16T16:55:00Z">
                  <w:rPr>
                    <w:rFonts w:asciiTheme="minorHAnsi" w:hAnsiTheme="minorHAnsi"/>
                    <w:i/>
                    <w:sz w:val="20"/>
                    <w:szCs w:val="20"/>
                  </w:rPr>
                </w:rPrChange>
              </w:rPr>
              <w:sym w:font="Wingdings" w:char="F0E0"/>
            </w:r>
            <w:r w:rsidRPr="00D626C8">
              <w:rPr>
                <w:rFonts w:cs="Arial"/>
                <w:i/>
                <w:sz w:val="20"/>
                <w:szCs w:val="20"/>
                <w:rPrChange w:id="218" w:author="Shah Ashay" w:date="2018-04-16T16:55:00Z">
                  <w:rPr>
                    <w:rFonts w:asciiTheme="minorHAnsi" w:hAnsiTheme="minorHAnsi"/>
                    <w:i/>
                    <w:sz w:val="20"/>
                    <w:szCs w:val="20"/>
                  </w:rPr>
                </w:rPrChange>
              </w:rPr>
              <w:t xml:space="preserve"> Assets </w:t>
            </w:r>
            <w:r w:rsidRPr="00D626C8">
              <w:rPr>
                <w:rFonts w:cs="Arial"/>
                <w:i/>
                <w:sz w:val="20"/>
                <w:szCs w:val="20"/>
                <w:rPrChange w:id="219" w:author="Shah Ashay" w:date="2018-04-16T16:55:00Z">
                  <w:rPr>
                    <w:rFonts w:asciiTheme="minorHAnsi" w:hAnsiTheme="minorHAnsi"/>
                    <w:i/>
                    <w:sz w:val="20"/>
                    <w:szCs w:val="20"/>
                  </w:rPr>
                </w:rPrChange>
              </w:rPr>
              <w:sym w:font="Wingdings" w:char="F0E0"/>
            </w:r>
            <w:r w:rsidRPr="00D626C8">
              <w:rPr>
                <w:rFonts w:cs="Arial"/>
                <w:i/>
                <w:sz w:val="20"/>
                <w:szCs w:val="20"/>
                <w:rPrChange w:id="220" w:author="Shah Ashay" w:date="2018-04-16T16:55:00Z">
                  <w:rPr>
                    <w:rFonts w:asciiTheme="minorHAnsi" w:hAnsiTheme="minorHAnsi"/>
                    <w:i/>
                    <w:sz w:val="20"/>
                    <w:szCs w:val="20"/>
                  </w:rPr>
                </w:rPrChange>
              </w:rPr>
              <w:t xml:space="preserve"> Stream Objects </w:t>
            </w:r>
            <w:r w:rsidRPr="00D626C8">
              <w:rPr>
                <w:rFonts w:cs="Arial"/>
                <w:i/>
                <w:sz w:val="20"/>
                <w:szCs w:val="20"/>
                <w:rPrChange w:id="221" w:author="Shah Ashay" w:date="2018-04-16T16:55:00Z">
                  <w:rPr>
                    <w:rFonts w:asciiTheme="minorHAnsi" w:hAnsiTheme="minorHAnsi"/>
                    <w:i/>
                    <w:sz w:val="20"/>
                    <w:szCs w:val="20"/>
                  </w:rPr>
                </w:rPrChange>
              </w:rPr>
              <w:sym w:font="Wingdings" w:char="F0E0"/>
            </w:r>
            <w:r w:rsidRPr="00D626C8">
              <w:rPr>
                <w:rFonts w:cs="Arial"/>
                <w:i/>
                <w:sz w:val="20"/>
                <w:szCs w:val="20"/>
                <w:rPrChange w:id="222" w:author="Shah Ashay" w:date="2018-04-16T16:55:00Z">
                  <w:rPr>
                    <w:rFonts w:asciiTheme="minorHAnsi" w:hAnsiTheme="minorHAnsi"/>
                    <w:i/>
                    <w:sz w:val="20"/>
                    <w:szCs w:val="20"/>
                  </w:rPr>
                </w:rPrChange>
              </w:rPr>
              <w:t xml:space="preserve"> </w:t>
            </w:r>
            <w:del w:id="223" w:author="Batra Yogesh (EXT)" w:date="2018-03-27T15:49:00Z">
              <w:r w:rsidRPr="00D626C8" w:rsidDel="00CE5847">
                <w:rPr>
                  <w:rFonts w:cs="Arial"/>
                  <w:i/>
                  <w:sz w:val="20"/>
                  <w:szCs w:val="20"/>
                  <w:rPrChange w:id="224" w:author="Shah Ashay" w:date="2018-04-16T16:55:00Z">
                    <w:rPr>
                      <w:rFonts w:asciiTheme="minorHAnsi" w:hAnsiTheme="minorHAnsi"/>
                      <w:i/>
                      <w:sz w:val="20"/>
                      <w:szCs w:val="20"/>
                    </w:rPr>
                  </w:rPrChange>
                </w:rPr>
                <w:delText xml:space="preserve">Maintain </w:delText>
              </w:r>
            </w:del>
            <w:r w:rsidRPr="00D626C8">
              <w:rPr>
                <w:rFonts w:cs="Arial"/>
                <w:i/>
                <w:sz w:val="20"/>
                <w:szCs w:val="20"/>
                <w:rPrChange w:id="225" w:author="Shah Ashay" w:date="2018-04-16T16:55:00Z">
                  <w:rPr>
                    <w:rFonts w:asciiTheme="minorHAnsi" w:hAnsiTheme="minorHAnsi"/>
                    <w:i/>
                    <w:sz w:val="20"/>
                    <w:szCs w:val="20"/>
                  </w:rPr>
                </w:rPrChange>
              </w:rPr>
              <w:t>Stream</w:t>
            </w:r>
            <w:ins w:id="226" w:author="Batra Yogesh (EXT)" w:date="2018-03-27T15:49:00Z">
              <w:r w:rsidR="00CE5847" w:rsidRPr="00D626C8">
                <w:rPr>
                  <w:rFonts w:cs="Arial"/>
                  <w:i/>
                  <w:sz w:val="20"/>
                  <w:szCs w:val="20"/>
                  <w:rPrChange w:id="227" w:author="Shah Ashay" w:date="2018-04-16T16:55:00Z">
                    <w:rPr>
                      <w:rFonts w:asciiTheme="minorHAnsi" w:hAnsiTheme="minorHAnsi"/>
                      <w:i/>
                      <w:sz w:val="20"/>
                      <w:szCs w:val="20"/>
                    </w:rPr>
                  </w:rPrChange>
                </w:rPr>
                <w:t xml:space="preserve"> – by Group Model</w:t>
              </w:r>
            </w:ins>
          </w:p>
        </w:tc>
        <w:tc>
          <w:tcPr>
            <w:tcW w:w="1092" w:type="pct"/>
            <w:tcPrChange w:id="228" w:author="Shah Ashay" w:date="2018-04-16T16:55:00Z">
              <w:tcPr>
                <w:tcW w:w="2070" w:type="dxa"/>
              </w:tcPr>
            </w:tcPrChange>
          </w:tcPr>
          <w:p w14:paraId="3264FE4B" w14:textId="77777777" w:rsidR="00546513" w:rsidRPr="00D626C8" w:rsidRDefault="00546513" w:rsidP="00546513">
            <w:pPr>
              <w:keepNext/>
              <w:keepLines/>
              <w:rPr>
                <w:rFonts w:cs="Arial"/>
                <w:sz w:val="20"/>
                <w:szCs w:val="20"/>
                <w:rPrChange w:id="229" w:author="Shah Ashay" w:date="2018-04-16T16:55:00Z">
                  <w:rPr>
                    <w:rFonts w:asciiTheme="minorHAnsi" w:hAnsiTheme="minorHAnsi"/>
                    <w:sz w:val="20"/>
                    <w:szCs w:val="20"/>
                  </w:rPr>
                </w:rPrChange>
              </w:rPr>
            </w:pPr>
            <w:r w:rsidRPr="00D626C8">
              <w:rPr>
                <w:rFonts w:cs="Arial"/>
                <w:sz w:val="20"/>
                <w:szCs w:val="20"/>
                <w:rPrChange w:id="230" w:author="Shah Ashay" w:date="2018-04-16T16:55:00Z">
                  <w:rPr>
                    <w:rFonts w:asciiTheme="minorHAnsi" w:hAnsiTheme="minorHAnsi"/>
                    <w:sz w:val="20"/>
                    <w:szCs w:val="20"/>
                  </w:rPr>
                </w:rPrChange>
              </w:rPr>
              <w:t>The following field is automatically populated:</w:t>
            </w:r>
          </w:p>
          <w:p w14:paraId="677C5464" w14:textId="77777777" w:rsidR="00546513" w:rsidRPr="00D626C8" w:rsidRDefault="00546513" w:rsidP="00546513">
            <w:pPr>
              <w:pStyle w:val="ListParagraph"/>
              <w:keepNext/>
              <w:keepLines/>
              <w:numPr>
                <w:ilvl w:val="0"/>
                <w:numId w:val="26"/>
              </w:numPr>
              <w:ind w:left="360"/>
              <w:rPr>
                <w:ins w:id="231" w:author="Batra Yogesh (EXT)" w:date="2018-03-27T15:50:00Z"/>
                <w:rFonts w:cs="Arial"/>
                <w:sz w:val="20"/>
                <w:szCs w:val="20"/>
                <w:rPrChange w:id="232" w:author="Shah Ashay" w:date="2018-04-16T16:55:00Z">
                  <w:rPr>
                    <w:ins w:id="233" w:author="Batra Yogesh (EXT)" w:date="2018-03-27T15:50:00Z"/>
                    <w:rFonts w:asciiTheme="minorHAnsi" w:hAnsiTheme="minorHAnsi"/>
                    <w:sz w:val="20"/>
                    <w:szCs w:val="20"/>
                  </w:rPr>
                </w:rPrChange>
              </w:rPr>
            </w:pPr>
            <w:r w:rsidRPr="00D626C8">
              <w:rPr>
                <w:rFonts w:cs="Arial"/>
                <w:b/>
                <w:i/>
                <w:sz w:val="20"/>
                <w:szCs w:val="20"/>
                <w:rPrChange w:id="234" w:author="Shah Ashay" w:date="2018-04-16T16:55:00Z">
                  <w:rPr>
                    <w:rFonts w:asciiTheme="minorHAnsi" w:hAnsiTheme="minorHAnsi"/>
                    <w:b/>
                    <w:i/>
                    <w:sz w:val="20"/>
                    <w:szCs w:val="20"/>
                  </w:rPr>
                </w:rPrChange>
              </w:rPr>
              <w:t xml:space="preserve">Date </w:t>
            </w:r>
            <w:r w:rsidRPr="00D626C8">
              <w:rPr>
                <w:rFonts w:cs="Arial"/>
                <w:sz w:val="20"/>
                <w:szCs w:val="20"/>
                <w:rPrChange w:id="235" w:author="Shah Ashay" w:date="2018-04-16T16:55:00Z">
                  <w:rPr>
                    <w:rFonts w:asciiTheme="minorHAnsi" w:hAnsiTheme="minorHAnsi"/>
                    <w:sz w:val="20"/>
                    <w:szCs w:val="20"/>
                  </w:rPr>
                </w:rPrChange>
              </w:rPr>
              <w:t xml:space="preserve">is set to yesterday’s date </w:t>
            </w:r>
          </w:p>
          <w:p w14:paraId="43202CA3" w14:textId="77777777" w:rsidR="00CE5847" w:rsidRPr="00D626C8" w:rsidRDefault="00CE5847" w:rsidP="00546513">
            <w:pPr>
              <w:pStyle w:val="ListParagraph"/>
              <w:keepNext/>
              <w:keepLines/>
              <w:numPr>
                <w:ilvl w:val="0"/>
                <w:numId w:val="26"/>
              </w:numPr>
              <w:ind w:left="360"/>
              <w:rPr>
                <w:ins w:id="236" w:author="Batra Yogesh (EXT)" w:date="2018-03-27T15:50:00Z"/>
                <w:rFonts w:cs="Arial"/>
                <w:sz w:val="20"/>
                <w:szCs w:val="20"/>
                <w:rPrChange w:id="237" w:author="Shah Ashay" w:date="2018-04-16T16:55:00Z">
                  <w:rPr>
                    <w:ins w:id="238" w:author="Batra Yogesh (EXT)" w:date="2018-03-27T15:50:00Z"/>
                    <w:rFonts w:asciiTheme="minorHAnsi" w:hAnsiTheme="minorHAnsi"/>
                    <w:b/>
                    <w:i/>
                    <w:sz w:val="20"/>
                    <w:szCs w:val="20"/>
                  </w:rPr>
                </w:rPrChange>
              </w:rPr>
            </w:pPr>
            <w:ins w:id="239" w:author="Batra Yogesh (EXT)" w:date="2018-03-27T15:50:00Z">
              <w:r w:rsidRPr="00D626C8">
                <w:rPr>
                  <w:rFonts w:cs="Arial"/>
                  <w:b/>
                  <w:i/>
                  <w:sz w:val="20"/>
                  <w:szCs w:val="20"/>
                  <w:rPrChange w:id="240" w:author="Shah Ashay" w:date="2018-04-16T16:55:00Z">
                    <w:rPr>
                      <w:rFonts w:asciiTheme="minorHAnsi" w:hAnsiTheme="minorHAnsi"/>
                      <w:b/>
                      <w:i/>
                      <w:sz w:val="20"/>
                      <w:szCs w:val="20"/>
                    </w:rPr>
                  </w:rPrChange>
                </w:rPr>
                <w:t>Production Unit</w:t>
              </w:r>
            </w:ins>
          </w:p>
          <w:p w14:paraId="445D4A66" w14:textId="61F61226" w:rsidR="00CE5847" w:rsidRPr="00D626C8" w:rsidRDefault="00CE5847" w:rsidP="00546513">
            <w:pPr>
              <w:pStyle w:val="ListParagraph"/>
              <w:keepNext/>
              <w:keepLines/>
              <w:numPr>
                <w:ilvl w:val="0"/>
                <w:numId w:val="26"/>
              </w:numPr>
              <w:ind w:left="360"/>
              <w:rPr>
                <w:ins w:id="241" w:author="Batra Yogesh (EXT)" w:date="2018-03-27T15:50:00Z"/>
                <w:rFonts w:cs="Arial"/>
                <w:sz w:val="20"/>
                <w:szCs w:val="20"/>
                <w:rPrChange w:id="242" w:author="Shah Ashay" w:date="2018-04-16T16:55:00Z">
                  <w:rPr>
                    <w:ins w:id="243" w:author="Batra Yogesh (EXT)" w:date="2018-03-27T15:50:00Z"/>
                    <w:rFonts w:asciiTheme="minorHAnsi" w:hAnsiTheme="minorHAnsi"/>
                    <w:b/>
                    <w:i/>
                    <w:sz w:val="20"/>
                    <w:szCs w:val="20"/>
                  </w:rPr>
                </w:rPrChange>
              </w:rPr>
            </w:pPr>
            <w:ins w:id="244" w:author="Batra Yogesh (EXT)" w:date="2018-03-27T15:50:00Z">
              <w:r w:rsidRPr="00D626C8">
                <w:rPr>
                  <w:rFonts w:cs="Arial"/>
                  <w:b/>
                  <w:i/>
                  <w:sz w:val="20"/>
                  <w:szCs w:val="20"/>
                  <w:rPrChange w:id="245" w:author="Shah Ashay" w:date="2018-04-16T16:55:00Z">
                    <w:rPr>
                      <w:rFonts w:asciiTheme="minorHAnsi" w:hAnsiTheme="minorHAnsi"/>
                      <w:b/>
                      <w:i/>
                      <w:sz w:val="20"/>
                      <w:szCs w:val="20"/>
                    </w:rPr>
                  </w:rPrChange>
                </w:rPr>
                <w:t>Production Sub unit</w:t>
              </w:r>
            </w:ins>
          </w:p>
          <w:p w14:paraId="61FD12FE" w14:textId="0F542233" w:rsidR="00CE5847" w:rsidRPr="00D626C8" w:rsidDel="00A87D86" w:rsidRDefault="00CE5847" w:rsidP="00A87D86">
            <w:pPr>
              <w:pStyle w:val="ListParagraph"/>
              <w:keepNext/>
              <w:keepLines/>
              <w:numPr>
                <w:ilvl w:val="0"/>
                <w:numId w:val="26"/>
              </w:numPr>
              <w:ind w:left="360"/>
              <w:rPr>
                <w:del w:id="246" w:author="Batra Yogesh (EXT)" w:date="2018-04-06T12:45:00Z"/>
                <w:rFonts w:cs="Arial"/>
                <w:sz w:val="20"/>
                <w:szCs w:val="20"/>
                <w:rPrChange w:id="247" w:author="Shah Ashay" w:date="2018-04-16T16:55:00Z">
                  <w:rPr>
                    <w:del w:id="248" w:author="Batra Yogesh (EXT)" w:date="2018-04-06T12:45:00Z"/>
                  </w:rPr>
                </w:rPrChange>
              </w:rPr>
            </w:pPr>
            <w:ins w:id="249" w:author="Batra Yogesh (EXT)" w:date="2018-03-27T15:50:00Z">
              <w:r w:rsidRPr="00D626C8">
                <w:rPr>
                  <w:rFonts w:cs="Arial"/>
                  <w:b/>
                  <w:i/>
                  <w:sz w:val="20"/>
                  <w:szCs w:val="20"/>
                  <w:rPrChange w:id="250" w:author="Shah Ashay" w:date="2018-04-16T16:55:00Z">
                    <w:rPr>
                      <w:rFonts w:asciiTheme="minorHAnsi" w:hAnsiTheme="minorHAnsi"/>
                      <w:b/>
                      <w:i/>
                      <w:sz w:val="20"/>
                      <w:szCs w:val="20"/>
                    </w:rPr>
                  </w:rPrChange>
                </w:rPr>
                <w:t>Area</w:t>
              </w:r>
            </w:ins>
          </w:p>
          <w:p w14:paraId="27BE75AB" w14:textId="77777777" w:rsidR="00546513" w:rsidRPr="00D626C8" w:rsidRDefault="00546513">
            <w:pPr>
              <w:pStyle w:val="ListParagraph"/>
              <w:keepNext/>
              <w:keepLines/>
              <w:numPr>
                <w:ilvl w:val="0"/>
                <w:numId w:val="26"/>
              </w:numPr>
              <w:ind w:left="360"/>
              <w:rPr>
                <w:rFonts w:cs="Arial"/>
                <w:sz w:val="20"/>
                <w:szCs w:val="20"/>
                <w:rPrChange w:id="251" w:author="Shah Ashay" w:date="2018-04-16T16:55:00Z">
                  <w:rPr>
                    <w:rFonts w:asciiTheme="minorHAnsi" w:hAnsiTheme="minorHAnsi"/>
                    <w:sz w:val="20"/>
                    <w:szCs w:val="20"/>
                  </w:rPr>
                </w:rPrChange>
              </w:rPr>
              <w:pPrChange w:id="252" w:author="Batra Yogesh (EXT)" w:date="2018-04-06T12:45:00Z">
                <w:pPr>
                  <w:keepNext/>
                  <w:keepLines/>
                </w:pPr>
              </w:pPrChange>
            </w:pPr>
          </w:p>
        </w:tc>
        <w:tc>
          <w:tcPr>
            <w:tcW w:w="1567" w:type="pct"/>
            <w:tcPrChange w:id="253" w:author="Shah Ashay" w:date="2018-04-16T16:55:00Z">
              <w:tcPr>
                <w:tcW w:w="2970" w:type="dxa"/>
              </w:tcPr>
            </w:tcPrChange>
          </w:tcPr>
          <w:p w14:paraId="50B4E5D4" w14:textId="77777777" w:rsidR="00546513" w:rsidRPr="00D626C8" w:rsidRDefault="00546513" w:rsidP="00546513">
            <w:pPr>
              <w:keepNext/>
              <w:keepLines/>
              <w:rPr>
                <w:rFonts w:cs="Arial"/>
                <w:sz w:val="20"/>
                <w:rPrChange w:id="254" w:author="Shah Ashay" w:date="2018-04-16T16:55:00Z">
                  <w:rPr>
                    <w:rFonts w:asciiTheme="minorHAnsi" w:hAnsiTheme="minorHAnsi"/>
                    <w:sz w:val="20"/>
                  </w:rPr>
                </w:rPrChange>
              </w:rPr>
            </w:pPr>
            <w:r w:rsidRPr="00D626C8">
              <w:rPr>
                <w:rFonts w:cs="Arial"/>
                <w:sz w:val="20"/>
                <w:rPrChange w:id="255" w:author="Shah Ashay" w:date="2018-04-16T16:55:00Z">
                  <w:rPr>
                    <w:rFonts w:asciiTheme="minorHAnsi" w:hAnsiTheme="minorHAnsi"/>
                    <w:sz w:val="20"/>
                  </w:rPr>
                </w:rPrChange>
              </w:rPr>
              <w:t>Hierarchy may be pre-populated if the user has a default hierarchy configured.</w:t>
            </w:r>
          </w:p>
        </w:tc>
      </w:tr>
      <w:tr w:rsidR="00546513" w:rsidRPr="00D626C8" w14:paraId="6E59BEB6" w14:textId="77777777" w:rsidTr="00D626C8">
        <w:trPr>
          <w:cantSplit/>
          <w:trPrChange w:id="256" w:author="Shah Ashay" w:date="2018-04-16T16:55:00Z">
            <w:trPr>
              <w:cantSplit/>
            </w:trPr>
          </w:trPrChange>
        </w:trPr>
        <w:tc>
          <w:tcPr>
            <w:tcW w:w="382" w:type="pct"/>
            <w:tcPrChange w:id="257" w:author="Shah Ashay" w:date="2018-04-16T16:55:00Z">
              <w:tcPr>
                <w:tcW w:w="655" w:type="dxa"/>
              </w:tcPr>
            </w:tcPrChange>
          </w:tcPr>
          <w:p w14:paraId="632E90DA" w14:textId="44CE7875" w:rsidR="00546513" w:rsidRPr="00D626C8" w:rsidRDefault="00546513" w:rsidP="00546513">
            <w:pPr>
              <w:pStyle w:val="TableText"/>
              <w:keepNext/>
              <w:keepLines/>
              <w:numPr>
                <w:ilvl w:val="0"/>
                <w:numId w:val="4"/>
              </w:numPr>
              <w:jc w:val="center"/>
              <w:rPr>
                <w:rFonts w:cs="Arial"/>
                <w:sz w:val="20"/>
                <w:rPrChange w:id="258" w:author="Shah Ashay" w:date="2018-04-16T16:55:00Z">
                  <w:rPr>
                    <w:rFonts w:asciiTheme="minorHAnsi" w:hAnsiTheme="minorHAnsi"/>
                    <w:sz w:val="20"/>
                  </w:rPr>
                </w:rPrChange>
              </w:rPr>
            </w:pPr>
          </w:p>
        </w:tc>
        <w:tc>
          <w:tcPr>
            <w:tcW w:w="1959" w:type="pct"/>
            <w:tcPrChange w:id="259" w:author="Shah Ashay" w:date="2018-04-16T16:55:00Z">
              <w:tcPr>
                <w:tcW w:w="3780" w:type="dxa"/>
              </w:tcPr>
            </w:tcPrChange>
          </w:tcPr>
          <w:p w14:paraId="0C77F93A" w14:textId="77777777" w:rsidR="00546513" w:rsidRPr="00D626C8" w:rsidRDefault="00546513" w:rsidP="00546513">
            <w:pPr>
              <w:pStyle w:val="TableText"/>
              <w:keepNext/>
              <w:keepLines/>
              <w:rPr>
                <w:rFonts w:cs="Arial"/>
                <w:sz w:val="20"/>
                <w:szCs w:val="20"/>
                <w:rPrChange w:id="260" w:author="Shah Ashay" w:date="2018-04-16T16:55:00Z">
                  <w:rPr>
                    <w:rFonts w:asciiTheme="minorHAnsi" w:hAnsiTheme="minorHAnsi"/>
                    <w:sz w:val="20"/>
                    <w:szCs w:val="20"/>
                  </w:rPr>
                </w:rPrChange>
              </w:rPr>
            </w:pPr>
            <w:r w:rsidRPr="00D626C8">
              <w:rPr>
                <w:rFonts w:cs="Arial"/>
                <w:sz w:val="20"/>
                <w:szCs w:val="20"/>
                <w:rPrChange w:id="261" w:author="Shah Ashay" w:date="2018-04-16T16:55:00Z">
                  <w:rPr>
                    <w:rFonts w:asciiTheme="minorHAnsi" w:hAnsiTheme="minorHAnsi"/>
                    <w:sz w:val="20"/>
                    <w:szCs w:val="20"/>
                  </w:rPr>
                </w:rPrChange>
              </w:rPr>
              <w:t xml:space="preserve">Set the </w:t>
            </w:r>
            <w:r w:rsidRPr="00D626C8">
              <w:rPr>
                <w:rFonts w:cs="Arial"/>
                <w:b/>
                <w:i/>
                <w:sz w:val="20"/>
                <w:szCs w:val="20"/>
                <w:rPrChange w:id="262" w:author="Shah Ashay" w:date="2018-04-16T16:55:00Z">
                  <w:rPr>
                    <w:rFonts w:asciiTheme="minorHAnsi" w:hAnsiTheme="minorHAnsi"/>
                    <w:b/>
                    <w:i/>
                    <w:sz w:val="20"/>
                    <w:szCs w:val="20"/>
                  </w:rPr>
                </w:rPrChange>
              </w:rPr>
              <w:t>Date</w:t>
            </w:r>
            <w:r w:rsidRPr="00D626C8">
              <w:rPr>
                <w:rFonts w:cs="Arial"/>
                <w:sz w:val="20"/>
                <w:szCs w:val="20"/>
                <w:rPrChange w:id="263" w:author="Shah Ashay" w:date="2018-04-16T16:55:00Z">
                  <w:rPr>
                    <w:rFonts w:asciiTheme="minorHAnsi" w:hAnsiTheme="minorHAnsi"/>
                    <w:sz w:val="20"/>
                    <w:szCs w:val="20"/>
                  </w:rPr>
                </w:rPrChange>
              </w:rPr>
              <w:t xml:space="preserve"> to the Effective Date (found on the FIN form) in the Navigation Pane</w:t>
            </w:r>
          </w:p>
        </w:tc>
        <w:tc>
          <w:tcPr>
            <w:tcW w:w="1092" w:type="pct"/>
            <w:tcPrChange w:id="264" w:author="Shah Ashay" w:date="2018-04-16T16:55:00Z">
              <w:tcPr>
                <w:tcW w:w="2070" w:type="dxa"/>
              </w:tcPr>
            </w:tcPrChange>
          </w:tcPr>
          <w:p w14:paraId="71A0ED79" w14:textId="77777777" w:rsidR="00546513" w:rsidRPr="00D626C8" w:rsidRDefault="00546513" w:rsidP="00546513">
            <w:pPr>
              <w:keepNext/>
              <w:keepLines/>
              <w:rPr>
                <w:rFonts w:cs="Arial"/>
                <w:sz w:val="20"/>
                <w:szCs w:val="20"/>
                <w:rPrChange w:id="265" w:author="Shah Ashay" w:date="2018-04-16T16:55:00Z">
                  <w:rPr>
                    <w:rFonts w:asciiTheme="minorHAnsi" w:hAnsiTheme="minorHAnsi"/>
                    <w:sz w:val="20"/>
                    <w:szCs w:val="20"/>
                  </w:rPr>
                </w:rPrChange>
              </w:rPr>
            </w:pPr>
            <w:r w:rsidRPr="00D626C8">
              <w:rPr>
                <w:rFonts w:cs="Arial"/>
                <w:sz w:val="20"/>
                <w:szCs w:val="20"/>
                <w:rPrChange w:id="266" w:author="Shah Ashay" w:date="2018-04-16T16:55:00Z">
                  <w:rPr>
                    <w:rFonts w:asciiTheme="minorHAnsi" w:hAnsiTheme="minorHAnsi"/>
                    <w:sz w:val="20"/>
                    <w:szCs w:val="20"/>
                  </w:rPr>
                </w:rPrChange>
              </w:rPr>
              <w:t>Date is populated</w:t>
            </w:r>
          </w:p>
        </w:tc>
        <w:tc>
          <w:tcPr>
            <w:tcW w:w="1567" w:type="pct"/>
            <w:tcPrChange w:id="267" w:author="Shah Ashay" w:date="2018-04-16T16:55:00Z">
              <w:tcPr>
                <w:tcW w:w="2970" w:type="dxa"/>
              </w:tcPr>
            </w:tcPrChange>
          </w:tcPr>
          <w:p w14:paraId="45C33F21" w14:textId="77777777" w:rsidR="00546513" w:rsidRPr="00D626C8" w:rsidRDefault="00546513" w:rsidP="00546513">
            <w:pPr>
              <w:keepNext/>
              <w:keepLines/>
              <w:rPr>
                <w:rFonts w:cs="Arial"/>
                <w:sz w:val="20"/>
                <w:rPrChange w:id="268" w:author="Shah Ashay" w:date="2018-04-16T16:55:00Z">
                  <w:rPr>
                    <w:rFonts w:asciiTheme="minorHAnsi" w:hAnsiTheme="minorHAnsi"/>
                    <w:sz w:val="20"/>
                  </w:rPr>
                </w:rPrChange>
              </w:rPr>
            </w:pPr>
          </w:p>
        </w:tc>
      </w:tr>
      <w:tr w:rsidR="00546513" w:rsidRPr="00D626C8" w14:paraId="0BF4778E" w14:textId="77777777" w:rsidTr="00D626C8">
        <w:trPr>
          <w:cantSplit/>
          <w:trPrChange w:id="269" w:author="Shah Ashay" w:date="2018-04-16T16:55:00Z">
            <w:trPr>
              <w:cantSplit/>
            </w:trPr>
          </w:trPrChange>
        </w:trPr>
        <w:tc>
          <w:tcPr>
            <w:tcW w:w="382" w:type="pct"/>
            <w:tcPrChange w:id="270" w:author="Shah Ashay" w:date="2018-04-16T16:55:00Z">
              <w:tcPr>
                <w:tcW w:w="655" w:type="dxa"/>
              </w:tcPr>
            </w:tcPrChange>
          </w:tcPr>
          <w:p w14:paraId="03F63146" w14:textId="77777777" w:rsidR="00546513" w:rsidRPr="00D626C8" w:rsidRDefault="00546513" w:rsidP="00546513">
            <w:pPr>
              <w:pStyle w:val="TableText"/>
              <w:keepNext/>
              <w:keepLines/>
              <w:numPr>
                <w:ilvl w:val="0"/>
                <w:numId w:val="4"/>
              </w:numPr>
              <w:jc w:val="center"/>
              <w:rPr>
                <w:rFonts w:cs="Arial"/>
                <w:sz w:val="20"/>
                <w:rPrChange w:id="271" w:author="Shah Ashay" w:date="2018-04-16T16:55:00Z">
                  <w:rPr>
                    <w:rFonts w:asciiTheme="minorHAnsi" w:hAnsiTheme="minorHAnsi"/>
                    <w:sz w:val="20"/>
                  </w:rPr>
                </w:rPrChange>
              </w:rPr>
            </w:pPr>
          </w:p>
        </w:tc>
        <w:tc>
          <w:tcPr>
            <w:tcW w:w="1959" w:type="pct"/>
            <w:tcPrChange w:id="272" w:author="Shah Ashay" w:date="2018-04-16T16:55:00Z">
              <w:tcPr>
                <w:tcW w:w="3780" w:type="dxa"/>
              </w:tcPr>
            </w:tcPrChange>
          </w:tcPr>
          <w:p w14:paraId="16CD064D" w14:textId="77777777" w:rsidR="00546513" w:rsidRPr="00D626C8" w:rsidRDefault="00546513" w:rsidP="00546513">
            <w:pPr>
              <w:pStyle w:val="TableText"/>
              <w:keepNext/>
              <w:keepLines/>
              <w:rPr>
                <w:rFonts w:cs="Arial"/>
                <w:sz w:val="20"/>
                <w:szCs w:val="20"/>
                <w:rPrChange w:id="273" w:author="Shah Ashay" w:date="2018-04-16T16:55:00Z">
                  <w:rPr>
                    <w:rFonts w:asciiTheme="minorHAnsi" w:hAnsiTheme="minorHAnsi"/>
                    <w:sz w:val="20"/>
                    <w:szCs w:val="20"/>
                  </w:rPr>
                </w:rPrChange>
              </w:rPr>
            </w:pPr>
            <w:r w:rsidRPr="00D626C8">
              <w:rPr>
                <w:rFonts w:cs="Arial"/>
                <w:sz w:val="20"/>
                <w:szCs w:val="20"/>
                <w:rPrChange w:id="274" w:author="Shah Ashay" w:date="2018-04-16T16:55:00Z">
                  <w:rPr>
                    <w:rFonts w:asciiTheme="minorHAnsi" w:hAnsiTheme="minorHAnsi"/>
                    <w:sz w:val="20"/>
                    <w:szCs w:val="20"/>
                  </w:rPr>
                </w:rPrChange>
              </w:rPr>
              <w:t xml:space="preserve">In the Navigator Pane, navigate to the Collection Point that the new stream should be created under using the drop down menus and click </w:t>
            </w:r>
            <w:r w:rsidRPr="00D626C8">
              <w:rPr>
                <w:rFonts w:cs="Arial"/>
                <w:b/>
                <w:i/>
                <w:sz w:val="20"/>
                <w:szCs w:val="20"/>
                <w:rPrChange w:id="275" w:author="Shah Ashay" w:date="2018-04-16T16:55:00Z">
                  <w:rPr>
                    <w:rFonts w:asciiTheme="minorHAnsi" w:hAnsiTheme="minorHAnsi"/>
                    <w:b/>
                    <w:i/>
                    <w:sz w:val="20"/>
                    <w:szCs w:val="20"/>
                  </w:rPr>
                </w:rPrChange>
              </w:rPr>
              <w:t>Go…</w:t>
            </w:r>
          </w:p>
          <w:p w14:paraId="0FB1CBB0" w14:textId="77777777" w:rsidR="00546513" w:rsidRPr="00D626C8" w:rsidRDefault="00546513" w:rsidP="00546513">
            <w:pPr>
              <w:pStyle w:val="TableText"/>
              <w:rPr>
                <w:rFonts w:cs="Arial"/>
                <w:sz w:val="20"/>
                <w:szCs w:val="20"/>
                <w:rPrChange w:id="276" w:author="Shah Ashay" w:date="2018-04-16T16:55:00Z">
                  <w:rPr>
                    <w:rFonts w:asciiTheme="minorHAnsi" w:hAnsiTheme="minorHAnsi"/>
                    <w:sz w:val="20"/>
                    <w:szCs w:val="20"/>
                  </w:rPr>
                </w:rPrChange>
              </w:rPr>
            </w:pPr>
            <w:r w:rsidRPr="00D626C8">
              <w:rPr>
                <w:rFonts w:cs="Arial"/>
                <w:b/>
                <w:i/>
                <w:sz w:val="20"/>
                <w:szCs w:val="20"/>
                <w:rPrChange w:id="277" w:author="Shah Ashay" w:date="2018-04-16T16:55:00Z">
                  <w:rPr>
                    <w:rFonts w:ascii="Century Gothic" w:hAnsi="Century Gothic"/>
                    <w:b/>
                    <w:i/>
                    <w:sz w:val="20"/>
                    <w:szCs w:val="20"/>
                  </w:rPr>
                </w:rPrChange>
              </w:rPr>
              <w:t>Operation Hierarchy</w:t>
            </w:r>
          </w:p>
          <w:p w14:paraId="32DFDACE" w14:textId="77777777" w:rsidR="00546513" w:rsidRPr="00D626C8" w:rsidRDefault="00546513" w:rsidP="00546513">
            <w:pPr>
              <w:pStyle w:val="TableText"/>
              <w:numPr>
                <w:ilvl w:val="0"/>
                <w:numId w:val="3"/>
              </w:numPr>
              <w:spacing w:after="0"/>
              <w:rPr>
                <w:rFonts w:cs="Arial"/>
                <w:b/>
                <w:i/>
                <w:sz w:val="20"/>
                <w:szCs w:val="20"/>
                <w:rPrChange w:id="278" w:author="Shah Ashay" w:date="2018-04-16T16:55:00Z">
                  <w:rPr>
                    <w:rFonts w:asciiTheme="minorHAnsi" w:hAnsiTheme="minorHAnsi"/>
                    <w:b/>
                    <w:i/>
                    <w:sz w:val="20"/>
                    <w:szCs w:val="20"/>
                  </w:rPr>
                </w:rPrChange>
              </w:rPr>
            </w:pPr>
            <w:r w:rsidRPr="00D626C8">
              <w:rPr>
                <w:rFonts w:cs="Arial"/>
                <w:b/>
                <w:i/>
                <w:sz w:val="20"/>
                <w:szCs w:val="20"/>
                <w:rPrChange w:id="279" w:author="Shah Ashay" w:date="2018-04-16T16:55:00Z">
                  <w:rPr>
                    <w:rFonts w:asciiTheme="minorHAnsi" w:hAnsiTheme="minorHAnsi"/>
                    <w:b/>
                    <w:i/>
                    <w:sz w:val="20"/>
                    <w:szCs w:val="20"/>
                  </w:rPr>
                </w:rPrChange>
              </w:rPr>
              <w:t>Production Unit</w:t>
            </w:r>
          </w:p>
          <w:p w14:paraId="50D9EFB2" w14:textId="77777777" w:rsidR="00546513" w:rsidRPr="00D626C8" w:rsidRDefault="00546513" w:rsidP="00546513">
            <w:pPr>
              <w:pStyle w:val="TableText"/>
              <w:numPr>
                <w:ilvl w:val="0"/>
                <w:numId w:val="3"/>
              </w:numPr>
              <w:spacing w:after="0"/>
              <w:rPr>
                <w:rFonts w:cs="Arial"/>
                <w:b/>
                <w:i/>
                <w:sz w:val="20"/>
                <w:szCs w:val="20"/>
                <w:rPrChange w:id="280" w:author="Shah Ashay" w:date="2018-04-16T16:55:00Z">
                  <w:rPr>
                    <w:rFonts w:asciiTheme="minorHAnsi" w:hAnsiTheme="minorHAnsi"/>
                    <w:b/>
                    <w:i/>
                    <w:sz w:val="20"/>
                    <w:szCs w:val="20"/>
                  </w:rPr>
                </w:rPrChange>
              </w:rPr>
            </w:pPr>
            <w:r w:rsidRPr="00D626C8">
              <w:rPr>
                <w:rFonts w:cs="Arial"/>
                <w:b/>
                <w:i/>
                <w:sz w:val="20"/>
                <w:szCs w:val="20"/>
                <w:rPrChange w:id="281" w:author="Shah Ashay" w:date="2018-04-16T16:55:00Z">
                  <w:rPr>
                    <w:rFonts w:asciiTheme="minorHAnsi" w:hAnsiTheme="minorHAnsi"/>
                    <w:b/>
                    <w:i/>
                    <w:sz w:val="20"/>
                    <w:szCs w:val="20"/>
                  </w:rPr>
                </w:rPrChange>
              </w:rPr>
              <w:t>Product Sub Unit</w:t>
            </w:r>
          </w:p>
          <w:p w14:paraId="53CD57DB" w14:textId="77777777" w:rsidR="00546513" w:rsidRPr="00D626C8" w:rsidRDefault="00546513" w:rsidP="00546513">
            <w:pPr>
              <w:pStyle w:val="TableText"/>
              <w:numPr>
                <w:ilvl w:val="0"/>
                <w:numId w:val="3"/>
              </w:numPr>
              <w:spacing w:after="0"/>
              <w:rPr>
                <w:rFonts w:cs="Arial"/>
                <w:b/>
                <w:i/>
                <w:sz w:val="20"/>
                <w:szCs w:val="20"/>
                <w:rPrChange w:id="282" w:author="Shah Ashay" w:date="2018-04-16T16:55:00Z">
                  <w:rPr>
                    <w:rFonts w:asciiTheme="minorHAnsi" w:hAnsiTheme="minorHAnsi"/>
                    <w:b/>
                    <w:i/>
                    <w:sz w:val="20"/>
                    <w:szCs w:val="20"/>
                  </w:rPr>
                </w:rPrChange>
              </w:rPr>
            </w:pPr>
            <w:r w:rsidRPr="00D626C8">
              <w:rPr>
                <w:rFonts w:cs="Arial"/>
                <w:b/>
                <w:i/>
                <w:sz w:val="20"/>
                <w:szCs w:val="20"/>
                <w:rPrChange w:id="283" w:author="Shah Ashay" w:date="2018-04-16T16:55:00Z">
                  <w:rPr>
                    <w:rFonts w:asciiTheme="minorHAnsi" w:hAnsiTheme="minorHAnsi"/>
                    <w:b/>
                    <w:i/>
                    <w:sz w:val="20"/>
                    <w:szCs w:val="20"/>
                  </w:rPr>
                </w:rPrChange>
              </w:rPr>
              <w:t>Area</w:t>
            </w:r>
          </w:p>
          <w:p w14:paraId="07B03E62" w14:textId="77777777" w:rsidR="00546513" w:rsidRPr="00D626C8" w:rsidRDefault="00546513" w:rsidP="00546513">
            <w:pPr>
              <w:pStyle w:val="TableText"/>
              <w:numPr>
                <w:ilvl w:val="0"/>
                <w:numId w:val="3"/>
              </w:numPr>
              <w:spacing w:after="0"/>
              <w:rPr>
                <w:rFonts w:cs="Arial"/>
                <w:b/>
                <w:i/>
                <w:sz w:val="20"/>
                <w:szCs w:val="20"/>
                <w:rPrChange w:id="284" w:author="Shah Ashay" w:date="2018-04-16T16:55:00Z">
                  <w:rPr>
                    <w:rFonts w:asciiTheme="minorHAnsi" w:hAnsiTheme="minorHAnsi"/>
                    <w:b/>
                    <w:i/>
                    <w:sz w:val="20"/>
                    <w:szCs w:val="20"/>
                  </w:rPr>
                </w:rPrChange>
              </w:rPr>
            </w:pPr>
            <w:r w:rsidRPr="00D626C8">
              <w:rPr>
                <w:rFonts w:cs="Arial"/>
                <w:b/>
                <w:i/>
                <w:sz w:val="20"/>
                <w:szCs w:val="20"/>
                <w:rPrChange w:id="285" w:author="Shah Ashay" w:date="2018-04-16T16:55:00Z">
                  <w:rPr>
                    <w:rFonts w:asciiTheme="minorHAnsi" w:hAnsiTheme="minorHAnsi"/>
                    <w:b/>
                    <w:i/>
                    <w:sz w:val="20"/>
                    <w:szCs w:val="20"/>
                  </w:rPr>
                </w:rPrChange>
              </w:rPr>
              <w:t>Sub Area</w:t>
            </w:r>
          </w:p>
          <w:p w14:paraId="0F55F691" w14:textId="77777777" w:rsidR="00546513" w:rsidRPr="00D626C8" w:rsidRDefault="00546513" w:rsidP="00546513">
            <w:pPr>
              <w:pStyle w:val="TableText"/>
              <w:numPr>
                <w:ilvl w:val="0"/>
                <w:numId w:val="3"/>
              </w:numPr>
              <w:tabs>
                <w:tab w:val="left" w:pos="2490"/>
              </w:tabs>
              <w:spacing w:after="0"/>
              <w:rPr>
                <w:rFonts w:cs="Arial"/>
                <w:b/>
                <w:i/>
                <w:sz w:val="20"/>
                <w:szCs w:val="20"/>
                <w:rPrChange w:id="286" w:author="Shah Ashay" w:date="2018-04-16T16:55:00Z">
                  <w:rPr>
                    <w:rFonts w:asciiTheme="minorHAnsi" w:hAnsiTheme="minorHAnsi"/>
                    <w:b/>
                    <w:i/>
                    <w:sz w:val="20"/>
                    <w:szCs w:val="20"/>
                  </w:rPr>
                </w:rPrChange>
              </w:rPr>
            </w:pPr>
            <w:r w:rsidRPr="00D626C8">
              <w:rPr>
                <w:rFonts w:cs="Arial"/>
                <w:b/>
                <w:i/>
                <w:sz w:val="20"/>
                <w:szCs w:val="20"/>
                <w:rPrChange w:id="287" w:author="Shah Ashay" w:date="2018-04-16T16:55:00Z">
                  <w:rPr>
                    <w:rFonts w:asciiTheme="minorHAnsi" w:hAnsiTheme="minorHAnsi"/>
                    <w:b/>
                    <w:i/>
                    <w:sz w:val="20"/>
                    <w:szCs w:val="20"/>
                  </w:rPr>
                </w:rPrChange>
              </w:rPr>
              <w:t>Facility Class 2</w:t>
            </w:r>
          </w:p>
          <w:p w14:paraId="2C06AA4F" w14:textId="7C26F35A" w:rsidR="00546513" w:rsidRPr="00D626C8" w:rsidRDefault="00546513" w:rsidP="00546513">
            <w:pPr>
              <w:pStyle w:val="TableText"/>
              <w:numPr>
                <w:ilvl w:val="0"/>
                <w:numId w:val="3"/>
              </w:numPr>
              <w:tabs>
                <w:tab w:val="left" w:pos="2490"/>
              </w:tabs>
              <w:spacing w:after="0"/>
              <w:rPr>
                <w:rFonts w:cs="Arial"/>
                <w:b/>
                <w:i/>
                <w:sz w:val="20"/>
                <w:szCs w:val="20"/>
                <w:rPrChange w:id="288" w:author="Shah Ashay" w:date="2018-04-16T16:55:00Z">
                  <w:rPr>
                    <w:rFonts w:asciiTheme="minorHAnsi" w:hAnsiTheme="minorHAnsi"/>
                    <w:b/>
                    <w:i/>
                    <w:sz w:val="20"/>
                    <w:szCs w:val="20"/>
                  </w:rPr>
                </w:rPrChange>
              </w:rPr>
            </w:pPr>
            <w:r w:rsidRPr="00D626C8">
              <w:rPr>
                <w:rFonts w:cs="Arial"/>
                <w:b/>
                <w:i/>
                <w:sz w:val="20"/>
                <w:szCs w:val="20"/>
                <w:rPrChange w:id="289" w:author="Shah Ashay" w:date="2018-04-16T16:55:00Z">
                  <w:rPr>
                    <w:rFonts w:asciiTheme="minorHAnsi" w:hAnsiTheme="minorHAnsi"/>
                    <w:b/>
                    <w:i/>
                    <w:sz w:val="20"/>
                    <w:szCs w:val="20"/>
                  </w:rPr>
                </w:rPrChange>
              </w:rPr>
              <w:t>Facility Class 1 (Optional)</w:t>
            </w:r>
          </w:p>
        </w:tc>
        <w:tc>
          <w:tcPr>
            <w:tcW w:w="1092" w:type="pct"/>
            <w:tcPrChange w:id="290" w:author="Shah Ashay" w:date="2018-04-16T16:55:00Z">
              <w:tcPr>
                <w:tcW w:w="2070" w:type="dxa"/>
              </w:tcPr>
            </w:tcPrChange>
          </w:tcPr>
          <w:p w14:paraId="16C06534" w14:textId="77777777" w:rsidR="00546513" w:rsidRPr="00D626C8" w:rsidRDefault="00546513" w:rsidP="00546513">
            <w:pPr>
              <w:keepNext/>
              <w:keepLines/>
              <w:rPr>
                <w:rFonts w:cs="Arial"/>
                <w:sz w:val="20"/>
                <w:szCs w:val="20"/>
                <w:rPrChange w:id="291" w:author="Shah Ashay" w:date="2018-04-16T16:55:00Z">
                  <w:rPr>
                    <w:rFonts w:asciiTheme="minorHAnsi" w:hAnsiTheme="minorHAnsi"/>
                    <w:sz w:val="20"/>
                    <w:szCs w:val="20"/>
                  </w:rPr>
                </w:rPrChange>
              </w:rPr>
            </w:pPr>
            <w:r w:rsidRPr="00D626C8">
              <w:rPr>
                <w:rFonts w:cs="Arial"/>
                <w:sz w:val="20"/>
                <w:szCs w:val="20"/>
                <w:rPrChange w:id="292" w:author="Shah Ashay" w:date="2018-04-16T16:55:00Z">
                  <w:rPr>
                    <w:rFonts w:asciiTheme="minorHAnsi" w:hAnsiTheme="minorHAnsi"/>
                    <w:sz w:val="20"/>
                    <w:szCs w:val="20"/>
                  </w:rPr>
                </w:rPrChange>
              </w:rPr>
              <w:t>Current streams appear in the Object Selection section in the top part of the Data Window.  The data of the highlighted stream appears in the Data Window.</w:t>
            </w:r>
          </w:p>
          <w:p w14:paraId="6DF740D2" w14:textId="77777777" w:rsidR="00546513" w:rsidRPr="00D626C8" w:rsidRDefault="00546513" w:rsidP="00546513">
            <w:pPr>
              <w:keepNext/>
              <w:keepLines/>
              <w:rPr>
                <w:rFonts w:cs="Arial"/>
                <w:sz w:val="20"/>
                <w:szCs w:val="20"/>
                <w:rPrChange w:id="293" w:author="Shah Ashay" w:date="2018-04-16T16:55:00Z">
                  <w:rPr>
                    <w:rFonts w:asciiTheme="minorHAnsi" w:hAnsiTheme="minorHAnsi"/>
                    <w:sz w:val="20"/>
                    <w:szCs w:val="20"/>
                  </w:rPr>
                </w:rPrChange>
              </w:rPr>
            </w:pPr>
          </w:p>
          <w:p w14:paraId="417EBCB0" w14:textId="77777777" w:rsidR="00546513" w:rsidRPr="00D626C8" w:rsidRDefault="00546513" w:rsidP="00546513">
            <w:pPr>
              <w:keepNext/>
              <w:keepLines/>
              <w:rPr>
                <w:rFonts w:cs="Arial"/>
                <w:sz w:val="20"/>
                <w:szCs w:val="20"/>
                <w:rPrChange w:id="294" w:author="Shah Ashay" w:date="2018-04-16T16:55:00Z">
                  <w:rPr>
                    <w:rFonts w:asciiTheme="minorHAnsi" w:hAnsiTheme="minorHAnsi"/>
                    <w:sz w:val="20"/>
                    <w:szCs w:val="20"/>
                  </w:rPr>
                </w:rPrChange>
              </w:rPr>
            </w:pPr>
            <w:r w:rsidRPr="00D626C8">
              <w:rPr>
                <w:rFonts w:cs="Arial"/>
                <w:sz w:val="20"/>
                <w:szCs w:val="20"/>
                <w:rPrChange w:id="295" w:author="Shah Ashay" w:date="2018-04-16T16:55:00Z">
                  <w:rPr>
                    <w:rFonts w:asciiTheme="minorHAnsi" w:hAnsiTheme="minorHAnsi"/>
                    <w:sz w:val="20"/>
                    <w:szCs w:val="20"/>
                  </w:rPr>
                </w:rPrChange>
              </w:rPr>
              <w:t>If no streams exist in the Collection Point then no streams are displayed.</w:t>
            </w:r>
          </w:p>
        </w:tc>
        <w:tc>
          <w:tcPr>
            <w:tcW w:w="1567" w:type="pct"/>
            <w:tcPrChange w:id="296" w:author="Shah Ashay" w:date="2018-04-16T16:55:00Z">
              <w:tcPr>
                <w:tcW w:w="2970" w:type="dxa"/>
              </w:tcPr>
            </w:tcPrChange>
          </w:tcPr>
          <w:p w14:paraId="36198447" w14:textId="77777777" w:rsidR="00546513" w:rsidRPr="00D626C8" w:rsidRDefault="00546513" w:rsidP="00546513">
            <w:pPr>
              <w:keepNext/>
              <w:keepLines/>
              <w:rPr>
                <w:rFonts w:cs="Arial"/>
                <w:sz w:val="20"/>
                <w:rPrChange w:id="297" w:author="Shah Ashay" w:date="2018-04-16T16:55:00Z">
                  <w:rPr>
                    <w:rFonts w:asciiTheme="minorHAnsi" w:hAnsiTheme="minorHAnsi"/>
                    <w:sz w:val="20"/>
                  </w:rPr>
                </w:rPrChange>
              </w:rPr>
            </w:pPr>
          </w:p>
        </w:tc>
      </w:tr>
      <w:tr w:rsidR="00546513" w:rsidRPr="00D626C8" w14:paraId="30E7BA7E" w14:textId="77777777" w:rsidTr="00D626C8">
        <w:trPr>
          <w:cantSplit/>
          <w:trPrChange w:id="298" w:author="Shah Ashay" w:date="2018-04-16T16:55:00Z">
            <w:trPr>
              <w:cantSplit/>
            </w:trPr>
          </w:trPrChange>
        </w:trPr>
        <w:tc>
          <w:tcPr>
            <w:tcW w:w="382" w:type="pct"/>
            <w:tcPrChange w:id="299" w:author="Shah Ashay" w:date="2018-04-16T16:55:00Z">
              <w:tcPr>
                <w:tcW w:w="655" w:type="dxa"/>
              </w:tcPr>
            </w:tcPrChange>
          </w:tcPr>
          <w:p w14:paraId="3C9B3B4F" w14:textId="77777777" w:rsidR="00546513" w:rsidRPr="00D626C8" w:rsidRDefault="00546513" w:rsidP="00546513">
            <w:pPr>
              <w:pStyle w:val="TableText"/>
              <w:keepNext/>
              <w:keepLines/>
              <w:numPr>
                <w:ilvl w:val="0"/>
                <w:numId w:val="4"/>
              </w:numPr>
              <w:jc w:val="center"/>
              <w:rPr>
                <w:rFonts w:cs="Arial"/>
                <w:sz w:val="20"/>
                <w:rPrChange w:id="300" w:author="Shah Ashay" w:date="2018-04-16T16:55:00Z">
                  <w:rPr>
                    <w:rFonts w:asciiTheme="minorHAnsi" w:hAnsiTheme="minorHAnsi"/>
                    <w:sz w:val="20"/>
                  </w:rPr>
                </w:rPrChange>
              </w:rPr>
            </w:pPr>
          </w:p>
        </w:tc>
        <w:tc>
          <w:tcPr>
            <w:tcW w:w="1959" w:type="pct"/>
            <w:tcPrChange w:id="301" w:author="Shah Ashay" w:date="2018-04-16T16:55:00Z">
              <w:tcPr>
                <w:tcW w:w="3780" w:type="dxa"/>
              </w:tcPr>
            </w:tcPrChange>
          </w:tcPr>
          <w:p w14:paraId="17A89D5D" w14:textId="09ED7632" w:rsidR="00DE6352" w:rsidRPr="00D626C8" w:rsidRDefault="00DE6352" w:rsidP="00DE6352">
            <w:pPr>
              <w:rPr>
                <w:rFonts w:cs="Arial"/>
                <w:sz w:val="20"/>
                <w:szCs w:val="20"/>
                <w:rPrChange w:id="302" w:author="Shah Ashay" w:date="2018-04-16T16:55:00Z">
                  <w:rPr>
                    <w:rFonts w:asciiTheme="minorHAnsi" w:hAnsiTheme="minorHAnsi"/>
                    <w:sz w:val="20"/>
                    <w:szCs w:val="20"/>
                  </w:rPr>
                </w:rPrChange>
              </w:rPr>
            </w:pPr>
            <w:r w:rsidRPr="00D626C8">
              <w:rPr>
                <w:rFonts w:cs="Arial"/>
                <w:sz w:val="20"/>
                <w:szCs w:val="20"/>
                <w:rPrChange w:id="303" w:author="Shah Ashay" w:date="2018-04-16T16:55:00Z">
                  <w:rPr>
                    <w:rFonts w:asciiTheme="minorHAnsi" w:hAnsiTheme="minorHAnsi"/>
                    <w:sz w:val="20"/>
                    <w:szCs w:val="20"/>
                  </w:rPr>
                </w:rPrChange>
              </w:rPr>
              <w:t>Mouse over to the Insert icon on the toolbar</w:t>
            </w:r>
          </w:p>
          <w:p w14:paraId="2A3F0C6F" w14:textId="1231B2E4" w:rsidR="00546513" w:rsidRPr="00D626C8" w:rsidRDefault="00546513" w:rsidP="00546513">
            <w:pPr>
              <w:pStyle w:val="TableText"/>
              <w:keepNext/>
              <w:keepLines/>
              <w:rPr>
                <w:rFonts w:cs="Arial"/>
                <w:sz w:val="20"/>
                <w:szCs w:val="20"/>
                <w:rPrChange w:id="304" w:author="Shah Ashay" w:date="2018-04-16T16:55:00Z">
                  <w:rPr>
                    <w:rFonts w:asciiTheme="minorHAnsi" w:hAnsiTheme="minorHAnsi"/>
                    <w:sz w:val="20"/>
                    <w:szCs w:val="20"/>
                  </w:rPr>
                </w:rPrChange>
              </w:rPr>
            </w:pPr>
          </w:p>
        </w:tc>
        <w:tc>
          <w:tcPr>
            <w:tcW w:w="1092" w:type="pct"/>
            <w:tcPrChange w:id="305" w:author="Shah Ashay" w:date="2018-04-16T16:55:00Z">
              <w:tcPr>
                <w:tcW w:w="2070" w:type="dxa"/>
              </w:tcPr>
            </w:tcPrChange>
          </w:tcPr>
          <w:p w14:paraId="4FCCC3C8" w14:textId="77777777" w:rsidR="00546513" w:rsidRPr="00D626C8" w:rsidRDefault="00546513" w:rsidP="00546513">
            <w:pPr>
              <w:keepNext/>
              <w:keepLines/>
              <w:rPr>
                <w:rFonts w:cs="Arial"/>
                <w:sz w:val="20"/>
                <w:szCs w:val="20"/>
                <w:rPrChange w:id="306" w:author="Shah Ashay" w:date="2018-04-16T16:55:00Z">
                  <w:rPr>
                    <w:rFonts w:asciiTheme="minorHAnsi" w:hAnsiTheme="minorHAnsi"/>
                    <w:sz w:val="20"/>
                    <w:szCs w:val="20"/>
                  </w:rPr>
                </w:rPrChange>
              </w:rPr>
            </w:pPr>
            <w:r w:rsidRPr="00D626C8">
              <w:rPr>
                <w:rFonts w:cs="Arial"/>
                <w:sz w:val="20"/>
                <w:szCs w:val="20"/>
                <w:rPrChange w:id="307" w:author="Shah Ashay" w:date="2018-04-16T16:55:00Z">
                  <w:rPr>
                    <w:rFonts w:asciiTheme="minorHAnsi" w:hAnsiTheme="minorHAnsi"/>
                    <w:sz w:val="20"/>
                    <w:szCs w:val="20"/>
                  </w:rPr>
                </w:rPrChange>
              </w:rPr>
              <w:t xml:space="preserve">Two options are displayed: </w:t>
            </w:r>
          </w:p>
          <w:p w14:paraId="7D7FB81A" w14:textId="77777777" w:rsidR="00546513" w:rsidRPr="00D626C8" w:rsidRDefault="00546513" w:rsidP="00546513">
            <w:pPr>
              <w:pStyle w:val="ListParagraph"/>
              <w:keepNext/>
              <w:keepLines/>
              <w:numPr>
                <w:ilvl w:val="0"/>
                <w:numId w:val="27"/>
              </w:numPr>
              <w:rPr>
                <w:rFonts w:cs="Arial"/>
                <w:sz w:val="20"/>
                <w:szCs w:val="20"/>
                <w:rPrChange w:id="308" w:author="Shah Ashay" w:date="2018-04-16T16:55:00Z">
                  <w:rPr>
                    <w:rFonts w:asciiTheme="minorHAnsi" w:hAnsiTheme="minorHAnsi"/>
                    <w:sz w:val="20"/>
                    <w:szCs w:val="20"/>
                  </w:rPr>
                </w:rPrChange>
              </w:rPr>
            </w:pPr>
            <w:r w:rsidRPr="00D626C8">
              <w:rPr>
                <w:rFonts w:cs="Arial"/>
                <w:sz w:val="20"/>
                <w:szCs w:val="20"/>
                <w:rPrChange w:id="309" w:author="Shah Ashay" w:date="2018-04-16T16:55:00Z">
                  <w:rPr>
                    <w:rFonts w:asciiTheme="minorHAnsi" w:hAnsiTheme="minorHAnsi"/>
                    <w:sz w:val="20"/>
                    <w:szCs w:val="20"/>
                  </w:rPr>
                </w:rPrChange>
              </w:rPr>
              <w:t>New Version</w:t>
            </w:r>
          </w:p>
          <w:p w14:paraId="27C6C598" w14:textId="77777777" w:rsidR="00546513" w:rsidRPr="00D626C8" w:rsidRDefault="00546513" w:rsidP="00546513">
            <w:pPr>
              <w:pStyle w:val="ListParagraph"/>
              <w:keepNext/>
              <w:keepLines/>
              <w:numPr>
                <w:ilvl w:val="0"/>
                <w:numId w:val="27"/>
              </w:numPr>
              <w:rPr>
                <w:rFonts w:cs="Arial"/>
                <w:sz w:val="20"/>
                <w:szCs w:val="20"/>
                <w:rPrChange w:id="310" w:author="Shah Ashay" w:date="2018-04-16T16:55:00Z">
                  <w:rPr>
                    <w:rFonts w:asciiTheme="minorHAnsi" w:hAnsiTheme="minorHAnsi"/>
                    <w:sz w:val="20"/>
                    <w:szCs w:val="20"/>
                  </w:rPr>
                </w:rPrChange>
              </w:rPr>
            </w:pPr>
            <w:r w:rsidRPr="00D626C8">
              <w:rPr>
                <w:rFonts w:cs="Arial"/>
                <w:sz w:val="20"/>
                <w:szCs w:val="20"/>
                <w:rPrChange w:id="311" w:author="Shah Ashay" w:date="2018-04-16T16:55:00Z">
                  <w:rPr>
                    <w:rFonts w:asciiTheme="minorHAnsi" w:hAnsiTheme="minorHAnsi"/>
                    <w:sz w:val="20"/>
                    <w:szCs w:val="20"/>
                  </w:rPr>
                </w:rPrChange>
              </w:rPr>
              <w:t>New Object</w:t>
            </w:r>
          </w:p>
        </w:tc>
        <w:tc>
          <w:tcPr>
            <w:tcW w:w="1567" w:type="pct"/>
            <w:tcPrChange w:id="312" w:author="Shah Ashay" w:date="2018-04-16T16:55:00Z">
              <w:tcPr>
                <w:tcW w:w="2970" w:type="dxa"/>
              </w:tcPr>
            </w:tcPrChange>
          </w:tcPr>
          <w:p w14:paraId="0F970D59" w14:textId="77777777" w:rsidR="00546513" w:rsidRPr="00D626C8" w:rsidRDefault="00546513" w:rsidP="00546513">
            <w:pPr>
              <w:keepNext/>
              <w:keepLines/>
              <w:rPr>
                <w:rFonts w:cs="Arial"/>
                <w:sz w:val="20"/>
                <w:rPrChange w:id="313" w:author="Shah Ashay" w:date="2018-04-16T16:55:00Z">
                  <w:rPr>
                    <w:rFonts w:asciiTheme="minorHAnsi" w:hAnsiTheme="minorHAnsi"/>
                    <w:sz w:val="20"/>
                  </w:rPr>
                </w:rPrChange>
              </w:rPr>
            </w:pPr>
          </w:p>
        </w:tc>
      </w:tr>
      <w:tr w:rsidR="00546513" w:rsidRPr="00D626C8" w14:paraId="6A565006" w14:textId="77777777" w:rsidTr="00D626C8">
        <w:trPr>
          <w:cantSplit/>
          <w:trPrChange w:id="314" w:author="Shah Ashay" w:date="2018-04-16T16:55:00Z">
            <w:trPr>
              <w:cantSplit/>
            </w:trPr>
          </w:trPrChange>
        </w:trPr>
        <w:tc>
          <w:tcPr>
            <w:tcW w:w="382" w:type="pct"/>
            <w:tcPrChange w:id="315" w:author="Shah Ashay" w:date="2018-04-16T16:55:00Z">
              <w:tcPr>
                <w:tcW w:w="655" w:type="dxa"/>
              </w:tcPr>
            </w:tcPrChange>
          </w:tcPr>
          <w:p w14:paraId="44EA3F3A" w14:textId="77777777" w:rsidR="00546513" w:rsidRPr="00D626C8" w:rsidRDefault="00546513" w:rsidP="00546513">
            <w:pPr>
              <w:pStyle w:val="TableText"/>
              <w:keepNext/>
              <w:keepLines/>
              <w:numPr>
                <w:ilvl w:val="0"/>
                <w:numId w:val="4"/>
              </w:numPr>
              <w:jc w:val="center"/>
              <w:rPr>
                <w:rFonts w:cs="Arial"/>
                <w:sz w:val="20"/>
                <w:rPrChange w:id="316" w:author="Shah Ashay" w:date="2018-04-16T16:55:00Z">
                  <w:rPr>
                    <w:rFonts w:asciiTheme="minorHAnsi" w:hAnsiTheme="minorHAnsi"/>
                    <w:sz w:val="20"/>
                  </w:rPr>
                </w:rPrChange>
              </w:rPr>
            </w:pPr>
          </w:p>
        </w:tc>
        <w:tc>
          <w:tcPr>
            <w:tcW w:w="1959" w:type="pct"/>
            <w:tcPrChange w:id="317" w:author="Shah Ashay" w:date="2018-04-16T16:55:00Z">
              <w:tcPr>
                <w:tcW w:w="3780" w:type="dxa"/>
              </w:tcPr>
            </w:tcPrChange>
          </w:tcPr>
          <w:p w14:paraId="69886A89" w14:textId="77777777" w:rsidR="00546513" w:rsidRPr="00D626C8" w:rsidRDefault="00546513" w:rsidP="00546513">
            <w:pPr>
              <w:pStyle w:val="TableText"/>
              <w:keepNext/>
              <w:keepLines/>
              <w:rPr>
                <w:rFonts w:cs="Arial"/>
                <w:sz w:val="20"/>
                <w:szCs w:val="20"/>
                <w:rPrChange w:id="318" w:author="Shah Ashay" w:date="2018-04-16T16:55:00Z">
                  <w:rPr>
                    <w:rFonts w:asciiTheme="minorHAnsi" w:hAnsiTheme="minorHAnsi"/>
                    <w:sz w:val="20"/>
                    <w:szCs w:val="20"/>
                  </w:rPr>
                </w:rPrChange>
              </w:rPr>
            </w:pPr>
            <w:r w:rsidRPr="00D626C8">
              <w:rPr>
                <w:rFonts w:cs="Arial"/>
                <w:sz w:val="20"/>
                <w:szCs w:val="20"/>
                <w:rPrChange w:id="319" w:author="Shah Ashay" w:date="2018-04-16T16:55:00Z">
                  <w:rPr>
                    <w:rFonts w:asciiTheme="minorHAnsi" w:hAnsiTheme="minorHAnsi"/>
                    <w:sz w:val="20"/>
                    <w:szCs w:val="20"/>
                  </w:rPr>
                </w:rPrChange>
              </w:rPr>
              <w:t>Click “</w:t>
            </w:r>
            <w:r w:rsidRPr="00D626C8">
              <w:rPr>
                <w:rFonts w:cs="Arial"/>
                <w:b/>
                <w:i/>
                <w:sz w:val="20"/>
                <w:szCs w:val="20"/>
                <w:rPrChange w:id="320" w:author="Shah Ashay" w:date="2018-04-16T16:55:00Z">
                  <w:rPr>
                    <w:rFonts w:asciiTheme="minorHAnsi" w:hAnsiTheme="minorHAnsi"/>
                    <w:b/>
                    <w:i/>
                    <w:sz w:val="20"/>
                    <w:szCs w:val="20"/>
                  </w:rPr>
                </w:rPrChange>
              </w:rPr>
              <w:t>New Object</w:t>
            </w:r>
            <w:r w:rsidRPr="00D626C8">
              <w:rPr>
                <w:rFonts w:cs="Arial"/>
                <w:sz w:val="20"/>
                <w:szCs w:val="20"/>
                <w:rPrChange w:id="321" w:author="Shah Ashay" w:date="2018-04-16T16:55:00Z">
                  <w:rPr>
                    <w:rFonts w:asciiTheme="minorHAnsi" w:hAnsiTheme="minorHAnsi"/>
                    <w:sz w:val="20"/>
                    <w:szCs w:val="20"/>
                  </w:rPr>
                </w:rPrChange>
              </w:rPr>
              <w:t>”</w:t>
            </w:r>
          </w:p>
        </w:tc>
        <w:tc>
          <w:tcPr>
            <w:tcW w:w="1092" w:type="pct"/>
            <w:tcPrChange w:id="322" w:author="Shah Ashay" w:date="2018-04-16T16:55:00Z">
              <w:tcPr>
                <w:tcW w:w="2070" w:type="dxa"/>
              </w:tcPr>
            </w:tcPrChange>
          </w:tcPr>
          <w:p w14:paraId="316BFB23" w14:textId="77777777" w:rsidR="00546513" w:rsidRPr="00D626C8" w:rsidRDefault="00546513" w:rsidP="00546513">
            <w:pPr>
              <w:keepNext/>
              <w:keepLines/>
              <w:rPr>
                <w:rFonts w:cs="Arial"/>
                <w:sz w:val="20"/>
                <w:szCs w:val="20"/>
                <w:rPrChange w:id="323" w:author="Shah Ashay" w:date="2018-04-16T16:55:00Z">
                  <w:rPr>
                    <w:rFonts w:asciiTheme="minorHAnsi" w:hAnsiTheme="minorHAnsi"/>
                    <w:sz w:val="20"/>
                    <w:szCs w:val="20"/>
                  </w:rPr>
                </w:rPrChange>
              </w:rPr>
            </w:pPr>
            <w:r w:rsidRPr="00D626C8">
              <w:rPr>
                <w:rFonts w:cs="Arial"/>
                <w:sz w:val="20"/>
                <w:szCs w:val="20"/>
                <w:rPrChange w:id="324" w:author="Shah Ashay" w:date="2018-04-16T16:55:00Z">
                  <w:rPr>
                    <w:rFonts w:asciiTheme="minorHAnsi" w:hAnsiTheme="minorHAnsi"/>
                    <w:sz w:val="20"/>
                    <w:szCs w:val="20"/>
                  </w:rPr>
                </w:rPrChange>
              </w:rPr>
              <w:t>A blank data entry screen is displayed in the bottom portion of the Data Window for the new stream</w:t>
            </w:r>
          </w:p>
        </w:tc>
        <w:tc>
          <w:tcPr>
            <w:tcW w:w="1567" w:type="pct"/>
            <w:tcPrChange w:id="325" w:author="Shah Ashay" w:date="2018-04-16T16:55:00Z">
              <w:tcPr>
                <w:tcW w:w="2970" w:type="dxa"/>
              </w:tcPr>
            </w:tcPrChange>
          </w:tcPr>
          <w:p w14:paraId="168E40BD" w14:textId="77777777" w:rsidR="00546513" w:rsidRPr="00D626C8" w:rsidRDefault="00546513" w:rsidP="00546513">
            <w:pPr>
              <w:keepNext/>
              <w:keepLines/>
              <w:rPr>
                <w:rFonts w:cs="Arial"/>
                <w:sz w:val="20"/>
                <w:rPrChange w:id="326" w:author="Shah Ashay" w:date="2018-04-16T16:55:00Z">
                  <w:rPr>
                    <w:rFonts w:asciiTheme="minorHAnsi" w:hAnsiTheme="minorHAnsi"/>
                    <w:sz w:val="20"/>
                  </w:rPr>
                </w:rPrChange>
              </w:rPr>
            </w:pPr>
          </w:p>
        </w:tc>
      </w:tr>
      <w:tr w:rsidR="00546513" w:rsidRPr="00D626C8" w14:paraId="722145EB" w14:textId="77777777" w:rsidTr="00D626C8">
        <w:trPr>
          <w:cantSplit/>
          <w:trPrChange w:id="327" w:author="Shah Ashay" w:date="2018-04-16T16:55:00Z">
            <w:trPr>
              <w:cantSplit/>
            </w:trPr>
          </w:trPrChange>
        </w:trPr>
        <w:tc>
          <w:tcPr>
            <w:tcW w:w="382" w:type="pct"/>
            <w:tcPrChange w:id="328" w:author="Shah Ashay" w:date="2018-04-16T16:55:00Z">
              <w:tcPr>
                <w:tcW w:w="655" w:type="dxa"/>
              </w:tcPr>
            </w:tcPrChange>
          </w:tcPr>
          <w:p w14:paraId="0C48ED52" w14:textId="77777777" w:rsidR="00546513" w:rsidRPr="00D626C8" w:rsidRDefault="00546513" w:rsidP="00546513">
            <w:pPr>
              <w:pStyle w:val="TableText"/>
              <w:keepNext/>
              <w:keepLines/>
              <w:numPr>
                <w:ilvl w:val="0"/>
                <w:numId w:val="4"/>
              </w:numPr>
              <w:jc w:val="center"/>
              <w:rPr>
                <w:rFonts w:cs="Arial"/>
                <w:sz w:val="20"/>
                <w:rPrChange w:id="329" w:author="Shah Ashay" w:date="2018-04-16T16:55:00Z">
                  <w:rPr>
                    <w:rFonts w:asciiTheme="minorHAnsi" w:hAnsiTheme="minorHAnsi"/>
                    <w:sz w:val="20"/>
                  </w:rPr>
                </w:rPrChange>
              </w:rPr>
            </w:pPr>
          </w:p>
        </w:tc>
        <w:tc>
          <w:tcPr>
            <w:tcW w:w="1959" w:type="pct"/>
            <w:tcPrChange w:id="330" w:author="Shah Ashay" w:date="2018-04-16T16:55:00Z">
              <w:tcPr>
                <w:tcW w:w="3780" w:type="dxa"/>
              </w:tcPr>
            </w:tcPrChange>
          </w:tcPr>
          <w:p w14:paraId="64C50EEB" w14:textId="77777777" w:rsidR="00546513" w:rsidRPr="00D626C8" w:rsidRDefault="00546513" w:rsidP="00546513">
            <w:pPr>
              <w:pStyle w:val="TableText"/>
              <w:keepNext/>
              <w:keepLines/>
              <w:rPr>
                <w:rFonts w:cs="Arial"/>
                <w:sz w:val="20"/>
                <w:szCs w:val="20"/>
                <w:rPrChange w:id="331" w:author="Shah Ashay" w:date="2018-04-16T16:55:00Z">
                  <w:rPr>
                    <w:rFonts w:asciiTheme="minorHAnsi" w:hAnsiTheme="minorHAnsi"/>
                    <w:sz w:val="20"/>
                    <w:szCs w:val="20"/>
                  </w:rPr>
                </w:rPrChange>
              </w:rPr>
            </w:pPr>
            <w:r w:rsidRPr="00D626C8">
              <w:rPr>
                <w:rFonts w:cs="Arial"/>
                <w:sz w:val="20"/>
                <w:szCs w:val="20"/>
                <w:rPrChange w:id="332" w:author="Shah Ashay" w:date="2018-04-16T16:55:00Z">
                  <w:rPr>
                    <w:rFonts w:asciiTheme="minorHAnsi" w:hAnsiTheme="minorHAnsi"/>
                    <w:sz w:val="20"/>
                    <w:szCs w:val="20"/>
                  </w:rPr>
                </w:rPrChange>
              </w:rPr>
              <w:t xml:space="preserve">Enter the unique stream code in </w:t>
            </w:r>
            <w:r w:rsidRPr="00D626C8">
              <w:rPr>
                <w:rFonts w:cs="Arial"/>
                <w:b/>
                <w:i/>
                <w:sz w:val="20"/>
                <w:szCs w:val="20"/>
                <w:rPrChange w:id="333" w:author="Shah Ashay" w:date="2018-04-16T16:55:00Z">
                  <w:rPr>
                    <w:rFonts w:asciiTheme="minorHAnsi" w:hAnsiTheme="minorHAnsi"/>
                    <w:b/>
                    <w:i/>
                    <w:sz w:val="20"/>
                    <w:szCs w:val="20"/>
                  </w:rPr>
                </w:rPrChange>
              </w:rPr>
              <w:t xml:space="preserve">Stream Code </w:t>
            </w:r>
            <w:r w:rsidRPr="00D626C8">
              <w:rPr>
                <w:rFonts w:cs="Arial"/>
                <w:sz w:val="20"/>
                <w:szCs w:val="20"/>
                <w:rPrChange w:id="334" w:author="Shah Ashay" w:date="2018-04-16T16:55:00Z">
                  <w:rPr>
                    <w:rFonts w:asciiTheme="minorHAnsi" w:hAnsiTheme="minorHAnsi"/>
                    <w:sz w:val="20"/>
                    <w:szCs w:val="20"/>
                  </w:rPr>
                </w:rPrChange>
              </w:rPr>
              <w:t>all in caps</w:t>
            </w:r>
          </w:p>
        </w:tc>
        <w:tc>
          <w:tcPr>
            <w:tcW w:w="1092" w:type="pct"/>
            <w:tcPrChange w:id="335" w:author="Shah Ashay" w:date="2018-04-16T16:55:00Z">
              <w:tcPr>
                <w:tcW w:w="2070" w:type="dxa"/>
              </w:tcPr>
            </w:tcPrChange>
          </w:tcPr>
          <w:p w14:paraId="76DA4D0C" w14:textId="77777777" w:rsidR="00546513" w:rsidRPr="00D626C8" w:rsidRDefault="00546513" w:rsidP="00546513">
            <w:pPr>
              <w:keepNext/>
              <w:keepLines/>
              <w:rPr>
                <w:rFonts w:cs="Arial"/>
                <w:sz w:val="20"/>
                <w:szCs w:val="20"/>
                <w:rPrChange w:id="336" w:author="Shah Ashay" w:date="2018-04-16T16:55:00Z">
                  <w:rPr>
                    <w:rFonts w:asciiTheme="minorHAnsi" w:hAnsiTheme="minorHAnsi"/>
                    <w:sz w:val="20"/>
                    <w:szCs w:val="20"/>
                  </w:rPr>
                </w:rPrChange>
              </w:rPr>
            </w:pPr>
            <w:r w:rsidRPr="00D626C8">
              <w:rPr>
                <w:rFonts w:cs="Arial"/>
                <w:sz w:val="20"/>
                <w:szCs w:val="20"/>
                <w:rPrChange w:id="337" w:author="Shah Ashay" w:date="2018-04-16T16:55:00Z">
                  <w:rPr>
                    <w:rFonts w:asciiTheme="minorHAnsi" w:hAnsiTheme="minorHAnsi"/>
                    <w:sz w:val="20"/>
                    <w:szCs w:val="20"/>
                  </w:rPr>
                </w:rPrChange>
              </w:rPr>
              <w:t xml:space="preserve">Entry is displayed in </w:t>
            </w:r>
            <w:r w:rsidRPr="00D626C8">
              <w:rPr>
                <w:rFonts w:cs="Arial"/>
                <w:b/>
                <w:i/>
                <w:sz w:val="20"/>
                <w:szCs w:val="20"/>
                <w:rPrChange w:id="338" w:author="Shah Ashay" w:date="2018-04-16T16:55:00Z">
                  <w:rPr>
                    <w:rFonts w:asciiTheme="minorHAnsi" w:hAnsiTheme="minorHAnsi"/>
                    <w:b/>
                    <w:i/>
                    <w:sz w:val="20"/>
                    <w:szCs w:val="20"/>
                  </w:rPr>
                </w:rPrChange>
              </w:rPr>
              <w:t>Stream Code</w:t>
            </w:r>
          </w:p>
        </w:tc>
        <w:tc>
          <w:tcPr>
            <w:tcW w:w="1567" w:type="pct"/>
            <w:tcPrChange w:id="339" w:author="Shah Ashay" w:date="2018-04-16T16:55:00Z">
              <w:tcPr>
                <w:tcW w:w="2970" w:type="dxa"/>
              </w:tcPr>
            </w:tcPrChange>
          </w:tcPr>
          <w:p w14:paraId="2FCAB2FB" w14:textId="77777777" w:rsidR="00546513" w:rsidRPr="00D626C8" w:rsidRDefault="00546513" w:rsidP="00546513">
            <w:pPr>
              <w:keepNext/>
              <w:keepLines/>
              <w:rPr>
                <w:rFonts w:cs="Arial"/>
                <w:sz w:val="20"/>
                <w:rPrChange w:id="340" w:author="Shah Ashay" w:date="2018-04-16T16:55:00Z">
                  <w:rPr>
                    <w:rFonts w:asciiTheme="minorHAnsi" w:hAnsiTheme="minorHAnsi"/>
                    <w:sz w:val="20"/>
                  </w:rPr>
                </w:rPrChange>
              </w:rPr>
            </w:pPr>
            <w:r w:rsidRPr="00D626C8">
              <w:rPr>
                <w:rFonts w:cs="Arial"/>
                <w:sz w:val="20"/>
                <w:rPrChange w:id="341" w:author="Shah Ashay" w:date="2018-04-16T16:55:00Z">
                  <w:rPr>
                    <w:rFonts w:asciiTheme="minorHAnsi" w:hAnsiTheme="minorHAnsi"/>
                    <w:sz w:val="20"/>
                  </w:rPr>
                </w:rPrChange>
              </w:rPr>
              <w:t>This is the unique identifier within EC, field will not see this code during data entry.</w:t>
            </w:r>
          </w:p>
          <w:p w14:paraId="0E411723" w14:textId="77777777" w:rsidR="00546513" w:rsidRPr="00D626C8" w:rsidRDefault="00546513" w:rsidP="00546513">
            <w:pPr>
              <w:keepNext/>
              <w:keepLines/>
              <w:rPr>
                <w:rFonts w:cs="Arial"/>
                <w:sz w:val="20"/>
                <w:rPrChange w:id="342" w:author="Shah Ashay" w:date="2018-04-16T16:55:00Z">
                  <w:rPr>
                    <w:rFonts w:asciiTheme="minorHAnsi" w:hAnsiTheme="minorHAnsi"/>
                    <w:sz w:val="20"/>
                  </w:rPr>
                </w:rPrChange>
              </w:rPr>
            </w:pPr>
          </w:p>
        </w:tc>
      </w:tr>
      <w:tr w:rsidR="00546513" w:rsidRPr="00D626C8" w14:paraId="3F122DC3" w14:textId="77777777" w:rsidTr="00D626C8">
        <w:trPr>
          <w:cantSplit/>
          <w:trPrChange w:id="343" w:author="Shah Ashay" w:date="2018-04-16T16:55:00Z">
            <w:trPr>
              <w:cantSplit/>
            </w:trPr>
          </w:trPrChange>
        </w:trPr>
        <w:tc>
          <w:tcPr>
            <w:tcW w:w="382" w:type="pct"/>
            <w:tcPrChange w:id="344" w:author="Shah Ashay" w:date="2018-04-16T16:55:00Z">
              <w:tcPr>
                <w:tcW w:w="655" w:type="dxa"/>
              </w:tcPr>
            </w:tcPrChange>
          </w:tcPr>
          <w:p w14:paraId="01844F05" w14:textId="77777777" w:rsidR="00546513" w:rsidRPr="00D626C8" w:rsidRDefault="00546513" w:rsidP="00546513">
            <w:pPr>
              <w:pStyle w:val="TableText"/>
              <w:keepNext/>
              <w:keepLines/>
              <w:numPr>
                <w:ilvl w:val="0"/>
                <w:numId w:val="4"/>
              </w:numPr>
              <w:jc w:val="center"/>
              <w:rPr>
                <w:rFonts w:cs="Arial"/>
                <w:sz w:val="20"/>
                <w:rPrChange w:id="345" w:author="Shah Ashay" w:date="2018-04-16T16:55:00Z">
                  <w:rPr>
                    <w:rFonts w:asciiTheme="minorHAnsi" w:hAnsiTheme="minorHAnsi"/>
                    <w:sz w:val="20"/>
                  </w:rPr>
                </w:rPrChange>
              </w:rPr>
            </w:pPr>
          </w:p>
        </w:tc>
        <w:tc>
          <w:tcPr>
            <w:tcW w:w="1959" w:type="pct"/>
            <w:tcPrChange w:id="346" w:author="Shah Ashay" w:date="2018-04-16T16:55:00Z">
              <w:tcPr>
                <w:tcW w:w="3780" w:type="dxa"/>
              </w:tcPr>
            </w:tcPrChange>
          </w:tcPr>
          <w:p w14:paraId="4BD83607" w14:textId="77777777" w:rsidR="00546513" w:rsidRPr="00D626C8" w:rsidRDefault="00546513" w:rsidP="00546513">
            <w:pPr>
              <w:pStyle w:val="TableText"/>
              <w:keepNext/>
              <w:keepLines/>
              <w:rPr>
                <w:rFonts w:cs="Arial"/>
                <w:b/>
                <w:i/>
                <w:sz w:val="20"/>
                <w:szCs w:val="20"/>
                <w:rPrChange w:id="347" w:author="Shah Ashay" w:date="2018-04-16T16:55:00Z">
                  <w:rPr>
                    <w:rFonts w:asciiTheme="minorHAnsi" w:hAnsiTheme="minorHAnsi"/>
                    <w:b/>
                    <w:i/>
                    <w:sz w:val="20"/>
                    <w:szCs w:val="20"/>
                  </w:rPr>
                </w:rPrChange>
              </w:rPr>
            </w:pPr>
            <w:r w:rsidRPr="00D626C8">
              <w:rPr>
                <w:rFonts w:cs="Arial"/>
                <w:sz w:val="20"/>
                <w:szCs w:val="20"/>
                <w:rPrChange w:id="348" w:author="Shah Ashay" w:date="2018-04-16T16:55:00Z">
                  <w:rPr>
                    <w:rFonts w:asciiTheme="minorHAnsi" w:hAnsiTheme="minorHAnsi"/>
                    <w:sz w:val="20"/>
                    <w:szCs w:val="20"/>
                  </w:rPr>
                </w:rPrChange>
              </w:rPr>
              <w:t xml:space="preserve">Enter </w:t>
            </w:r>
            <w:r w:rsidRPr="00D626C8">
              <w:rPr>
                <w:rFonts w:cs="Arial"/>
                <w:b/>
                <w:i/>
                <w:sz w:val="20"/>
                <w:szCs w:val="20"/>
                <w:rPrChange w:id="349" w:author="Shah Ashay" w:date="2018-04-16T16:55:00Z">
                  <w:rPr>
                    <w:rFonts w:asciiTheme="minorHAnsi" w:hAnsiTheme="minorHAnsi"/>
                    <w:b/>
                    <w:i/>
                    <w:sz w:val="20"/>
                    <w:szCs w:val="20"/>
                  </w:rPr>
                </w:rPrChange>
              </w:rPr>
              <w:t xml:space="preserve">Stream Name </w:t>
            </w:r>
            <w:r w:rsidRPr="00D626C8">
              <w:rPr>
                <w:rFonts w:cs="Arial"/>
                <w:sz w:val="20"/>
                <w:szCs w:val="20"/>
                <w:rPrChange w:id="350" w:author="Shah Ashay" w:date="2018-04-16T16:55:00Z">
                  <w:rPr>
                    <w:rFonts w:asciiTheme="minorHAnsi" w:hAnsiTheme="minorHAnsi"/>
                    <w:sz w:val="20"/>
                    <w:szCs w:val="20"/>
                  </w:rPr>
                </w:rPrChange>
              </w:rPr>
              <w:t>all in caps</w:t>
            </w:r>
          </w:p>
        </w:tc>
        <w:tc>
          <w:tcPr>
            <w:tcW w:w="1092" w:type="pct"/>
            <w:tcPrChange w:id="351" w:author="Shah Ashay" w:date="2018-04-16T16:55:00Z">
              <w:tcPr>
                <w:tcW w:w="2070" w:type="dxa"/>
              </w:tcPr>
            </w:tcPrChange>
          </w:tcPr>
          <w:p w14:paraId="409D81C3" w14:textId="77777777" w:rsidR="00546513" w:rsidRPr="00D626C8" w:rsidRDefault="00546513" w:rsidP="00546513">
            <w:pPr>
              <w:keepNext/>
              <w:keepLines/>
              <w:rPr>
                <w:rFonts w:cs="Arial"/>
                <w:sz w:val="20"/>
                <w:szCs w:val="20"/>
                <w:rPrChange w:id="352" w:author="Shah Ashay" w:date="2018-04-16T16:55:00Z">
                  <w:rPr>
                    <w:rFonts w:asciiTheme="minorHAnsi" w:hAnsiTheme="minorHAnsi"/>
                    <w:sz w:val="20"/>
                    <w:szCs w:val="20"/>
                  </w:rPr>
                </w:rPrChange>
              </w:rPr>
            </w:pPr>
            <w:r w:rsidRPr="00D626C8">
              <w:rPr>
                <w:rFonts w:cs="Arial"/>
                <w:sz w:val="20"/>
                <w:szCs w:val="20"/>
                <w:rPrChange w:id="353" w:author="Shah Ashay" w:date="2018-04-16T16:55:00Z">
                  <w:rPr>
                    <w:rFonts w:asciiTheme="minorHAnsi" w:hAnsiTheme="minorHAnsi"/>
                    <w:sz w:val="20"/>
                    <w:szCs w:val="20"/>
                  </w:rPr>
                </w:rPrChange>
              </w:rPr>
              <w:t xml:space="preserve">Name is displayed in </w:t>
            </w:r>
            <w:r w:rsidRPr="00D626C8">
              <w:rPr>
                <w:rFonts w:cs="Arial"/>
                <w:b/>
                <w:i/>
                <w:sz w:val="20"/>
                <w:szCs w:val="20"/>
                <w:rPrChange w:id="354" w:author="Shah Ashay" w:date="2018-04-16T16:55:00Z">
                  <w:rPr>
                    <w:rFonts w:asciiTheme="minorHAnsi" w:hAnsiTheme="minorHAnsi"/>
                    <w:b/>
                    <w:i/>
                    <w:sz w:val="20"/>
                    <w:szCs w:val="20"/>
                  </w:rPr>
                </w:rPrChange>
              </w:rPr>
              <w:t>Stream Name</w:t>
            </w:r>
          </w:p>
        </w:tc>
        <w:tc>
          <w:tcPr>
            <w:tcW w:w="1567" w:type="pct"/>
            <w:tcPrChange w:id="355" w:author="Shah Ashay" w:date="2018-04-16T16:55:00Z">
              <w:tcPr>
                <w:tcW w:w="2970" w:type="dxa"/>
              </w:tcPr>
            </w:tcPrChange>
          </w:tcPr>
          <w:p w14:paraId="7587E543" w14:textId="77777777" w:rsidR="00546513" w:rsidRPr="00D626C8" w:rsidRDefault="00546513" w:rsidP="00546513">
            <w:pPr>
              <w:keepNext/>
              <w:keepLines/>
              <w:rPr>
                <w:rFonts w:cs="Arial"/>
                <w:sz w:val="20"/>
                <w:rPrChange w:id="356" w:author="Shah Ashay" w:date="2018-04-16T16:55:00Z">
                  <w:rPr>
                    <w:rFonts w:asciiTheme="minorHAnsi" w:hAnsiTheme="minorHAnsi"/>
                    <w:sz w:val="20"/>
                  </w:rPr>
                </w:rPrChange>
              </w:rPr>
            </w:pPr>
            <w:r w:rsidRPr="00D626C8">
              <w:rPr>
                <w:rFonts w:cs="Arial"/>
                <w:sz w:val="20"/>
                <w:rPrChange w:id="357" w:author="Shah Ashay" w:date="2018-04-16T16:55:00Z">
                  <w:rPr>
                    <w:rFonts w:asciiTheme="minorHAnsi" w:hAnsiTheme="minorHAnsi"/>
                    <w:sz w:val="20"/>
                  </w:rPr>
                </w:rPrChange>
              </w:rPr>
              <w:t>This is the name that the operators will see during data entry.</w:t>
            </w:r>
          </w:p>
          <w:p w14:paraId="797329DB" w14:textId="77777777" w:rsidR="00546513" w:rsidRPr="00D626C8" w:rsidRDefault="00546513" w:rsidP="00546513">
            <w:pPr>
              <w:keepNext/>
              <w:keepLines/>
              <w:rPr>
                <w:rFonts w:cs="Arial"/>
                <w:sz w:val="20"/>
                <w:rPrChange w:id="358" w:author="Shah Ashay" w:date="2018-04-16T16:55:00Z">
                  <w:rPr>
                    <w:rFonts w:asciiTheme="minorHAnsi" w:hAnsiTheme="minorHAnsi"/>
                    <w:sz w:val="20"/>
                  </w:rPr>
                </w:rPrChange>
              </w:rPr>
            </w:pPr>
          </w:p>
          <w:p w14:paraId="5219B3C3" w14:textId="77777777" w:rsidR="00546513" w:rsidRPr="00D626C8" w:rsidRDefault="00546513" w:rsidP="00546513">
            <w:pPr>
              <w:keepNext/>
              <w:keepLines/>
              <w:rPr>
                <w:rFonts w:cs="Arial"/>
                <w:sz w:val="20"/>
                <w:rPrChange w:id="359" w:author="Shah Ashay" w:date="2018-04-16T16:55:00Z">
                  <w:rPr>
                    <w:rFonts w:asciiTheme="minorHAnsi" w:hAnsiTheme="minorHAnsi"/>
                    <w:sz w:val="20"/>
                  </w:rPr>
                </w:rPrChange>
              </w:rPr>
            </w:pPr>
          </w:p>
        </w:tc>
      </w:tr>
      <w:tr w:rsidR="00546513" w:rsidRPr="00D626C8" w14:paraId="54086C1C" w14:textId="77777777" w:rsidTr="00D626C8">
        <w:trPr>
          <w:cantSplit/>
          <w:trPrChange w:id="360" w:author="Shah Ashay" w:date="2018-04-16T16:55:00Z">
            <w:trPr>
              <w:cantSplit/>
            </w:trPr>
          </w:trPrChange>
        </w:trPr>
        <w:tc>
          <w:tcPr>
            <w:tcW w:w="382" w:type="pct"/>
            <w:tcPrChange w:id="361" w:author="Shah Ashay" w:date="2018-04-16T16:55:00Z">
              <w:tcPr>
                <w:tcW w:w="655" w:type="dxa"/>
              </w:tcPr>
            </w:tcPrChange>
          </w:tcPr>
          <w:p w14:paraId="37725739" w14:textId="77777777" w:rsidR="00546513" w:rsidRPr="00D626C8" w:rsidRDefault="00546513" w:rsidP="00546513">
            <w:pPr>
              <w:pStyle w:val="TableText"/>
              <w:keepNext/>
              <w:keepLines/>
              <w:numPr>
                <w:ilvl w:val="0"/>
                <w:numId w:val="4"/>
              </w:numPr>
              <w:jc w:val="center"/>
              <w:rPr>
                <w:rFonts w:cs="Arial"/>
                <w:sz w:val="20"/>
                <w:rPrChange w:id="362" w:author="Shah Ashay" w:date="2018-04-16T16:55:00Z">
                  <w:rPr>
                    <w:rFonts w:asciiTheme="minorHAnsi" w:hAnsiTheme="minorHAnsi"/>
                    <w:sz w:val="20"/>
                  </w:rPr>
                </w:rPrChange>
              </w:rPr>
            </w:pPr>
          </w:p>
        </w:tc>
        <w:tc>
          <w:tcPr>
            <w:tcW w:w="1959" w:type="pct"/>
            <w:tcPrChange w:id="363" w:author="Shah Ashay" w:date="2018-04-16T16:55:00Z">
              <w:tcPr>
                <w:tcW w:w="3780" w:type="dxa"/>
              </w:tcPr>
            </w:tcPrChange>
          </w:tcPr>
          <w:p w14:paraId="38890731" w14:textId="77777777" w:rsidR="00546513" w:rsidRPr="00D626C8" w:rsidRDefault="00546513" w:rsidP="00546513">
            <w:pPr>
              <w:pStyle w:val="TableText"/>
              <w:keepNext/>
              <w:keepLines/>
              <w:rPr>
                <w:rFonts w:cs="Arial"/>
                <w:sz w:val="20"/>
                <w:szCs w:val="20"/>
                <w:rPrChange w:id="364" w:author="Shah Ashay" w:date="2018-04-16T16:55:00Z">
                  <w:rPr>
                    <w:rFonts w:asciiTheme="minorHAnsi" w:hAnsiTheme="minorHAnsi"/>
                    <w:sz w:val="20"/>
                    <w:szCs w:val="20"/>
                  </w:rPr>
                </w:rPrChange>
              </w:rPr>
            </w:pPr>
            <w:r w:rsidRPr="00D626C8">
              <w:rPr>
                <w:rFonts w:cs="Arial"/>
                <w:sz w:val="20"/>
                <w:szCs w:val="20"/>
                <w:rPrChange w:id="365" w:author="Shah Ashay" w:date="2018-04-16T16:55:00Z">
                  <w:rPr>
                    <w:rFonts w:asciiTheme="minorHAnsi" w:hAnsiTheme="minorHAnsi"/>
                    <w:sz w:val="20"/>
                    <w:szCs w:val="20"/>
                  </w:rPr>
                </w:rPrChange>
              </w:rPr>
              <w:t xml:space="preserve">Enter the “Effective Date” in </w:t>
            </w:r>
            <w:r w:rsidRPr="00D626C8">
              <w:rPr>
                <w:rFonts w:cs="Arial"/>
                <w:b/>
                <w:i/>
                <w:sz w:val="20"/>
                <w:szCs w:val="20"/>
                <w:rPrChange w:id="366" w:author="Shah Ashay" w:date="2018-04-16T16:55:00Z">
                  <w:rPr>
                    <w:rFonts w:asciiTheme="minorHAnsi" w:hAnsiTheme="minorHAnsi"/>
                    <w:b/>
                    <w:i/>
                    <w:sz w:val="20"/>
                    <w:szCs w:val="20"/>
                  </w:rPr>
                </w:rPrChange>
              </w:rPr>
              <w:t>Start Date</w:t>
            </w:r>
          </w:p>
        </w:tc>
        <w:tc>
          <w:tcPr>
            <w:tcW w:w="1092" w:type="pct"/>
            <w:tcPrChange w:id="367" w:author="Shah Ashay" w:date="2018-04-16T16:55:00Z">
              <w:tcPr>
                <w:tcW w:w="2070" w:type="dxa"/>
              </w:tcPr>
            </w:tcPrChange>
          </w:tcPr>
          <w:p w14:paraId="7BE5A256" w14:textId="77777777" w:rsidR="00546513" w:rsidRPr="00D626C8" w:rsidRDefault="00546513" w:rsidP="00546513">
            <w:pPr>
              <w:keepNext/>
              <w:keepLines/>
              <w:rPr>
                <w:rFonts w:cs="Arial"/>
                <w:b/>
                <w:i/>
                <w:sz w:val="20"/>
                <w:szCs w:val="20"/>
                <w:rPrChange w:id="368" w:author="Shah Ashay" w:date="2018-04-16T16:55:00Z">
                  <w:rPr>
                    <w:rFonts w:asciiTheme="minorHAnsi" w:hAnsiTheme="minorHAnsi"/>
                    <w:b/>
                    <w:i/>
                    <w:sz w:val="20"/>
                    <w:szCs w:val="20"/>
                  </w:rPr>
                </w:rPrChange>
              </w:rPr>
            </w:pPr>
            <w:r w:rsidRPr="00D626C8">
              <w:rPr>
                <w:rFonts w:cs="Arial"/>
                <w:sz w:val="20"/>
                <w:szCs w:val="20"/>
                <w:rPrChange w:id="369" w:author="Shah Ashay" w:date="2018-04-16T16:55:00Z">
                  <w:rPr>
                    <w:rFonts w:asciiTheme="minorHAnsi" w:hAnsiTheme="minorHAnsi"/>
                    <w:sz w:val="20"/>
                    <w:szCs w:val="20"/>
                  </w:rPr>
                </w:rPrChange>
              </w:rPr>
              <w:t xml:space="preserve">Date is displayed in </w:t>
            </w:r>
            <w:r w:rsidRPr="00D626C8">
              <w:rPr>
                <w:rFonts w:cs="Arial"/>
                <w:b/>
                <w:i/>
                <w:sz w:val="20"/>
                <w:szCs w:val="20"/>
                <w:rPrChange w:id="370" w:author="Shah Ashay" w:date="2018-04-16T16:55:00Z">
                  <w:rPr>
                    <w:rFonts w:asciiTheme="minorHAnsi" w:hAnsiTheme="minorHAnsi"/>
                    <w:b/>
                    <w:i/>
                    <w:sz w:val="20"/>
                    <w:szCs w:val="20"/>
                  </w:rPr>
                </w:rPrChange>
              </w:rPr>
              <w:t>Start Date</w:t>
            </w:r>
          </w:p>
        </w:tc>
        <w:tc>
          <w:tcPr>
            <w:tcW w:w="1567" w:type="pct"/>
            <w:tcPrChange w:id="371" w:author="Shah Ashay" w:date="2018-04-16T16:55:00Z">
              <w:tcPr>
                <w:tcW w:w="2970" w:type="dxa"/>
              </w:tcPr>
            </w:tcPrChange>
          </w:tcPr>
          <w:p w14:paraId="3391BEA5" w14:textId="77777777" w:rsidR="00546513" w:rsidRPr="00D626C8" w:rsidRDefault="00546513" w:rsidP="00546513">
            <w:pPr>
              <w:keepNext/>
              <w:keepLines/>
              <w:rPr>
                <w:rFonts w:cs="Arial"/>
                <w:sz w:val="20"/>
                <w:rPrChange w:id="372" w:author="Shah Ashay" w:date="2018-04-16T16:55:00Z">
                  <w:rPr>
                    <w:rFonts w:asciiTheme="minorHAnsi" w:hAnsiTheme="minorHAnsi"/>
                    <w:sz w:val="20"/>
                  </w:rPr>
                </w:rPrChange>
              </w:rPr>
            </w:pPr>
            <w:r w:rsidRPr="00D626C8">
              <w:rPr>
                <w:rFonts w:cs="Arial"/>
                <w:sz w:val="20"/>
                <w:rPrChange w:id="373" w:author="Shah Ashay" w:date="2018-04-16T16:55:00Z">
                  <w:rPr>
                    <w:rFonts w:asciiTheme="minorHAnsi" w:hAnsiTheme="minorHAnsi"/>
                    <w:sz w:val="20"/>
                  </w:rPr>
                </w:rPrChange>
              </w:rPr>
              <w:t>Format is yyyy-mm-dd</w:t>
            </w:r>
          </w:p>
          <w:p w14:paraId="794B8E17" w14:textId="77777777" w:rsidR="00546513" w:rsidRPr="00D626C8" w:rsidRDefault="00546513" w:rsidP="00546513">
            <w:pPr>
              <w:keepNext/>
              <w:keepLines/>
              <w:rPr>
                <w:rFonts w:cs="Arial"/>
                <w:sz w:val="20"/>
                <w:rPrChange w:id="374" w:author="Shah Ashay" w:date="2018-04-16T16:55:00Z">
                  <w:rPr>
                    <w:rFonts w:asciiTheme="minorHAnsi" w:hAnsiTheme="minorHAnsi"/>
                    <w:sz w:val="20"/>
                  </w:rPr>
                </w:rPrChange>
              </w:rPr>
            </w:pPr>
          </w:p>
          <w:p w14:paraId="6296F380" w14:textId="77777777" w:rsidR="00546513" w:rsidRPr="00D626C8" w:rsidRDefault="00546513" w:rsidP="00546513">
            <w:pPr>
              <w:keepNext/>
              <w:keepLines/>
              <w:rPr>
                <w:rFonts w:cs="Arial"/>
                <w:sz w:val="20"/>
                <w:rPrChange w:id="375" w:author="Shah Ashay" w:date="2018-04-16T16:55:00Z">
                  <w:rPr>
                    <w:rFonts w:asciiTheme="minorHAnsi" w:hAnsiTheme="minorHAnsi"/>
                    <w:sz w:val="20"/>
                  </w:rPr>
                </w:rPrChange>
              </w:rPr>
            </w:pPr>
          </w:p>
        </w:tc>
      </w:tr>
      <w:tr w:rsidR="00546513" w:rsidRPr="00D626C8" w14:paraId="7AE3B768" w14:textId="77777777" w:rsidTr="00D626C8">
        <w:trPr>
          <w:cantSplit/>
          <w:trPrChange w:id="376" w:author="Shah Ashay" w:date="2018-04-16T16:55:00Z">
            <w:trPr>
              <w:cantSplit/>
            </w:trPr>
          </w:trPrChange>
        </w:trPr>
        <w:tc>
          <w:tcPr>
            <w:tcW w:w="382" w:type="pct"/>
            <w:tcPrChange w:id="377" w:author="Shah Ashay" w:date="2018-04-16T16:55:00Z">
              <w:tcPr>
                <w:tcW w:w="655" w:type="dxa"/>
              </w:tcPr>
            </w:tcPrChange>
          </w:tcPr>
          <w:p w14:paraId="62285C9D" w14:textId="77777777" w:rsidR="00546513" w:rsidRPr="00D626C8" w:rsidRDefault="00546513" w:rsidP="00546513">
            <w:pPr>
              <w:pStyle w:val="TableText"/>
              <w:keepNext/>
              <w:keepLines/>
              <w:numPr>
                <w:ilvl w:val="0"/>
                <w:numId w:val="4"/>
              </w:numPr>
              <w:jc w:val="center"/>
              <w:rPr>
                <w:rFonts w:cs="Arial"/>
                <w:sz w:val="20"/>
                <w:rPrChange w:id="378" w:author="Shah Ashay" w:date="2018-04-16T16:55:00Z">
                  <w:rPr>
                    <w:rFonts w:asciiTheme="minorHAnsi" w:hAnsiTheme="minorHAnsi"/>
                    <w:sz w:val="20"/>
                  </w:rPr>
                </w:rPrChange>
              </w:rPr>
            </w:pPr>
          </w:p>
        </w:tc>
        <w:tc>
          <w:tcPr>
            <w:tcW w:w="1959" w:type="pct"/>
            <w:tcPrChange w:id="379" w:author="Shah Ashay" w:date="2018-04-16T16:55:00Z">
              <w:tcPr>
                <w:tcW w:w="3780" w:type="dxa"/>
              </w:tcPr>
            </w:tcPrChange>
          </w:tcPr>
          <w:p w14:paraId="4175E933" w14:textId="77777777" w:rsidR="00546513" w:rsidRPr="00D626C8" w:rsidRDefault="00546513" w:rsidP="00546513">
            <w:pPr>
              <w:pStyle w:val="TableText"/>
              <w:keepNext/>
              <w:keepLines/>
              <w:rPr>
                <w:rFonts w:cs="Arial"/>
                <w:sz w:val="20"/>
                <w:szCs w:val="20"/>
                <w:rPrChange w:id="380" w:author="Shah Ashay" w:date="2018-04-16T16:55:00Z">
                  <w:rPr>
                    <w:rFonts w:asciiTheme="minorHAnsi" w:hAnsiTheme="minorHAnsi"/>
                    <w:sz w:val="20"/>
                    <w:szCs w:val="20"/>
                  </w:rPr>
                </w:rPrChange>
              </w:rPr>
            </w:pPr>
            <w:r w:rsidRPr="00D626C8">
              <w:rPr>
                <w:rFonts w:cs="Arial"/>
                <w:sz w:val="20"/>
                <w:szCs w:val="20"/>
                <w:rPrChange w:id="381" w:author="Shah Ashay" w:date="2018-04-16T16:55:00Z">
                  <w:rPr>
                    <w:rFonts w:asciiTheme="minorHAnsi" w:hAnsiTheme="minorHAnsi"/>
                    <w:sz w:val="20"/>
                    <w:szCs w:val="20"/>
                  </w:rPr>
                </w:rPrChange>
              </w:rPr>
              <w:t xml:space="preserve">Click the </w:t>
            </w:r>
            <w:r w:rsidRPr="00D626C8">
              <w:rPr>
                <w:rFonts w:cs="Arial"/>
                <w:b/>
                <w:i/>
                <w:sz w:val="20"/>
                <w:szCs w:val="20"/>
                <w:rPrChange w:id="382" w:author="Shah Ashay" w:date="2018-04-16T16:55:00Z">
                  <w:rPr>
                    <w:rFonts w:asciiTheme="minorHAnsi" w:hAnsiTheme="minorHAnsi"/>
                    <w:b/>
                    <w:i/>
                    <w:sz w:val="20"/>
                    <w:szCs w:val="20"/>
                  </w:rPr>
                </w:rPrChange>
              </w:rPr>
              <w:t xml:space="preserve">Stream Category </w:t>
            </w:r>
            <w:r w:rsidRPr="00D626C8">
              <w:rPr>
                <w:rFonts w:cs="Arial"/>
                <w:sz w:val="20"/>
                <w:szCs w:val="20"/>
                <w:rPrChange w:id="383" w:author="Shah Ashay" w:date="2018-04-16T16:55:00Z">
                  <w:rPr>
                    <w:rFonts w:asciiTheme="minorHAnsi" w:hAnsiTheme="minorHAnsi"/>
                    <w:sz w:val="20"/>
                    <w:szCs w:val="20"/>
                  </w:rPr>
                </w:rPrChange>
              </w:rPr>
              <w:t>drop-down</w:t>
            </w:r>
          </w:p>
        </w:tc>
        <w:tc>
          <w:tcPr>
            <w:tcW w:w="1092" w:type="pct"/>
            <w:tcPrChange w:id="384" w:author="Shah Ashay" w:date="2018-04-16T16:55:00Z">
              <w:tcPr>
                <w:tcW w:w="2070" w:type="dxa"/>
              </w:tcPr>
            </w:tcPrChange>
          </w:tcPr>
          <w:p w14:paraId="63800E29" w14:textId="77777777" w:rsidR="00546513" w:rsidRPr="00D626C8" w:rsidRDefault="00546513" w:rsidP="00546513">
            <w:pPr>
              <w:keepNext/>
              <w:keepLines/>
              <w:rPr>
                <w:rFonts w:cs="Arial"/>
                <w:sz w:val="20"/>
                <w:szCs w:val="20"/>
                <w:rPrChange w:id="385" w:author="Shah Ashay" w:date="2018-04-16T16:55:00Z">
                  <w:rPr>
                    <w:rFonts w:asciiTheme="minorHAnsi" w:hAnsiTheme="minorHAnsi"/>
                    <w:sz w:val="20"/>
                    <w:szCs w:val="20"/>
                  </w:rPr>
                </w:rPrChange>
              </w:rPr>
            </w:pPr>
            <w:r w:rsidRPr="00D626C8">
              <w:rPr>
                <w:rFonts w:cs="Arial"/>
                <w:sz w:val="20"/>
                <w:szCs w:val="20"/>
                <w:rPrChange w:id="386" w:author="Shah Ashay" w:date="2018-04-16T16:55:00Z">
                  <w:rPr>
                    <w:rFonts w:asciiTheme="minorHAnsi" w:hAnsiTheme="minorHAnsi"/>
                    <w:sz w:val="20"/>
                    <w:szCs w:val="20"/>
                  </w:rPr>
                </w:rPrChange>
              </w:rPr>
              <w:t>Stream categories appear in the drop-down box</w:t>
            </w:r>
          </w:p>
        </w:tc>
        <w:tc>
          <w:tcPr>
            <w:tcW w:w="1567" w:type="pct"/>
            <w:tcPrChange w:id="387" w:author="Shah Ashay" w:date="2018-04-16T16:55:00Z">
              <w:tcPr>
                <w:tcW w:w="2970" w:type="dxa"/>
              </w:tcPr>
            </w:tcPrChange>
          </w:tcPr>
          <w:p w14:paraId="42AC236B" w14:textId="606D53D6" w:rsidR="00546513" w:rsidRPr="00D626C8" w:rsidRDefault="00546513" w:rsidP="00546513">
            <w:pPr>
              <w:keepNext/>
              <w:keepLines/>
              <w:rPr>
                <w:rFonts w:cs="Arial"/>
                <w:sz w:val="20"/>
                <w:szCs w:val="20"/>
                <w:rPrChange w:id="388" w:author="Shah Ashay" w:date="2018-04-16T16:55:00Z">
                  <w:rPr>
                    <w:rFonts w:asciiTheme="minorHAnsi" w:hAnsiTheme="minorHAnsi"/>
                    <w:sz w:val="20"/>
                    <w:szCs w:val="20"/>
                  </w:rPr>
                </w:rPrChange>
              </w:rPr>
            </w:pPr>
            <w:r w:rsidRPr="00D626C8">
              <w:rPr>
                <w:rFonts w:cs="Arial"/>
                <w:sz w:val="20"/>
                <w:szCs w:val="20"/>
                <w:rPrChange w:id="389" w:author="Shah Ashay" w:date="2018-04-16T16:55:00Z">
                  <w:rPr>
                    <w:rFonts w:asciiTheme="minorHAnsi" w:hAnsiTheme="minorHAnsi"/>
                    <w:sz w:val="20"/>
                    <w:szCs w:val="20"/>
                  </w:rPr>
                </w:rPrChange>
              </w:rPr>
              <w:t>Stream Category is used to classify the type of stream.  Options. In BKK we currently use:</w:t>
            </w:r>
          </w:p>
          <w:p w14:paraId="1263572D" w14:textId="77777777" w:rsidR="00546513" w:rsidRPr="00D626C8" w:rsidRDefault="00546513" w:rsidP="00546513">
            <w:pPr>
              <w:pStyle w:val="ListParagraph"/>
              <w:keepNext/>
              <w:keepLines/>
              <w:numPr>
                <w:ilvl w:val="0"/>
                <w:numId w:val="28"/>
              </w:numPr>
              <w:rPr>
                <w:rFonts w:cs="Arial"/>
                <w:sz w:val="20"/>
                <w:rPrChange w:id="390" w:author="Shah Ashay" w:date="2018-04-16T16:55:00Z">
                  <w:rPr>
                    <w:rFonts w:asciiTheme="minorHAnsi" w:hAnsiTheme="minorHAnsi"/>
                    <w:sz w:val="20"/>
                  </w:rPr>
                </w:rPrChange>
              </w:rPr>
            </w:pPr>
            <w:r w:rsidRPr="00D626C8">
              <w:rPr>
                <w:rFonts w:cs="Arial"/>
                <w:sz w:val="20"/>
                <w:rPrChange w:id="391" w:author="Shah Ashay" w:date="2018-04-16T16:55:00Z">
                  <w:rPr>
                    <w:rFonts w:asciiTheme="minorHAnsi" w:hAnsiTheme="minorHAnsi"/>
                    <w:sz w:val="20"/>
                  </w:rPr>
                </w:rPrChange>
              </w:rPr>
              <w:t xml:space="preserve">Oil Production   </w:t>
            </w:r>
          </w:p>
          <w:p w14:paraId="081407A8" w14:textId="77777777" w:rsidR="00546513" w:rsidRPr="00D626C8" w:rsidRDefault="00546513" w:rsidP="00546513">
            <w:pPr>
              <w:pStyle w:val="ListParagraph"/>
              <w:keepNext/>
              <w:keepLines/>
              <w:numPr>
                <w:ilvl w:val="0"/>
                <w:numId w:val="28"/>
              </w:numPr>
              <w:rPr>
                <w:rFonts w:cs="Arial"/>
                <w:sz w:val="20"/>
                <w:rPrChange w:id="392" w:author="Shah Ashay" w:date="2018-04-16T16:55:00Z">
                  <w:rPr>
                    <w:rFonts w:asciiTheme="minorHAnsi" w:hAnsiTheme="minorHAnsi"/>
                    <w:sz w:val="20"/>
                  </w:rPr>
                </w:rPrChange>
              </w:rPr>
            </w:pPr>
            <w:r w:rsidRPr="00D626C8">
              <w:rPr>
                <w:rFonts w:cs="Arial"/>
                <w:sz w:val="20"/>
                <w:rPrChange w:id="393" w:author="Shah Ashay" w:date="2018-04-16T16:55:00Z">
                  <w:rPr>
                    <w:rFonts w:asciiTheme="minorHAnsi" w:hAnsiTheme="minorHAnsi"/>
                    <w:sz w:val="20"/>
                  </w:rPr>
                </w:rPrChange>
              </w:rPr>
              <w:t xml:space="preserve"> Gas Production  </w:t>
            </w:r>
          </w:p>
          <w:p w14:paraId="03767540" w14:textId="77777777" w:rsidR="00546513" w:rsidRPr="00D626C8" w:rsidRDefault="00546513" w:rsidP="00546513">
            <w:pPr>
              <w:pStyle w:val="ListParagraph"/>
              <w:keepNext/>
              <w:keepLines/>
              <w:numPr>
                <w:ilvl w:val="0"/>
                <w:numId w:val="28"/>
              </w:numPr>
              <w:rPr>
                <w:rFonts w:cs="Arial"/>
                <w:sz w:val="20"/>
                <w:rPrChange w:id="394" w:author="Shah Ashay" w:date="2018-04-16T16:55:00Z">
                  <w:rPr>
                    <w:rFonts w:asciiTheme="minorHAnsi" w:hAnsiTheme="minorHAnsi"/>
                    <w:sz w:val="20"/>
                  </w:rPr>
                </w:rPrChange>
              </w:rPr>
            </w:pPr>
            <w:r w:rsidRPr="00D626C8">
              <w:rPr>
                <w:rFonts w:cs="Arial"/>
                <w:sz w:val="20"/>
                <w:rPrChange w:id="395" w:author="Shah Ashay" w:date="2018-04-16T16:55:00Z">
                  <w:rPr>
                    <w:rFonts w:asciiTheme="minorHAnsi" w:hAnsiTheme="minorHAnsi"/>
                    <w:sz w:val="20"/>
                  </w:rPr>
                </w:rPrChange>
              </w:rPr>
              <w:t xml:space="preserve"> Condensate Production  </w:t>
            </w:r>
          </w:p>
          <w:p w14:paraId="727CDB15" w14:textId="77777777" w:rsidR="00546513" w:rsidRPr="00D626C8" w:rsidRDefault="00546513" w:rsidP="00546513">
            <w:pPr>
              <w:pStyle w:val="ListParagraph"/>
              <w:keepNext/>
              <w:keepLines/>
              <w:numPr>
                <w:ilvl w:val="0"/>
                <w:numId w:val="28"/>
              </w:numPr>
              <w:rPr>
                <w:rFonts w:cs="Arial"/>
                <w:sz w:val="20"/>
                <w:rPrChange w:id="396" w:author="Shah Ashay" w:date="2018-04-16T16:55:00Z">
                  <w:rPr>
                    <w:rFonts w:asciiTheme="minorHAnsi" w:hAnsiTheme="minorHAnsi"/>
                    <w:sz w:val="20"/>
                  </w:rPr>
                </w:rPrChange>
              </w:rPr>
            </w:pPr>
            <w:r w:rsidRPr="00D626C8">
              <w:rPr>
                <w:rFonts w:cs="Arial"/>
                <w:sz w:val="20"/>
                <w:rPrChange w:id="397" w:author="Shah Ashay" w:date="2018-04-16T16:55:00Z">
                  <w:rPr>
                    <w:rFonts w:asciiTheme="minorHAnsi" w:hAnsiTheme="minorHAnsi"/>
                    <w:sz w:val="20"/>
                  </w:rPr>
                </w:rPrChange>
              </w:rPr>
              <w:t xml:space="preserve"> Oil Export  </w:t>
            </w:r>
          </w:p>
          <w:p w14:paraId="3AEDB5BB" w14:textId="77777777" w:rsidR="00546513" w:rsidRPr="00D626C8" w:rsidRDefault="00546513" w:rsidP="00546513">
            <w:pPr>
              <w:pStyle w:val="ListParagraph"/>
              <w:keepNext/>
              <w:keepLines/>
              <w:numPr>
                <w:ilvl w:val="0"/>
                <w:numId w:val="28"/>
              </w:numPr>
              <w:rPr>
                <w:rFonts w:cs="Arial"/>
                <w:sz w:val="20"/>
                <w:rPrChange w:id="398" w:author="Shah Ashay" w:date="2018-04-16T16:55:00Z">
                  <w:rPr>
                    <w:rFonts w:asciiTheme="minorHAnsi" w:hAnsiTheme="minorHAnsi"/>
                    <w:sz w:val="20"/>
                  </w:rPr>
                </w:rPrChange>
              </w:rPr>
            </w:pPr>
            <w:r w:rsidRPr="00D626C8">
              <w:rPr>
                <w:rFonts w:cs="Arial"/>
                <w:sz w:val="20"/>
                <w:rPrChange w:id="399" w:author="Shah Ashay" w:date="2018-04-16T16:55:00Z">
                  <w:rPr>
                    <w:rFonts w:asciiTheme="minorHAnsi" w:hAnsiTheme="minorHAnsi"/>
                    <w:sz w:val="20"/>
                  </w:rPr>
                </w:rPrChange>
              </w:rPr>
              <w:t xml:space="preserve"> Oil Import  </w:t>
            </w:r>
          </w:p>
          <w:p w14:paraId="4C619F93" w14:textId="77777777" w:rsidR="00546513" w:rsidRPr="00D626C8" w:rsidRDefault="00546513" w:rsidP="00546513">
            <w:pPr>
              <w:pStyle w:val="ListParagraph"/>
              <w:keepNext/>
              <w:keepLines/>
              <w:numPr>
                <w:ilvl w:val="0"/>
                <w:numId w:val="28"/>
              </w:numPr>
              <w:rPr>
                <w:rFonts w:cs="Arial"/>
                <w:sz w:val="20"/>
                <w:rPrChange w:id="400" w:author="Shah Ashay" w:date="2018-04-16T16:55:00Z">
                  <w:rPr>
                    <w:rFonts w:asciiTheme="minorHAnsi" w:hAnsiTheme="minorHAnsi"/>
                    <w:sz w:val="20"/>
                  </w:rPr>
                </w:rPrChange>
              </w:rPr>
            </w:pPr>
            <w:r w:rsidRPr="00D626C8">
              <w:rPr>
                <w:rFonts w:cs="Arial"/>
                <w:sz w:val="20"/>
                <w:rPrChange w:id="401" w:author="Shah Ashay" w:date="2018-04-16T16:55:00Z">
                  <w:rPr>
                    <w:rFonts w:asciiTheme="minorHAnsi" w:hAnsiTheme="minorHAnsi"/>
                    <w:sz w:val="20"/>
                  </w:rPr>
                </w:rPrChange>
              </w:rPr>
              <w:t xml:space="preserve"> Gas Export  </w:t>
            </w:r>
          </w:p>
          <w:p w14:paraId="58339FAB" w14:textId="77777777" w:rsidR="00546513" w:rsidRPr="00D626C8" w:rsidRDefault="00546513" w:rsidP="00546513">
            <w:pPr>
              <w:pStyle w:val="ListParagraph"/>
              <w:keepNext/>
              <w:keepLines/>
              <w:numPr>
                <w:ilvl w:val="0"/>
                <w:numId w:val="28"/>
              </w:numPr>
              <w:rPr>
                <w:rFonts w:cs="Arial"/>
                <w:sz w:val="20"/>
                <w:rPrChange w:id="402" w:author="Shah Ashay" w:date="2018-04-16T16:55:00Z">
                  <w:rPr>
                    <w:rFonts w:asciiTheme="minorHAnsi" w:hAnsiTheme="minorHAnsi"/>
                    <w:sz w:val="20"/>
                  </w:rPr>
                </w:rPrChange>
              </w:rPr>
            </w:pPr>
            <w:r w:rsidRPr="00D626C8">
              <w:rPr>
                <w:rFonts w:cs="Arial"/>
                <w:sz w:val="20"/>
                <w:rPrChange w:id="403" w:author="Shah Ashay" w:date="2018-04-16T16:55:00Z">
                  <w:rPr>
                    <w:rFonts w:asciiTheme="minorHAnsi" w:hAnsiTheme="minorHAnsi"/>
                    <w:sz w:val="20"/>
                  </w:rPr>
                </w:rPrChange>
              </w:rPr>
              <w:t xml:space="preserve"> Gas Import  </w:t>
            </w:r>
          </w:p>
          <w:p w14:paraId="4F815815" w14:textId="77777777" w:rsidR="00546513" w:rsidRPr="00D626C8" w:rsidRDefault="00546513" w:rsidP="00546513">
            <w:pPr>
              <w:pStyle w:val="ListParagraph"/>
              <w:keepNext/>
              <w:keepLines/>
              <w:numPr>
                <w:ilvl w:val="0"/>
                <w:numId w:val="28"/>
              </w:numPr>
              <w:rPr>
                <w:rFonts w:cs="Arial"/>
                <w:sz w:val="20"/>
                <w:rPrChange w:id="404" w:author="Shah Ashay" w:date="2018-04-16T16:55:00Z">
                  <w:rPr>
                    <w:rFonts w:asciiTheme="minorHAnsi" w:hAnsiTheme="minorHAnsi"/>
                    <w:sz w:val="20"/>
                  </w:rPr>
                </w:rPrChange>
              </w:rPr>
            </w:pPr>
            <w:r w:rsidRPr="00D626C8">
              <w:rPr>
                <w:rFonts w:cs="Arial"/>
                <w:sz w:val="20"/>
                <w:rPrChange w:id="405" w:author="Shah Ashay" w:date="2018-04-16T16:55:00Z">
                  <w:rPr>
                    <w:rFonts w:asciiTheme="minorHAnsi" w:hAnsiTheme="minorHAnsi"/>
                    <w:sz w:val="20"/>
                  </w:rPr>
                </w:rPrChange>
              </w:rPr>
              <w:t xml:space="preserve"> Condensate Export  </w:t>
            </w:r>
          </w:p>
          <w:p w14:paraId="301D0C39" w14:textId="77777777" w:rsidR="00546513" w:rsidRPr="00D626C8" w:rsidRDefault="00546513" w:rsidP="00546513">
            <w:pPr>
              <w:pStyle w:val="ListParagraph"/>
              <w:keepNext/>
              <w:keepLines/>
              <w:numPr>
                <w:ilvl w:val="0"/>
                <w:numId w:val="28"/>
              </w:numPr>
              <w:rPr>
                <w:rFonts w:cs="Arial"/>
                <w:sz w:val="20"/>
                <w:rPrChange w:id="406" w:author="Shah Ashay" w:date="2018-04-16T16:55:00Z">
                  <w:rPr>
                    <w:rFonts w:asciiTheme="minorHAnsi" w:hAnsiTheme="minorHAnsi"/>
                    <w:sz w:val="20"/>
                  </w:rPr>
                </w:rPrChange>
              </w:rPr>
            </w:pPr>
            <w:r w:rsidRPr="00D626C8">
              <w:rPr>
                <w:rFonts w:cs="Arial"/>
                <w:sz w:val="20"/>
                <w:rPrChange w:id="407" w:author="Shah Ashay" w:date="2018-04-16T16:55:00Z">
                  <w:rPr>
                    <w:rFonts w:asciiTheme="minorHAnsi" w:hAnsiTheme="minorHAnsi"/>
                    <w:sz w:val="20"/>
                  </w:rPr>
                </w:rPrChange>
              </w:rPr>
              <w:t xml:space="preserve"> Wet Gas  </w:t>
            </w:r>
          </w:p>
          <w:p w14:paraId="656AC471" w14:textId="77777777" w:rsidR="00546513" w:rsidRPr="00D626C8" w:rsidRDefault="00546513" w:rsidP="00546513">
            <w:pPr>
              <w:pStyle w:val="ListParagraph"/>
              <w:keepNext/>
              <w:keepLines/>
              <w:numPr>
                <w:ilvl w:val="0"/>
                <w:numId w:val="28"/>
              </w:numPr>
              <w:rPr>
                <w:rFonts w:cs="Arial"/>
                <w:sz w:val="20"/>
                <w:rPrChange w:id="408" w:author="Shah Ashay" w:date="2018-04-16T16:55:00Z">
                  <w:rPr>
                    <w:rFonts w:asciiTheme="minorHAnsi" w:hAnsiTheme="minorHAnsi"/>
                    <w:sz w:val="20"/>
                  </w:rPr>
                </w:rPrChange>
              </w:rPr>
            </w:pPr>
            <w:r w:rsidRPr="00D626C8">
              <w:rPr>
                <w:rFonts w:cs="Arial"/>
                <w:sz w:val="20"/>
                <w:rPrChange w:id="409" w:author="Shah Ashay" w:date="2018-04-16T16:55:00Z">
                  <w:rPr>
                    <w:rFonts w:asciiTheme="minorHAnsi" w:hAnsiTheme="minorHAnsi"/>
                    <w:sz w:val="20"/>
                  </w:rPr>
                </w:rPrChange>
              </w:rPr>
              <w:t xml:space="preserve"> Condensate Import  </w:t>
            </w:r>
          </w:p>
          <w:p w14:paraId="4BFF05CE" w14:textId="77777777" w:rsidR="00546513" w:rsidRPr="00D626C8" w:rsidRDefault="00546513" w:rsidP="00546513">
            <w:pPr>
              <w:pStyle w:val="ListParagraph"/>
              <w:keepNext/>
              <w:keepLines/>
              <w:numPr>
                <w:ilvl w:val="0"/>
                <w:numId w:val="28"/>
              </w:numPr>
              <w:rPr>
                <w:rFonts w:cs="Arial"/>
                <w:sz w:val="20"/>
                <w:rPrChange w:id="410" w:author="Shah Ashay" w:date="2018-04-16T16:55:00Z">
                  <w:rPr>
                    <w:rFonts w:asciiTheme="minorHAnsi" w:hAnsiTheme="minorHAnsi"/>
                    <w:sz w:val="20"/>
                  </w:rPr>
                </w:rPrChange>
              </w:rPr>
            </w:pPr>
            <w:r w:rsidRPr="00D626C8">
              <w:rPr>
                <w:rFonts w:cs="Arial"/>
                <w:sz w:val="20"/>
                <w:rPrChange w:id="411" w:author="Shah Ashay" w:date="2018-04-16T16:55:00Z">
                  <w:rPr>
                    <w:rFonts w:asciiTheme="minorHAnsi" w:hAnsiTheme="minorHAnsi"/>
                    <w:sz w:val="20"/>
                  </w:rPr>
                </w:rPrChange>
              </w:rPr>
              <w:t xml:space="preserve"> Condensate Transfer  </w:t>
            </w:r>
          </w:p>
          <w:p w14:paraId="118E991D" w14:textId="77777777" w:rsidR="00546513" w:rsidRPr="00D626C8" w:rsidRDefault="00546513" w:rsidP="00546513">
            <w:pPr>
              <w:pStyle w:val="ListParagraph"/>
              <w:keepNext/>
              <w:keepLines/>
              <w:numPr>
                <w:ilvl w:val="0"/>
                <w:numId w:val="28"/>
              </w:numPr>
              <w:rPr>
                <w:rFonts w:cs="Arial"/>
                <w:sz w:val="20"/>
                <w:rPrChange w:id="412" w:author="Shah Ashay" w:date="2018-04-16T16:55:00Z">
                  <w:rPr>
                    <w:rFonts w:asciiTheme="minorHAnsi" w:hAnsiTheme="minorHAnsi"/>
                    <w:sz w:val="20"/>
                  </w:rPr>
                </w:rPrChange>
              </w:rPr>
            </w:pPr>
            <w:r w:rsidRPr="00D626C8">
              <w:rPr>
                <w:rFonts w:cs="Arial"/>
                <w:sz w:val="20"/>
                <w:rPrChange w:id="413" w:author="Shah Ashay" w:date="2018-04-16T16:55:00Z">
                  <w:rPr>
                    <w:rFonts w:asciiTheme="minorHAnsi" w:hAnsiTheme="minorHAnsi"/>
                    <w:sz w:val="20"/>
                  </w:rPr>
                </w:rPrChange>
              </w:rPr>
              <w:t xml:space="preserve"> Oil Fuel  </w:t>
            </w:r>
          </w:p>
          <w:p w14:paraId="2694A8E1" w14:textId="77777777" w:rsidR="00546513" w:rsidRPr="00D626C8" w:rsidRDefault="00546513" w:rsidP="00546513">
            <w:pPr>
              <w:pStyle w:val="ListParagraph"/>
              <w:keepNext/>
              <w:keepLines/>
              <w:numPr>
                <w:ilvl w:val="0"/>
                <w:numId w:val="28"/>
              </w:numPr>
              <w:rPr>
                <w:rFonts w:cs="Arial"/>
                <w:sz w:val="20"/>
                <w:rPrChange w:id="414" w:author="Shah Ashay" w:date="2018-04-16T16:55:00Z">
                  <w:rPr>
                    <w:rFonts w:asciiTheme="minorHAnsi" w:hAnsiTheme="minorHAnsi"/>
                    <w:sz w:val="20"/>
                  </w:rPr>
                </w:rPrChange>
              </w:rPr>
            </w:pPr>
            <w:r w:rsidRPr="00D626C8">
              <w:rPr>
                <w:rFonts w:cs="Arial"/>
                <w:sz w:val="20"/>
                <w:rPrChange w:id="415" w:author="Shah Ashay" w:date="2018-04-16T16:55:00Z">
                  <w:rPr>
                    <w:rFonts w:asciiTheme="minorHAnsi" w:hAnsiTheme="minorHAnsi"/>
                    <w:sz w:val="20"/>
                  </w:rPr>
                </w:rPrChange>
              </w:rPr>
              <w:t xml:space="preserve"> Gas Fuel  </w:t>
            </w:r>
          </w:p>
          <w:p w14:paraId="301F942F" w14:textId="77777777" w:rsidR="00546513" w:rsidRPr="00D626C8" w:rsidRDefault="00546513" w:rsidP="00546513">
            <w:pPr>
              <w:pStyle w:val="ListParagraph"/>
              <w:keepNext/>
              <w:keepLines/>
              <w:numPr>
                <w:ilvl w:val="0"/>
                <w:numId w:val="28"/>
              </w:numPr>
              <w:rPr>
                <w:rFonts w:cs="Arial"/>
                <w:sz w:val="20"/>
                <w:rPrChange w:id="416" w:author="Shah Ashay" w:date="2018-04-16T16:55:00Z">
                  <w:rPr>
                    <w:rFonts w:asciiTheme="minorHAnsi" w:hAnsiTheme="minorHAnsi"/>
                    <w:sz w:val="20"/>
                  </w:rPr>
                </w:rPrChange>
              </w:rPr>
            </w:pPr>
            <w:r w:rsidRPr="00D626C8">
              <w:rPr>
                <w:rFonts w:cs="Arial"/>
                <w:sz w:val="20"/>
                <w:rPrChange w:id="417" w:author="Shah Ashay" w:date="2018-04-16T16:55:00Z">
                  <w:rPr>
                    <w:rFonts w:asciiTheme="minorHAnsi" w:hAnsiTheme="minorHAnsi"/>
                    <w:sz w:val="20"/>
                  </w:rPr>
                </w:rPrChange>
              </w:rPr>
              <w:t xml:space="preserve"> Gas Flare  </w:t>
            </w:r>
          </w:p>
          <w:p w14:paraId="46849DC0" w14:textId="77777777" w:rsidR="00546513" w:rsidRPr="00D626C8" w:rsidRDefault="00546513" w:rsidP="00546513">
            <w:pPr>
              <w:pStyle w:val="ListParagraph"/>
              <w:keepNext/>
              <w:keepLines/>
              <w:numPr>
                <w:ilvl w:val="0"/>
                <w:numId w:val="28"/>
              </w:numPr>
              <w:rPr>
                <w:rFonts w:cs="Arial"/>
                <w:sz w:val="20"/>
                <w:rPrChange w:id="418" w:author="Shah Ashay" w:date="2018-04-16T16:55:00Z">
                  <w:rPr>
                    <w:rFonts w:asciiTheme="minorHAnsi" w:hAnsiTheme="minorHAnsi"/>
                    <w:sz w:val="20"/>
                  </w:rPr>
                </w:rPrChange>
              </w:rPr>
            </w:pPr>
            <w:r w:rsidRPr="00D626C8">
              <w:rPr>
                <w:rFonts w:cs="Arial"/>
                <w:sz w:val="20"/>
                <w:rPrChange w:id="419" w:author="Shah Ashay" w:date="2018-04-16T16:55:00Z">
                  <w:rPr>
                    <w:rFonts w:asciiTheme="minorHAnsi" w:hAnsiTheme="minorHAnsi"/>
                    <w:sz w:val="20"/>
                  </w:rPr>
                </w:rPrChange>
              </w:rPr>
              <w:t xml:space="preserve"> Gas Vapor Recovery  </w:t>
            </w:r>
          </w:p>
          <w:p w14:paraId="68A49DF2" w14:textId="77777777" w:rsidR="00546513" w:rsidRPr="00D626C8" w:rsidRDefault="00546513" w:rsidP="00546513">
            <w:pPr>
              <w:pStyle w:val="ListParagraph"/>
              <w:keepNext/>
              <w:keepLines/>
              <w:numPr>
                <w:ilvl w:val="0"/>
                <w:numId w:val="28"/>
              </w:numPr>
              <w:rPr>
                <w:rFonts w:cs="Arial"/>
                <w:sz w:val="20"/>
                <w:rPrChange w:id="420" w:author="Shah Ashay" w:date="2018-04-16T16:55:00Z">
                  <w:rPr>
                    <w:rFonts w:asciiTheme="minorHAnsi" w:hAnsiTheme="minorHAnsi"/>
                    <w:sz w:val="20"/>
                  </w:rPr>
                </w:rPrChange>
              </w:rPr>
            </w:pPr>
            <w:r w:rsidRPr="00D626C8">
              <w:rPr>
                <w:rFonts w:cs="Arial"/>
                <w:sz w:val="20"/>
                <w:rPrChange w:id="421" w:author="Shah Ashay" w:date="2018-04-16T16:55:00Z">
                  <w:rPr>
                    <w:rFonts w:asciiTheme="minorHAnsi" w:hAnsiTheme="minorHAnsi"/>
                    <w:sz w:val="20"/>
                  </w:rPr>
                </w:rPrChange>
              </w:rPr>
              <w:t xml:space="preserve"> Gas Lift  </w:t>
            </w:r>
          </w:p>
          <w:p w14:paraId="0E4C4CE5" w14:textId="77777777" w:rsidR="00546513" w:rsidRPr="00D626C8" w:rsidRDefault="00546513" w:rsidP="00546513">
            <w:pPr>
              <w:pStyle w:val="ListParagraph"/>
              <w:keepNext/>
              <w:keepLines/>
              <w:numPr>
                <w:ilvl w:val="0"/>
                <w:numId w:val="28"/>
              </w:numPr>
              <w:rPr>
                <w:rFonts w:cs="Arial"/>
                <w:sz w:val="20"/>
                <w:rPrChange w:id="422" w:author="Shah Ashay" w:date="2018-04-16T16:55:00Z">
                  <w:rPr>
                    <w:rFonts w:asciiTheme="minorHAnsi" w:hAnsiTheme="minorHAnsi"/>
                    <w:sz w:val="20"/>
                  </w:rPr>
                </w:rPrChange>
              </w:rPr>
            </w:pPr>
            <w:r w:rsidRPr="00D626C8">
              <w:rPr>
                <w:rFonts w:cs="Arial"/>
                <w:sz w:val="20"/>
                <w:rPrChange w:id="423" w:author="Shah Ashay" w:date="2018-04-16T16:55:00Z">
                  <w:rPr>
                    <w:rFonts w:asciiTheme="minorHAnsi" w:hAnsiTheme="minorHAnsi"/>
                    <w:sz w:val="20"/>
                  </w:rPr>
                </w:rPrChange>
              </w:rPr>
              <w:t xml:space="preserve"> Gas Injection  </w:t>
            </w:r>
          </w:p>
          <w:p w14:paraId="202EA9F6" w14:textId="77777777" w:rsidR="00546513" w:rsidRPr="00D626C8" w:rsidRDefault="00546513" w:rsidP="00546513">
            <w:pPr>
              <w:pStyle w:val="ListParagraph"/>
              <w:keepNext/>
              <w:keepLines/>
              <w:numPr>
                <w:ilvl w:val="0"/>
                <w:numId w:val="28"/>
              </w:numPr>
              <w:rPr>
                <w:rFonts w:cs="Arial"/>
                <w:sz w:val="20"/>
                <w:rPrChange w:id="424" w:author="Shah Ashay" w:date="2018-04-16T16:55:00Z">
                  <w:rPr>
                    <w:rFonts w:asciiTheme="minorHAnsi" w:hAnsiTheme="minorHAnsi"/>
                    <w:sz w:val="20"/>
                  </w:rPr>
                </w:rPrChange>
              </w:rPr>
            </w:pPr>
            <w:r w:rsidRPr="00D626C8">
              <w:rPr>
                <w:rFonts w:cs="Arial"/>
                <w:sz w:val="20"/>
                <w:rPrChange w:id="425" w:author="Shah Ashay" w:date="2018-04-16T16:55:00Z">
                  <w:rPr>
                    <w:rFonts w:asciiTheme="minorHAnsi" w:hAnsiTheme="minorHAnsi"/>
                    <w:sz w:val="20"/>
                  </w:rPr>
                </w:rPrChange>
              </w:rPr>
              <w:t xml:space="preserve"> Water Disposal  </w:t>
            </w:r>
          </w:p>
          <w:p w14:paraId="393B01C2" w14:textId="77777777" w:rsidR="00546513" w:rsidRPr="00D626C8" w:rsidRDefault="00546513" w:rsidP="00546513">
            <w:pPr>
              <w:pStyle w:val="ListParagraph"/>
              <w:keepNext/>
              <w:keepLines/>
              <w:numPr>
                <w:ilvl w:val="0"/>
                <w:numId w:val="28"/>
              </w:numPr>
              <w:rPr>
                <w:rFonts w:cs="Arial"/>
                <w:sz w:val="20"/>
                <w:rPrChange w:id="426" w:author="Shah Ashay" w:date="2018-04-16T16:55:00Z">
                  <w:rPr>
                    <w:rFonts w:asciiTheme="minorHAnsi" w:hAnsiTheme="minorHAnsi"/>
                    <w:sz w:val="20"/>
                  </w:rPr>
                </w:rPrChange>
              </w:rPr>
            </w:pPr>
            <w:r w:rsidRPr="00D626C8">
              <w:rPr>
                <w:rFonts w:cs="Arial"/>
                <w:sz w:val="20"/>
                <w:rPrChange w:id="427" w:author="Shah Ashay" w:date="2018-04-16T16:55:00Z">
                  <w:rPr>
                    <w:rFonts w:asciiTheme="minorHAnsi" w:hAnsiTheme="minorHAnsi"/>
                    <w:sz w:val="20"/>
                  </w:rPr>
                </w:rPrChange>
              </w:rPr>
              <w:t xml:space="preserve"> Water Injection  </w:t>
            </w:r>
          </w:p>
          <w:p w14:paraId="27BF3C94" w14:textId="77777777" w:rsidR="00546513" w:rsidRPr="00D626C8" w:rsidRDefault="00546513" w:rsidP="00546513">
            <w:pPr>
              <w:pStyle w:val="ListParagraph"/>
              <w:keepNext/>
              <w:keepLines/>
              <w:numPr>
                <w:ilvl w:val="0"/>
                <w:numId w:val="28"/>
              </w:numPr>
              <w:rPr>
                <w:rFonts w:cs="Arial"/>
                <w:sz w:val="20"/>
                <w:rPrChange w:id="428" w:author="Shah Ashay" w:date="2018-04-16T16:55:00Z">
                  <w:rPr>
                    <w:rFonts w:asciiTheme="minorHAnsi" w:hAnsiTheme="minorHAnsi"/>
                    <w:sz w:val="20"/>
                  </w:rPr>
                </w:rPrChange>
              </w:rPr>
            </w:pPr>
            <w:r w:rsidRPr="00D626C8">
              <w:rPr>
                <w:rFonts w:cs="Arial"/>
                <w:sz w:val="20"/>
                <w:rPrChange w:id="429" w:author="Shah Ashay" w:date="2018-04-16T16:55:00Z">
                  <w:rPr>
                    <w:rFonts w:asciiTheme="minorHAnsi" w:hAnsiTheme="minorHAnsi"/>
                    <w:sz w:val="20"/>
                  </w:rPr>
                </w:rPrChange>
              </w:rPr>
              <w:t xml:space="preserve"> Water Production  </w:t>
            </w:r>
          </w:p>
          <w:p w14:paraId="6E83D015" w14:textId="77777777" w:rsidR="00546513" w:rsidRPr="00D626C8" w:rsidRDefault="00546513" w:rsidP="00546513">
            <w:pPr>
              <w:pStyle w:val="ListParagraph"/>
              <w:keepNext/>
              <w:keepLines/>
              <w:numPr>
                <w:ilvl w:val="0"/>
                <w:numId w:val="28"/>
              </w:numPr>
              <w:rPr>
                <w:rFonts w:cs="Arial"/>
                <w:sz w:val="20"/>
                <w:rPrChange w:id="430" w:author="Shah Ashay" w:date="2018-04-16T16:55:00Z">
                  <w:rPr>
                    <w:rFonts w:asciiTheme="minorHAnsi" w:hAnsiTheme="minorHAnsi"/>
                    <w:sz w:val="20"/>
                  </w:rPr>
                </w:rPrChange>
              </w:rPr>
            </w:pPr>
            <w:r w:rsidRPr="00D626C8">
              <w:rPr>
                <w:rFonts w:cs="Arial"/>
                <w:sz w:val="20"/>
                <w:rPrChange w:id="431" w:author="Shah Ashay" w:date="2018-04-16T16:55:00Z">
                  <w:rPr>
                    <w:rFonts w:asciiTheme="minorHAnsi" w:hAnsiTheme="minorHAnsi"/>
                    <w:sz w:val="20"/>
                  </w:rPr>
                </w:rPrChange>
              </w:rPr>
              <w:t xml:space="preserve"> Gas Other Uses  </w:t>
            </w:r>
          </w:p>
          <w:p w14:paraId="51D2990F" w14:textId="77777777" w:rsidR="00546513" w:rsidRPr="00D626C8" w:rsidRDefault="00546513" w:rsidP="00546513">
            <w:pPr>
              <w:pStyle w:val="ListParagraph"/>
              <w:keepNext/>
              <w:keepLines/>
              <w:numPr>
                <w:ilvl w:val="0"/>
                <w:numId w:val="28"/>
              </w:numPr>
              <w:rPr>
                <w:rFonts w:cs="Arial"/>
                <w:sz w:val="20"/>
                <w:rPrChange w:id="432" w:author="Shah Ashay" w:date="2018-04-16T16:55:00Z">
                  <w:rPr>
                    <w:rFonts w:asciiTheme="minorHAnsi" w:hAnsiTheme="minorHAnsi"/>
                    <w:sz w:val="20"/>
                  </w:rPr>
                </w:rPrChange>
              </w:rPr>
            </w:pPr>
            <w:r w:rsidRPr="00D626C8">
              <w:rPr>
                <w:rFonts w:cs="Arial"/>
                <w:sz w:val="20"/>
                <w:rPrChange w:id="433" w:author="Shah Ashay" w:date="2018-04-16T16:55:00Z">
                  <w:rPr>
                    <w:rFonts w:asciiTheme="minorHAnsi" w:hAnsiTheme="minorHAnsi"/>
                    <w:sz w:val="20"/>
                  </w:rPr>
                </w:rPrChange>
              </w:rPr>
              <w:t xml:space="preserve"> Oil Loss  </w:t>
            </w:r>
          </w:p>
          <w:p w14:paraId="1746AFCA" w14:textId="77777777" w:rsidR="00546513" w:rsidRPr="00D626C8" w:rsidRDefault="00546513" w:rsidP="00546513">
            <w:pPr>
              <w:pStyle w:val="ListParagraph"/>
              <w:keepNext/>
              <w:keepLines/>
              <w:numPr>
                <w:ilvl w:val="0"/>
                <w:numId w:val="28"/>
              </w:numPr>
              <w:rPr>
                <w:rFonts w:cs="Arial"/>
                <w:sz w:val="20"/>
                <w:rPrChange w:id="434" w:author="Shah Ashay" w:date="2018-04-16T16:55:00Z">
                  <w:rPr>
                    <w:rFonts w:asciiTheme="minorHAnsi" w:hAnsiTheme="minorHAnsi"/>
                    <w:sz w:val="20"/>
                  </w:rPr>
                </w:rPrChange>
              </w:rPr>
            </w:pPr>
            <w:r w:rsidRPr="00D626C8">
              <w:rPr>
                <w:rFonts w:cs="Arial"/>
                <w:sz w:val="20"/>
                <w:rPrChange w:id="435" w:author="Shah Ashay" w:date="2018-04-16T16:55:00Z">
                  <w:rPr>
                    <w:rFonts w:asciiTheme="minorHAnsi" w:hAnsiTheme="minorHAnsi"/>
                    <w:sz w:val="20"/>
                  </w:rPr>
                </w:rPrChange>
              </w:rPr>
              <w:t xml:space="preserve"> Steam Injection  </w:t>
            </w:r>
          </w:p>
          <w:p w14:paraId="0DD29BF9" w14:textId="77777777" w:rsidR="00546513" w:rsidRPr="00D626C8" w:rsidRDefault="00546513" w:rsidP="00546513">
            <w:pPr>
              <w:pStyle w:val="ListParagraph"/>
              <w:keepNext/>
              <w:keepLines/>
              <w:numPr>
                <w:ilvl w:val="0"/>
                <w:numId w:val="28"/>
              </w:numPr>
              <w:rPr>
                <w:rFonts w:cs="Arial"/>
                <w:sz w:val="20"/>
                <w:rPrChange w:id="436" w:author="Shah Ashay" w:date="2018-04-16T16:55:00Z">
                  <w:rPr>
                    <w:rFonts w:asciiTheme="minorHAnsi" w:hAnsiTheme="minorHAnsi"/>
                    <w:sz w:val="20"/>
                  </w:rPr>
                </w:rPrChange>
              </w:rPr>
            </w:pPr>
            <w:r w:rsidRPr="00D626C8">
              <w:rPr>
                <w:rFonts w:cs="Arial"/>
                <w:sz w:val="20"/>
                <w:rPrChange w:id="437" w:author="Shah Ashay" w:date="2018-04-16T16:55:00Z">
                  <w:rPr>
                    <w:rFonts w:asciiTheme="minorHAnsi" w:hAnsiTheme="minorHAnsi"/>
                    <w:sz w:val="20"/>
                  </w:rPr>
                </w:rPrChange>
              </w:rPr>
              <w:t xml:space="preserve"> Gas Lost  </w:t>
            </w:r>
          </w:p>
          <w:p w14:paraId="63B64CC9" w14:textId="77777777" w:rsidR="00546513" w:rsidRPr="00D626C8" w:rsidRDefault="00546513" w:rsidP="00546513">
            <w:pPr>
              <w:pStyle w:val="ListParagraph"/>
              <w:keepNext/>
              <w:keepLines/>
              <w:numPr>
                <w:ilvl w:val="0"/>
                <w:numId w:val="28"/>
              </w:numPr>
              <w:rPr>
                <w:rFonts w:cs="Arial"/>
                <w:sz w:val="20"/>
                <w:rPrChange w:id="438" w:author="Shah Ashay" w:date="2018-04-16T16:55:00Z">
                  <w:rPr>
                    <w:rFonts w:asciiTheme="minorHAnsi" w:hAnsiTheme="minorHAnsi"/>
                    <w:sz w:val="20"/>
                  </w:rPr>
                </w:rPrChange>
              </w:rPr>
            </w:pPr>
            <w:r w:rsidRPr="00D626C8">
              <w:rPr>
                <w:rFonts w:cs="Arial"/>
                <w:sz w:val="20"/>
                <w:rPrChange w:id="439" w:author="Shah Ashay" w:date="2018-04-16T16:55:00Z">
                  <w:rPr>
                    <w:rFonts w:asciiTheme="minorHAnsi" w:hAnsiTheme="minorHAnsi"/>
                    <w:sz w:val="20"/>
                  </w:rPr>
                </w:rPrChange>
              </w:rPr>
              <w:t xml:space="preserve"> Diluent  </w:t>
            </w:r>
          </w:p>
          <w:p w14:paraId="63ACB719" w14:textId="77777777" w:rsidR="00546513" w:rsidRPr="00D626C8" w:rsidRDefault="00546513" w:rsidP="00546513">
            <w:pPr>
              <w:pStyle w:val="ListParagraph"/>
              <w:keepNext/>
              <w:keepLines/>
              <w:numPr>
                <w:ilvl w:val="0"/>
                <w:numId w:val="28"/>
              </w:numPr>
              <w:rPr>
                <w:rFonts w:cs="Arial"/>
                <w:sz w:val="20"/>
                <w:rPrChange w:id="440" w:author="Shah Ashay" w:date="2018-04-16T16:55:00Z">
                  <w:rPr>
                    <w:rFonts w:asciiTheme="minorHAnsi" w:hAnsiTheme="minorHAnsi"/>
                    <w:sz w:val="20"/>
                  </w:rPr>
                </w:rPrChange>
              </w:rPr>
            </w:pPr>
            <w:r w:rsidRPr="00D626C8">
              <w:rPr>
                <w:rFonts w:cs="Arial"/>
                <w:sz w:val="20"/>
                <w:rPrChange w:id="441" w:author="Shah Ashay" w:date="2018-04-16T16:55:00Z">
                  <w:rPr>
                    <w:rFonts w:asciiTheme="minorHAnsi" w:hAnsiTheme="minorHAnsi"/>
                    <w:sz w:val="20"/>
                  </w:rPr>
                </w:rPrChange>
              </w:rPr>
              <w:t xml:space="preserve"> Diluted Oil  </w:t>
            </w:r>
          </w:p>
          <w:p w14:paraId="73F9327D" w14:textId="77777777" w:rsidR="00546513" w:rsidRPr="00D626C8" w:rsidRDefault="00546513" w:rsidP="00546513">
            <w:pPr>
              <w:pStyle w:val="ListParagraph"/>
              <w:keepNext/>
              <w:keepLines/>
              <w:numPr>
                <w:ilvl w:val="0"/>
                <w:numId w:val="28"/>
              </w:numPr>
              <w:rPr>
                <w:rFonts w:cs="Arial"/>
                <w:sz w:val="20"/>
                <w:rPrChange w:id="442" w:author="Shah Ashay" w:date="2018-04-16T16:55:00Z">
                  <w:rPr>
                    <w:rFonts w:asciiTheme="minorHAnsi" w:hAnsiTheme="minorHAnsi"/>
                    <w:sz w:val="20"/>
                  </w:rPr>
                </w:rPrChange>
              </w:rPr>
            </w:pPr>
            <w:r w:rsidRPr="00D626C8">
              <w:rPr>
                <w:rFonts w:cs="Arial"/>
                <w:sz w:val="20"/>
                <w:rPrChange w:id="443" w:author="Shah Ashay" w:date="2018-04-16T16:55:00Z">
                  <w:rPr>
                    <w:rFonts w:asciiTheme="minorHAnsi" w:hAnsiTheme="minorHAnsi"/>
                    <w:sz w:val="20"/>
                  </w:rPr>
                </w:rPrChange>
              </w:rPr>
              <w:t xml:space="preserve"> Reservoir Fluid  </w:t>
            </w:r>
          </w:p>
          <w:p w14:paraId="3A12E1A4" w14:textId="77777777" w:rsidR="00546513" w:rsidRPr="00D626C8" w:rsidRDefault="00546513" w:rsidP="00546513">
            <w:pPr>
              <w:pStyle w:val="ListParagraph"/>
              <w:keepNext/>
              <w:keepLines/>
              <w:numPr>
                <w:ilvl w:val="0"/>
                <w:numId w:val="28"/>
              </w:numPr>
              <w:rPr>
                <w:rFonts w:cs="Arial"/>
                <w:sz w:val="20"/>
                <w:rPrChange w:id="444" w:author="Shah Ashay" w:date="2018-04-16T16:55:00Z">
                  <w:rPr>
                    <w:rFonts w:asciiTheme="minorHAnsi" w:hAnsiTheme="minorHAnsi"/>
                    <w:sz w:val="20"/>
                  </w:rPr>
                </w:rPrChange>
              </w:rPr>
            </w:pPr>
            <w:r w:rsidRPr="00D626C8">
              <w:rPr>
                <w:rFonts w:cs="Arial"/>
                <w:sz w:val="20"/>
                <w:rPrChange w:id="445" w:author="Shah Ashay" w:date="2018-04-16T16:55:00Z">
                  <w:rPr>
                    <w:rFonts w:asciiTheme="minorHAnsi" w:hAnsiTheme="minorHAnsi"/>
                    <w:sz w:val="20"/>
                  </w:rPr>
                </w:rPrChange>
              </w:rPr>
              <w:t xml:space="preserve"> Coke  </w:t>
            </w:r>
          </w:p>
          <w:p w14:paraId="016730B7" w14:textId="77777777" w:rsidR="00546513" w:rsidRPr="00D626C8" w:rsidRDefault="00546513" w:rsidP="00546513">
            <w:pPr>
              <w:pStyle w:val="ListParagraph"/>
              <w:keepNext/>
              <w:keepLines/>
              <w:numPr>
                <w:ilvl w:val="0"/>
                <w:numId w:val="28"/>
              </w:numPr>
              <w:rPr>
                <w:rFonts w:cs="Arial"/>
                <w:sz w:val="20"/>
                <w:rPrChange w:id="446" w:author="Shah Ashay" w:date="2018-04-16T16:55:00Z">
                  <w:rPr>
                    <w:rFonts w:asciiTheme="minorHAnsi" w:hAnsiTheme="minorHAnsi"/>
                    <w:sz w:val="20"/>
                  </w:rPr>
                </w:rPrChange>
              </w:rPr>
            </w:pPr>
            <w:r w:rsidRPr="00D626C8">
              <w:rPr>
                <w:rFonts w:cs="Arial"/>
                <w:sz w:val="20"/>
                <w:rPrChange w:id="447" w:author="Shah Ashay" w:date="2018-04-16T16:55:00Z">
                  <w:rPr>
                    <w:rFonts w:asciiTheme="minorHAnsi" w:hAnsiTheme="minorHAnsi"/>
                    <w:sz w:val="20"/>
                  </w:rPr>
                </w:rPrChange>
              </w:rPr>
              <w:t xml:space="preserve"> Sulfur  </w:t>
            </w:r>
          </w:p>
          <w:p w14:paraId="6EC491AD" w14:textId="77777777" w:rsidR="00546513" w:rsidRPr="00D626C8" w:rsidRDefault="00546513" w:rsidP="00546513">
            <w:pPr>
              <w:pStyle w:val="ListParagraph"/>
              <w:keepNext/>
              <w:keepLines/>
              <w:numPr>
                <w:ilvl w:val="0"/>
                <w:numId w:val="28"/>
              </w:numPr>
              <w:rPr>
                <w:rFonts w:cs="Arial"/>
                <w:sz w:val="20"/>
                <w:rPrChange w:id="448" w:author="Shah Ashay" w:date="2018-04-16T16:55:00Z">
                  <w:rPr>
                    <w:rFonts w:asciiTheme="minorHAnsi" w:hAnsiTheme="minorHAnsi"/>
                    <w:sz w:val="20"/>
                  </w:rPr>
                </w:rPrChange>
              </w:rPr>
            </w:pPr>
            <w:r w:rsidRPr="00D626C8">
              <w:rPr>
                <w:rFonts w:cs="Arial"/>
                <w:sz w:val="20"/>
                <w:rPrChange w:id="449" w:author="Shah Ashay" w:date="2018-04-16T16:55:00Z">
                  <w:rPr>
                    <w:rFonts w:asciiTheme="minorHAnsi" w:hAnsiTheme="minorHAnsi"/>
                    <w:sz w:val="20"/>
                  </w:rPr>
                </w:rPrChange>
              </w:rPr>
              <w:t xml:space="preserve"> Electrical  </w:t>
            </w:r>
          </w:p>
          <w:p w14:paraId="061598B5" w14:textId="77777777" w:rsidR="00546513" w:rsidRPr="00D626C8" w:rsidRDefault="00546513" w:rsidP="00546513">
            <w:pPr>
              <w:pStyle w:val="ListParagraph"/>
              <w:keepNext/>
              <w:keepLines/>
              <w:numPr>
                <w:ilvl w:val="0"/>
                <w:numId w:val="28"/>
              </w:numPr>
              <w:rPr>
                <w:rFonts w:cs="Arial"/>
                <w:sz w:val="20"/>
                <w:rPrChange w:id="450" w:author="Shah Ashay" w:date="2018-04-16T16:55:00Z">
                  <w:rPr>
                    <w:rFonts w:asciiTheme="minorHAnsi" w:hAnsiTheme="minorHAnsi"/>
                    <w:sz w:val="20"/>
                  </w:rPr>
                </w:rPrChange>
              </w:rPr>
            </w:pPr>
            <w:r w:rsidRPr="00D626C8">
              <w:rPr>
                <w:rFonts w:cs="Arial"/>
                <w:sz w:val="20"/>
                <w:rPrChange w:id="451" w:author="Shah Ashay" w:date="2018-04-16T16:55:00Z">
                  <w:rPr>
                    <w:rFonts w:asciiTheme="minorHAnsi" w:hAnsiTheme="minorHAnsi"/>
                    <w:sz w:val="20"/>
                  </w:rPr>
                </w:rPrChange>
              </w:rPr>
              <w:t xml:space="preserve"> Condensate Export  </w:t>
            </w:r>
          </w:p>
          <w:p w14:paraId="05900457" w14:textId="77777777" w:rsidR="00546513" w:rsidRPr="00D626C8" w:rsidRDefault="00546513" w:rsidP="00546513">
            <w:pPr>
              <w:pStyle w:val="ListParagraph"/>
              <w:keepNext/>
              <w:keepLines/>
              <w:numPr>
                <w:ilvl w:val="0"/>
                <w:numId w:val="28"/>
              </w:numPr>
              <w:rPr>
                <w:rFonts w:cs="Arial"/>
                <w:sz w:val="20"/>
                <w:rPrChange w:id="452" w:author="Shah Ashay" w:date="2018-04-16T16:55:00Z">
                  <w:rPr>
                    <w:rFonts w:asciiTheme="minorHAnsi" w:hAnsiTheme="minorHAnsi"/>
                    <w:sz w:val="20"/>
                  </w:rPr>
                </w:rPrChange>
              </w:rPr>
            </w:pPr>
            <w:r w:rsidRPr="00D626C8">
              <w:rPr>
                <w:rFonts w:cs="Arial"/>
                <w:sz w:val="20"/>
                <w:rPrChange w:id="453" w:author="Shah Ashay" w:date="2018-04-16T16:55:00Z">
                  <w:rPr>
                    <w:rFonts w:asciiTheme="minorHAnsi" w:hAnsiTheme="minorHAnsi"/>
                    <w:sz w:val="20"/>
                  </w:rPr>
                </w:rPrChange>
              </w:rPr>
              <w:t xml:space="preserve"> Estimated Condensate Export  </w:t>
            </w:r>
          </w:p>
          <w:p w14:paraId="01033402" w14:textId="77777777" w:rsidR="00546513" w:rsidRPr="00D626C8" w:rsidRDefault="00546513" w:rsidP="00546513">
            <w:pPr>
              <w:pStyle w:val="ListParagraph"/>
              <w:keepNext/>
              <w:keepLines/>
              <w:numPr>
                <w:ilvl w:val="0"/>
                <w:numId w:val="28"/>
              </w:numPr>
              <w:rPr>
                <w:rFonts w:cs="Arial"/>
                <w:sz w:val="20"/>
                <w:rPrChange w:id="454" w:author="Shah Ashay" w:date="2018-04-16T16:55:00Z">
                  <w:rPr>
                    <w:rFonts w:asciiTheme="minorHAnsi" w:hAnsiTheme="minorHAnsi"/>
                    <w:sz w:val="20"/>
                  </w:rPr>
                </w:rPrChange>
              </w:rPr>
            </w:pPr>
            <w:r w:rsidRPr="00D626C8">
              <w:rPr>
                <w:rFonts w:cs="Arial"/>
                <w:sz w:val="20"/>
                <w:rPrChange w:id="455" w:author="Shah Ashay" w:date="2018-04-16T16:55:00Z">
                  <w:rPr>
                    <w:rFonts w:asciiTheme="minorHAnsi" w:hAnsiTheme="minorHAnsi"/>
                    <w:sz w:val="20"/>
                  </w:rPr>
                </w:rPrChange>
              </w:rPr>
              <w:t xml:space="preserve"> Estimated Gas Export  </w:t>
            </w:r>
          </w:p>
          <w:p w14:paraId="72EEDF41" w14:textId="77777777" w:rsidR="00546513" w:rsidRPr="00D626C8" w:rsidRDefault="00546513" w:rsidP="00546513">
            <w:pPr>
              <w:pStyle w:val="ListParagraph"/>
              <w:keepNext/>
              <w:keepLines/>
              <w:numPr>
                <w:ilvl w:val="0"/>
                <w:numId w:val="28"/>
              </w:numPr>
              <w:rPr>
                <w:rFonts w:cs="Arial"/>
                <w:sz w:val="20"/>
                <w:rPrChange w:id="456" w:author="Shah Ashay" w:date="2018-04-16T16:55:00Z">
                  <w:rPr>
                    <w:rFonts w:asciiTheme="minorHAnsi" w:hAnsiTheme="minorHAnsi"/>
                    <w:sz w:val="20"/>
                  </w:rPr>
                </w:rPrChange>
              </w:rPr>
            </w:pPr>
            <w:r w:rsidRPr="00D626C8">
              <w:rPr>
                <w:rFonts w:cs="Arial"/>
                <w:sz w:val="20"/>
                <w:rPrChange w:id="457" w:author="Shah Ashay" w:date="2018-04-16T16:55:00Z">
                  <w:rPr>
                    <w:rFonts w:asciiTheme="minorHAnsi" w:hAnsiTheme="minorHAnsi"/>
                    <w:sz w:val="20"/>
                  </w:rPr>
                </w:rPrChange>
              </w:rPr>
              <w:t xml:space="preserve"> Estimated NGL Export  </w:t>
            </w:r>
          </w:p>
          <w:p w14:paraId="50F7B919" w14:textId="77777777" w:rsidR="00546513" w:rsidRPr="00D626C8" w:rsidRDefault="00546513" w:rsidP="00546513">
            <w:pPr>
              <w:pStyle w:val="ListParagraph"/>
              <w:keepNext/>
              <w:keepLines/>
              <w:numPr>
                <w:ilvl w:val="0"/>
                <w:numId w:val="28"/>
              </w:numPr>
              <w:rPr>
                <w:rFonts w:cs="Arial"/>
                <w:sz w:val="20"/>
                <w:rPrChange w:id="458" w:author="Shah Ashay" w:date="2018-04-16T16:55:00Z">
                  <w:rPr>
                    <w:rFonts w:asciiTheme="minorHAnsi" w:hAnsiTheme="minorHAnsi"/>
                    <w:sz w:val="20"/>
                  </w:rPr>
                </w:rPrChange>
              </w:rPr>
            </w:pPr>
            <w:r w:rsidRPr="00D626C8">
              <w:rPr>
                <w:rFonts w:cs="Arial"/>
                <w:sz w:val="20"/>
                <w:rPrChange w:id="459" w:author="Shah Ashay" w:date="2018-04-16T16:55:00Z">
                  <w:rPr>
                    <w:rFonts w:asciiTheme="minorHAnsi" w:hAnsiTheme="minorHAnsi"/>
                    <w:sz w:val="20"/>
                  </w:rPr>
                </w:rPrChange>
              </w:rPr>
              <w:t xml:space="preserve"> Estimated Oil Export  </w:t>
            </w:r>
          </w:p>
          <w:p w14:paraId="4A84DC75" w14:textId="77777777" w:rsidR="00546513" w:rsidRPr="00D626C8" w:rsidRDefault="00546513" w:rsidP="00546513">
            <w:pPr>
              <w:pStyle w:val="ListParagraph"/>
              <w:keepNext/>
              <w:keepLines/>
              <w:numPr>
                <w:ilvl w:val="0"/>
                <w:numId w:val="28"/>
              </w:numPr>
              <w:rPr>
                <w:rFonts w:cs="Arial"/>
                <w:sz w:val="20"/>
                <w:rPrChange w:id="460" w:author="Shah Ashay" w:date="2018-04-16T16:55:00Z">
                  <w:rPr>
                    <w:rFonts w:asciiTheme="minorHAnsi" w:hAnsiTheme="minorHAnsi"/>
                    <w:sz w:val="20"/>
                  </w:rPr>
                </w:rPrChange>
              </w:rPr>
            </w:pPr>
            <w:r w:rsidRPr="00D626C8">
              <w:rPr>
                <w:rFonts w:cs="Arial"/>
                <w:sz w:val="20"/>
                <w:rPrChange w:id="461" w:author="Shah Ashay" w:date="2018-04-16T16:55:00Z">
                  <w:rPr>
                    <w:rFonts w:asciiTheme="minorHAnsi" w:hAnsiTheme="minorHAnsi"/>
                    <w:sz w:val="20"/>
                  </w:rPr>
                </w:rPrChange>
              </w:rPr>
              <w:t xml:space="preserve"> Fresh Water Prod  </w:t>
            </w:r>
          </w:p>
          <w:p w14:paraId="660A4F51" w14:textId="77777777" w:rsidR="00546513" w:rsidRPr="00D626C8" w:rsidRDefault="00546513" w:rsidP="00546513">
            <w:pPr>
              <w:pStyle w:val="ListParagraph"/>
              <w:keepNext/>
              <w:keepLines/>
              <w:numPr>
                <w:ilvl w:val="0"/>
                <w:numId w:val="28"/>
              </w:numPr>
              <w:rPr>
                <w:rFonts w:cs="Arial"/>
                <w:sz w:val="20"/>
                <w:rPrChange w:id="462" w:author="Shah Ashay" w:date="2018-04-16T16:55:00Z">
                  <w:rPr>
                    <w:rFonts w:asciiTheme="minorHAnsi" w:hAnsiTheme="minorHAnsi"/>
                    <w:sz w:val="20"/>
                  </w:rPr>
                </w:rPrChange>
              </w:rPr>
            </w:pPr>
            <w:r w:rsidRPr="00D626C8">
              <w:rPr>
                <w:rFonts w:cs="Arial"/>
                <w:sz w:val="20"/>
                <w:rPrChange w:id="463" w:author="Shah Ashay" w:date="2018-04-16T16:55:00Z">
                  <w:rPr>
                    <w:rFonts w:asciiTheme="minorHAnsi" w:hAnsiTheme="minorHAnsi"/>
                    <w:sz w:val="20"/>
                  </w:rPr>
                </w:rPrChange>
              </w:rPr>
              <w:t xml:space="preserve"> Gas Vent  </w:t>
            </w:r>
          </w:p>
          <w:p w14:paraId="3491B5F6" w14:textId="77777777" w:rsidR="00546513" w:rsidRPr="00D626C8" w:rsidRDefault="00546513" w:rsidP="00546513">
            <w:pPr>
              <w:pStyle w:val="ListParagraph"/>
              <w:keepNext/>
              <w:keepLines/>
              <w:numPr>
                <w:ilvl w:val="0"/>
                <w:numId w:val="28"/>
              </w:numPr>
              <w:rPr>
                <w:rFonts w:cs="Arial"/>
                <w:sz w:val="20"/>
                <w:rPrChange w:id="464" w:author="Shah Ashay" w:date="2018-04-16T16:55:00Z">
                  <w:rPr>
                    <w:rFonts w:asciiTheme="minorHAnsi" w:hAnsiTheme="minorHAnsi"/>
                    <w:sz w:val="20"/>
                  </w:rPr>
                </w:rPrChange>
              </w:rPr>
            </w:pPr>
            <w:r w:rsidRPr="00D626C8">
              <w:rPr>
                <w:rFonts w:cs="Arial"/>
                <w:sz w:val="20"/>
                <w:rPrChange w:id="465" w:author="Shah Ashay" w:date="2018-04-16T16:55:00Z">
                  <w:rPr>
                    <w:rFonts w:asciiTheme="minorHAnsi" w:hAnsiTheme="minorHAnsi"/>
                    <w:sz w:val="20"/>
                  </w:rPr>
                </w:rPrChange>
              </w:rPr>
              <w:t xml:space="preserve"> LPG Production  </w:t>
            </w:r>
          </w:p>
          <w:p w14:paraId="54FE688C" w14:textId="77777777" w:rsidR="00546513" w:rsidRPr="00D626C8" w:rsidRDefault="00546513" w:rsidP="00546513">
            <w:pPr>
              <w:pStyle w:val="ListParagraph"/>
              <w:keepNext/>
              <w:keepLines/>
              <w:numPr>
                <w:ilvl w:val="0"/>
                <w:numId w:val="28"/>
              </w:numPr>
              <w:rPr>
                <w:rFonts w:cs="Arial"/>
                <w:sz w:val="20"/>
                <w:rPrChange w:id="466" w:author="Shah Ashay" w:date="2018-04-16T16:55:00Z">
                  <w:rPr>
                    <w:rFonts w:asciiTheme="minorHAnsi" w:hAnsiTheme="minorHAnsi"/>
                    <w:sz w:val="20"/>
                  </w:rPr>
                </w:rPrChange>
              </w:rPr>
            </w:pPr>
            <w:r w:rsidRPr="00D626C8">
              <w:rPr>
                <w:rFonts w:cs="Arial"/>
                <w:sz w:val="20"/>
                <w:rPrChange w:id="467" w:author="Shah Ashay" w:date="2018-04-16T16:55:00Z">
                  <w:rPr>
                    <w:rFonts w:asciiTheme="minorHAnsi" w:hAnsiTheme="minorHAnsi"/>
                    <w:sz w:val="20"/>
                  </w:rPr>
                </w:rPrChange>
              </w:rPr>
              <w:t xml:space="preserve"> NGL Export  </w:t>
            </w:r>
          </w:p>
          <w:p w14:paraId="3EFD95F5" w14:textId="77777777" w:rsidR="00546513" w:rsidRPr="00D626C8" w:rsidRDefault="00546513" w:rsidP="00546513">
            <w:pPr>
              <w:pStyle w:val="ListParagraph"/>
              <w:keepNext/>
              <w:keepLines/>
              <w:numPr>
                <w:ilvl w:val="0"/>
                <w:numId w:val="28"/>
              </w:numPr>
              <w:rPr>
                <w:rFonts w:cs="Arial"/>
                <w:sz w:val="20"/>
                <w:rPrChange w:id="468" w:author="Shah Ashay" w:date="2018-04-16T16:55:00Z">
                  <w:rPr>
                    <w:rFonts w:asciiTheme="minorHAnsi" w:hAnsiTheme="minorHAnsi"/>
                    <w:sz w:val="20"/>
                  </w:rPr>
                </w:rPrChange>
              </w:rPr>
            </w:pPr>
            <w:r w:rsidRPr="00D626C8">
              <w:rPr>
                <w:rFonts w:cs="Arial"/>
                <w:sz w:val="20"/>
                <w:rPrChange w:id="469" w:author="Shah Ashay" w:date="2018-04-16T16:55:00Z">
                  <w:rPr>
                    <w:rFonts w:asciiTheme="minorHAnsi" w:hAnsiTheme="minorHAnsi"/>
                    <w:sz w:val="20"/>
                  </w:rPr>
                </w:rPrChange>
              </w:rPr>
              <w:t xml:space="preserve"> NGL Production  </w:t>
            </w:r>
          </w:p>
          <w:p w14:paraId="216E9C57" w14:textId="77777777" w:rsidR="00546513" w:rsidRPr="00D626C8" w:rsidRDefault="00546513" w:rsidP="00546513">
            <w:pPr>
              <w:pStyle w:val="ListParagraph"/>
              <w:keepNext/>
              <w:keepLines/>
              <w:numPr>
                <w:ilvl w:val="0"/>
                <w:numId w:val="28"/>
              </w:numPr>
              <w:rPr>
                <w:rFonts w:cs="Arial"/>
                <w:sz w:val="20"/>
                <w:rPrChange w:id="470" w:author="Shah Ashay" w:date="2018-04-16T16:55:00Z">
                  <w:rPr>
                    <w:rFonts w:asciiTheme="minorHAnsi" w:hAnsiTheme="minorHAnsi"/>
                    <w:sz w:val="20"/>
                  </w:rPr>
                </w:rPrChange>
              </w:rPr>
            </w:pPr>
            <w:r w:rsidRPr="00D626C8">
              <w:rPr>
                <w:rFonts w:cs="Arial"/>
                <w:sz w:val="20"/>
                <w:rPrChange w:id="471" w:author="Shah Ashay" w:date="2018-04-16T16:55:00Z">
                  <w:rPr>
                    <w:rFonts w:asciiTheme="minorHAnsi" w:hAnsiTheme="minorHAnsi"/>
                    <w:sz w:val="20"/>
                  </w:rPr>
                </w:rPrChange>
              </w:rPr>
              <w:t xml:space="preserve"> Oil Transfer  </w:t>
            </w:r>
          </w:p>
          <w:p w14:paraId="2B708242" w14:textId="77777777" w:rsidR="00546513" w:rsidRPr="00D626C8" w:rsidRDefault="00546513" w:rsidP="00546513">
            <w:pPr>
              <w:pStyle w:val="ListParagraph"/>
              <w:keepNext/>
              <w:keepLines/>
              <w:numPr>
                <w:ilvl w:val="0"/>
                <w:numId w:val="28"/>
              </w:numPr>
              <w:rPr>
                <w:rFonts w:cs="Arial"/>
                <w:sz w:val="20"/>
                <w:rPrChange w:id="472" w:author="Shah Ashay" w:date="2018-04-16T16:55:00Z">
                  <w:rPr>
                    <w:rFonts w:asciiTheme="minorHAnsi" w:hAnsiTheme="minorHAnsi"/>
                    <w:sz w:val="20"/>
                  </w:rPr>
                </w:rPrChange>
              </w:rPr>
            </w:pPr>
            <w:r w:rsidRPr="00D626C8">
              <w:rPr>
                <w:rFonts w:cs="Arial"/>
                <w:sz w:val="20"/>
                <w:rPrChange w:id="473" w:author="Shah Ashay" w:date="2018-04-16T16:55:00Z">
                  <w:rPr>
                    <w:rFonts w:asciiTheme="minorHAnsi" w:hAnsiTheme="minorHAnsi"/>
                    <w:sz w:val="20"/>
                  </w:rPr>
                </w:rPrChange>
              </w:rPr>
              <w:t xml:space="preserve"> Gas Flash  </w:t>
            </w:r>
          </w:p>
          <w:p w14:paraId="1641F0DA" w14:textId="77777777" w:rsidR="00546513" w:rsidRPr="00D626C8" w:rsidRDefault="00546513" w:rsidP="00546513">
            <w:pPr>
              <w:pStyle w:val="ListParagraph"/>
              <w:keepNext/>
              <w:keepLines/>
              <w:numPr>
                <w:ilvl w:val="0"/>
                <w:numId w:val="28"/>
              </w:numPr>
              <w:rPr>
                <w:rFonts w:cs="Arial"/>
                <w:sz w:val="20"/>
                <w:rPrChange w:id="474" w:author="Shah Ashay" w:date="2018-04-16T16:55:00Z">
                  <w:rPr>
                    <w:rFonts w:asciiTheme="minorHAnsi" w:hAnsiTheme="minorHAnsi"/>
                    <w:sz w:val="20"/>
                  </w:rPr>
                </w:rPrChange>
              </w:rPr>
            </w:pPr>
            <w:r w:rsidRPr="00D626C8">
              <w:rPr>
                <w:rFonts w:cs="Arial"/>
                <w:sz w:val="20"/>
                <w:rPrChange w:id="475" w:author="Shah Ashay" w:date="2018-04-16T16:55:00Z">
                  <w:rPr>
                    <w:rFonts w:asciiTheme="minorHAnsi" w:hAnsiTheme="minorHAnsi"/>
                    <w:sz w:val="20"/>
                  </w:rPr>
                </w:rPrChange>
              </w:rPr>
              <w:t xml:space="preserve"> Steam Generation  </w:t>
            </w:r>
          </w:p>
          <w:p w14:paraId="7AC18A9F" w14:textId="77777777" w:rsidR="00546513" w:rsidRPr="00D626C8" w:rsidRDefault="00546513" w:rsidP="00546513">
            <w:pPr>
              <w:pStyle w:val="ListParagraph"/>
              <w:keepNext/>
              <w:keepLines/>
              <w:numPr>
                <w:ilvl w:val="0"/>
                <w:numId w:val="28"/>
              </w:numPr>
              <w:rPr>
                <w:rFonts w:cs="Arial"/>
                <w:sz w:val="20"/>
                <w:rPrChange w:id="476" w:author="Shah Ashay" w:date="2018-04-16T16:55:00Z">
                  <w:rPr>
                    <w:rFonts w:asciiTheme="minorHAnsi" w:hAnsiTheme="minorHAnsi"/>
                    <w:sz w:val="20"/>
                  </w:rPr>
                </w:rPrChange>
              </w:rPr>
            </w:pPr>
            <w:r w:rsidRPr="00D626C8">
              <w:rPr>
                <w:rFonts w:cs="Arial"/>
                <w:sz w:val="20"/>
                <w:rPrChange w:id="477" w:author="Shah Ashay" w:date="2018-04-16T16:55:00Z">
                  <w:rPr>
                    <w:rFonts w:asciiTheme="minorHAnsi" w:hAnsiTheme="minorHAnsi"/>
                    <w:sz w:val="20"/>
                  </w:rPr>
                </w:rPrChange>
              </w:rPr>
              <w:t xml:space="preserve"> Steam Surface Heat  </w:t>
            </w:r>
          </w:p>
          <w:p w14:paraId="2A50DAB9" w14:textId="6DEFF523" w:rsidR="00546513" w:rsidRPr="00D626C8" w:rsidRDefault="00546513" w:rsidP="00546513">
            <w:pPr>
              <w:pStyle w:val="ListParagraph"/>
              <w:keepNext/>
              <w:keepLines/>
              <w:numPr>
                <w:ilvl w:val="0"/>
                <w:numId w:val="28"/>
              </w:numPr>
              <w:rPr>
                <w:rFonts w:cs="Arial"/>
                <w:sz w:val="20"/>
                <w:rPrChange w:id="478" w:author="Shah Ashay" w:date="2018-04-16T16:55:00Z">
                  <w:rPr>
                    <w:rFonts w:asciiTheme="minorHAnsi" w:hAnsiTheme="minorHAnsi"/>
                    <w:sz w:val="20"/>
                  </w:rPr>
                </w:rPrChange>
              </w:rPr>
            </w:pPr>
            <w:r w:rsidRPr="00D626C8">
              <w:rPr>
                <w:rFonts w:cs="Arial"/>
                <w:sz w:val="20"/>
                <w:rPrChange w:id="479" w:author="Shah Ashay" w:date="2018-04-16T16:55:00Z">
                  <w:rPr>
                    <w:rFonts w:asciiTheme="minorHAnsi" w:hAnsiTheme="minorHAnsi"/>
                    <w:sz w:val="20"/>
                  </w:rPr>
                </w:rPrChange>
              </w:rPr>
              <w:t xml:space="preserve"> Steam Export  </w:t>
            </w:r>
          </w:p>
        </w:tc>
      </w:tr>
      <w:tr w:rsidR="00546513" w:rsidRPr="00D626C8" w14:paraId="6862A024" w14:textId="77777777" w:rsidTr="00D626C8">
        <w:trPr>
          <w:cantSplit/>
          <w:trPrChange w:id="480" w:author="Shah Ashay" w:date="2018-04-16T16:55:00Z">
            <w:trPr>
              <w:cantSplit/>
            </w:trPr>
          </w:trPrChange>
        </w:trPr>
        <w:tc>
          <w:tcPr>
            <w:tcW w:w="382" w:type="pct"/>
            <w:tcPrChange w:id="481" w:author="Shah Ashay" w:date="2018-04-16T16:55:00Z">
              <w:tcPr>
                <w:tcW w:w="655" w:type="dxa"/>
              </w:tcPr>
            </w:tcPrChange>
          </w:tcPr>
          <w:p w14:paraId="0D000692" w14:textId="77777777" w:rsidR="00546513" w:rsidRPr="00D626C8" w:rsidRDefault="00546513" w:rsidP="00546513">
            <w:pPr>
              <w:pStyle w:val="TableText"/>
              <w:keepNext/>
              <w:keepLines/>
              <w:numPr>
                <w:ilvl w:val="0"/>
                <w:numId w:val="4"/>
              </w:numPr>
              <w:jc w:val="center"/>
              <w:rPr>
                <w:rFonts w:cs="Arial"/>
                <w:sz w:val="20"/>
                <w:rPrChange w:id="482" w:author="Shah Ashay" w:date="2018-04-16T16:55:00Z">
                  <w:rPr>
                    <w:rFonts w:asciiTheme="minorHAnsi" w:hAnsiTheme="minorHAnsi"/>
                    <w:sz w:val="20"/>
                  </w:rPr>
                </w:rPrChange>
              </w:rPr>
            </w:pPr>
          </w:p>
        </w:tc>
        <w:tc>
          <w:tcPr>
            <w:tcW w:w="1959" w:type="pct"/>
            <w:tcPrChange w:id="483" w:author="Shah Ashay" w:date="2018-04-16T16:55:00Z">
              <w:tcPr>
                <w:tcW w:w="3780" w:type="dxa"/>
              </w:tcPr>
            </w:tcPrChange>
          </w:tcPr>
          <w:p w14:paraId="5508D732" w14:textId="77777777" w:rsidR="00546513" w:rsidRPr="00D626C8" w:rsidRDefault="00546513" w:rsidP="00546513">
            <w:pPr>
              <w:pStyle w:val="TableText"/>
              <w:keepNext/>
              <w:keepLines/>
              <w:rPr>
                <w:rFonts w:cs="Arial"/>
                <w:sz w:val="20"/>
                <w:szCs w:val="20"/>
                <w:rPrChange w:id="484" w:author="Shah Ashay" w:date="2018-04-16T16:55:00Z">
                  <w:rPr>
                    <w:rFonts w:asciiTheme="minorHAnsi" w:hAnsiTheme="minorHAnsi"/>
                    <w:sz w:val="20"/>
                    <w:szCs w:val="20"/>
                  </w:rPr>
                </w:rPrChange>
              </w:rPr>
            </w:pPr>
            <w:r w:rsidRPr="00D626C8">
              <w:rPr>
                <w:rFonts w:cs="Arial"/>
                <w:sz w:val="20"/>
                <w:szCs w:val="20"/>
                <w:rPrChange w:id="485" w:author="Shah Ashay" w:date="2018-04-16T16:55:00Z">
                  <w:rPr>
                    <w:rFonts w:asciiTheme="minorHAnsi" w:hAnsiTheme="minorHAnsi"/>
                    <w:sz w:val="20"/>
                    <w:szCs w:val="20"/>
                  </w:rPr>
                </w:rPrChange>
              </w:rPr>
              <w:t xml:space="preserve">Select the correct </w:t>
            </w:r>
            <w:r w:rsidRPr="00D626C8">
              <w:rPr>
                <w:rFonts w:cs="Arial"/>
                <w:b/>
                <w:i/>
                <w:sz w:val="20"/>
                <w:szCs w:val="20"/>
                <w:rPrChange w:id="486" w:author="Shah Ashay" w:date="2018-04-16T16:55:00Z">
                  <w:rPr>
                    <w:rFonts w:asciiTheme="minorHAnsi" w:hAnsiTheme="minorHAnsi"/>
                    <w:b/>
                    <w:i/>
                    <w:sz w:val="20"/>
                    <w:szCs w:val="20"/>
                  </w:rPr>
                </w:rPrChange>
              </w:rPr>
              <w:t>Stream Category</w:t>
            </w:r>
            <w:r w:rsidRPr="00D626C8">
              <w:rPr>
                <w:rFonts w:cs="Arial"/>
                <w:sz w:val="20"/>
                <w:szCs w:val="20"/>
                <w:rPrChange w:id="487" w:author="Shah Ashay" w:date="2018-04-16T16:55:00Z">
                  <w:rPr>
                    <w:rFonts w:asciiTheme="minorHAnsi" w:hAnsiTheme="minorHAnsi"/>
                    <w:sz w:val="20"/>
                    <w:szCs w:val="20"/>
                  </w:rPr>
                </w:rPrChange>
              </w:rPr>
              <w:t xml:space="preserve">  from the drop-down</w:t>
            </w:r>
          </w:p>
        </w:tc>
        <w:tc>
          <w:tcPr>
            <w:tcW w:w="1092" w:type="pct"/>
            <w:tcPrChange w:id="488" w:author="Shah Ashay" w:date="2018-04-16T16:55:00Z">
              <w:tcPr>
                <w:tcW w:w="2070" w:type="dxa"/>
              </w:tcPr>
            </w:tcPrChange>
          </w:tcPr>
          <w:p w14:paraId="4F346FEE" w14:textId="77777777" w:rsidR="00546513" w:rsidRPr="00D626C8" w:rsidRDefault="00546513" w:rsidP="00546513">
            <w:pPr>
              <w:keepNext/>
              <w:keepLines/>
              <w:rPr>
                <w:rFonts w:cs="Arial"/>
                <w:sz w:val="20"/>
                <w:szCs w:val="20"/>
                <w:rPrChange w:id="489" w:author="Shah Ashay" w:date="2018-04-16T16:55:00Z">
                  <w:rPr>
                    <w:rFonts w:asciiTheme="minorHAnsi" w:hAnsiTheme="minorHAnsi"/>
                    <w:sz w:val="20"/>
                    <w:szCs w:val="20"/>
                  </w:rPr>
                </w:rPrChange>
              </w:rPr>
            </w:pPr>
            <w:r w:rsidRPr="00D626C8">
              <w:rPr>
                <w:rFonts w:cs="Arial"/>
                <w:sz w:val="20"/>
                <w:szCs w:val="20"/>
                <w:rPrChange w:id="490" w:author="Shah Ashay" w:date="2018-04-16T16:55:00Z">
                  <w:rPr>
                    <w:rFonts w:asciiTheme="minorHAnsi" w:hAnsiTheme="minorHAnsi"/>
                    <w:sz w:val="20"/>
                    <w:szCs w:val="20"/>
                  </w:rPr>
                </w:rPrChange>
              </w:rPr>
              <w:t xml:space="preserve">Name is displayed in </w:t>
            </w:r>
            <w:r w:rsidRPr="00D626C8">
              <w:rPr>
                <w:rFonts w:cs="Arial"/>
                <w:b/>
                <w:i/>
                <w:sz w:val="20"/>
                <w:szCs w:val="20"/>
                <w:rPrChange w:id="491" w:author="Shah Ashay" w:date="2018-04-16T16:55:00Z">
                  <w:rPr>
                    <w:rFonts w:asciiTheme="minorHAnsi" w:hAnsiTheme="minorHAnsi"/>
                    <w:b/>
                    <w:i/>
                    <w:sz w:val="20"/>
                    <w:szCs w:val="20"/>
                  </w:rPr>
                </w:rPrChange>
              </w:rPr>
              <w:t>Stream Category</w:t>
            </w:r>
          </w:p>
        </w:tc>
        <w:tc>
          <w:tcPr>
            <w:tcW w:w="1567" w:type="pct"/>
            <w:tcPrChange w:id="492" w:author="Shah Ashay" w:date="2018-04-16T16:55:00Z">
              <w:tcPr>
                <w:tcW w:w="2970" w:type="dxa"/>
              </w:tcPr>
            </w:tcPrChange>
          </w:tcPr>
          <w:p w14:paraId="29B6E457" w14:textId="77777777" w:rsidR="00546513" w:rsidRPr="00D626C8" w:rsidRDefault="00546513" w:rsidP="00546513">
            <w:pPr>
              <w:pStyle w:val="ListParagraph"/>
              <w:keepNext/>
              <w:keepLines/>
              <w:ind w:left="0"/>
              <w:rPr>
                <w:rFonts w:cs="Arial"/>
                <w:sz w:val="20"/>
                <w:rPrChange w:id="493" w:author="Shah Ashay" w:date="2018-04-16T16:55:00Z">
                  <w:rPr>
                    <w:rFonts w:asciiTheme="minorHAnsi" w:hAnsiTheme="minorHAnsi"/>
                    <w:sz w:val="20"/>
                  </w:rPr>
                </w:rPrChange>
              </w:rPr>
            </w:pPr>
          </w:p>
        </w:tc>
      </w:tr>
      <w:tr w:rsidR="00546513" w:rsidRPr="00D626C8" w14:paraId="6688CBEB" w14:textId="77777777" w:rsidTr="00D626C8">
        <w:trPr>
          <w:cantSplit/>
          <w:trPrChange w:id="494" w:author="Shah Ashay" w:date="2018-04-16T16:55:00Z">
            <w:trPr>
              <w:cantSplit/>
            </w:trPr>
          </w:trPrChange>
        </w:trPr>
        <w:tc>
          <w:tcPr>
            <w:tcW w:w="382" w:type="pct"/>
            <w:tcPrChange w:id="495" w:author="Shah Ashay" w:date="2018-04-16T16:55:00Z">
              <w:tcPr>
                <w:tcW w:w="655" w:type="dxa"/>
              </w:tcPr>
            </w:tcPrChange>
          </w:tcPr>
          <w:p w14:paraId="2AA66A4F" w14:textId="77777777" w:rsidR="00546513" w:rsidRPr="00D626C8" w:rsidRDefault="00546513" w:rsidP="00546513">
            <w:pPr>
              <w:pStyle w:val="TableText"/>
              <w:keepNext/>
              <w:keepLines/>
              <w:numPr>
                <w:ilvl w:val="0"/>
                <w:numId w:val="4"/>
              </w:numPr>
              <w:jc w:val="center"/>
              <w:rPr>
                <w:rFonts w:cs="Arial"/>
                <w:sz w:val="20"/>
                <w:rPrChange w:id="496" w:author="Shah Ashay" w:date="2018-04-16T16:55:00Z">
                  <w:rPr>
                    <w:rFonts w:asciiTheme="minorHAnsi" w:hAnsiTheme="minorHAnsi"/>
                    <w:sz w:val="20"/>
                  </w:rPr>
                </w:rPrChange>
              </w:rPr>
            </w:pPr>
          </w:p>
        </w:tc>
        <w:tc>
          <w:tcPr>
            <w:tcW w:w="1959" w:type="pct"/>
            <w:tcPrChange w:id="497" w:author="Shah Ashay" w:date="2018-04-16T16:55:00Z">
              <w:tcPr>
                <w:tcW w:w="3780" w:type="dxa"/>
              </w:tcPr>
            </w:tcPrChange>
          </w:tcPr>
          <w:p w14:paraId="4D491B63" w14:textId="77777777" w:rsidR="00546513" w:rsidRPr="00D626C8" w:rsidRDefault="00546513" w:rsidP="00546513">
            <w:pPr>
              <w:pStyle w:val="TableText"/>
              <w:keepNext/>
              <w:keepLines/>
              <w:rPr>
                <w:rFonts w:cs="Arial"/>
                <w:sz w:val="20"/>
                <w:szCs w:val="20"/>
                <w:rPrChange w:id="498" w:author="Shah Ashay" w:date="2018-04-16T16:55:00Z">
                  <w:rPr>
                    <w:rFonts w:asciiTheme="minorHAnsi" w:hAnsiTheme="minorHAnsi"/>
                    <w:sz w:val="20"/>
                    <w:szCs w:val="20"/>
                  </w:rPr>
                </w:rPrChange>
              </w:rPr>
            </w:pPr>
            <w:r w:rsidRPr="00D626C8">
              <w:rPr>
                <w:rFonts w:cs="Arial"/>
                <w:sz w:val="20"/>
                <w:szCs w:val="20"/>
                <w:rPrChange w:id="499" w:author="Shah Ashay" w:date="2018-04-16T16:55:00Z">
                  <w:rPr>
                    <w:rFonts w:asciiTheme="minorHAnsi" w:hAnsiTheme="minorHAnsi"/>
                    <w:sz w:val="20"/>
                    <w:szCs w:val="20"/>
                  </w:rPr>
                </w:rPrChange>
              </w:rPr>
              <w:t xml:space="preserve">Click the </w:t>
            </w:r>
            <w:r w:rsidRPr="00D626C8">
              <w:rPr>
                <w:rFonts w:cs="Arial"/>
                <w:b/>
                <w:i/>
                <w:sz w:val="20"/>
                <w:szCs w:val="20"/>
                <w:rPrChange w:id="500" w:author="Shah Ashay" w:date="2018-04-16T16:55:00Z">
                  <w:rPr>
                    <w:rFonts w:asciiTheme="minorHAnsi" w:hAnsiTheme="minorHAnsi"/>
                    <w:b/>
                    <w:i/>
                    <w:sz w:val="20"/>
                    <w:szCs w:val="20"/>
                  </w:rPr>
                </w:rPrChange>
              </w:rPr>
              <w:t>Stream Phase</w:t>
            </w:r>
            <w:r w:rsidRPr="00D626C8">
              <w:rPr>
                <w:rFonts w:cs="Arial"/>
                <w:sz w:val="20"/>
                <w:szCs w:val="20"/>
                <w:rPrChange w:id="501" w:author="Shah Ashay" w:date="2018-04-16T16:55:00Z">
                  <w:rPr>
                    <w:rFonts w:asciiTheme="minorHAnsi" w:hAnsiTheme="minorHAnsi"/>
                    <w:sz w:val="20"/>
                    <w:szCs w:val="20"/>
                  </w:rPr>
                </w:rPrChange>
              </w:rPr>
              <w:t xml:space="preserve"> drop-down</w:t>
            </w:r>
          </w:p>
        </w:tc>
        <w:tc>
          <w:tcPr>
            <w:tcW w:w="1092" w:type="pct"/>
            <w:tcPrChange w:id="502" w:author="Shah Ashay" w:date="2018-04-16T16:55:00Z">
              <w:tcPr>
                <w:tcW w:w="2070" w:type="dxa"/>
              </w:tcPr>
            </w:tcPrChange>
          </w:tcPr>
          <w:p w14:paraId="08AC71C5" w14:textId="77777777" w:rsidR="00546513" w:rsidRPr="00D626C8" w:rsidRDefault="00546513" w:rsidP="00546513">
            <w:pPr>
              <w:keepNext/>
              <w:keepLines/>
              <w:rPr>
                <w:rFonts w:cs="Arial"/>
                <w:sz w:val="20"/>
                <w:szCs w:val="20"/>
                <w:rPrChange w:id="503" w:author="Shah Ashay" w:date="2018-04-16T16:55:00Z">
                  <w:rPr>
                    <w:rFonts w:asciiTheme="minorHAnsi" w:hAnsiTheme="minorHAnsi"/>
                    <w:sz w:val="20"/>
                    <w:szCs w:val="20"/>
                  </w:rPr>
                </w:rPrChange>
              </w:rPr>
            </w:pPr>
            <w:r w:rsidRPr="00D626C8">
              <w:rPr>
                <w:rFonts w:cs="Arial"/>
                <w:sz w:val="20"/>
                <w:szCs w:val="20"/>
                <w:rPrChange w:id="504" w:author="Shah Ashay" w:date="2018-04-16T16:55:00Z">
                  <w:rPr>
                    <w:rFonts w:asciiTheme="minorHAnsi" w:hAnsiTheme="minorHAnsi"/>
                    <w:sz w:val="20"/>
                    <w:szCs w:val="20"/>
                  </w:rPr>
                </w:rPrChange>
              </w:rPr>
              <w:t>Stream phase options appear in the drop-down list</w:t>
            </w:r>
          </w:p>
        </w:tc>
        <w:tc>
          <w:tcPr>
            <w:tcW w:w="1567" w:type="pct"/>
            <w:tcPrChange w:id="505" w:author="Shah Ashay" w:date="2018-04-16T16:55:00Z">
              <w:tcPr>
                <w:tcW w:w="2970" w:type="dxa"/>
              </w:tcPr>
            </w:tcPrChange>
          </w:tcPr>
          <w:p w14:paraId="5A954D02" w14:textId="77777777" w:rsidR="00546513" w:rsidRPr="00D626C8" w:rsidRDefault="00546513" w:rsidP="00546513">
            <w:pPr>
              <w:pStyle w:val="ListParagraph"/>
              <w:keepNext/>
              <w:keepLines/>
              <w:ind w:left="0"/>
              <w:rPr>
                <w:rFonts w:cs="Arial"/>
                <w:sz w:val="20"/>
                <w:rPrChange w:id="506" w:author="Shah Ashay" w:date="2018-04-16T16:55:00Z">
                  <w:rPr>
                    <w:rFonts w:asciiTheme="minorHAnsi" w:hAnsiTheme="minorHAnsi"/>
                    <w:sz w:val="20"/>
                  </w:rPr>
                </w:rPrChange>
              </w:rPr>
            </w:pPr>
            <w:r w:rsidRPr="00D626C8">
              <w:rPr>
                <w:rFonts w:cs="Arial"/>
                <w:sz w:val="20"/>
                <w:rPrChange w:id="507" w:author="Shah Ashay" w:date="2018-04-16T16:55:00Z">
                  <w:rPr>
                    <w:rFonts w:asciiTheme="minorHAnsi" w:hAnsiTheme="minorHAnsi"/>
                    <w:sz w:val="20"/>
                  </w:rPr>
                </w:rPrChange>
              </w:rPr>
              <w:t>Stream phase defines the product type being measured at the meter.</w:t>
            </w:r>
          </w:p>
          <w:p w14:paraId="2CB839A4" w14:textId="77777777" w:rsidR="00546513" w:rsidRPr="00D626C8" w:rsidRDefault="00546513" w:rsidP="00546513">
            <w:pPr>
              <w:pStyle w:val="ListParagraph"/>
              <w:keepNext/>
              <w:keepLines/>
              <w:ind w:left="0"/>
              <w:rPr>
                <w:rFonts w:cs="Arial"/>
                <w:sz w:val="20"/>
                <w:rPrChange w:id="508" w:author="Shah Ashay" w:date="2018-04-16T16:55:00Z">
                  <w:rPr>
                    <w:rFonts w:asciiTheme="minorHAnsi" w:hAnsiTheme="minorHAnsi"/>
                    <w:sz w:val="20"/>
                  </w:rPr>
                </w:rPrChange>
              </w:rPr>
            </w:pPr>
          </w:p>
          <w:p w14:paraId="32882258" w14:textId="2434EF81" w:rsidR="00546513" w:rsidRPr="00D626C8" w:rsidRDefault="00546513" w:rsidP="00546513">
            <w:pPr>
              <w:keepNext/>
              <w:keepLines/>
              <w:rPr>
                <w:rFonts w:cs="Arial"/>
                <w:sz w:val="20"/>
                <w:szCs w:val="20"/>
                <w:rPrChange w:id="509" w:author="Shah Ashay" w:date="2018-04-16T16:55:00Z">
                  <w:rPr>
                    <w:rFonts w:asciiTheme="minorHAnsi" w:hAnsiTheme="minorHAnsi"/>
                    <w:sz w:val="20"/>
                    <w:szCs w:val="20"/>
                  </w:rPr>
                </w:rPrChange>
              </w:rPr>
            </w:pPr>
            <w:r w:rsidRPr="00D626C8">
              <w:rPr>
                <w:rFonts w:cs="Arial"/>
                <w:sz w:val="20"/>
                <w:szCs w:val="20"/>
                <w:rPrChange w:id="510" w:author="Shah Ashay" w:date="2018-04-16T16:55:00Z">
                  <w:rPr>
                    <w:rFonts w:asciiTheme="minorHAnsi" w:hAnsiTheme="minorHAnsi"/>
                    <w:sz w:val="20"/>
                    <w:szCs w:val="20"/>
                  </w:rPr>
                </w:rPrChange>
              </w:rPr>
              <w:t>In BKK we currently use:</w:t>
            </w:r>
          </w:p>
          <w:p w14:paraId="0EB5FB3B" w14:textId="77777777" w:rsidR="00552075" w:rsidRPr="00D626C8" w:rsidRDefault="00552075" w:rsidP="00552075">
            <w:pPr>
              <w:pStyle w:val="ListParagraph"/>
              <w:keepNext/>
              <w:keepLines/>
              <w:numPr>
                <w:ilvl w:val="0"/>
                <w:numId w:val="29"/>
              </w:numPr>
              <w:rPr>
                <w:rFonts w:cs="Arial"/>
                <w:b/>
                <w:color w:val="000000" w:themeColor="text1"/>
                <w:sz w:val="20"/>
                <w:rPrChange w:id="511" w:author="Shah Ashay" w:date="2018-04-16T16:55:00Z">
                  <w:rPr>
                    <w:rFonts w:asciiTheme="minorHAnsi" w:hAnsiTheme="minorHAnsi"/>
                    <w:b/>
                    <w:color w:val="000000" w:themeColor="text1"/>
                    <w:sz w:val="20"/>
                  </w:rPr>
                </w:rPrChange>
              </w:rPr>
            </w:pPr>
            <w:r w:rsidRPr="00D626C8">
              <w:rPr>
                <w:rFonts w:cs="Arial"/>
                <w:b/>
                <w:color w:val="000000" w:themeColor="text1"/>
                <w:sz w:val="20"/>
                <w:rPrChange w:id="512" w:author="Shah Ashay" w:date="2018-04-16T16:55:00Z">
                  <w:rPr>
                    <w:rFonts w:asciiTheme="minorHAnsi" w:hAnsiTheme="minorHAnsi"/>
                    <w:b/>
                    <w:color w:val="000000" w:themeColor="text1"/>
                    <w:sz w:val="20"/>
                  </w:rPr>
                </w:rPrChange>
              </w:rPr>
              <w:t xml:space="preserve">Oil   </w:t>
            </w:r>
          </w:p>
          <w:p w14:paraId="7673BA48" w14:textId="77777777" w:rsidR="00552075" w:rsidRPr="00D626C8" w:rsidRDefault="00552075" w:rsidP="00552075">
            <w:pPr>
              <w:pStyle w:val="ListParagraph"/>
              <w:keepNext/>
              <w:keepLines/>
              <w:numPr>
                <w:ilvl w:val="0"/>
                <w:numId w:val="29"/>
              </w:numPr>
              <w:rPr>
                <w:rFonts w:cs="Arial"/>
                <w:b/>
                <w:color w:val="000000" w:themeColor="text1"/>
                <w:sz w:val="20"/>
                <w:rPrChange w:id="513" w:author="Shah Ashay" w:date="2018-04-16T16:55:00Z">
                  <w:rPr>
                    <w:rFonts w:asciiTheme="minorHAnsi" w:hAnsiTheme="minorHAnsi"/>
                    <w:b/>
                    <w:color w:val="000000" w:themeColor="text1"/>
                    <w:sz w:val="20"/>
                  </w:rPr>
                </w:rPrChange>
              </w:rPr>
            </w:pPr>
            <w:r w:rsidRPr="00D626C8">
              <w:rPr>
                <w:rFonts w:cs="Arial"/>
                <w:b/>
                <w:color w:val="000000" w:themeColor="text1"/>
                <w:sz w:val="20"/>
                <w:rPrChange w:id="514" w:author="Shah Ashay" w:date="2018-04-16T16:55:00Z">
                  <w:rPr>
                    <w:rFonts w:asciiTheme="minorHAnsi" w:hAnsiTheme="minorHAnsi"/>
                    <w:b/>
                    <w:color w:val="000000" w:themeColor="text1"/>
                    <w:sz w:val="20"/>
                  </w:rPr>
                </w:rPrChange>
              </w:rPr>
              <w:t xml:space="preserve"> Gas  </w:t>
            </w:r>
          </w:p>
          <w:p w14:paraId="50BE50AB" w14:textId="77777777" w:rsidR="00552075" w:rsidRPr="00D626C8" w:rsidRDefault="00552075" w:rsidP="00552075">
            <w:pPr>
              <w:pStyle w:val="ListParagraph"/>
              <w:keepNext/>
              <w:keepLines/>
              <w:numPr>
                <w:ilvl w:val="0"/>
                <w:numId w:val="29"/>
              </w:numPr>
              <w:rPr>
                <w:rFonts w:cs="Arial"/>
                <w:b/>
                <w:color w:val="000000" w:themeColor="text1"/>
                <w:sz w:val="20"/>
                <w:rPrChange w:id="515" w:author="Shah Ashay" w:date="2018-04-16T16:55:00Z">
                  <w:rPr>
                    <w:rFonts w:asciiTheme="minorHAnsi" w:hAnsiTheme="minorHAnsi"/>
                    <w:b/>
                    <w:color w:val="000000" w:themeColor="text1"/>
                    <w:sz w:val="20"/>
                  </w:rPr>
                </w:rPrChange>
              </w:rPr>
            </w:pPr>
            <w:r w:rsidRPr="00D626C8">
              <w:rPr>
                <w:rFonts w:cs="Arial"/>
                <w:b/>
                <w:color w:val="000000" w:themeColor="text1"/>
                <w:sz w:val="20"/>
                <w:rPrChange w:id="516" w:author="Shah Ashay" w:date="2018-04-16T16:55:00Z">
                  <w:rPr>
                    <w:rFonts w:asciiTheme="minorHAnsi" w:hAnsiTheme="minorHAnsi"/>
                    <w:b/>
                    <w:color w:val="000000" w:themeColor="text1"/>
                    <w:sz w:val="20"/>
                  </w:rPr>
                </w:rPrChange>
              </w:rPr>
              <w:t xml:space="preserve"> Water  </w:t>
            </w:r>
          </w:p>
          <w:p w14:paraId="30299B58" w14:textId="77777777" w:rsidR="00552075" w:rsidRPr="00D626C8" w:rsidRDefault="00552075" w:rsidP="00552075">
            <w:pPr>
              <w:pStyle w:val="ListParagraph"/>
              <w:keepNext/>
              <w:keepLines/>
              <w:numPr>
                <w:ilvl w:val="0"/>
                <w:numId w:val="29"/>
              </w:numPr>
              <w:rPr>
                <w:rFonts w:cs="Arial"/>
                <w:b/>
                <w:color w:val="000000" w:themeColor="text1"/>
                <w:sz w:val="20"/>
                <w:rPrChange w:id="517" w:author="Shah Ashay" w:date="2018-04-16T16:55:00Z">
                  <w:rPr>
                    <w:rFonts w:asciiTheme="minorHAnsi" w:hAnsiTheme="minorHAnsi"/>
                    <w:b/>
                    <w:color w:val="000000" w:themeColor="text1"/>
                    <w:sz w:val="20"/>
                  </w:rPr>
                </w:rPrChange>
              </w:rPr>
            </w:pPr>
            <w:r w:rsidRPr="00D626C8">
              <w:rPr>
                <w:rFonts w:cs="Arial"/>
                <w:b/>
                <w:color w:val="000000" w:themeColor="text1"/>
                <w:sz w:val="20"/>
                <w:rPrChange w:id="518" w:author="Shah Ashay" w:date="2018-04-16T16:55:00Z">
                  <w:rPr>
                    <w:rFonts w:asciiTheme="minorHAnsi" w:hAnsiTheme="minorHAnsi"/>
                    <w:b/>
                    <w:color w:val="000000" w:themeColor="text1"/>
                    <w:sz w:val="20"/>
                  </w:rPr>
                </w:rPrChange>
              </w:rPr>
              <w:t xml:space="preserve"> Condensate  </w:t>
            </w:r>
          </w:p>
          <w:p w14:paraId="47395609" w14:textId="77777777" w:rsidR="00552075" w:rsidRPr="00D626C8" w:rsidRDefault="00552075" w:rsidP="00552075">
            <w:pPr>
              <w:pStyle w:val="ListParagraph"/>
              <w:keepNext/>
              <w:keepLines/>
              <w:numPr>
                <w:ilvl w:val="0"/>
                <w:numId w:val="29"/>
              </w:numPr>
              <w:rPr>
                <w:rFonts w:cs="Arial"/>
                <w:b/>
                <w:color w:val="000000" w:themeColor="text1"/>
                <w:sz w:val="20"/>
                <w:rPrChange w:id="519" w:author="Shah Ashay" w:date="2018-04-16T16:55:00Z">
                  <w:rPr>
                    <w:rFonts w:asciiTheme="minorHAnsi" w:hAnsiTheme="minorHAnsi"/>
                    <w:b/>
                    <w:color w:val="000000" w:themeColor="text1"/>
                    <w:sz w:val="20"/>
                  </w:rPr>
                </w:rPrChange>
              </w:rPr>
            </w:pPr>
            <w:r w:rsidRPr="00D626C8">
              <w:rPr>
                <w:rFonts w:cs="Arial"/>
                <w:b/>
                <w:color w:val="000000" w:themeColor="text1"/>
                <w:sz w:val="20"/>
                <w:rPrChange w:id="520" w:author="Shah Ashay" w:date="2018-04-16T16:55:00Z">
                  <w:rPr>
                    <w:rFonts w:asciiTheme="minorHAnsi" w:hAnsiTheme="minorHAnsi"/>
                    <w:b/>
                    <w:color w:val="000000" w:themeColor="text1"/>
                    <w:sz w:val="20"/>
                  </w:rPr>
                </w:rPrChange>
              </w:rPr>
              <w:t xml:space="preserve"> Reservoir fluid  </w:t>
            </w:r>
          </w:p>
          <w:p w14:paraId="7DA673A7" w14:textId="77777777" w:rsidR="00552075" w:rsidRPr="00D626C8" w:rsidRDefault="00552075" w:rsidP="00552075">
            <w:pPr>
              <w:pStyle w:val="ListParagraph"/>
              <w:keepNext/>
              <w:keepLines/>
              <w:numPr>
                <w:ilvl w:val="0"/>
                <w:numId w:val="29"/>
              </w:numPr>
              <w:rPr>
                <w:rFonts w:cs="Arial"/>
                <w:b/>
                <w:color w:val="000000" w:themeColor="text1"/>
                <w:sz w:val="20"/>
                <w:rPrChange w:id="521" w:author="Shah Ashay" w:date="2018-04-16T16:55:00Z">
                  <w:rPr>
                    <w:rFonts w:asciiTheme="minorHAnsi" w:hAnsiTheme="minorHAnsi"/>
                    <w:b/>
                    <w:color w:val="000000" w:themeColor="text1"/>
                    <w:sz w:val="20"/>
                  </w:rPr>
                </w:rPrChange>
              </w:rPr>
            </w:pPr>
            <w:r w:rsidRPr="00D626C8">
              <w:rPr>
                <w:rFonts w:cs="Arial"/>
                <w:b/>
                <w:color w:val="000000" w:themeColor="text1"/>
                <w:sz w:val="20"/>
                <w:rPrChange w:id="522" w:author="Shah Ashay" w:date="2018-04-16T16:55:00Z">
                  <w:rPr>
                    <w:rFonts w:asciiTheme="minorHAnsi" w:hAnsiTheme="minorHAnsi"/>
                    <w:b/>
                    <w:color w:val="000000" w:themeColor="text1"/>
                    <w:sz w:val="20"/>
                  </w:rPr>
                </w:rPrChange>
              </w:rPr>
              <w:t xml:space="preserve"> NGL  </w:t>
            </w:r>
          </w:p>
          <w:p w14:paraId="75AFCC72" w14:textId="77777777" w:rsidR="00552075" w:rsidRPr="00D626C8" w:rsidRDefault="00552075" w:rsidP="00552075">
            <w:pPr>
              <w:pStyle w:val="ListParagraph"/>
              <w:keepNext/>
              <w:keepLines/>
              <w:numPr>
                <w:ilvl w:val="0"/>
                <w:numId w:val="29"/>
              </w:numPr>
              <w:rPr>
                <w:rFonts w:cs="Arial"/>
                <w:b/>
                <w:color w:val="000000" w:themeColor="text1"/>
                <w:sz w:val="20"/>
                <w:rPrChange w:id="523" w:author="Shah Ashay" w:date="2018-04-16T16:55:00Z">
                  <w:rPr>
                    <w:rFonts w:asciiTheme="minorHAnsi" w:hAnsiTheme="minorHAnsi"/>
                    <w:b/>
                    <w:color w:val="000000" w:themeColor="text1"/>
                    <w:sz w:val="20"/>
                  </w:rPr>
                </w:rPrChange>
              </w:rPr>
            </w:pPr>
            <w:r w:rsidRPr="00D626C8">
              <w:rPr>
                <w:rFonts w:cs="Arial"/>
                <w:b/>
                <w:color w:val="000000" w:themeColor="text1"/>
                <w:sz w:val="20"/>
                <w:rPrChange w:id="524" w:author="Shah Ashay" w:date="2018-04-16T16:55:00Z">
                  <w:rPr>
                    <w:rFonts w:asciiTheme="minorHAnsi" w:hAnsiTheme="minorHAnsi"/>
                    <w:b/>
                    <w:color w:val="000000" w:themeColor="text1"/>
                    <w:sz w:val="20"/>
                  </w:rPr>
                </w:rPrChange>
              </w:rPr>
              <w:t xml:space="preserve"> Solid  </w:t>
            </w:r>
          </w:p>
          <w:p w14:paraId="74431823" w14:textId="77777777" w:rsidR="00552075" w:rsidRPr="00D626C8" w:rsidRDefault="00552075" w:rsidP="00552075">
            <w:pPr>
              <w:pStyle w:val="ListParagraph"/>
              <w:keepNext/>
              <w:keepLines/>
              <w:numPr>
                <w:ilvl w:val="0"/>
                <w:numId w:val="29"/>
              </w:numPr>
              <w:rPr>
                <w:rFonts w:cs="Arial"/>
                <w:b/>
                <w:color w:val="000000" w:themeColor="text1"/>
                <w:sz w:val="20"/>
                <w:rPrChange w:id="525" w:author="Shah Ashay" w:date="2018-04-16T16:55:00Z">
                  <w:rPr>
                    <w:rFonts w:asciiTheme="minorHAnsi" w:hAnsiTheme="minorHAnsi"/>
                    <w:b/>
                    <w:color w:val="000000" w:themeColor="text1"/>
                    <w:sz w:val="20"/>
                  </w:rPr>
                </w:rPrChange>
              </w:rPr>
            </w:pPr>
            <w:r w:rsidRPr="00D626C8">
              <w:rPr>
                <w:rFonts w:cs="Arial"/>
                <w:b/>
                <w:color w:val="000000" w:themeColor="text1"/>
                <w:sz w:val="20"/>
                <w:rPrChange w:id="526" w:author="Shah Ashay" w:date="2018-04-16T16:55:00Z">
                  <w:rPr>
                    <w:rFonts w:asciiTheme="minorHAnsi" w:hAnsiTheme="minorHAnsi"/>
                    <w:b/>
                    <w:color w:val="000000" w:themeColor="text1"/>
                    <w:sz w:val="20"/>
                  </w:rPr>
                </w:rPrChange>
              </w:rPr>
              <w:t xml:space="preserve"> Steam  </w:t>
            </w:r>
          </w:p>
          <w:p w14:paraId="0F2A5843" w14:textId="4D01F81E" w:rsidR="00546513" w:rsidRPr="00D626C8" w:rsidRDefault="00552075" w:rsidP="00552075">
            <w:pPr>
              <w:keepNext/>
              <w:keepLines/>
              <w:numPr>
                <w:ilvl w:val="0"/>
                <w:numId w:val="29"/>
              </w:numPr>
              <w:rPr>
                <w:rFonts w:cs="Arial"/>
                <w:sz w:val="20"/>
                <w:rPrChange w:id="527" w:author="Shah Ashay" w:date="2018-04-16T16:55:00Z">
                  <w:rPr>
                    <w:rFonts w:asciiTheme="minorHAnsi" w:hAnsiTheme="minorHAnsi"/>
                    <w:sz w:val="20"/>
                  </w:rPr>
                </w:rPrChange>
              </w:rPr>
            </w:pPr>
            <w:r w:rsidRPr="00D626C8">
              <w:rPr>
                <w:rFonts w:cs="Arial"/>
                <w:b/>
                <w:color w:val="000000" w:themeColor="text1"/>
                <w:sz w:val="20"/>
                <w:rPrChange w:id="528" w:author="Shah Ashay" w:date="2018-04-16T16:55:00Z">
                  <w:rPr>
                    <w:rFonts w:asciiTheme="minorHAnsi" w:hAnsiTheme="minorHAnsi"/>
                    <w:b/>
                    <w:color w:val="000000" w:themeColor="text1"/>
                    <w:sz w:val="20"/>
                  </w:rPr>
                </w:rPrChange>
              </w:rPr>
              <w:t xml:space="preserve"> Electrical </w:t>
            </w:r>
          </w:p>
        </w:tc>
      </w:tr>
      <w:tr w:rsidR="00546513" w:rsidRPr="00D626C8" w14:paraId="4256DCE5" w14:textId="77777777" w:rsidTr="00D626C8">
        <w:trPr>
          <w:cantSplit/>
          <w:trPrChange w:id="529" w:author="Shah Ashay" w:date="2018-04-16T16:55:00Z">
            <w:trPr>
              <w:cantSplit/>
            </w:trPr>
          </w:trPrChange>
        </w:trPr>
        <w:tc>
          <w:tcPr>
            <w:tcW w:w="382" w:type="pct"/>
            <w:tcPrChange w:id="530" w:author="Shah Ashay" w:date="2018-04-16T16:55:00Z">
              <w:tcPr>
                <w:tcW w:w="655" w:type="dxa"/>
              </w:tcPr>
            </w:tcPrChange>
          </w:tcPr>
          <w:p w14:paraId="2903DE73" w14:textId="77777777" w:rsidR="00546513" w:rsidRPr="00D626C8" w:rsidRDefault="00546513" w:rsidP="00546513">
            <w:pPr>
              <w:pStyle w:val="TableText"/>
              <w:keepNext/>
              <w:keepLines/>
              <w:numPr>
                <w:ilvl w:val="0"/>
                <w:numId w:val="4"/>
              </w:numPr>
              <w:jc w:val="center"/>
              <w:rPr>
                <w:rFonts w:cs="Arial"/>
                <w:sz w:val="20"/>
                <w:rPrChange w:id="531" w:author="Shah Ashay" w:date="2018-04-16T16:55:00Z">
                  <w:rPr>
                    <w:rFonts w:asciiTheme="minorHAnsi" w:hAnsiTheme="minorHAnsi"/>
                    <w:sz w:val="20"/>
                  </w:rPr>
                </w:rPrChange>
              </w:rPr>
            </w:pPr>
          </w:p>
        </w:tc>
        <w:tc>
          <w:tcPr>
            <w:tcW w:w="1959" w:type="pct"/>
            <w:tcPrChange w:id="532" w:author="Shah Ashay" w:date="2018-04-16T16:55:00Z">
              <w:tcPr>
                <w:tcW w:w="3780" w:type="dxa"/>
              </w:tcPr>
            </w:tcPrChange>
          </w:tcPr>
          <w:p w14:paraId="1479A0B8" w14:textId="77777777" w:rsidR="00546513" w:rsidRPr="00D626C8" w:rsidRDefault="00546513" w:rsidP="00546513">
            <w:pPr>
              <w:pStyle w:val="TableText"/>
              <w:keepNext/>
              <w:keepLines/>
              <w:rPr>
                <w:rFonts w:cs="Arial"/>
                <w:sz w:val="20"/>
                <w:szCs w:val="20"/>
                <w:rPrChange w:id="533" w:author="Shah Ashay" w:date="2018-04-16T16:55:00Z">
                  <w:rPr>
                    <w:rFonts w:asciiTheme="minorHAnsi" w:hAnsiTheme="minorHAnsi"/>
                    <w:sz w:val="20"/>
                    <w:szCs w:val="20"/>
                  </w:rPr>
                </w:rPrChange>
              </w:rPr>
            </w:pPr>
            <w:r w:rsidRPr="00D626C8">
              <w:rPr>
                <w:rFonts w:cs="Arial"/>
                <w:sz w:val="20"/>
                <w:szCs w:val="20"/>
                <w:rPrChange w:id="534" w:author="Shah Ashay" w:date="2018-04-16T16:55:00Z">
                  <w:rPr>
                    <w:rFonts w:asciiTheme="minorHAnsi" w:hAnsiTheme="minorHAnsi"/>
                    <w:sz w:val="20"/>
                    <w:szCs w:val="20"/>
                  </w:rPr>
                </w:rPrChange>
              </w:rPr>
              <w:t xml:space="preserve">Select the correct </w:t>
            </w:r>
            <w:r w:rsidRPr="00D626C8">
              <w:rPr>
                <w:rFonts w:cs="Arial"/>
                <w:b/>
                <w:i/>
                <w:sz w:val="20"/>
                <w:szCs w:val="20"/>
                <w:rPrChange w:id="535" w:author="Shah Ashay" w:date="2018-04-16T16:55:00Z">
                  <w:rPr>
                    <w:rFonts w:asciiTheme="minorHAnsi" w:hAnsiTheme="minorHAnsi"/>
                    <w:b/>
                    <w:i/>
                    <w:sz w:val="20"/>
                    <w:szCs w:val="20"/>
                  </w:rPr>
                </w:rPrChange>
              </w:rPr>
              <w:t xml:space="preserve">Stream Phase </w:t>
            </w:r>
            <w:r w:rsidRPr="00D626C8">
              <w:rPr>
                <w:rFonts w:cs="Arial"/>
                <w:sz w:val="20"/>
                <w:szCs w:val="20"/>
                <w:rPrChange w:id="536" w:author="Shah Ashay" w:date="2018-04-16T16:55:00Z">
                  <w:rPr>
                    <w:rFonts w:asciiTheme="minorHAnsi" w:hAnsiTheme="minorHAnsi"/>
                    <w:sz w:val="20"/>
                    <w:szCs w:val="20"/>
                  </w:rPr>
                </w:rPrChange>
              </w:rPr>
              <w:t>from the drop-down</w:t>
            </w:r>
          </w:p>
        </w:tc>
        <w:tc>
          <w:tcPr>
            <w:tcW w:w="1092" w:type="pct"/>
            <w:tcPrChange w:id="537" w:author="Shah Ashay" w:date="2018-04-16T16:55:00Z">
              <w:tcPr>
                <w:tcW w:w="2070" w:type="dxa"/>
              </w:tcPr>
            </w:tcPrChange>
          </w:tcPr>
          <w:p w14:paraId="19177C80" w14:textId="77777777" w:rsidR="00546513" w:rsidRPr="00D626C8" w:rsidRDefault="00546513" w:rsidP="00546513">
            <w:pPr>
              <w:keepNext/>
              <w:keepLines/>
              <w:rPr>
                <w:rFonts w:cs="Arial"/>
                <w:sz w:val="20"/>
                <w:szCs w:val="20"/>
                <w:rPrChange w:id="538" w:author="Shah Ashay" w:date="2018-04-16T16:55:00Z">
                  <w:rPr>
                    <w:rFonts w:asciiTheme="minorHAnsi" w:hAnsiTheme="minorHAnsi"/>
                    <w:sz w:val="20"/>
                    <w:szCs w:val="20"/>
                  </w:rPr>
                </w:rPrChange>
              </w:rPr>
            </w:pPr>
            <w:r w:rsidRPr="00D626C8">
              <w:rPr>
                <w:rFonts w:cs="Arial"/>
                <w:sz w:val="20"/>
                <w:szCs w:val="20"/>
                <w:rPrChange w:id="539" w:author="Shah Ashay" w:date="2018-04-16T16:55:00Z">
                  <w:rPr>
                    <w:rFonts w:asciiTheme="minorHAnsi" w:hAnsiTheme="minorHAnsi"/>
                    <w:sz w:val="20"/>
                    <w:szCs w:val="20"/>
                  </w:rPr>
                </w:rPrChange>
              </w:rPr>
              <w:t xml:space="preserve">Name is displayed in </w:t>
            </w:r>
            <w:r w:rsidRPr="00D626C8">
              <w:rPr>
                <w:rFonts w:cs="Arial"/>
                <w:b/>
                <w:i/>
                <w:sz w:val="20"/>
                <w:szCs w:val="20"/>
                <w:rPrChange w:id="540" w:author="Shah Ashay" w:date="2018-04-16T16:55:00Z">
                  <w:rPr>
                    <w:rFonts w:asciiTheme="minorHAnsi" w:hAnsiTheme="minorHAnsi"/>
                    <w:b/>
                    <w:i/>
                    <w:sz w:val="20"/>
                    <w:szCs w:val="20"/>
                  </w:rPr>
                </w:rPrChange>
              </w:rPr>
              <w:t>Stream Phase</w:t>
            </w:r>
          </w:p>
        </w:tc>
        <w:tc>
          <w:tcPr>
            <w:tcW w:w="1567" w:type="pct"/>
            <w:tcPrChange w:id="541" w:author="Shah Ashay" w:date="2018-04-16T16:55:00Z">
              <w:tcPr>
                <w:tcW w:w="2970" w:type="dxa"/>
              </w:tcPr>
            </w:tcPrChange>
          </w:tcPr>
          <w:p w14:paraId="3510032E" w14:textId="77777777" w:rsidR="00546513" w:rsidRPr="00D626C8" w:rsidRDefault="00546513" w:rsidP="00546513">
            <w:pPr>
              <w:pStyle w:val="ListParagraph"/>
              <w:keepNext/>
              <w:keepLines/>
              <w:ind w:left="0"/>
              <w:rPr>
                <w:rFonts w:cs="Arial"/>
                <w:sz w:val="20"/>
                <w:rPrChange w:id="542" w:author="Shah Ashay" w:date="2018-04-16T16:55:00Z">
                  <w:rPr>
                    <w:rFonts w:asciiTheme="minorHAnsi" w:hAnsiTheme="minorHAnsi"/>
                    <w:sz w:val="20"/>
                  </w:rPr>
                </w:rPrChange>
              </w:rPr>
            </w:pPr>
          </w:p>
        </w:tc>
      </w:tr>
      <w:tr w:rsidR="00546513" w:rsidRPr="00D626C8" w14:paraId="1755CB46" w14:textId="77777777" w:rsidTr="00D626C8">
        <w:trPr>
          <w:cantSplit/>
          <w:trPrChange w:id="543" w:author="Shah Ashay" w:date="2018-04-16T16:55:00Z">
            <w:trPr>
              <w:cantSplit/>
            </w:trPr>
          </w:trPrChange>
        </w:trPr>
        <w:tc>
          <w:tcPr>
            <w:tcW w:w="382" w:type="pct"/>
            <w:tcPrChange w:id="544" w:author="Shah Ashay" w:date="2018-04-16T16:55:00Z">
              <w:tcPr>
                <w:tcW w:w="655" w:type="dxa"/>
              </w:tcPr>
            </w:tcPrChange>
          </w:tcPr>
          <w:p w14:paraId="19650739" w14:textId="77777777" w:rsidR="00546513" w:rsidRPr="00D626C8" w:rsidRDefault="00546513" w:rsidP="00546513">
            <w:pPr>
              <w:pStyle w:val="TableText"/>
              <w:keepNext/>
              <w:keepLines/>
              <w:numPr>
                <w:ilvl w:val="0"/>
                <w:numId w:val="4"/>
              </w:numPr>
              <w:jc w:val="center"/>
              <w:rPr>
                <w:rFonts w:cs="Arial"/>
                <w:sz w:val="20"/>
                <w:rPrChange w:id="545" w:author="Shah Ashay" w:date="2018-04-16T16:55:00Z">
                  <w:rPr>
                    <w:rFonts w:asciiTheme="minorHAnsi" w:hAnsiTheme="minorHAnsi"/>
                    <w:sz w:val="20"/>
                  </w:rPr>
                </w:rPrChange>
              </w:rPr>
            </w:pPr>
          </w:p>
        </w:tc>
        <w:tc>
          <w:tcPr>
            <w:tcW w:w="1959" w:type="pct"/>
            <w:tcPrChange w:id="546" w:author="Shah Ashay" w:date="2018-04-16T16:55:00Z">
              <w:tcPr>
                <w:tcW w:w="3780" w:type="dxa"/>
              </w:tcPr>
            </w:tcPrChange>
          </w:tcPr>
          <w:p w14:paraId="53D2DADD" w14:textId="77777777" w:rsidR="00546513" w:rsidRPr="00D626C8" w:rsidRDefault="00546513" w:rsidP="00546513">
            <w:pPr>
              <w:pStyle w:val="TableText"/>
              <w:keepNext/>
              <w:keepLines/>
              <w:rPr>
                <w:rFonts w:cs="Arial"/>
                <w:sz w:val="20"/>
                <w:szCs w:val="20"/>
                <w:rPrChange w:id="547" w:author="Shah Ashay" w:date="2018-04-16T16:55:00Z">
                  <w:rPr>
                    <w:rFonts w:asciiTheme="minorHAnsi" w:hAnsiTheme="minorHAnsi"/>
                    <w:sz w:val="20"/>
                    <w:szCs w:val="20"/>
                  </w:rPr>
                </w:rPrChange>
              </w:rPr>
            </w:pPr>
            <w:r w:rsidRPr="00D626C8">
              <w:rPr>
                <w:rFonts w:cs="Arial"/>
                <w:sz w:val="20"/>
                <w:szCs w:val="20"/>
                <w:rPrChange w:id="548" w:author="Shah Ashay" w:date="2018-04-16T16:55:00Z">
                  <w:rPr>
                    <w:rFonts w:asciiTheme="minorHAnsi" w:hAnsiTheme="minorHAnsi"/>
                    <w:sz w:val="20"/>
                    <w:szCs w:val="20"/>
                  </w:rPr>
                </w:rPrChange>
              </w:rPr>
              <w:t xml:space="preserve">Click the </w:t>
            </w:r>
            <w:r w:rsidRPr="00D626C8">
              <w:rPr>
                <w:rFonts w:cs="Arial"/>
                <w:b/>
                <w:i/>
                <w:sz w:val="20"/>
                <w:szCs w:val="20"/>
                <w:rPrChange w:id="549" w:author="Shah Ashay" w:date="2018-04-16T16:55:00Z">
                  <w:rPr>
                    <w:rFonts w:asciiTheme="minorHAnsi" w:hAnsiTheme="minorHAnsi"/>
                    <w:b/>
                    <w:i/>
                    <w:sz w:val="20"/>
                    <w:szCs w:val="20"/>
                  </w:rPr>
                </w:rPrChange>
              </w:rPr>
              <w:t>Stream Type</w:t>
            </w:r>
            <w:r w:rsidRPr="00D626C8">
              <w:rPr>
                <w:rFonts w:cs="Arial"/>
                <w:sz w:val="20"/>
                <w:szCs w:val="20"/>
                <w:rPrChange w:id="550" w:author="Shah Ashay" w:date="2018-04-16T16:55:00Z">
                  <w:rPr>
                    <w:rFonts w:asciiTheme="minorHAnsi" w:hAnsiTheme="minorHAnsi"/>
                    <w:sz w:val="20"/>
                    <w:szCs w:val="20"/>
                  </w:rPr>
                </w:rPrChange>
              </w:rPr>
              <w:t xml:space="preserve"> drop-down</w:t>
            </w:r>
          </w:p>
        </w:tc>
        <w:tc>
          <w:tcPr>
            <w:tcW w:w="1092" w:type="pct"/>
            <w:tcPrChange w:id="551" w:author="Shah Ashay" w:date="2018-04-16T16:55:00Z">
              <w:tcPr>
                <w:tcW w:w="2070" w:type="dxa"/>
              </w:tcPr>
            </w:tcPrChange>
          </w:tcPr>
          <w:p w14:paraId="5B234339" w14:textId="77777777" w:rsidR="00546513" w:rsidRPr="00D626C8" w:rsidRDefault="00546513" w:rsidP="00546513">
            <w:pPr>
              <w:keepNext/>
              <w:keepLines/>
              <w:rPr>
                <w:rFonts w:cs="Arial"/>
                <w:sz w:val="20"/>
                <w:szCs w:val="20"/>
                <w:rPrChange w:id="552" w:author="Shah Ashay" w:date="2018-04-16T16:55:00Z">
                  <w:rPr>
                    <w:rFonts w:asciiTheme="minorHAnsi" w:hAnsiTheme="minorHAnsi"/>
                    <w:sz w:val="20"/>
                    <w:szCs w:val="20"/>
                  </w:rPr>
                </w:rPrChange>
              </w:rPr>
            </w:pPr>
            <w:r w:rsidRPr="00D626C8">
              <w:rPr>
                <w:rFonts w:cs="Arial"/>
                <w:sz w:val="20"/>
                <w:szCs w:val="20"/>
                <w:rPrChange w:id="553" w:author="Shah Ashay" w:date="2018-04-16T16:55:00Z">
                  <w:rPr>
                    <w:rFonts w:asciiTheme="minorHAnsi" w:hAnsiTheme="minorHAnsi"/>
                    <w:sz w:val="20"/>
                    <w:szCs w:val="20"/>
                  </w:rPr>
                </w:rPrChange>
              </w:rPr>
              <w:t>Stream type options appear in a drop-down list</w:t>
            </w:r>
          </w:p>
        </w:tc>
        <w:tc>
          <w:tcPr>
            <w:tcW w:w="1567" w:type="pct"/>
            <w:tcPrChange w:id="554" w:author="Shah Ashay" w:date="2018-04-16T16:55:00Z">
              <w:tcPr>
                <w:tcW w:w="2970" w:type="dxa"/>
              </w:tcPr>
            </w:tcPrChange>
          </w:tcPr>
          <w:p w14:paraId="72D6D3F8" w14:textId="77777777" w:rsidR="00546513" w:rsidRPr="00D626C8" w:rsidRDefault="00546513" w:rsidP="00546513">
            <w:pPr>
              <w:pStyle w:val="ListParagraph"/>
              <w:keepNext/>
              <w:keepLines/>
              <w:ind w:left="0"/>
              <w:rPr>
                <w:rFonts w:cs="Arial"/>
                <w:sz w:val="20"/>
                <w:rPrChange w:id="555" w:author="Shah Ashay" w:date="2018-04-16T16:55:00Z">
                  <w:rPr>
                    <w:rFonts w:asciiTheme="minorHAnsi" w:hAnsiTheme="minorHAnsi"/>
                    <w:sz w:val="20"/>
                  </w:rPr>
                </w:rPrChange>
              </w:rPr>
            </w:pPr>
            <w:r w:rsidRPr="00D626C8">
              <w:rPr>
                <w:rFonts w:cs="Arial"/>
                <w:sz w:val="20"/>
                <w:rPrChange w:id="556" w:author="Shah Ashay" w:date="2018-04-16T16:55:00Z">
                  <w:rPr>
                    <w:rFonts w:asciiTheme="minorHAnsi" w:hAnsiTheme="minorHAnsi"/>
                    <w:sz w:val="20"/>
                  </w:rPr>
                </w:rPrChange>
              </w:rPr>
              <w:t>Stream type designates how the volume will be captured or generated.</w:t>
            </w:r>
          </w:p>
          <w:p w14:paraId="368ED15F" w14:textId="77777777" w:rsidR="00546513" w:rsidRPr="00D626C8" w:rsidRDefault="00546513" w:rsidP="00546513">
            <w:pPr>
              <w:pStyle w:val="ListParagraph"/>
              <w:keepNext/>
              <w:keepLines/>
              <w:ind w:left="0"/>
              <w:rPr>
                <w:rFonts w:cs="Arial"/>
                <w:sz w:val="20"/>
                <w:rPrChange w:id="557" w:author="Shah Ashay" w:date="2018-04-16T16:55:00Z">
                  <w:rPr>
                    <w:rFonts w:asciiTheme="minorHAnsi" w:hAnsiTheme="minorHAnsi"/>
                    <w:sz w:val="20"/>
                  </w:rPr>
                </w:rPrChange>
              </w:rPr>
            </w:pPr>
          </w:p>
          <w:p w14:paraId="20030227" w14:textId="0C313049" w:rsidR="00546513" w:rsidRPr="00D626C8" w:rsidRDefault="00546513" w:rsidP="00546513">
            <w:pPr>
              <w:keepNext/>
              <w:keepLines/>
              <w:rPr>
                <w:rFonts w:cs="Arial"/>
                <w:sz w:val="20"/>
                <w:szCs w:val="20"/>
                <w:rPrChange w:id="558" w:author="Shah Ashay" w:date="2018-04-16T16:55:00Z">
                  <w:rPr>
                    <w:rFonts w:asciiTheme="minorHAnsi" w:hAnsiTheme="minorHAnsi"/>
                    <w:sz w:val="20"/>
                    <w:szCs w:val="20"/>
                  </w:rPr>
                </w:rPrChange>
              </w:rPr>
            </w:pPr>
            <w:r w:rsidRPr="00D626C8">
              <w:rPr>
                <w:rFonts w:cs="Arial"/>
                <w:sz w:val="20"/>
                <w:szCs w:val="20"/>
                <w:rPrChange w:id="559" w:author="Shah Ashay" w:date="2018-04-16T16:55:00Z">
                  <w:rPr>
                    <w:rFonts w:asciiTheme="minorHAnsi" w:hAnsiTheme="minorHAnsi"/>
                    <w:sz w:val="20"/>
                    <w:szCs w:val="20"/>
                  </w:rPr>
                </w:rPrChange>
              </w:rPr>
              <w:t>In BKK we currently use:</w:t>
            </w:r>
          </w:p>
          <w:p w14:paraId="6B70A857" w14:textId="5A4D3504" w:rsidR="00552075" w:rsidRPr="00D626C8" w:rsidRDefault="00552075" w:rsidP="00552075">
            <w:pPr>
              <w:pStyle w:val="ListParagraph"/>
              <w:keepNext/>
              <w:keepLines/>
              <w:numPr>
                <w:ilvl w:val="0"/>
                <w:numId w:val="30"/>
              </w:numPr>
              <w:rPr>
                <w:rFonts w:cs="Arial"/>
                <w:b/>
                <w:sz w:val="20"/>
                <w:rPrChange w:id="560" w:author="Shah Ashay" w:date="2018-04-16T16:55:00Z">
                  <w:rPr>
                    <w:rFonts w:asciiTheme="minorHAnsi" w:hAnsiTheme="minorHAnsi"/>
                    <w:b/>
                    <w:sz w:val="20"/>
                  </w:rPr>
                </w:rPrChange>
              </w:rPr>
            </w:pPr>
            <w:r w:rsidRPr="00D626C8">
              <w:rPr>
                <w:rFonts w:cs="Arial"/>
                <w:b/>
                <w:sz w:val="20"/>
                <w:rPrChange w:id="561" w:author="Shah Ashay" w:date="2018-04-16T16:55:00Z">
                  <w:rPr>
                    <w:rFonts w:asciiTheme="minorHAnsi" w:hAnsiTheme="minorHAnsi"/>
                    <w:b/>
                    <w:sz w:val="20"/>
                  </w:rPr>
                </w:rPrChange>
              </w:rPr>
              <w:t xml:space="preserve"> Measured   </w:t>
            </w:r>
          </w:p>
          <w:p w14:paraId="5BF7128E" w14:textId="77777777" w:rsidR="00552075" w:rsidRPr="00D626C8" w:rsidRDefault="00552075" w:rsidP="00552075">
            <w:pPr>
              <w:pStyle w:val="ListParagraph"/>
              <w:keepNext/>
              <w:keepLines/>
              <w:numPr>
                <w:ilvl w:val="0"/>
                <w:numId w:val="30"/>
              </w:numPr>
              <w:rPr>
                <w:rFonts w:cs="Arial"/>
                <w:b/>
                <w:sz w:val="20"/>
                <w:rPrChange w:id="562" w:author="Shah Ashay" w:date="2018-04-16T16:55:00Z">
                  <w:rPr>
                    <w:rFonts w:asciiTheme="minorHAnsi" w:hAnsiTheme="minorHAnsi"/>
                    <w:b/>
                    <w:sz w:val="20"/>
                  </w:rPr>
                </w:rPrChange>
              </w:rPr>
            </w:pPr>
            <w:r w:rsidRPr="00D626C8">
              <w:rPr>
                <w:rFonts w:cs="Arial"/>
                <w:b/>
                <w:sz w:val="20"/>
                <w:rPrChange w:id="563" w:author="Shah Ashay" w:date="2018-04-16T16:55:00Z">
                  <w:rPr>
                    <w:rFonts w:asciiTheme="minorHAnsi" w:hAnsiTheme="minorHAnsi"/>
                    <w:b/>
                    <w:sz w:val="20"/>
                  </w:rPr>
                </w:rPrChange>
              </w:rPr>
              <w:t xml:space="preserve"> Reference  </w:t>
            </w:r>
          </w:p>
          <w:p w14:paraId="308FC2A7" w14:textId="77777777" w:rsidR="00552075" w:rsidRPr="00D626C8" w:rsidRDefault="00552075" w:rsidP="00552075">
            <w:pPr>
              <w:pStyle w:val="ListParagraph"/>
              <w:keepNext/>
              <w:keepLines/>
              <w:numPr>
                <w:ilvl w:val="0"/>
                <w:numId w:val="30"/>
              </w:numPr>
              <w:rPr>
                <w:rFonts w:cs="Arial"/>
                <w:b/>
                <w:sz w:val="20"/>
                <w:rPrChange w:id="564" w:author="Shah Ashay" w:date="2018-04-16T16:55:00Z">
                  <w:rPr>
                    <w:rFonts w:asciiTheme="minorHAnsi" w:hAnsiTheme="minorHAnsi"/>
                    <w:b/>
                    <w:sz w:val="20"/>
                  </w:rPr>
                </w:rPrChange>
              </w:rPr>
            </w:pPr>
            <w:r w:rsidRPr="00D626C8">
              <w:rPr>
                <w:rFonts w:cs="Arial"/>
                <w:b/>
                <w:sz w:val="20"/>
                <w:rPrChange w:id="565" w:author="Shah Ashay" w:date="2018-04-16T16:55:00Z">
                  <w:rPr>
                    <w:rFonts w:asciiTheme="minorHAnsi" w:hAnsiTheme="minorHAnsi"/>
                    <w:b/>
                    <w:sz w:val="20"/>
                  </w:rPr>
                </w:rPrChange>
              </w:rPr>
              <w:t xml:space="preserve"> Calculated  </w:t>
            </w:r>
          </w:p>
          <w:p w14:paraId="162B5E2E" w14:textId="77777777" w:rsidR="00552075" w:rsidRPr="00D626C8" w:rsidRDefault="00552075" w:rsidP="00552075">
            <w:pPr>
              <w:pStyle w:val="ListParagraph"/>
              <w:keepNext/>
              <w:keepLines/>
              <w:numPr>
                <w:ilvl w:val="0"/>
                <w:numId w:val="30"/>
              </w:numPr>
              <w:rPr>
                <w:rFonts w:cs="Arial"/>
                <w:b/>
                <w:sz w:val="20"/>
                <w:rPrChange w:id="566" w:author="Shah Ashay" w:date="2018-04-16T16:55:00Z">
                  <w:rPr>
                    <w:rFonts w:asciiTheme="minorHAnsi" w:hAnsiTheme="minorHAnsi"/>
                    <w:b/>
                    <w:sz w:val="20"/>
                  </w:rPr>
                </w:rPrChange>
              </w:rPr>
            </w:pPr>
            <w:r w:rsidRPr="00D626C8">
              <w:rPr>
                <w:rFonts w:cs="Arial"/>
                <w:b/>
                <w:sz w:val="20"/>
                <w:rPrChange w:id="567" w:author="Shah Ashay" w:date="2018-04-16T16:55:00Z">
                  <w:rPr>
                    <w:rFonts w:asciiTheme="minorHAnsi" w:hAnsiTheme="minorHAnsi"/>
                    <w:b/>
                    <w:sz w:val="20"/>
                  </w:rPr>
                </w:rPrChange>
              </w:rPr>
              <w:t xml:space="preserve"> Quality  </w:t>
            </w:r>
          </w:p>
          <w:p w14:paraId="1743991E" w14:textId="18C8D890" w:rsidR="00546513" w:rsidRPr="00D626C8" w:rsidRDefault="00552075" w:rsidP="00552075">
            <w:pPr>
              <w:pStyle w:val="ListParagraph"/>
              <w:keepNext/>
              <w:keepLines/>
              <w:numPr>
                <w:ilvl w:val="0"/>
                <w:numId w:val="30"/>
              </w:numPr>
              <w:rPr>
                <w:rFonts w:cs="Arial"/>
                <w:b/>
                <w:sz w:val="20"/>
                <w:rPrChange w:id="568" w:author="Shah Ashay" w:date="2018-04-16T16:55:00Z">
                  <w:rPr>
                    <w:rFonts w:asciiTheme="minorHAnsi" w:hAnsiTheme="minorHAnsi"/>
                    <w:b/>
                    <w:sz w:val="20"/>
                  </w:rPr>
                </w:rPrChange>
              </w:rPr>
            </w:pPr>
            <w:r w:rsidRPr="00D626C8">
              <w:rPr>
                <w:rFonts w:cs="Arial"/>
                <w:b/>
                <w:sz w:val="20"/>
                <w:rPrChange w:id="569" w:author="Shah Ashay" w:date="2018-04-16T16:55:00Z">
                  <w:rPr>
                    <w:rFonts w:asciiTheme="minorHAnsi" w:hAnsiTheme="minorHAnsi"/>
                    <w:b/>
                    <w:sz w:val="20"/>
                  </w:rPr>
                </w:rPrChange>
              </w:rPr>
              <w:t xml:space="preserve"> Derived</w:t>
            </w:r>
          </w:p>
        </w:tc>
      </w:tr>
      <w:tr w:rsidR="00546513" w:rsidRPr="00D626C8" w14:paraId="3DBB00F3" w14:textId="77777777" w:rsidTr="00D626C8">
        <w:trPr>
          <w:cantSplit/>
          <w:trPrChange w:id="570" w:author="Shah Ashay" w:date="2018-04-16T16:55:00Z">
            <w:trPr>
              <w:cantSplit/>
            </w:trPr>
          </w:trPrChange>
        </w:trPr>
        <w:tc>
          <w:tcPr>
            <w:tcW w:w="382" w:type="pct"/>
            <w:tcPrChange w:id="571" w:author="Shah Ashay" w:date="2018-04-16T16:55:00Z">
              <w:tcPr>
                <w:tcW w:w="655" w:type="dxa"/>
              </w:tcPr>
            </w:tcPrChange>
          </w:tcPr>
          <w:p w14:paraId="5163F8D2" w14:textId="77777777" w:rsidR="00546513" w:rsidRPr="00D626C8" w:rsidRDefault="00546513" w:rsidP="00546513">
            <w:pPr>
              <w:pStyle w:val="TableText"/>
              <w:keepNext/>
              <w:keepLines/>
              <w:numPr>
                <w:ilvl w:val="0"/>
                <w:numId w:val="4"/>
              </w:numPr>
              <w:jc w:val="center"/>
              <w:rPr>
                <w:rFonts w:cs="Arial"/>
                <w:sz w:val="20"/>
                <w:rPrChange w:id="572" w:author="Shah Ashay" w:date="2018-04-16T16:55:00Z">
                  <w:rPr>
                    <w:rFonts w:asciiTheme="minorHAnsi" w:hAnsiTheme="minorHAnsi"/>
                    <w:sz w:val="20"/>
                  </w:rPr>
                </w:rPrChange>
              </w:rPr>
            </w:pPr>
          </w:p>
        </w:tc>
        <w:tc>
          <w:tcPr>
            <w:tcW w:w="1959" w:type="pct"/>
            <w:tcPrChange w:id="573" w:author="Shah Ashay" w:date="2018-04-16T16:55:00Z">
              <w:tcPr>
                <w:tcW w:w="3780" w:type="dxa"/>
              </w:tcPr>
            </w:tcPrChange>
          </w:tcPr>
          <w:p w14:paraId="034D7991" w14:textId="77777777" w:rsidR="00546513" w:rsidRPr="00D626C8" w:rsidRDefault="00546513" w:rsidP="00546513">
            <w:pPr>
              <w:pStyle w:val="TableText"/>
              <w:keepNext/>
              <w:keepLines/>
              <w:rPr>
                <w:rFonts w:cs="Arial"/>
                <w:sz w:val="20"/>
                <w:szCs w:val="20"/>
                <w:rPrChange w:id="574" w:author="Shah Ashay" w:date="2018-04-16T16:55:00Z">
                  <w:rPr>
                    <w:rFonts w:asciiTheme="minorHAnsi" w:hAnsiTheme="minorHAnsi"/>
                    <w:sz w:val="20"/>
                    <w:szCs w:val="20"/>
                  </w:rPr>
                </w:rPrChange>
              </w:rPr>
            </w:pPr>
            <w:r w:rsidRPr="00D626C8">
              <w:rPr>
                <w:rFonts w:cs="Arial"/>
                <w:sz w:val="20"/>
                <w:szCs w:val="20"/>
                <w:rPrChange w:id="575" w:author="Shah Ashay" w:date="2018-04-16T16:55:00Z">
                  <w:rPr>
                    <w:rFonts w:asciiTheme="minorHAnsi" w:hAnsiTheme="minorHAnsi"/>
                    <w:sz w:val="20"/>
                    <w:szCs w:val="20"/>
                  </w:rPr>
                </w:rPrChange>
              </w:rPr>
              <w:t xml:space="preserve">Select the correct </w:t>
            </w:r>
            <w:r w:rsidRPr="00D626C8">
              <w:rPr>
                <w:rFonts w:cs="Arial"/>
                <w:b/>
                <w:i/>
                <w:sz w:val="20"/>
                <w:szCs w:val="20"/>
                <w:rPrChange w:id="576" w:author="Shah Ashay" w:date="2018-04-16T16:55:00Z">
                  <w:rPr>
                    <w:rFonts w:asciiTheme="minorHAnsi" w:hAnsiTheme="minorHAnsi"/>
                    <w:b/>
                    <w:i/>
                    <w:sz w:val="20"/>
                    <w:szCs w:val="20"/>
                  </w:rPr>
                </w:rPrChange>
              </w:rPr>
              <w:t xml:space="preserve">Stream Type </w:t>
            </w:r>
            <w:r w:rsidRPr="00D626C8">
              <w:rPr>
                <w:rFonts w:cs="Arial"/>
                <w:sz w:val="20"/>
                <w:szCs w:val="20"/>
                <w:rPrChange w:id="577" w:author="Shah Ashay" w:date="2018-04-16T16:55:00Z">
                  <w:rPr>
                    <w:rFonts w:asciiTheme="minorHAnsi" w:hAnsiTheme="minorHAnsi"/>
                    <w:sz w:val="20"/>
                    <w:szCs w:val="20"/>
                  </w:rPr>
                </w:rPrChange>
              </w:rPr>
              <w:t>from the drop-down</w:t>
            </w:r>
          </w:p>
        </w:tc>
        <w:tc>
          <w:tcPr>
            <w:tcW w:w="1092" w:type="pct"/>
            <w:tcPrChange w:id="578" w:author="Shah Ashay" w:date="2018-04-16T16:55:00Z">
              <w:tcPr>
                <w:tcW w:w="2070" w:type="dxa"/>
              </w:tcPr>
            </w:tcPrChange>
          </w:tcPr>
          <w:p w14:paraId="4E3D6B05" w14:textId="77777777" w:rsidR="00546513" w:rsidRPr="00D626C8" w:rsidRDefault="00546513" w:rsidP="00546513">
            <w:pPr>
              <w:keepNext/>
              <w:keepLines/>
              <w:rPr>
                <w:rFonts w:cs="Arial"/>
                <w:sz w:val="20"/>
                <w:szCs w:val="20"/>
                <w:rPrChange w:id="579" w:author="Shah Ashay" w:date="2018-04-16T16:55:00Z">
                  <w:rPr>
                    <w:rFonts w:asciiTheme="minorHAnsi" w:hAnsiTheme="minorHAnsi"/>
                    <w:sz w:val="20"/>
                    <w:szCs w:val="20"/>
                  </w:rPr>
                </w:rPrChange>
              </w:rPr>
            </w:pPr>
            <w:r w:rsidRPr="00D626C8">
              <w:rPr>
                <w:rFonts w:cs="Arial"/>
                <w:sz w:val="20"/>
                <w:szCs w:val="20"/>
                <w:rPrChange w:id="580" w:author="Shah Ashay" w:date="2018-04-16T16:55:00Z">
                  <w:rPr>
                    <w:rFonts w:asciiTheme="minorHAnsi" w:hAnsiTheme="minorHAnsi"/>
                    <w:sz w:val="20"/>
                    <w:szCs w:val="20"/>
                  </w:rPr>
                </w:rPrChange>
              </w:rPr>
              <w:t xml:space="preserve">Name is displayed in </w:t>
            </w:r>
            <w:r w:rsidRPr="00D626C8">
              <w:rPr>
                <w:rFonts w:cs="Arial"/>
                <w:b/>
                <w:i/>
                <w:sz w:val="20"/>
                <w:szCs w:val="20"/>
                <w:rPrChange w:id="581" w:author="Shah Ashay" w:date="2018-04-16T16:55:00Z">
                  <w:rPr>
                    <w:rFonts w:asciiTheme="minorHAnsi" w:hAnsiTheme="minorHAnsi"/>
                    <w:b/>
                    <w:i/>
                    <w:sz w:val="20"/>
                    <w:szCs w:val="20"/>
                  </w:rPr>
                </w:rPrChange>
              </w:rPr>
              <w:t>Stream Type</w:t>
            </w:r>
          </w:p>
        </w:tc>
        <w:tc>
          <w:tcPr>
            <w:tcW w:w="1567" w:type="pct"/>
            <w:tcPrChange w:id="582" w:author="Shah Ashay" w:date="2018-04-16T16:55:00Z">
              <w:tcPr>
                <w:tcW w:w="2970" w:type="dxa"/>
              </w:tcPr>
            </w:tcPrChange>
          </w:tcPr>
          <w:p w14:paraId="253F7344" w14:textId="77777777" w:rsidR="00546513" w:rsidRPr="00D626C8" w:rsidRDefault="00546513" w:rsidP="00546513">
            <w:pPr>
              <w:pStyle w:val="ListParagraph"/>
              <w:keepNext/>
              <w:keepLines/>
              <w:ind w:left="0"/>
              <w:rPr>
                <w:rFonts w:cs="Arial"/>
                <w:sz w:val="20"/>
                <w:rPrChange w:id="583" w:author="Shah Ashay" w:date="2018-04-16T16:55:00Z">
                  <w:rPr>
                    <w:rFonts w:asciiTheme="minorHAnsi" w:hAnsiTheme="minorHAnsi"/>
                    <w:sz w:val="20"/>
                  </w:rPr>
                </w:rPrChange>
              </w:rPr>
            </w:pPr>
          </w:p>
          <w:p w14:paraId="0E35B705" w14:textId="77777777" w:rsidR="00546513" w:rsidRPr="00D626C8" w:rsidRDefault="00546513" w:rsidP="00546513">
            <w:pPr>
              <w:pStyle w:val="ListParagraph"/>
              <w:keepNext/>
              <w:keepLines/>
              <w:ind w:left="0"/>
              <w:rPr>
                <w:rFonts w:cs="Arial"/>
                <w:sz w:val="20"/>
                <w:rPrChange w:id="584" w:author="Shah Ashay" w:date="2018-04-16T16:55:00Z">
                  <w:rPr>
                    <w:rFonts w:asciiTheme="minorHAnsi" w:hAnsiTheme="minorHAnsi"/>
                    <w:sz w:val="20"/>
                  </w:rPr>
                </w:rPrChange>
              </w:rPr>
            </w:pPr>
          </w:p>
        </w:tc>
      </w:tr>
      <w:tr w:rsidR="00546513" w:rsidRPr="00D626C8" w14:paraId="01F27D32" w14:textId="77777777" w:rsidTr="00D626C8">
        <w:trPr>
          <w:cantSplit/>
          <w:trPrChange w:id="585" w:author="Shah Ashay" w:date="2018-04-16T16:55:00Z">
            <w:trPr>
              <w:cantSplit/>
            </w:trPr>
          </w:trPrChange>
        </w:trPr>
        <w:tc>
          <w:tcPr>
            <w:tcW w:w="382" w:type="pct"/>
            <w:tcPrChange w:id="586" w:author="Shah Ashay" w:date="2018-04-16T16:55:00Z">
              <w:tcPr>
                <w:tcW w:w="655" w:type="dxa"/>
              </w:tcPr>
            </w:tcPrChange>
          </w:tcPr>
          <w:p w14:paraId="4A2044B7" w14:textId="77777777" w:rsidR="00546513" w:rsidRPr="00D626C8" w:rsidRDefault="00546513" w:rsidP="00546513">
            <w:pPr>
              <w:pStyle w:val="TableText"/>
              <w:keepNext/>
              <w:keepLines/>
              <w:numPr>
                <w:ilvl w:val="0"/>
                <w:numId w:val="4"/>
              </w:numPr>
              <w:jc w:val="center"/>
              <w:rPr>
                <w:rFonts w:cs="Arial"/>
                <w:sz w:val="20"/>
                <w:rPrChange w:id="587" w:author="Shah Ashay" w:date="2018-04-16T16:55:00Z">
                  <w:rPr>
                    <w:rFonts w:asciiTheme="minorHAnsi" w:hAnsiTheme="minorHAnsi"/>
                    <w:sz w:val="20"/>
                  </w:rPr>
                </w:rPrChange>
              </w:rPr>
            </w:pPr>
          </w:p>
        </w:tc>
        <w:tc>
          <w:tcPr>
            <w:tcW w:w="1959" w:type="pct"/>
            <w:tcPrChange w:id="588" w:author="Shah Ashay" w:date="2018-04-16T16:55:00Z">
              <w:tcPr>
                <w:tcW w:w="3780" w:type="dxa"/>
              </w:tcPr>
            </w:tcPrChange>
          </w:tcPr>
          <w:p w14:paraId="52F90389" w14:textId="77777777" w:rsidR="00546513" w:rsidRPr="00D626C8" w:rsidRDefault="00546513" w:rsidP="00546513">
            <w:pPr>
              <w:pStyle w:val="TableText"/>
              <w:keepNext/>
              <w:keepLines/>
              <w:rPr>
                <w:rFonts w:cs="Arial"/>
                <w:sz w:val="20"/>
                <w:szCs w:val="20"/>
                <w:rPrChange w:id="589" w:author="Shah Ashay" w:date="2018-04-16T16:55:00Z">
                  <w:rPr>
                    <w:rFonts w:asciiTheme="minorHAnsi" w:hAnsiTheme="minorHAnsi"/>
                    <w:sz w:val="20"/>
                    <w:szCs w:val="20"/>
                  </w:rPr>
                </w:rPrChange>
              </w:rPr>
            </w:pPr>
            <w:r w:rsidRPr="00D626C8">
              <w:rPr>
                <w:rFonts w:cs="Arial"/>
                <w:sz w:val="20"/>
                <w:szCs w:val="20"/>
                <w:rPrChange w:id="590" w:author="Shah Ashay" w:date="2018-04-16T16:55:00Z">
                  <w:rPr>
                    <w:rFonts w:asciiTheme="minorHAnsi" w:hAnsiTheme="minorHAnsi"/>
                    <w:sz w:val="20"/>
                    <w:szCs w:val="20"/>
                  </w:rPr>
                </w:rPrChange>
              </w:rPr>
              <w:t xml:space="preserve">Click the </w:t>
            </w:r>
            <w:r w:rsidRPr="00D626C8">
              <w:rPr>
                <w:rFonts w:cs="Arial"/>
                <w:b/>
                <w:i/>
                <w:sz w:val="20"/>
                <w:szCs w:val="20"/>
                <w:rPrChange w:id="591" w:author="Shah Ashay" w:date="2018-04-16T16:55:00Z">
                  <w:rPr>
                    <w:rFonts w:asciiTheme="minorHAnsi" w:hAnsiTheme="minorHAnsi"/>
                    <w:b/>
                    <w:i/>
                    <w:sz w:val="20"/>
                    <w:szCs w:val="20"/>
                  </w:rPr>
                </w:rPrChange>
              </w:rPr>
              <w:t>Meter Method</w:t>
            </w:r>
            <w:r w:rsidRPr="00D626C8">
              <w:rPr>
                <w:rFonts w:cs="Arial"/>
                <w:sz w:val="20"/>
                <w:szCs w:val="20"/>
                <w:rPrChange w:id="592" w:author="Shah Ashay" w:date="2018-04-16T16:55:00Z">
                  <w:rPr>
                    <w:rFonts w:asciiTheme="minorHAnsi" w:hAnsiTheme="minorHAnsi"/>
                    <w:sz w:val="20"/>
                    <w:szCs w:val="20"/>
                  </w:rPr>
                </w:rPrChange>
              </w:rPr>
              <w:t xml:space="preserve"> drop-down</w:t>
            </w:r>
          </w:p>
        </w:tc>
        <w:tc>
          <w:tcPr>
            <w:tcW w:w="1092" w:type="pct"/>
            <w:tcPrChange w:id="593" w:author="Shah Ashay" w:date="2018-04-16T16:55:00Z">
              <w:tcPr>
                <w:tcW w:w="2070" w:type="dxa"/>
              </w:tcPr>
            </w:tcPrChange>
          </w:tcPr>
          <w:p w14:paraId="36097D8E" w14:textId="77777777" w:rsidR="00546513" w:rsidRPr="00D626C8" w:rsidRDefault="00546513" w:rsidP="00546513">
            <w:pPr>
              <w:keepNext/>
              <w:keepLines/>
              <w:rPr>
                <w:rFonts w:cs="Arial"/>
                <w:sz w:val="20"/>
                <w:szCs w:val="20"/>
                <w:rPrChange w:id="594" w:author="Shah Ashay" w:date="2018-04-16T16:55:00Z">
                  <w:rPr>
                    <w:rFonts w:asciiTheme="minorHAnsi" w:hAnsiTheme="minorHAnsi"/>
                    <w:sz w:val="20"/>
                    <w:szCs w:val="20"/>
                  </w:rPr>
                </w:rPrChange>
              </w:rPr>
            </w:pPr>
            <w:r w:rsidRPr="00D626C8">
              <w:rPr>
                <w:rFonts w:cs="Arial"/>
                <w:sz w:val="20"/>
                <w:szCs w:val="20"/>
                <w:rPrChange w:id="595" w:author="Shah Ashay" w:date="2018-04-16T16:55:00Z">
                  <w:rPr>
                    <w:rFonts w:asciiTheme="minorHAnsi" w:hAnsiTheme="minorHAnsi"/>
                    <w:sz w:val="20"/>
                    <w:szCs w:val="20"/>
                  </w:rPr>
                </w:rPrChange>
              </w:rPr>
              <w:t>Meter method options appear in a drop-down list</w:t>
            </w:r>
          </w:p>
        </w:tc>
        <w:tc>
          <w:tcPr>
            <w:tcW w:w="1567" w:type="pct"/>
            <w:tcPrChange w:id="596" w:author="Shah Ashay" w:date="2018-04-16T16:55:00Z">
              <w:tcPr>
                <w:tcW w:w="2970" w:type="dxa"/>
              </w:tcPr>
            </w:tcPrChange>
          </w:tcPr>
          <w:p w14:paraId="252281CF" w14:textId="77777777" w:rsidR="00546513" w:rsidRPr="00D626C8" w:rsidRDefault="00546513" w:rsidP="00546513">
            <w:pPr>
              <w:keepNext/>
              <w:keepLines/>
              <w:rPr>
                <w:rFonts w:cs="Arial"/>
                <w:sz w:val="20"/>
                <w:rPrChange w:id="597" w:author="Shah Ashay" w:date="2018-04-16T16:55:00Z">
                  <w:rPr>
                    <w:rFonts w:asciiTheme="minorHAnsi" w:hAnsiTheme="minorHAnsi"/>
                    <w:sz w:val="20"/>
                  </w:rPr>
                </w:rPrChange>
              </w:rPr>
            </w:pPr>
            <w:r w:rsidRPr="00D626C8">
              <w:rPr>
                <w:rFonts w:cs="Arial"/>
                <w:sz w:val="20"/>
                <w:rPrChange w:id="598" w:author="Shah Ashay" w:date="2018-04-16T16:55:00Z">
                  <w:rPr>
                    <w:rFonts w:asciiTheme="minorHAnsi" w:hAnsiTheme="minorHAnsi"/>
                    <w:sz w:val="20"/>
                  </w:rPr>
                </w:rPrChange>
              </w:rPr>
              <w:t xml:space="preserve">Meter Method defines how often the volume will be captured.  </w:t>
            </w:r>
          </w:p>
          <w:p w14:paraId="37DAB825" w14:textId="77777777" w:rsidR="00546513" w:rsidRPr="00D626C8" w:rsidRDefault="00546513" w:rsidP="00546513">
            <w:pPr>
              <w:pStyle w:val="ListParagraph"/>
              <w:keepNext/>
              <w:keepLines/>
              <w:ind w:left="0"/>
              <w:rPr>
                <w:rFonts w:cs="Arial"/>
                <w:sz w:val="20"/>
                <w:rPrChange w:id="599" w:author="Shah Ashay" w:date="2018-04-16T16:55:00Z">
                  <w:rPr>
                    <w:rFonts w:asciiTheme="minorHAnsi" w:hAnsiTheme="minorHAnsi"/>
                    <w:sz w:val="20"/>
                  </w:rPr>
                </w:rPrChange>
              </w:rPr>
            </w:pPr>
          </w:p>
          <w:p w14:paraId="5CD72407" w14:textId="77777777" w:rsidR="00546513" w:rsidRPr="00D626C8" w:rsidRDefault="00546513" w:rsidP="00546513">
            <w:pPr>
              <w:pStyle w:val="ListParagraph"/>
              <w:keepNext/>
              <w:keepLines/>
              <w:ind w:left="0"/>
              <w:rPr>
                <w:rFonts w:cs="Arial"/>
                <w:sz w:val="20"/>
                <w:rPrChange w:id="600" w:author="Shah Ashay" w:date="2018-04-16T16:55:00Z">
                  <w:rPr>
                    <w:rFonts w:asciiTheme="minorHAnsi" w:hAnsiTheme="minorHAnsi"/>
                    <w:sz w:val="20"/>
                  </w:rPr>
                </w:rPrChange>
              </w:rPr>
            </w:pPr>
            <w:r w:rsidRPr="00D626C8">
              <w:rPr>
                <w:rFonts w:cs="Arial"/>
                <w:sz w:val="20"/>
                <w:rPrChange w:id="601" w:author="Shah Ashay" w:date="2018-04-16T16:55:00Z">
                  <w:rPr>
                    <w:rFonts w:asciiTheme="minorHAnsi" w:hAnsiTheme="minorHAnsi"/>
                    <w:sz w:val="20"/>
                  </w:rPr>
                </w:rPrChange>
              </w:rPr>
              <w:t>Meter method options include:</w:t>
            </w:r>
          </w:p>
          <w:p w14:paraId="0CC21A74" w14:textId="77777777" w:rsidR="00552075" w:rsidRPr="00D626C8" w:rsidRDefault="00552075" w:rsidP="00552075">
            <w:pPr>
              <w:pStyle w:val="ListParagraph"/>
              <w:keepNext/>
              <w:keepLines/>
              <w:numPr>
                <w:ilvl w:val="0"/>
                <w:numId w:val="31"/>
              </w:numPr>
              <w:rPr>
                <w:rFonts w:cs="Arial"/>
                <w:b/>
                <w:sz w:val="20"/>
                <w:rPrChange w:id="602" w:author="Shah Ashay" w:date="2018-04-16T16:55:00Z">
                  <w:rPr>
                    <w:rFonts w:asciiTheme="minorHAnsi" w:hAnsiTheme="minorHAnsi"/>
                    <w:b/>
                    <w:sz w:val="20"/>
                  </w:rPr>
                </w:rPrChange>
              </w:rPr>
            </w:pPr>
            <w:r w:rsidRPr="00D626C8">
              <w:rPr>
                <w:rFonts w:cs="Arial"/>
                <w:b/>
                <w:sz w:val="20"/>
                <w:rPrChange w:id="603" w:author="Shah Ashay" w:date="2018-04-16T16:55:00Z">
                  <w:rPr>
                    <w:rFonts w:asciiTheme="minorHAnsi" w:hAnsiTheme="minorHAnsi"/>
                    <w:b/>
                    <w:sz w:val="20"/>
                  </w:rPr>
                </w:rPrChange>
              </w:rPr>
              <w:t xml:space="preserve">Regular Intervals   </w:t>
            </w:r>
          </w:p>
          <w:p w14:paraId="0D7D8453" w14:textId="1BAF8D32" w:rsidR="00552075" w:rsidRPr="00D626C8" w:rsidRDefault="00552075" w:rsidP="00552075">
            <w:pPr>
              <w:pStyle w:val="ListParagraph"/>
              <w:keepNext/>
              <w:keepLines/>
              <w:numPr>
                <w:ilvl w:val="0"/>
                <w:numId w:val="31"/>
              </w:numPr>
              <w:rPr>
                <w:rFonts w:cs="Arial"/>
                <w:b/>
                <w:sz w:val="20"/>
                <w:rPrChange w:id="604" w:author="Shah Ashay" w:date="2018-04-16T16:55:00Z">
                  <w:rPr>
                    <w:rFonts w:asciiTheme="minorHAnsi" w:hAnsiTheme="minorHAnsi"/>
                    <w:b/>
                    <w:sz w:val="20"/>
                  </w:rPr>
                </w:rPrChange>
              </w:rPr>
            </w:pPr>
            <w:r w:rsidRPr="00D626C8">
              <w:rPr>
                <w:rFonts w:cs="Arial"/>
                <w:b/>
                <w:sz w:val="20"/>
                <w:rPrChange w:id="605" w:author="Shah Ashay" w:date="2018-04-16T16:55:00Z">
                  <w:rPr>
                    <w:rFonts w:asciiTheme="minorHAnsi" w:hAnsiTheme="minorHAnsi"/>
                    <w:b/>
                    <w:sz w:val="20"/>
                  </w:rPr>
                </w:rPrChange>
              </w:rPr>
              <w:t>Irregular Events</w:t>
            </w:r>
          </w:p>
          <w:p w14:paraId="58F9CB20" w14:textId="3078BA7B" w:rsidR="00546513" w:rsidRPr="00D626C8" w:rsidRDefault="00552075" w:rsidP="00552075">
            <w:pPr>
              <w:pStyle w:val="ListParagraph"/>
              <w:keepNext/>
              <w:keepLines/>
              <w:numPr>
                <w:ilvl w:val="0"/>
                <w:numId w:val="31"/>
              </w:numPr>
              <w:rPr>
                <w:rFonts w:cs="Arial"/>
                <w:b/>
                <w:sz w:val="20"/>
                <w:rPrChange w:id="606" w:author="Shah Ashay" w:date="2018-04-16T16:55:00Z">
                  <w:rPr>
                    <w:rFonts w:asciiTheme="minorHAnsi" w:hAnsiTheme="minorHAnsi"/>
                    <w:b/>
                    <w:sz w:val="20"/>
                  </w:rPr>
                </w:rPrChange>
              </w:rPr>
            </w:pPr>
            <w:r w:rsidRPr="00D626C8">
              <w:rPr>
                <w:rFonts w:cs="Arial"/>
                <w:b/>
                <w:sz w:val="20"/>
                <w:rPrChange w:id="607" w:author="Shah Ashay" w:date="2018-04-16T16:55:00Z">
                  <w:rPr>
                    <w:rFonts w:asciiTheme="minorHAnsi" w:hAnsiTheme="minorHAnsi"/>
                    <w:b/>
                    <w:sz w:val="20"/>
                  </w:rPr>
                </w:rPrChange>
              </w:rPr>
              <w:t>Irregular Periods</w:t>
            </w:r>
          </w:p>
        </w:tc>
      </w:tr>
      <w:tr w:rsidR="00546513" w:rsidRPr="00D626C8" w14:paraId="3EAF96BB" w14:textId="77777777" w:rsidTr="00D626C8">
        <w:trPr>
          <w:cantSplit/>
          <w:trPrChange w:id="608" w:author="Shah Ashay" w:date="2018-04-16T16:55:00Z">
            <w:trPr>
              <w:cantSplit/>
            </w:trPr>
          </w:trPrChange>
        </w:trPr>
        <w:tc>
          <w:tcPr>
            <w:tcW w:w="382" w:type="pct"/>
            <w:tcPrChange w:id="609" w:author="Shah Ashay" w:date="2018-04-16T16:55:00Z">
              <w:tcPr>
                <w:tcW w:w="655" w:type="dxa"/>
              </w:tcPr>
            </w:tcPrChange>
          </w:tcPr>
          <w:p w14:paraId="4EB99039" w14:textId="77777777" w:rsidR="00546513" w:rsidRPr="00D626C8" w:rsidRDefault="00546513" w:rsidP="00546513">
            <w:pPr>
              <w:pStyle w:val="TableText"/>
              <w:keepNext/>
              <w:keepLines/>
              <w:numPr>
                <w:ilvl w:val="0"/>
                <w:numId w:val="4"/>
              </w:numPr>
              <w:jc w:val="center"/>
              <w:rPr>
                <w:rFonts w:cs="Arial"/>
                <w:sz w:val="20"/>
                <w:rPrChange w:id="610" w:author="Shah Ashay" w:date="2018-04-16T16:55:00Z">
                  <w:rPr>
                    <w:rFonts w:asciiTheme="minorHAnsi" w:hAnsiTheme="minorHAnsi"/>
                    <w:sz w:val="20"/>
                  </w:rPr>
                </w:rPrChange>
              </w:rPr>
            </w:pPr>
          </w:p>
        </w:tc>
        <w:tc>
          <w:tcPr>
            <w:tcW w:w="1959" w:type="pct"/>
            <w:tcPrChange w:id="611" w:author="Shah Ashay" w:date="2018-04-16T16:55:00Z">
              <w:tcPr>
                <w:tcW w:w="3780" w:type="dxa"/>
              </w:tcPr>
            </w:tcPrChange>
          </w:tcPr>
          <w:p w14:paraId="3FDEC93B" w14:textId="77777777" w:rsidR="00546513" w:rsidRPr="00D626C8" w:rsidRDefault="00546513" w:rsidP="00546513">
            <w:pPr>
              <w:pStyle w:val="TableText"/>
              <w:keepNext/>
              <w:keepLines/>
              <w:rPr>
                <w:rFonts w:cs="Arial"/>
                <w:sz w:val="20"/>
                <w:szCs w:val="20"/>
                <w:rPrChange w:id="612" w:author="Shah Ashay" w:date="2018-04-16T16:55:00Z">
                  <w:rPr>
                    <w:rFonts w:asciiTheme="minorHAnsi" w:hAnsiTheme="minorHAnsi"/>
                    <w:sz w:val="20"/>
                    <w:szCs w:val="20"/>
                  </w:rPr>
                </w:rPrChange>
              </w:rPr>
            </w:pPr>
            <w:r w:rsidRPr="00D626C8">
              <w:rPr>
                <w:rFonts w:cs="Arial"/>
                <w:sz w:val="20"/>
                <w:szCs w:val="20"/>
                <w:rPrChange w:id="613" w:author="Shah Ashay" w:date="2018-04-16T16:55:00Z">
                  <w:rPr>
                    <w:rFonts w:asciiTheme="minorHAnsi" w:hAnsiTheme="minorHAnsi"/>
                    <w:sz w:val="20"/>
                    <w:szCs w:val="20"/>
                  </w:rPr>
                </w:rPrChange>
              </w:rPr>
              <w:t xml:space="preserve">Select the correct </w:t>
            </w:r>
            <w:r w:rsidRPr="00D626C8">
              <w:rPr>
                <w:rFonts w:cs="Arial"/>
                <w:b/>
                <w:i/>
                <w:sz w:val="20"/>
                <w:szCs w:val="20"/>
                <w:rPrChange w:id="614" w:author="Shah Ashay" w:date="2018-04-16T16:55:00Z">
                  <w:rPr>
                    <w:rFonts w:asciiTheme="minorHAnsi" w:hAnsiTheme="minorHAnsi"/>
                    <w:b/>
                    <w:i/>
                    <w:sz w:val="20"/>
                    <w:szCs w:val="20"/>
                  </w:rPr>
                </w:rPrChange>
              </w:rPr>
              <w:t xml:space="preserve">Meter Method </w:t>
            </w:r>
            <w:r w:rsidRPr="00D626C8">
              <w:rPr>
                <w:rFonts w:cs="Arial"/>
                <w:sz w:val="20"/>
                <w:szCs w:val="20"/>
                <w:rPrChange w:id="615" w:author="Shah Ashay" w:date="2018-04-16T16:55:00Z">
                  <w:rPr>
                    <w:rFonts w:asciiTheme="minorHAnsi" w:hAnsiTheme="minorHAnsi"/>
                    <w:sz w:val="20"/>
                    <w:szCs w:val="20"/>
                  </w:rPr>
                </w:rPrChange>
              </w:rPr>
              <w:t>from the drop-down</w:t>
            </w:r>
          </w:p>
        </w:tc>
        <w:tc>
          <w:tcPr>
            <w:tcW w:w="1092" w:type="pct"/>
            <w:tcPrChange w:id="616" w:author="Shah Ashay" w:date="2018-04-16T16:55:00Z">
              <w:tcPr>
                <w:tcW w:w="2070" w:type="dxa"/>
              </w:tcPr>
            </w:tcPrChange>
          </w:tcPr>
          <w:p w14:paraId="60DAA3D7" w14:textId="77777777" w:rsidR="00546513" w:rsidRPr="00D626C8" w:rsidRDefault="00546513" w:rsidP="00546513">
            <w:pPr>
              <w:keepNext/>
              <w:keepLines/>
              <w:rPr>
                <w:rFonts w:cs="Arial"/>
                <w:sz w:val="20"/>
                <w:szCs w:val="20"/>
                <w:rPrChange w:id="617" w:author="Shah Ashay" w:date="2018-04-16T16:55:00Z">
                  <w:rPr>
                    <w:rFonts w:asciiTheme="minorHAnsi" w:hAnsiTheme="minorHAnsi"/>
                    <w:sz w:val="20"/>
                    <w:szCs w:val="20"/>
                  </w:rPr>
                </w:rPrChange>
              </w:rPr>
            </w:pPr>
            <w:r w:rsidRPr="00D626C8">
              <w:rPr>
                <w:rFonts w:cs="Arial"/>
                <w:sz w:val="20"/>
                <w:szCs w:val="20"/>
                <w:rPrChange w:id="618" w:author="Shah Ashay" w:date="2018-04-16T16:55:00Z">
                  <w:rPr>
                    <w:rFonts w:asciiTheme="minorHAnsi" w:hAnsiTheme="minorHAnsi"/>
                    <w:sz w:val="20"/>
                    <w:szCs w:val="20"/>
                  </w:rPr>
                </w:rPrChange>
              </w:rPr>
              <w:t xml:space="preserve">Name is displayed in </w:t>
            </w:r>
            <w:r w:rsidRPr="00D626C8">
              <w:rPr>
                <w:rFonts w:cs="Arial"/>
                <w:b/>
                <w:i/>
                <w:sz w:val="20"/>
                <w:szCs w:val="20"/>
                <w:rPrChange w:id="619" w:author="Shah Ashay" w:date="2018-04-16T16:55:00Z">
                  <w:rPr>
                    <w:rFonts w:asciiTheme="minorHAnsi" w:hAnsiTheme="minorHAnsi"/>
                    <w:b/>
                    <w:i/>
                    <w:sz w:val="20"/>
                    <w:szCs w:val="20"/>
                  </w:rPr>
                </w:rPrChange>
              </w:rPr>
              <w:t>Meter Method</w:t>
            </w:r>
          </w:p>
        </w:tc>
        <w:tc>
          <w:tcPr>
            <w:tcW w:w="1567" w:type="pct"/>
            <w:tcPrChange w:id="620" w:author="Shah Ashay" w:date="2018-04-16T16:55:00Z">
              <w:tcPr>
                <w:tcW w:w="2970" w:type="dxa"/>
              </w:tcPr>
            </w:tcPrChange>
          </w:tcPr>
          <w:p w14:paraId="3ECC4CEB" w14:textId="77777777" w:rsidR="00546513" w:rsidRPr="00D626C8" w:rsidRDefault="00546513" w:rsidP="00546513">
            <w:pPr>
              <w:pStyle w:val="ListParagraph"/>
              <w:keepNext/>
              <w:keepLines/>
              <w:ind w:left="0"/>
              <w:rPr>
                <w:rFonts w:cs="Arial"/>
                <w:sz w:val="20"/>
                <w:rPrChange w:id="621" w:author="Shah Ashay" w:date="2018-04-16T16:55:00Z">
                  <w:rPr>
                    <w:rFonts w:asciiTheme="minorHAnsi" w:hAnsiTheme="minorHAnsi"/>
                    <w:sz w:val="20"/>
                  </w:rPr>
                </w:rPrChange>
              </w:rPr>
            </w:pPr>
          </w:p>
        </w:tc>
      </w:tr>
      <w:tr w:rsidR="00546513" w:rsidRPr="00D626C8" w14:paraId="1200FAB0" w14:textId="77777777" w:rsidTr="00D626C8">
        <w:trPr>
          <w:cantSplit/>
          <w:trPrChange w:id="622" w:author="Shah Ashay" w:date="2018-04-16T16:55:00Z">
            <w:trPr>
              <w:cantSplit/>
            </w:trPr>
          </w:trPrChange>
        </w:trPr>
        <w:tc>
          <w:tcPr>
            <w:tcW w:w="382" w:type="pct"/>
            <w:tcPrChange w:id="623" w:author="Shah Ashay" w:date="2018-04-16T16:55:00Z">
              <w:tcPr>
                <w:tcW w:w="655" w:type="dxa"/>
              </w:tcPr>
            </w:tcPrChange>
          </w:tcPr>
          <w:p w14:paraId="71366916" w14:textId="77777777" w:rsidR="00546513" w:rsidRPr="00D626C8" w:rsidRDefault="00546513" w:rsidP="00546513">
            <w:pPr>
              <w:pStyle w:val="TableText"/>
              <w:keepNext/>
              <w:keepLines/>
              <w:numPr>
                <w:ilvl w:val="0"/>
                <w:numId w:val="4"/>
              </w:numPr>
              <w:jc w:val="center"/>
              <w:rPr>
                <w:rFonts w:cs="Arial"/>
                <w:sz w:val="20"/>
                <w:rPrChange w:id="624" w:author="Shah Ashay" w:date="2018-04-16T16:55:00Z">
                  <w:rPr>
                    <w:rFonts w:asciiTheme="minorHAnsi" w:hAnsiTheme="minorHAnsi"/>
                    <w:sz w:val="20"/>
                  </w:rPr>
                </w:rPrChange>
              </w:rPr>
            </w:pPr>
          </w:p>
        </w:tc>
        <w:tc>
          <w:tcPr>
            <w:tcW w:w="1959" w:type="pct"/>
            <w:tcPrChange w:id="625" w:author="Shah Ashay" w:date="2018-04-16T16:55:00Z">
              <w:tcPr>
                <w:tcW w:w="3780" w:type="dxa"/>
              </w:tcPr>
            </w:tcPrChange>
          </w:tcPr>
          <w:p w14:paraId="4F6A5313" w14:textId="77777777" w:rsidR="00546513" w:rsidRPr="00D626C8" w:rsidRDefault="00546513" w:rsidP="00546513">
            <w:pPr>
              <w:pStyle w:val="TableText"/>
              <w:keepNext/>
              <w:keepLines/>
              <w:rPr>
                <w:rFonts w:cs="Arial"/>
                <w:sz w:val="20"/>
                <w:szCs w:val="20"/>
                <w:rPrChange w:id="626" w:author="Shah Ashay" w:date="2018-04-16T16:55:00Z">
                  <w:rPr>
                    <w:rFonts w:asciiTheme="minorHAnsi" w:hAnsiTheme="minorHAnsi"/>
                    <w:sz w:val="20"/>
                    <w:szCs w:val="20"/>
                  </w:rPr>
                </w:rPrChange>
              </w:rPr>
            </w:pPr>
            <w:r w:rsidRPr="00D626C8">
              <w:rPr>
                <w:rFonts w:cs="Arial"/>
                <w:sz w:val="20"/>
                <w:szCs w:val="20"/>
                <w:rPrChange w:id="627" w:author="Shah Ashay" w:date="2018-04-16T16:55:00Z">
                  <w:rPr>
                    <w:rFonts w:asciiTheme="minorHAnsi" w:hAnsiTheme="minorHAnsi"/>
                    <w:sz w:val="20"/>
                    <w:szCs w:val="20"/>
                  </w:rPr>
                </w:rPrChange>
              </w:rPr>
              <w:t xml:space="preserve">Click the </w:t>
            </w:r>
            <w:r w:rsidRPr="00D626C8">
              <w:rPr>
                <w:rFonts w:cs="Arial"/>
                <w:b/>
                <w:i/>
                <w:sz w:val="20"/>
                <w:szCs w:val="20"/>
                <w:rPrChange w:id="628" w:author="Shah Ashay" w:date="2018-04-16T16:55:00Z">
                  <w:rPr>
                    <w:rFonts w:asciiTheme="minorHAnsi" w:hAnsiTheme="minorHAnsi"/>
                    <w:b/>
                    <w:i/>
                    <w:sz w:val="20"/>
                    <w:szCs w:val="20"/>
                  </w:rPr>
                </w:rPrChange>
              </w:rPr>
              <w:t>Stream Meter Frequency</w:t>
            </w:r>
            <w:r w:rsidRPr="00D626C8">
              <w:rPr>
                <w:rFonts w:cs="Arial"/>
                <w:sz w:val="20"/>
                <w:szCs w:val="20"/>
                <w:rPrChange w:id="629" w:author="Shah Ashay" w:date="2018-04-16T16:55:00Z">
                  <w:rPr>
                    <w:rFonts w:asciiTheme="minorHAnsi" w:hAnsiTheme="minorHAnsi"/>
                    <w:sz w:val="20"/>
                    <w:szCs w:val="20"/>
                  </w:rPr>
                </w:rPrChange>
              </w:rPr>
              <w:t xml:space="preserve"> drop-down</w:t>
            </w:r>
          </w:p>
        </w:tc>
        <w:tc>
          <w:tcPr>
            <w:tcW w:w="1092" w:type="pct"/>
            <w:tcPrChange w:id="630" w:author="Shah Ashay" w:date="2018-04-16T16:55:00Z">
              <w:tcPr>
                <w:tcW w:w="2070" w:type="dxa"/>
              </w:tcPr>
            </w:tcPrChange>
          </w:tcPr>
          <w:p w14:paraId="3D01D0E6" w14:textId="77777777" w:rsidR="00546513" w:rsidRPr="00D626C8" w:rsidRDefault="00546513" w:rsidP="00546513">
            <w:pPr>
              <w:keepNext/>
              <w:keepLines/>
              <w:rPr>
                <w:rFonts w:cs="Arial"/>
                <w:sz w:val="20"/>
                <w:szCs w:val="20"/>
                <w:rPrChange w:id="631" w:author="Shah Ashay" w:date="2018-04-16T16:55:00Z">
                  <w:rPr>
                    <w:rFonts w:asciiTheme="minorHAnsi" w:hAnsiTheme="minorHAnsi"/>
                    <w:sz w:val="20"/>
                    <w:szCs w:val="20"/>
                  </w:rPr>
                </w:rPrChange>
              </w:rPr>
            </w:pPr>
            <w:r w:rsidRPr="00D626C8">
              <w:rPr>
                <w:rFonts w:cs="Arial"/>
                <w:sz w:val="20"/>
                <w:szCs w:val="20"/>
                <w:rPrChange w:id="632" w:author="Shah Ashay" w:date="2018-04-16T16:55:00Z">
                  <w:rPr>
                    <w:rFonts w:asciiTheme="minorHAnsi" w:hAnsiTheme="minorHAnsi"/>
                    <w:sz w:val="20"/>
                    <w:szCs w:val="20"/>
                  </w:rPr>
                </w:rPrChange>
              </w:rPr>
              <w:t>Stream meter frequency options appear in a drop-down list</w:t>
            </w:r>
          </w:p>
        </w:tc>
        <w:tc>
          <w:tcPr>
            <w:tcW w:w="1567" w:type="pct"/>
            <w:tcPrChange w:id="633" w:author="Shah Ashay" w:date="2018-04-16T16:55:00Z">
              <w:tcPr>
                <w:tcW w:w="2970" w:type="dxa"/>
              </w:tcPr>
            </w:tcPrChange>
          </w:tcPr>
          <w:p w14:paraId="09B7EEF6" w14:textId="77777777" w:rsidR="00546513" w:rsidRPr="00D626C8" w:rsidRDefault="00546513" w:rsidP="00546513">
            <w:pPr>
              <w:pStyle w:val="ListParagraph"/>
              <w:keepNext/>
              <w:keepLines/>
              <w:ind w:left="0"/>
              <w:rPr>
                <w:rFonts w:cs="Arial"/>
                <w:sz w:val="20"/>
                <w:rPrChange w:id="634" w:author="Shah Ashay" w:date="2018-04-16T16:55:00Z">
                  <w:rPr>
                    <w:rFonts w:asciiTheme="minorHAnsi" w:hAnsiTheme="minorHAnsi"/>
                    <w:sz w:val="20"/>
                  </w:rPr>
                </w:rPrChange>
              </w:rPr>
            </w:pPr>
            <w:r w:rsidRPr="00D626C8">
              <w:rPr>
                <w:rFonts w:cs="Arial"/>
                <w:sz w:val="20"/>
                <w:rPrChange w:id="635" w:author="Shah Ashay" w:date="2018-04-16T16:55:00Z">
                  <w:rPr>
                    <w:rFonts w:asciiTheme="minorHAnsi" w:hAnsiTheme="minorHAnsi"/>
                    <w:sz w:val="20"/>
                  </w:rPr>
                </w:rPrChange>
              </w:rPr>
              <w:t xml:space="preserve">If </w:t>
            </w:r>
            <w:r w:rsidRPr="00D626C8">
              <w:rPr>
                <w:rFonts w:cs="Arial"/>
                <w:b/>
                <w:i/>
                <w:sz w:val="20"/>
                <w:rPrChange w:id="636" w:author="Shah Ashay" w:date="2018-04-16T16:55:00Z">
                  <w:rPr>
                    <w:rFonts w:asciiTheme="minorHAnsi" w:hAnsiTheme="minorHAnsi"/>
                    <w:b/>
                    <w:i/>
                    <w:sz w:val="20"/>
                  </w:rPr>
                </w:rPrChange>
              </w:rPr>
              <w:t xml:space="preserve"> Meter Method</w:t>
            </w:r>
            <w:r w:rsidRPr="00D626C8">
              <w:rPr>
                <w:rFonts w:cs="Arial"/>
                <w:sz w:val="20"/>
                <w:rPrChange w:id="637" w:author="Shah Ashay" w:date="2018-04-16T16:55:00Z">
                  <w:rPr>
                    <w:rFonts w:asciiTheme="minorHAnsi" w:hAnsiTheme="minorHAnsi"/>
                    <w:sz w:val="20"/>
                  </w:rPr>
                </w:rPrChange>
              </w:rPr>
              <w:t xml:space="preserve"> is “Irregular events,” </w:t>
            </w:r>
            <w:r w:rsidRPr="00D626C8">
              <w:rPr>
                <w:rFonts w:cs="Arial"/>
                <w:b/>
                <w:i/>
                <w:sz w:val="20"/>
                <w:rPrChange w:id="638" w:author="Shah Ashay" w:date="2018-04-16T16:55:00Z">
                  <w:rPr>
                    <w:rFonts w:asciiTheme="minorHAnsi" w:hAnsiTheme="minorHAnsi"/>
                    <w:b/>
                    <w:i/>
                    <w:sz w:val="20"/>
                  </w:rPr>
                </w:rPrChange>
              </w:rPr>
              <w:t>Stream meter frequency</w:t>
            </w:r>
            <w:r w:rsidRPr="00D626C8">
              <w:rPr>
                <w:rFonts w:cs="Arial"/>
                <w:sz w:val="20"/>
                <w:rPrChange w:id="639" w:author="Shah Ashay" w:date="2018-04-16T16:55:00Z">
                  <w:rPr>
                    <w:rFonts w:asciiTheme="minorHAnsi" w:hAnsiTheme="minorHAnsi"/>
                    <w:sz w:val="20"/>
                  </w:rPr>
                </w:rPrChange>
              </w:rPr>
              <w:t xml:space="preserve"> options include:</w:t>
            </w:r>
          </w:p>
          <w:p w14:paraId="102BF82C" w14:textId="46332F7B" w:rsidR="00552075" w:rsidRPr="00D626C8" w:rsidRDefault="00552075" w:rsidP="00552075">
            <w:pPr>
              <w:pStyle w:val="ListParagraph"/>
              <w:keepNext/>
              <w:keepLines/>
              <w:numPr>
                <w:ilvl w:val="0"/>
                <w:numId w:val="31"/>
              </w:numPr>
              <w:rPr>
                <w:rFonts w:cs="Arial"/>
                <w:b/>
                <w:sz w:val="20"/>
                <w:rPrChange w:id="640" w:author="Shah Ashay" w:date="2018-04-16T16:55:00Z">
                  <w:rPr>
                    <w:rFonts w:asciiTheme="minorHAnsi" w:hAnsiTheme="minorHAnsi"/>
                    <w:b/>
                    <w:sz w:val="20"/>
                  </w:rPr>
                </w:rPrChange>
              </w:rPr>
            </w:pPr>
            <w:r w:rsidRPr="00D626C8">
              <w:rPr>
                <w:rFonts w:cs="Arial"/>
                <w:b/>
                <w:sz w:val="20"/>
                <w:rPrChange w:id="641" w:author="Shah Ashay" w:date="2018-04-16T16:55:00Z">
                  <w:rPr>
                    <w:rFonts w:asciiTheme="minorHAnsi" w:hAnsiTheme="minorHAnsi"/>
                    <w:b/>
                    <w:sz w:val="20"/>
                  </w:rPr>
                </w:rPrChange>
              </w:rPr>
              <w:t xml:space="preserve"> Month   </w:t>
            </w:r>
          </w:p>
          <w:p w14:paraId="01DC796B" w14:textId="77777777" w:rsidR="00552075" w:rsidRPr="00D626C8" w:rsidRDefault="00552075" w:rsidP="00552075">
            <w:pPr>
              <w:pStyle w:val="ListParagraph"/>
              <w:keepNext/>
              <w:keepLines/>
              <w:numPr>
                <w:ilvl w:val="0"/>
                <w:numId w:val="31"/>
              </w:numPr>
              <w:rPr>
                <w:rFonts w:cs="Arial"/>
                <w:b/>
                <w:sz w:val="20"/>
                <w:rPrChange w:id="642" w:author="Shah Ashay" w:date="2018-04-16T16:55:00Z">
                  <w:rPr>
                    <w:rFonts w:asciiTheme="minorHAnsi" w:hAnsiTheme="minorHAnsi"/>
                    <w:b/>
                    <w:sz w:val="20"/>
                  </w:rPr>
                </w:rPrChange>
              </w:rPr>
            </w:pPr>
            <w:r w:rsidRPr="00D626C8">
              <w:rPr>
                <w:rFonts w:cs="Arial"/>
                <w:b/>
                <w:sz w:val="20"/>
                <w:rPrChange w:id="643" w:author="Shah Ashay" w:date="2018-04-16T16:55:00Z">
                  <w:rPr>
                    <w:rFonts w:asciiTheme="minorHAnsi" w:hAnsiTheme="minorHAnsi"/>
                    <w:b/>
                    <w:sz w:val="20"/>
                  </w:rPr>
                </w:rPrChange>
              </w:rPr>
              <w:t xml:space="preserve"> Day  </w:t>
            </w:r>
          </w:p>
          <w:p w14:paraId="060F3F6D" w14:textId="022AB1A7" w:rsidR="00546513" w:rsidRPr="00D626C8" w:rsidRDefault="00552075" w:rsidP="00552075">
            <w:pPr>
              <w:keepNext/>
              <w:keepLines/>
              <w:numPr>
                <w:ilvl w:val="0"/>
                <w:numId w:val="31"/>
              </w:numPr>
              <w:rPr>
                <w:rFonts w:cs="Arial"/>
                <w:sz w:val="20"/>
                <w:rPrChange w:id="644" w:author="Shah Ashay" w:date="2018-04-16T16:55:00Z">
                  <w:rPr>
                    <w:rFonts w:asciiTheme="minorHAnsi" w:hAnsiTheme="minorHAnsi"/>
                    <w:sz w:val="20"/>
                  </w:rPr>
                </w:rPrChange>
              </w:rPr>
            </w:pPr>
            <w:r w:rsidRPr="00D626C8">
              <w:rPr>
                <w:rFonts w:cs="Arial"/>
                <w:b/>
                <w:sz w:val="20"/>
                <w:rPrChange w:id="645" w:author="Shah Ashay" w:date="2018-04-16T16:55:00Z">
                  <w:rPr>
                    <w:rFonts w:asciiTheme="minorHAnsi" w:hAnsiTheme="minorHAnsi"/>
                    <w:b/>
                    <w:sz w:val="20"/>
                  </w:rPr>
                </w:rPrChange>
              </w:rPr>
              <w:t xml:space="preserve"> One Hour </w:t>
            </w:r>
          </w:p>
        </w:tc>
      </w:tr>
      <w:tr w:rsidR="00546513" w:rsidRPr="00D626C8" w14:paraId="23636D5A" w14:textId="77777777" w:rsidTr="00D626C8">
        <w:trPr>
          <w:cantSplit/>
          <w:trPrChange w:id="646" w:author="Shah Ashay" w:date="2018-04-16T16:55:00Z">
            <w:trPr>
              <w:cantSplit/>
            </w:trPr>
          </w:trPrChange>
        </w:trPr>
        <w:tc>
          <w:tcPr>
            <w:tcW w:w="382" w:type="pct"/>
            <w:tcPrChange w:id="647" w:author="Shah Ashay" w:date="2018-04-16T16:55:00Z">
              <w:tcPr>
                <w:tcW w:w="655" w:type="dxa"/>
              </w:tcPr>
            </w:tcPrChange>
          </w:tcPr>
          <w:p w14:paraId="4A9DED5B" w14:textId="77777777" w:rsidR="00546513" w:rsidRPr="00D626C8" w:rsidRDefault="00546513" w:rsidP="00546513">
            <w:pPr>
              <w:pStyle w:val="TableText"/>
              <w:keepNext/>
              <w:keepLines/>
              <w:numPr>
                <w:ilvl w:val="0"/>
                <w:numId w:val="4"/>
              </w:numPr>
              <w:rPr>
                <w:rFonts w:cs="Arial"/>
                <w:sz w:val="20"/>
                <w:rPrChange w:id="648" w:author="Shah Ashay" w:date="2018-04-16T16:55:00Z">
                  <w:rPr>
                    <w:rFonts w:asciiTheme="minorHAnsi" w:hAnsiTheme="minorHAnsi"/>
                    <w:sz w:val="20"/>
                  </w:rPr>
                </w:rPrChange>
              </w:rPr>
            </w:pPr>
          </w:p>
        </w:tc>
        <w:tc>
          <w:tcPr>
            <w:tcW w:w="1959" w:type="pct"/>
            <w:tcPrChange w:id="649" w:author="Shah Ashay" w:date="2018-04-16T16:55:00Z">
              <w:tcPr>
                <w:tcW w:w="3780" w:type="dxa"/>
              </w:tcPr>
            </w:tcPrChange>
          </w:tcPr>
          <w:p w14:paraId="27A79779" w14:textId="77777777" w:rsidR="00546513" w:rsidRPr="00D626C8" w:rsidRDefault="00546513" w:rsidP="00546513">
            <w:pPr>
              <w:pStyle w:val="TableText"/>
              <w:keepNext/>
              <w:keepLines/>
              <w:rPr>
                <w:rFonts w:cs="Arial"/>
                <w:sz w:val="20"/>
                <w:szCs w:val="20"/>
                <w:rPrChange w:id="650" w:author="Shah Ashay" w:date="2018-04-16T16:55:00Z">
                  <w:rPr>
                    <w:rFonts w:asciiTheme="minorHAnsi" w:hAnsiTheme="minorHAnsi"/>
                    <w:sz w:val="20"/>
                    <w:szCs w:val="20"/>
                  </w:rPr>
                </w:rPrChange>
              </w:rPr>
            </w:pPr>
            <w:r w:rsidRPr="00D626C8">
              <w:rPr>
                <w:rFonts w:cs="Arial"/>
                <w:sz w:val="20"/>
                <w:szCs w:val="20"/>
                <w:rPrChange w:id="651" w:author="Shah Ashay" w:date="2018-04-16T16:55:00Z">
                  <w:rPr>
                    <w:rFonts w:asciiTheme="minorHAnsi" w:hAnsiTheme="minorHAnsi"/>
                    <w:sz w:val="20"/>
                    <w:szCs w:val="20"/>
                  </w:rPr>
                </w:rPrChange>
              </w:rPr>
              <w:t xml:space="preserve">Select the correct </w:t>
            </w:r>
            <w:r w:rsidRPr="00D626C8">
              <w:rPr>
                <w:rFonts w:cs="Arial"/>
                <w:b/>
                <w:i/>
                <w:sz w:val="20"/>
                <w:szCs w:val="20"/>
                <w:rPrChange w:id="652" w:author="Shah Ashay" w:date="2018-04-16T16:55:00Z">
                  <w:rPr>
                    <w:rFonts w:asciiTheme="minorHAnsi" w:hAnsiTheme="minorHAnsi"/>
                    <w:b/>
                    <w:i/>
                    <w:sz w:val="20"/>
                    <w:szCs w:val="20"/>
                  </w:rPr>
                </w:rPrChange>
              </w:rPr>
              <w:t xml:space="preserve">Stream Meter Frequency </w:t>
            </w:r>
            <w:r w:rsidRPr="00D626C8">
              <w:rPr>
                <w:rFonts w:cs="Arial"/>
                <w:sz w:val="20"/>
                <w:szCs w:val="20"/>
                <w:rPrChange w:id="653" w:author="Shah Ashay" w:date="2018-04-16T16:55:00Z">
                  <w:rPr>
                    <w:rFonts w:asciiTheme="minorHAnsi" w:hAnsiTheme="minorHAnsi"/>
                    <w:sz w:val="20"/>
                    <w:szCs w:val="20"/>
                  </w:rPr>
                </w:rPrChange>
              </w:rPr>
              <w:t>from the drop-down</w:t>
            </w:r>
          </w:p>
        </w:tc>
        <w:tc>
          <w:tcPr>
            <w:tcW w:w="1092" w:type="pct"/>
            <w:tcPrChange w:id="654" w:author="Shah Ashay" w:date="2018-04-16T16:55:00Z">
              <w:tcPr>
                <w:tcW w:w="2070" w:type="dxa"/>
              </w:tcPr>
            </w:tcPrChange>
          </w:tcPr>
          <w:p w14:paraId="636AC782" w14:textId="77777777" w:rsidR="00546513" w:rsidRPr="00D626C8" w:rsidRDefault="00546513" w:rsidP="00546513">
            <w:pPr>
              <w:keepNext/>
              <w:keepLines/>
              <w:rPr>
                <w:rFonts w:cs="Arial"/>
                <w:sz w:val="20"/>
                <w:szCs w:val="20"/>
                <w:rPrChange w:id="655" w:author="Shah Ashay" w:date="2018-04-16T16:55:00Z">
                  <w:rPr>
                    <w:rFonts w:asciiTheme="minorHAnsi" w:hAnsiTheme="minorHAnsi"/>
                    <w:sz w:val="20"/>
                    <w:szCs w:val="20"/>
                  </w:rPr>
                </w:rPrChange>
              </w:rPr>
            </w:pPr>
            <w:r w:rsidRPr="00D626C8">
              <w:rPr>
                <w:rFonts w:cs="Arial"/>
                <w:sz w:val="20"/>
                <w:szCs w:val="20"/>
                <w:rPrChange w:id="656" w:author="Shah Ashay" w:date="2018-04-16T16:55:00Z">
                  <w:rPr>
                    <w:rFonts w:asciiTheme="minorHAnsi" w:hAnsiTheme="minorHAnsi"/>
                    <w:sz w:val="20"/>
                    <w:szCs w:val="20"/>
                  </w:rPr>
                </w:rPrChange>
              </w:rPr>
              <w:t xml:space="preserve">Name is displayed in </w:t>
            </w:r>
            <w:r w:rsidRPr="00D626C8">
              <w:rPr>
                <w:rFonts w:cs="Arial"/>
                <w:b/>
                <w:i/>
                <w:sz w:val="20"/>
                <w:szCs w:val="20"/>
                <w:rPrChange w:id="657" w:author="Shah Ashay" w:date="2018-04-16T16:55:00Z">
                  <w:rPr>
                    <w:rFonts w:asciiTheme="minorHAnsi" w:hAnsiTheme="minorHAnsi"/>
                    <w:b/>
                    <w:i/>
                    <w:sz w:val="20"/>
                    <w:szCs w:val="20"/>
                  </w:rPr>
                </w:rPrChange>
              </w:rPr>
              <w:t>Stream Meter Frequency</w:t>
            </w:r>
          </w:p>
        </w:tc>
        <w:tc>
          <w:tcPr>
            <w:tcW w:w="1567" w:type="pct"/>
            <w:tcPrChange w:id="658" w:author="Shah Ashay" w:date="2018-04-16T16:55:00Z">
              <w:tcPr>
                <w:tcW w:w="2970" w:type="dxa"/>
              </w:tcPr>
            </w:tcPrChange>
          </w:tcPr>
          <w:p w14:paraId="1274BC2B" w14:textId="77777777" w:rsidR="00546513" w:rsidRPr="00D626C8" w:rsidRDefault="00546513" w:rsidP="00546513">
            <w:pPr>
              <w:pStyle w:val="ListParagraph"/>
              <w:keepNext/>
              <w:keepLines/>
              <w:ind w:left="0"/>
              <w:rPr>
                <w:rFonts w:cs="Arial"/>
                <w:sz w:val="20"/>
                <w:rPrChange w:id="659" w:author="Shah Ashay" w:date="2018-04-16T16:55:00Z">
                  <w:rPr>
                    <w:rFonts w:asciiTheme="minorHAnsi" w:hAnsiTheme="minorHAnsi"/>
                    <w:sz w:val="20"/>
                  </w:rPr>
                </w:rPrChange>
              </w:rPr>
            </w:pPr>
          </w:p>
        </w:tc>
      </w:tr>
      <w:tr w:rsidR="00546513" w:rsidRPr="00D626C8" w14:paraId="43B5CF31" w14:textId="77777777" w:rsidTr="00D626C8">
        <w:trPr>
          <w:cantSplit/>
          <w:trPrChange w:id="660" w:author="Shah Ashay" w:date="2018-04-16T16:55:00Z">
            <w:trPr>
              <w:cantSplit/>
            </w:trPr>
          </w:trPrChange>
        </w:trPr>
        <w:tc>
          <w:tcPr>
            <w:tcW w:w="382" w:type="pct"/>
            <w:tcPrChange w:id="661" w:author="Shah Ashay" w:date="2018-04-16T16:55:00Z">
              <w:tcPr>
                <w:tcW w:w="655" w:type="dxa"/>
              </w:tcPr>
            </w:tcPrChange>
          </w:tcPr>
          <w:p w14:paraId="3866E439" w14:textId="77777777" w:rsidR="00546513" w:rsidRPr="00D626C8" w:rsidRDefault="00546513" w:rsidP="00546513">
            <w:pPr>
              <w:pStyle w:val="TableText"/>
              <w:keepNext/>
              <w:keepLines/>
              <w:numPr>
                <w:ilvl w:val="0"/>
                <w:numId w:val="4"/>
              </w:numPr>
              <w:rPr>
                <w:rFonts w:cs="Arial"/>
                <w:sz w:val="20"/>
                <w:rPrChange w:id="662" w:author="Shah Ashay" w:date="2018-04-16T16:55:00Z">
                  <w:rPr>
                    <w:rFonts w:asciiTheme="minorHAnsi" w:hAnsiTheme="minorHAnsi"/>
                    <w:sz w:val="20"/>
                  </w:rPr>
                </w:rPrChange>
              </w:rPr>
            </w:pPr>
          </w:p>
        </w:tc>
        <w:tc>
          <w:tcPr>
            <w:tcW w:w="1959" w:type="pct"/>
            <w:tcPrChange w:id="663" w:author="Shah Ashay" w:date="2018-04-16T16:55:00Z">
              <w:tcPr>
                <w:tcW w:w="3780" w:type="dxa"/>
              </w:tcPr>
            </w:tcPrChange>
          </w:tcPr>
          <w:p w14:paraId="5E4E1FF8" w14:textId="77777777" w:rsidR="00546513" w:rsidRPr="00D626C8" w:rsidRDefault="00546513" w:rsidP="00546513">
            <w:pPr>
              <w:pStyle w:val="TableText"/>
              <w:keepNext/>
              <w:keepLines/>
              <w:rPr>
                <w:rFonts w:cs="Arial"/>
                <w:sz w:val="20"/>
                <w:szCs w:val="20"/>
                <w:rPrChange w:id="664" w:author="Shah Ashay" w:date="2018-04-16T16:55:00Z">
                  <w:rPr>
                    <w:rFonts w:asciiTheme="minorHAnsi" w:hAnsiTheme="minorHAnsi"/>
                    <w:sz w:val="20"/>
                    <w:szCs w:val="20"/>
                  </w:rPr>
                </w:rPrChange>
              </w:rPr>
            </w:pPr>
            <w:r w:rsidRPr="00D626C8">
              <w:rPr>
                <w:rFonts w:cs="Arial"/>
                <w:sz w:val="20"/>
                <w:szCs w:val="20"/>
                <w:rPrChange w:id="665" w:author="Shah Ashay" w:date="2018-04-16T16:55:00Z">
                  <w:rPr>
                    <w:rFonts w:asciiTheme="minorHAnsi" w:hAnsiTheme="minorHAnsi"/>
                    <w:sz w:val="20"/>
                    <w:szCs w:val="20"/>
                  </w:rPr>
                </w:rPrChange>
              </w:rPr>
              <w:t xml:space="preserve">Click the </w:t>
            </w:r>
            <w:r w:rsidRPr="00D626C8">
              <w:rPr>
                <w:rFonts w:cs="Arial"/>
                <w:b/>
                <w:i/>
                <w:sz w:val="20"/>
                <w:szCs w:val="20"/>
                <w:rPrChange w:id="666" w:author="Shah Ashay" w:date="2018-04-16T16:55:00Z">
                  <w:rPr>
                    <w:rFonts w:asciiTheme="minorHAnsi" w:hAnsiTheme="minorHAnsi"/>
                    <w:b/>
                    <w:i/>
                    <w:sz w:val="20"/>
                    <w:szCs w:val="20"/>
                  </w:rPr>
                </w:rPrChange>
              </w:rPr>
              <w:t>Alloc Period</w:t>
            </w:r>
            <w:r w:rsidRPr="00D626C8">
              <w:rPr>
                <w:rFonts w:cs="Arial"/>
                <w:sz w:val="20"/>
                <w:szCs w:val="20"/>
                <w:rPrChange w:id="667" w:author="Shah Ashay" w:date="2018-04-16T16:55:00Z">
                  <w:rPr>
                    <w:rFonts w:asciiTheme="minorHAnsi" w:hAnsiTheme="minorHAnsi"/>
                    <w:sz w:val="20"/>
                    <w:szCs w:val="20"/>
                  </w:rPr>
                </w:rPrChange>
              </w:rPr>
              <w:t xml:space="preserve"> drop-down</w:t>
            </w:r>
          </w:p>
        </w:tc>
        <w:tc>
          <w:tcPr>
            <w:tcW w:w="1092" w:type="pct"/>
            <w:tcPrChange w:id="668" w:author="Shah Ashay" w:date="2018-04-16T16:55:00Z">
              <w:tcPr>
                <w:tcW w:w="2070" w:type="dxa"/>
              </w:tcPr>
            </w:tcPrChange>
          </w:tcPr>
          <w:p w14:paraId="762D4EF2" w14:textId="77777777" w:rsidR="00546513" w:rsidRPr="00D626C8" w:rsidRDefault="00546513" w:rsidP="00546513">
            <w:pPr>
              <w:keepNext/>
              <w:keepLines/>
              <w:rPr>
                <w:rFonts w:cs="Arial"/>
                <w:sz w:val="20"/>
                <w:szCs w:val="20"/>
                <w:rPrChange w:id="669" w:author="Shah Ashay" w:date="2018-04-16T16:55:00Z">
                  <w:rPr>
                    <w:rFonts w:asciiTheme="minorHAnsi" w:hAnsiTheme="minorHAnsi"/>
                    <w:sz w:val="20"/>
                    <w:szCs w:val="20"/>
                  </w:rPr>
                </w:rPrChange>
              </w:rPr>
            </w:pPr>
            <w:r w:rsidRPr="00D626C8">
              <w:rPr>
                <w:rFonts w:cs="Arial"/>
                <w:sz w:val="20"/>
                <w:szCs w:val="20"/>
                <w:rPrChange w:id="670" w:author="Shah Ashay" w:date="2018-04-16T16:55:00Z">
                  <w:rPr>
                    <w:rFonts w:asciiTheme="minorHAnsi" w:hAnsiTheme="minorHAnsi"/>
                    <w:sz w:val="20"/>
                    <w:szCs w:val="20"/>
                  </w:rPr>
                </w:rPrChange>
              </w:rPr>
              <w:t>Alloc period options appear in a drop-down list</w:t>
            </w:r>
          </w:p>
        </w:tc>
        <w:tc>
          <w:tcPr>
            <w:tcW w:w="1567" w:type="pct"/>
            <w:tcPrChange w:id="671" w:author="Shah Ashay" w:date="2018-04-16T16:55:00Z">
              <w:tcPr>
                <w:tcW w:w="2970" w:type="dxa"/>
              </w:tcPr>
            </w:tcPrChange>
          </w:tcPr>
          <w:p w14:paraId="433AA2A9" w14:textId="77777777" w:rsidR="00546513" w:rsidRPr="00D626C8" w:rsidRDefault="00546513" w:rsidP="00546513">
            <w:pPr>
              <w:pStyle w:val="ListParagraph"/>
              <w:keepNext/>
              <w:keepLines/>
              <w:ind w:left="0"/>
              <w:rPr>
                <w:rFonts w:cs="Arial"/>
                <w:sz w:val="20"/>
                <w:rPrChange w:id="672" w:author="Shah Ashay" w:date="2018-04-16T16:55:00Z">
                  <w:rPr>
                    <w:rFonts w:asciiTheme="minorHAnsi" w:hAnsiTheme="minorHAnsi"/>
                    <w:sz w:val="20"/>
                  </w:rPr>
                </w:rPrChange>
              </w:rPr>
            </w:pPr>
            <w:r w:rsidRPr="00D626C8">
              <w:rPr>
                <w:rFonts w:cs="Arial"/>
                <w:sz w:val="20"/>
                <w:rPrChange w:id="673" w:author="Shah Ashay" w:date="2018-04-16T16:55:00Z">
                  <w:rPr>
                    <w:rFonts w:asciiTheme="minorHAnsi" w:hAnsiTheme="minorHAnsi"/>
                    <w:sz w:val="20"/>
                  </w:rPr>
                </w:rPrChange>
              </w:rPr>
              <w:t>Alloc period options include:</w:t>
            </w:r>
          </w:p>
          <w:p w14:paraId="0BC80299" w14:textId="77777777" w:rsidR="00552075" w:rsidRPr="00D626C8" w:rsidRDefault="00552075" w:rsidP="00552075">
            <w:pPr>
              <w:pStyle w:val="ListParagraph"/>
              <w:keepNext/>
              <w:keepLines/>
              <w:numPr>
                <w:ilvl w:val="0"/>
                <w:numId w:val="31"/>
              </w:numPr>
              <w:rPr>
                <w:rFonts w:cs="Arial"/>
                <w:b/>
                <w:sz w:val="20"/>
                <w:rPrChange w:id="674" w:author="Shah Ashay" w:date="2018-04-16T16:55:00Z">
                  <w:rPr>
                    <w:rFonts w:asciiTheme="minorHAnsi" w:hAnsiTheme="minorHAnsi"/>
                    <w:b/>
                    <w:sz w:val="20"/>
                  </w:rPr>
                </w:rPrChange>
              </w:rPr>
            </w:pPr>
            <w:r w:rsidRPr="00D626C8">
              <w:rPr>
                <w:rFonts w:cs="Arial"/>
                <w:b/>
                <w:sz w:val="20"/>
                <w:rPrChange w:id="675" w:author="Shah Ashay" w:date="2018-04-16T16:55:00Z">
                  <w:rPr>
                    <w:rFonts w:asciiTheme="minorHAnsi" w:hAnsiTheme="minorHAnsi"/>
                    <w:b/>
                    <w:sz w:val="20"/>
                  </w:rPr>
                </w:rPrChange>
              </w:rPr>
              <w:t xml:space="preserve">Daily   </w:t>
            </w:r>
          </w:p>
          <w:p w14:paraId="131852BE" w14:textId="77777777" w:rsidR="00552075" w:rsidRPr="00D626C8" w:rsidRDefault="00552075" w:rsidP="00552075">
            <w:pPr>
              <w:pStyle w:val="ListParagraph"/>
              <w:keepNext/>
              <w:keepLines/>
              <w:numPr>
                <w:ilvl w:val="0"/>
                <w:numId w:val="31"/>
              </w:numPr>
              <w:rPr>
                <w:rFonts w:cs="Arial"/>
                <w:b/>
                <w:sz w:val="20"/>
                <w:rPrChange w:id="676" w:author="Shah Ashay" w:date="2018-04-16T16:55:00Z">
                  <w:rPr>
                    <w:rFonts w:asciiTheme="minorHAnsi" w:hAnsiTheme="minorHAnsi"/>
                    <w:b/>
                    <w:sz w:val="20"/>
                  </w:rPr>
                </w:rPrChange>
              </w:rPr>
            </w:pPr>
            <w:r w:rsidRPr="00D626C8">
              <w:rPr>
                <w:rFonts w:cs="Arial"/>
                <w:b/>
                <w:sz w:val="20"/>
                <w:rPrChange w:id="677" w:author="Shah Ashay" w:date="2018-04-16T16:55:00Z">
                  <w:rPr>
                    <w:rFonts w:asciiTheme="minorHAnsi" w:hAnsiTheme="minorHAnsi"/>
                    <w:b/>
                    <w:sz w:val="20"/>
                  </w:rPr>
                </w:rPrChange>
              </w:rPr>
              <w:t xml:space="preserve"> Monthly  </w:t>
            </w:r>
          </w:p>
          <w:p w14:paraId="272B0E7A" w14:textId="77777777" w:rsidR="00552075" w:rsidRPr="00D626C8" w:rsidRDefault="00552075" w:rsidP="00552075">
            <w:pPr>
              <w:pStyle w:val="ListParagraph"/>
              <w:keepNext/>
              <w:keepLines/>
              <w:numPr>
                <w:ilvl w:val="0"/>
                <w:numId w:val="31"/>
              </w:numPr>
              <w:rPr>
                <w:rFonts w:cs="Arial"/>
                <w:b/>
                <w:sz w:val="20"/>
                <w:rPrChange w:id="678" w:author="Shah Ashay" w:date="2018-04-16T16:55:00Z">
                  <w:rPr>
                    <w:rFonts w:asciiTheme="minorHAnsi" w:hAnsiTheme="minorHAnsi"/>
                    <w:b/>
                    <w:sz w:val="20"/>
                  </w:rPr>
                </w:rPrChange>
              </w:rPr>
            </w:pPr>
            <w:r w:rsidRPr="00D626C8">
              <w:rPr>
                <w:rFonts w:cs="Arial"/>
                <w:b/>
                <w:sz w:val="20"/>
                <w:rPrChange w:id="679" w:author="Shah Ashay" w:date="2018-04-16T16:55:00Z">
                  <w:rPr>
                    <w:rFonts w:asciiTheme="minorHAnsi" w:hAnsiTheme="minorHAnsi"/>
                    <w:b/>
                    <w:sz w:val="20"/>
                  </w:rPr>
                </w:rPrChange>
              </w:rPr>
              <w:t xml:space="preserve"> Yearly  </w:t>
            </w:r>
          </w:p>
          <w:p w14:paraId="39D734CA" w14:textId="77777777" w:rsidR="00552075" w:rsidRPr="00D626C8" w:rsidRDefault="00552075" w:rsidP="00552075">
            <w:pPr>
              <w:pStyle w:val="ListParagraph"/>
              <w:keepNext/>
              <w:keepLines/>
              <w:numPr>
                <w:ilvl w:val="0"/>
                <w:numId w:val="31"/>
              </w:numPr>
              <w:rPr>
                <w:rFonts w:cs="Arial"/>
                <w:b/>
                <w:sz w:val="20"/>
                <w:rPrChange w:id="680" w:author="Shah Ashay" w:date="2018-04-16T16:55:00Z">
                  <w:rPr>
                    <w:rFonts w:asciiTheme="minorHAnsi" w:hAnsiTheme="minorHAnsi"/>
                    <w:b/>
                    <w:sz w:val="20"/>
                  </w:rPr>
                </w:rPrChange>
              </w:rPr>
            </w:pPr>
            <w:r w:rsidRPr="00D626C8">
              <w:rPr>
                <w:rFonts w:cs="Arial"/>
                <w:b/>
                <w:sz w:val="20"/>
                <w:rPrChange w:id="681" w:author="Shah Ashay" w:date="2018-04-16T16:55:00Z">
                  <w:rPr>
                    <w:rFonts w:asciiTheme="minorHAnsi" w:hAnsiTheme="minorHAnsi"/>
                    <w:b/>
                    <w:sz w:val="20"/>
                  </w:rPr>
                </w:rPrChange>
              </w:rPr>
              <w:t xml:space="preserve"> Daily and monthly  </w:t>
            </w:r>
          </w:p>
          <w:p w14:paraId="1010F464" w14:textId="77777777" w:rsidR="00552075" w:rsidRPr="00D626C8" w:rsidRDefault="00552075" w:rsidP="00552075">
            <w:pPr>
              <w:pStyle w:val="ListParagraph"/>
              <w:keepNext/>
              <w:keepLines/>
              <w:numPr>
                <w:ilvl w:val="0"/>
                <w:numId w:val="31"/>
              </w:numPr>
              <w:rPr>
                <w:rFonts w:cs="Arial"/>
                <w:b/>
                <w:sz w:val="20"/>
                <w:rPrChange w:id="682" w:author="Shah Ashay" w:date="2018-04-16T16:55:00Z">
                  <w:rPr>
                    <w:rFonts w:asciiTheme="minorHAnsi" w:hAnsiTheme="minorHAnsi"/>
                    <w:b/>
                    <w:sz w:val="20"/>
                  </w:rPr>
                </w:rPrChange>
              </w:rPr>
            </w:pPr>
            <w:r w:rsidRPr="00D626C8">
              <w:rPr>
                <w:rFonts w:cs="Arial"/>
                <w:b/>
                <w:sz w:val="20"/>
                <w:rPrChange w:id="683" w:author="Shah Ashay" w:date="2018-04-16T16:55:00Z">
                  <w:rPr>
                    <w:rFonts w:asciiTheme="minorHAnsi" w:hAnsiTheme="minorHAnsi"/>
                    <w:b/>
                    <w:sz w:val="20"/>
                  </w:rPr>
                </w:rPrChange>
              </w:rPr>
              <w:t xml:space="preserve"> Daily, monthly and yearly  </w:t>
            </w:r>
          </w:p>
          <w:p w14:paraId="757C4CFC" w14:textId="77777777" w:rsidR="00552075" w:rsidRPr="00D626C8" w:rsidRDefault="00552075" w:rsidP="00552075">
            <w:pPr>
              <w:pStyle w:val="ListParagraph"/>
              <w:keepNext/>
              <w:keepLines/>
              <w:numPr>
                <w:ilvl w:val="0"/>
                <w:numId w:val="31"/>
              </w:numPr>
              <w:rPr>
                <w:rFonts w:cs="Arial"/>
                <w:b/>
                <w:sz w:val="20"/>
                <w:rPrChange w:id="684" w:author="Shah Ashay" w:date="2018-04-16T16:55:00Z">
                  <w:rPr>
                    <w:rFonts w:asciiTheme="minorHAnsi" w:hAnsiTheme="minorHAnsi"/>
                    <w:b/>
                    <w:sz w:val="20"/>
                  </w:rPr>
                </w:rPrChange>
              </w:rPr>
            </w:pPr>
            <w:r w:rsidRPr="00D626C8">
              <w:rPr>
                <w:rFonts w:cs="Arial"/>
                <w:b/>
                <w:sz w:val="20"/>
                <w:rPrChange w:id="685" w:author="Shah Ashay" w:date="2018-04-16T16:55:00Z">
                  <w:rPr>
                    <w:rFonts w:asciiTheme="minorHAnsi" w:hAnsiTheme="minorHAnsi"/>
                    <w:b/>
                    <w:sz w:val="20"/>
                  </w:rPr>
                </w:rPrChange>
              </w:rPr>
              <w:t xml:space="preserve"> Monthly and yearly  </w:t>
            </w:r>
          </w:p>
          <w:p w14:paraId="3CA24347" w14:textId="77777777" w:rsidR="00552075" w:rsidRPr="00D626C8" w:rsidRDefault="00552075" w:rsidP="00552075">
            <w:pPr>
              <w:pStyle w:val="ListParagraph"/>
              <w:keepNext/>
              <w:keepLines/>
              <w:numPr>
                <w:ilvl w:val="0"/>
                <w:numId w:val="31"/>
              </w:numPr>
              <w:rPr>
                <w:rFonts w:cs="Arial"/>
                <w:b/>
                <w:sz w:val="20"/>
                <w:rPrChange w:id="686" w:author="Shah Ashay" w:date="2018-04-16T16:55:00Z">
                  <w:rPr>
                    <w:rFonts w:asciiTheme="minorHAnsi" w:hAnsiTheme="minorHAnsi"/>
                    <w:b/>
                    <w:sz w:val="20"/>
                  </w:rPr>
                </w:rPrChange>
              </w:rPr>
            </w:pPr>
            <w:r w:rsidRPr="00D626C8">
              <w:rPr>
                <w:rFonts w:cs="Arial"/>
                <w:b/>
                <w:sz w:val="20"/>
                <w:rPrChange w:id="687" w:author="Shah Ashay" w:date="2018-04-16T16:55:00Z">
                  <w:rPr>
                    <w:rFonts w:asciiTheme="minorHAnsi" w:hAnsiTheme="minorHAnsi"/>
                    <w:b/>
                    <w:sz w:val="20"/>
                  </w:rPr>
                </w:rPrChange>
              </w:rPr>
              <w:t xml:space="preserve"> Sub-daily  </w:t>
            </w:r>
          </w:p>
          <w:p w14:paraId="37FBCBA4" w14:textId="77777777" w:rsidR="00552075" w:rsidRPr="00D626C8" w:rsidRDefault="00552075" w:rsidP="00552075">
            <w:pPr>
              <w:pStyle w:val="ListParagraph"/>
              <w:keepNext/>
              <w:keepLines/>
              <w:numPr>
                <w:ilvl w:val="0"/>
                <w:numId w:val="31"/>
              </w:numPr>
              <w:rPr>
                <w:rFonts w:cs="Arial"/>
                <w:b/>
                <w:sz w:val="20"/>
                <w:rPrChange w:id="688" w:author="Shah Ashay" w:date="2018-04-16T16:55:00Z">
                  <w:rPr>
                    <w:rFonts w:asciiTheme="minorHAnsi" w:hAnsiTheme="minorHAnsi"/>
                    <w:b/>
                    <w:sz w:val="20"/>
                  </w:rPr>
                </w:rPrChange>
              </w:rPr>
            </w:pPr>
            <w:r w:rsidRPr="00D626C8">
              <w:rPr>
                <w:rFonts w:cs="Arial"/>
                <w:b/>
                <w:sz w:val="20"/>
                <w:rPrChange w:id="689" w:author="Shah Ashay" w:date="2018-04-16T16:55:00Z">
                  <w:rPr>
                    <w:rFonts w:asciiTheme="minorHAnsi" w:hAnsiTheme="minorHAnsi"/>
                    <w:b/>
                    <w:sz w:val="20"/>
                  </w:rPr>
                </w:rPrChange>
              </w:rPr>
              <w:t xml:space="preserve"> Sub-daily and daily  </w:t>
            </w:r>
          </w:p>
          <w:p w14:paraId="51C02C0B" w14:textId="77777777" w:rsidR="00552075" w:rsidRPr="00D626C8" w:rsidRDefault="00552075" w:rsidP="00552075">
            <w:pPr>
              <w:pStyle w:val="ListParagraph"/>
              <w:keepNext/>
              <w:keepLines/>
              <w:numPr>
                <w:ilvl w:val="0"/>
                <w:numId w:val="31"/>
              </w:numPr>
              <w:rPr>
                <w:rFonts w:cs="Arial"/>
                <w:b/>
                <w:sz w:val="20"/>
                <w:rPrChange w:id="690" w:author="Shah Ashay" w:date="2018-04-16T16:55:00Z">
                  <w:rPr>
                    <w:rFonts w:asciiTheme="minorHAnsi" w:hAnsiTheme="minorHAnsi"/>
                    <w:b/>
                    <w:sz w:val="20"/>
                  </w:rPr>
                </w:rPrChange>
              </w:rPr>
            </w:pPr>
            <w:r w:rsidRPr="00D626C8">
              <w:rPr>
                <w:rFonts w:cs="Arial"/>
                <w:b/>
                <w:sz w:val="20"/>
                <w:rPrChange w:id="691" w:author="Shah Ashay" w:date="2018-04-16T16:55:00Z">
                  <w:rPr>
                    <w:rFonts w:asciiTheme="minorHAnsi" w:hAnsiTheme="minorHAnsi"/>
                    <w:b/>
                    <w:sz w:val="20"/>
                  </w:rPr>
                </w:rPrChange>
              </w:rPr>
              <w:t xml:space="preserve"> Sub-daily, daily and monthly  </w:t>
            </w:r>
          </w:p>
          <w:p w14:paraId="105FBBD7" w14:textId="556A7048" w:rsidR="00546513" w:rsidRPr="00D626C8" w:rsidRDefault="00552075" w:rsidP="00552075">
            <w:pPr>
              <w:pStyle w:val="ListParagraph"/>
              <w:keepNext/>
              <w:keepLines/>
              <w:numPr>
                <w:ilvl w:val="0"/>
                <w:numId w:val="31"/>
              </w:numPr>
              <w:rPr>
                <w:rFonts w:cs="Arial"/>
                <w:b/>
                <w:sz w:val="20"/>
                <w:rPrChange w:id="692" w:author="Shah Ashay" w:date="2018-04-16T16:55:00Z">
                  <w:rPr>
                    <w:rFonts w:asciiTheme="minorHAnsi" w:hAnsiTheme="minorHAnsi"/>
                    <w:b/>
                    <w:sz w:val="20"/>
                  </w:rPr>
                </w:rPrChange>
              </w:rPr>
            </w:pPr>
            <w:r w:rsidRPr="00D626C8">
              <w:rPr>
                <w:rFonts w:cs="Arial"/>
                <w:b/>
                <w:sz w:val="20"/>
                <w:rPrChange w:id="693" w:author="Shah Ashay" w:date="2018-04-16T16:55:00Z">
                  <w:rPr>
                    <w:rFonts w:asciiTheme="minorHAnsi" w:hAnsiTheme="minorHAnsi"/>
                    <w:b/>
                    <w:sz w:val="20"/>
                  </w:rPr>
                </w:rPrChange>
              </w:rPr>
              <w:t xml:space="preserve"> Not included  </w:t>
            </w:r>
          </w:p>
        </w:tc>
      </w:tr>
      <w:tr w:rsidR="00546513" w:rsidRPr="00D626C8" w14:paraId="02CB033F" w14:textId="77777777" w:rsidTr="00D626C8">
        <w:trPr>
          <w:cantSplit/>
          <w:trPrChange w:id="694" w:author="Shah Ashay" w:date="2018-04-16T16:55:00Z">
            <w:trPr>
              <w:cantSplit/>
            </w:trPr>
          </w:trPrChange>
        </w:trPr>
        <w:tc>
          <w:tcPr>
            <w:tcW w:w="382" w:type="pct"/>
            <w:tcPrChange w:id="695" w:author="Shah Ashay" w:date="2018-04-16T16:55:00Z">
              <w:tcPr>
                <w:tcW w:w="655" w:type="dxa"/>
              </w:tcPr>
            </w:tcPrChange>
          </w:tcPr>
          <w:p w14:paraId="30DA6B76" w14:textId="77777777" w:rsidR="00546513" w:rsidRPr="00D626C8" w:rsidRDefault="00546513" w:rsidP="00546513">
            <w:pPr>
              <w:pStyle w:val="TableText"/>
              <w:keepNext/>
              <w:keepLines/>
              <w:numPr>
                <w:ilvl w:val="0"/>
                <w:numId w:val="4"/>
              </w:numPr>
              <w:rPr>
                <w:rFonts w:cs="Arial"/>
                <w:sz w:val="20"/>
                <w:rPrChange w:id="696" w:author="Shah Ashay" w:date="2018-04-16T16:55:00Z">
                  <w:rPr>
                    <w:rFonts w:asciiTheme="minorHAnsi" w:hAnsiTheme="minorHAnsi"/>
                    <w:sz w:val="20"/>
                  </w:rPr>
                </w:rPrChange>
              </w:rPr>
            </w:pPr>
          </w:p>
        </w:tc>
        <w:tc>
          <w:tcPr>
            <w:tcW w:w="1959" w:type="pct"/>
            <w:tcPrChange w:id="697" w:author="Shah Ashay" w:date="2018-04-16T16:55:00Z">
              <w:tcPr>
                <w:tcW w:w="3780" w:type="dxa"/>
              </w:tcPr>
            </w:tcPrChange>
          </w:tcPr>
          <w:p w14:paraId="46594D7B" w14:textId="77777777" w:rsidR="00546513" w:rsidRPr="00D626C8" w:rsidRDefault="00546513" w:rsidP="00546513">
            <w:pPr>
              <w:pStyle w:val="TableText"/>
              <w:keepNext/>
              <w:keepLines/>
              <w:rPr>
                <w:rFonts w:cs="Arial"/>
                <w:sz w:val="20"/>
                <w:szCs w:val="20"/>
                <w:rPrChange w:id="698" w:author="Shah Ashay" w:date="2018-04-16T16:55:00Z">
                  <w:rPr>
                    <w:rFonts w:asciiTheme="minorHAnsi" w:hAnsiTheme="minorHAnsi"/>
                    <w:sz w:val="20"/>
                    <w:szCs w:val="20"/>
                  </w:rPr>
                </w:rPrChange>
              </w:rPr>
            </w:pPr>
            <w:r w:rsidRPr="00D626C8">
              <w:rPr>
                <w:rFonts w:cs="Arial"/>
                <w:sz w:val="20"/>
                <w:szCs w:val="20"/>
                <w:rPrChange w:id="699" w:author="Shah Ashay" w:date="2018-04-16T16:55:00Z">
                  <w:rPr>
                    <w:rFonts w:asciiTheme="minorHAnsi" w:hAnsiTheme="minorHAnsi"/>
                    <w:sz w:val="20"/>
                    <w:szCs w:val="20"/>
                  </w:rPr>
                </w:rPrChange>
              </w:rPr>
              <w:t xml:space="preserve">Select the correct </w:t>
            </w:r>
            <w:r w:rsidRPr="00D626C8">
              <w:rPr>
                <w:rFonts w:cs="Arial"/>
                <w:b/>
                <w:i/>
                <w:sz w:val="20"/>
                <w:szCs w:val="20"/>
                <w:rPrChange w:id="700" w:author="Shah Ashay" w:date="2018-04-16T16:55:00Z">
                  <w:rPr>
                    <w:rFonts w:asciiTheme="minorHAnsi" w:hAnsiTheme="minorHAnsi"/>
                    <w:b/>
                    <w:i/>
                    <w:sz w:val="20"/>
                    <w:szCs w:val="20"/>
                  </w:rPr>
                </w:rPrChange>
              </w:rPr>
              <w:t>Alloc period</w:t>
            </w:r>
            <w:r w:rsidRPr="00D626C8">
              <w:rPr>
                <w:rFonts w:cs="Arial"/>
                <w:sz w:val="20"/>
                <w:szCs w:val="20"/>
                <w:rPrChange w:id="701" w:author="Shah Ashay" w:date="2018-04-16T16:55:00Z">
                  <w:rPr>
                    <w:rFonts w:asciiTheme="minorHAnsi" w:hAnsiTheme="minorHAnsi"/>
                    <w:sz w:val="20"/>
                    <w:szCs w:val="20"/>
                  </w:rPr>
                </w:rPrChange>
              </w:rPr>
              <w:t xml:space="preserve"> from the drop-down</w:t>
            </w:r>
          </w:p>
        </w:tc>
        <w:tc>
          <w:tcPr>
            <w:tcW w:w="1092" w:type="pct"/>
            <w:tcPrChange w:id="702" w:author="Shah Ashay" w:date="2018-04-16T16:55:00Z">
              <w:tcPr>
                <w:tcW w:w="2070" w:type="dxa"/>
              </w:tcPr>
            </w:tcPrChange>
          </w:tcPr>
          <w:p w14:paraId="6AFE49B0" w14:textId="77777777" w:rsidR="00546513" w:rsidRPr="00D626C8" w:rsidRDefault="00546513" w:rsidP="00546513">
            <w:pPr>
              <w:keepNext/>
              <w:keepLines/>
              <w:rPr>
                <w:rFonts w:cs="Arial"/>
                <w:b/>
                <w:i/>
                <w:sz w:val="20"/>
                <w:szCs w:val="20"/>
                <w:rPrChange w:id="703" w:author="Shah Ashay" w:date="2018-04-16T16:55:00Z">
                  <w:rPr>
                    <w:rFonts w:asciiTheme="minorHAnsi" w:hAnsiTheme="minorHAnsi"/>
                    <w:b/>
                    <w:i/>
                    <w:sz w:val="20"/>
                    <w:szCs w:val="20"/>
                  </w:rPr>
                </w:rPrChange>
              </w:rPr>
            </w:pPr>
            <w:r w:rsidRPr="00D626C8">
              <w:rPr>
                <w:rFonts w:cs="Arial"/>
                <w:sz w:val="20"/>
                <w:szCs w:val="20"/>
                <w:rPrChange w:id="704" w:author="Shah Ashay" w:date="2018-04-16T16:55:00Z">
                  <w:rPr>
                    <w:rFonts w:asciiTheme="minorHAnsi" w:hAnsiTheme="minorHAnsi"/>
                    <w:sz w:val="20"/>
                    <w:szCs w:val="20"/>
                  </w:rPr>
                </w:rPrChange>
              </w:rPr>
              <w:t xml:space="preserve">Name is displayed in </w:t>
            </w:r>
            <w:r w:rsidRPr="00D626C8">
              <w:rPr>
                <w:rFonts w:cs="Arial"/>
                <w:b/>
                <w:i/>
                <w:sz w:val="20"/>
                <w:szCs w:val="20"/>
                <w:rPrChange w:id="705" w:author="Shah Ashay" w:date="2018-04-16T16:55:00Z">
                  <w:rPr>
                    <w:rFonts w:asciiTheme="minorHAnsi" w:hAnsiTheme="minorHAnsi"/>
                    <w:b/>
                    <w:i/>
                    <w:sz w:val="20"/>
                    <w:szCs w:val="20"/>
                  </w:rPr>
                </w:rPrChange>
              </w:rPr>
              <w:t>Alloc period</w:t>
            </w:r>
          </w:p>
        </w:tc>
        <w:tc>
          <w:tcPr>
            <w:tcW w:w="1567" w:type="pct"/>
            <w:tcPrChange w:id="706" w:author="Shah Ashay" w:date="2018-04-16T16:55:00Z">
              <w:tcPr>
                <w:tcW w:w="2970" w:type="dxa"/>
              </w:tcPr>
            </w:tcPrChange>
          </w:tcPr>
          <w:p w14:paraId="385DD541" w14:textId="77777777" w:rsidR="00546513" w:rsidRPr="00D626C8" w:rsidRDefault="00546513" w:rsidP="00546513">
            <w:pPr>
              <w:pStyle w:val="ListParagraph"/>
              <w:keepNext/>
              <w:keepLines/>
              <w:ind w:left="0"/>
              <w:rPr>
                <w:rFonts w:cs="Arial"/>
                <w:sz w:val="20"/>
                <w:rPrChange w:id="707" w:author="Shah Ashay" w:date="2018-04-16T16:55:00Z">
                  <w:rPr>
                    <w:rFonts w:asciiTheme="minorHAnsi" w:hAnsiTheme="minorHAnsi"/>
                    <w:sz w:val="20"/>
                  </w:rPr>
                </w:rPrChange>
              </w:rPr>
            </w:pPr>
            <w:r w:rsidRPr="00D626C8">
              <w:rPr>
                <w:rFonts w:cs="Arial"/>
                <w:sz w:val="20"/>
                <w:rPrChange w:id="708" w:author="Shah Ashay" w:date="2018-04-16T16:55:00Z">
                  <w:rPr>
                    <w:rFonts w:asciiTheme="minorHAnsi" w:hAnsiTheme="minorHAnsi"/>
                    <w:sz w:val="20"/>
                  </w:rPr>
                </w:rPrChange>
              </w:rPr>
              <w:t>Some of the streams are used in allocation.</w:t>
            </w:r>
          </w:p>
        </w:tc>
      </w:tr>
      <w:tr w:rsidR="00546513" w:rsidRPr="00D626C8" w14:paraId="2F8C4966" w14:textId="77777777" w:rsidTr="00D626C8">
        <w:trPr>
          <w:cantSplit/>
          <w:trPrChange w:id="709" w:author="Shah Ashay" w:date="2018-04-16T16:55:00Z">
            <w:trPr>
              <w:cantSplit/>
            </w:trPr>
          </w:trPrChange>
        </w:trPr>
        <w:tc>
          <w:tcPr>
            <w:tcW w:w="382" w:type="pct"/>
            <w:tcPrChange w:id="710" w:author="Shah Ashay" w:date="2018-04-16T16:55:00Z">
              <w:tcPr>
                <w:tcW w:w="655" w:type="dxa"/>
              </w:tcPr>
            </w:tcPrChange>
          </w:tcPr>
          <w:p w14:paraId="41483931" w14:textId="77777777" w:rsidR="00546513" w:rsidRPr="00D626C8" w:rsidRDefault="00546513" w:rsidP="00546513">
            <w:pPr>
              <w:pStyle w:val="TableText"/>
              <w:keepNext/>
              <w:keepLines/>
              <w:numPr>
                <w:ilvl w:val="0"/>
                <w:numId w:val="4"/>
              </w:numPr>
              <w:rPr>
                <w:rFonts w:cs="Arial"/>
                <w:sz w:val="20"/>
                <w:rPrChange w:id="711" w:author="Shah Ashay" w:date="2018-04-16T16:55:00Z">
                  <w:rPr>
                    <w:rFonts w:asciiTheme="minorHAnsi" w:hAnsiTheme="minorHAnsi"/>
                    <w:sz w:val="20"/>
                  </w:rPr>
                </w:rPrChange>
              </w:rPr>
            </w:pPr>
          </w:p>
        </w:tc>
        <w:tc>
          <w:tcPr>
            <w:tcW w:w="1959" w:type="pct"/>
            <w:tcPrChange w:id="712" w:author="Shah Ashay" w:date="2018-04-16T16:55:00Z">
              <w:tcPr>
                <w:tcW w:w="3780" w:type="dxa"/>
              </w:tcPr>
            </w:tcPrChange>
          </w:tcPr>
          <w:p w14:paraId="0AC6D437" w14:textId="77777777" w:rsidR="00546513" w:rsidRPr="00D626C8" w:rsidRDefault="00546513" w:rsidP="00546513">
            <w:pPr>
              <w:pStyle w:val="TableText"/>
              <w:keepNext/>
              <w:keepLines/>
              <w:rPr>
                <w:rFonts w:cs="Arial"/>
                <w:sz w:val="20"/>
                <w:szCs w:val="20"/>
                <w:rPrChange w:id="713" w:author="Shah Ashay" w:date="2018-04-16T16:55:00Z">
                  <w:rPr>
                    <w:rFonts w:asciiTheme="minorHAnsi" w:hAnsiTheme="minorHAnsi"/>
                    <w:sz w:val="20"/>
                    <w:szCs w:val="20"/>
                  </w:rPr>
                </w:rPrChange>
              </w:rPr>
            </w:pPr>
            <w:r w:rsidRPr="00D626C8">
              <w:rPr>
                <w:rFonts w:cs="Arial"/>
                <w:sz w:val="20"/>
                <w:szCs w:val="20"/>
                <w:rPrChange w:id="714" w:author="Shah Ashay" w:date="2018-04-16T16:55:00Z">
                  <w:rPr>
                    <w:rFonts w:asciiTheme="minorHAnsi" w:hAnsiTheme="minorHAnsi"/>
                    <w:sz w:val="20"/>
                    <w:szCs w:val="20"/>
                  </w:rPr>
                </w:rPrChange>
              </w:rPr>
              <w:t xml:space="preserve">Click the </w:t>
            </w:r>
            <w:r w:rsidRPr="00D626C8">
              <w:rPr>
                <w:rFonts w:cs="Arial"/>
                <w:b/>
                <w:i/>
                <w:sz w:val="20"/>
                <w:szCs w:val="20"/>
                <w:rPrChange w:id="715" w:author="Shah Ashay" w:date="2018-04-16T16:55:00Z">
                  <w:rPr>
                    <w:rFonts w:asciiTheme="minorHAnsi" w:hAnsiTheme="minorHAnsi"/>
                    <w:b/>
                    <w:i/>
                    <w:sz w:val="20"/>
                    <w:szCs w:val="20"/>
                  </w:rPr>
                </w:rPrChange>
              </w:rPr>
              <w:t>Alloc Data Frequency</w:t>
            </w:r>
            <w:r w:rsidRPr="00D626C8">
              <w:rPr>
                <w:rFonts w:cs="Arial"/>
                <w:sz w:val="20"/>
                <w:szCs w:val="20"/>
                <w:rPrChange w:id="716" w:author="Shah Ashay" w:date="2018-04-16T16:55:00Z">
                  <w:rPr>
                    <w:rFonts w:asciiTheme="minorHAnsi" w:hAnsiTheme="minorHAnsi"/>
                    <w:sz w:val="20"/>
                    <w:szCs w:val="20"/>
                  </w:rPr>
                </w:rPrChange>
              </w:rPr>
              <w:t xml:space="preserve"> drop-down</w:t>
            </w:r>
          </w:p>
        </w:tc>
        <w:tc>
          <w:tcPr>
            <w:tcW w:w="1092" w:type="pct"/>
            <w:tcPrChange w:id="717" w:author="Shah Ashay" w:date="2018-04-16T16:55:00Z">
              <w:tcPr>
                <w:tcW w:w="2070" w:type="dxa"/>
              </w:tcPr>
            </w:tcPrChange>
          </w:tcPr>
          <w:p w14:paraId="7B92ABE6" w14:textId="77777777" w:rsidR="00552075" w:rsidRPr="00D626C8" w:rsidRDefault="00546513" w:rsidP="00552075">
            <w:pPr>
              <w:keepNext/>
              <w:keepLines/>
              <w:rPr>
                <w:rFonts w:cs="Arial"/>
                <w:sz w:val="20"/>
                <w:szCs w:val="20"/>
                <w:rPrChange w:id="718" w:author="Shah Ashay" w:date="2018-04-16T16:55:00Z">
                  <w:rPr>
                    <w:rFonts w:asciiTheme="minorHAnsi" w:hAnsiTheme="minorHAnsi"/>
                    <w:sz w:val="20"/>
                    <w:szCs w:val="20"/>
                  </w:rPr>
                </w:rPrChange>
              </w:rPr>
            </w:pPr>
            <w:r w:rsidRPr="00D626C8">
              <w:rPr>
                <w:rFonts w:cs="Arial"/>
                <w:sz w:val="20"/>
                <w:szCs w:val="20"/>
                <w:rPrChange w:id="719" w:author="Shah Ashay" w:date="2018-04-16T16:55:00Z">
                  <w:rPr>
                    <w:rFonts w:asciiTheme="minorHAnsi" w:hAnsiTheme="minorHAnsi"/>
                    <w:sz w:val="20"/>
                    <w:szCs w:val="20"/>
                  </w:rPr>
                </w:rPrChange>
              </w:rPr>
              <w:t>Alloc Data Frequency options appear in a drop-down list</w:t>
            </w:r>
            <w:r w:rsidR="00552075" w:rsidRPr="00D626C8">
              <w:rPr>
                <w:rFonts w:cs="Arial"/>
                <w:sz w:val="20"/>
                <w:szCs w:val="20"/>
                <w:rPrChange w:id="720" w:author="Shah Ashay" w:date="2018-04-16T16:55:00Z">
                  <w:rPr>
                    <w:rFonts w:asciiTheme="minorHAnsi" w:hAnsiTheme="minorHAnsi"/>
                    <w:sz w:val="20"/>
                    <w:szCs w:val="20"/>
                  </w:rPr>
                </w:rPrChange>
              </w:rPr>
              <w:br/>
              <w:t xml:space="preserve">include </w:t>
            </w:r>
          </w:p>
          <w:p w14:paraId="0E5EEC9A" w14:textId="1E6DF668" w:rsidR="00552075" w:rsidRPr="00D626C8" w:rsidRDefault="00552075" w:rsidP="00552075">
            <w:pPr>
              <w:keepNext/>
              <w:keepLines/>
              <w:rPr>
                <w:rFonts w:cs="Arial"/>
                <w:sz w:val="20"/>
                <w:szCs w:val="20"/>
                <w:rPrChange w:id="721" w:author="Shah Ashay" w:date="2018-04-16T16:55:00Z">
                  <w:rPr>
                    <w:rFonts w:asciiTheme="minorHAnsi" w:hAnsiTheme="minorHAnsi"/>
                    <w:sz w:val="20"/>
                    <w:szCs w:val="20"/>
                  </w:rPr>
                </w:rPrChange>
              </w:rPr>
            </w:pPr>
            <w:r w:rsidRPr="00D626C8">
              <w:rPr>
                <w:rFonts w:cs="Arial"/>
                <w:sz w:val="20"/>
                <w:szCs w:val="20"/>
                <w:rPrChange w:id="722" w:author="Shah Ashay" w:date="2018-04-16T16:55:00Z">
                  <w:rPr>
                    <w:rFonts w:asciiTheme="minorHAnsi" w:hAnsiTheme="minorHAnsi"/>
                    <w:sz w:val="20"/>
                    <w:szCs w:val="20"/>
                  </w:rPr>
                </w:rPrChange>
              </w:rPr>
              <w:t xml:space="preserve">Daily Data Allocation   </w:t>
            </w:r>
          </w:p>
          <w:p w14:paraId="6AA78CEF" w14:textId="07B11A19" w:rsidR="00552075" w:rsidRPr="00D626C8" w:rsidRDefault="00552075" w:rsidP="00552075">
            <w:pPr>
              <w:keepNext/>
              <w:keepLines/>
              <w:rPr>
                <w:rFonts w:cs="Arial"/>
                <w:sz w:val="20"/>
                <w:szCs w:val="20"/>
                <w:rPrChange w:id="723" w:author="Shah Ashay" w:date="2018-04-16T16:55:00Z">
                  <w:rPr>
                    <w:rFonts w:asciiTheme="minorHAnsi" w:hAnsiTheme="minorHAnsi"/>
                    <w:sz w:val="20"/>
                    <w:szCs w:val="20"/>
                  </w:rPr>
                </w:rPrChange>
              </w:rPr>
            </w:pPr>
            <w:r w:rsidRPr="00D626C8">
              <w:rPr>
                <w:rFonts w:cs="Arial"/>
                <w:sz w:val="20"/>
                <w:szCs w:val="20"/>
                <w:rPrChange w:id="724" w:author="Shah Ashay" w:date="2018-04-16T16:55:00Z">
                  <w:rPr>
                    <w:rFonts w:asciiTheme="minorHAnsi" w:hAnsiTheme="minorHAnsi"/>
                    <w:sz w:val="20"/>
                    <w:szCs w:val="20"/>
                  </w:rPr>
                </w:rPrChange>
              </w:rPr>
              <w:t xml:space="preserve">Monthly Data Allocation  </w:t>
            </w:r>
          </w:p>
          <w:p w14:paraId="08C7EA12" w14:textId="074CB9BA" w:rsidR="00546513" w:rsidRPr="00D626C8" w:rsidRDefault="00546513" w:rsidP="00546513">
            <w:pPr>
              <w:keepNext/>
              <w:keepLines/>
              <w:rPr>
                <w:rFonts w:cs="Arial"/>
                <w:sz w:val="20"/>
                <w:szCs w:val="20"/>
                <w:rPrChange w:id="725" w:author="Shah Ashay" w:date="2018-04-16T16:55:00Z">
                  <w:rPr>
                    <w:rFonts w:asciiTheme="minorHAnsi" w:hAnsiTheme="minorHAnsi"/>
                    <w:sz w:val="20"/>
                    <w:szCs w:val="20"/>
                  </w:rPr>
                </w:rPrChange>
              </w:rPr>
            </w:pPr>
          </w:p>
        </w:tc>
        <w:tc>
          <w:tcPr>
            <w:tcW w:w="1567" w:type="pct"/>
            <w:tcPrChange w:id="726" w:author="Shah Ashay" w:date="2018-04-16T16:55:00Z">
              <w:tcPr>
                <w:tcW w:w="2970" w:type="dxa"/>
              </w:tcPr>
            </w:tcPrChange>
          </w:tcPr>
          <w:p w14:paraId="786B6ED5" w14:textId="77777777" w:rsidR="00546513" w:rsidRPr="00D626C8" w:rsidRDefault="00546513" w:rsidP="00546513">
            <w:pPr>
              <w:pStyle w:val="ListParagraph"/>
              <w:keepNext/>
              <w:keepLines/>
              <w:ind w:left="0"/>
              <w:rPr>
                <w:rFonts w:cs="Arial"/>
                <w:sz w:val="20"/>
                <w:szCs w:val="20"/>
                <w:rPrChange w:id="727" w:author="Shah Ashay" w:date="2018-04-16T16:55:00Z">
                  <w:rPr>
                    <w:rFonts w:asciiTheme="minorHAnsi" w:hAnsiTheme="minorHAnsi"/>
                    <w:sz w:val="20"/>
                    <w:szCs w:val="20"/>
                  </w:rPr>
                </w:rPrChange>
              </w:rPr>
            </w:pPr>
            <w:r w:rsidRPr="00D626C8">
              <w:rPr>
                <w:rFonts w:cs="Arial"/>
                <w:sz w:val="20"/>
                <w:szCs w:val="20"/>
                <w:rPrChange w:id="728" w:author="Shah Ashay" w:date="2018-04-16T16:55:00Z">
                  <w:rPr>
                    <w:rFonts w:asciiTheme="minorHAnsi" w:hAnsiTheme="minorHAnsi"/>
                    <w:sz w:val="20"/>
                    <w:szCs w:val="20"/>
                  </w:rPr>
                </w:rPrChange>
              </w:rPr>
              <w:t>Alloc Data Frequency varies depending on Alloc Period in the previous step. If Alloc Period= Daily then Alloc Data Frequency choice is –</w:t>
            </w:r>
          </w:p>
          <w:p w14:paraId="4C87C75B" w14:textId="77777777" w:rsidR="00546513" w:rsidRPr="00D626C8" w:rsidRDefault="00546513" w:rsidP="00546513">
            <w:pPr>
              <w:pStyle w:val="ListParagraph"/>
              <w:keepNext/>
              <w:keepLines/>
              <w:numPr>
                <w:ilvl w:val="0"/>
                <w:numId w:val="31"/>
              </w:numPr>
              <w:rPr>
                <w:rFonts w:cs="Arial"/>
                <w:b/>
                <w:sz w:val="20"/>
                <w:rPrChange w:id="729" w:author="Shah Ashay" w:date="2018-04-16T16:55:00Z">
                  <w:rPr>
                    <w:rFonts w:asciiTheme="minorHAnsi" w:hAnsiTheme="minorHAnsi"/>
                    <w:b/>
                    <w:sz w:val="20"/>
                  </w:rPr>
                </w:rPrChange>
              </w:rPr>
            </w:pPr>
            <w:r w:rsidRPr="00D626C8">
              <w:rPr>
                <w:rFonts w:cs="Arial"/>
                <w:b/>
                <w:sz w:val="20"/>
                <w:rPrChange w:id="730" w:author="Shah Ashay" w:date="2018-04-16T16:55:00Z">
                  <w:rPr>
                    <w:rFonts w:asciiTheme="minorHAnsi" w:hAnsiTheme="minorHAnsi"/>
                    <w:b/>
                    <w:sz w:val="20"/>
                  </w:rPr>
                </w:rPrChange>
              </w:rPr>
              <w:t>Daily Data Allocation</w:t>
            </w:r>
          </w:p>
          <w:p w14:paraId="0FF7D025" w14:textId="77777777" w:rsidR="00546513" w:rsidRPr="00D626C8" w:rsidRDefault="00546513" w:rsidP="00546513">
            <w:pPr>
              <w:pStyle w:val="ListParagraph"/>
              <w:keepNext/>
              <w:keepLines/>
              <w:ind w:left="360"/>
              <w:rPr>
                <w:rFonts w:cs="Arial"/>
                <w:b/>
                <w:sz w:val="20"/>
                <w:rPrChange w:id="731" w:author="Shah Ashay" w:date="2018-04-16T16:55:00Z">
                  <w:rPr>
                    <w:rFonts w:asciiTheme="minorHAnsi" w:hAnsiTheme="minorHAnsi"/>
                    <w:b/>
                    <w:sz w:val="20"/>
                  </w:rPr>
                </w:rPrChange>
              </w:rPr>
            </w:pPr>
          </w:p>
          <w:p w14:paraId="30F8C600" w14:textId="77777777" w:rsidR="00546513" w:rsidRPr="00D626C8" w:rsidRDefault="00546513" w:rsidP="00546513">
            <w:pPr>
              <w:pStyle w:val="ListParagraph"/>
              <w:keepNext/>
              <w:keepLines/>
              <w:ind w:left="0"/>
              <w:rPr>
                <w:rFonts w:cs="Arial"/>
                <w:sz w:val="20"/>
                <w:szCs w:val="20"/>
                <w:rPrChange w:id="732" w:author="Shah Ashay" w:date="2018-04-16T16:55:00Z">
                  <w:rPr>
                    <w:rFonts w:asciiTheme="minorHAnsi" w:hAnsiTheme="minorHAnsi"/>
                    <w:sz w:val="20"/>
                    <w:szCs w:val="20"/>
                  </w:rPr>
                </w:rPrChange>
              </w:rPr>
            </w:pPr>
            <w:r w:rsidRPr="00D626C8">
              <w:rPr>
                <w:rFonts w:cs="Arial"/>
                <w:sz w:val="20"/>
                <w:szCs w:val="20"/>
                <w:rPrChange w:id="733" w:author="Shah Ashay" w:date="2018-04-16T16:55:00Z">
                  <w:rPr>
                    <w:rFonts w:asciiTheme="minorHAnsi" w:hAnsiTheme="minorHAnsi"/>
                    <w:sz w:val="20"/>
                    <w:szCs w:val="20"/>
                  </w:rPr>
                </w:rPrChange>
              </w:rPr>
              <w:t>If Alloc Period= Not Included  then Alloc Data Frequency choice is –</w:t>
            </w:r>
          </w:p>
          <w:p w14:paraId="52D0CE6F" w14:textId="77777777" w:rsidR="00546513" w:rsidRPr="00D626C8" w:rsidRDefault="00546513" w:rsidP="00546513">
            <w:pPr>
              <w:pStyle w:val="ListParagraph"/>
              <w:keepNext/>
              <w:keepLines/>
              <w:numPr>
                <w:ilvl w:val="0"/>
                <w:numId w:val="31"/>
              </w:numPr>
              <w:rPr>
                <w:rFonts w:cs="Arial"/>
                <w:b/>
                <w:sz w:val="20"/>
                <w:rPrChange w:id="734" w:author="Shah Ashay" w:date="2018-04-16T16:55:00Z">
                  <w:rPr>
                    <w:rFonts w:asciiTheme="minorHAnsi" w:hAnsiTheme="minorHAnsi"/>
                    <w:b/>
                    <w:sz w:val="20"/>
                  </w:rPr>
                </w:rPrChange>
              </w:rPr>
            </w:pPr>
            <w:r w:rsidRPr="00D626C8">
              <w:rPr>
                <w:rFonts w:cs="Arial"/>
                <w:b/>
                <w:sz w:val="20"/>
                <w:rPrChange w:id="735" w:author="Shah Ashay" w:date="2018-04-16T16:55:00Z">
                  <w:rPr>
                    <w:rFonts w:asciiTheme="minorHAnsi" w:hAnsiTheme="minorHAnsi"/>
                    <w:b/>
                    <w:sz w:val="20"/>
                  </w:rPr>
                </w:rPrChange>
              </w:rPr>
              <w:t>Not  Applicable</w:t>
            </w:r>
          </w:p>
        </w:tc>
      </w:tr>
      <w:tr w:rsidR="00546513" w:rsidRPr="00D626C8" w14:paraId="5A6D29B4" w14:textId="77777777" w:rsidTr="00D626C8">
        <w:trPr>
          <w:cantSplit/>
          <w:trPrChange w:id="736" w:author="Shah Ashay" w:date="2018-04-16T16:55:00Z">
            <w:trPr>
              <w:cantSplit/>
            </w:trPr>
          </w:trPrChange>
        </w:trPr>
        <w:tc>
          <w:tcPr>
            <w:tcW w:w="382" w:type="pct"/>
            <w:tcPrChange w:id="737" w:author="Shah Ashay" w:date="2018-04-16T16:55:00Z">
              <w:tcPr>
                <w:tcW w:w="655" w:type="dxa"/>
              </w:tcPr>
            </w:tcPrChange>
          </w:tcPr>
          <w:p w14:paraId="33E89610" w14:textId="77777777" w:rsidR="00546513" w:rsidRPr="00D626C8" w:rsidRDefault="00546513" w:rsidP="00546513">
            <w:pPr>
              <w:pStyle w:val="TableText"/>
              <w:keepNext/>
              <w:keepLines/>
              <w:numPr>
                <w:ilvl w:val="0"/>
                <w:numId w:val="4"/>
              </w:numPr>
              <w:rPr>
                <w:rFonts w:cs="Arial"/>
                <w:sz w:val="20"/>
                <w:rPrChange w:id="738" w:author="Shah Ashay" w:date="2018-04-16T16:55:00Z">
                  <w:rPr>
                    <w:rFonts w:asciiTheme="minorHAnsi" w:hAnsiTheme="minorHAnsi"/>
                    <w:sz w:val="20"/>
                  </w:rPr>
                </w:rPrChange>
              </w:rPr>
            </w:pPr>
          </w:p>
        </w:tc>
        <w:tc>
          <w:tcPr>
            <w:tcW w:w="1959" w:type="pct"/>
            <w:tcPrChange w:id="739" w:author="Shah Ashay" w:date="2018-04-16T16:55:00Z">
              <w:tcPr>
                <w:tcW w:w="3780" w:type="dxa"/>
              </w:tcPr>
            </w:tcPrChange>
          </w:tcPr>
          <w:p w14:paraId="7CD1ACA4" w14:textId="77777777" w:rsidR="00546513" w:rsidRPr="00D626C8" w:rsidRDefault="00546513" w:rsidP="00546513">
            <w:pPr>
              <w:pStyle w:val="TableText"/>
              <w:keepNext/>
              <w:keepLines/>
              <w:rPr>
                <w:rFonts w:cs="Arial"/>
                <w:sz w:val="20"/>
                <w:szCs w:val="20"/>
                <w:rPrChange w:id="740" w:author="Shah Ashay" w:date="2018-04-16T16:55:00Z">
                  <w:rPr>
                    <w:rFonts w:asciiTheme="minorHAnsi" w:hAnsiTheme="minorHAnsi"/>
                    <w:sz w:val="20"/>
                    <w:szCs w:val="20"/>
                  </w:rPr>
                </w:rPrChange>
              </w:rPr>
            </w:pPr>
            <w:r w:rsidRPr="00D626C8">
              <w:rPr>
                <w:rFonts w:cs="Arial"/>
                <w:sz w:val="20"/>
                <w:szCs w:val="20"/>
                <w:rPrChange w:id="741" w:author="Shah Ashay" w:date="2018-04-16T16:55:00Z">
                  <w:rPr>
                    <w:rFonts w:asciiTheme="minorHAnsi" w:hAnsiTheme="minorHAnsi"/>
                    <w:sz w:val="20"/>
                    <w:szCs w:val="20"/>
                  </w:rPr>
                </w:rPrChange>
              </w:rPr>
              <w:t xml:space="preserve">Select the correct </w:t>
            </w:r>
            <w:r w:rsidRPr="00D626C8">
              <w:rPr>
                <w:rFonts w:cs="Arial"/>
                <w:b/>
                <w:i/>
                <w:sz w:val="20"/>
                <w:szCs w:val="20"/>
                <w:rPrChange w:id="742" w:author="Shah Ashay" w:date="2018-04-16T16:55:00Z">
                  <w:rPr>
                    <w:rFonts w:asciiTheme="minorHAnsi" w:hAnsiTheme="minorHAnsi"/>
                    <w:b/>
                    <w:i/>
                    <w:sz w:val="20"/>
                    <w:szCs w:val="20"/>
                  </w:rPr>
                </w:rPrChange>
              </w:rPr>
              <w:t>Alloc Data Frequency</w:t>
            </w:r>
            <w:r w:rsidRPr="00D626C8">
              <w:rPr>
                <w:rFonts w:cs="Arial"/>
                <w:sz w:val="20"/>
                <w:szCs w:val="20"/>
                <w:rPrChange w:id="743" w:author="Shah Ashay" w:date="2018-04-16T16:55:00Z">
                  <w:rPr>
                    <w:rFonts w:asciiTheme="minorHAnsi" w:hAnsiTheme="minorHAnsi"/>
                    <w:sz w:val="20"/>
                    <w:szCs w:val="20"/>
                  </w:rPr>
                </w:rPrChange>
              </w:rPr>
              <w:t xml:space="preserve"> from the drop-down</w:t>
            </w:r>
          </w:p>
        </w:tc>
        <w:tc>
          <w:tcPr>
            <w:tcW w:w="1092" w:type="pct"/>
            <w:tcPrChange w:id="744" w:author="Shah Ashay" w:date="2018-04-16T16:55:00Z">
              <w:tcPr>
                <w:tcW w:w="2070" w:type="dxa"/>
              </w:tcPr>
            </w:tcPrChange>
          </w:tcPr>
          <w:p w14:paraId="12D8FEB3" w14:textId="77777777" w:rsidR="00546513" w:rsidRPr="00D626C8" w:rsidRDefault="00546513" w:rsidP="00546513">
            <w:pPr>
              <w:keepNext/>
              <w:keepLines/>
              <w:rPr>
                <w:rFonts w:cs="Arial"/>
                <w:b/>
                <w:i/>
                <w:sz w:val="20"/>
                <w:szCs w:val="20"/>
                <w:rPrChange w:id="745" w:author="Shah Ashay" w:date="2018-04-16T16:55:00Z">
                  <w:rPr>
                    <w:rFonts w:asciiTheme="minorHAnsi" w:hAnsiTheme="minorHAnsi"/>
                    <w:b/>
                    <w:i/>
                    <w:sz w:val="20"/>
                    <w:szCs w:val="20"/>
                  </w:rPr>
                </w:rPrChange>
              </w:rPr>
            </w:pPr>
            <w:r w:rsidRPr="00D626C8">
              <w:rPr>
                <w:rFonts w:cs="Arial"/>
                <w:sz w:val="20"/>
                <w:szCs w:val="20"/>
                <w:rPrChange w:id="746" w:author="Shah Ashay" w:date="2018-04-16T16:55:00Z">
                  <w:rPr>
                    <w:rFonts w:asciiTheme="minorHAnsi" w:hAnsiTheme="minorHAnsi"/>
                    <w:sz w:val="20"/>
                    <w:szCs w:val="20"/>
                  </w:rPr>
                </w:rPrChange>
              </w:rPr>
              <w:t xml:space="preserve">Name is displayed in </w:t>
            </w:r>
            <w:r w:rsidRPr="00D626C8">
              <w:rPr>
                <w:rFonts w:cs="Arial"/>
                <w:b/>
                <w:i/>
                <w:sz w:val="20"/>
                <w:szCs w:val="20"/>
                <w:rPrChange w:id="747" w:author="Shah Ashay" w:date="2018-04-16T16:55:00Z">
                  <w:rPr>
                    <w:rFonts w:asciiTheme="minorHAnsi" w:hAnsiTheme="minorHAnsi"/>
                    <w:b/>
                    <w:i/>
                    <w:sz w:val="20"/>
                    <w:szCs w:val="20"/>
                  </w:rPr>
                </w:rPrChange>
              </w:rPr>
              <w:t>Alloc Data Frequency</w:t>
            </w:r>
          </w:p>
        </w:tc>
        <w:tc>
          <w:tcPr>
            <w:tcW w:w="1567" w:type="pct"/>
            <w:tcPrChange w:id="748" w:author="Shah Ashay" w:date="2018-04-16T16:55:00Z">
              <w:tcPr>
                <w:tcW w:w="2970" w:type="dxa"/>
              </w:tcPr>
            </w:tcPrChange>
          </w:tcPr>
          <w:p w14:paraId="082303BF" w14:textId="77777777" w:rsidR="00546513" w:rsidRPr="00D626C8" w:rsidRDefault="00546513" w:rsidP="00546513">
            <w:pPr>
              <w:pStyle w:val="ListParagraph"/>
              <w:keepNext/>
              <w:keepLines/>
              <w:ind w:left="0"/>
              <w:rPr>
                <w:rFonts w:cs="Arial"/>
                <w:sz w:val="20"/>
                <w:rPrChange w:id="749" w:author="Shah Ashay" w:date="2018-04-16T16:55:00Z">
                  <w:rPr>
                    <w:rFonts w:asciiTheme="minorHAnsi" w:hAnsiTheme="minorHAnsi"/>
                    <w:sz w:val="20"/>
                  </w:rPr>
                </w:rPrChange>
              </w:rPr>
            </w:pPr>
            <w:r w:rsidRPr="00D626C8">
              <w:rPr>
                <w:rFonts w:cs="Arial"/>
                <w:sz w:val="20"/>
                <w:rPrChange w:id="750" w:author="Shah Ashay" w:date="2018-04-16T16:55:00Z">
                  <w:rPr>
                    <w:rFonts w:asciiTheme="minorHAnsi" w:hAnsiTheme="minorHAnsi"/>
                    <w:sz w:val="20"/>
                  </w:rPr>
                </w:rPrChange>
              </w:rPr>
              <w:t>Some of the streams are used in allocation.</w:t>
            </w:r>
          </w:p>
          <w:p w14:paraId="0027C521" w14:textId="77777777" w:rsidR="00552075" w:rsidRPr="00D626C8" w:rsidRDefault="00552075" w:rsidP="00546513">
            <w:pPr>
              <w:pStyle w:val="ListParagraph"/>
              <w:keepNext/>
              <w:keepLines/>
              <w:ind w:left="0"/>
              <w:rPr>
                <w:rFonts w:cs="Arial"/>
                <w:sz w:val="20"/>
                <w:rPrChange w:id="751" w:author="Shah Ashay" w:date="2018-04-16T16:55:00Z">
                  <w:rPr>
                    <w:rFonts w:asciiTheme="minorHAnsi" w:hAnsiTheme="minorHAnsi"/>
                    <w:sz w:val="20"/>
                  </w:rPr>
                </w:rPrChange>
              </w:rPr>
            </w:pPr>
          </w:p>
          <w:p w14:paraId="29AFDAE4" w14:textId="69626E21" w:rsidR="00552075" w:rsidRPr="00D626C8" w:rsidRDefault="00552075" w:rsidP="00546513">
            <w:pPr>
              <w:pStyle w:val="ListParagraph"/>
              <w:keepNext/>
              <w:keepLines/>
              <w:ind w:left="0"/>
              <w:rPr>
                <w:rFonts w:cs="Arial"/>
                <w:sz w:val="20"/>
                <w:rPrChange w:id="752" w:author="Shah Ashay" w:date="2018-04-16T16:55:00Z">
                  <w:rPr>
                    <w:rFonts w:asciiTheme="minorHAnsi" w:hAnsiTheme="minorHAnsi"/>
                    <w:sz w:val="20"/>
                  </w:rPr>
                </w:rPrChange>
              </w:rPr>
            </w:pPr>
          </w:p>
        </w:tc>
      </w:tr>
      <w:tr w:rsidR="00546513" w:rsidRPr="00D626C8" w14:paraId="77AC92BC" w14:textId="77777777" w:rsidTr="00D626C8">
        <w:trPr>
          <w:cantSplit/>
          <w:trPrChange w:id="753" w:author="Shah Ashay" w:date="2018-04-16T16:55:00Z">
            <w:trPr>
              <w:cantSplit/>
            </w:trPr>
          </w:trPrChange>
        </w:trPr>
        <w:tc>
          <w:tcPr>
            <w:tcW w:w="382" w:type="pct"/>
            <w:tcPrChange w:id="754" w:author="Shah Ashay" w:date="2018-04-16T16:55:00Z">
              <w:tcPr>
                <w:tcW w:w="655" w:type="dxa"/>
              </w:tcPr>
            </w:tcPrChange>
          </w:tcPr>
          <w:p w14:paraId="28E5C62B" w14:textId="77777777" w:rsidR="00546513" w:rsidRPr="00D626C8" w:rsidRDefault="00546513" w:rsidP="00546513">
            <w:pPr>
              <w:pStyle w:val="TableText"/>
              <w:keepNext/>
              <w:keepLines/>
              <w:numPr>
                <w:ilvl w:val="0"/>
                <w:numId w:val="4"/>
              </w:numPr>
              <w:rPr>
                <w:rFonts w:cs="Arial"/>
                <w:sz w:val="20"/>
                <w:rPrChange w:id="755" w:author="Shah Ashay" w:date="2018-04-16T16:55:00Z">
                  <w:rPr>
                    <w:rFonts w:asciiTheme="minorHAnsi" w:hAnsiTheme="minorHAnsi"/>
                    <w:sz w:val="20"/>
                  </w:rPr>
                </w:rPrChange>
              </w:rPr>
            </w:pPr>
          </w:p>
        </w:tc>
        <w:tc>
          <w:tcPr>
            <w:tcW w:w="1959" w:type="pct"/>
            <w:tcPrChange w:id="756" w:author="Shah Ashay" w:date="2018-04-16T16:55:00Z">
              <w:tcPr>
                <w:tcW w:w="3780" w:type="dxa"/>
              </w:tcPr>
            </w:tcPrChange>
          </w:tcPr>
          <w:p w14:paraId="11F0290E" w14:textId="77777777" w:rsidR="00546513" w:rsidRPr="00D626C8" w:rsidRDefault="00546513" w:rsidP="00546513">
            <w:pPr>
              <w:pStyle w:val="TableText"/>
              <w:keepNext/>
              <w:keepLines/>
              <w:rPr>
                <w:rFonts w:cs="Arial"/>
                <w:sz w:val="20"/>
                <w:szCs w:val="20"/>
                <w:rPrChange w:id="757" w:author="Shah Ashay" w:date="2018-04-16T16:55:00Z">
                  <w:rPr>
                    <w:rFonts w:asciiTheme="minorHAnsi" w:hAnsiTheme="minorHAnsi"/>
                    <w:sz w:val="20"/>
                    <w:szCs w:val="20"/>
                  </w:rPr>
                </w:rPrChange>
              </w:rPr>
            </w:pPr>
            <w:r w:rsidRPr="00D626C8">
              <w:rPr>
                <w:rFonts w:cs="Arial"/>
                <w:sz w:val="20"/>
                <w:szCs w:val="20"/>
                <w:rPrChange w:id="758" w:author="Shah Ashay" w:date="2018-04-16T16:55:00Z">
                  <w:rPr>
                    <w:rFonts w:asciiTheme="minorHAnsi" w:hAnsiTheme="minorHAnsi"/>
                    <w:sz w:val="20"/>
                    <w:szCs w:val="20"/>
                  </w:rPr>
                </w:rPrChange>
              </w:rPr>
              <w:t xml:space="preserve">Click the </w:t>
            </w:r>
            <w:r w:rsidRPr="00D626C8">
              <w:rPr>
                <w:rFonts w:cs="Arial"/>
                <w:b/>
                <w:i/>
                <w:sz w:val="20"/>
                <w:szCs w:val="20"/>
                <w:rPrChange w:id="759" w:author="Shah Ashay" w:date="2018-04-16T16:55:00Z">
                  <w:rPr>
                    <w:rFonts w:asciiTheme="minorHAnsi" w:hAnsiTheme="minorHAnsi"/>
                    <w:b/>
                    <w:i/>
                    <w:sz w:val="20"/>
                    <w:szCs w:val="20"/>
                  </w:rPr>
                </w:rPrChange>
              </w:rPr>
              <w:t>Alloc Fixed</w:t>
            </w:r>
            <w:r w:rsidRPr="00D626C8">
              <w:rPr>
                <w:rFonts w:cs="Arial"/>
                <w:sz w:val="20"/>
                <w:szCs w:val="20"/>
                <w:rPrChange w:id="760" w:author="Shah Ashay" w:date="2018-04-16T16:55:00Z">
                  <w:rPr>
                    <w:rFonts w:asciiTheme="minorHAnsi" w:hAnsiTheme="minorHAnsi"/>
                    <w:sz w:val="20"/>
                    <w:szCs w:val="20"/>
                  </w:rPr>
                </w:rPrChange>
              </w:rPr>
              <w:t xml:space="preserve"> drop-down</w:t>
            </w:r>
          </w:p>
        </w:tc>
        <w:tc>
          <w:tcPr>
            <w:tcW w:w="1092" w:type="pct"/>
            <w:tcPrChange w:id="761" w:author="Shah Ashay" w:date="2018-04-16T16:55:00Z">
              <w:tcPr>
                <w:tcW w:w="2070" w:type="dxa"/>
              </w:tcPr>
            </w:tcPrChange>
          </w:tcPr>
          <w:p w14:paraId="4563B1DD" w14:textId="77777777" w:rsidR="00546513" w:rsidRPr="00D626C8" w:rsidRDefault="00546513" w:rsidP="00546513">
            <w:pPr>
              <w:keepNext/>
              <w:keepLines/>
              <w:rPr>
                <w:rFonts w:cs="Arial"/>
                <w:sz w:val="20"/>
                <w:szCs w:val="20"/>
                <w:rPrChange w:id="762" w:author="Shah Ashay" w:date="2018-04-16T16:55:00Z">
                  <w:rPr>
                    <w:rFonts w:asciiTheme="minorHAnsi" w:hAnsiTheme="minorHAnsi"/>
                    <w:sz w:val="20"/>
                    <w:szCs w:val="20"/>
                  </w:rPr>
                </w:rPrChange>
              </w:rPr>
            </w:pPr>
            <w:r w:rsidRPr="00D626C8">
              <w:rPr>
                <w:rFonts w:cs="Arial"/>
                <w:sz w:val="20"/>
                <w:szCs w:val="20"/>
                <w:rPrChange w:id="763" w:author="Shah Ashay" w:date="2018-04-16T16:55:00Z">
                  <w:rPr>
                    <w:rFonts w:asciiTheme="minorHAnsi" w:hAnsiTheme="minorHAnsi"/>
                    <w:sz w:val="20"/>
                    <w:szCs w:val="20"/>
                  </w:rPr>
                </w:rPrChange>
              </w:rPr>
              <w:t>Alloc period options appear in a drop-down list</w:t>
            </w:r>
          </w:p>
        </w:tc>
        <w:tc>
          <w:tcPr>
            <w:tcW w:w="1567" w:type="pct"/>
            <w:tcPrChange w:id="764" w:author="Shah Ashay" w:date="2018-04-16T16:55:00Z">
              <w:tcPr>
                <w:tcW w:w="2970" w:type="dxa"/>
              </w:tcPr>
            </w:tcPrChange>
          </w:tcPr>
          <w:p w14:paraId="1CAB3278" w14:textId="77777777" w:rsidR="00546513" w:rsidRPr="00D626C8" w:rsidRDefault="00546513" w:rsidP="00546513">
            <w:pPr>
              <w:pStyle w:val="ListParagraph"/>
              <w:keepNext/>
              <w:keepLines/>
              <w:ind w:left="0"/>
              <w:rPr>
                <w:rFonts w:cs="Arial"/>
                <w:sz w:val="20"/>
                <w:rPrChange w:id="765" w:author="Shah Ashay" w:date="2018-04-16T16:55:00Z">
                  <w:rPr>
                    <w:rFonts w:asciiTheme="minorHAnsi" w:hAnsiTheme="minorHAnsi"/>
                    <w:sz w:val="20"/>
                  </w:rPr>
                </w:rPrChange>
              </w:rPr>
            </w:pPr>
            <w:r w:rsidRPr="00D626C8">
              <w:rPr>
                <w:rFonts w:cs="Arial"/>
                <w:sz w:val="20"/>
                <w:rPrChange w:id="766" w:author="Shah Ashay" w:date="2018-04-16T16:55:00Z">
                  <w:rPr>
                    <w:rFonts w:asciiTheme="minorHAnsi" w:hAnsiTheme="minorHAnsi"/>
                    <w:sz w:val="20"/>
                  </w:rPr>
                </w:rPrChange>
              </w:rPr>
              <w:t>Alloc period options include:</w:t>
            </w:r>
          </w:p>
          <w:p w14:paraId="6EBBEE7F" w14:textId="77777777" w:rsidR="00546513" w:rsidRPr="00D626C8" w:rsidRDefault="00546513" w:rsidP="00546513">
            <w:pPr>
              <w:pStyle w:val="ListParagraph"/>
              <w:keepNext/>
              <w:keepLines/>
              <w:numPr>
                <w:ilvl w:val="0"/>
                <w:numId w:val="31"/>
              </w:numPr>
              <w:rPr>
                <w:rFonts w:cs="Arial"/>
                <w:b/>
                <w:sz w:val="20"/>
                <w:rPrChange w:id="767" w:author="Shah Ashay" w:date="2018-04-16T16:55:00Z">
                  <w:rPr>
                    <w:rFonts w:asciiTheme="minorHAnsi" w:hAnsiTheme="minorHAnsi"/>
                    <w:b/>
                    <w:sz w:val="20"/>
                  </w:rPr>
                </w:rPrChange>
              </w:rPr>
            </w:pPr>
            <w:r w:rsidRPr="00D626C8">
              <w:rPr>
                <w:rFonts w:cs="Arial"/>
                <w:b/>
                <w:sz w:val="20"/>
                <w:rPrChange w:id="768" w:author="Shah Ashay" w:date="2018-04-16T16:55:00Z">
                  <w:rPr>
                    <w:rFonts w:asciiTheme="minorHAnsi" w:hAnsiTheme="minorHAnsi"/>
                    <w:b/>
                    <w:sz w:val="20"/>
                  </w:rPr>
                </w:rPrChange>
              </w:rPr>
              <w:t>Yes</w:t>
            </w:r>
          </w:p>
          <w:p w14:paraId="3AB97439" w14:textId="77777777" w:rsidR="00546513" w:rsidRPr="00D626C8" w:rsidRDefault="00546513" w:rsidP="00546513">
            <w:pPr>
              <w:pStyle w:val="ListParagraph"/>
              <w:keepNext/>
              <w:keepLines/>
              <w:numPr>
                <w:ilvl w:val="0"/>
                <w:numId w:val="31"/>
              </w:numPr>
              <w:rPr>
                <w:rFonts w:cs="Arial"/>
                <w:b/>
                <w:sz w:val="20"/>
                <w:rPrChange w:id="769" w:author="Shah Ashay" w:date="2018-04-16T16:55:00Z">
                  <w:rPr>
                    <w:rFonts w:asciiTheme="minorHAnsi" w:hAnsiTheme="minorHAnsi"/>
                    <w:b/>
                    <w:sz w:val="20"/>
                  </w:rPr>
                </w:rPrChange>
              </w:rPr>
            </w:pPr>
            <w:r w:rsidRPr="00D626C8">
              <w:rPr>
                <w:rFonts w:cs="Arial"/>
                <w:b/>
                <w:sz w:val="20"/>
                <w:rPrChange w:id="770" w:author="Shah Ashay" w:date="2018-04-16T16:55:00Z">
                  <w:rPr>
                    <w:rFonts w:asciiTheme="minorHAnsi" w:hAnsiTheme="minorHAnsi"/>
                    <w:b/>
                    <w:sz w:val="20"/>
                  </w:rPr>
                </w:rPrChange>
              </w:rPr>
              <w:t>No</w:t>
            </w:r>
          </w:p>
        </w:tc>
      </w:tr>
      <w:tr w:rsidR="00546513" w:rsidRPr="00D626C8" w14:paraId="34715A4C" w14:textId="77777777" w:rsidTr="00D626C8">
        <w:trPr>
          <w:cantSplit/>
          <w:trPrChange w:id="771" w:author="Shah Ashay" w:date="2018-04-16T16:55:00Z">
            <w:trPr>
              <w:cantSplit/>
            </w:trPr>
          </w:trPrChange>
        </w:trPr>
        <w:tc>
          <w:tcPr>
            <w:tcW w:w="382" w:type="pct"/>
            <w:tcPrChange w:id="772" w:author="Shah Ashay" w:date="2018-04-16T16:55:00Z">
              <w:tcPr>
                <w:tcW w:w="655" w:type="dxa"/>
              </w:tcPr>
            </w:tcPrChange>
          </w:tcPr>
          <w:p w14:paraId="328622F2" w14:textId="77777777" w:rsidR="00546513" w:rsidRPr="00D626C8" w:rsidRDefault="00546513" w:rsidP="00546513">
            <w:pPr>
              <w:pStyle w:val="TableText"/>
              <w:keepNext/>
              <w:keepLines/>
              <w:numPr>
                <w:ilvl w:val="0"/>
                <w:numId w:val="4"/>
              </w:numPr>
              <w:rPr>
                <w:rFonts w:cs="Arial"/>
                <w:sz w:val="20"/>
                <w:rPrChange w:id="773" w:author="Shah Ashay" w:date="2018-04-16T16:55:00Z">
                  <w:rPr>
                    <w:rFonts w:asciiTheme="minorHAnsi" w:hAnsiTheme="minorHAnsi"/>
                    <w:sz w:val="20"/>
                  </w:rPr>
                </w:rPrChange>
              </w:rPr>
            </w:pPr>
          </w:p>
        </w:tc>
        <w:tc>
          <w:tcPr>
            <w:tcW w:w="1959" w:type="pct"/>
            <w:tcPrChange w:id="774" w:author="Shah Ashay" w:date="2018-04-16T16:55:00Z">
              <w:tcPr>
                <w:tcW w:w="3780" w:type="dxa"/>
              </w:tcPr>
            </w:tcPrChange>
          </w:tcPr>
          <w:p w14:paraId="5EF76013" w14:textId="77777777" w:rsidR="00546513" w:rsidRPr="00D626C8" w:rsidRDefault="00546513" w:rsidP="00546513">
            <w:pPr>
              <w:pStyle w:val="TableText"/>
              <w:keepNext/>
              <w:keepLines/>
              <w:rPr>
                <w:rFonts w:cs="Arial"/>
                <w:sz w:val="20"/>
                <w:szCs w:val="20"/>
                <w:rPrChange w:id="775" w:author="Shah Ashay" w:date="2018-04-16T16:55:00Z">
                  <w:rPr>
                    <w:rFonts w:asciiTheme="minorHAnsi" w:hAnsiTheme="minorHAnsi"/>
                    <w:sz w:val="20"/>
                    <w:szCs w:val="20"/>
                  </w:rPr>
                </w:rPrChange>
              </w:rPr>
            </w:pPr>
            <w:r w:rsidRPr="00D626C8">
              <w:rPr>
                <w:rFonts w:cs="Arial"/>
                <w:sz w:val="20"/>
                <w:szCs w:val="20"/>
                <w:rPrChange w:id="776" w:author="Shah Ashay" w:date="2018-04-16T16:55:00Z">
                  <w:rPr>
                    <w:rFonts w:asciiTheme="minorHAnsi" w:hAnsiTheme="minorHAnsi"/>
                    <w:sz w:val="20"/>
                    <w:szCs w:val="20"/>
                  </w:rPr>
                </w:rPrChange>
              </w:rPr>
              <w:t xml:space="preserve">Select the correct </w:t>
            </w:r>
            <w:r w:rsidRPr="00D626C8">
              <w:rPr>
                <w:rFonts w:cs="Arial"/>
                <w:b/>
                <w:i/>
                <w:sz w:val="20"/>
                <w:szCs w:val="20"/>
                <w:rPrChange w:id="777" w:author="Shah Ashay" w:date="2018-04-16T16:55:00Z">
                  <w:rPr>
                    <w:rFonts w:asciiTheme="minorHAnsi" w:hAnsiTheme="minorHAnsi"/>
                    <w:b/>
                    <w:i/>
                    <w:sz w:val="20"/>
                    <w:szCs w:val="20"/>
                  </w:rPr>
                </w:rPrChange>
              </w:rPr>
              <w:t>Alloc Fixed</w:t>
            </w:r>
            <w:r w:rsidRPr="00D626C8">
              <w:rPr>
                <w:rFonts w:cs="Arial"/>
                <w:sz w:val="20"/>
                <w:szCs w:val="20"/>
                <w:rPrChange w:id="778" w:author="Shah Ashay" w:date="2018-04-16T16:55:00Z">
                  <w:rPr>
                    <w:rFonts w:asciiTheme="minorHAnsi" w:hAnsiTheme="minorHAnsi"/>
                    <w:sz w:val="20"/>
                    <w:szCs w:val="20"/>
                  </w:rPr>
                </w:rPrChange>
              </w:rPr>
              <w:t xml:space="preserve"> from the drop-down</w:t>
            </w:r>
          </w:p>
        </w:tc>
        <w:tc>
          <w:tcPr>
            <w:tcW w:w="1092" w:type="pct"/>
            <w:tcPrChange w:id="779" w:author="Shah Ashay" w:date="2018-04-16T16:55:00Z">
              <w:tcPr>
                <w:tcW w:w="2070" w:type="dxa"/>
              </w:tcPr>
            </w:tcPrChange>
          </w:tcPr>
          <w:p w14:paraId="532DA1A7" w14:textId="77777777" w:rsidR="00546513" w:rsidRPr="00D626C8" w:rsidRDefault="00546513" w:rsidP="00546513">
            <w:pPr>
              <w:keepNext/>
              <w:keepLines/>
              <w:rPr>
                <w:rFonts w:cs="Arial"/>
                <w:b/>
                <w:i/>
                <w:sz w:val="20"/>
                <w:szCs w:val="20"/>
                <w:rPrChange w:id="780" w:author="Shah Ashay" w:date="2018-04-16T16:55:00Z">
                  <w:rPr>
                    <w:rFonts w:asciiTheme="minorHAnsi" w:hAnsiTheme="minorHAnsi"/>
                    <w:b/>
                    <w:i/>
                    <w:sz w:val="20"/>
                    <w:szCs w:val="20"/>
                  </w:rPr>
                </w:rPrChange>
              </w:rPr>
            </w:pPr>
            <w:r w:rsidRPr="00D626C8">
              <w:rPr>
                <w:rFonts w:cs="Arial"/>
                <w:sz w:val="20"/>
                <w:szCs w:val="20"/>
                <w:rPrChange w:id="781" w:author="Shah Ashay" w:date="2018-04-16T16:55:00Z">
                  <w:rPr>
                    <w:rFonts w:asciiTheme="minorHAnsi" w:hAnsiTheme="minorHAnsi"/>
                    <w:sz w:val="20"/>
                    <w:szCs w:val="20"/>
                  </w:rPr>
                </w:rPrChange>
              </w:rPr>
              <w:t xml:space="preserve">Name is displayed in </w:t>
            </w:r>
            <w:r w:rsidRPr="00D626C8">
              <w:rPr>
                <w:rFonts w:cs="Arial"/>
                <w:b/>
                <w:i/>
                <w:sz w:val="20"/>
                <w:szCs w:val="20"/>
                <w:rPrChange w:id="782" w:author="Shah Ashay" w:date="2018-04-16T16:55:00Z">
                  <w:rPr>
                    <w:rFonts w:asciiTheme="minorHAnsi" w:hAnsiTheme="minorHAnsi"/>
                    <w:b/>
                    <w:i/>
                    <w:sz w:val="20"/>
                    <w:szCs w:val="20"/>
                  </w:rPr>
                </w:rPrChange>
              </w:rPr>
              <w:t>Alloc Fixed</w:t>
            </w:r>
          </w:p>
        </w:tc>
        <w:tc>
          <w:tcPr>
            <w:tcW w:w="1567" w:type="pct"/>
            <w:tcPrChange w:id="783" w:author="Shah Ashay" w:date="2018-04-16T16:55:00Z">
              <w:tcPr>
                <w:tcW w:w="2970" w:type="dxa"/>
              </w:tcPr>
            </w:tcPrChange>
          </w:tcPr>
          <w:p w14:paraId="189F5AF6" w14:textId="77777777" w:rsidR="00546513" w:rsidRPr="00D626C8" w:rsidRDefault="00546513" w:rsidP="00546513">
            <w:pPr>
              <w:pStyle w:val="ListParagraph"/>
              <w:keepNext/>
              <w:keepLines/>
              <w:ind w:left="0"/>
              <w:rPr>
                <w:rFonts w:cs="Arial"/>
                <w:sz w:val="20"/>
                <w:rPrChange w:id="784" w:author="Shah Ashay" w:date="2018-04-16T16:55:00Z">
                  <w:rPr>
                    <w:rFonts w:asciiTheme="minorHAnsi" w:hAnsiTheme="minorHAnsi"/>
                    <w:sz w:val="20"/>
                  </w:rPr>
                </w:rPrChange>
              </w:rPr>
            </w:pPr>
            <w:r w:rsidRPr="00D626C8">
              <w:rPr>
                <w:rFonts w:cs="Arial"/>
                <w:sz w:val="20"/>
                <w:rPrChange w:id="785" w:author="Shah Ashay" w:date="2018-04-16T16:55:00Z">
                  <w:rPr>
                    <w:rFonts w:asciiTheme="minorHAnsi" w:hAnsiTheme="minorHAnsi"/>
                    <w:sz w:val="20"/>
                  </w:rPr>
                </w:rPrChange>
              </w:rPr>
              <w:t>This affects the allocation process</w:t>
            </w:r>
          </w:p>
        </w:tc>
      </w:tr>
      <w:tr w:rsidR="00546513" w:rsidRPr="00D626C8" w14:paraId="0540AD81" w14:textId="77777777" w:rsidTr="00D626C8">
        <w:trPr>
          <w:cantSplit/>
          <w:trPrChange w:id="786" w:author="Shah Ashay" w:date="2018-04-16T16:55:00Z">
            <w:trPr>
              <w:cantSplit/>
            </w:trPr>
          </w:trPrChange>
        </w:trPr>
        <w:tc>
          <w:tcPr>
            <w:tcW w:w="382" w:type="pct"/>
            <w:tcPrChange w:id="787" w:author="Shah Ashay" w:date="2018-04-16T16:55:00Z">
              <w:tcPr>
                <w:tcW w:w="655" w:type="dxa"/>
              </w:tcPr>
            </w:tcPrChange>
          </w:tcPr>
          <w:p w14:paraId="7BA1E1A9" w14:textId="77777777" w:rsidR="00546513" w:rsidRPr="00D626C8" w:rsidRDefault="00546513" w:rsidP="00546513">
            <w:pPr>
              <w:pStyle w:val="TableText"/>
              <w:keepNext/>
              <w:keepLines/>
              <w:numPr>
                <w:ilvl w:val="0"/>
                <w:numId w:val="4"/>
              </w:numPr>
              <w:rPr>
                <w:rFonts w:cs="Arial"/>
                <w:sz w:val="20"/>
                <w:rPrChange w:id="788" w:author="Shah Ashay" w:date="2018-04-16T16:55:00Z">
                  <w:rPr>
                    <w:rFonts w:asciiTheme="minorHAnsi" w:hAnsiTheme="minorHAnsi"/>
                    <w:sz w:val="20"/>
                  </w:rPr>
                </w:rPrChange>
              </w:rPr>
            </w:pPr>
          </w:p>
        </w:tc>
        <w:tc>
          <w:tcPr>
            <w:tcW w:w="1959" w:type="pct"/>
            <w:tcPrChange w:id="789" w:author="Shah Ashay" w:date="2018-04-16T16:55:00Z">
              <w:tcPr>
                <w:tcW w:w="3780" w:type="dxa"/>
              </w:tcPr>
            </w:tcPrChange>
          </w:tcPr>
          <w:p w14:paraId="0C5AF840" w14:textId="77777777" w:rsidR="00546513" w:rsidRPr="00D626C8" w:rsidRDefault="00546513" w:rsidP="00546513">
            <w:pPr>
              <w:pStyle w:val="TableText"/>
              <w:keepNext/>
              <w:keepLines/>
              <w:rPr>
                <w:rFonts w:cs="Arial"/>
                <w:sz w:val="20"/>
                <w:szCs w:val="20"/>
                <w:rPrChange w:id="790" w:author="Shah Ashay" w:date="2018-04-16T16:55:00Z">
                  <w:rPr>
                    <w:rFonts w:asciiTheme="minorHAnsi" w:hAnsiTheme="minorHAnsi"/>
                    <w:sz w:val="20"/>
                    <w:szCs w:val="20"/>
                  </w:rPr>
                </w:rPrChange>
              </w:rPr>
            </w:pPr>
            <w:r w:rsidRPr="00D626C8">
              <w:rPr>
                <w:rFonts w:cs="Arial"/>
                <w:sz w:val="20"/>
                <w:szCs w:val="20"/>
                <w:rPrChange w:id="791" w:author="Shah Ashay" w:date="2018-04-16T16:55:00Z">
                  <w:rPr>
                    <w:rFonts w:asciiTheme="minorHAnsi" w:hAnsiTheme="minorHAnsi"/>
                    <w:sz w:val="20"/>
                    <w:szCs w:val="20"/>
                  </w:rPr>
                </w:rPrChange>
              </w:rPr>
              <w:t xml:space="preserve">Click the </w:t>
            </w:r>
            <w:r w:rsidRPr="00D626C8">
              <w:rPr>
                <w:rFonts w:cs="Arial"/>
                <w:b/>
                <w:i/>
                <w:sz w:val="20"/>
                <w:szCs w:val="20"/>
                <w:rPrChange w:id="792" w:author="Shah Ashay" w:date="2018-04-16T16:55:00Z">
                  <w:rPr>
                    <w:rFonts w:asciiTheme="minorHAnsi" w:hAnsiTheme="minorHAnsi"/>
                    <w:b/>
                    <w:i/>
                    <w:sz w:val="20"/>
                    <w:szCs w:val="20"/>
                  </w:rPr>
                </w:rPrChange>
              </w:rPr>
              <w:t>Gross Volume Method</w:t>
            </w:r>
            <w:r w:rsidRPr="00D626C8">
              <w:rPr>
                <w:rFonts w:cs="Arial"/>
                <w:sz w:val="20"/>
                <w:szCs w:val="20"/>
                <w:rPrChange w:id="793" w:author="Shah Ashay" w:date="2018-04-16T16:55:00Z">
                  <w:rPr>
                    <w:rFonts w:asciiTheme="minorHAnsi" w:hAnsiTheme="minorHAnsi"/>
                    <w:sz w:val="20"/>
                    <w:szCs w:val="20"/>
                  </w:rPr>
                </w:rPrChange>
              </w:rPr>
              <w:t xml:space="preserve"> drop-down</w:t>
            </w:r>
          </w:p>
        </w:tc>
        <w:tc>
          <w:tcPr>
            <w:tcW w:w="1092" w:type="pct"/>
            <w:tcPrChange w:id="794" w:author="Shah Ashay" w:date="2018-04-16T16:55:00Z">
              <w:tcPr>
                <w:tcW w:w="2070" w:type="dxa"/>
              </w:tcPr>
            </w:tcPrChange>
          </w:tcPr>
          <w:p w14:paraId="18F25970" w14:textId="77777777" w:rsidR="00546513" w:rsidRPr="00D626C8" w:rsidRDefault="00546513" w:rsidP="00546513">
            <w:pPr>
              <w:keepNext/>
              <w:keepLines/>
              <w:rPr>
                <w:rFonts w:cs="Arial"/>
                <w:sz w:val="20"/>
                <w:szCs w:val="20"/>
                <w:rPrChange w:id="795" w:author="Shah Ashay" w:date="2018-04-16T16:55:00Z">
                  <w:rPr>
                    <w:rFonts w:asciiTheme="minorHAnsi" w:hAnsiTheme="minorHAnsi"/>
                    <w:sz w:val="20"/>
                    <w:szCs w:val="20"/>
                  </w:rPr>
                </w:rPrChange>
              </w:rPr>
            </w:pPr>
            <w:r w:rsidRPr="00D626C8">
              <w:rPr>
                <w:rFonts w:cs="Arial"/>
                <w:sz w:val="20"/>
                <w:szCs w:val="20"/>
                <w:rPrChange w:id="796" w:author="Shah Ashay" w:date="2018-04-16T16:55:00Z">
                  <w:rPr>
                    <w:rFonts w:asciiTheme="minorHAnsi" w:hAnsiTheme="minorHAnsi"/>
                    <w:sz w:val="20"/>
                    <w:szCs w:val="20"/>
                  </w:rPr>
                </w:rPrChange>
              </w:rPr>
              <w:t>Gross Volume Method options appear in a drop-down list</w:t>
            </w:r>
          </w:p>
        </w:tc>
        <w:tc>
          <w:tcPr>
            <w:tcW w:w="1567" w:type="pct"/>
            <w:tcPrChange w:id="797" w:author="Shah Ashay" w:date="2018-04-16T16:55:00Z">
              <w:tcPr>
                <w:tcW w:w="2970" w:type="dxa"/>
              </w:tcPr>
            </w:tcPrChange>
          </w:tcPr>
          <w:p w14:paraId="245DDB48" w14:textId="77777777" w:rsidR="00546513" w:rsidRPr="00D626C8" w:rsidRDefault="00546513" w:rsidP="00546513">
            <w:pPr>
              <w:keepNext/>
              <w:keepLines/>
              <w:rPr>
                <w:rFonts w:cs="Arial"/>
                <w:sz w:val="20"/>
                <w:szCs w:val="20"/>
                <w:rPrChange w:id="798" w:author="Shah Ashay" w:date="2018-04-16T16:55:00Z">
                  <w:rPr>
                    <w:rFonts w:asciiTheme="minorHAnsi" w:hAnsiTheme="minorHAnsi"/>
                    <w:sz w:val="20"/>
                    <w:szCs w:val="20"/>
                  </w:rPr>
                </w:rPrChange>
              </w:rPr>
            </w:pPr>
            <w:r w:rsidRPr="00D626C8">
              <w:rPr>
                <w:rFonts w:cs="Arial"/>
                <w:sz w:val="20"/>
                <w:szCs w:val="20"/>
                <w:rPrChange w:id="799" w:author="Shah Ashay" w:date="2018-04-16T16:55:00Z">
                  <w:rPr>
                    <w:rFonts w:asciiTheme="minorHAnsi" w:hAnsiTheme="minorHAnsi"/>
                    <w:sz w:val="20"/>
                    <w:szCs w:val="20"/>
                  </w:rPr>
                </w:rPrChange>
              </w:rPr>
              <w:t>Gross Volume Method is used to configure how the gross volume (unadjusted volume) should be read from the database.</w:t>
            </w:r>
          </w:p>
          <w:p w14:paraId="3FB21879" w14:textId="77777777" w:rsidR="00546513" w:rsidRPr="00D626C8" w:rsidRDefault="00546513" w:rsidP="00546513">
            <w:pPr>
              <w:keepNext/>
              <w:keepLines/>
              <w:rPr>
                <w:rFonts w:cs="Arial"/>
                <w:sz w:val="20"/>
                <w:szCs w:val="20"/>
                <w:rPrChange w:id="800" w:author="Shah Ashay" w:date="2018-04-16T16:55:00Z">
                  <w:rPr>
                    <w:rFonts w:asciiTheme="minorHAnsi" w:hAnsiTheme="minorHAnsi"/>
                    <w:sz w:val="20"/>
                    <w:szCs w:val="20"/>
                  </w:rPr>
                </w:rPrChange>
              </w:rPr>
            </w:pPr>
          </w:p>
          <w:p w14:paraId="2E61A017" w14:textId="77777777" w:rsidR="00546513" w:rsidRPr="00D626C8" w:rsidRDefault="00546513" w:rsidP="00546513">
            <w:pPr>
              <w:keepNext/>
              <w:keepLines/>
              <w:rPr>
                <w:rFonts w:cs="Arial"/>
                <w:sz w:val="20"/>
                <w:szCs w:val="20"/>
                <w:rPrChange w:id="801" w:author="Shah Ashay" w:date="2018-04-16T16:55:00Z">
                  <w:rPr>
                    <w:rFonts w:asciiTheme="minorHAnsi" w:hAnsiTheme="minorHAnsi"/>
                    <w:sz w:val="20"/>
                    <w:szCs w:val="20"/>
                  </w:rPr>
                </w:rPrChange>
              </w:rPr>
            </w:pPr>
            <w:r w:rsidRPr="00D626C8">
              <w:rPr>
                <w:rFonts w:cs="Arial"/>
                <w:sz w:val="20"/>
                <w:szCs w:val="20"/>
                <w:rPrChange w:id="802" w:author="Shah Ashay" w:date="2018-04-16T16:55:00Z">
                  <w:rPr>
                    <w:rFonts w:asciiTheme="minorHAnsi" w:hAnsiTheme="minorHAnsi"/>
                    <w:sz w:val="20"/>
                    <w:szCs w:val="20"/>
                  </w:rPr>
                </w:rPrChange>
              </w:rPr>
              <w:t>Gross Volume Method options include:</w:t>
            </w:r>
          </w:p>
          <w:p w14:paraId="06A723A4" w14:textId="77777777" w:rsidR="00552075" w:rsidRPr="00D626C8" w:rsidRDefault="00552075" w:rsidP="00552075">
            <w:pPr>
              <w:pStyle w:val="ListParagraph"/>
              <w:keepNext/>
              <w:keepLines/>
              <w:numPr>
                <w:ilvl w:val="0"/>
                <w:numId w:val="32"/>
              </w:numPr>
              <w:rPr>
                <w:rFonts w:cs="Arial"/>
                <w:b/>
                <w:sz w:val="20"/>
                <w:rPrChange w:id="803" w:author="Shah Ashay" w:date="2018-04-16T16:55:00Z">
                  <w:rPr>
                    <w:rFonts w:asciiTheme="minorHAnsi" w:hAnsiTheme="minorHAnsi"/>
                    <w:b/>
                    <w:sz w:val="20"/>
                  </w:rPr>
                </w:rPrChange>
              </w:rPr>
            </w:pPr>
            <w:r w:rsidRPr="00D626C8">
              <w:rPr>
                <w:rFonts w:cs="Arial"/>
                <w:b/>
                <w:sz w:val="20"/>
                <w:rPrChange w:id="804" w:author="Shah Ashay" w:date="2018-04-16T16:55:00Z">
                  <w:rPr>
                    <w:rFonts w:asciiTheme="minorHAnsi" w:hAnsiTheme="minorHAnsi"/>
                    <w:b/>
                    <w:sz w:val="20"/>
                  </w:rPr>
                </w:rPrChange>
              </w:rPr>
              <w:t xml:space="preserve">Use Net vol method   </w:t>
            </w:r>
          </w:p>
          <w:p w14:paraId="550EEFAB" w14:textId="77777777" w:rsidR="00552075" w:rsidRPr="00D626C8" w:rsidRDefault="00552075" w:rsidP="00552075">
            <w:pPr>
              <w:pStyle w:val="ListParagraph"/>
              <w:keepNext/>
              <w:keepLines/>
              <w:numPr>
                <w:ilvl w:val="0"/>
                <w:numId w:val="32"/>
              </w:numPr>
              <w:rPr>
                <w:rFonts w:cs="Arial"/>
                <w:b/>
                <w:sz w:val="20"/>
                <w:rPrChange w:id="805" w:author="Shah Ashay" w:date="2018-04-16T16:55:00Z">
                  <w:rPr>
                    <w:rFonts w:asciiTheme="minorHAnsi" w:hAnsiTheme="minorHAnsi"/>
                    <w:b/>
                    <w:sz w:val="20"/>
                  </w:rPr>
                </w:rPrChange>
              </w:rPr>
            </w:pPr>
            <w:r w:rsidRPr="00D626C8">
              <w:rPr>
                <w:rFonts w:cs="Arial"/>
                <w:b/>
                <w:sz w:val="20"/>
                <w:rPrChange w:id="806" w:author="Shah Ashay" w:date="2018-04-16T16:55:00Z">
                  <w:rPr>
                    <w:rFonts w:asciiTheme="minorHAnsi" w:hAnsiTheme="minorHAnsi"/>
                    <w:b/>
                    <w:sz w:val="20"/>
                  </w:rPr>
                </w:rPrChange>
              </w:rPr>
              <w:t xml:space="preserve"> Measured  </w:t>
            </w:r>
          </w:p>
          <w:p w14:paraId="390D4997" w14:textId="77777777" w:rsidR="00552075" w:rsidRPr="00D626C8" w:rsidRDefault="00552075" w:rsidP="00552075">
            <w:pPr>
              <w:pStyle w:val="ListParagraph"/>
              <w:keepNext/>
              <w:keepLines/>
              <w:numPr>
                <w:ilvl w:val="0"/>
                <w:numId w:val="32"/>
              </w:numPr>
              <w:rPr>
                <w:rFonts w:cs="Arial"/>
                <w:b/>
                <w:sz w:val="20"/>
                <w:rPrChange w:id="807" w:author="Shah Ashay" w:date="2018-04-16T16:55:00Z">
                  <w:rPr>
                    <w:rFonts w:asciiTheme="minorHAnsi" w:hAnsiTheme="minorHAnsi"/>
                    <w:b/>
                    <w:sz w:val="20"/>
                  </w:rPr>
                </w:rPrChange>
              </w:rPr>
            </w:pPr>
            <w:r w:rsidRPr="00D626C8">
              <w:rPr>
                <w:rFonts w:cs="Arial"/>
                <w:b/>
                <w:sz w:val="20"/>
                <w:rPrChange w:id="808" w:author="Shah Ashay" w:date="2018-04-16T16:55:00Z">
                  <w:rPr>
                    <w:rFonts w:asciiTheme="minorHAnsi" w:hAnsiTheme="minorHAnsi"/>
                    <w:b/>
                    <w:sz w:val="20"/>
                  </w:rPr>
                </w:rPrChange>
              </w:rPr>
              <w:t xml:space="preserve"> Trucks Single Transfer  </w:t>
            </w:r>
          </w:p>
          <w:p w14:paraId="4DCCF0DC" w14:textId="77777777" w:rsidR="00552075" w:rsidRPr="00D626C8" w:rsidRDefault="00552075" w:rsidP="00552075">
            <w:pPr>
              <w:pStyle w:val="ListParagraph"/>
              <w:keepNext/>
              <w:keepLines/>
              <w:numPr>
                <w:ilvl w:val="0"/>
                <w:numId w:val="32"/>
              </w:numPr>
              <w:rPr>
                <w:rFonts w:cs="Arial"/>
                <w:b/>
                <w:sz w:val="20"/>
                <w:rPrChange w:id="809" w:author="Shah Ashay" w:date="2018-04-16T16:55:00Z">
                  <w:rPr>
                    <w:rFonts w:asciiTheme="minorHAnsi" w:hAnsiTheme="minorHAnsi"/>
                    <w:b/>
                    <w:sz w:val="20"/>
                  </w:rPr>
                </w:rPrChange>
              </w:rPr>
            </w:pPr>
            <w:r w:rsidRPr="00D626C8">
              <w:rPr>
                <w:rFonts w:cs="Arial"/>
                <w:b/>
                <w:sz w:val="20"/>
                <w:rPrChange w:id="810" w:author="Shah Ashay" w:date="2018-04-16T16:55:00Z">
                  <w:rPr>
                    <w:rFonts w:asciiTheme="minorHAnsi" w:hAnsiTheme="minorHAnsi"/>
                    <w:b/>
                    <w:sz w:val="20"/>
                  </w:rPr>
                </w:rPrChange>
              </w:rPr>
              <w:t xml:space="preserve"> Load on Trucks for Mult Transfer  </w:t>
            </w:r>
          </w:p>
          <w:p w14:paraId="4A40FAF1" w14:textId="77777777" w:rsidR="00552075" w:rsidRPr="00D626C8" w:rsidRDefault="00552075" w:rsidP="00552075">
            <w:pPr>
              <w:pStyle w:val="ListParagraph"/>
              <w:keepNext/>
              <w:keepLines/>
              <w:numPr>
                <w:ilvl w:val="0"/>
                <w:numId w:val="32"/>
              </w:numPr>
              <w:rPr>
                <w:rFonts w:cs="Arial"/>
                <w:b/>
                <w:sz w:val="20"/>
                <w:rPrChange w:id="811" w:author="Shah Ashay" w:date="2018-04-16T16:55:00Z">
                  <w:rPr>
                    <w:rFonts w:asciiTheme="minorHAnsi" w:hAnsiTheme="minorHAnsi"/>
                    <w:b/>
                    <w:sz w:val="20"/>
                  </w:rPr>
                </w:rPrChange>
              </w:rPr>
            </w:pPr>
            <w:r w:rsidRPr="00D626C8">
              <w:rPr>
                <w:rFonts w:cs="Arial"/>
                <w:b/>
                <w:sz w:val="20"/>
                <w:rPrChange w:id="812" w:author="Shah Ashay" w:date="2018-04-16T16:55:00Z">
                  <w:rPr>
                    <w:rFonts w:asciiTheme="minorHAnsi" w:hAnsiTheme="minorHAnsi"/>
                    <w:b/>
                    <w:sz w:val="20"/>
                  </w:rPr>
                </w:rPrChange>
              </w:rPr>
              <w:t xml:space="preserve"> Unload from Trucks  </w:t>
            </w:r>
          </w:p>
          <w:p w14:paraId="39E7D348" w14:textId="77777777" w:rsidR="00552075" w:rsidRPr="00D626C8" w:rsidRDefault="00552075" w:rsidP="00552075">
            <w:pPr>
              <w:pStyle w:val="ListParagraph"/>
              <w:keepNext/>
              <w:keepLines/>
              <w:numPr>
                <w:ilvl w:val="0"/>
                <w:numId w:val="32"/>
              </w:numPr>
              <w:rPr>
                <w:rFonts w:cs="Arial"/>
                <w:b/>
                <w:sz w:val="20"/>
                <w:rPrChange w:id="813" w:author="Shah Ashay" w:date="2018-04-16T16:55:00Z">
                  <w:rPr>
                    <w:rFonts w:asciiTheme="minorHAnsi" w:hAnsiTheme="minorHAnsi"/>
                    <w:b/>
                    <w:sz w:val="20"/>
                  </w:rPr>
                </w:rPrChange>
              </w:rPr>
            </w:pPr>
            <w:r w:rsidRPr="00D626C8">
              <w:rPr>
                <w:rFonts w:cs="Arial"/>
                <w:b/>
                <w:sz w:val="20"/>
                <w:rPrChange w:id="814" w:author="Shah Ashay" w:date="2018-04-16T16:55:00Z">
                  <w:rPr>
                    <w:rFonts w:asciiTheme="minorHAnsi" w:hAnsiTheme="minorHAnsi"/>
                    <w:b/>
                    <w:sz w:val="20"/>
                  </w:rPr>
                </w:rPrChange>
              </w:rPr>
              <w:t xml:space="preserve"> Derived  </w:t>
            </w:r>
          </w:p>
          <w:p w14:paraId="0DA141EF" w14:textId="77777777" w:rsidR="00552075" w:rsidRPr="00D626C8" w:rsidRDefault="00552075" w:rsidP="00552075">
            <w:pPr>
              <w:pStyle w:val="ListParagraph"/>
              <w:keepNext/>
              <w:keepLines/>
              <w:numPr>
                <w:ilvl w:val="0"/>
                <w:numId w:val="32"/>
              </w:numPr>
              <w:rPr>
                <w:rFonts w:cs="Arial"/>
                <w:b/>
                <w:sz w:val="20"/>
                <w:rPrChange w:id="815" w:author="Shah Ashay" w:date="2018-04-16T16:55:00Z">
                  <w:rPr>
                    <w:rFonts w:asciiTheme="minorHAnsi" w:hAnsiTheme="minorHAnsi"/>
                    <w:b/>
                    <w:sz w:val="20"/>
                  </w:rPr>
                </w:rPrChange>
              </w:rPr>
            </w:pPr>
            <w:r w:rsidRPr="00D626C8">
              <w:rPr>
                <w:rFonts w:cs="Arial"/>
                <w:b/>
                <w:sz w:val="20"/>
                <w:rPrChange w:id="816" w:author="Shah Ashay" w:date="2018-04-16T16:55:00Z">
                  <w:rPr>
                    <w:rFonts w:asciiTheme="minorHAnsi" w:hAnsiTheme="minorHAnsi"/>
                    <w:b/>
                    <w:sz w:val="20"/>
                  </w:rPr>
                </w:rPrChange>
              </w:rPr>
              <w:t xml:space="preserve"> Formula  </w:t>
            </w:r>
          </w:p>
          <w:p w14:paraId="7E6B19F4" w14:textId="77777777" w:rsidR="00552075" w:rsidRPr="00D626C8" w:rsidRDefault="00552075" w:rsidP="00552075">
            <w:pPr>
              <w:pStyle w:val="ListParagraph"/>
              <w:keepNext/>
              <w:keepLines/>
              <w:numPr>
                <w:ilvl w:val="0"/>
                <w:numId w:val="32"/>
              </w:numPr>
              <w:rPr>
                <w:rFonts w:cs="Arial"/>
                <w:b/>
                <w:sz w:val="20"/>
                <w:rPrChange w:id="817" w:author="Shah Ashay" w:date="2018-04-16T16:55:00Z">
                  <w:rPr>
                    <w:rFonts w:asciiTheme="minorHAnsi" w:hAnsiTheme="minorHAnsi"/>
                    <w:b/>
                    <w:sz w:val="20"/>
                  </w:rPr>
                </w:rPrChange>
              </w:rPr>
            </w:pPr>
            <w:r w:rsidRPr="00D626C8">
              <w:rPr>
                <w:rFonts w:cs="Arial"/>
                <w:b/>
                <w:sz w:val="20"/>
                <w:rPrChange w:id="818" w:author="Shah Ashay" w:date="2018-04-16T16:55:00Z">
                  <w:rPr>
                    <w:rFonts w:asciiTheme="minorHAnsi" w:hAnsiTheme="minorHAnsi"/>
                    <w:b/>
                    <w:sz w:val="20"/>
                  </w:rPr>
                </w:rPrChange>
              </w:rPr>
              <w:t xml:space="preserve"> Gross Mass / Density  </w:t>
            </w:r>
          </w:p>
          <w:p w14:paraId="6DCFA551" w14:textId="77777777" w:rsidR="00552075" w:rsidRPr="00D626C8" w:rsidRDefault="00552075" w:rsidP="00552075">
            <w:pPr>
              <w:pStyle w:val="ListParagraph"/>
              <w:keepNext/>
              <w:keepLines/>
              <w:numPr>
                <w:ilvl w:val="0"/>
                <w:numId w:val="32"/>
              </w:numPr>
              <w:rPr>
                <w:rFonts w:cs="Arial"/>
                <w:b/>
                <w:sz w:val="20"/>
                <w:rPrChange w:id="819" w:author="Shah Ashay" w:date="2018-04-16T16:55:00Z">
                  <w:rPr>
                    <w:rFonts w:asciiTheme="minorHAnsi" w:hAnsiTheme="minorHAnsi"/>
                    <w:b/>
                    <w:sz w:val="20"/>
                  </w:rPr>
                </w:rPrChange>
              </w:rPr>
            </w:pPr>
            <w:r w:rsidRPr="00D626C8">
              <w:rPr>
                <w:rFonts w:cs="Arial"/>
                <w:b/>
                <w:sz w:val="20"/>
                <w:rPrChange w:id="820" w:author="Shah Ashay" w:date="2018-04-16T16:55:00Z">
                  <w:rPr>
                    <w:rFonts w:asciiTheme="minorHAnsi" w:hAnsiTheme="minorHAnsi"/>
                    <w:b/>
                    <w:sz w:val="20"/>
                  </w:rPr>
                </w:rPrChange>
              </w:rPr>
              <w:t xml:space="preserve"> Runtime * Reference Rate  </w:t>
            </w:r>
          </w:p>
          <w:p w14:paraId="5206020C" w14:textId="77777777" w:rsidR="00552075" w:rsidRPr="00D626C8" w:rsidRDefault="00552075" w:rsidP="00552075">
            <w:pPr>
              <w:pStyle w:val="ListParagraph"/>
              <w:keepNext/>
              <w:keepLines/>
              <w:numPr>
                <w:ilvl w:val="0"/>
                <w:numId w:val="32"/>
              </w:numPr>
              <w:rPr>
                <w:rFonts w:cs="Arial"/>
                <w:b/>
                <w:sz w:val="20"/>
                <w:rPrChange w:id="821" w:author="Shah Ashay" w:date="2018-04-16T16:55:00Z">
                  <w:rPr>
                    <w:rFonts w:asciiTheme="minorHAnsi" w:hAnsiTheme="minorHAnsi"/>
                    <w:b/>
                    <w:sz w:val="20"/>
                  </w:rPr>
                </w:rPrChange>
              </w:rPr>
            </w:pPr>
            <w:r w:rsidRPr="00D626C8">
              <w:rPr>
                <w:rFonts w:cs="Arial"/>
                <w:b/>
                <w:sz w:val="20"/>
                <w:rPrChange w:id="822" w:author="Shah Ashay" w:date="2018-04-16T16:55:00Z">
                  <w:rPr>
                    <w:rFonts w:asciiTheme="minorHAnsi" w:hAnsiTheme="minorHAnsi"/>
                    <w:b/>
                    <w:sz w:val="20"/>
                  </w:rPr>
                </w:rPrChange>
              </w:rPr>
              <w:t xml:space="preserve"> Dual Tank Dip  </w:t>
            </w:r>
          </w:p>
          <w:p w14:paraId="4B89564F" w14:textId="77777777" w:rsidR="00552075" w:rsidRPr="00D626C8" w:rsidRDefault="00552075" w:rsidP="00552075">
            <w:pPr>
              <w:pStyle w:val="ListParagraph"/>
              <w:keepNext/>
              <w:keepLines/>
              <w:numPr>
                <w:ilvl w:val="0"/>
                <w:numId w:val="32"/>
              </w:numPr>
              <w:rPr>
                <w:rFonts w:cs="Arial"/>
                <w:b/>
                <w:sz w:val="20"/>
                <w:rPrChange w:id="823" w:author="Shah Ashay" w:date="2018-04-16T16:55:00Z">
                  <w:rPr>
                    <w:rFonts w:asciiTheme="minorHAnsi" w:hAnsiTheme="minorHAnsi"/>
                    <w:b/>
                    <w:sz w:val="20"/>
                  </w:rPr>
                </w:rPrChange>
              </w:rPr>
            </w:pPr>
            <w:r w:rsidRPr="00D626C8">
              <w:rPr>
                <w:rFonts w:cs="Arial"/>
                <w:b/>
                <w:sz w:val="20"/>
                <w:rPrChange w:id="824" w:author="Shah Ashay" w:date="2018-04-16T16:55:00Z">
                  <w:rPr>
                    <w:rFonts w:asciiTheme="minorHAnsi" w:hAnsiTheme="minorHAnsi"/>
                    <w:b/>
                    <w:sz w:val="20"/>
                  </w:rPr>
                </w:rPrChange>
              </w:rPr>
              <w:t xml:space="preserve"> Totalizer Event  </w:t>
            </w:r>
          </w:p>
          <w:p w14:paraId="6EC0E745" w14:textId="77777777" w:rsidR="00552075" w:rsidRPr="00D626C8" w:rsidRDefault="00552075" w:rsidP="00552075">
            <w:pPr>
              <w:pStyle w:val="ListParagraph"/>
              <w:keepNext/>
              <w:keepLines/>
              <w:numPr>
                <w:ilvl w:val="0"/>
                <w:numId w:val="32"/>
              </w:numPr>
              <w:rPr>
                <w:rFonts w:cs="Arial"/>
                <w:b/>
                <w:sz w:val="20"/>
                <w:rPrChange w:id="825" w:author="Shah Ashay" w:date="2018-04-16T16:55:00Z">
                  <w:rPr>
                    <w:rFonts w:asciiTheme="minorHAnsi" w:hAnsiTheme="minorHAnsi"/>
                    <w:b/>
                    <w:sz w:val="20"/>
                  </w:rPr>
                </w:rPrChange>
              </w:rPr>
            </w:pPr>
            <w:r w:rsidRPr="00D626C8">
              <w:rPr>
                <w:rFonts w:cs="Arial"/>
                <w:b/>
                <w:sz w:val="20"/>
                <w:rPrChange w:id="826" w:author="Shah Ashay" w:date="2018-04-16T16:55:00Z">
                  <w:rPr>
                    <w:rFonts w:asciiTheme="minorHAnsi" w:hAnsiTheme="minorHAnsi"/>
                    <w:b/>
                    <w:sz w:val="20"/>
                  </w:rPr>
                </w:rPrChange>
              </w:rPr>
              <w:t xml:space="preserve"> Totalizer Event Raw  </w:t>
            </w:r>
          </w:p>
          <w:p w14:paraId="79752259" w14:textId="77777777" w:rsidR="00552075" w:rsidRPr="00D626C8" w:rsidRDefault="00552075" w:rsidP="00552075">
            <w:pPr>
              <w:pStyle w:val="ListParagraph"/>
              <w:keepNext/>
              <w:keepLines/>
              <w:numPr>
                <w:ilvl w:val="0"/>
                <w:numId w:val="32"/>
              </w:numPr>
              <w:rPr>
                <w:rFonts w:cs="Arial"/>
                <w:b/>
                <w:sz w:val="20"/>
                <w:rPrChange w:id="827" w:author="Shah Ashay" w:date="2018-04-16T16:55:00Z">
                  <w:rPr>
                    <w:rFonts w:asciiTheme="minorHAnsi" w:hAnsiTheme="minorHAnsi"/>
                    <w:b/>
                    <w:sz w:val="20"/>
                  </w:rPr>
                </w:rPrChange>
              </w:rPr>
            </w:pPr>
            <w:r w:rsidRPr="00D626C8">
              <w:rPr>
                <w:rFonts w:cs="Arial"/>
                <w:b/>
                <w:sz w:val="20"/>
                <w:rPrChange w:id="828" w:author="Shah Ashay" w:date="2018-04-16T16:55:00Z">
                  <w:rPr>
                    <w:rFonts w:asciiTheme="minorHAnsi" w:hAnsiTheme="minorHAnsi"/>
                    <w:b/>
                    <w:sz w:val="20"/>
                  </w:rPr>
                </w:rPrChange>
              </w:rPr>
              <w:t xml:space="preserve"> Net Volume + Water  </w:t>
            </w:r>
          </w:p>
          <w:p w14:paraId="1DB399E9" w14:textId="77777777" w:rsidR="00552075" w:rsidRPr="00D626C8" w:rsidRDefault="00552075" w:rsidP="00552075">
            <w:pPr>
              <w:pStyle w:val="ListParagraph"/>
              <w:keepNext/>
              <w:keepLines/>
              <w:numPr>
                <w:ilvl w:val="0"/>
                <w:numId w:val="32"/>
              </w:numPr>
              <w:rPr>
                <w:rFonts w:cs="Arial"/>
                <w:b/>
                <w:sz w:val="20"/>
                <w:rPrChange w:id="829" w:author="Shah Ashay" w:date="2018-04-16T16:55:00Z">
                  <w:rPr>
                    <w:rFonts w:asciiTheme="minorHAnsi" w:hAnsiTheme="minorHAnsi"/>
                    <w:b/>
                    <w:sz w:val="20"/>
                  </w:rPr>
                </w:rPrChange>
              </w:rPr>
            </w:pPr>
            <w:r w:rsidRPr="00D626C8">
              <w:rPr>
                <w:rFonts w:cs="Arial"/>
                <w:b/>
                <w:sz w:val="20"/>
                <w:rPrChange w:id="830" w:author="Shah Ashay" w:date="2018-04-16T16:55:00Z">
                  <w:rPr>
                    <w:rFonts w:asciiTheme="minorHAnsi" w:hAnsiTheme="minorHAnsi"/>
                    <w:b/>
                    <w:sz w:val="20"/>
                  </w:rPr>
                </w:rPrChange>
              </w:rPr>
              <w:t xml:space="preserve"> AGA  </w:t>
            </w:r>
          </w:p>
          <w:p w14:paraId="0E243093" w14:textId="77777777" w:rsidR="00552075" w:rsidRPr="00D626C8" w:rsidRDefault="00552075" w:rsidP="00552075">
            <w:pPr>
              <w:pStyle w:val="ListParagraph"/>
              <w:keepNext/>
              <w:keepLines/>
              <w:numPr>
                <w:ilvl w:val="0"/>
                <w:numId w:val="32"/>
              </w:numPr>
              <w:rPr>
                <w:rFonts w:cs="Arial"/>
                <w:b/>
                <w:sz w:val="20"/>
                <w:rPrChange w:id="831" w:author="Shah Ashay" w:date="2018-04-16T16:55:00Z">
                  <w:rPr>
                    <w:rFonts w:asciiTheme="minorHAnsi" w:hAnsiTheme="minorHAnsi"/>
                    <w:b/>
                    <w:sz w:val="20"/>
                  </w:rPr>
                </w:rPrChange>
              </w:rPr>
            </w:pPr>
            <w:r w:rsidRPr="00D626C8">
              <w:rPr>
                <w:rFonts w:cs="Arial"/>
                <w:b/>
                <w:sz w:val="20"/>
                <w:rPrChange w:id="832" w:author="Shah Ashay" w:date="2018-04-16T16:55:00Z">
                  <w:rPr>
                    <w:rFonts w:asciiTheme="minorHAnsi" w:hAnsiTheme="minorHAnsi"/>
                    <w:b/>
                    <w:sz w:val="20"/>
                  </w:rPr>
                </w:rPrChange>
              </w:rPr>
              <w:t xml:space="preserve"> Energy / GCV  </w:t>
            </w:r>
          </w:p>
          <w:p w14:paraId="2D269CC1" w14:textId="1D684255" w:rsidR="00546513" w:rsidRPr="00D626C8" w:rsidRDefault="00552075" w:rsidP="00552075">
            <w:pPr>
              <w:pStyle w:val="ListParagraph"/>
              <w:keepNext/>
              <w:keepLines/>
              <w:numPr>
                <w:ilvl w:val="0"/>
                <w:numId w:val="32"/>
              </w:numPr>
              <w:rPr>
                <w:rFonts w:cs="Arial"/>
                <w:b/>
                <w:sz w:val="20"/>
                <w:rPrChange w:id="833" w:author="Shah Ashay" w:date="2018-04-16T16:55:00Z">
                  <w:rPr>
                    <w:rFonts w:asciiTheme="minorHAnsi" w:hAnsiTheme="minorHAnsi"/>
                    <w:b/>
                    <w:sz w:val="20"/>
                  </w:rPr>
                </w:rPrChange>
              </w:rPr>
            </w:pPr>
            <w:r w:rsidRPr="00D626C8">
              <w:rPr>
                <w:rFonts w:cs="Arial"/>
                <w:b/>
                <w:sz w:val="20"/>
                <w:rPrChange w:id="834" w:author="Shah Ashay" w:date="2018-04-16T16:55:00Z">
                  <w:rPr>
                    <w:rFonts w:asciiTheme="minorHAnsi" w:hAnsiTheme="minorHAnsi"/>
                    <w:b/>
                    <w:sz w:val="20"/>
                  </w:rPr>
                </w:rPrChange>
              </w:rPr>
              <w:t xml:space="preserve"> Not Applicable</w:t>
            </w:r>
          </w:p>
          <w:p w14:paraId="3D587300" w14:textId="77777777" w:rsidR="00546513" w:rsidRPr="00D626C8" w:rsidRDefault="00546513" w:rsidP="00546513">
            <w:pPr>
              <w:keepNext/>
              <w:keepLines/>
              <w:rPr>
                <w:rFonts w:cs="Arial"/>
                <w:b/>
                <w:sz w:val="20"/>
                <w:rPrChange w:id="835" w:author="Shah Ashay" w:date="2018-04-16T16:55:00Z">
                  <w:rPr>
                    <w:rFonts w:asciiTheme="minorHAnsi" w:hAnsiTheme="minorHAnsi"/>
                    <w:b/>
                    <w:sz w:val="20"/>
                  </w:rPr>
                </w:rPrChange>
              </w:rPr>
            </w:pPr>
          </w:p>
        </w:tc>
      </w:tr>
      <w:tr w:rsidR="00546513" w:rsidRPr="00D626C8" w14:paraId="64F2EB3C" w14:textId="77777777" w:rsidTr="00D626C8">
        <w:trPr>
          <w:cantSplit/>
          <w:trPrChange w:id="836" w:author="Shah Ashay" w:date="2018-04-16T16:55:00Z">
            <w:trPr>
              <w:cantSplit/>
            </w:trPr>
          </w:trPrChange>
        </w:trPr>
        <w:tc>
          <w:tcPr>
            <w:tcW w:w="382" w:type="pct"/>
            <w:tcPrChange w:id="837" w:author="Shah Ashay" w:date="2018-04-16T16:55:00Z">
              <w:tcPr>
                <w:tcW w:w="655" w:type="dxa"/>
              </w:tcPr>
            </w:tcPrChange>
          </w:tcPr>
          <w:p w14:paraId="1D4CF3EC" w14:textId="77777777" w:rsidR="00546513" w:rsidRPr="00D626C8" w:rsidRDefault="00546513" w:rsidP="00546513">
            <w:pPr>
              <w:pStyle w:val="TableText"/>
              <w:keepNext/>
              <w:keepLines/>
              <w:numPr>
                <w:ilvl w:val="0"/>
                <w:numId w:val="4"/>
              </w:numPr>
              <w:rPr>
                <w:rFonts w:cs="Arial"/>
                <w:sz w:val="20"/>
                <w:rPrChange w:id="838" w:author="Shah Ashay" w:date="2018-04-16T16:55:00Z">
                  <w:rPr>
                    <w:rFonts w:asciiTheme="minorHAnsi" w:hAnsiTheme="minorHAnsi"/>
                    <w:sz w:val="20"/>
                  </w:rPr>
                </w:rPrChange>
              </w:rPr>
            </w:pPr>
          </w:p>
        </w:tc>
        <w:tc>
          <w:tcPr>
            <w:tcW w:w="1959" w:type="pct"/>
            <w:tcPrChange w:id="839" w:author="Shah Ashay" w:date="2018-04-16T16:55:00Z">
              <w:tcPr>
                <w:tcW w:w="3780" w:type="dxa"/>
              </w:tcPr>
            </w:tcPrChange>
          </w:tcPr>
          <w:p w14:paraId="2C367835" w14:textId="77777777" w:rsidR="00546513" w:rsidRPr="00D626C8" w:rsidRDefault="00546513" w:rsidP="00546513">
            <w:pPr>
              <w:pStyle w:val="TableText"/>
              <w:keepNext/>
              <w:keepLines/>
              <w:rPr>
                <w:rFonts w:cs="Arial"/>
                <w:sz w:val="20"/>
                <w:szCs w:val="20"/>
                <w:rPrChange w:id="840" w:author="Shah Ashay" w:date="2018-04-16T16:55:00Z">
                  <w:rPr>
                    <w:rFonts w:asciiTheme="minorHAnsi" w:hAnsiTheme="minorHAnsi"/>
                    <w:sz w:val="20"/>
                    <w:szCs w:val="20"/>
                  </w:rPr>
                </w:rPrChange>
              </w:rPr>
            </w:pPr>
            <w:r w:rsidRPr="00D626C8">
              <w:rPr>
                <w:rFonts w:cs="Arial"/>
                <w:sz w:val="20"/>
                <w:szCs w:val="20"/>
                <w:rPrChange w:id="841" w:author="Shah Ashay" w:date="2018-04-16T16:55:00Z">
                  <w:rPr>
                    <w:rFonts w:asciiTheme="minorHAnsi" w:hAnsiTheme="minorHAnsi"/>
                    <w:sz w:val="20"/>
                    <w:szCs w:val="20"/>
                  </w:rPr>
                </w:rPrChange>
              </w:rPr>
              <w:t xml:space="preserve">Select the correct </w:t>
            </w:r>
            <w:r w:rsidRPr="00D626C8">
              <w:rPr>
                <w:rFonts w:cs="Arial"/>
                <w:b/>
                <w:i/>
                <w:sz w:val="20"/>
                <w:szCs w:val="20"/>
                <w:rPrChange w:id="842" w:author="Shah Ashay" w:date="2018-04-16T16:55:00Z">
                  <w:rPr>
                    <w:rFonts w:asciiTheme="minorHAnsi" w:hAnsiTheme="minorHAnsi"/>
                    <w:b/>
                    <w:i/>
                    <w:sz w:val="20"/>
                    <w:szCs w:val="20"/>
                  </w:rPr>
                </w:rPrChange>
              </w:rPr>
              <w:t>Gross Volume Method</w:t>
            </w:r>
            <w:r w:rsidRPr="00D626C8">
              <w:rPr>
                <w:rFonts w:cs="Arial"/>
                <w:sz w:val="20"/>
                <w:szCs w:val="20"/>
                <w:rPrChange w:id="843" w:author="Shah Ashay" w:date="2018-04-16T16:55:00Z">
                  <w:rPr>
                    <w:rFonts w:asciiTheme="minorHAnsi" w:hAnsiTheme="minorHAnsi"/>
                    <w:sz w:val="20"/>
                    <w:szCs w:val="20"/>
                  </w:rPr>
                </w:rPrChange>
              </w:rPr>
              <w:t xml:space="preserve"> from the drop-down</w:t>
            </w:r>
          </w:p>
        </w:tc>
        <w:tc>
          <w:tcPr>
            <w:tcW w:w="1092" w:type="pct"/>
            <w:tcPrChange w:id="844" w:author="Shah Ashay" w:date="2018-04-16T16:55:00Z">
              <w:tcPr>
                <w:tcW w:w="2070" w:type="dxa"/>
              </w:tcPr>
            </w:tcPrChange>
          </w:tcPr>
          <w:p w14:paraId="40AE4A11" w14:textId="77777777" w:rsidR="00546513" w:rsidRPr="00D626C8" w:rsidRDefault="00546513" w:rsidP="00546513">
            <w:pPr>
              <w:keepNext/>
              <w:keepLines/>
              <w:rPr>
                <w:rFonts w:cs="Arial"/>
                <w:b/>
                <w:i/>
                <w:sz w:val="20"/>
                <w:szCs w:val="20"/>
                <w:rPrChange w:id="845" w:author="Shah Ashay" w:date="2018-04-16T16:55:00Z">
                  <w:rPr>
                    <w:rFonts w:asciiTheme="minorHAnsi" w:hAnsiTheme="minorHAnsi"/>
                    <w:b/>
                    <w:i/>
                    <w:sz w:val="20"/>
                    <w:szCs w:val="20"/>
                  </w:rPr>
                </w:rPrChange>
              </w:rPr>
            </w:pPr>
            <w:r w:rsidRPr="00D626C8">
              <w:rPr>
                <w:rFonts w:cs="Arial"/>
                <w:sz w:val="20"/>
                <w:szCs w:val="20"/>
                <w:rPrChange w:id="846" w:author="Shah Ashay" w:date="2018-04-16T16:55:00Z">
                  <w:rPr>
                    <w:rFonts w:asciiTheme="minorHAnsi" w:hAnsiTheme="minorHAnsi"/>
                    <w:sz w:val="20"/>
                    <w:szCs w:val="20"/>
                  </w:rPr>
                </w:rPrChange>
              </w:rPr>
              <w:t xml:space="preserve">Name is displayed in </w:t>
            </w:r>
            <w:r w:rsidRPr="00D626C8">
              <w:rPr>
                <w:rFonts w:cs="Arial"/>
                <w:b/>
                <w:i/>
                <w:sz w:val="20"/>
                <w:szCs w:val="20"/>
                <w:rPrChange w:id="847" w:author="Shah Ashay" w:date="2018-04-16T16:55:00Z">
                  <w:rPr>
                    <w:rFonts w:asciiTheme="minorHAnsi" w:hAnsiTheme="minorHAnsi"/>
                    <w:b/>
                    <w:i/>
                    <w:sz w:val="20"/>
                    <w:szCs w:val="20"/>
                  </w:rPr>
                </w:rPrChange>
              </w:rPr>
              <w:t>Gross Volume Method</w:t>
            </w:r>
          </w:p>
        </w:tc>
        <w:tc>
          <w:tcPr>
            <w:tcW w:w="1567" w:type="pct"/>
            <w:tcPrChange w:id="848" w:author="Shah Ashay" w:date="2018-04-16T16:55:00Z">
              <w:tcPr>
                <w:tcW w:w="2970" w:type="dxa"/>
              </w:tcPr>
            </w:tcPrChange>
          </w:tcPr>
          <w:p w14:paraId="795C4C95" w14:textId="77777777" w:rsidR="00546513" w:rsidRPr="00D626C8" w:rsidRDefault="00546513" w:rsidP="00546513">
            <w:pPr>
              <w:keepNext/>
              <w:keepLines/>
              <w:rPr>
                <w:rFonts w:cs="Arial"/>
                <w:sz w:val="20"/>
                <w:szCs w:val="20"/>
                <w:rPrChange w:id="849" w:author="Shah Ashay" w:date="2018-04-16T16:55:00Z">
                  <w:rPr>
                    <w:rFonts w:asciiTheme="minorHAnsi" w:hAnsiTheme="minorHAnsi"/>
                    <w:sz w:val="20"/>
                    <w:szCs w:val="20"/>
                  </w:rPr>
                </w:rPrChange>
              </w:rPr>
            </w:pPr>
          </w:p>
        </w:tc>
      </w:tr>
      <w:tr w:rsidR="00546513" w:rsidRPr="00D626C8" w14:paraId="5549E799" w14:textId="77777777" w:rsidTr="00D626C8">
        <w:trPr>
          <w:cantSplit/>
          <w:trPrChange w:id="850" w:author="Shah Ashay" w:date="2018-04-16T16:55:00Z">
            <w:trPr>
              <w:cantSplit/>
            </w:trPr>
          </w:trPrChange>
        </w:trPr>
        <w:tc>
          <w:tcPr>
            <w:tcW w:w="382" w:type="pct"/>
            <w:tcPrChange w:id="851" w:author="Shah Ashay" w:date="2018-04-16T16:55:00Z">
              <w:tcPr>
                <w:tcW w:w="655" w:type="dxa"/>
              </w:tcPr>
            </w:tcPrChange>
          </w:tcPr>
          <w:p w14:paraId="5637476B" w14:textId="77777777" w:rsidR="00546513" w:rsidRPr="00D626C8" w:rsidRDefault="00546513" w:rsidP="00546513">
            <w:pPr>
              <w:pStyle w:val="TableText"/>
              <w:keepNext/>
              <w:keepLines/>
              <w:numPr>
                <w:ilvl w:val="0"/>
                <w:numId w:val="4"/>
              </w:numPr>
              <w:rPr>
                <w:rFonts w:cs="Arial"/>
                <w:sz w:val="20"/>
                <w:rPrChange w:id="852" w:author="Shah Ashay" w:date="2018-04-16T16:55:00Z">
                  <w:rPr>
                    <w:rFonts w:asciiTheme="minorHAnsi" w:hAnsiTheme="minorHAnsi"/>
                    <w:sz w:val="20"/>
                  </w:rPr>
                </w:rPrChange>
              </w:rPr>
            </w:pPr>
          </w:p>
        </w:tc>
        <w:tc>
          <w:tcPr>
            <w:tcW w:w="1959" w:type="pct"/>
            <w:tcPrChange w:id="853" w:author="Shah Ashay" w:date="2018-04-16T16:55:00Z">
              <w:tcPr>
                <w:tcW w:w="3780" w:type="dxa"/>
              </w:tcPr>
            </w:tcPrChange>
          </w:tcPr>
          <w:p w14:paraId="21BBBFEB" w14:textId="77777777" w:rsidR="00546513" w:rsidRPr="00D626C8" w:rsidRDefault="00546513" w:rsidP="00546513">
            <w:pPr>
              <w:pStyle w:val="TableText"/>
              <w:keepNext/>
              <w:keepLines/>
              <w:rPr>
                <w:rFonts w:cs="Arial"/>
                <w:sz w:val="20"/>
                <w:szCs w:val="20"/>
                <w:rPrChange w:id="854" w:author="Shah Ashay" w:date="2018-04-16T16:55:00Z">
                  <w:rPr>
                    <w:rFonts w:asciiTheme="minorHAnsi" w:hAnsiTheme="minorHAnsi"/>
                    <w:sz w:val="20"/>
                    <w:szCs w:val="20"/>
                  </w:rPr>
                </w:rPrChange>
              </w:rPr>
            </w:pPr>
            <w:r w:rsidRPr="00D626C8">
              <w:rPr>
                <w:rFonts w:cs="Arial"/>
                <w:sz w:val="20"/>
                <w:szCs w:val="20"/>
                <w:rPrChange w:id="855" w:author="Shah Ashay" w:date="2018-04-16T16:55:00Z">
                  <w:rPr>
                    <w:rFonts w:asciiTheme="minorHAnsi" w:hAnsiTheme="minorHAnsi"/>
                    <w:sz w:val="20"/>
                    <w:szCs w:val="20"/>
                  </w:rPr>
                </w:rPrChange>
              </w:rPr>
              <w:t xml:space="preserve">Click the </w:t>
            </w:r>
            <w:r w:rsidRPr="00D626C8">
              <w:rPr>
                <w:rFonts w:cs="Arial"/>
                <w:b/>
                <w:i/>
                <w:sz w:val="20"/>
                <w:szCs w:val="20"/>
                <w:rPrChange w:id="856" w:author="Shah Ashay" w:date="2018-04-16T16:55:00Z">
                  <w:rPr>
                    <w:rFonts w:asciiTheme="minorHAnsi" w:hAnsiTheme="minorHAnsi"/>
                    <w:b/>
                    <w:i/>
                    <w:sz w:val="20"/>
                    <w:szCs w:val="20"/>
                  </w:rPr>
                </w:rPrChange>
              </w:rPr>
              <w:t>Net Volume Method</w:t>
            </w:r>
            <w:r w:rsidRPr="00D626C8">
              <w:rPr>
                <w:rFonts w:cs="Arial"/>
                <w:sz w:val="20"/>
                <w:szCs w:val="20"/>
                <w:rPrChange w:id="857" w:author="Shah Ashay" w:date="2018-04-16T16:55:00Z">
                  <w:rPr>
                    <w:rFonts w:asciiTheme="minorHAnsi" w:hAnsiTheme="minorHAnsi"/>
                    <w:sz w:val="20"/>
                    <w:szCs w:val="20"/>
                  </w:rPr>
                </w:rPrChange>
              </w:rPr>
              <w:t xml:space="preserve"> drop-down</w:t>
            </w:r>
          </w:p>
        </w:tc>
        <w:tc>
          <w:tcPr>
            <w:tcW w:w="1092" w:type="pct"/>
            <w:tcPrChange w:id="858" w:author="Shah Ashay" w:date="2018-04-16T16:55:00Z">
              <w:tcPr>
                <w:tcW w:w="2070" w:type="dxa"/>
              </w:tcPr>
            </w:tcPrChange>
          </w:tcPr>
          <w:p w14:paraId="3ABE715D" w14:textId="77777777" w:rsidR="00546513" w:rsidRPr="00D626C8" w:rsidRDefault="00546513" w:rsidP="00546513">
            <w:pPr>
              <w:keepNext/>
              <w:keepLines/>
              <w:rPr>
                <w:rFonts w:cs="Arial"/>
                <w:sz w:val="20"/>
                <w:szCs w:val="20"/>
                <w:rPrChange w:id="859" w:author="Shah Ashay" w:date="2018-04-16T16:55:00Z">
                  <w:rPr>
                    <w:rFonts w:asciiTheme="minorHAnsi" w:hAnsiTheme="minorHAnsi"/>
                    <w:sz w:val="20"/>
                    <w:szCs w:val="20"/>
                  </w:rPr>
                </w:rPrChange>
              </w:rPr>
            </w:pPr>
            <w:r w:rsidRPr="00D626C8">
              <w:rPr>
                <w:rFonts w:cs="Arial"/>
                <w:sz w:val="20"/>
                <w:szCs w:val="20"/>
                <w:rPrChange w:id="860" w:author="Shah Ashay" w:date="2018-04-16T16:55:00Z">
                  <w:rPr>
                    <w:rFonts w:asciiTheme="minorHAnsi" w:hAnsiTheme="minorHAnsi"/>
                    <w:sz w:val="20"/>
                    <w:szCs w:val="20"/>
                  </w:rPr>
                </w:rPrChange>
              </w:rPr>
              <w:t>Net Volume Methods appear in a drop-down list</w:t>
            </w:r>
          </w:p>
        </w:tc>
        <w:tc>
          <w:tcPr>
            <w:tcW w:w="1567" w:type="pct"/>
            <w:tcPrChange w:id="861" w:author="Shah Ashay" w:date="2018-04-16T16:55:00Z">
              <w:tcPr>
                <w:tcW w:w="2970" w:type="dxa"/>
              </w:tcPr>
            </w:tcPrChange>
          </w:tcPr>
          <w:p w14:paraId="370FD234" w14:textId="77777777" w:rsidR="00546513" w:rsidRPr="00D626C8" w:rsidRDefault="00546513" w:rsidP="00546513">
            <w:pPr>
              <w:keepNext/>
              <w:keepLines/>
              <w:rPr>
                <w:rFonts w:cs="Arial"/>
                <w:sz w:val="20"/>
                <w:rPrChange w:id="862" w:author="Shah Ashay" w:date="2018-04-16T16:55:00Z">
                  <w:rPr>
                    <w:rFonts w:asciiTheme="minorHAnsi" w:hAnsiTheme="minorHAnsi"/>
                    <w:sz w:val="20"/>
                  </w:rPr>
                </w:rPrChange>
              </w:rPr>
            </w:pPr>
            <w:r w:rsidRPr="00D626C8">
              <w:rPr>
                <w:rFonts w:cs="Arial"/>
                <w:sz w:val="20"/>
                <w:rPrChange w:id="863" w:author="Shah Ashay" w:date="2018-04-16T16:55:00Z">
                  <w:rPr>
                    <w:rFonts w:asciiTheme="minorHAnsi" w:hAnsiTheme="minorHAnsi"/>
                    <w:sz w:val="20"/>
                  </w:rPr>
                </w:rPrChange>
              </w:rPr>
              <w:t>Net Volume Method is used to configure how the net volume (adjusted volume) should be read from the database.</w:t>
            </w:r>
          </w:p>
          <w:p w14:paraId="74FFF16D" w14:textId="77777777" w:rsidR="00546513" w:rsidRPr="00D626C8" w:rsidRDefault="00546513" w:rsidP="00546513">
            <w:pPr>
              <w:keepNext/>
              <w:keepLines/>
              <w:rPr>
                <w:rFonts w:cs="Arial"/>
                <w:sz w:val="20"/>
                <w:rPrChange w:id="864" w:author="Shah Ashay" w:date="2018-04-16T16:55:00Z">
                  <w:rPr>
                    <w:rFonts w:asciiTheme="minorHAnsi" w:hAnsiTheme="minorHAnsi"/>
                    <w:sz w:val="20"/>
                  </w:rPr>
                </w:rPrChange>
              </w:rPr>
            </w:pPr>
          </w:p>
          <w:p w14:paraId="19DDC8F4" w14:textId="77777777" w:rsidR="00546513" w:rsidRPr="00D626C8" w:rsidRDefault="00546513" w:rsidP="00546513">
            <w:pPr>
              <w:keepNext/>
              <w:keepLines/>
              <w:rPr>
                <w:rFonts w:cs="Arial"/>
                <w:sz w:val="20"/>
                <w:rPrChange w:id="865" w:author="Shah Ashay" w:date="2018-04-16T16:55:00Z">
                  <w:rPr>
                    <w:rFonts w:asciiTheme="minorHAnsi" w:hAnsiTheme="minorHAnsi"/>
                    <w:sz w:val="20"/>
                  </w:rPr>
                </w:rPrChange>
              </w:rPr>
            </w:pPr>
            <w:r w:rsidRPr="00D626C8">
              <w:rPr>
                <w:rFonts w:cs="Arial"/>
                <w:sz w:val="20"/>
                <w:rPrChange w:id="866" w:author="Shah Ashay" w:date="2018-04-16T16:55:00Z">
                  <w:rPr>
                    <w:rFonts w:asciiTheme="minorHAnsi" w:hAnsiTheme="minorHAnsi"/>
                    <w:sz w:val="20"/>
                  </w:rPr>
                </w:rPrChange>
              </w:rPr>
              <w:t>Net Volume Method options include:</w:t>
            </w:r>
          </w:p>
          <w:p w14:paraId="1EE89234" w14:textId="77777777" w:rsidR="00552075" w:rsidRPr="00D626C8" w:rsidRDefault="00552075" w:rsidP="00552075">
            <w:pPr>
              <w:pStyle w:val="ListParagraph"/>
              <w:keepNext/>
              <w:keepLines/>
              <w:numPr>
                <w:ilvl w:val="0"/>
                <w:numId w:val="33"/>
              </w:numPr>
              <w:rPr>
                <w:rFonts w:cs="Arial"/>
                <w:b/>
                <w:sz w:val="20"/>
                <w:rPrChange w:id="867" w:author="Shah Ashay" w:date="2018-04-16T16:55:00Z">
                  <w:rPr>
                    <w:rFonts w:asciiTheme="minorHAnsi" w:hAnsiTheme="minorHAnsi"/>
                    <w:b/>
                    <w:sz w:val="20"/>
                  </w:rPr>
                </w:rPrChange>
              </w:rPr>
            </w:pPr>
            <w:r w:rsidRPr="00D626C8">
              <w:rPr>
                <w:rFonts w:cs="Arial"/>
                <w:b/>
                <w:sz w:val="20"/>
                <w:rPrChange w:id="868" w:author="Shah Ashay" w:date="2018-04-16T16:55:00Z">
                  <w:rPr>
                    <w:rFonts w:asciiTheme="minorHAnsi" w:hAnsiTheme="minorHAnsi"/>
                    <w:b/>
                    <w:sz w:val="20"/>
                  </w:rPr>
                </w:rPrChange>
              </w:rPr>
              <w:t xml:space="preserve">Net volume = Grs volume   </w:t>
            </w:r>
          </w:p>
          <w:p w14:paraId="5B3D9AA6" w14:textId="77777777" w:rsidR="00552075" w:rsidRPr="00D626C8" w:rsidRDefault="00552075" w:rsidP="00552075">
            <w:pPr>
              <w:pStyle w:val="ListParagraph"/>
              <w:keepNext/>
              <w:keepLines/>
              <w:numPr>
                <w:ilvl w:val="0"/>
                <w:numId w:val="33"/>
              </w:numPr>
              <w:rPr>
                <w:rFonts w:cs="Arial"/>
                <w:b/>
                <w:sz w:val="20"/>
                <w:rPrChange w:id="869" w:author="Shah Ashay" w:date="2018-04-16T16:55:00Z">
                  <w:rPr>
                    <w:rFonts w:asciiTheme="minorHAnsi" w:hAnsiTheme="minorHAnsi"/>
                    <w:b/>
                    <w:sz w:val="20"/>
                  </w:rPr>
                </w:rPrChange>
              </w:rPr>
            </w:pPr>
            <w:r w:rsidRPr="00D626C8">
              <w:rPr>
                <w:rFonts w:cs="Arial"/>
                <w:b/>
                <w:sz w:val="20"/>
                <w:rPrChange w:id="870" w:author="Shah Ashay" w:date="2018-04-16T16:55:00Z">
                  <w:rPr>
                    <w:rFonts w:asciiTheme="minorHAnsi" w:hAnsiTheme="minorHAnsi"/>
                    <w:b/>
                    <w:sz w:val="20"/>
                  </w:rPr>
                </w:rPrChange>
              </w:rPr>
              <w:t xml:space="preserve"> Net volume = Grs - bsw  </w:t>
            </w:r>
          </w:p>
          <w:p w14:paraId="6562B043" w14:textId="77777777" w:rsidR="00552075" w:rsidRPr="00D626C8" w:rsidRDefault="00552075" w:rsidP="00552075">
            <w:pPr>
              <w:pStyle w:val="ListParagraph"/>
              <w:keepNext/>
              <w:keepLines/>
              <w:numPr>
                <w:ilvl w:val="0"/>
                <w:numId w:val="33"/>
              </w:numPr>
              <w:rPr>
                <w:rFonts w:cs="Arial"/>
                <w:b/>
                <w:sz w:val="20"/>
                <w:rPrChange w:id="871" w:author="Shah Ashay" w:date="2018-04-16T16:55:00Z">
                  <w:rPr>
                    <w:rFonts w:asciiTheme="minorHAnsi" w:hAnsiTheme="minorHAnsi"/>
                    <w:b/>
                    <w:sz w:val="20"/>
                  </w:rPr>
                </w:rPrChange>
              </w:rPr>
            </w:pPr>
            <w:r w:rsidRPr="00D626C8">
              <w:rPr>
                <w:rFonts w:cs="Arial"/>
                <w:b/>
                <w:sz w:val="20"/>
                <w:rPrChange w:id="872" w:author="Shah Ashay" w:date="2018-04-16T16:55:00Z">
                  <w:rPr>
                    <w:rFonts w:asciiTheme="minorHAnsi" w:hAnsiTheme="minorHAnsi"/>
                    <w:b/>
                    <w:sz w:val="20"/>
                  </w:rPr>
                </w:rPrChange>
              </w:rPr>
              <w:t xml:space="preserve"> Measured  </w:t>
            </w:r>
          </w:p>
          <w:p w14:paraId="1610F201" w14:textId="77777777" w:rsidR="00552075" w:rsidRPr="00D626C8" w:rsidRDefault="00552075" w:rsidP="00552075">
            <w:pPr>
              <w:pStyle w:val="ListParagraph"/>
              <w:keepNext/>
              <w:keepLines/>
              <w:numPr>
                <w:ilvl w:val="0"/>
                <w:numId w:val="33"/>
              </w:numPr>
              <w:rPr>
                <w:rFonts w:cs="Arial"/>
                <w:b/>
                <w:sz w:val="20"/>
                <w:rPrChange w:id="873" w:author="Shah Ashay" w:date="2018-04-16T16:55:00Z">
                  <w:rPr>
                    <w:rFonts w:asciiTheme="minorHAnsi" w:hAnsiTheme="minorHAnsi"/>
                    <w:b/>
                    <w:sz w:val="20"/>
                  </w:rPr>
                </w:rPrChange>
              </w:rPr>
            </w:pPr>
            <w:r w:rsidRPr="00D626C8">
              <w:rPr>
                <w:rFonts w:cs="Arial"/>
                <w:b/>
                <w:sz w:val="20"/>
                <w:rPrChange w:id="874" w:author="Shah Ashay" w:date="2018-04-16T16:55:00Z">
                  <w:rPr>
                    <w:rFonts w:asciiTheme="minorHAnsi" w:hAnsiTheme="minorHAnsi"/>
                    <w:b/>
                    <w:sz w:val="20"/>
                  </w:rPr>
                </w:rPrChange>
              </w:rPr>
              <w:t xml:space="preserve"> Derived  </w:t>
            </w:r>
          </w:p>
          <w:p w14:paraId="2320C6EA" w14:textId="77777777" w:rsidR="00552075" w:rsidRPr="00D626C8" w:rsidRDefault="00552075" w:rsidP="00552075">
            <w:pPr>
              <w:pStyle w:val="ListParagraph"/>
              <w:keepNext/>
              <w:keepLines/>
              <w:numPr>
                <w:ilvl w:val="0"/>
                <w:numId w:val="33"/>
              </w:numPr>
              <w:rPr>
                <w:rFonts w:cs="Arial"/>
                <w:b/>
                <w:sz w:val="20"/>
                <w:rPrChange w:id="875" w:author="Shah Ashay" w:date="2018-04-16T16:55:00Z">
                  <w:rPr>
                    <w:rFonts w:asciiTheme="minorHAnsi" w:hAnsiTheme="minorHAnsi"/>
                    <w:b/>
                    <w:sz w:val="20"/>
                  </w:rPr>
                </w:rPrChange>
              </w:rPr>
            </w:pPr>
            <w:r w:rsidRPr="00D626C8">
              <w:rPr>
                <w:rFonts w:cs="Arial"/>
                <w:b/>
                <w:sz w:val="20"/>
                <w:rPrChange w:id="876" w:author="Shah Ashay" w:date="2018-04-16T16:55:00Z">
                  <w:rPr>
                    <w:rFonts w:asciiTheme="minorHAnsi" w:hAnsiTheme="minorHAnsi"/>
                    <w:b/>
                    <w:sz w:val="20"/>
                  </w:rPr>
                </w:rPrChange>
              </w:rPr>
              <w:t xml:space="preserve"> Allocated  </w:t>
            </w:r>
          </w:p>
          <w:p w14:paraId="3B7BBB7A" w14:textId="77777777" w:rsidR="00552075" w:rsidRPr="00D626C8" w:rsidRDefault="00552075" w:rsidP="00552075">
            <w:pPr>
              <w:pStyle w:val="ListParagraph"/>
              <w:keepNext/>
              <w:keepLines/>
              <w:numPr>
                <w:ilvl w:val="0"/>
                <w:numId w:val="33"/>
              </w:numPr>
              <w:rPr>
                <w:rFonts w:cs="Arial"/>
                <w:b/>
                <w:sz w:val="20"/>
                <w:rPrChange w:id="877" w:author="Shah Ashay" w:date="2018-04-16T16:55:00Z">
                  <w:rPr>
                    <w:rFonts w:asciiTheme="minorHAnsi" w:hAnsiTheme="minorHAnsi"/>
                    <w:b/>
                    <w:sz w:val="20"/>
                  </w:rPr>
                </w:rPrChange>
              </w:rPr>
            </w:pPr>
            <w:r w:rsidRPr="00D626C8">
              <w:rPr>
                <w:rFonts w:cs="Arial"/>
                <w:b/>
                <w:sz w:val="20"/>
                <w:rPrChange w:id="878" w:author="Shah Ashay" w:date="2018-04-16T16:55:00Z">
                  <w:rPr>
                    <w:rFonts w:asciiTheme="minorHAnsi" w:hAnsiTheme="minorHAnsi"/>
                    <w:b/>
                    <w:sz w:val="20"/>
                  </w:rPr>
                </w:rPrChange>
              </w:rPr>
              <w:t xml:space="preserve"> Formula  </w:t>
            </w:r>
          </w:p>
          <w:p w14:paraId="14D40134" w14:textId="77777777" w:rsidR="00552075" w:rsidRPr="00D626C8" w:rsidRDefault="00552075" w:rsidP="00552075">
            <w:pPr>
              <w:pStyle w:val="ListParagraph"/>
              <w:keepNext/>
              <w:keepLines/>
              <w:numPr>
                <w:ilvl w:val="0"/>
                <w:numId w:val="33"/>
              </w:numPr>
              <w:rPr>
                <w:rFonts w:cs="Arial"/>
                <w:b/>
                <w:sz w:val="20"/>
                <w:rPrChange w:id="879" w:author="Shah Ashay" w:date="2018-04-16T16:55:00Z">
                  <w:rPr>
                    <w:rFonts w:asciiTheme="minorHAnsi" w:hAnsiTheme="minorHAnsi"/>
                    <w:b/>
                    <w:sz w:val="20"/>
                  </w:rPr>
                </w:rPrChange>
              </w:rPr>
            </w:pPr>
            <w:r w:rsidRPr="00D626C8">
              <w:rPr>
                <w:rFonts w:cs="Arial"/>
                <w:b/>
                <w:sz w:val="20"/>
                <w:rPrChange w:id="880" w:author="Shah Ashay" w:date="2018-04-16T16:55:00Z">
                  <w:rPr>
                    <w:rFonts w:asciiTheme="minorHAnsi" w:hAnsiTheme="minorHAnsi"/>
                    <w:b/>
                    <w:sz w:val="20"/>
                  </w:rPr>
                </w:rPrChange>
              </w:rPr>
              <w:t xml:space="preserve"> Net Mass / Density  </w:t>
            </w:r>
          </w:p>
          <w:p w14:paraId="243EDF1D" w14:textId="77777777" w:rsidR="00552075" w:rsidRPr="00D626C8" w:rsidRDefault="00552075" w:rsidP="00552075">
            <w:pPr>
              <w:pStyle w:val="ListParagraph"/>
              <w:keepNext/>
              <w:keepLines/>
              <w:numPr>
                <w:ilvl w:val="0"/>
                <w:numId w:val="33"/>
              </w:numPr>
              <w:rPr>
                <w:rFonts w:cs="Arial"/>
                <w:b/>
                <w:sz w:val="20"/>
                <w:rPrChange w:id="881" w:author="Shah Ashay" w:date="2018-04-16T16:55:00Z">
                  <w:rPr>
                    <w:rFonts w:asciiTheme="minorHAnsi" w:hAnsiTheme="minorHAnsi"/>
                    <w:b/>
                    <w:sz w:val="20"/>
                  </w:rPr>
                </w:rPrChange>
              </w:rPr>
            </w:pPr>
            <w:r w:rsidRPr="00D626C8">
              <w:rPr>
                <w:rFonts w:cs="Arial"/>
                <w:b/>
                <w:sz w:val="20"/>
                <w:rPrChange w:id="882" w:author="Shah Ashay" w:date="2018-04-16T16:55:00Z">
                  <w:rPr>
                    <w:rFonts w:asciiTheme="minorHAnsi" w:hAnsiTheme="minorHAnsi"/>
                    <w:b/>
                    <w:sz w:val="20"/>
                  </w:rPr>
                </w:rPrChange>
              </w:rPr>
              <w:t xml:space="preserve"> Gross Vol*(1-Bsw frac)*Factor*Shrinkage  </w:t>
            </w:r>
          </w:p>
          <w:p w14:paraId="1B02305B" w14:textId="77777777" w:rsidR="00552075" w:rsidRPr="00D626C8" w:rsidRDefault="00552075" w:rsidP="00552075">
            <w:pPr>
              <w:pStyle w:val="ListParagraph"/>
              <w:keepNext/>
              <w:keepLines/>
              <w:numPr>
                <w:ilvl w:val="0"/>
                <w:numId w:val="33"/>
              </w:numPr>
              <w:rPr>
                <w:rFonts w:cs="Arial"/>
                <w:b/>
                <w:sz w:val="20"/>
                <w:rPrChange w:id="883" w:author="Shah Ashay" w:date="2018-04-16T16:55:00Z">
                  <w:rPr>
                    <w:rFonts w:asciiTheme="minorHAnsi" w:hAnsiTheme="minorHAnsi"/>
                    <w:b/>
                    <w:sz w:val="20"/>
                  </w:rPr>
                </w:rPrChange>
              </w:rPr>
            </w:pPr>
            <w:r w:rsidRPr="00D626C8">
              <w:rPr>
                <w:rFonts w:cs="Arial"/>
                <w:b/>
                <w:sz w:val="20"/>
                <w:rPrChange w:id="884" w:author="Shah Ashay" w:date="2018-04-16T16:55:00Z">
                  <w:rPr>
                    <w:rFonts w:asciiTheme="minorHAnsi" w:hAnsiTheme="minorHAnsi"/>
                    <w:b/>
                    <w:sz w:val="20"/>
                  </w:rPr>
                </w:rPrChange>
              </w:rPr>
              <w:t xml:space="preserve"> Wet Gas Vol / Wet Dry Factor  </w:t>
            </w:r>
          </w:p>
          <w:p w14:paraId="3E05DE36" w14:textId="77777777" w:rsidR="00552075" w:rsidRPr="00D626C8" w:rsidRDefault="00552075" w:rsidP="00552075">
            <w:pPr>
              <w:pStyle w:val="ListParagraph"/>
              <w:keepNext/>
              <w:keepLines/>
              <w:numPr>
                <w:ilvl w:val="0"/>
                <w:numId w:val="33"/>
              </w:numPr>
              <w:rPr>
                <w:rFonts w:cs="Arial"/>
                <w:b/>
                <w:sz w:val="20"/>
                <w:rPrChange w:id="885" w:author="Shah Ashay" w:date="2018-04-16T16:55:00Z">
                  <w:rPr>
                    <w:rFonts w:asciiTheme="minorHAnsi" w:hAnsiTheme="minorHAnsi"/>
                    <w:b/>
                    <w:sz w:val="20"/>
                  </w:rPr>
                </w:rPrChange>
              </w:rPr>
            </w:pPr>
            <w:r w:rsidRPr="00D626C8">
              <w:rPr>
                <w:rFonts w:cs="Arial"/>
                <w:b/>
                <w:sz w:val="20"/>
                <w:rPrChange w:id="886" w:author="Shah Ashay" w:date="2018-04-16T16:55:00Z">
                  <w:rPr>
                    <w:rFonts w:asciiTheme="minorHAnsi" w:hAnsiTheme="minorHAnsi"/>
                    <w:b/>
                    <w:sz w:val="20"/>
                  </w:rPr>
                </w:rPrChange>
              </w:rPr>
              <w:t xml:space="preserve"> Dual Tank Dip  </w:t>
            </w:r>
          </w:p>
          <w:p w14:paraId="022A9E94" w14:textId="77777777" w:rsidR="00552075" w:rsidRPr="00D626C8" w:rsidRDefault="00552075" w:rsidP="00552075">
            <w:pPr>
              <w:pStyle w:val="ListParagraph"/>
              <w:keepNext/>
              <w:keepLines/>
              <w:numPr>
                <w:ilvl w:val="0"/>
                <w:numId w:val="33"/>
              </w:numPr>
              <w:rPr>
                <w:rFonts w:cs="Arial"/>
                <w:b/>
                <w:sz w:val="20"/>
                <w:rPrChange w:id="887" w:author="Shah Ashay" w:date="2018-04-16T16:55:00Z">
                  <w:rPr>
                    <w:rFonts w:asciiTheme="minorHAnsi" w:hAnsiTheme="minorHAnsi"/>
                    <w:b/>
                    <w:sz w:val="20"/>
                  </w:rPr>
                </w:rPrChange>
              </w:rPr>
            </w:pPr>
            <w:r w:rsidRPr="00D626C8">
              <w:rPr>
                <w:rFonts w:cs="Arial"/>
                <w:b/>
                <w:sz w:val="20"/>
                <w:rPrChange w:id="888" w:author="Shah Ashay" w:date="2018-04-16T16:55:00Z">
                  <w:rPr>
                    <w:rFonts w:asciiTheme="minorHAnsi" w:hAnsiTheme="minorHAnsi"/>
                    <w:b/>
                    <w:sz w:val="20"/>
                  </w:rPr>
                </w:rPrChange>
              </w:rPr>
              <w:t xml:space="preserve"> Totalizer Event  </w:t>
            </w:r>
          </w:p>
          <w:p w14:paraId="381248E4" w14:textId="77777777" w:rsidR="00552075" w:rsidRPr="00D626C8" w:rsidRDefault="00552075" w:rsidP="00552075">
            <w:pPr>
              <w:pStyle w:val="ListParagraph"/>
              <w:keepNext/>
              <w:keepLines/>
              <w:numPr>
                <w:ilvl w:val="0"/>
                <w:numId w:val="33"/>
              </w:numPr>
              <w:rPr>
                <w:rFonts w:cs="Arial"/>
                <w:b/>
                <w:sz w:val="20"/>
                <w:rPrChange w:id="889" w:author="Shah Ashay" w:date="2018-04-16T16:55:00Z">
                  <w:rPr>
                    <w:rFonts w:asciiTheme="minorHAnsi" w:hAnsiTheme="minorHAnsi"/>
                    <w:b/>
                    <w:sz w:val="20"/>
                  </w:rPr>
                </w:rPrChange>
              </w:rPr>
            </w:pPr>
            <w:r w:rsidRPr="00D626C8">
              <w:rPr>
                <w:rFonts w:cs="Arial"/>
                <w:b/>
                <w:sz w:val="20"/>
                <w:rPrChange w:id="890" w:author="Shah Ashay" w:date="2018-04-16T16:55:00Z">
                  <w:rPr>
                    <w:rFonts w:asciiTheme="minorHAnsi" w:hAnsiTheme="minorHAnsi"/>
                    <w:b/>
                    <w:sz w:val="20"/>
                  </w:rPr>
                </w:rPrChange>
              </w:rPr>
              <w:t xml:space="preserve"> Totalizer Day  </w:t>
            </w:r>
          </w:p>
          <w:p w14:paraId="3083245B" w14:textId="77777777" w:rsidR="00552075" w:rsidRPr="00D626C8" w:rsidRDefault="00552075" w:rsidP="00552075">
            <w:pPr>
              <w:pStyle w:val="ListParagraph"/>
              <w:keepNext/>
              <w:keepLines/>
              <w:numPr>
                <w:ilvl w:val="0"/>
                <w:numId w:val="33"/>
              </w:numPr>
              <w:rPr>
                <w:rFonts w:cs="Arial"/>
                <w:b/>
                <w:sz w:val="20"/>
                <w:rPrChange w:id="891" w:author="Shah Ashay" w:date="2018-04-16T16:55:00Z">
                  <w:rPr>
                    <w:rFonts w:asciiTheme="minorHAnsi" w:hAnsiTheme="minorHAnsi"/>
                    <w:b/>
                    <w:sz w:val="20"/>
                  </w:rPr>
                </w:rPrChange>
              </w:rPr>
            </w:pPr>
            <w:r w:rsidRPr="00D626C8">
              <w:rPr>
                <w:rFonts w:cs="Arial"/>
                <w:b/>
                <w:sz w:val="20"/>
                <w:rPrChange w:id="892" w:author="Shah Ashay" w:date="2018-04-16T16:55:00Z">
                  <w:rPr>
                    <w:rFonts w:asciiTheme="minorHAnsi" w:hAnsiTheme="minorHAnsi"/>
                    <w:b/>
                    <w:sz w:val="20"/>
                  </w:rPr>
                </w:rPrChange>
              </w:rPr>
              <w:t xml:space="preserve"> Totalizer Day Extrapolate  </w:t>
            </w:r>
          </w:p>
          <w:p w14:paraId="5F5B86A9" w14:textId="3A49D7DA" w:rsidR="00546513" w:rsidRPr="00D626C8" w:rsidRDefault="00552075" w:rsidP="00552075">
            <w:pPr>
              <w:pStyle w:val="ListParagraph"/>
              <w:keepNext/>
              <w:keepLines/>
              <w:numPr>
                <w:ilvl w:val="0"/>
                <w:numId w:val="33"/>
              </w:numPr>
              <w:rPr>
                <w:rFonts w:cs="Arial"/>
                <w:b/>
                <w:sz w:val="20"/>
                <w:rPrChange w:id="893" w:author="Shah Ashay" w:date="2018-04-16T16:55:00Z">
                  <w:rPr>
                    <w:rFonts w:asciiTheme="minorHAnsi" w:hAnsiTheme="minorHAnsi"/>
                    <w:b/>
                    <w:sz w:val="20"/>
                  </w:rPr>
                </w:rPrChange>
              </w:rPr>
            </w:pPr>
            <w:r w:rsidRPr="00D626C8">
              <w:rPr>
                <w:rFonts w:cs="Arial"/>
                <w:b/>
                <w:sz w:val="20"/>
                <w:rPrChange w:id="894" w:author="Shah Ashay" w:date="2018-04-16T16:55:00Z">
                  <w:rPr>
                    <w:rFonts w:asciiTheme="minorHAnsi" w:hAnsiTheme="minorHAnsi"/>
                    <w:b/>
                    <w:sz w:val="20"/>
                  </w:rPr>
                </w:rPrChange>
              </w:rPr>
              <w:t xml:space="preserve"> Not Applicable  </w:t>
            </w:r>
          </w:p>
        </w:tc>
      </w:tr>
      <w:tr w:rsidR="00546513" w:rsidRPr="00D626C8" w14:paraId="786D1B1C" w14:textId="77777777" w:rsidTr="00D626C8">
        <w:trPr>
          <w:cantSplit/>
          <w:trPrChange w:id="895" w:author="Shah Ashay" w:date="2018-04-16T16:55:00Z">
            <w:trPr>
              <w:cantSplit/>
            </w:trPr>
          </w:trPrChange>
        </w:trPr>
        <w:tc>
          <w:tcPr>
            <w:tcW w:w="382" w:type="pct"/>
            <w:tcPrChange w:id="896" w:author="Shah Ashay" w:date="2018-04-16T16:55:00Z">
              <w:tcPr>
                <w:tcW w:w="655" w:type="dxa"/>
              </w:tcPr>
            </w:tcPrChange>
          </w:tcPr>
          <w:p w14:paraId="0F46A922" w14:textId="77777777" w:rsidR="00546513" w:rsidRPr="00D626C8" w:rsidRDefault="00546513" w:rsidP="00546513">
            <w:pPr>
              <w:pStyle w:val="TableText"/>
              <w:keepNext/>
              <w:keepLines/>
              <w:numPr>
                <w:ilvl w:val="0"/>
                <w:numId w:val="4"/>
              </w:numPr>
              <w:rPr>
                <w:rFonts w:cs="Arial"/>
                <w:sz w:val="20"/>
                <w:rPrChange w:id="897" w:author="Shah Ashay" w:date="2018-04-16T16:55:00Z">
                  <w:rPr>
                    <w:rFonts w:asciiTheme="minorHAnsi" w:hAnsiTheme="minorHAnsi"/>
                    <w:sz w:val="20"/>
                  </w:rPr>
                </w:rPrChange>
              </w:rPr>
            </w:pPr>
          </w:p>
        </w:tc>
        <w:tc>
          <w:tcPr>
            <w:tcW w:w="1959" w:type="pct"/>
            <w:tcPrChange w:id="898" w:author="Shah Ashay" w:date="2018-04-16T16:55:00Z">
              <w:tcPr>
                <w:tcW w:w="3780" w:type="dxa"/>
              </w:tcPr>
            </w:tcPrChange>
          </w:tcPr>
          <w:p w14:paraId="24D33AF2" w14:textId="77777777" w:rsidR="00546513" w:rsidRPr="00D626C8" w:rsidRDefault="00546513" w:rsidP="00546513">
            <w:pPr>
              <w:pStyle w:val="TableText"/>
              <w:keepNext/>
              <w:keepLines/>
              <w:rPr>
                <w:rFonts w:cs="Arial"/>
                <w:sz w:val="20"/>
                <w:szCs w:val="20"/>
                <w:rPrChange w:id="899" w:author="Shah Ashay" w:date="2018-04-16T16:55:00Z">
                  <w:rPr>
                    <w:rFonts w:asciiTheme="minorHAnsi" w:hAnsiTheme="minorHAnsi"/>
                    <w:sz w:val="20"/>
                    <w:szCs w:val="20"/>
                  </w:rPr>
                </w:rPrChange>
              </w:rPr>
            </w:pPr>
            <w:r w:rsidRPr="00D626C8">
              <w:rPr>
                <w:rFonts w:cs="Arial"/>
                <w:sz w:val="20"/>
                <w:szCs w:val="20"/>
                <w:rPrChange w:id="900" w:author="Shah Ashay" w:date="2018-04-16T16:55:00Z">
                  <w:rPr>
                    <w:rFonts w:asciiTheme="minorHAnsi" w:hAnsiTheme="minorHAnsi"/>
                    <w:sz w:val="20"/>
                    <w:szCs w:val="20"/>
                  </w:rPr>
                </w:rPrChange>
              </w:rPr>
              <w:t xml:space="preserve">Select the correct </w:t>
            </w:r>
            <w:r w:rsidRPr="00D626C8">
              <w:rPr>
                <w:rFonts w:cs="Arial"/>
                <w:b/>
                <w:i/>
                <w:sz w:val="20"/>
                <w:szCs w:val="20"/>
                <w:rPrChange w:id="901" w:author="Shah Ashay" w:date="2018-04-16T16:55:00Z">
                  <w:rPr>
                    <w:rFonts w:asciiTheme="minorHAnsi" w:hAnsiTheme="minorHAnsi"/>
                    <w:b/>
                    <w:i/>
                    <w:sz w:val="20"/>
                    <w:szCs w:val="20"/>
                  </w:rPr>
                </w:rPrChange>
              </w:rPr>
              <w:t>Net Volume Method</w:t>
            </w:r>
            <w:r w:rsidRPr="00D626C8">
              <w:rPr>
                <w:rFonts w:cs="Arial"/>
                <w:sz w:val="20"/>
                <w:szCs w:val="20"/>
                <w:rPrChange w:id="902" w:author="Shah Ashay" w:date="2018-04-16T16:55:00Z">
                  <w:rPr>
                    <w:rFonts w:asciiTheme="minorHAnsi" w:hAnsiTheme="minorHAnsi"/>
                    <w:sz w:val="20"/>
                    <w:szCs w:val="20"/>
                  </w:rPr>
                </w:rPrChange>
              </w:rPr>
              <w:t xml:space="preserve"> from the drop-down</w:t>
            </w:r>
          </w:p>
        </w:tc>
        <w:tc>
          <w:tcPr>
            <w:tcW w:w="1092" w:type="pct"/>
            <w:tcPrChange w:id="903" w:author="Shah Ashay" w:date="2018-04-16T16:55:00Z">
              <w:tcPr>
                <w:tcW w:w="2070" w:type="dxa"/>
              </w:tcPr>
            </w:tcPrChange>
          </w:tcPr>
          <w:p w14:paraId="5689153A" w14:textId="77777777" w:rsidR="00546513" w:rsidRPr="00D626C8" w:rsidRDefault="00546513" w:rsidP="00546513">
            <w:pPr>
              <w:keepNext/>
              <w:keepLines/>
              <w:rPr>
                <w:rFonts w:cs="Arial"/>
                <w:b/>
                <w:i/>
                <w:sz w:val="20"/>
                <w:szCs w:val="20"/>
                <w:rPrChange w:id="904" w:author="Shah Ashay" w:date="2018-04-16T16:55:00Z">
                  <w:rPr>
                    <w:rFonts w:asciiTheme="minorHAnsi" w:hAnsiTheme="minorHAnsi"/>
                    <w:b/>
                    <w:i/>
                    <w:sz w:val="20"/>
                    <w:szCs w:val="20"/>
                  </w:rPr>
                </w:rPrChange>
              </w:rPr>
            </w:pPr>
            <w:r w:rsidRPr="00D626C8">
              <w:rPr>
                <w:rFonts w:cs="Arial"/>
                <w:sz w:val="20"/>
                <w:szCs w:val="20"/>
                <w:rPrChange w:id="905" w:author="Shah Ashay" w:date="2018-04-16T16:55:00Z">
                  <w:rPr>
                    <w:rFonts w:asciiTheme="minorHAnsi" w:hAnsiTheme="minorHAnsi"/>
                    <w:sz w:val="20"/>
                    <w:szCs w:val="20"/>
                  </w:rPr>
                </w:rPrChange>
              </w:rPr>
              <w:t xml:space="preserve">Name is displayed in </w:t>
            </w:r>
            <w:r w:rsidRPr="00D626C8">
              <w:rPr>
                <w:rFonts w:cs="Arial"/>
                <w:b/>
                <w:i/>
                <w:sz w:val="20"/>
                <w:szCs w:val="20"/>
                <w:rPrChange w:id="906" w:author="Shah Ashay" w:date="2018-04-16T16:55:00Z">
                  <w:rPr>
                    <w:rFonts w:asciiTheme="minorHAnsi" w:hAnsiTheme="minorHAnsi"/>
                    <w:b/>
                    <w:i/>
                    <w:sz w:val="20"/>
                    <w:szCs w:val="20"/>
                  </w:rPr>
                </w:rPrChange>
              </w:rPr>
              <w:t>Net Volume Method</w:t>
            </w:r>
          </w:p>
        </w:tc>
        <w:tc>
          <w:tcPr>
            <w:tcW w:w="1567" w:type="pct"/>
            <w:tcPrChange w:id="907" w:author="Shah Ashay" w:date="2018-04-16T16:55:00Z">
              <w:tcPr>
                <w:tcW w:w="2970" w:type="dxa"/>
              </w:tcPr>
            </w:tcPrChange>
          </w:tcPr>
          <w:p w14:paraId="64003E91" w14:textId="77777777" w:rsidR="00546513" w:rsidRPr="00D626C8" w:rsidRDefault="00546513" w:rsidP="00546513">
            <w:pPr>
              <w:keepNext/>
              <w:keepLines/>
              <w:rPr>
                <w:rFonts w:cs="Arial"/>
                <w:sz w:val="20"/>
                <w:rPrChange w:id="908" w:author="Shah Ashay" w:date="2018-04-16T16:55:00Z">
                  <w:rPr>
                    <w:rFonts w:asciiTheme="minorHAnsi" w:hAnsiTheme="minorHAnsi"/>
                    <w:sz w:val="20"/>
                  </w:rPr>
                </w:rPrChange>
              </w:rPr>
            </w:pPr>
          </w:p>
        </w:tc>
      </w:tr>
      <w:tr w:rsidR="00546513" w:rsidRPr="00D626C8" w14:paraId="6B93F852" w14:textId="77777777" w:rsidTr="00D626C8">
        <w:trPr>
          <w:cantSplit/>
          <w:trPrChange w:id="909" w:author="Shah Ashay" w:date="2018-04-16T16:55:00Z">
            <w:trPr>
              <w:cantSplit/>
            </w:trPr>
          </w:trPrChange>
        </w:trPr>
        <w:tc>
          <w:tcPr>
            <w:tcW w:w="382" w:type="pct"/>
            <w:tcPrChange w:id="910" w:author="Shah Ashay" w:date="2018-04-16T16:55:00Z">
              <w:tcPr>
                <w:tcW w:w="655" w:type="dxa"/>
              </w:tcPr>
            </w:tcPrChange>
          </w:tcPr>
          <w:p w14:paraId="0CB60A98" w14:textId="77777777" w:rsidR="00546513" w:rsidRPr="00D626C8" w:rsidRDefault="00546513" w:rsidP="00546513">
            <w:pPr>
              <w:pStyle w:val="TableText"/>
              <w:keepNext/>
              <w:keepLines/>
              <w:numPr>
                <w:ilvl w:val="0"/>
                <w:numId w:val="4"/>
              </w:numPr>
              <w:rPr>
                <w:rFonts w:cs="Arial"/>
                <w:sz w:val="20"/>
                <w:rPrChange w:id="911" w:author="Shah Ashay" w:date="2018-04-16T16:55:00Z">
                  <w:rPr>
                    <w:rFonts w:asciiTheme="minorHAnsi" w:hAnsiTheme="minorHAnsi"/>
                    <w:sz w:val="20"/>
                  </w:rPr>
                </w:rPrChange>
              </w:rPr>
            </w:pPr>
          </w:p>
        </w:tc>
        <w:tc>
          <w:tcPr>
            <w:tcW w:w="1959" w:type="pct"/>
            <w:tcPrChange w:id="912" w:author="Shah Ashay" w:date="2018-04-16T16:55:00Z">
              <w:tcPr>
                <w:tcW w:w="3780" w:type="dxa"/>
              </w:tcPr>
            </w:tcPrChange>
          </w:tcPr>
          <w:p w14:paraId="3EC121CA" w14:textId="77777777" w:rsidR="00546513" w:rsidRPr="00D626C8" w:rsidRDefault="00546513" w:rsidP="00546513">
            <w:pPr>
              <w:pStyle w:val="TableText"/>
              <w:keepNext/>
              <w:keepLines/>
              <w:rPr>
                <w:rFonts w:cs="Arial"/>
                <w:sz w:val="20"/>
                <w:szCs w:val="20"/>
                <w:rPrChange w:id="913" w:author="Shah Ashay" w:date="2018-04-16T16:55:00Z">
                  <w:rPr>
                    <w:rFonts w:asciiTheme="minorHAnsi" w:hAnsiTheme="minorHAnsi"/>
                    <w:sz w:val="20"/>
                    <w:szCs w:val="20"/>
                  </w:rPr>
                </w:rPrChange>
              </w:rPr>
            </w:pPr>
            <w:r w:rsidRPr="00D626C8">
              <w:rPr>
                <w:rFonts w:cs="Arial"/>
                <w:sz w:val="20"/>
                <w:szCs w:val="20"/>
                <w:rPrChange w:id="914" w:author="Shah Ashay" w:date="2018-04-16T16:55:00Z">
                  <w:rPr>
                    <w:rFonts w:asciiTheme="minorHAnsi" w:hAnsiTheme="minorHAnsi"/>
                    <w:sz w:val="20"/>
                    <w:szCs w:val="20"/>
                  </w:rPr>
                </w:rPrChange>
              </w:rPr>
              <w:t xml:space="preserve">Click the </w:t>
            </w:r>
            <w:r w:rsidRPr="00D626C8">
              <w:rPr>
                <w:rFonts w:cs="Arial"/>
                <w:b/>
                <w:i/>
                <w:sz w:val="20"/>
                <w:szCs w:val="20"/>
                <w:rPrChange w:id="915" w:author="Shah Ashay" w:date="2018-04-16T16:55:00Z">
                  <w:rPr>
                    <w:rFonts w:asciiTheme="minorHAnsi" w:hAnsiTheme="minorHAnsi"/>
                    <w:b/>
                    <w:i/>
                    <w:sz w:val="20"/>
                    <w:szCs w:val="20"/>
                  </w:rPr>
                </w:rPrChange>
              </w:rPr>
              <w:t>BS&amp;W Volume Method</w:t>
            </w:r>
            <w:r w:rsidRPr="00D626C8">
              <w:rPr>
                <w:rFonts w:cs="Arial"/>
                <w:sz w:val="20"/>
                <w:szCs w:val="20"/>
                <w:rPrChange w:id="916" w:author="Shah Ashay" w:date="2018-04-16T16:55:00Z">
                  <w:rPr>
                    <w:rFonts w:asciiTheme="minorHAnsi" w:hAnsiTheme="minorHAnsi"/>
                    <w:sz w:val="20"/>
                    <w:szCs w:val="20"/>
                  </w:rPr>
                </w:rPrChange>
              </w:rPr>
              <w:t xml:space="preserve"> drop-down</w:t>
            </w:r>
          </w:p>
        </w:tc>
        <w:tc>
          <w:tcPr>
            <w:tcW w:w="1092" w:type="pct"/>
            <w:tcPrChange w:id="917" w:author="Shah Ashay" w:date="2018-04-16T16:55:00Z">
              <w:tcPr>
                <w:tcW w:w="2070" w:type="dxa"/>
              </w:tcPr>
            </w:tcPrChange>
          </w:tcPr>
          <w:p w14:paraId="123A218B" w14:textId="77777777" w:rsidR="00546513" w:rsidRPr="00D626C8" w:rsidRDefault="00546513" w:rsidP="00546513">
            <w:pPr>
              <w:keepNext/>
              <w:keepLines/>
              <w:rPr>
                <w:rFonts w:cs="Arial"/>
                <w:sz w:val="20"/>
                <w:szCs w:val="20"/>
                <w:rPrChange w:id="918" w:author="Shah Ashay" w:date="2018-04-16T16:55:00Z">
                  <w:rPr>
                    <w:rFonts w:asciiTheme="minorHAnsi" w:hAnsiTheme="minorHAnsi"/>
                    <w:sz w:val="20"/>
                    <w:szCs w:val="20"/>
                  </w:rPr>
                </w:rPrChange>
              </w:rPr>
            </w:pPr>
            <w:r w:rsidRPr="00D626C8">
              <w:rPr>
                <w:rFonts w:cs="Arial"/>
                <w:sz w:val="20"/>
                <w:szCs w:val="20"/>
                <w:rPrChange w:id="919" w:author="Shah Ashay" w:date="2018-04-16T16:55:00Z">
                  <w:rPr>
                    <w:rFonts w:asciiTheme="minorHAnsi" w:hAnsiTheme="minorHAnsi"/>
                    <w:sz w:val="20"/>
                    <w:szCs w:val="20"/>
                  </w:rPr>
                </w:rPrChange>
              </w:rPr>
              <w:t>BS&amp;W Volume Methods appear in a drop-down list</w:t>
            </w:r>
          </w:p>
        </w:tc>
        <w:tc>
          <w:tcPr>
            <w:tcW w:w="1567" w:type="pct"/>
            <w:tcPrChange w:id="920" w:author="Shah Ashay" w:date="2018-04-16T16:55:00Z">
              <w:tcPr>
                <w:tcW w:w="2970" w:type="dxa"/>
              </w:tcPr>
            </w:tcPrChange>
          </w:tcPr>
          <w:p w14:paraId="5B259F32" w14:textId="77777777" w:rsidR="00546513" w:rsidRPr="00D626C8" w:rsidRDefault="00546513" w:rsidP="00546513">
            <w:pPr>
              <w:keepNext/>
              <w:keepLines/>
              <w:rPr>
                <w:rFonts w:cs="Arial"/>
                <w:sz w:val="20"/>
                <w:rPrChange w:id="921" w:author="Shah Ashay" w:date="2018-04-16T16:55:00Z">
                  <w:rPr>
                    <w:rFonts w:asciiTheme="minorHAnsi" w:hAnsiTheme="minorHAnsi"/>
                    <w:sz w:val="20"/>
                  </w:rPr>
                </w:rPrChange>
              </w:rPr>
            </w:pPr>
            <w:r w:rsidRPr="00D626C8">
              <w:rPr>
                <w:rFonts w:cs="Arial"/>
                <w:sz w:val="20"/>
                <w:szCs w:val="20"/>
                <w:rPrChange w:id="922" w:author="Shah Ashay" w:date="2018-04-16T16:55:00Z">
                  <w:rPr>
                    <w:rFonts w:asciiTheme="minorHAnsi" w:hAnsiTheme="minorHAnsi"/>
                    <w:sz w:val="20"/>
                    <w:szCs w:val="20"/>
                  </w:rPr>
                </w:rPrChange>
              </w:rPr>
              <w:t xml:space="preserve">BS&amp;W Volume Method </w:t>
            </w:r>
            <w:r w:rsidRPr="00D626C8">
              <w:rPr>
                <w:rFonts w:cs="Arial"/>
                <w:sz w:val="20"/>
                <w:rPrChange w:id="923" w:author="Shah Ashay" w:date="2018-04-16T16:55:00Z">
                  <w:rPr>
                    <w:rFonts w:asciiTheme="minorHAnsi" w:hAnsiTheme="minorHAnsi"/>
                    <w:sz w:val="20"/>
                  </w:rPr>
                </w:rPrChange>
              </w:rPr>
              <w:t>is used to configure how the BS&amp;W should be used in the database.</w:t>
            </w:r>
          </w:p>
          <w:p w14:paraId="4D5928DD" w14:textId="77777777" w:rsidR="00546513" w:rsidRPr="00D626C8" w:rsidRDefault="00546513" w:rsidP="00546513">
            <w:pPr>
              <w:keepNext/>
              <w:keepLines/>
              <w:rPr>
                <w:rFonts w:cs="Arial"/>
                <w:sz w:val="20"/>
                <w:rPrChange w:id="924" w:author="Shah Ashay" w:date="2018-04-16T16:55:00Z">
                  <w:rPr>
                    <w:rFonts w:asciiTheme="minorHAnsi" w:hAnsiTheme="minorHAnsi"/>
                    <w:sz w:val="20"/>
                  </w:rPr>
                </w:rPrChange>
              </w:rPr>
            </w:pPr>
          </w:p>
          <w:p w14:paraId="70818F1B" w14:textId="77777777" w:rsidR="00546513" w:rsidRPr="00D626C8" w:rsidRDefault="00546513" w:rsidP="00546513">
            <w:pPr>
              <w:keepNext/>
              <w:keepLines/>
              <w:rPr>
                <w:rFonts w:cs="Arial"/>
                <w:sz w:val="20"/>
                <w:rPrChange w:id="925" w:author="Shah Ashay" w:date="2018-04-16T16:55:00Z">
                  <w:rPr>
                    <w:rFonts w:asciiTheme="minorHAnsi" w:hAnsiTheme="minorHAnsi"/>
                    <w:sz w:val="20"/>
                  </w:rPr>
                </w:rPrChange>
              </w:rPr>
            </w:pPr>
            <w:r w:rsidRPr="00D626C8">
              <w:rPr>
                <w:rFonts w:cs="Arial"/>
                <w:sz w:val="20"/>
                <w:szCs w:val="20"/>
                <w:rPrChange w:id="926" w:author="Shah Ashay" w:date="2018-04-16T16:55:00Z">
                  <w:rPr>
                    <w:rFonts w:asciiTheme="minorHAnsi" w:hAnsiTheme="minorHAnsi"/>
                    <w:sz w:val="20"/>
                    <w:szCs w:val="20"/>
                  </w:rPr>
                </w:rPrChange>
              </w:rPr>
              <w:t xml:space="preserve">BS&amp;W Volume Method </w:t>
            </w:r>
            <w:r w:rsidRPr="00D626C8">
              <w:rPr>
                <w:rFonts w:cs="Arial"/>
                <w:sz w:val="20"/>
                <w:rPrChange w:id="927" w:author="Shah Ashay" w:date="2018-04-16T16:55:00Z">
                  <w:rPr>
                    <w:rFonts w:asciiTheme="minorHAnsi" w:hAnsiTheme="minorHAnsi"/>
                    <w:sz w:val="20"/>
                  </w:rPr>
                </w:rPrChange>
              </w:rPr>
              <w:t>options include:</w:t>
            </w:r>
          </w:p>
          <w:p w14:paraId="4B9609EF" w14:textId="77777777" w:rsidR="00552075" w:rsidRPr="00D626C8" w:rsidRDefault="00552075" w:rsidP="00552075">
            <w:pPr>
              <w:pStyle w:val="ListParagraph"/>
              <w:keepNext/>
              <w:keepLines/>
              <w:numPr>
                <w:ilvl w:val="0"/>
                <w:numId w:val="33"/>
              </w:numPr>
              <w:rPr>
                <w:rFonts w:cs="Arial"/>
                <w:b/>
                <w:sz w:val="20"/>
                <w:rPrChange w:id="928" w:author="Shah Ashay" w:date="2018-04-16T16:55:00Z">
                  <w:rPr>
                    <w:rFonts w:asciiTheme="minorHAnsi" w:hAnsiTheme="minorHAnsi"/>
                    <w:b/>
                    <w:sz w:val="20"/>
                  </w:rPr>
                </w:rPrChange>
              </w:rPr>
            </w:pPr>
            <w:r w:rsidRPr="00D626C8">
              <w:rPr>
                <w:rFonts w:cs="Arial"/>
                <w:b/>
                <w:sz w:val="20"/>
                <w:rPrChange w:id="929" w:author="Shah Ashay" w:date="2018-04-16T16:55:00Z">
                  <w:rPr>
                    <w:rFonts w:asciiTheme="minorHAnsi" w:hAnsiTheme="minorHAnsi"/>
                    <w:b/>
                    <w:sz w:val="20"/>
                  </w:rPr>
                </w:rPrChange>
              </w:rPr>
              <w:t xml:space="preserve">Measured   </w:t>
            </w:r>
          </w:p>
          <w:p w14:paraId="5607FCD9" w14:textId="77777777" w:rsidR="00552075" w:rsidRPr="00D626C8" w:rsidRDefault="00552075" w:rsidP="00552075">
            <w:pPr>
              <w:pStyle w:val="ListParagraph"/>
              <w:keepNext/>
              <w:keepLines/>
              <w:numPr>
                <w:ilvl w:val="0"/>
                <w:numId w:val="33"/>
              </w:numPr>
              <w:rPr>
                <w:rFonts w:cs="Arial"/>
                <w:b/>
                <w:sz w:val="20"/>
                <w:rPrChange w:id="930" w:author="Shah Ashay" w:date="2018-04-16T16:55:00Z">
                  <w:rPr>
                    <w:rFonts w:asciiTheme="minorHAnsi" w:hAnsiTheme="minorHAnsi"/>
                    <w:b/>
                    <w:sz w:val="20"/>
                  </w:rPr>
                </w:rPrChange>
              </w:rPr>
            </w:pPr>
            <w:r w:rsidRPr="00D626C8">
              <w:rPr>
                <w:rFonts w:cs="Arial"/>
                <w:b/>
                <w:sz w:val="20"/>
                <w:rPrChange w:id="931" w:author="Shah Ashay" w:date="2018-04-16T16:55:00Z">
                  <w:rPr>
                    <w:rFonts w:asciiTheme="minorHAnsi" w:hAnsiTheme="minorHAnsi"/>
                    <w:b/>
                    <w:sz w:val="20"/>
                  </w:rPr>
                </w:rPrChange>
              </w:rPr>
              <w:t xml:space="preserve"> No BSW - return 0  </w:t>
            </w:r>
          </w:p>
          <w:p w14:paraId="0B7C07AC" w14:textId="77777777" w:rsidR="00552075" w:rsidRPr="00D626C8" w:rsidRDefault="00552075" w:rsidP="00552075">
            <w:pPr>
              <w:pStyle w:val="ListParagraph"/>
              <w:keepNext/>
              <w:keepLines/>
              <w:numPr>
                <w:ilvl w:val="0"/>
                <w:numId w:val="33"/>
              </w:numPr>
              <w:rPr>
                <w:rFonts w:cs="Arial"/>
                <w:b/>
                <w:sz w:val="20"/>
                <w:rPrChange w:id="932" w:author="Shah Ashay" w:date="2018-04-16T16:55:00Z">
                  <w:rPr>
                    <w:rFonts w:asciiTheme="minorHAnsi" w:hAnsiTheme="minorHAnsi"/>
                    <w:b/>
                    <w:sz w:val="20"/>
                  </w:rPr>
                </w:rPrChange>
              </w:rPr>
            </w:pPr>
            <w:r w:rsidRPr="00D626C8">
              <w:rPr>
                <w:rFonts w:cs="Arial"/>
                <w:b/>
                <w:sz w:val="20"/>
                <w:rPrChange w:id="933" w:author="Shah Ashay" w:date="2018-04-16T16:55:00Z">
                  <w:rPr>
                    <w:rFonts w:asciiTheme="minorHAnsi" w:hAnsiTheme="minorHAnsi"/>
                    <w:b/>
                    <w:sz w:val="20"/>
                  </w:rPr>
                </w:rPrChange>
              </w:rPr>
              <w:t xml:space="preserve"> Sample Analysis  </w:t>
            </w:r>
          </w:p>
          <w:p w14:paraId="303F081C" w14:textId="77777777" w:rsidR="00552075" w:rsidRPr="00D626C8" w:rsidRDefault="00552075" w:rsidP="00552075">
            <w:pPr>
              <w:pStyle w:val="ListParagraph"/>
              <w:keepNext/>
              <w:keepLines/>
              <w:numPr>
                <w:ilvl w:val="0"/>
                <w:numId w:val="33"/>
              </w:numPr>
              <w:rPr>
                <w:rFonts w:cs="Arial"/>
                <w:b/>
                <w:sz w:val="20"/>
                <w:rPrChange w:id="934" w:author="Shah Ashay" w:date="2018-04-16T16:55:00Z">
                  <w:rPr>
                    <w:rFonts w:asciiTheme="minorHAnsi" w:hAnsiTheme="minorHAnsi"/>
                    <w:b/>
                    <w:sz w:val="20"/>
                  </w:rPr>
                </w:rPrChange>
              </w:rPr>
            </w:pPr>
            <w:r w:rsidRPr="00D626C8">
              <w:rPr>
                <w:rFonts w:cs="Arial"/>
                <w:b/>
                <w:sz w:val="20"/>
                <w:rPrChange w:id="935" w:author="Shah Ashay" w:date="2018-04-16T16:55:00Z">
                  <w:rPr>
                    <w:rFonts w:asciiTheme="minorHAnsi" w:hAnsiTheme="minorHAnsi"/>
                    <w:b/>
                    <w:sz w:val="20"/>
                  </w:rPr>
                </w:rPrChange>
              </w:rPr>
              <w:t xml:space="preserve"> Component Analysis  </w:t>
            </w:r>
          </w:p>
          <w:p w14:paraId="7D26DD9B" w14:textId="77777777" w:rsidR="00552075" w:rsidRPr="00D626C8" w:rsidRDefault="00552075" w:rsidP="00552075">
            <w:pPr>
              <w:pStyle w:val="ListParagraph"/>
              <w:keepNext/>
              <w:keepLines/>
              <w:numPr>
                <w:ilvl w:val="0"/>
                <w:numId w:val="33"/>
              </w:numPr>
              <w:rPr>
                <w:rFonts w:cs="Arial"/>
                <w:b/>
                <w:sz w:val="20"/>
                <w:rPrChange w:id="936" w:author="Shah Ashay" w:date="2018-04-16T16:55:00Z">
                  <w:rPr>
                    <w:rFonts w:asciiTheme="minorHAnsi" w:hAnsiTheme="minorHAnsi"/>
                    <w:b/>
                    <w:sz w:val="20"/>
                  </w:rPr>
                </w:rPrChange>
              </w:rPr>
            </w:pPr>
            <w:r w:rsidRPr="00D626C8">
              <w:rPr>
                <w:rFonts w:cs="Arial"/>
                <w:b/>
                <w:sz w:val="20"/>
                <w:rPrChange w:id="937" w:author="Shah Ashay" w:date="2018-04-16T16:55:00Z">
                  <w:rPr>
                    <w:rFonts w:asciiTheme="minorHAnsi" w:hAnsiTheme="minorHAnsi"/>
                    <w:b/>
                    <w:sz w:val="20"/>
                  </w:rPr>
                </w:rPrChange>
              </w:rPr>
              <w:t xml:space="preserve"> Reference Value  </w:t>
            </w:r>
          </w:p>
          <w:p w14:paraId="32CFDE68" w14:textId="1641D233" w:rsidR="00546513" w:rsidRPr="00D626C8" w:rsidRDefault="00552075" w:rsidP="00552075">
            <w:pPr>
              <w:pStyle w:val="ListParagraph"/>
              <w:keepNext/>
              <w:keepLines/>
              <w:numPr>
                <w:ilvl w:val="0"/>
                <w:numId w:val="33"/>
              </w:numPr>
              <w:rPr>
                <w:rFonts w:cs="Arial"/>
                <w:b/>
                <w:sz w:val="20"/>
                <w:rPrChange w:id="938" w:author="Shah Ashay" w:date="2018-04-16T16:55:00Z">
                  <w:rPr>
                    <w:rFonts w:asciiTheme="minorHAnsi" w:hAnsiTheme="minorHAnsi"/>
                    <w:b/>
                    <w:sz w:val="20"/>
                  </w:rPr>
                </w:rPrChange>
              </w:rPr>
            </w:pPr>
            <w:r w:rsidRPr="00D626C8">
              <w:rPr>
                <w:rFonts w:cs="Arial"/>
                <w:b/>
                <w:sz w:val="20"/>
                <w:rPrChange w:id="939" w:author="Shah Ashay" w:date="2018-04-16T16:55:00Z">
                  <w:rPr>
                    <w:rFonts w:asciiTheme="minorHAnsi" w:hAnsiTheme="minorHAnsi"/>
                    <w:b/>
                    <w:sz w:val="20"/>
                  </w:rPr>
                </w:rPrChange>
              </w:rPr>
              <w:t xml:space="preserve"> User Exit  </w:t>
            </w:r>
          </w:p>
        </w:tc>
      </w:tr>
      <w:tr w:rsidR="00546513" w:rsidRPr="00D626C8" w14:paraId="35889CBB" w14:textId="77777777" w:rsidTr="00D626C8">
        <w:trPr>
          <w:cantSplit/>
          <w:trPrChange w:id="940" w:author="Shah Ashay" w:date="2018-04-16T16:55:00Z">
            <w:trPr>
              <w:cantSplit/>
            </w:trPr>
          </w:trPrChange>
        </w:trPr>
        <w:tc>
          <w:tcPr>
            <w:tcW w:w="382" w:type="pct"/>
            <w:tcPrChange w:id="941" w:author="Shah Ashay" w:date="2018-04-16T16:55:00Z">
              <w:tcPr>
                <w:tcW w:w="655" w:type="dxa"/>
              </w:tcPr>
            </w:tcPrChange>
          </w:tcPr>
          <w:p w14:paraId="26AA5900" w14:textId="77777777" w:rsidR="00546513" w:rsidRPr="00D626C8" w:rsidRDefault="00546513" w:rsidP="00546513">
            <w:pPr>
              <w:pStyle w:val="TableText"/>
              <w:keepNext/>
              <w:keepLines/>
              <w:numPr>
                <w:ilvl w:val="0"/>
                <w:numId w:val="4"/>
              </w:numPr>
              <w:rPr>
                <w:rFonts w:cs="Arial"/>
                <w:sz w:val="20"/>
                <w:rPrChange w:id="942" w:author="Shah Ashay" w:date="2018-04-16T16:55:00Z">
                  <w:rPr>
                    <w:rFonts w:asciiTheme="minorHAnsi" w:hAnsiTheme="minorHAnsi"/>
                    <w:sz w:val="20"/>
                  </w:rPr>
                </w:rPrChange>
              </w:rPr>
            </w:pPr>
          </w:p>
        </w:tc>
        <w:tc>
          <w:tcPr>
            <w:tcW w:w="1959" w:type="pct"/>
            <w:tcPrChange w:id="943" w:author="Shah Ashay" w:date="2018-04-16T16:55:00Z">
              <w:tcPr>
                <w:tcW w:w="3780" w:type="dxa"/>
              </w:tcPr>
            </w:tcPrChange>
          </w:tcPr>
          <w:p w14:paraId="70252E89" w14:textId="77777777" w:rsidR="00546513" w:rsidRPr="00D626C8" w:rsidRDefault="00546513" w:rsidP="00546513">
            <w:pPr>
              <w:pStyle w:val="TableText"/>
              <w:keepNext/>
              <w:keepLines/>
              <w:rPr>
                <w:rFonts w:cs="Arial"/>
                <w:sz w:val="20"/>
                <w:szCs w:val="20"/>
                <w:rPrChange w:id="944" w:author="Shah Ashay" w:date="2018-04-16T16:55:00Z">
                  <w:rPr>
                    <w:rFonts w:asciiTheme="minorHAnsi" w:hAnsiTheme="minorHAnsi"/>
                    <w:sz w:val="20"/>
                    <w:szCs w:val="20"/>
                  </w:rPr>
                </w:rPrChange>
              </w:rPr>
            </w:pPr>
            <w:r w:rsidRPr="00D626C8">
              <w:rPr>
                <w:rFonts w:cs="Arial"/>
                <w:sz w:val="20"/>
                <w:szCs w:val="20"/>
                <w:rPrChange w:id="945" w:author="Shah Ashay" w:date="2018-04-16T16:55:00Z">
                  <w:rPr>
                    <w:rFonts w:asciiTheme="minorHAnsi" w:hAnsiTheme="minorHAnsi"/>
                    <w:sz w:val="20"/>
                    <w:szCs w:val="20"/>
                  </w:rPr>
                </w:rPrChange>
              </w:rPr>
              <w:t xml:space="preserve">Select the correct </w:t>
            </w:r>
            <w:r w:rsidRPr="00D626C8">
              <w:rPr>
                <w:rFonts w:cs="Arial"/>
                <w:b/>
                <w:i/>
                <w:sz w:val="20"/>
                <w:szCs w:val="20"/>
                <w:rPrChange w:id="946" w:author="Shah Ashay" w:date="2018-04-16T16:55:00Z">
                  <w:rPr>
                    <w:rFonts w:asciiTheme="minorHAnsi" w:hAnsiTheme="minorHAnsi"/>
                    <w:b/>
                    <w:i/>
                    <w:sz w:val="20"/>
                    <w:szCs w:val="20"/>
                  </w:rPr>
                </w:rPrChange>
              </w:rPr>
              <w:t>BS&amp;W Volume Method</w:t>
            </w:r>
            <w:r w:rsidRPr="00D626C8">
              <w:rPr>
                <w:rFonts w:cs="Arial"/>
                <w:sz w:val="20"/>
                <w:szCs w:val="20"/>
                <w:rPrChange w:id="947" w:author="Shah Ashay" w:date="2018-04-16T16:55:00Z">
                  <w:rPr>
                    <w:rFonts w:asciiTheme="minorHAnsi" w:hAnsiTheme="minorHAnsi"/>
                    <w:sz w:val="20"/>
                    <w:szCs w:val="20"/>
                  </w:rPr>
                </w:rPrChange>
              </w:rPr>
              <w:t xml:space="preserve"> from the drop-down</w:t>
            </w:r>
          </w:p>
        </w:tc>
        <w:tc>
          <w:tcPr>
            <w:tcW w:w="1092" w:type="pct"/>
            <w:tcPrChange w:id="948" w:author="Shah Ashay" w:date="2018-04-16T16:55:00Z">
              <w:tcPr>
                <w:tcW w:w="2070" w:type="dxa"/>
              </w:tcPr>
            </w:tcPrChange>
          </w:tcPr>
          <w:p w14:paraId="5D77404B" w14:textId="77777777" w:rsidR="00546513" w:rsidRPr="00D626C8" w:rsidRDefault="00546513" w:rsidP="00546513">
            <w:pPr>
              <w:keepNext/>
              <w:keepLines/>
              <w:rPr>
                <w:rFonts w:cs="Arial"/>
                <w:b/>
                <w:i/>
                <w:sz w:val="20"/>
                <w:szCs w:val="20"/>
                <w:rPrChange w:id="949" w:author="Shah Ashay" w:date="2018-04-16T16:55:00Z">
                  <w:rPr>
                    <w:rFonts w:asciiTheme="minorHAnsi" w:hAnsiTheme="minorHAnsi"/>
                    <w:b/>
                    <w:i/>
                    <w:sz w:val="20"/>
                    <w:szCs w:val="20"/>
                  </w:rPr>
                </w:rPrChange>
              </w:rPr>
            </w:pPr>
            <w:r w:rsidRPr="00D626C8">
              <w:rPr>
                <w:rFonts w:cs="Arial"/>
                <w:sz w:val="20"/>
                <w:szCs w:val="20"/>
                <w:rPrChange w:id="950" w:author="Shah Ashay" w:date="2018-04-16T16:55:00Z">
                  <w:rPr>
                    <w:rFonts w:asciiTheme="minorHAnsi" w:hAnsiTheme="minorHAnsi"/>
                    <w:sz w:val="20"/>
                    <w:szCs w:val="20"/>
                  </w:rPr>
                </w:rPrChange>
              </w:rPr>
              <w:t xml:space="preserve">Name is displayed in </w:t>
            </w:r>
            <w:r w:rsidRPr="00D626C8">
              <w:rPr>
                <w:rFonts w:cs="Arial"/>
                <w:b/>
                <w:i/>
                <w:sz w:val="20"/>
                <w:szCs w:val="20"/>
                <w:rPrChange w:id="951" w:author="Shah Ashay" w:date="2018-04-16T16:55:00Z">
                  <w:rPr>
                    <w:rFonts w:asciiTheme="minorHAnsi" w:hAnsiTheme="minorHAnsi"/>
                    <w:b/>
                    <w:i/>
                    <w:sz w:val="20"/>
                    <w:szCs w:val="20"/>
                  </w:rPr>
                </w:rPrChange>
              </w:rPr>
              <w:t>BS&amp;W Volume Method</w:t>
            </w:r>
          </w:p>
        </w:tc>
        <w:tc>
          <w:tcPr>
            <w:tcW w:w="1567" w:type="pct"/>
            <w:tcPrChange w:id="952" w:author="Shah Ashay" w:date="2018-04-16T16:55:00Z">
              <w:tcPr>
                <w:tcW w:w="2970" w:type="dxa"/>
              </w:tcPr>
            </w:tcPrChange>
          </w:tcPr>
          <w:p w14:paraId="42EA6745" w14:textId="77777777" w:rsidR="00546513" w:rsidRPr="00D626C8" w:rsidRDefault="00546513" w:rsidP="00546513">
            <w:pPr>
              <w:keepNext/>
              <w:keepLines/>
              <w:rPr>
                <w:rFonts w:cs="Arial"/>
                <w:sz w:val="20"/>
                <w:rPrChange w:id="953" w:author="Shah Ashay" w:date="2018-04-16T16:55:00Z">
                  <w:rPr>
                    <w:rFonts w:asciiTheme="minorHAnsi" w:hAnsiTheme="minorHAnsi"/>
                    <w:sz w:val="20"/>
                  </w:rPr>
                </w:rPrChange>
              </w:rPr>
            </w:pPr>
          </w:p>
        </w:tc>
      </w:tr>
      <w:tr w:rsidR="00546513" w:rsidRPr="00D626C8" w14:paraId="3BEDFD97" w14:textId="77777777" w:rsidTr="00D626C8">
        <w:trPr>
          <w:cantSplit/>
          <w:trPrChange w:id="954" w:author="Shah Ashay" w:date="2018-04-16T16:55:00Z">
            <w:trPr>
              <w:cantSplit/>
            </w:trPr>
          </w:trPrChange>
        </w:trPr>
        <w:tc>
          <w:tcPr>
            <w:tcW w:w="382" w:type="pct"/>
            <w:tcPrChange w:id="955" w:author="Shah Ashay" w:date="2018-04-16T16:55:00Z">
              <w:tcPr>
                <w:tcW w:w="655" w:type="dxa"/>
              </w:tcPr>
            </w:tcPrChange>
          </w:tcPr>
          <w:p w14:paraId="54F18388" w14:textId="77777777" w:rsidR="00546513" w:rsidRPr="00D626C8" w:rsidRDefault="00546513" w:rsidP="00546513">
            <w:pPr>
              <w:pStyle w:val="TableText"/>
              <w:keepNext/>
              <w:keepLines/>
              <w:numPr>
                <w:ilvl w:val="0"/>
                <w:numId w:val="4"/>
              </w:numPr>
              <w:rPr>
                <w:rFonts w:cs="Arial"/>
                <w:sz w:val="20"/>
                <w:rPrChange w:id="956" w:author="Shah Ashay" w:date="2018-04-16T16:55:00Z">
                  <w:rPr>
                    <w:rFonts w:asciiTheme="minorHAnsi" w:hAnsiTheme="minorHAnsi"/>
                    <w:sz w:val="20"/>
                  </w:rPr>
                </w:rPrChange>
              </w:rPr>
            </w:pPr>
          </w:p>
        </w:tc>
        <w:tc>
          <w:tcPr>
            <w:tcW w:w="1959" w:type="pct"/>
            <w:tcPrChange w:id="957" w:author="Shah Ashay" w:date="2018-04-16T16:55:00Z">
              <w:tcPr>
                <w:tcW w:w="3780" w:type="dxa"/>
              </w:tcPr>
            </w:tcPrChange>
          </w:tcPr>
          <w:p w14:paraId="504FCAD4" w14:textId="77777777" w:rsidR="00546513" w:rsidRPr="00D626C8" w:rsidRDefault="00546513" w:rsidP="00546513">
            <w:pPr>
              <w:pStyle w:val="TableText"/>
              <w:keepNext/>
              <w:keepLines/>
              <w:rPr>
                <w:rFonts w:cs="Arial"/>
                <w:b/>
                <w:i/>
                <w:sz w:val="20"/>
                <w:szCs w:val="20"/>
                <w:rPrChange w:id="958" w:author="Shah Ashay" w:date="2018-04-16T16:55:00Z">
                  <w:rPr>
                    <w:rFonts w:asciiTheme="minorHAnsi" w:hAnsiTheme="minorHAnsi"/>
                    <w:b/>
                    <w:i/>
                    <w:sz w:val="20"/>
                    <w:szCs w:val="20"/>
                  </w:rPr>
                </w:rPrChange>
              </w:rPr>
            </w:pPr>
            <w:r w:rsidRPr="00D626C8">
              <w:rPr>
                <w:rFonts w:cs="Arial"/>
                <w:sz w:val="20"/>
                <w:szCs w:val="20"/>
                <w:rPrChange w:id="959" w:author="Shah Ashay" w:date="2018-04-16T16:55:00Z">
                  <w:rPr>
                    <w:rFonts w:asciiTheme="minorHAnsi" w:hAnsiTheme="minorHAnsi"/>
                    <w:sz w:val="20"/>
                    <w:szCs w:val="20"/>
                  </w:rPr>
                </w:rPrChange>
              </w:rPr>
              <w:t xml:space="preserve">Enter </w:t>
            </w:r>
            <w:r w:rsidRPr="00D626C8">
              <w:rPr>
                <w:rFonts w:cs="Arial"/>
                <w:b/>
                <w:i/>
                <w:sz w:val="20"/>
                <w:szCs w:val="20"/>
                <w:rPrChange w:id="960" w:author="Shah Ashay" w:date="2018-04-16T16:55:00Z">
                  <w:rPr>
                    <w:rFonts w:asciiTheme="minorHAnsi" w:hAnsiTheme="minorHAnsi"/>
                    <w:b/>
                    <w:i/>
                    <w:sz w:val="20"/>
                    <w:szCs w:val="20"/>
                  </w:rPr>
                </w:rPrChange>
              </w:rPr>
              <w:t xml:space="preserve">From Node </w:t>
            </w:r>
            <w:r w:rsidRPr="00D626C8">
              <w:rPr>
                <w:rFonts w:cs="Arial"/>
                <w:sz w:val="20"/>
                <w:szCs w:val="20"/>
                <w:rPrChange w:id="961" w:author="Shah Ashay" w:date="2018-04-16T16:55:00Z">
                  <w:rPr>
                    <w:rFonts w:asciiTheme="minorHAnsi" w:hAnsiTheme="minorHAnsi"/>
                    <w:sz w:val="20"/>
                    <w:szCs w:val="20"/>
                  </w:rPr>
                </w:rPrChange>
              </w:rPr>
              <w:t>from drop-down navigation</w:t>
            </w:r>
          </w:p>
        </w:tc>
        <w:tc>
          <w:tcPr>
            <w:tcW w:w="1092" w:type="pct"/>
            <w:tcPrChange w:id="962" w:author="Shah Ashay" w:date="2018-04-16T16:55:00Z">
              <w:tcPr>
                <w:tcW w:w="2070" w:type="dxa"/>
              </w:tcPr>
            </w:tcPrChange>
          </w:tcPr>
          <w:p w14:paraId="2024F95D" w14:textId="77777777" w:rsidR="00546513" w:rsidRPr="00D626C8" w:rsidRDefault="00546513" w:rsidP="00546513">
            <w:pPr>
              <w:keepNext/>
              <w:keepLines/>
              <w:rPr>
                <w:rFonts w:cs="Arial"/>
                <w:sz w:val="20"/>
                <w:szCs w:val="20"/>
                <w:rPrChange w:id="963" w:author="Shah Ashay" w:date="2018-04-16T16:55:00Z">
                  <w:rPr>
                    <w:rFonts w:asciiTheme="minorHAnsi" w:hAnsiTheme="minorHAnsi"/>
                    <w:sz w:val="20"/>
                    <w:szCs w:val="20"/>
                  </w:rPr>
                </w:rPrChange>
              </w:rPr>
            </w:pPr>
            <w:r w:rsidRPr="00D626C8">
              <w:rPr>
                <w:rFonts w:cs="Arial"/>
                <w:sz w:val="20"/>
                <w:szCs w:val="20"/>
                <w:rPrChange w:id="964" w:author="Shah Ashay" w:date="2018-04-16T16:55:00Z">
                  <w:rPr>
                    <w:rFonts w:asciiTheme="minorHAnsi" w:hAnsiTheme="minorHAnsi"/>
                    <w:sz w:val="20"/>
                    <w:szCs w:val="20"/>
                  </w:rPr>
                </w:rPrChange>
              </w:rPr>
              <w:t>Name is displayed in From Node</w:t>
            </w:r>
          </w:p>
        </w:tc>
        <w:tc>
          <w:tcPr>
            <w:tcW w:w="1567" w:type="pct"/>
            <w:tcPrChange w:id="965" w:author="Shah Ashay" w:date="2018-04-16T16:55:00Z">
              <w:tcPr>
                <w:tcW w:w="2970" w:type="dxa"/>
              </w:tcPr>
            </w:tcPrChange>
          </w:tcPr>
          <w:p w14:paraId="457F302A" w14:textId="77777777" w:rsidR="00546513" w:rsidRPr="00D626C8" w:rsidRDefault="00546513" w:rsidP="00546513">
            <w:pPr>
              <w:keepNext/>
              <w:keepLines/>
              <w:rPr>
                <w:rFonts w:cs="Arial"/>
                <w:sz w:val="20"/>
                <w:rPrChange w:id="966" w:author="Shah Ashay" w:date="2018-04-16T16:55:00Z">
                  <w:rPr>
                    <w:rFonts w:asciiTheme="minorHAnsi" w:hAnsiTheme="minorHAnsi"/>
                    <w:sz w:val="20"/>
                  </w:rPr>
                </w:rPrChange>
              </w:rPr>
            </w:pPr>
            <w:r w:rsidRPr="00D626C8">
              <w:rPr>
                <w:rFonts w:cs="Arial"/>
                <w:sz w:val="20"/>
                <w:rPrChange w:id="967" w:author="Shah Ashay" w:date="2018-04-16T16:55:00Z">
                  <w:rPr>
                    <w:rFonts w:asciiTheme="minorHAnsi" w:hAnsiTheme="minorHAnsi"/>
                    <w:sz w:val="20"/>
                  </w:rPr>
                </w:rPrChange>
              </w:rPr>
              <w:t>The From Node is used in allocations. It can be null if this is not an allocation stream.</w:t>
            </w:r>
          </w:p>
          <w:p w14:paraId="3B678AC2" w14:textId="77777777" w:rsidR="00546513" w:rsidRPr="00D626C8" w:rsidRDefault="00546513" w:rsidP="00546513">
            <w:pPr>
              <w:keepNext/>
              <w:keepLines/>
              <w:rPr>
                <w:rFonts w:cs="Arial"/>
                <w:sz w:val="20"/>
                <w:rPrChange w:id="968" w:author="Shah Ashay" w:date="2018-04-16T16:55:00Z">
                  <w:rPr>
                    <w:rFonts w:asciiTheme="minorHAnsi" w:hAnsiTheme="minorHAnsi"/>
                    <w:sz w:val="20"/>
                  </w:rPr>
                </w:rPrChange>
              </w:rPr>
            </w:pPr>
          </w:p>
          <w:p w14:paraId="0E43039B" w14:textId="77777777" w:rsidR="00546513" w:rsidRPr="00D626C8" w:rsidRDefault="00546513" w:rsidP="00546513">
            <w:pPr>
              <w:keepNext/>
              <w:keepLines/>
              <w:rPr>
                <w:rFonts w:cs="Arial"/>
                <w:sz w:val="20"/>
                <w:rPrChange w:id="969" w:author="Shah Ashay" w:date="2018-04-16T16:55:00Z">
                  <w:rPr>
                    <w:rFonts w:asciiTheme="minorHAnsi" w:hAnsiTheme="minorHAnsi"/>
                    <w:sz w:val="20"/>
                  </w:rPr>
                </w:rPrChange>
              </w:rPr>
            </w:pPr>
          </w:p>
        </w:tc>
      </w:tr>
      <w:tr w:rsidR="00546513" w:rsidRPr="00D626C8" w14:paraId="278FC047" w14:textId="77777777" w:rsidTr="00D626C8">
        <w:trPr>
          <w:cantSplit/>
          <w:trPrChange w:id="970" w:author="Shah Ashay" w:date="2018-04-16T16:55:00Z">
            <w:trPr>
              <w:cantSplit/>
            </w:trPr>
          </w:trPrChange>
        </w:trPr>
        <w:tc>
          <w:tcPr>
            <w:tcW w:w="382" w:type="pct"/>
            <w:tcPrChange w:id="971" w:author="Shah Ashay" w:date="2018-04-16T16:55:00Z">
              <w:tcPr>
                <w:tcW w:w="655" w:type="dxa"/>
              </w:tcPr>
            </w:tcPrChange>
          </w:tcPr>
          <w:p w14:paraId="3426711C" w14:textId="77777777" w:rsidR="00546513" w:rsidRPr="00D626C8" w:rsidRDefault="00546513" w:rsidP="00546513">
            <w:pPr>
              <w:pStyle w:val="TableText"/>
              <w:keepNext/>
              <w:keepLines/>
              <w:numPr>
                <w:ilvl w:val="0"/>
                <w:numId w:val="4"/>
              </w:numPr>
              <w:rPr>
                <w:rFonts w:cs="Arial"/>
                <w:sz w:val="20"/>
                <w:rPrChange w:id="972" w:author="Shah Ashay" w:date="2018-04-16T16:55:00Z">
                  <w:rPr>
                    <w:rFonts w:asciiTheme="minorHAnsi" w:hAnsiTheme="minorHAnsi"/>
                    <w:sz w:val="20"/>
                  </w:rPr>
                </w:rPrChange>
              </w:rPr>
            </w:pPr>
          </w:p>
        </w:tc>
        <w:tc>
          <w:tcPr>
            <w:tcW w:w="1959" w:type="pct"/>
            <w:tcPrChange w:id="973" w:author="Shah Ashay" w:date="2018-04-16T16:55:00Z">
              <w:tcPr>
                <w:tcW w:w="3780" w:type="dxa"/>
              </w:tcPr>
            </w:tcPrChange>
          </w:tcPr>
          <w:p w14:paraId="41CDFE30" w14:textId="77777777" w:rsidR="00546513" w:rsidRPr="00D626C8" w:rsidRDefault="00546513" w:rsidP="00546513">
            <w:pPr>
              <w:pStyle w:val="TableText"/>
              <w:keepNext/>
              <w:keepLines/>
              <w:rPr>
                <w:rFonts w:cs="Arial"/>
                <w:b/>
                <w:i/>
                <w:sz w:val="20"/>
                <w:szCs w:val="20"/>
                <w:rPrChange w:id="974" w:author="Shah Ashay" w:date="2018-04-16T16:55:00Z">
                  <w:rPr>
                    <w:rFonts w:asciiTheme="minorHAnsi" w:hAnsiTheme="minorHAnsi"/>
                    <w:b/>
                    <w:i/>
                    <w:sz w:val="20"/>
                    <w:szCs w:val="20"/>
                  </w:rPr>
                </w:rPrChange>
              </w:rPr>
            </w:pPr>
            <w:r w:rsidRPr="00D626C8">
              <w:rPr>
                <w:rFonts w:cs="Arial"/>
                <w:sz w:val="20"/>
                <w:szCs w:val="20"/>
                <w:rPrChange w:id="975" w:author="Shah Ashay" w:date="2018-04-16T16:55:00Z">
                  <w:rPr>
                    <w:rFonts w:asciiTheme="minorHAnsi" w:hAnsiTheme="minorHAnsi"/>
                    <w:sz w:val="20"/>
                    <w:szCs w:val="20"/>
                  </w:rPr>
                </w:rPrChange>
              </w:rPr>
              <w:t xml:space="preserve">Enter </w:t>
            </w:r>
            <w:r w:rsidRPr="00D626C8">
              <w:rPr>
                <w:rFonts w:cs="Arial"/>
                <w:b/>
                <w:i/>
                <w:sz w:val="20"/>
                <w:szCs w:val="20"/>
                <w:rPrChange w:id="976" w:author="Shah Ashay" w:date="2018-04-16T16:55:00Z">
                  <w:rPr>
                    <w:rFonts w:asciiTheme="minorHAnsi" w:hAnsiTheme="minorHAnsi"/>
                    <w:b/>
                    <w:i/>
                    <w:sz w:val="20"/>
                    <w:szCs w:val="20"/>
                  </w:rPr>
                </w:rPrChange>
              </w:rPr>
              <w:t xml:space="preserve">To Node </w:t>
            </w:r>
            <w:r w:rsidRPr="00D626C8">
              <w:rPr>
                <w:rFonts w:cs="Arial"/>
                <w:sz w:val="20"/>
                <w:szCs w:val="20"/>
                <w:rPrChange w:id="977" w:author="Shah Ashay" w:date="2018-04-16T16:55:00Z">
                  <w:rPr>
                    <w:rFonts w:asciiTheme="minorHAnsi" w:hAnsiTheme="minorHAnsi"/>
                    <w:sz w:val="20"/>
                    <w:szCs w:val="20"/>
                  </w:rPr>
                </w:rPrChange>
              </w:rPr>
              <w:t>from drop-down navigation</w:t>
            </w:r>
          </w:p>
        </w:tc>
        <w:tc>
          <w:tcPr>
            <w:tcW w:w="1092" w:type="pct"/>
            <w:tcPrChange w:id="978" w:author="Shah Ashay" w:date="2018-04-16T16:55:00Z">
              <w:tcPr>
                <w:tcW w:w="2070" w:type="dxa"/>
              </w:tcPr>
            </w:tcPrChange>
          </w:tcPr>
          <w:p w14:paraId="169D4810" w14:textId="77777777" w:rsidR="00546513" w:rsidRPr="00D626C8" w:rsidRDefault="00546513" w:rsidP="00546513">
            <w:pPr>
              <w:keepNext/>
              <w:keepLines/>
              <w:rPr>
                <w:rFonts w:cs="Arial"/>
                <w:sz w:val="20"/>
                <w:szCs w:val="20"/>
                <w:rPrChange w:id="979" w:author="Shah Ashay" w:date="2018-04-16T16:55:00Z">
                  <w:rPr>
                    <w:rFonts w:asciiTheme="minorHAnsi" w:hAnsiTheme="minorHAnsi"/>
                    <w:sz w:val="20"/>
                    <w:szCs w:val="20"/>
                  </w:rPr>
                </w:rPrChange>
              </w:rPr>
            </w:pPr>
            <w:r w:rsidRPr="00D626C8">
              <w:rPr>
                <w:rFonts w:cs="Arial"/>
                <w:sz w:val="20"/>
                <w:szCs w:val="20"/>
                <w:rPrChange w:id="980" w:author="Shah Ashay" w:date="2018-04-16T16:55:00Z">
                  <w:rPr>
                    <w:rFonts w:asciiTheme="minorHAnsi" w:hAnsiTheme="minorHAnsi"/>
                    <w:sz w:val="20"/>
                    <w:szCs w:val="20"/>
                  </w:rPr>
                </w:rPrChange>
              </w:rPr>
              <w:t>Name is displayed in To Node</w:t>
            </w:r>
          </w:p>
        </w:tc>
        <w:tc>
          <w:tcPr>
            <w:tcW w:w="1567" w:type="pct"/>
            <w:tcPrChange w:id="981" w:author="Shah Ashay" w:date="2018-04-16T16:55:00Z">
              <w:tcPr>
                <w:tcW w:w="2970" w:type="dxa"/>
              </w:tcPr>
            </w:tcPrChange>
          </w:tcPr>
          <w:p w14:paraId="2AE25260" w14:textId="77777777" w:rsidR="00546513" w:rsidRPr="00D626C8" w:rsidRDefault="00546513" w:rsidP="00546513">
            <w:pPr>
              <w:keepNext/>
              <w:keepLines/>
              <w:rPr>
                <w:rFonts w:cs="Arial"/>
                <w:sz w:val="20"/>
                <w:rPrChange w:id="982" w:author="Shah Ashay" w:date="2018-04-16T16:55:00Z">
                  <w:rPr>
                    <w:rFonts w:asciiTheme="minorHAnsi" w:hAnsiTheme="minorHAnsi"/>
                    <w:sz w:val="20"/>
                  </w:rPr>
                </w:rPrChange>
              </w:rPr>
            </w:pPr>
            <w:r w:rsidRPr="00D626C8">
              <w:rPr>
                <w:rFonts w:cs="Arial"/>
                <w:sz w:val="20"/>
                <w:rPrChange w:id="983" w:author="Shah Ashay" w:date="2018-04-16T16:55:00Z">
                  <w:rPr>
                    <w:rFonts w:asciiTheme="minorHAnsi" w:hAnsiTheme="minorHAnsi"/>
                    <w:sz w:val="20"/>
                  </w:rPr>
                </w:rPrChange>
              </w:rPr>
              <w:t>The To Node is used in allocations. It can be null if this is not an allocation stream.</w:t>
            </w:r>
          </w:p>
          <w:p w14:paraId="477EE811" w14:textId="77777777" w:rsidR="00546513" w:rsidRPr="00D626C8" w:rsidRDefault="00546513" w:rsidP="00546513">
            <w:pPr>
              <w:keepNext/>
              <w:keepLines/>
              <w:rPr>
                <w:rFonts w:cs="Arial"/>
                <w:sz w:val="20"/>
                <w:rPrChange w:id="984" w:author="Shah Ashay" w:date="2018-04-16T16:55:00Z">
                  <w:rPr>
                    <w:rFonts w:asciiTheme="minorHAnsi" w:hAnsiTheme="minorHAnsi"/>
                    <w:sz w:val="20"/>
                  </w:rPr>
                </w:rPrChange>
              </w:rPr>
            </w:pPr>
          </w:p>
          <w:p w14:paraId="6A99C10B" w14:textId="77777777" w:rsidR="00546513" w:rsidRPr="00D626C8" w:rsidRDefault="00546513" w:rsidP="00546513">
            <w:pPr>
              <w:keepNext/>
              <w:keepLines/>
              <w:rPr>
                <w:rFonts w:cs="Arial"/>
                <w:sz w:val="20"/>
                <w:rPrChange w:id="985" w:author="Shah Ashay" w:date="2018-04-16T16:55:00Z">
                  <w:rPr>
                    <w:rFonts w:asciiTheme="minorHAnsi" w:hAnsiTheme="minorHAnsi"/>
                    <w:sz w:val="20"/>
                  </w:rPr>
                </w:rPrChange>
              </w:rPr>
            </w:pPr>
          </w:p>
        </w:tc>
      </w:tr>
      <w:tr w:rsidR="00546513" w:rsidRPr="00D626C8" w14:paraId="6F593496" w14:textId="77777777" w:rsidTr="00D626C8">
        <w:trPr>
          <w:cantSplit/>
          <w:trPrChange w:id="986" w:author="Shah Ashay" w:date="2018-04-16T16:55:00Z">
            <w:trPr>
              <w:cantSplit/>
            </w:trPr>
          </w:trPrChange>
        </w:trPr>
        <w:tc>
          <w:tcPr>
            <w:tcW w:w="382" w:type="pct"/>
            <w:tcPrChange w:id="987" w:author="Shah Ashay" w:date="2018-04-16T16:55:00Z">
              <w:tcPr>
                <w:tcW w:w="655" w:type="dxa"/>
              </w:tcPr>
            </w:tcPrChange>
          </w:tcPr>
          <w:p w14:paraId="24CC4234" w14:textId="77777777" w:rsidR="00546513" w:rsidRPr="00D626C8" w:rsidRDefault="00546513" w:rsidP="00546513">
            <w:pPr>
              <w:pStyle w:val="TableText"/>
              <w:keepNext/>
              <w:keepLines/>
              <w:numPr>
                <w:ilvl w:val="0"/>
                <w:numId w:val="4"/>
              </w:numPr>
              <w:rPr>
                <w:rFonts w:cs="Arial"/>
                <w:sz w:val="20"/>
                <w:rPrChange w:id="988" w:author="Shah Ashay" w:date="2018-04-16T16:55:00Z">
                  <w:rPr>
                    <w:rFonts w:asciiTheme="minorHAnsi" w:hAnsiTheme="minorHAnsi"/>
                    <w:sz w:val="20"/>
                  </w:rPr>
                </w:rPrChange>
              </w:rPr>
            </w:pPr>
          </w:p>
        </w:tc>
        <w:tc>
          <w:tcPr>
            <w:tcW w:w="1959" w:type="pct"/>
            <w:tcPrChange w:id="989" w:author="Shah Ashay" w:date="2018-04-16T16:55:00Z">
              <w:tcPr>
                <w:tcW w:w="3780" w:type="dxa"/>
              </w:tcPr>
            </w:tcPrChange>
          </w:tcPr>
          <w:p w14:paraId="4B149597" w14:textId="77777777" w:rsidR="00546513" w:rsidRPr="00D626C8" w:rsidRDefault="00546513" w:rsidP="00546513">
            <w:pPr>
              <w:pStyle w:val="TableText"/>
              <w:keepNext/>
              <w:keepLines/>
              <w:rPr>
                <w:rFonts w:cs="Arial"/>
                <w:sz w:val="20"/>
                <w:szCs w:val="20"/>
                <w:rPrChange w:id="990" w:author="Shah Ashay" w:date="2018-04-16T16:55:00Z">
                  <w:rPr>
                    <w:rFonts w:asciiTheme="minorHAnsi" w:hAnsiTheme="minorHAnsi"/>
                    <w:sz w:val="20"/>
                    <w:szCs w:val="20"/>
                  </w:rPr>
                </w:rPrChange>
              </w:rPr>
            </w:pPr>
            <w:r w:rsidRPr="00D626C8">
              <w:rPr>
                <w:rFonts w:cs="Arial"/>
                <w:sz w:val="20"/>
                <w:szCs w:val="20"/>
                <w:rPrChange w:id="991" w:author="Shah Ashay" w:date="2018-04-16T16:55:00Z">
                  <w:rPr>
                    <w:rFonts w:asciiTheme="minorHAnsi" w:hAnsiTheme="minorHAnsi"/>
                    <w:sz w:val="20"/>
                    <w:szCs w:val="20"/>
                  </w:rPr>
                </w:rPrChange>
              </w:rPr>
              <w:t xml:space="preserve">If the stream is operated by Chevron, click to check the </w:t>
            </w:r>
            <w:r w:rsidRPr="00D626C8">
              <w:rPr>
                <w:rFonts w:cs="Arial"/>
                <w:b/>
                <w:i/>
                <w:sz w:val="20"/>
                <w:szCs w:val="20"/>
                <w:rPrChange w:id="992" w:author="Shah Ashay" w:date="2018-04-16T16:55:00Z">
                  <w:rPr>
                    <w:rFonts w:asciiTheme="minorHAnsi" w:hAnsiTheme="minorHAnsi"/>
                    <w:b/>
                    <w:i/>
                    <w:sz w:val="20"/>
                    <w:szCs w:val="20"/>
                  </w:rPr>
                </w:rPrChange>
              </w:rPr>
              <w:t>Company Operated</w:t>
            </w:r>
            <w:r w:rsidRPr="00D626C8">
              <w:rPr>
                <w:rFonts w:cs="Arial"/>
                <w:sz w:val="20"/>
                <w:szCs w:val="20"/>
                <w:rPrChange w:id="993" w:author="Shah Ashay" w:date="2018-04-16T16:55:00Z">
                  <w:rPr>
                    <w:rFonts w:asciiTheme="minorHAnsi" w:hAnsiTheme="minorHAnsi"/>
                    <w:sz w:val="20"/>
                    <w:szCs w:val="20"/>
                  </w:rPr>
                </w:rPrChange>
              </w:rPr>
              <w:t xml:space="preserve"> checkbox</w:t>
            </w:r>
          </w:p>
        </w:tc>
        <w:tc>
          <w:tcPr>
            <w:tcW w:w="1092" w:type="pct"/>
            <w:tcPrChange w:id="994" w:author="Shah Ashay" w:date="2018-04-16T16:55:00Z">
              <w:tcPr>
                <w:tcW w:w="2070" w:type="dxa"/>
              </w:tcPr>
            </w:tcPrChange>
          </w:tcPr>
          <w:p w14:paraId="6FBB8D61" w14:textId="77777777" w:rsidR="00546513" w:rsidRPr="00D626C8" w:rsidRDefault="00546513" w:rsidP="00546513">
            <w:pPr>
              <w:keepNext/>
              <w:keepLines/>
              <w:rPr>
                <w:rFonts w:cs="Arial"/>
                <w:sz w:val="20"/>
                <w:szCs w:val="20"/>
                <w:rPrChange w:id="995" w:author="Shah Ashay" w:date="2018-04-16T16:55:00Z">
                  <w:rPr>
                    <w:rFonts w:asciiTheme="minorHAnsi" w:hAnsiTheme="minorHAnsi"/>
                    <w:sz w:val="20"/>
                    <w:szCs w:val="20"/>
                  </w:rPr>
                </w:rPrChange>
              </w:rPr>
            </w:pPr>
            <w:r w:rsidRPr="00D626C8">
              <w:rPr>
                <w:rFonts w:cs="Arial"/>
                <w:sz w:val="20"/>
                <w:szCs w:val="20"/>
                <w:rPrChange w:id="996" w:author="Shah Ashay" w:date="2018-04-16T16:55:00Z">
                  <w:rPr>
                    <w:rFonts w:asciiTheme="minorHAnsi" w:hAnsiTheme="minorHAnsi"/>
                    <w:sz w:val="20"/>
                    <w:szCs w:val="20"/>
                  </w:rPr>
                </w:rPrChange>
              </w:rPr>
              <w:t xml:space="preserve">A check appears in the </w:t>
            </w:r>
            <w:r w:rsidRPr="00D626C8">
              <w:rPr>
                <w:rFonts w:cs="Arial"/>
                <w:b/>
                <w:i/>
                <w:sz w:val="20"/>
                <w:szCs w:val="20"/>
                <w:rPrChange w:id="997" w:author="Shah Ashay" w:date="2018-04-16T16:55:00Z">
                  <w:rPr>
                    <w:rFonts w:asciiTheme="minorHAnsi" w:hAnsiTheme="minorHAnsi"/>
                    <w:b/>
                    <w:i/>
                    <w:sz w:val="20"/>
                    <w:szCs w:val="20"/>
                  </w:rPr>
                </w:rPrChange>
              </w:rPr>
              <w:t>Company Operated</w:t>
            </w:r>
            <w:r w:rsidRPr="00D626C8">
              <w:rPr>
                <w:rFonts w:cs="Arial"/>
                <w:sz w:val="20"/>
                <w:szCs w:val="20"/>
                <w:rPrChange w:id="998" w:author="Shah Ashay" w:date="2018-04-16T16:55:00Z">
                  <w:rPr>
                    <w:rFonts w:asciiTheme="minorHAnsi" w:hAnsiTheme="minorHAnsi"/>
                    <w:sz w:val="20"/>
                    <w:szCs w:val="20"/>
                  </w:rPr>
                </w:rPrChange>
              </w:rPr>
              <w:t xml:space="preserve"> checkbox</w:t>
            </w:r>
          </w:p>
        </w:tc>
        <w:tc>
          <w:tcPr>
            <w:tcW w:w="1567" w:type="pct"/>
            <w:tcPrChange w:id="999" w:author="Shah Ashay" w:date="2018-04-16T16:55:00Z">
              <w:tcPr>
                <w:tcW w:w="2970" w:type="dxa"/>
              </w:tcPr>
            </w:tcPrChange>
          </w:tcPr>
          <w:p w14:paraId="092BC60A" w14:textId="77777777" w:rsidR="00546513" w:rsidRPr="00D626C8" w:rsidRDefault="00546513" w:rsidP="00546513">
            <w:pPr>
              <w:keepNext/>
              <w:keepLines/>
              <w:rPr>
                <w:rFonts w:cs="Arial"/>
                <w:sz w:val="20"/>
                <w:szCs w:val="20"/>
                <w:rPrChange w:id="1000" w:author="Shah Ashay" w:date="2018-04-16T16:55:00Z">
                  <w:rPr>
                    <w:rFonts w:asciiTheme="minorHAnsi" w:hAnsiTheme="minorHAnsi"/>
                    <w:sz w:val="20"/>
                    <w:szCs w:val="20"/>
                  </w:rPr>
                </w:rPrChange>
              </w:rPr>
            </w:pPr>
            <w:r w:rsidRPr="00D626C8">
              <w:rPr>
                <w:rFonts w:cs="Arial"/>
                <w:sz w:val="20"/>
                <w:szCs w:val="20"/>
                <w:rPrChange w:id="1001" w:author="Shah Ashay" w:date="2018-04-16T16:55:00Z">
                  <w:rPr>
                    <w:rFonts w:asciiTheme="minorHAnsi" w:hAnsiTheme="minorHAnsi"/>
                    <w:sz w:val="20"/>
                    <w:szCs w:val="20"/>
                  </w:rPr>
                </w:rPrChange>
              </w:rPr>
              <w:t>Not all company streams require the checkbox since we’re building additional streams to enable linkages with other systems.</w:t>
            </w:r>
          </w:p>
        </w:tc>
      </w:tr>
      <w:tr w:rsidR="00546513" w:rsidRPr="00D626C8" w14:paraId="0EC3F792" w14:textId="77777777" w:rsidTr="00D626C8">
        <w:trPr>
          <w:cantSplit/>
          <w:trPrChange w:id="1002" w:author="Shah Ashay" w:date="2018-04-16T16:55:00Z">
            <w:trPr>
              <w:cantSplit/>
            </w:trPr>
          </w:trPrChange>
        </w:trPr>
        <w:tc>
          <w:tcPr>
            <w:tcW w:w="382" w:type="pct"/>
            <w:tcPrChange w:id="1003" w:author="Shah Ashay" w:date="2018-04-16T16:55:00Z">
              <w:tcPr>
                <w:tcW w:w="655" w:type="dxa"/>
              </w:tcPr>
            </w:tcPrChange>
          </w:tcPr>
          <w:p w14:paraId="02110955" w14:textId="77777777" w:rsidR="00546513" w:rsidRPr="00D626C8" w:rsidRDefault="00546513" w:rsidP="00546513">
            <w:pPr>
              <w:pStyle w:val="TableText"/>
              <w:keepNext/>
              <w:keepLines/>
              <w:numPr>
                <w:ilvl w:val="0"/>
                <w:numId w:val="4"/>
              </w:numPr>
              <w:rPr>
                <w:rFonts w:cs="Arial"/>
                <w:sz w:val="20"/>
                <w:rPrChange w:id="1004" w:author="Shah Ashay" w:date="2018-04-16T16:55:00Z">
                  <w:rPr>
                    <w:rFonts w:asciiTheme="minorHAnsi" w:hAnsiTheme="minorHAnsi"/>
                    <w:sz w:val="20"/>
                  </w:rPr>
                </w:rPrChange>
              </w:rPr>
            </w:pPr>
          </w:p>
        </w:tc>
        <w:tc>
          <w:tcPr>
            <w:tcW w:w="1959" w:type="pct"/>
            <w:tcPrChange w:id="1005" w:author="Shah Ashay" w:date="2018-04-16T16:55:00Z">
              <w:tcPr>
                <w:tcW w:w="3780" w:type="dxa"/>
              </w:tcPr>
            </w:tcPrChange>
          </w:tcPr>
          <w:p w14:paraId="30B6BC2C" w14:textId="77777777" w:rsidR="00552075" w:rsidRPr="00D626C8" w:rsidRDefault="00546513" w:rsidP="00552075">
            <w:pPr>
              <w:pStyle w:val="TableText"/>
              <w:rPr>
                <w:rFonts w:cs="Arial"/>
                <w:sz w:val="20"/>
                <w:szCs w:val="20"/>
                <w:rPrChange w:id="1006" w:author="Shah Ashay" w:date="2018-04-16T16:55:00Z">
                  <w:rPr>
                    <w:rFonts w:asciiTheme="minorHAnsi" w:hAnsiTheme="minorHAnsi"/>
                    <w:sz w:val="20"/>
                    <w:szCs w:val="20"/>
                  </w:rPr>
                </w:rPrChange>
              </w:rPr>
            </w:pPr>
            <w:r w:rsidRPr="00D626C8">
              <w:rPr>
                <w:rFonts w:cs="Arial"/>
                <w:sz w:val="20"/>
                <w:szCs w:val="20"/>
                <w:rPrChange w:id="1007" w:author="Shah Ashay" w:date="2018-04-16T16:55:00Z">
                  <w:rPr>
                    <w:rFonts w:asciiTheme="minorHAnsi" w:hAnsiTheme="minorHAnsi"/>
                    <w:sz w:val="20"/>
                    <w:szCs w:val="20"/>
                  </w:rPr>
                </w:rPrChange>
              </w:rPr>
              <w:t>Use the associated drop-down menus to fill in the operational hierarchy:</w:t>
            </w:r>
            <w:r w:rsidR="00552075" w:rsidRPr="00D626C8">
              <w:rPr>
                <w:rFonts w:cs="Arial"/>
                <w:sz w:val="20"/>
                <w:szCs w:val="20"/>
                <w:rPrChange w:id="1008" w:author="Shah Ashay" w:date="2018-04-16T16:55:00Z">
                  <w:rPr>
                    <w:rFonts w:asciiTheme="minorHAnsi" w:hAnsiTheme="minorHAnsi"/>
                    <w:sz w:val="20"/>
                    <w:szCs w:val="20"/>
                  </w:rPr>
                </w:rPrChange>
              </w:rPr>
              <w:br/>
            </w:r>
            <w:r w:rsidR="00552075" w:rsidRPr="00D626C8">
              <w:rPr>
                <w:rFonts w:cs="Arial"/>
                <w:b/>
                <w:i/>
                <w:sz w:val="20"/>
                <w:szCs w:val="20"/>
                <w:rPrChange w:id="1009" w:author="Shah Ashay" w:date="2018-04-16T16:55:00Z">
                  <w:rPr>
                    <w:rFonts w:ascii="Century Gothic" w:hAnsi="Century Gothic"/>
                    <w:b/>
                    <w:i/>
                    <w:sz w:val="20"/>
                    <w:szCs w:val="20"/>
                  </w:rPr>
                </w:rPrChange>
              </w:rPr>
              <w:t>Operation Hierarchy</w:t>
            </w:r>
          </w:p>
          <w:p w14:paraId="22FA8160" w14:textId="77777777" w:rsidR="00546513" w:rsidRPr="00D626C8" w:rsidRDefault="00546513" w:rsidP="00546513">
            <w:pPr>
              <w:pStyle w:val="TableText"/>
              <w:keepNext/>
              <w:keepLines/>
              <w:numPr>
                <w:ilvl w:val="0"/>
                <w:numId w:val="3"/>
              </w:numPr>
              <w:spacing w:after="0"/>
              <w:rPr>
                <w:rFonts w:cs="Arial"/>
                <w:b/>
                <w:sz w:val="20"/>
                <w:szCs w:val="20"/>
                <w:rPrChange w:id="1010" w:author="Shah Ashay" w:date="2018-04-16T16:55:00Z">
                  <w:rPr>
                    <w:rFonts w:asciiTheme="minorHAnsi" w:hAnsiTheme="minorHAnsi"/>
                    <w:b/>
                    <w:sz w:val="20"/>
                    <w:szCs w:val="20"/>
                  </w:rPr>
                </w:rPrChange>
              </w:rPr>
            </w:pPr>
            <w:r w:rsidRPr="00D626C8">
              <w:rPr>
                <w:rFonts w:cs="Arial"/>
                <w:b/>
                <w:sz w:val="20"/>
                <w:szCs w:val="20"/>
                <w:rPrChange w:id="1011" w:author="Shah Ashay" w:date="2018-04-16T16:55:00Z">
                  <w:rPr>
                    <w:rFonts w:asciiTheme="minorHAnsi" w:hAnsiTheme="minorHAnsi"/>
                    <w:b/>
                    <w:sz w:val="20"/>
                    <w:szCs w:val="20"/>
                  </w:rPr>
                </w:rPrChange>
              </w:rPr>
              <w:t>Op Production Unit</w:t>
            </w:r>
          </w:p>
          <w:p w14:paraId="7F41FD2A" w14:textId="77777777" w:rsidR="00546513" w:rsidRPr="00D626C8" w:rsidRDefault="00546513" w:rsidP="00546513">
            <w:pPr>
              <w:pStyle w:val="TableText"/>
              <w:keepNext/>
              <w:keepLines/>
              <w:numPr>
                <w:ilvl w:val="0"/>
                <w:numId w:val="3"/>
              </w:numPr>
              <w:spacing w:after="0"/>
              <w:rPr>
                <w:rFonts w:cs="Arial"/>
                <w:b/>
                <w:sz w:val="20"/>
                <w:szCs w:val="20"/>
                <w:rPrChange w:id="1012" w:author="Shah Ashay" w:date="2018-04-16T16:55:00Z">
                  <w:rPr>
                    <w:rFonts w:asciiTheme="minorHAnsi" w:hAnsiTheme="minorHAnsi"/>
                    <w:b/>
                    <w:sz w:val="20"/>
                    <w:szCs w:val="20"/>
                  </w:rPr>
                </w:rPrChange>
              </w:rPr>
            </w:pPr>
            <w:r w:rsidRPr="00D626C8">
              <w:rPr>
                <w:rFonts w:cs="Arial"/>
                <w:b/>
                <w:sz w:val="20"/>
                <w:szCs w:val="20"/>
                <w:rPrChange w:id="1013" w:author="Shah Ashay" w:date="2018-04-16T16:55:00Z">
                  <w:rPr>
                    <w:rFonts w:asciiTheme="minorHAnsi" w:hAnsiTheme="minorHAnsi"/>
                    <w:b/>
                    <w:sz w:val="20"/>
                    <w:szCs w:val="20"/>
                  </w:rPr>
                </w:rPrChange>
              </w:rPr>
              <w:t>Op Production Sub Unit</w:t>
            </w:r>
          </w:p>
          <w:p w14:paraId="219A246D" w14:textId="77777777" w:rsidR="00546513" w:rsidRPr="00D626C8" w:rsidRDefault="00546513" w:rsidP="00546513">
            <w:pPr>
              <w:pStyle w:val="TableText"/>
              <w:keepNext/>
              <w:keepLines/>
              <w:numPr>
                <w:ilvl w:val="0"/>
                <w:numId w:val="3"/>
              </w:numPr>
              <w:spacing w:after="0"/>
              <w:rPr>
                <w:rFonts w:cs="Arial"/>
                <w:b/>
                <w:sz w:val="20"/>
                <w:szCs w:val="20"/>
                <w:rPrChange w:id="1014" w:author="Shah Ashay" w:date="2018-04-16T16:55:00Z">
                  <w:rPr>
                    <w:rFonts w:asciiTheme="minorHAnsi" w:hAnsiTheme="minorHAnsi"/>
                    <w:b/>
                    <w:sz w:val="20"/>
                    <w:szCs w:val="20"/>
                  </w:rPr>
                </w:rPrChange>
              </w:rPr>
            </w:pPr>
            <w:r w:rsidRPr="00D626C8">
              <w:rPr>
                <w:rFonts w:cs="Arial"/>
                <w:b/>
                <w:sz w:val="20"/>
                <w:szCs w:val="20"/>
                <w:rPrChange w:id="1015" w:author="Shah Ashay" w:date="2018-04-16T16:55:00Z">
                  <w:rPr>
                    <w:rFonts w:asciiTheme="minorHAnsi" w:hAnsiTheme="minorHAnsi"/>
                    <w:b/>
                    <w:sz w:val="20"/>
                    <w:szCs w:val="20"/>
                  </w:rPr>
                </w:rPrChange>
              </w:rPr>
              <w:t>Op Area</w:t>
            </w:r>
          </w:p>
          <w:p w14:paraId="3174404A" w14:textId="77777777" w:rsidR="00546513" w:rsidRPr="00D626C8" w:rsidRDefault="00546513" w:rsidP="00546513">
            <w:pPr>
              <w:pStyle w:val="TableText"/>
              <w:keepNext/>
              <w:keepLines/>
              <w:numPr>
                <w:ilvl w:val="0"/>
                <w:numId w:val="3"/>
              </w:numPr>
              <w:spacing w:after="0"/>
              <w:rPr>
                <w:rFonts w:cs="Arial"/>
                <w:b/>
                <w:sz w:val="20"/>
                <w:szCs w:val="20"/>
                <w:rPrChange w:id="1016" w:author="Shah Ashay" w:date="2018-04-16T16:55:00Z">
                  <w:rPr>
                    <w:rFonts w:asciiTheme="minorHAnsi" w:hAnsiTheme="minorHAnsi"/>
                    <w:b/>
                    <w:sz w:val="20"/>
                    <w:szCs w:val="20"/>
                  </w:rPr>
                </w:rPrChange>
              </w:rPr>
            </w:pPr>
            <w:r w:rsidRPr="00D626C8">
              <w:rPr>
                <w:rFonts w:cs="Arial"/>
                <w:b/>
                <w:sz w:val="20"/>
                <w:szCs w:val="20"/>
                <w:rPrChange w:id="1017" w:author="Shah Ashay" w:date="2018-04-16T16:55:00Z">
                  <w:rPr>
                    <w:rFonts w:asciiTheme="minorHAnsi" w:hAnsiTheme="minorHAnsi"/>
                    <w:b/>
                    <w:sz w:val="20"/>
                    <w:szCs w:val="20"/>
                  </w:rPr>
                </w:rPrChange>
              </w:rPr>
              <w:t>Op Sub Area</w:t>
            </w:r>
          </w:p>
          <w:p w14:paraId="6CECE445" w14:textId="793BE45A" w:rsidR="00546513" w:rsidRPr="00D626C8" w:rsidRDefault="00546513" w:rsidP="00552075">
            <w:pPr>
              <w:pStyle w:val="TableText"/>
              <w:keepNext/>
              <w:keepLines/>
              <w:numPr>
                <w:ilvl w:val="0"/>
                <w:numId w:val="3"/>
              </w:numPr>
              <w:tabs>
                <w:tab w:val="left" w:pos="2490"/>
              </w:tabs>
              <w:spacing w:after="0"/>
              <w:rPr>
                <w:rFonts w:cs="Arial"/>
                <w:b/>
                <w:sz w:val="20"/>
                <w:szCs w:val="20"/>
                <w:rPrChange w:id="1018" w:author="Shah Ashay" w:date="2018-04-16T16:55:00Z">
                  <w:rPr>
                    <w:rFonts w:asciiTheme="minorHAnsi" w:hAnsiTheme="minorHAnsi"/>
                    <w:b/>
                    <w:sz w:val="20"/>
                    <w:szCs w:val="20"/>
                  </w:rPr>
                </w:rPrChange>
              </w:rPr>
            </w:pPr>
            <w:r w:rsidRPr="00D626C8">
              <w:rPr>
                <w:rFonts w:cs="Arial"/>
                <w:b/>
                <w:sz w:val="20"/>
                <w:szCs w:val="20"/>
                <w:rPrChange w:id="1019" w:author="Shah Ashay" w:date="2018-04-16T16:55:00Z">
                  <w:rPr>
                    <w:rFonts w:asciiTheme="minorHAnsi" w:hAnsiTheme="minorHAnsi"/>
                    <w:b/>
                    <w:sz w:val="20"/>
                    <w:szCs w:val="20"/>
                  </w:rPr>
                </w:rPrChange>
              </w:rPr>
              <w:t>Op Facility Class 2</w:t>
            </w:r>
          </w:p>
        </w:tc>
        <w:tc>
          <w:tcPr>
            <w:tcW w:w="1092" w:type="pct"/>
            <w:tcPrChange w:id="1020" w:author="Shah Ashay" w:date="2018-04-16T16:55:00Z">
              <w:tcPr>
                <w:tcW w:w="2070" w:type="dxa"/>
              </w:tcPr>
            </w:tcPrChange>
          </w:tcPr>
          <w:p w14:paraId="56FE17A3" w14:textId="77777777" w:rsidR="00546513" w:rsidRPr="00D626C8" w:rsidRDefault="00546513" w:rsidP="00546513">
            <w:pPr>
              <w:keepNext/>
              <w:keepLines/>
              <w:rPr>
                <w:rFonts w:cs="Arial"/>
                <w:sz w:val="20"/>
                <w:szCs w:val="20"/>
                <w:rPrChange w:id="1021" w:author="Shah Ashay" w:date="2018-04-16T16:55:00Z">
                  <w:rPr>
                    <w:rFonts w:asciiTheme="minorHAnsi" w:hAnsiTheme="minorHAnsi"/>
                    <w:sz w:val="20"/>
                    <w:szCs w:val="20"/>
                  </w:rPr>
                </w:rPrChange>
              </w:rPr>
            </w:pPr>
            <w:r w:rsidRPr="00D626C8">
              <w:rPr>
                <w:rFonts w:cs="Arial"/>
                <w:sz w:val="20"/>
                <w:szCs w:val="20"/>
                <w:rPrChange w:id="1022" w:author="Shah Ashay" w:date="2018-04-16T16:55:00Z">
                  <w:rPr>
                    <w:rFonts w:asciiTheme="minorHAnsi" w:hAnsiTheme="minorHAnsi"/>
                    <w:sz w:val="20"/>
                    <w:szCs w:val="20"/>
                  </w:rPr>
                </w:rPrChange>
              </w:rPr>
              <w:t>The operational hierarchy is filled in</w:t>
            </w:r>
          </w:p>
        </w:tc>
        <w:tc>
          <w:tcPr>
            <w:tcW w:w="1567" w:type="pct"/>
            <w:tcPrChange w:id="1023" w:author="Shah Ashay" w:date="2018-04-16T16:55:00Z">
              <w:tcPr>
                <w:tcW w:w="2970" w:type="dxa"/>
              </w:tcPr>
            </w:tcPrChange>
          </w:tcPr>
          <w:p w14:paraId="6CDDA9B2" w14:textId="77777777" w:rsidR="00546513" w:rsidRPr="00D626C8" w:rsidRDefault="00546513" w:rsidP="00546513">
            <w:pPr>
              <w:keepNext/>
              <w:keepLines/>
              <w:rPr>
                <w:rFonts w:cs="Arial"/>
                <w:sz w:val="20"/>
                <w:rPrChange w:id="1024" w:author="Shah Ashay" w:date="2018-04-16T16:55:00Z">
                  <w:rPr>
                    <w:rFonts w:asciiTheme="minorHAnsi" w:hAnsiTheme="minorHAnsi"/>
                    <w:sz w:val="20"/>
                  </w:rPr>
                </w:rPrChange>
              </w:rPr>
            </w:pPr>
          </w:p>
        </w:tc>
      </w:tr>
      <w:tr w:rsidR="00546513" w:rsidRPr="00D626C8" w14:paraId="7DE3009F" w14:textId="77777777" w:rsidTr="00D626C8">
        <w:trPr>
          <w:cantSplit/>
          <w:trPrChange w:id="1025" w:author="Shah Ashay" w:date="2018-04-16T16:55:00Z">
            <w:trPr>
              <w:cantSplit/>
            </w:trPr>
          </w:trPrChange>
        </w:trPr>
        <w:tc>
          <w:tcPr>
            <w:tcW w:w="382" w:type="pct"/>
            <w:tcPrChange w:id="1026" w:author="Shah Ashay" w:date="2018-04-16T16:55:00Z">
              <w:tcPr>
                <w:tcW w:w="655" w:type="dxa"/>
              </w:tcPr>
            </w:tcPrChange>
          </w:tcPr>
          <w:p w14:paraId="6698C20A" w14:textId="77777777" w:rsidR="00546513" w:rsidRPr="00D626C8" w:rsidRDefault="00546513" w:rsidP="00546513">
            <w:pPr>
              <w:pStyle w:val="TableText"/>
              <w:keepNext/>
              <w:keepLines/>
              <w:numPr>
                <w:ilvl w:val="0"/>
                <w:numId w:val="4"/>
              </w:numPr>
              <w:rPr>
                <w:rFonts w:cs="Arial"/>
                <w:sz w:val="20"/>
                <w:rPrChange w:id="1027" w:author="Shah Ashay" w:date="2018-04-16T16:55:00Z">
                  <w:rPr>
                    <w:rFonts w:asciiTheme="minorHAnsi" w:hAnsiTheme="minorHAnsi"/>
                    <w:sz w:val="20"/>
                  </w:rPr>
                </w:rPrChange>
              </w:rPr>
            </w:pPr>
          </w:p>
        </w:tc>
        <w:tc>
          <w:tcPr>
            <w:tcW w:w="1959" w:type="pct"/>
            <w:tcPrChange w:id="1028" w:author="Shah Ashay" w:date="2018-04-16T16:55:00Z">
              <w:tcPr>
                <w:tcW w:w="3780" w:type="dxa"/>
              </w:tcPr>
            </w:tcPrChange>
          </w:tcPr>
          <w:p w14:paraId="0D58EB87" w14:textId="77777777" w:rsidR="00546513" w:rsidRPr="00D626C8" w:rsidRDefault="00546513" w:rsidP="00546513">
            <w:pPr>
              <w:pStyle w:val="TableText"/>
              <w:keepNext/>
              <w:keepLines/>
              <w:rPr>
                <w:rFonts w:cs="Arial"/>
                <w:sz w:val="20"/>
                <w:szCs w:val="20"/>
                <w:rPrChange w:id="1029" w:author="Shah Ashay" w:date="2018-04-16T16:55:00Z">
                  <w:rPr>
                    <w:rFonts w:asciiTheme="minorHAnsi" w:hAnsiTheme="minorHAnsi"/>
                    <w:sz w:val="20"/>
                    <w:szCs w:val="20"/>
                  </w:rPr>
                </w:rPrChange>
              </w:rPr>
            </w:pPr>
            <w:r w:rsidRPr="00D626C8">
              <w:rPr>
                <w:rFonts w:cs="Arial"/>
                <w:sz w:val="20"/>
                <w:szCs w:val="20"/>
                <w:rPrChange w:id="1030" w:author="Shah Ashay" w:date="2018-04-16T16:55:00Z">
                  <w:rPr>
                    <w:rFonts w:asciiTheme="minorHAnsi" w:hAnsiTheme="minorHAnsi"/>
                    <w:sz w:val="20"/>
                    <w:szCs w:val="20"/>
                  </w:rPr>
                </w:rPrChange>
              </w:rPr>
              <w:t xml:space="preserve">Once all available data is entered, click the </w:t>
            </w:r>
            <w:r w:rsidRPr="00D626C8">
              <w:rPr>
                <w:rFonts w:cs="Arial"/>
                <w:b/>
                <w:i/>
                <w:sz w:val="20"/>
                <w:szCs w:val="20"/>
                <w:rPrChange w:id="1031" w:author="Shah Ashay" w:date="2018-04-16T16:55:00Z">
                  <w:rPr>
                    <w:rFonts w:asciiTheme="minorHAnsi" w:hAnsiTheme="minorHAnsi"/>
                    <w:b/>
                    <w:i/>
                    <w:sz w:val="20"/>
                    <w:szCs w:val="20"/>
                  </w:rPr>
                </w:rPrChange>
              </w:rPr>
              <w:t>Save</w:t>
            </w:r>
            <w:r w:rsidRPr="00D626C8">
              <w:rPr>
                <w:rFonts w:cs="Arial"/>
                <w:sz w:val="20"/>
                <w:szCs w:val="20"/>
                <w:rPrChange w:id="1032" w:author="Shah Ashay" w:date="2018-04-16T16:55:00Z">
                  <w:rPr>
                    <w:rFonts w:asciiTheme="minorHAnsi" w:hAnsiTheme="minorHAnsi"/>
                    <w:sz w:val="20"/>
                    <w:szCs w:val="20"/>
                  </w:rPr>
                </w:rPrChange>
              </w:rPr>
              <w:t xml:space="preserve"> icon in the Toolbar</w:t>
            </w:r>
          </w:p>
        </w:tc>
        <w:tc>
          <w:tcPr>
            <w:tcW w:w="1092" w:type="pct"/>
            <w:tcPrChange w:id="1033" w:author="Shah Ashay" w:date="2018-04-16T16:55:00Z">
              <w:tcPr>
                <w:tcW w:w="2070" w:type="dxa"/>
              </w:tcPr>
            </w:tcPrChange>
          </w:tcPr>
          <w:p w14:paraId="2750511E" w14:textId="77777777" w:rsidR="00546513" w:rsidRPr="00D626C8" w:rsidRDefault="00546513" w:rsidP="00546513">
            <w:pPr>
              <w:keepNext/>
              <w:keepLines/>
              <w:rPr>
                <w:rFonts w:cs="Arial"/>
                <w:sz w:val="20"/>
                <w:szCs w:val="20"/>
                <w:rPrChange w:id="1034" w:author="Shah Ashay" w:date="2018-04-16T16:55:00Z">
                  <w:rPr>
                    <w:rFonts w:asciiTheme="minorHAnsi" w:hAnsiTheme="minorHAnsi"/>
                    <w:sz w:val="20"/>
                    <w:szCs w:val="20"/>
                  </w:rPr>
                </w:rPrChange>
              </w:rPr>
            </w:pPr>
            <w:r w:rsidRPr="00D626C8">
              <w:rPr>
                <w:rFonts w:cs="Arial"/>
                <w:sz w:val="20"/>
                <w:szCs w:val="20"/>
                <w:rPrChange w:id="1035" w:author="Shah Ashay" w:date="2018-04-16T16:55:00Z">
                  <w:rPr>
                    <w:rFonts w:asciiTheme="minorHAnsi" w:hAnsiTheme="minorHAnsi"/>
                    <w:sz w:val="20"/>
                    <w:szCs w:val="20"/>
                  </w:rPr>
                </w:rPrChange>
              </w:rPr>
              <w:t xml:space="preserve">The stream is saved.  </w:t>
            </w:r>
          </w:p>
          <w:p w14:paraId="4F44B2C8" w14:textId="77777777" w:rsidR="00546513" w:rsidRPr="00D626C8" w:rsidRDefault="00546513" w:rsidP="00546513">
            <w:pPr>
              <w:keepNext/>
              <w:keepLines/>
              <w:rPr>
                <w:rFonts w:cs="Arial"/>
                <w:sz w:val="20"/>
                <w:szCs w:val="20"/>
                <w:rPrChange w:id="1036" w:author="Shah Ashay" w:date="2018-04-16T16:55:00Z">
                  <w:rPr>
                    <w:rFonts w:asciiTheme="minorHAnsi" w:hAnsiTheme="minorHAnsi"/>
                    <w:sz w:val="20"/>
                    <w:szCs w:val="20"/>
                  </w:rPr>
                </w:rPrChange>
              </w:rPr>
            </w:pPr>
          </w:p>
          <w:p w14:paraId="198B760E" w14:textId="77777777" w:rsidR="00546513" w:rsidRPr="00D626C8" w:rsidRDefault="00546513" w:rsidP="00546513">
            <w:pPr>
              <w:keepNext/>
              <w:keepLines/>
              <w:rPr>
                <w:rFonts w:cs="Arial"/>
                <w:sz w:val="20"/>
                <w:szCs w:val="20"/>
                <w:rPrChange w:id="1037" w:author="Shah Ashay" w:date="2018-04-16T16:55:00Z">
                  <w:rPr>
                    <w:rFonts w:asciiTheme="minorHAnsi" w:hAnsiTheme="minorHAnsi"/>
                    <w:sz w:val="20"/>
                    <w:szCs w:val="20"/>
                  </w:rPr>
                </w:rPrChange>
              </w:rPr>
            </w:pPr>
            <w:r w:rsidRPr="00D626C8">
              <w:rPr>
                <w:rFonts w:cs="Arial"/>
                <w:sz w:val="20"/>
                <w:szCs w:val="20"/>
                <w:rPrChange w:id="1038" w:author="Shah Ashay" w:date="2018-04-16T16:55:00Z">
                  <w:rPr>
                    <w:rFonts w:asciiTheme="minorHAnsi" w:hAnsiTheme="minorHAnsi"/>
                    <w:sz w:val="20"/>
                    <w:szCs w:val="20"/>
                  </w:rPr>
                </w:rPrChange>
              </w:rPr>
              <w:t>The new stream appears in the Object Selection Window.</w:t>
            </w:r>
          </w:p>
          <w:p w14:paraId="163CB0EF" w14:textId="77777777" w:rsidR="00546513" w:rsidRPr="00D626C8" w:rsidRDefault="00546513" w:rsidP="00546513">
            <w:pPr>
              <w:keepNext/>
              <w:keepLines/>
              <w:rPr>
                <w:rFonts w:cs="Arial"/>
                <w:sz w:val="20"/>
                <w:szCs w:val="20"/>
                <w:rPrChange w:id="1039" w:author="Shah Ashay" w:date="2018-04-16T16:55:00Z">
                  <w:rPr>
                    <w:rFonts w:asciiTheme="minorHAnsi" w:hAnsiTheme="minorHAnsi"/>
                    <w:sz w:val="20"/>
                    <w:szCs w:val="20"/>
                  </w:rPr>
                </w:rPrChange>
              </w:rPr>
            </w:pPr>
          </w:p>
          <w:p w14:paraId="315C7CFE" w14:textId="77777777" w:rsidR="00546513" w:rsidRPr="00D626C8" w:rsidRDefault="00546513" w:rsidP="00546513">
            <w:pPr>
              <w:keepNext/>
              <w:keepLines/>
              <w:rPr>
                <w:rFonts w:cs="Arial"/>
                <w:sz w:val="20"/>
                <w:szCs w:val="20"/>
                <w:rPrChange w:id="1040" w:author="Shah Ashay" w:date="2018-04-16T16:55:00Z">
                  <w:rPr>
                    <w:rFonts w:asciiTheme="minorHAnsi" w:hAnsiTheme="minorHAnsi"/>
                    <w:sz w:val="20"/>
                    <w:szCs w:val="20"/>
                  </w:rPr>
                </w:rPrChange>
              </w:rPr>
            </w:pPr>
            <w:r w:rsidRPr="00D626C8">
              <w:rPr>
                <w:rFonts w:cs="Arial"/>
                <w:sz w:val="20"/>
                <w:szCs w:val="20"/>
                <w:rPrChange w:id="1041" w:author="Shah Ashay" w:date="2018-04-16T16:55:00Z">
                  <w:rPr>
                    <w:rFonts w:asciiTheme="minorHAnsi" w:hAnsiTheme="minorHAnsi"/>
                    <w:sz w:val="20"/>
                    <w:szCs w:val="20"/>
                  </w:rPr>
                </w:rPrChange>
              </w:rPr>
              <w:t xml:space="preserve">The </w:t>
            </w:r>
            <w:r w:rsidRPr="00D626C8">
              <w:rPr>
                <w:rFonts w:cs="Arial"/>
                <w:b/>
                <w:i/>
                <w:sz w:val="20"/>
                <w:szCs w:val="20"/>
                <w:rPrChange w:id="1042" w:author="Shah Ashay" w:date="2018-04-16T16:55:00Z">
                  <w:rPr>
                    <w:rFonts w:asciiTheme="minorHAnsi" w:hAnsiTheme="minorHAnsi"/>
                    <w:b/>
                    <w:i/>
                    <w:sz w:val="20"/>
                    <w:szCs w:val="20"/>
                  </w:rPr>
                </w:rPrChange>
              </w:rPr>
              <w:t>Daytime</w:t>
            </w:r>
            <w:r w:rsidRPr="00D626C8">
              <w:rPr>
                <w:rFonts w:cs="Arial"/>
                <w:sz w:val="20"/>
                <w:szCs w:val="20"/>
                <w:rPrChange w:id="1043" w:author="Shah Ashay" w:date="2018-04-16T16:55:00Z">
                  <w:rPr>
                    <w:rFonts w:asciiTheme="minorHAnsi" w:hAnsiTheme="minorHAnsi"/>
                    <w:sz w:val="20"/>
                    <w:szCs w:val="20"/>
                  </w:rPr>
                </w:rPrChange>
              </w:rPr>
              <w:t xml:space="preserve"> the stream was created is added as a Configuration Version in the left section of the Data Window</w:t>
            </w:r>
          </w:p>
          <w:p w14:paraId="4433F0A5" w14:textId="77777777" w:rsidR="00546513" w:rsidRPr="00D626C8" w:rsidRDefault="00546513" w:rsidP="00546513">
            <w:pPr>
              <w:keepNext/>
              <w:keepLines/>
              <w:rPr>
                <w:rFonts w:cs="Arial"/>
                <w:sz w:val="20"/>
                <w:szCs w:val="20"/>
                <w:rPrChange w:id="1044" w:author="Shah Ashay" w:date="2018-04-16T16:55:00Z">
                  <w:rPr>
                    <w:rFonts w:asciiTheme="minorHAnsi" w:hAnsiTheme="minorHAnsi"/>
                    <w:sz w:val="20"/>
                    <w:szCs w:val="20"/>
                  </w:rPr>
                </w:rPrChange>
              </w:rPr>
            </w:pPr>
          </w:p>
        </w:tc>
        <w:tc>
          <w:tcPr>
            <w:tcW w:w="1567" w:type="pct"/>
            <w:tcPrChange w:id="1045" w:author="Shah Ashay" w:date="2018-04-16T16:55:00Z">
              <w:tcPr>
                <w:tcW w:w="2970" w:type="dxa"/>
              </w:tcPr>
            </w:tcPrChange>
          </w:tcPr>
          <w:p w14:paraId="17A3B1A7" w14:textId="77777777" w:rsidR="00546513" w:rsidRPr="00D626C8" w:rsidRDefault="00546513" w:rsidP="00546513">
            <w:pPr>
              <w:keepNext/>
              <w:keepLines/>
              <w:rPr>
                <w:rFonts w:cs="Arial"/>
                <w:sz w:val="20"/>
                <w:rPrChange w:id="1046" w:author="Shah Ashay" w:date="2018-04-16T16:55:00Z">
                  <w:rPr>
                    <w:rFonts w:asciiTheme="minorHAnsi" w:hAnsiTheme="minorHAnsi"/>
                    <w:sz w:val="20"/>
                  </w:rPr>
                </w:rPrChange>
              </w:rPr>
            </w:pPr>
          </w:p>
        </w:tc>
      </w:tr>
      <w:tr w:rsidR="00546513" w:rsidRPr="00D626C8" w14:paraId="4A7A519A" w14:textId="77777777" w:rsidTr="00D626C8">
        <w:trPr>
          <w:cantSplit/>
          <w:trPrChange w:id="1047" w:author="Shah Ashay" w:date="2018-04-16T16:55:00Z">
            <w:trPr>
              <w:cantSplit/>
            </w:trPr>
          </w:trPrChange>
        </w:trPr>
        <w:tc>
          <w:tcPr>
            <w:tcW w:w="382" w:type="pct"/>
            <w:tcPrChange w:id="1048" w:author="Shah Ashay" w:date="2018-04-16T16:55:00Z">
              <w:tcPr>
                <w:tcW w:w="655" w:type="dxa"/>
              </w:tcPr>
            </w:tcPrChange>
          </w:tcPr>
          <w:p w14:paraId="089BD35E" w14:textId="77777777" w:rsidR="00546513" w:rsidRPr="00D626C8" w:rsidRDefault="00546513" w:rsidP="00546513">
            <w:pPr>
              <w:pStyle w:val="TableText"/>
              <w:keepNext/>
              <w:keepLines/>
              <w:numPr>
                <w:ilvl w:val="0"/>
                <w:numId w:val="4"/>
              </w:numPr>
              <w:rPr>
                <w:rFonts w:cs="Arial"/>
                <w:sz w:val="20"/>
                <w:rPrChange w:id="1049" w:author="Shah Ashay" w:date="2018-04-16T16:55:00Z">
                  <w:rPr>
                    <w:rFonts w:asciiTheme="minorHAnsi" w:hAnsiTheme="minorHAnsi"/>
                    <w:sz w:val="20"/>
                  </w:rPr>
                </w:rPrChange>
              </w:rPr>
            </w:pPr>
          </w:p>
        </w:tc>
        <w:tc>
          <w:tcPr>
            <w:tcW w:w="1959" w:type="pct"/>
            <w:tcPrChange w:id="1050" w:author="Shah Ashay" w:date="2018-04-16T16:55:00Z">
              <w:tcPr>
                <w:tcW w:w="3780" w:type="dxa"/>
              </w:tcPr>
            </w:tcPrChange>
          </w:tcPr>
          <w:p w14:paraId="5D087D83" w14:textId="77777777" w:rsidR="00546513" w:rsidRPr="00D626C8" w:rsidRDefault="00546513" w:rsidP="00546513">
            <w:pPr>
              <w:pStyle w:val="TableText"/>
              <w:keepNext/>
              <w:keepLines/>
              <w:rPr>
                <w:rFonts w:cs="Arial"/>
                <w:b/>
                <w:i/>
                <w:sz w:val="20"/>
                <w:szCs w:val="20"/>
                <w:rPrChange w:id="1051" w:author="Shah Ashay" w:date="2018-04-16T16:55:00Z">
                  <w:rPr>
                    <w:rFonts w:asciiTheme="minorHAnsi" w:hAnsiTheme="minorHAnsi"/>
                    <w:b/>
                    <w:i/>
                    <w:sz w:val="20"/>
                    <w:szCs w:val="20"/>
                  </w:rPr>
                </w:rPrChange>
              </w:rPr>
            </w:pPr>
            <w:r w:rsidRPr="00D626C8">
              <w:rPr>
                <w:rFonts w:cs="Arial"/>
                <w:b/>
                <w:i/>
                <w:sz w:val="20"/>
                <w:szCs w:val="20"/>
                <w:rPrChange w:id="1052" w:author="Shah Ashay" w:date="2018-04-16T16:55:00Z">
                  <w:rPr>
                    <w:rFonts w:asciiTheme="minorHAnsi" w:hAnsiTheme="minorHAnsi"/>
                    <w:b/>
                    <w:i/>
                    <w:sz w:val="20"/>
                    <w:szCs w:val="20"/>
                  </w:rPr>
                </w:rPrChange>
              </w:rPr>
              <w:t xml:space="preserve">Stream Set List </w:t>
            </w:r>
            <w:r w:rsidRPr="00D626C8">
              <w:rPr>
                <w:rFonts w:cs="Arial"/>
                <w:sz w:val="20"/>
                <w:szCs w:val="20"/>
                <w:rPrChange w:id="1053" w:author="Shah Ashay" w:date="2018-04-16T16:55:00Z">
                  <w:rPr>
                    <w:rFonts w:asciiTheme="minorHAnsi" w:hAnsiTheme="minorHAnsi"/>
                    <w:sz w:val="20"/>
                    <w:szCs w:val="20"/>
                  </w:rPr>
                </w:rPrChange>
              </w:rPr>
              <w:t>screen</w:t>
            </w:r>
          </w:p>
        </w:tc>
        <w:tc>
          <w:tcPr>
            <w:tcW w:w="1092" w:type="pct"/>
            <w:tcPrChange w:id="1054" w:author="Shah Ashay" w:date="2018-04-16T16:55:00Z">
              <w:tcPr>
                <w:tcW w:w="2070" w:type="dxa"/>
              </w:tcPr>
            </w:tcPrChange>
          </w:tcPr>
          <w:p w14:paraId="29C3E58E" w14:textId="77777777" w:rsidR="00546513" w:rsidRPr="00D626C8" w:rsidRDefault="00546513" w:rsidP="00546513">
            <w:pPr>
              <w:keepNext/>
              <w:keepLines/>
              <w:rPr>
                <w:rFonts w:cs="Arial"/>
                <w:sz w:val="20"/>
                <w:szCs w:val="20"/>
                <w:rPrChange w:id="1055" w:author="Shah Ashay" w:date="2018-04-16T16:55:00Z">
                  <w:rPr>
                    <w:rFonts w:asciiTheme="minorHAnsi" w:hAnsiTheme="minorHAnsi"/>
                    <w:sz w:val="20"/>
                    <w:szCs w:val="20"/>
                  </w:rPr>
                </w:rPrChange>
              </w:rPr>
            </w:pPr>
          </w:p>
        </w:tc>
        <w:tc>
          <w:tcPr>
            <w:tcW w:w="1567" w:type="pct"/>
            <w:tcPrChange w:id="1056" w:author="Shah Ashay" w:date="2018-04-16T16:55:00Z">
              <w:tcPr>
                <w:tcW w:w="2970" w:type="dxa"/>
              </w:tcPr>
            </w:tcPrChange>
          </w:tcPr>
          <w:p w14:paraId="5B4A3FB1" w14:textId="77777777" w:rsidR="00546513" w:rsidRPr="00D626C8" w:rsidRDefault="00546513" w:rsidP="00546513">
            <w:pPr>
              <w:keepNext/>
              <w:keepLines/>
              <w:rPr>
                <w:rFonts w:cs="Arial"/>
                <w:sz w:val="20"/>
                <w:rPrChange w:id="1057" w:author="Shah Ashay" w:date="2018-04-16T16:55:00Z">
                  <w:rPr>
                    <w:rFonts w:asciiTheme="minorHAnsi" w:hAnsiTheme="minorHAnsi"/>
                    <w:sz w:val="20"/>
                  </w:rPr>
                </w:rPrChange>
              </w:rPr>
            </w:pPr>
          </w:p>
        </w:tc>
      </w:tr>
      <w:tr w:rsidR="00546513" w:rsidRPr="00D626C8" w14:paraId="50367EF2" w14:textId="77777777" w:rsidTr="00D626C8">
        <w:trPr>
          <w:cantSplit/>
          <w:trPrChange w:id="1058" w:author="Shah Ashay" w:date="2018-04-16T16:55:00Z">
            <w:trPr>
              <w:cantSplit/>
            </w:trPr>
          </w:trPrChange>
        </w:trPr>
        <w:tc>
          <w:tcPr>
            <w:tcW w:w="382" w:type="pct"/>
            <w:tcPrChange w:id="1059" w:author="Shah Ashay" w:date="2018-04-16T16:55:00Z">
              <w:tcPr>
                <w:tcW w:w="655" w:type="dxa"/>
              </w:tcPr>
            </w:tcPrChange>
          </w:tcPr>
          <w:p w14:paraId="519954CA" w14:textId="77777777" w:rsidR="00546513" w:rsidRPr="00D626C8" w:rsidRDefault="00546513" w:rsidP="00546513">
            <w:pPr>
              <w:pStyle w:val="TableText"/>
              <w:keepNext/>
              <w:keepLines/>
              <w:numPr>
                <w:ilvl w:val="0"/>
                <w:numId w:val="4"/>
              </w:numPr>
              <w:rPr>
                <w:rFonts w:cs="Arial"/>
                <w:sz w:val="20"/>
                <w:rPrChange w:id="1060" w:author="Shah Ashay" w:date="2018-04-16T16:55:00Z">
                  <w:rPr>
                    <w:rFonts w:asciiTheme="minorHAnsi" w:hAnsiTheme="minorHAnsi"/>
                    <w:sz w:val="20"/>
                  </w:rPr>
                </w:rPrChange>
              </w:rPr>
            </w:pPr>
          </w:p>
        </w:tc>
        <w:tc>
          <w:tcPr>
            <w:tcW w:w="1959" w:type="pct"/>
            <w:tcPrChange w:id="1061" w:author="Shah Ashay" w:date="2018-04-16T16:55:00Z">
              <w:tcPr>
                <w:tcW w:w="3780" w:type="dxa"/>
              </w:tcPr>
            </w:tcPrChange>
          </w:tcPr>
          <w:p w14:paraId="0256AD0B" w14:textId="77777777" w:rsidR="00546513" w:rsidRPr="00D626C8" w:rsidRDefault="00546513" w:rsidP="00546513">
            <w:pPr>
              <w:pStyle w:val="TableText"/>
              <w:keepNext/>
              <w:keepLines/>
              <w:rPr>
                <w:rFonts w:cs="Arial"/>
                <w:sz w:val="20"/>
                <w:szCs w:val="20"/>
                <w:rPrChange w:id="1062" w:author="Shah Ashay" w:date="2018-04-16T16:55:00Z">
                  <w:rPr>
                    <w:rFonts w:asciiTheme="minorHAnsi" w:hAnsiTheme="minorHAnsi"/>
                    <w:sz w:val="20"/>
                    <w:szCs w:val="20"/>
                  </w:rPr>
                </w:rPrChange>
              </w:rPr>
            </w:pPr>
            <w:r w:rsidRPr="00D626C8">
              <w:rPr>
                <w:rFonts w:cs="Arial"/>
                <w:sz w:val="20"/>
                <w:szCs w:val="20"/>
                <w:rPrChange w:id="1063" w:author="Shah Ashay" w:date="2018-04-16T16:55:00Z">
                  <w:rPr>
                    <w:rFonts w:asciiTheme="minorHAnsi" w:hAnsiTheme="minorHAnsi"/>
                    <w:sz w:val="20"/>
                    <w:szCs w:val="20"/>
                  </w:rPr>
                </w:rPrChange>
              </w:rPr>
              <w:t xml:space="preserve">Go to the </w:t>
            </w:r>
            <w:r w:rsidRPr="00D626C8">
              <w:rPr>
                <w:rFonts w:cs="Arial"/>
                <w:b/>
                <w:i/>
                <w:sz w:val="20"/>
                <w:szCs w:val="20"/>
                <w:rPrChange w:id="1064" w:author="Shah Ashay" w:date="2018-04-16T16:55:00Z">
                  <w:rPr>
                    <w:rFonts w:asciiTheme="minorHAnsi" w:hAnsiTheme="minorHAnsi"/>
                    <w:b/>
                    <w:i/>
                    <w:sz w:val="20"/>
                    <w:szCs w:val="20"/>
                  </w:rPr>
                </w:rPrChange>
              </w:rPr>
              <w:t>Stream Set List</w:t>
            </w:r>
            <w:r w:rsidRPr="00D626C8">
              <w:rPr>
                <w:rFonts w:cs="Arial"/>
                <w:sz w:val="20"/>
                <w:szCs w:val="20"/>
                <w:rPrChange w:id="1065" w:author="Shah Ashay" w:date="2018-04-16T16:55:00Z">
                  <w:rPr>
                    <w:rFonts w:asciiTheme="minorHAnsi" w:hAnsiTheme="minorHAnsi"/>
                    <w:sz w:val="20"/>
                    <w:szCs w:val="20"/>
                  </w:rPr>
                </w:rPrChange>
              </w:rPr>
              <w:t xml:space="preserve"> screen</w:t>
            </w:r>
          </w:p>
          <w:p w14:paraId="52392270" w14:textId="77777777" w:rsidR="00546513" w:rsidRPr="00D626C8" w:rsidRDefault="00546513" w:rsidP="00546513">
            <w:pPr>
              <w:pStyle w:val="TableText"/>
              <w:keepNext/>
              <w:keepLines/>
              <w:rPr>
                <w:rFonts w:cs="Arial"/>
                <w:i/>
                <w:sz w:val="20"/>
                <w:szCs w:val="20"/>
                <w:rPrChange w:id="1066" w:author="Shah Ashay" w:date="2018-04-16T16:55:00Z">
                  <w:rPr>
                    <w:rFonts w:asciiTheme="minorHAnsi" w:hAnsiTheme="minorHAnsi"/>
                    <w:i/>
                    <w:sz w:val="20"/>
                    <w:szCs w:val="20"/>
                  </w:rPr>
                </w:rPrChange>
              </w:rPr>
            </w:pPr>
            <w:r w:rsidRPr="00D626C8">
              <w:rPr>
                <w:rFonts w:cs="Arial"/>
                <w:i/>
                <w:sz w:val="20"/>
                <w:szCs w:val="20"/>
                <w:rPrChange w:id="1067" w:author="Shah Ashay" w:date="2018-04-16T16:55:00Z">
                  <w:rPr>
                    <w:rFonts w:asciiTheme="minorHAnsi" w:hAnsiTheme="minorHAnsi"/>
                    <w:i/>
                    <w:sz w:val="20"/>
                    <w:szCs w:val="20"/>
                  </w:rPr>
                </w:rPrChange>
              </w:rPr>
              <w:t xml:space="preserve">Administration </w:t>
            </w:r>
            <w:r w:rsidRPr="00D626C8">
              <w:rPr>
                <w:rFonts w:cs="Arial"/>
                <w:i/>
                <w:sz w:val="20"/>
                <w:szCs w:val="20"/>
                <w:rPrChange w:id="1068" w:author="Shah Ashay" w:date="2018-04-16T16:55:00Z">
                  <w:rPr>
                    <w:rFonts w:asciiTheme="minorHAnsi" w:hAnsiTheme="minorHAnsi"/>
                    <w:i/>
                    <w:sz w:val="20"/>
                    <w:szCs w:val="20"/>
                  </w:rPr>
                </w:rPrChange>
              </w:rPr>
              <w:sym w:font="Wingdings" w:char="F0E0"/>
            </w:r>
            <w:r w:rsidRPr="00D626C8">
              <w:rPr>
                <w:rFonts w:cs="Arial"/>
                <w:i/>
                <w:sz w:val="20"/>
                <w:szCs w:val="20"/>
                <w:rPrChange w:id="1069" w:author="Shah Ashay" w:date="2018-04-16T16:55:00Z">
                  <w:rPr>
                    <w:rFonts w:asciiTheme="minorHAnsi" w:hAnsiTheme="minorHAnsi"/>
                    <w:i/>
                    <w:sz w:val="20"/>
                    <w:szCs w:val="20"/>
                  </w:rPr>
                </w:rPrChange>
              </w:rPr>
              <w:t xml:space="preserve"> Assets </w:t>
            </w:r>
            <w:r w:rsidRPr="00D626C8">
              <w:rPr>
                <w:rFonts w:cs="Arial"/>
                <w:i/>
                <w:sz w:val="20"/>
                <w:szCs w:val="20"/>
                <w:rPrChange w:id="1070" w:author="Shah Ashay" w:date="2018-04-16T16:55:00Z">
                  <w:rPr>
                    <w:rFonts w:asciiTheme="minorHAnsi" w:hAnsiTheme="minorHAnsi"/>
                    <w:i/>
                    <w:sz w:val="20"/>
                    <w:szCs w:val="20"/>
                  </w:rPr>
                </w:rPrChange>
              </w:rPr>
              <w:sym w:font="Wingdings" w:char="F0E0"/>
            </w:r>
            <w:r w:rsidRPr="00D626C8">
              <w:rPr>
                <w:rFonts w:cs="Arial"/>
                <w:i/>
                <w:sz w:val="20"/>
                <w:szCs w:val="20"/>
                <w:rPrChange w:id="1071" w:author="Shah Ashay" w:date="2018-04-16T16:55:00Z">
                  <w:rPr>
                    <w:rFonts w:asciiTheme="minorHAnsi" w:hAnsiTheme="minorHAnsi"/>
                    <w:i/>
                    <w:sz w:val="20"/>
                    <w:szCs w:val="20"/>
                  </w:rPr>
                </w:rPrChange>
              </w:rPr>
              <w:t xml:space="preserve"> Stream Objects </w:t>
            </w:r>
            <w:r w:rsidRPr="00D626C8">
              <w:rPr>
                <w:rFonts w:cs="Arial"/>
                <w:i/>
                <w:sz w:val="20"/>
                <w:szCs w:val="20"/>
                <w:rPrChange w:id="1072" w:author="Shah Ashay" w:date="2018-04-16T16:55:00Z">
                  <w:rPr>
                    <w:rFonts w:asciiTheme="minorHAnsi" w:hAnsiTheme="minorHAnsi"/>
                    <w:i/>
                    <w:sz w:val="20"/>
                    <w:szCs w:val="20"/>
                  </w:rPr>
                </w:rPrChange>
              </w:rPr>
              <w:sym w:font="Wingdings" w:char="F0E0"/>
            </w:r>
            <w:r w:rsidRPr="00D626C8">
              <w:rPr>
                <w:rFonts w:cs="Arial"/>
                <w:i/>
                <w:sz w:val="20"/>
                <w:szCs w:val="20"/>
                <w:rPrChange w:id="1073" w:author="Shah Ashay" w:date="2018-04-16T16:55:00Z">
                  <w:rPr>
                    <w:rFonts w:asciiTheme="minorHAnsi" w:hAnsiTheme="minorHAnsi"/>
                    <w:i/>
                    <w:sz w:val="20"/>
                    <w:szCs w:val="20"/>
                  </w:rPr>
                </w:rPrChange>
              </w:rPr>
              <w:t xml:space="preserve"> Stream Set List</w:t>
            </w:r>
          </w:p>
        </w:tc>
        <w:tc>
          <w:tcPr>
            <w:tcW w:w="1092" w:type="pct"/>
            <w:tcPrChange w:id="1074" w:author="Shah Ashay" w:date="2018-04-16T16:55:00Z">
              <w:tcPr>
                <w:tcW w:w="2070" w:type="dxa"/>
              </w:tcPr>
            </w:tcPrChange>
          </w:tcPr>
          <w:p w14:paraId="74EAF94E" w14:textId="77777777" w:rsidR="00546513" w:rsidRPr="00D626C8" w:rsidRDefault="00546513" w:rsidP="00546513">
            <w:pPr>
              <w:keepNext/>
              <w:keepLines/>
              <w:rPr>
                <w:rFonts w:cs="Arial"/>
                <w:sz w:val="20"/>
                <w:szCs w:val="20"/>
                <w:rPrChange w:id="1075" w:author="Shah Ashay" w:date="2018-04-16T16:55:00Z">
                  <w:rPr>
                    <w:rFonts w:asciiTheme="minorHAnsi" w:hAnsiTheme="minorHAnsi"/>
                    <w:sz w:val="20"/>
                    <w:szCs w:val="20"/>
                  </w:rPr>
                </w:rPrChange>
              </w:rPr>
            </w:pPr>
            <w:r w:rsidRPr="00D626C8">
              <w:rPr>
                <w:rFonts w:cs="Arial"/>
                <w:sz w:val="20"/>
                <w:szCs w:val="20"/>
                <w:rPrChange w:id="1076" w:author="Shah Ashay" w:date="2018-04-16T16:55:00Z">
                  <w:rPr>
                    <w:rFonts w:asciiTheme="minorHAnsi" w:hAnsiTheme="minorHAnsi"/>
                    <w:sz w:val="20"/>
                    <w:szCs w:val="20"/>
                  </w:rPr>
                </w:rPrChange>
              </w:rPr>
              <w:t xml:space="preserve">In the Navigator, the date and hierarchy are retained from the </w:t>
            </w:r>
            <w:r w:rsidRPr="00D626C8">
              <w:rPr>
                <w:rFonts w:cs="Arial"/>
                <w:b/>
                <w:i/>
                <w:sz w:val="20"/>
                <w:szCs w:val="20"/>
                <w:rPrChange w:id="1077" w:author="Shah Ashay" w:date="2018-04-16T16:55:00Z">
                  <w:rPr>
                    <w:rFonts w:asciiTheme="minorHAnsi" w:hAnsiTheme="minorHAnsi"/>
                    <w:b/>
                    <w:i/>
                    <w:sz w:val="20"/>
                    <w:szCs w:val="20"/>
                  </w:rPr>
                </w:rPrChange>
              </w:rPr>
              <w:t>Maintain Stream</w:t>
            </w:r>
            <w:r w:rsidRPr="00D626C8">
              <w:rPr>
                <w:rFonts w:cs="Arial"/>
                <w:sz w:val="20"/>
                <w:szCs w:val="20"/>
                <w:rPrChange w:id="1078" w:author="Shah Ashay" w:date="2018-04-16T16:55:00Z">
                  <w:rPr>
                    <w:rFonts w:asciiTheme="minorHAnsi" w:hAnsiTheme="minorHAnsi"/>
                    <w:sz w:val="20"/>
                    <w:szCs w:val="20"/>
                  </w:rPr>
                </w:rPrChange>
              </w:rPr>
              <w:t xml:space="preserve"> screen.</w:t>
            </w:r>
          </w:p>
          <w:p w14:paraId="756B1547" w14:textId="77777777" w:rsidR="00546513" w:rsidRPr="00D626C8" w:rsidRDefault="00546513" w:rsidP="00546513">
            <w:pPr>
              <w:keepNext/>
              <w:keepLines/>
              <w:rPr>
                <w:rFonts w:cs="Arial"/>
                <w:sz w:val="20"/>
                <w:szCs w:val="20"/>
                <w:rPrChange w:id="1079" w:author="Shah Ashay" w:date="2018-04-16T16:55:00Z">
                  <w:rPr>
                    <w:rFonts w:asciiTheme="minorHAnsi" w:hAnsiTheme="minorHAnsi"/>
                    <w:sz w:val="20"/>
                    <w:szCs w:val="20"/>
                  </w:rPr>
                </w:rPrChange>
              </w:rPr>
            </w:pPr>
          </w:p>
          <w:p w14:paraId="281C2D05" w14:textId="77777777" w:rsidR="00546513" w:rsidRPr="00D626C8" w:rsidRDefault="00546513" w:rsidP="00546513">
            <w:pPr>
              <w:keepNext/>
              <w:keepLines/>
              <w:rPr>
                <w:rFonts w:cs="Arial"/>
                <w:sz w:val="20"/>
                <w:szCs w:val="20"/>
                <w:rPrChange w:id="1080" w:author="Shah Ashay" w:date="2018-04-16T16:55:00Z">
                  <w:rPr>
                    <w:rFonts w:asciiTheme="minorHAnsi" w:hAnsiTheme="minorHAnsi"/>
                    <w:sz w:val="20"/>
                    <w:szCs w:val="20"/>
                  </w:rPr>
                </w:rPrChange>
              </w:rPr>
            </w:pPr>
          </w:p>
        </w:tc>
        <w:tc>
          <w:tcPr>
            <w:tcW w:w="1567" w:type="pct"/>
            <w:tcPrChange w:id="1081" w:author="Shah Ashay" w:date="2018-04-16T16:55:00Z">
              <w:tcPr>
                <w:tcW w:w="2970" w:type="dxa"/>
              </w:tcPr>
            </w:tcPrChange>
          </w:tcPr>
          <w:p w14:paraId="5BF7E5C4" w14:textId="77777777" w:rsidR="00546513" w:rsidRPr="00D626C8" w:rsidRDefault="00546513" w:rsidP="00546513">
            <w:pPr>
              <w:keepNext/>
              <w:keepLines/>
              <w:rPr>
                <w:rFonts w:cs="Arial"/>
                <w:sz w:val="20"/>
                <w:rPrChange w:id="1082" w:author="Shah Ashay" w:date="2018-04-16T16:55:00Z">
                  <w:rPr>
                    <w:rFonts w:asciiTheme="minorHAnsi" w:hAnsiTheme="minorHAnsi"/>
                    <w:sz w:val="20"/>
                  </w:rPr>
                </w:rPrChange>
              </w:rPr>
            </w:pPr>
          </w:p>
        </w:tc>
      </w:tr>
      <w:tr w:rsidR="00546513" w:rsidRPr="00D626C8" w14:paraId="345420EA" w14:textId="77777777" w:rsidTr="00D626C8">
        <w:trPr>
          <w:cantSplit/>
          <w:trPrChange w:id="1083" w:author="Shah Ashay" w:date="2018-04-16T16:55:00Z">
            <w:trPr>
              <w:cantSplit/>
            </w:trPr>
          </w:trPrChange>
        </w:trPr>
        <w:tc>
          <w:tcPr>
            <w:tcW w:w="382" w:type="pct"/>
            <w:tcPrChange w:id="1084" w:author="Shah Ashay" w:date="2018-04-16T16:55:00Z">
              <w:tcPr>
                <w:tcW w:w="655" w:type="dxa"/>
              </w:tcPr>
            </w:tcPrChange>
          </w:tcPr>
          <w:p w14:paraId="55B0F596" w14:textId="77777777" w:rsidR="00546513" w:rsidRPr="00D626C8" w:rsidRDefault="00546513" w:rsidP="00546513">
            <w:pPr>
              <w:pStyle w:val="TableText"/>
              <w:keepNext/>
              <w:keepLines/>
              <w:numPr>
                <w:ilvl w:val="0"/>
                <w:numId w:val="4"/>
              </w:numPr>
              <w:rPr>
                <w:rFonts w:cs="Arial"/>
                <w:sz w:val="20"/>
                <w:rPrChange w:id="1085" w:author="Shah Ashay" w:date="2018-04-16T16:55:00Z">
                  <w:rPr>
                    <w:rFonts w:asciiTheme="minorHAnsi" w:hAnsiTheme="minorHAnsi"/>
                    <w:sz w:val="20"/>
                  </w:rPr>
                </w:rPrChange>
              </w:rPr>
            </w:pPr>
          </w:p>
        </w:tc>
        <w:tc>
          <w:tcPr>
            <w:tcW w:w="1959" w:type="pct"/>
            <w:tcPrChange w:id="1086" w:author="Shah Ashay" w:date="2018-04-16T16:55:00Z">
              <w:tcPr>
                <w:tcW w:w="3780" w:type="dxa"/>
              </w:tcPr>
            </w:tcPrChange>
          </w:tcPr>
          <w:p w14:paraId="00CA5602" w14:textId="77777777" w:rsidR="00546513" w:rsidRPr="00D626C8" w:rsidRDefault="00546513" w:rsidP="00546513">
            <w:pPr>
              <w:pStyle w:val="TableText"/>
              <w:keepNext/>
              <w:keepLines/>
              <w:rPr>
                <w:rFonts w:cs="Arial"/>
                <w:b/>
                <w:i/>
                <w:sz w:val="20"/>
                <w:szCs w:val="20"/>
                <w:rPrChange w:id="1087" w:author="Shah Ashay" w:date="2018-04-16T16:55:00Z">
                  <w:rPr>
                    <w:rFonts w:asciiTheme="minorHAnsi" w:hAnsiTheme="minorHAnsi"/>
                    <w:b/>
                    <w:i/>
                    <w:sz w:val="20"/>
                    <w:szCs w:val="20"/>
                  </w:rPr>
                </w:rPrChange>
              </w:rPr>
            </w:pPr>
            <w:r w:rsidRPr="00D626C8">
              <w:rPr>
                <w:rFonts w:cs="Arial"/>
                <w:sz w:val="20"/>
                <w:szCs w:val="20"/>
                <w:rPrChange w:id="1088" w:author="Shah Ashay" w:date="2018-04-16T16:55:00Z">
                  <w:rPr>
                    <w:rFonts w:asciiTheme="minorHAnsi" w:hAnsiTheme="minorHAnsi"/>
                    <w:sz w:val="20"/>
                    <w:szCs w:val="20"/>
                  </w:rPr>
                </w:rPrChange>
              </w:rPr>
              <w:t xml:space="preserve">In the Navigator, use the </w:t>
            </w:r>
            <w:r w:rsidRPr="00D626C8">
              <w:rPr>
                <w:rFonts w:cs="Arial"/>
                <w:b/>
                <w:i/>
                <w:sz w:val="20"/>
                <w:szCs w:val="20"/>
                <w:rPrChange w:id="1089" w:author="Shah Ashay" w:date="2018-04-16T16:55:00Z">
                  <w:rPr>
                    <w:rFonts w:asciiTheme="minorHAnsi" w:hAnsiTheme="minorHAnsi"/>
                    <w:b/>
                    <w:i/>
                    <w:sz w:val="20"/>
                    <w:szCs w:val="20"/>
                  </w:rPr>
                </w:rPrChange>
              </w:rPr>
              <w:t xml:space="preserve">Stream </w:t>
            </w:r>
            <w:r w:rsidRPr="00D626C8">
              <w:rPr>
                <w:rFonts w:cs="Arial"/>
                <w:sz w:val="20"/>
                <w:szCs w:val="20"/>
                <w:rPrChange w:id="1090" w:author="Shah Ashay" w:date="2018-04-16T16:55:00Z">
                  <w:rPr>
                    <w:rFonts w:asciiTheme="minorHAnsi" w:hAnsiTheme="minorHAnsi"/>
                    <w:sz w:val="20"/>
                    <w:szCs w:val="20"/>
                  </w:rPr>
                </w:rPrChange>
              </w:rPr>
              <w:t xml:space="preserve">drop-down menu to select the stream that was just created and click </w:t>
            </w:r>
            <w:r w:rsidRPr="00D626C8">
              <w:rPr>
                <w:rFonts w:cs="Arial"/>
                <w:b/>
                <w:i/>
                <w:sz w:val="20"/>
                <w:szCs w:val="20"/>
                <w:rPrChange w:id="1091" w:author="Shah Ashay" w:date="2018-04-16T16:55:00Z">
                  <w:rPr>
                    <w:rFonts w:asciiTheme="minorHAnsi" w:hAnsiTheme="minorHAnsi"/>
                    <w:b/>
                    <w:i/>
                    <w:sz w:val="20"/>
                    <w:szCs w:val="20"/>
                  </w:rPr>
                </w:rPrChange>
              </w:rPr>
              <w:t>Go…</w:t>
            </w:r>
          </w:p>
          <w:p w14:paraId="4DAA54D9" w14:textId="77777777" w:rsidR="00552075" w:rsidRPr="00D626C8" w:rsidRDefault="00552075" w:rsidP="00552075">
            <w:pPr>
              <w:pStyle w:val="TableText"/>
              <w:rPr>
                <w:rFonts w:cs="Arial"/>
                <w:sz w:val="20"/>
                <w:szCs w:val="20"/>
                <w:rPrChange w:id="1092" w:author="Shah Ashay" w:date="2018-04-16T16:55:00Z">
                  <w:rPr>
                    <w:rFonts w:asciiTheme="minorHAnsi" w:hAnsiTheme="minorHAnsi"/>
                    <w:sz w:val="20"/>
                    <w:szCs w:val="20"/>
                  </w:rPr>
                </w:rPrChange>
              </w:rPr>
            </w:pPr>
            <w:r w:rsidRPr="00D626C8">
              <w:rPr>
                <w:rFonts w:cs="Arial"/>
                <w:b/>
                <w:i/>
                <w:sz w:val="20"/>
                <w:szCs w:val="20"/>
                <w:rPrChange w:id="1093" w:author="Shah Ashay" w:date="2018-04-16T16:55:00Z">
                  <w:rPr>
                    <w:rFonts w:ascii="Century Gothic" w:hAnsi="Century Gothic"/>
                    <w:b/>
                    <w:i/>
                    <w:sz w:val="20"/>
                    <w:szCs w:val="20"/>
                  </w:rPr>
                </w:rPrChange>
              </w:rPr>
              <w:t>Operation Hierarchy</w:t>
            </w:r>
          </w:p>
          <w:p w14:paraId="1A85E0A7" w14:textId="77777777" w:rsidR="00552075" w:rsidRPr="00D626C8" w:rsidRDefault="00552075" w:rsidP="00552075">
            <w:pPr>
              <w:pStyle w:val="TableText"/>
              <w:keepNext/>
              <w:keepLines/>
              <w:numPr>
                <w:ilvl w:val="0"/>
                <w:numId w:val="3"/>
              </w:numPr>
              <w:spacing w:after="0"/>
              <w:rPr>
                <w:rFonts w:cs="Arial"/>
                <w:b/>
                <w:sz w:val="20"/>
                <w:szCs w:val="20"/>
                <w:rPrChange w:id="1094" w:author="Shah Ashay" w:date="2018-04-16T16:55:00Z">
                  <w:rPr>
                    <w:rFonts w:asciiTheme="minorHAnsi" w:hAnsiTheme="minorHAnsi"/>
                    <w:b/>
                    <w:sz w:val="20"/>
                    <w:szCs w:val="20"/>
                  </w:rPr>
                </w:rPrChange>
              </w:rPr>
            </w:pPr>
            <w:r w:rsidRPr="00D626C8">
              <w:rPr>
                <w:rFonts w:cs="Arial"/>
                <w:b/>
                <w:sz w:val="20"/>
                <w:szCs w:val="20"/>
                <w:rPrChange w:id="1095" w:author="Shah Ashay" w:date="2018-04-16T16:55:00Z">
                  <w:rPr>
                    <w:rFonts w:asciiTheme="minorHAnsi" w:hAnsiTheme="minorHAnsi"/>
                    <w:b/>
                    <w:sz w:val="20"/>
                    <w:szCs w:val="20"/>
                  </w:rPr>
                </w:rPrChange>
              </w:rPr>
              <w:t>Op Production Unit</w:t>
            </w:r>
          </w:p>
          <w:p w14:paraId="1D0815A7" w14:textId="77777777" w:rsidR="00552075" w:rsidRPr="00D626C8" w:rsidRDefault="00552075" w:rsidP="00552075">
            <w:pPr>
              <w:pStyle w:val="TableText"/>
              <w:keepNext/>
              <w:keepLines/>
              <w:numPr>
                <w:ilvl w:val="0"/>
                <w:numId w:val="3"/>
              </w:numPr>
              <w:spacing w:after="0"/>
              <w:rPr>
                <w:rFonts w:cs="Arial"/>
                <w:b/>
                <w:sz w:val="20"/>
                <w:szCs w:val="20"/>
                <w:rPrChange w:id="1096" w:author="Shah Ashay" w:date="2018-04-16T16:55:00Z">
                  <w:rPr>
                    <w:rFonts w:asciiTheme="minorHAnsi" w:hAnsiTheme="minorHAnsi"/>
                    <w:b/>
                    <w:sz w:val="20"/>
                    <w:szCs w:val="20"/>
                  </w:rPr>
                </w:rPrChange>
              </w:rPr>
            </w:pPr>
            <w:r w:rsidRPr="00D626C8">
              <w:rPr>
                <w:rFonts w:cs="Arial"/>
                <w:b/>
                <w:sz w:val="20"/>
                <w:szCs w:val="20"/>
                <w:rPrChange w:id="1097" w:author="Shah Ashay" w:date="2018-04-16T16:55:00Z">
                  <w:rPr>
                    <w:rFonts w:asciiTheme="minorHAnsi" w:hAnsiTheme="minorHAnsi"/>
                    <w:b/>
                    <w:sz w:val="20"/>
                    <w:szCs w:val="20"/>
                  </w:rPr>
                </w:rPrChange>
              </w:rPr>
              <w:t>Op Production Sub Unit</w:t>
            </w:r>
          </w:p>
          <w:p w14:paraId="5A3356DF" w14:textId="77777777" w:rsidR="00552075" w:rsidRPr="00D626C8" w:rsidRDefault="00552075" w:rsidP="00552075">
            <w:pPr>
              <w:pStyle w:val="TableText"/>
              <w:keepNext/>
              <w:keepLines/>
              <w:numPr>
                <w:ilvl w:val="0"/>
                <w:numId w:val="3"/>
              </w:numPr>
              <w:spacing w:after="0"/>
              <w:rPr>
                <w:rFonts w:cs="Arial"/>
                <w:b/>
                <w:sz w:val="20"/>
                <w:szCs w:val="20"/>
                <w:rPrChange w:id="1098" w:author="Shah Ashay" w:date="2018-04-16T16:55:00Z">
                  <w:rPr>
                    <w:rFonts w:asciiTheme="minorHAnsi" w:hAnsiTheme="minorHAnsi"/>
                    <w:b/>
                    <w:sz w:val="20"/>
                    <w:szCs w:val="20"/>
                  </w:rPr>
                </w:rPrChange>
              </w:rPr>
            </w:pPr>
            <w:r w:rsidRPr="00D626C8">
              <w:rPr>
                <w:rFonts w:cs="Arial"/>
                <w:b/>
                <w:sz w:val="20"/>
                <w:szCs w:val="20"/>
                <w:rPrChange w:id="1099" w:author="Shah Ashay" w:date="2018-04-16T16:55:00Z">
                  <w:rPr>
                    <w:rFonts w:asciiTheme="minorHAnsi" w:hAnsiTheme="minorHAnsi"/>
                    <w:b/>
                    <w:sz w:val="20"/>
                    <w:szCs w:val="20"/>
                  </w:rPr>
                </w:rPrChange>
              </w:rPr>
              <w:t>Op Area</w:t>
            </w:r>
          </w:p>
          <w:p w14:paraId="25BC8C0D" w14:textId="77777777" w:rsidR="00552075" w:rsidRPr="00D626C8" w:rsidRDefault="00552075" w:rsidP="00552075">
            <w:pPr>
              <w:pStyle w:val="TableText"/>
              <w:keepNext/>
              <w:keepLines/>
              <w:numPr>
                <w:ilvl w:val="0"/>
                <w:numId w:val="3"/>
              </w:numPr>
              <w:spacing w:after="0"/>
              <w:rPr>
                <w:rFonts w:cs="Arial"/>
                <w:b/>
                <w:sz w:val="20"/>
                <w:szCs w:val="20"/>
                <w:rPrChange w:id="1100" w:author="Shah Ashay" w:date="2018-04-16T16:55:00Z">
                  <w:rPr>
                    <w:rFonts w:asciiTheme="minorHAnsi" w:hAnsiTheme="minorHAnsi"/>
                    <w:b/>
                    <w:sz w:val="20"/>
                    <w:szCs w:val="20"/>
                  </w:rPr>
                </w:rPrChange>
              </w:rPr>
            </w:pPr>
            <w:r w:rsidRPr="00D626C8">
              <w:rPr>
                <w:rFonts w:cs="Arial"/>
                <w:b/>
                <w:sz w:val="20"/>
                <w:szCs w:val="20"/>
                <w:rPrChange w:id="1101" w:author="Shah Ashay" w:date="2018-04-16T16:55:00Z">
                  <w:rPr>
                    <w:rFonts w:asciiTheme="minorHAnsi" w:hAnsiTheme="minorHAnsi"/>
                    <w:b/>
                    <w:sz w:val="20"/>
                    <w:szCs w:val="20"/>
                  </w:rPr>
                </w:rPrChange>
              </w:rPr>
              <w:t>Op Sub Area</w:t>
            </w:r>
          </w:p>
          <w:p w14:paraId="05B66E2B" w14:textId="55652EAD" w:rsidR="00546513" w:rsidRPr="00D626C8" w:rsidRDefault="00552075" w:rsidP="00552075">
            <w:pPr>
              <w:pStyle w:val="TableText"/>
              <w:keepNext/>
              <w:keepLines/>
              <w:numPr>
                <w:ilvl w:val="0"/>
                <w:numId w:val="3"/>
              </w:numPr>
              <w:spacing w:after="0"/>
              <w:rPr>
                <w:rFonts w:cs="Arial"/>
                <w:b/>
                <w:sz w:val="20"/>
                <w:szCs w:val="20"/>
                <w:rPrChange w:id="1102" w:author="Shah Ashay" w:date="2018-04-16T16:55:00Z">
                  <w:rPr>
                    <w:rFonts w:asciiTheme="minorHAnsi" w:hAnsiTheme="minorHAnsi"/>
                    <w:b/>
                    <w:sz w:val="20"/>
                    <w:szCs w:val="20"/>
                  </w:rPr>
                </w:rPrChange>
              </w:rPr>
            </w:pPr>
            <w:r w:rsidRPr="00D626C8">
              <w:rPr>
                <w:rFonts w:cs="Arial"/>
                <w:b/>
                <w:sz w:val="20"/>
                <w:szCs w:val="20"/>
                <w:rPrChange w:id="1103" w:author="Shah Ashay" w:date="2018-04-16T16:55:00Z">
                  <w:rPr>
                    <w:rFonts w:asciiTheme="minorHAnsi" w:hAnsiTheme="minorHAnsi"/>
                    <w:b/>
                    <w:sz w:val="20"/>
                    <w:szCs w:val="20"/>
                  </w:rPr>
                </w:rPrChange>
              </w:rPr>
              <w:t>Op Facility Class 2</w:t>
            </w:r>
          </w:p>
        </w:tc>
        <w:tc>
          <w:tcPr>
            <w:tcW w:w="1092" w:type="pct"/>
            <w:tcPrChange w:id="1104" w:author="Shah Ashay" w:date="2018-04-16T16:55:00Z">
              <w:tcPr>
                <w:tcW w:w="2070" w:type="dxa"/>
              </w:tcPr>
            </w:tcPrChange>
          </w:tcPr>
          <w:p w14:paraId="42AD0B83" w14:textId="77777777" w:rsidR="00546513" w:rsidRPr="00D626C8" w:rsidRDefault="00546513" w:rsidP="00546513">
            <w:pPr>
              <w:keepNext/>
              <w:keepLines/>
              <w:rPr>
                <w:rFonts w:cs="Arial"/>
                <w:sz w:val="20"/>
                <w:szCs w:val="20"/>
                <w:rPrChange w:id="1105" w:author="Shah Ashay" w:date="2018-04-16T16:55:00Z">
                  <w:rPr>
                    <w:rFonts w:asciiTheme="minorHAnsi" w:hAnsiTheme="minorHAnsi"/>
                    <w:sz w:val="20"/>
                    <w:szCs w:val="20"/>
                  </w:rPr>
                </w:rPrChange>
              </w:rPr>
            </w:pPr>
            <w:r w:rsidRPr="00D626C8">
              <w:rPr>
                <w:rFonts w:cs="Arial"/>
                <w:sz w:val="20"/>
                <w:szCs w:val="20"/>
                <w:rPrChange w:id="1106" w:author="Shah Ashay" w:date="2018-04-16T16:55:00Z">
                  <w:rPr>
                    <w:rFonts w:asciiTheme="minorHAnsi" w:hAnsiTheme="minorHAnsi"/>
                    <w:sz w:val="20"/>
                    <w:szCs w:val="20"/>
                  </w:rPr>
                </w:rPrChange>
              </w:rPr>
              <w:t>New headings appear in the Data Window and a message “no records found…”</w:t>
            </w:r>
          </w:p>
          <w:p w14:paraId="039F7AA8" w14:textId="77777777" w:rsidR="00546513" w:rsidRPr="00D626C8" w:rsidRDefault="00546513" w:rsidP="00546513">
            <w:pPr>
              <w:keepNext/>
              <w:keepLines/>
              <w:rPr>
                <w:rFonts w:cs="Arial"/>
                <w:sz w:val="20"/>
                <w:szCs w:val="20"/>
                <w:rPrChange w:id="1107" w:author="Shah Ashay" w:date="2018-04-16T16:55:00Z">
                  <w:rPr>
                    <w:rFonts w:asciiTheme="minorHAnsi" w:hAnsiTheme="minorHAnsi"/>
                    <w:sz w:val="20"/>
                    <w:szCs w:val="20"/>
                  </w:rPr>
                </w:rPrChange>
              </w:rPr>
            </w:pPr>
          </w:p>
        </w:tc>
        <w:tc>
          <w:tcPr>
            <w:tcW w:w="1567" w:type="pct"/>
            <w:tcPrChange w:id="1108" w:author="Shah Ashay" w:date="2018-04-16T16:55:00Z">
              <w:tcPr>
                <w:tcW w:w="2970" w:type="dxa"/>
              </w:tcPr>
            </w:tcPrChange>
          </w:tcPr>
          <w:p w14:paraId="18313F3F" w14:textId="77777777" w:rsidR="00546513" w:rsidRPr="00D626C8" w:rsidRDefault="00546513" w:rsidP="00546513">
            <w:pPr>
              <w:keepNext/>
              <w:keepLines/>
              <w:rPr>
                <w:rFonts w:cs="Arial"/>
                <w:sz w:val="20"/>
                <w:rPrChange w:id="1109" w:author="Shah Ashay" w:date="2018-04-16T16:55:00Z">
                  <w:rPr>
                    <w:rFonts w:asciiTheme="minorHAnsi" w:hAnsiTheme="minorHAnsi"/>
                    <w:sz w:val="20"/>
                  </w:rPr>
                </w:rPrChange>
              </w:rPr>
            </w:pPr>
          </w:p>
        </w:tc>
      </w:tr>
      <w:tr w:rsidR="00546513" w:rsidRPr="00D626C8" w14:paraId="12FC3134" w14:textId="77777777" w:rsidTr="00D626C8">
        <w:trPr>
          <w:cantSplit/>
          <w:trPrChange w:id="1110" w:author="Shah Ashay" w:date="2018-04-16T16:55:00Z">
            <w:trPr>
              <w:cantSplit/>
            </w:trPr>
          </w:trPrChange>
        </w:trPr>
        <w:tc>
          <w:tcPr>
            <w:tcW w:w="382" w:type="pct"/>
            <w:tcPrChange w:id="1111" w:author="Shah Ashay" w:date="2018-04-16T16:55:00Z">
              <w:tcPr>
                <w:tcW w:w="655" w:type="dxa"/>
              </w:tcPr>
            </w:tcPrChange>
          </w:tcPr>
          <w:p w14:paraId="1A7F805C" w14:textId="77777777" w:rsidR="00546513" w:rsidRPr="00D626C8" w:rsidRDefault="00546513" w:rsidP="00546513">
            <w:pPr>
              <w:pStyle w:val="TableText"/>
              <w:keepNext/>
              <w:keepLines/>
              <w:numPr>
                <w:ilvl w:val="0"/>
                <w:numId w:val="4"/>
              </w:numPr>
              <w:rPr>
                <w:rFonts w:cs="Arial"/>
                <w:sz w:val="20"/>
                <w:rPrChange w:id="1112" w:author="Shah Ashay" w:date="2018-04-16T16:55:00Z">
                  <w:rPr>
                    <w:rFonts w:asciiTheme="minorHAnsi" w:hAnsiTheme="minorHAnsi"/>
                    <w:sz w:val="20"/>
                  </w:rPr>
                </w:rPrChange>
              </w:rPr>
            </w:pPr>
          </w:p>
        </w:tc>
        <w:tc>
          <w:tcPr>
            <w:tcW w:w="1959" w:type="pct"/>
            <w:tcPrChange w:id="1113" w:author="Shah Ashay" w:date="2018-04-16T16:55:00Z">
              <w:tcPr>
                <w:tcW w:w="3780" w:type="dxa"/>
              </w:tcPr>
            </w:tcPrChange>
          </w:tcPr>
          <w:p w14:paraId="070F5F12" w14:textId="77777777" w:rsidR="00DE6352" w:rsidRPr="00D626C8" w:rsidRDefault="00DE6352" w:rsidP="00DE6352">
            <w:pPr>
              <w:rPr>
                <w:rFonts w:cs="Arial"/>
                <w:sz w:val="20"/>
                <w:szCs w:val="20"/>
                <w:rPrChange w:id="1114" w:author="Shah Ashay" w:date="2018-04-16T16:55:00Z">
                  <w:rPr>
                    <w:rFonts w:asciiTheme="minorHAnsi" w:hAnsiTheme="minorHAnsi"/>
                    <w:sz w:val="20"/>
                    <w:szCs w:val="20"/>
                  </w:rPr>
                </w:rPrChange>
              </w:rPr>
            </w:pPr>
            <w:r w:rsidRPr="00D626C8">
              <w:rPr>
                <w:rFonts w:cs="Arial"/>
                <w:sz w:val="20"/>
                <w:szCs w:val="20"/>
                <w:rPrChange w:id="1115" w:author="Shah Ashay" w:date="2018-04-16T16:55:00Z">
                  <w:rPr>
                    <w:rFonts w:asciiTheme="minorHAnsi" w:hAnsiTheme="minorHAnsi"/>
                    <w:sz w:val="20"/>
                    <w:szCs w:val="20"/>
                  </w:rPr>
                </w:rPrChange>
              </w:rPr>
              <w:t>Mouse over to the Insert icon on the toolbar</w:t>
            </w:r>
          </w:p>
          <w:p w14:paraId="286C0A9C" w14:textId="1602DE1B" w:rsidR="00546513" w:rsidRPr="00D626C8" w:rsidRDefault="00546513" w:rsidP="00546513">
            <w:pPr>
              <w:pStyle w:val="TableText"/>
              <w:keepNext/>
              <w:keepLines/>
              <w:rPr>
                <w:rFonts w:cs="Arial"/>
                <w:sz w:val="20"/>
                <w:szCs w:val="20"/>
                <w:rPrChange w:id="1116" w:author="Shah Ashay" w:date="2018-04-16T16:55:00Z">
                  <w:rPr>
                    <w:rFonts w:asciiTheme="minorHAnsi" w:hAnsiTheme="minorHAnsi"/>
                    <w:sz w:val="20"/>
                    <w:szCs w:val="20"/>
                  </w:rPr>
                </w:rPrChange>
              </w:rPr>
            </w:pPr>
          </w:p>
        </w:tc>
        <w:tc>
          <w:tcPr>
            <w:tcW w:w="1092" w:type="pct"/>
            <w:tcPrChange w:id="1117" w:author="Shah Ashay" w:date="2018-04-16T16:55:00Z">
              <w:tcPr>
                <w:tcW w:w="2070" w:type="dxa"/>
              </w:tcPr>
            </w:tcPrChange>
          </w:tcPr>
          <w:p w14:paraId="53DFDD8F" w14:textId="77777777" w:rsidR="00546513" w:rsidRPr="00D626C8" w:rsidRDefault="00546513" w:rsidP="00546513">
            <w:pPr>
              <w:keepNext/>
              <w:keepLines/>
              <w:rPr>
                <w:rFonts w:cs="Arial"/>
                <w:sz w:val="20"/>
                <w:szCs w:val="20"/>
                <w:rPrChange w:id="1118" w:author="Shah Ashay" w:date="2018-04-16T16:55:00Z">
                  <w:rPr>
                    <w:rFonts w:asciiTheme="minorHAnsi" w:hAnsiTheme="minorHAnsi"/>
                    <w:sz w:val="20"/>
                    <w:szCs w:val="20"/>
                  </w:rPr>
                </w:rPrChange>
              </w:rPr>
            </w:pPr>
            <w:r w:rsidRPr="00D626C8">
              <w:rPr>
                <w:rFonts w:cs="Arial"/>
                <w:sz w:val="20"/>
                <w:szCs w:val="20"/>
                <w:rPrChange w:id="1119" w:author="Shah Ashay" w:date="2018-04-16T16:55:00Z">
                  <w:rPr>
                    <w:rFonts w:asciiTheme="minorHAnsi" w:hAnsiTheme="minorHAnsi"/>
                    <w:sz w:val="20"/>
                    <w:szCs w:val="20"/>
                  </w:rPr>
                </w:rPrChange>
              </w:rPr>
              <w:t>A blank data entry form is displayed in the Data Window</w:t>
            </w:r>
          </w:p>
        </w:tc>
        <w:tc>
          <w:tcPr>
            <w:tcW w:w="1567" w:type="pct"/>
            <w:tcPrChange w:id="1120" w:author="Shah Ashay" w:date="2018-04-16T16:55:00Z">
              <w:tcPr>
                <w:tcW w:w="2970" w:type="dxa"/>
              </w:tcPr>
            </w:tcPrChange>
          </w:tcPr>
          <w:p w14:paraId="4E439D73" w14:textId="77777777" w:rsidR="00546513" w:rsidRPr="00D626C8" w:rsidRDefault="00546513" w:rsidP="00546513">
            <w:pPr>
              <w:keepNext/>
              <w:keepLines/>
              <w:rPr>
                <w:rFonts w:cs="Arial"/>
                <w:sz w:val="20"/>
                <w:rPrChange w:id="1121" w:author="Shah Ashay" w:date="2018-04-16T16:55:00Z">
                  <w:rPr>
                    <w:rFonts w:asciiTheme="minorHAnsi" w:hAnsiTheme="minorHAnsi"/>
                    <w:sz w:val="20"/>
                  </w:rPr>
                </w:rPrChange>
              </w:rPr>
            </w:pPr>
          </w:p>
        </w:tc>
      </w:tr>
      <w:tr w:rsidR="00546513" w:rsidRPr="00D626C8" w14:paraId="145446F7" w14:textId="77777777" w:rsidTr="00D626C8">
        <w:trPr>
          <w:cantSplit/>
          <w:trPrChange w:id="1122" w:author="Shah Ashay" w:date="2018-04-16T16:55:00Z">
            <w:trPr>
              <w:cantSplit/>
            </w:trPr>
          </w:trPrChange>
        </w:trPr>
        <w:tc>
          <w:tcPr>
            <w:tcW w:w="382" w:type="pct"/>
            <w:tcPrChange w:id="1123" w:author="Shah Ashay" w:date="2018-04-16T16:55:00Z">
              <w:tcPr>
                <w:tcW w:w="655" w:type="dxa"/>
              </w:tcPr>
            </w:tcPrChange>
          </w:tcPr>
          <w:p w14:paraId="6FF844FF" w14:textId="77777777" w:rsidR="00546513" w:rsidRPr="00D626C8" w:rsidRDefault="00546513" w:rsidP="00546513">
            <w:pPr>
              <w:pStyle w:val="TableText"/>
              <w:keepNext/>
              <w:keepLines/>
              <w:numPr>
                <w:ilvl w:val="0"/>
                <w:numId w:val="4"/>
              </w:numPr>
              <w:rPr>
                <w:rFonts w:cs="Arial"/>
                <w:sz w:val="20"/>
                <w:rPrChange w:id="1124" w:author="Shah Ashay" w:date="2018-04-16T16:55:00Z">
                  <w:rPr>
                    <w:rFonts w:asciiTheme="minorHAnsi" w:hAnsiTheme="minorHAnsi"/>
                    <w:sz w:val="20"/>
                  </w:rPr>
                </w:rPrChange>
              </w:rPr>
            </w:pPr>
          </w:p>
        </w:tc>
        <w:tc>
          <w:tcPr>
            <w:tcW w:w="1959" w:type="pct"/>
            <w:tcPrChange w:id="1125" w:author="Shah Ashay" w:date="2018-04-16T16:55:00Z">
              <w:tcPr>
                <w:tcW w:w="3780" w:type="dxa"/>
              </w:tcPr>
            </w:tcPrChange>
          </w:tcPr>
          <w:p w14:paraId="227BD1D1" w14:textId="77777777" w:rsidR="00546513" w:rsidRPr="00D626C8" w:rsidRDefault="00546513" w:rsidP="00546513">
            <w:pPr>
              <w:pStyle w:val="TableText"/>
              <w:keepNext/>
              <w:keepLines/>
              <w:rPr>
                <w:rFonts w:cs="Arial"/>
                <w:sz w:val="20"/>
                <w:szCs w:val="20"/>
                <w:rPrChange w:id="1126" w:author="Shah Ashay" w:date="2018-04-16T16:55:00Z">
                  <w:rPr>
                    <w:rFonts w:asciiTheme="minorHAnsi" w:hAnsiTheme="minorHAnsi"/>
                    <w:sz w:val="20"/>
                    <w:szCs w:val="20"/>
                  </w:rPr>
                </w:rPrChange>
              </w:rPr>
            </w:pPr>
            <w:r w:rsidRPr="00D626C8">
              <w:rPr>
                <w:rFonts w:cs="Arial"/>
                <w:sz w:val="20"/>
                <w:szCs w:val="20"/>
                <w:rPrChange w:id="1127" w:author="Shah Ashay" w:date="2018-04-16T16:55:00Z">
                  <w:rPr>
                    <w:rFonts w:asciiTheme="minorHAnsi" w:hAnsiTheme="minorHAnsi"/>
                    <w:sz w:val="20"/>
                    <w:szCs w:val="20"/>
                  </w:rPr>
                </w:rPrChange>
              </w:rPr>
              <w:t>Enter the “</w:t>
            </w:r>
            <w:r w:rsidRPr="00D626C8">
              <w:rPr>
                <w:rFonts w:cs="Arial"/>
                <w:b/>
                <w:i/>
                <w:sz w:val="20"/>
                <w:szCs w:val="20"/>
                <w:rPrChange w:id="1128" w:author="Shah Ashay" w:date="2018-04-16T16:55:00Z">
                  <w:rPr>
                    <w:rFonts w:asciiTheme="minorHAnsi" w:hAnsiTheme="minorHAnsi"/>
                    <w:b/>
                    <w:i/>
                    <w:sz w:val="20"/>
                    <w:szCs w:val="20"/>
                  </w:rPr>
                </w:rPrChange>
              </w:rPr>
              <w:t>Effective Date</w:t>
            </w:r>
            <w:r w:rsidRPr="00D626C8">
              <w:rPr>
                <w:rFonts w:cs="Arial"/>
                <w:sz w:val="20"/>
                <w:szCs w:val="20"/>
                <w:rPrChange w:id="1129" w:author="Shah Ashay" w:date="2018-04-16T16:55:00Z">
                  <w:rPr>
                    <w:rFonts w:asciiTheme="minorHAnsi" w:hAnsiTheme="minorHAnsi"/>
                    <w:sz w:val="20"/>
                    <w:szCs w:val="20"/>
                  </w:rPr>
                </w:rPrChange>
              </w:rPr>
              <w:t xml:space="preserve">” from the stream </w:t>
            </w:r>
            <w:r w:rsidRPr="00D626C8">
              <w:rPr>
                <w:rFonts w:cs="Arial"/>
                <w:b/>
                <w:i/>
                <w:sz w:val="20"/>
                <w:szCs w:val="20"/>
                <w:rPrChange w:id="1130" w:author="Shah Ashay" w:date="2018-04-16T16:55:00Z">
                  <w:rPr>
                    <w:rFonts w:asciiTheme="minorHAnsi" w:hAnsiTheme="minorHAnsi"/>
                    <w:b/>
                    <w:i/>
                    <w:sz w:val="20"/>
                    <w:szCs w:val="20"/>
                  </w:rPr>
                </w:rPrChange>
              </w:rPr>
              <w:t>Start Date</w:t>
            </w:r>
          </w:p>
        </w:tc>
        <w:tc>
          <w:tcPr>
            <w:tcW w:w="1092" w:type="pct"/>
            <w:tcPrChange w:id="1131" w:author="Shah Ashay" w:date="2018-04-16T16:55:00Z">
              <w:tcPr>
                <w:tcW w:w="2070" w:type="dxa"/>
              </w:tcPr>
            </w:tcPrChange>
          </w:tcPr>
          <w:p w14:paraId="032CF70D" w14:textId="77777777" w:rsidR="00546513" w:rsidRPr="00D626C8" w:rsidRDefault="00546513" w:rsidP="00546513">
            <w:pPr>
              <w:keepNext/>
              <w:keepLines/>
              <w:rPr>
                <w:rFonts w:cs="Arial"/>
                <w:b/>
                <w:i/>
                <w:sz w:val="20"/>
                <w:szCs w:val="20"/>
                <w:rPrChange w:id="1132" w:author="Shah Ashay" w:date="2018-04-16T16:55:00Z">
                  <w:rPr>
                    <w:rFonts w:asciiTheme="minorHAnsi" w:hAnsiTheme="minorHAnsi"/>
                    <w:b/>
                    <w:i/>
                    <w:sz w:val="20"/>
                    <w:szCs w:val="20"/>
                  </w:rPr>
                </w:rPrChange>
              </w:rPr>
            </w:pPr>
            <w:r w:rsidRPr="00D626C8">
              <w:rPr>
                <w:rFonts w:cs="Arial"/>
                <w:sz w:val="20"/>
                <w:szCs w:val="20"/>
                <w:rPrChange w:id="1133" w:author="Shah Ashay" w:date="2018-04-16T16:55:00Z">
                  <w:rPr>
                    <w:rFonts w:asciiTheme="minorHAnsi" w:hAnsiTheme="minorHAnsi"/>
                    <w:sz w:val="20"/>
                    <w:szCs w:val="20"/>
                  </w:rPr>
                </w:rPrChange>
              </w:rPr>
              <w:t xml:space="preserve">Date is displayed in </w:t>
            </w:r>
            <w:r w:rsidRPr="00D626C8">
              <w:rPr>
                <w:rFonts w:cs="Arial"/>
                <w:b/>
                <w:i/>
                <w:sz w:val="20"/>
                <w:szCs w:val="20"/>
                <w:rPrChange w:id="1134" w:author="Shah Ashay" w:date="2018-04-16T16:55:00Z">
                  <w:rPr>
                    <w:rFonts w:asciiTheme="minorHAnsi" w:hAnsiTheme="minorHAnsi"/>
                    <w:b/>
                    <w:i/>
                    <w:sz w:val="20"/>
                    <w:szCs w:val="20"/>
                  </w:rPr>
                </w:rPrChange>
              </w:rPr>
              <w:t>Start Date</w:t>
            </w:r>
          </w:p>
        </w:tc>
        <w:tc>
          <w:tcPr>
            <w:tcW w:w="1567" w:type="pct"/>
            <w:tcPrChange w:id="1135" w:author="Shah Ashay" w:date="2018-04-16T16:55:00Z">
              <w:tcPr>
                <w:tcW w:w="2970" w:type="dxa"/>
              </w:tcPr>
            </w:tcPrChange>
          </w:tcPr>
          <w:p w14:paraId="6F0E6312" w14:textId="77777777" w:rsidR="00546513" w:rsidRPr="00D626C8" w:rsidRDefault="00546513" w:rsidP="00546513">
            <w:pPr>
              <w:keepNext/>
              <w:keepLines/>
              <w:rPr>
                <w:rFonts w:cs="Arial"/>
                <w:sz w:val="20"/>
                <w:rPrChange w:id="1136" w:author="Shah Ashay" w:date="2018-04-16T16:55:00Z">
                  <w:rPr>
                    <w:rFonts w:asciiTheme="minorHAnsi" w:hAnsiTheme="minorHAnsi"/>
                    <w:sz w:val="20"/>
                  </w:rPr>
                </w:rPrChange>
              </w:rPr>
            </w:pPr>
            <w:r w:rsidRPr="00D626C8">
              <w:rPr>
                <w:rFonts w:cs="Arial"/>
                <w:sz w:val="20"/>
                <w:rPrChange w:id="1137" w:author="Shah Ashay" w:date="2018-04-16T16:55:00Z">
                  <w:rPr>
                    <w:rFonts w:asciiTheme="minorHAnsi" w:hAnsiTheme="minorHAnsi"/>
                    <w:sz w:val="20"/>
                  </w:rPr>
                </w:rPrChange>
              </w:rPr>
              <w:t>Format is yyyy-mm-dd</w:t>
            </w:r>
          </w:p>
          <w:p w14:paraId="15FB8FF9" w14:textId="77777777" w:rsidR="00546513" w:rsidRPr="00D626C8" w:rsidRDefault="00546513" w:rsidP="00546513">
            <w:pPr>
              <w:keepNext/>
              <w:keepLines/>
              <w:rPr>
                <w:rFonts w:cs="Arial"/>
                <w:sz w:val="20"/>
                <w:rPrChange w:id="1138" w:author="Shah Ashay" w:date="2018-04-16T16:55:00Z">
                  <w:rPr>
                    <w:rFonts w:asciiTheme="minorHAnsi" w:hAnsiTheme="minorHAnsi"/>
                    <w:sz w:val="20"/>
                  </w:rPr>
                </w:rPrChange>
              </w:rPr>
            </w:pPr>
          </w:p>
          <w:p w14:paraId="6ECEF32F" w14:textId="77777777" w:rsidR="00546513" w:rsidRPr="00D626C8" w:rsidRDefault="00546513" w:rsidP="00546513">
            <w:pPr>
              <w:keepNext/>
              <w:keepLines/>
              <w:rPr>
                <w:rFonts w:cs="Arial"/>
                <w:sz w:val="20"/>
                <w:rPrChange w:id="1139" w:author="Shah Ashay" w:date="2018-04-16T16:55:00Z">
                  <w:rPr>
                    <w:rFonts w:asciiTheme="minorHAnsi" w:hAnsiTheme="minorHAnsi"/>
                    <w:sz w:val="20"/>
                  </w:rPr>
                </w:rPrChange>
              </w:rPr>
            </w:pPr>
            <w:r w:rsidRPr="00D626C8">
              <w:rPr>
                <w:rFonts w:cs="Arial"/>
                <w:sz w:val="20"/>
                <w:rPrChange w:id="1140" w:author="Shah Ashay" w:date="2018-04-16T16:55:00Z">
                  <w:rPr>
                    <w:rFonts w:asciiTheme="minorHAnsi" w:hAnsiTheme="minorHAnsi"/>
                    <w:sz w:val="20"/>
                  </w:rPr>
                </w:rPrChange>
              </w:rPr>
              <w:t>This is also the stream’s start date.</w:t>
            </w:r>
          </w:p>
        </w:tc>
      </w:tr>
      <w:tr w:rsidR="00546513" w:rsidRPr="00D626C8" w14:paraId="13F278CA" w14:textId="77777777" w:rsidTr="00D626C8">
        <w:tc>
          <w:tcPr>
            <w:tcW w:w="382" w:type="pct"/>
            <w:tcPrChange w:id="1141" w:author="Shah Ashay" w:date="2018-04-16T16:55:00Z">
              <w:tcPr>
                <w:tcW w:w="655" w:type="dxa"/>
              </w:tcPr>
            </w:tcPrChange>
          </w:tcPr>
          <w:p w14:paraId="003332FF" w14:textId="77777777" w:rsidR="00546513" w:rsidRPr="00D626C8" w:rsidRDefault="00546513" w:rsidP="00546513">
            <w:pPr>
              <w:pStyle w:val="TableText"/>
              <w:keepNext/>
              <w:keepLines/>
              <w:numPr>
                <w:ilvl w:val="0"/>
                <w:numId w:val="4"/>
              </w:numPr>
              <w:rPr>
                <w:rFonts w:cs="Arial"/>
                <w:sz w:val="20"/>
                <w:rPrChange w:id="1142" w:author="Shah Ashay" w:date="2018-04-16T16:55:00Z">
                  <w:rPr>
                    <w:rFonts w:asciiTheme="minorHAnsi" w:hAnsiTheme="minorHAnsi"/>
                    <w:sz w:val="20"/>
                  </w:rPr>
                </w:rPrChange>
              </w:rPr>
            </w:pPr>
          </w:p>
        </w:tc>
        <w:tc>
          <w:tcPr>
            <w:tcW w:w="1959" w:type="pct"/>
            <w:tcPrChange w:id="1143" w:author="Shah Ashay" w:date="2018-04-16T16:55:00Z">
              <w:tcPr>
                <w:tcW w:w="3780" w:type="dxa"/>
              </w:tcPr>
            </w:tcPrChange>
          </w:tcPr>
          <w:p w14:paraId="47381C21" w14:textId="77777777" w:rsidR="00546513" w:rsidRPr="00D626C8" w:rsidRDefault="00546513" w:rsidP="00546513">
            <w:pPr>
              <w:pStyle w:val="TableText"/>
              <w:keepNext/>
              <w:keepLines/>
              <w:rPr>
                <w:rFonts w:cs="Arial"/>
                <w:sz w:val="20"/>
                <w:szCs w:val="20"/>
                <w:rPrChange w:id="1144" w:author="Shah Ashay" w:date="2018-04-16T16:55:00Z">
                  <w:rPr>
                    <w:rFonts w:asciiTheme="minorHAnsi" w:hAnsiTheme="minorHAnsi"/>
                    <w:sz w:val="20"/>
                    <w:szCs w:val="20"/>
                  </w:rPr>
                </w:rPrChange>
              </w:rPr>
            </w:pPr>
            <w:r w:rsidRPr="00D626C8">
              <w:rPr>
                <w:rFonts w:cs="Arial"/>
                <w:sz w:val="20"/>
                <w:szCs w:val="20"/>
                <w:rPrChange w:id="1145" w:author="Shah Ashay" w:date="2018-04-16T16:55:00Z">
                  <w:rPr>
                    <w:rFonts w:asciiTheme="minorHAnsi" w:hAnsiTheme="minorHAnsi"/>
                    <w:sz w:val="20"/>
                    <w:szCs w:val="20"/>
                  </w:rPr>
                </w:rPrChange>
              </w:rPr>
              <w:t xml:space="preserve">Click the </w:t>
            </w:r>
            <w:r w:rsidRPr="00D626C8">
              <w:rPr>
                <w:rFonts w:cs="Arial"/>
                <w:b/>
                <w:i/>
                <w:sz w:val="20"/>
                <w:szCs w:val="20"/>
                <w:rPrChange w:id="1146" w:author="Shah Ashay" w:date="2018-04-16T16:55:00Z">
                  <w:rPr>
                    <w:rFonts w:asciiTheme="minorHAnsi" w:hAnsiTheme="minorHAnsi"/>
                    <w:b/>
                    <w:i/>
                    <w:sz w:val="20"/>
                    <w:szCs w:val="20"/>
                  </w:rPr>
                </w:rPrChange>
              </w:rPr>
              <w:t xml:space="preserve">Stream Set Name </w:t>
            </w:r>
            <w:r w:rsidRPr="00D626C8">
              <w:rPr>
                <w:rFonts w:cs="Arial"/>
                <w:sz w:val="20"/>
                <w:szCs w:val="20"/>
                <w:rPrChange w:id="1147" w:author="Shah Ashay" w:date="2018-04-16T16:55:00Z">
                  <w:rPr>
                    <w:rFonts w:asciiTheme="minorHAnsi" w:hAnsiTheme="minorHAnsi"/>
                    <w:sz w:val="20"/>
                    <w:szCs w:val="20"/>
                  </w:rPr>
                </w:rPrChange>
              </w:rPr>
              <w:t>drop-down</w:t>
            </w:r>
          </w:p>
        </w:tc>
        <w:tc>
          <w:tcPr>
            <w:tcW w:w="1092" w:type="pct"/>
            <w:tcPrChange w:id="1148" w:author="Shah Ashay" w:date="2018-04-16T16:55:00Z">
              <w:tcPr>
                <w:tcW w:w="2070" w:type="dxa"/>
              </w:tcPr>
            </w:tcPrChange>
          </w:tcPr>
          <w:p w14:paraId="4E9C005F" w14:textId="77777777" w:rsidR="00546513" w:rsidRPr="00D626C8" w:rsidRDefault="00546513" w:rsidP="00546513">
            <w:pPr>
              <w:keepNext/>
              <w:keepLines/>
              <w:rPr>
                <w:rFonts w:cs="Arial"/>
                <w:sz w:val="20"/>
                <w:szCs w:val="20"/>
                <w:rPrChange w:id="1149" w:author="Shah Ashay" w:date="2018-04-16T16:55:00Z">
                  <w:rPr>
                    <w:rFonts w:asciiTheme="minorHAnsi" w:hAnsiTheme="minorHAnsi"/>
                    <w:sz w:val="20"/>
                    <w:szCs w:val="20"/>
                  </w:rPr>
                </w:rPrChange>
              </w:rPr>
            </w:pPr>
            <w:r w:rsidRPr="00D626C8">
              <w:rPr>
                <w:rFonts w:cs="Arial"/>
                <w:sz w:val="20"/>
                <w:szCs w:val="20"/>
                <w:rPrChange w:id="1150" w:author="Shah Ashay" w:date="2018-04-16T16:55:00Z">
                  <w:rPr>
                    <w:rFonts w:asciiTheme="minorHAnsi" w:hAnsiTheme="minorHAnsi"/>
                    <w:sz w:val="20"/>
                    <w:szCs w:val="20"/>
                  </w:rPr>
                </w:rPrChange>
              </w:rPr>
              <w:t>Stream set names appear in the drop-down box</w:t>
            </w:r>
          </w:p>
        </w:tc>
        <w:tc>
          <w:tcPr>
            <w:tcW w:w="1567" w:type="pct"/>
            <w:tcPrChange w:id="1151" w:author="Shah Ashay" w:date="2018-04-16T16:55:00Z">
              <w:tcPr>
                <w:tcW w:w="2970" w:type="dxa"/>
              </w:tcPr>
            </w:tcPrChange>
          </w:tcPr>
          <w:p w14:paraId="51C71154" w14:textId="15DC8196" w:rsidR="00546513" w:rsidRPr="00D626C8" w:rsidRDefault="00546513" w:rsidP="00546513">
            <w:pPr>
              <w:keepNext/>
              <w:keepLines/>
              <w:rPr>
                <w:rFonts w:cs="Arial"/>
                <w:sz w:val="20"/>
                <w:szCs w:val="20"/>
                <w:rPrChange w:id="1152" w:author="Shah Ashay" w:date="2018-04-16T16:55:00Z">
                  <w:rPr>
                    <w:rFonts w:asciiTheme="minorHAnsi" w:hAnsiTheme="minorHAnsi"/>
                    <w:sz w:val="20"/>
                    <w:szCs w:val="20"/>
                  </w:rPr>
                </w:rPrChange>
              </w:rPr>
            </w:pPr>
            <w:r w:rsidRPr="00D626C8">
              <w:rPr>
                <w:rFonts w:cs="Arial"/>
                <w:sz w:val="20"/>
                <w:szCs w:val="20"/>
                <w:rPrChange w:id="1153" w:author="Shah Ashay" w:date="2018-04-16T16:55:00Z">
                  <w:rPr>
                    <w:rFonts w:asciiTheme="minorHAnsi" w:hAnsiTheme="minorHAnsi"/>
                    <w:sz w:val="20"/>
                    <w:szCs w:val="20"/>
                  </w:rPr>
                </w:rPrChange>
              </w:rPr>
              <w:t xml:space="preserve">BKK currently uses – </w:t>
            </w:r>
          </w:p>
          <w:p w14:paraId="5CF0B508" w14:textId="77777777" w:rsidR="00546513" w:rsidRPr="00D626C8" w:rsidRDefault="00546513" w:rsidP="00546513">
            <w:pPr>
              <w:keepNext/>
              <w:keepLines/>
              <w:rPr>
                <w:rFonts w:cs="Arial"/>
                <w:sz w:val="20"/>
                <w:szCs w:val="20"/>
                <w:rPrChange w:id="1154" w:author="Shah Ashay" w:date="2018-04-16T16:55:00Z">
                  <w:rPr>
                    <w:rFonts w:asciiTheme="minorHAnsi" w:hAnsiTheme="minorHAnsi"/>
                    <w:sz w:val="20"/>
                    <w:szCs w:val="20"/>
                  </w:rPr>
                </w:rPrChange>
              </w:rPr>
            </w:pPr>
          </w:p>
          <w:p w14:paraId="195DD4DE" w14:textId="77777777" w:rsidR="00546513" w:rsidRPr="00D626C8" w:rsidRDefault="00546513" w:rsidP="00546513">
            <w:pPr>
              <w:pStyle w:val="ListParagraph"/>
              <w:keepNext/>
              <w:keepLines/>
              <w:numPr>
                <w:ilvl w:val="0"/>
                <w:numId w:val="28"/>
              </w:numPr>
              <w:rPr>
                <w:rFonts w:cs="Arial"/>
                <w:b/>
                <w:i/>
                <w:sz w:val="20"/>
                <w:szCs w:val="20"/>
                <w:rPrChange w:id="1155" w:author="Shah Ashay" w:date="2018-04-16T16:55:00Z">
                  <w:rPr>
                    <w:rFonts w:asciiTheme="minorHAnsi" w:hAnsiTheme="minorHAnsi"/>
                    <w:b/>
                    <w:i/>
                    <w:sz w:val="20"/>
                    <w:szCs w:val="20"/>
                  </w:rPr>
                </w:rPrChange>
              </w:rPr>
            </w:pPr>
            <w:r w:rsidRPr="00D626C8">
              <w:rPr>
                <w:rFonts w:cs="Arial"/>
                <w:b/>
                <w:i/>
                <w:sz w:val="20"/>
                <w:szCs w:val="20"/>
                <w:rPrChange w:id="1156" w:author="Shah Ashay" w:date="2018-04-16T16:55:00Z">
                  <w:rPr>
                    <w:rFonts w:asciiTheme="minorHAnsi" w:hAnsiTheme="minorHAnsi"/>
                    <w:b/>
                    <w:i/>
                    <w:sz w:val="20"/>
                    <w:szCs w:val="20"/>
                  </w:rPr>
                </w:rPrChange>
              </w:rPr>
              <w:t>Electrical Stream Daily Data</w:t>
            </w:r>
          </w:p>
          <w:p w14:paraId="3FBBFDC6" w14:textId="77777777" w:rsidR="00546513" w:rsidRPr="00D626C8" w:rsidRDefault="00546513" w:rsidP="00546513">
            <w:pPr>
              <w:pStyle w:val="ListParagraph"/>
              <w:keepNext/>
              <w:keepLines/>
              <w:numPr>
                <w:ilvl w:val="0"/>
                <w:numId w:val="28"/>
              </w:numPr>
              <w:rPr>
                <w:rFonts w:cs="Arial"/>
                <w:b/>
                <w:i/>
                <w:sz w:val="20"/>
                <w:szCs w:val="20"/>
                <w:rPrChange w:id="1157" w:author="Shah Ashay" w:date="2018-04-16T16:55:00Z">
                  <w:rPr>
                    <w:rFonts w:asciiTheme="minorHAnsi" w:hAnsiTheme="minorHAnsi"/>
                    <w:b/>
                    <w:i/>
                    <w:sz w:val="20"/>
                    <w:szCs w:val="20"/>
                  </w:rPr>
                </w:rPrChange>
              </w:rPr>
            </w:pPr>
            <w:r w:rsidRPr="00D626C8">
              <w:rPr>
                <w:rFonts w:cs="Arial"/>
                <w:b/>
                <w:i/>
                <w:sz w:val="20"/>
                <w:szCs w:val="20"/>
                <w:rPrChange w:id="1158" w:author="Shah Ashay" w:date="2018-04-16T16:55:00Z">
                  <w:rPr>
                    <w:rFonts w:asciiTheme="minorHAnsi" w:hAnsiTheme="minorHAnsi"/>
                    <w:b/>
                    <w:i/>
                    <w:sz w:val="20"/>
                    <w:szCs w:val="20"/>
                  </w:rPr>
                </w:rPrChange>
              </w:rPr>
              <w:t xml:space="preserve">Gas Stream – Totalizer </w:t>
            </w:r>
          </w:p>
          <w:p w14:paraId="2A036674" w14:textId="77777777" w:rsidR="00546513" w:rsidRPr="00D626C8" w:rsidRDefault="00546513" w:rsidP="00546513">
            <w:pPr>
              <w:pStyle w:val="ListParagraph"/>
              <w:keepNext/>
              <w:keepLines/>
              <w:numPr>
                <w:ilvl w:val="0"/>
                <w:numId w:val="28"/>
              </w:numPr>
              <w:rPr>
                <w:rFonts w:cs="Arial"/>
                <w:b/>
                <w:i/>
                <w:sz w:val="20"/>
                <w:szCs w:val="20"/>
                <w:rPrChange w:id="1159" w:author="Shah Ashay" w:date="2018-04-16T16:55:00Z">
                  <w:rPr>
                    <w:rFonts w:asciiTheme="minorHAnsi" w:hAnsiTheme="minorHAnsi"/>
                    <w:b/>
                    <w:i/>
                    <w:sz w:val="20"/>
                    <w:szCs w:val="20"/>
                  </w:rPr>
                </w:rPrChange>
              </w:rPr>
            </w:pPr>
            <w:r w:rsidRPr="00D626C8">
              <w:rPr>
                <w:rFonts w:cs="Arial"/>
                <w:b/>
                <w:i/>
                <w:sz w:val="20"/>
                <w:szCs w:val="20"/>
                <w:rPrChange w:id="1160" w:author="Shah Ashay" w:date="2018-04-16T16:55:00Z">
                  <w:rPr>
                    <w:rFonts w:asciiTheme="minorHAnsi" w:hAnsiTheme="minorHAnsi"/>
                    <w:b/>
                    <w:i/>
                    <w:sz w:val="20"/>
                    <w:szCs w:val="20"/>
                  </w:rPr>
                </w:rPrChange>
              </w:rPr>
              <w:t>Gas Stream Daily Overview</w:t>
            </w:r>
          </w:p>
          <w:p w14:paraId="5F7E3B98" w14:textId="77777777" w:rsidR="00546513" w:rsidRPr="00D626C8" w:rsidRDefault="00546513" w:rsidP="00546513">
            <w:pPr>
              <w:pStyle w:val="ListParagraph"/>
              <w:keepNext/>
              <w:keepLines/>
              <w:numPr>
                <w:ilvl w:val="0"/>
                <w:numId w:val="28"/>
              </w:numPr>
              <w:rPr>
                <w:rFonts w:cs="Arial"/>
                <w:b/>
                <w:i/>
                <w:sz w:val="20"/>
                <w:szCs w:val="20"/>
                <w:rPrChange w:id="1161" w:author="Shah Ashay" w:date="2018-04-16T16:55:00Z">
                  <w:rPr>
                    <w:rFonts w:asciiTheme="minorHAnsi" w:hAnsiTheme="minorHAnsi"/>
                    <w:b/>
                    <w:i/>
                    <w:sz w:val="20"/>
                    <w:szCs w:val="20"/>
                  </w:rPr>
                </w:rPrChange>
              </w:rPr>
            </w:pPr>
            <w:r w:rsidRPr="00D626C8">
              <w:rPr>
                <w:rFonts w:cs="Arial"/>
                <w:b/>
                <w:i/>
                <w:sz w:val="20"/>
                <w:szCs w:val="20"/>
                <w:rPrChange w:id="1162" w:author="Shah Ashay" w:date="2018-04-16T16:55:00Z">
                  <w:rPr>
                    <w:rFonts w:asciiTheme="minorHAnsi" w:hAnsiTheme="minorHAnsi"/>
                    <w:b/>
                    <w:i/>
                    <w:sz w:val="20"/>
                    <w:szCs w:val="20"/>
                  </w:rPr>
                </w:rPrChange>
              </w:rPr>
              <w:t>Gas Stream Event Data</w:t>
            </w:r>
          </w:p>
          <w:p w14:paraId="08C10CB1" w14:textId="77777777" w:rsidR="00546513" w:rsidRPr="00D626C8" w:rsidRDefault="00546513" w:rsidP="00546513">
            <w:pPr>
              <w:pStyle w:val="ListParagraph"/>
              <w:keepNext/>
              <w:keepLines/>
              <w:numPr>
                <w:ilvl w:val="0"/>
                <w:numId w:val="28"/>
              </w:numPr>
              <w:rPr>
                <w:rFonts w:cs="Arial"/>
                <w:color w:val="808080" w:themeColor="background1" w:themeShade="80"/>
                <w:sz w:val="20"/>
                <w:rPrChange w:id="1163" w:author="Shah Ashay" w:date="2018-04-16T16:55:00Z">
                  <w:rPr>
                    <w:rFonts w:asciiTheme="minorHAnsi" w:hAnsiTheme="minorHAnsi"/>
                    <w:color w:val="808080" w:themeColor="background1" w:themeShade="80"/>
                    <w:sz w:val="20"/>
                  </w:rPr>
                </w:rPrChange>
              </w:rPr>
            </w:pPr>
            <w:r w:rsidRPr="00D626C8">
              <w:rPr>
                <w:rFonts w:cs="Arial"/>
                <w:b/>
                <w:i/>
                <w:sz w:val="20"/>
                <w:szCs w:val="20"/>
                <w:rPrChange w:id="1164" w:author="Shah Ashay" w:date="2018-04-16T16:55:00Z">
                  <w:rPr>
                    <w:rFonts w:asciiTheme="minorHAnsi" w:hAnsiTheme="minorHAnsi"/>
                    <w:b/>
                    <w:i/>
                    <w:sz w:val="20"/>
                    <w:szCs w:val="20"/>
                  </w:rPr>
                </w:rPrChange>
              </w:rPr>
              <w:t>NGL Stream – Totalizer</w:t>
            </w:r>
          </w:p>
          <w:p w14:paraId="711086F0" w14:textId="77777777" w:rsidR="00546513" w:rsidRPr="00D626C8" w:rsidRDefault="00546513" w:rsidP="00546513">
            <w:pPr>
              <w:pStyle w:val="ListParagraph"/>
              <w:keepNext/>
              <w:keepLines/>
              <w:numPr>
                <w:ilvl w:val="0"/>
                <w:numId w:val="28"/>
              </w:numPr>
              <w:rPr>
                <w:rFonts w:cs="Arial"/>
                <w:b/>
                <w:i/>
                <w:sz w:val="20"/>
                <w:szCs w:val="20"/>
                <w:rPrChange w:id="1165" w:author="Shah Ashay" w:date="2018-04-16T16:55:00Z">
                  <w:rPr>
                    <w:rFonts w:asciiTheme="minorHAnsi" w:hAnsiTheme="minorHAnsi"/>
                    <w:b/>
                    <w:i/>
                    <w:sz w:val="20"/>
                    <w:szCs w:val="20"/>
                  </w:rPr>
                </w:rPrChange>
              </w:rPr>
            </w:pPr>
            <w:r w:rsidRPr="00D626C8">
              <w:rPr>
                <w:rFonts w:cs="Arial"/>
                <w:b/>
                <w:i/>
                <w:sz w:val="20"/>
                <w:szCs w:val="20"/>
                <w:rPrChange w:id="1166" w:author="Shah Ashay" w:date="2018-04-16T16:55:00Z">
                  <w:rPr>
                    <w:rFonts w:asciiTheme="minorHAnsi" w:hAnsiTheme="minorHAnsi"/>
                    <w:b/>
                    <w:i/>
                    <w:sz w:val="20"/>
                    <w:szCs w:val="20"/>
                  </w:rPr>
                </w:rPrChange>
              </w:rPr>
              <w:t>Oil/Condensate Stream – LACT Tickets</w:t>
            </w:r>
          </w:p>
          <w:p w14:paraId="22159E93" w14:textId="77777777" w:rsidR="00546513" w:rsidRPr="00D626C8" w:rsidRDefault="00546513" w:rsidP="00546513">
            <w:pPr>
              <w:pStyle w:val="ListParagraph"/>
              <w:keepNext/>
              <w:keepLines/>
              <w:numPr>
                <w:ilvl w:val="0"/>
                <w:numId w:val="28"/>
              </w:numPr>
              <w:rPr>
                <w:rFonts w:cs="Arial"/>
                <w:b/>
                <w:i/>
                <w:sz w:val="20"/>
                <w:szCs w:val="20"/>
                <w:rPrChange w:id="1167" w:author="Shah Ashay" w:date="2018-04-16T16:55:00Z">
                  <w:rPr>
                    <w:rFonts w:asciiTheme="minorHAnsi" w:hAnsiTheme="minorHAnsi"/>
                    <w:b/>
                    <w:i/>
                    <w:sz w:val="20"/>
                    <w:szCs w:val="20"/>
                  </w:rPr>
                </w:rPrChange>
              </w:rPr>
            </w:pPr>
            <w:r w:rsidRPr="00D626C8">
              <w:rPr>
                <w:rFonts w:cs="Arial"/>
                <w:b/>
                <w:i/>
                <w:sz w:val="20"/>
                <w:szCs w:val="20"/>
                <w:rPrChange w:id="1168" w:author="Shah Ashay" w:date="2018-04-16T16:55:00Z">
                  <w:rPr>
                    <w:rFonts w:asciiTheme="minorHAnsi" w:hAnsiTheme="minorHAnsi"/>
                    <w:b/>
                    <w:i/>
                    <w:sz w:val="20"/>
                    <w:szCs w:val="20"/>
                  </w:rPr>
                </w:rPrChange>
              </w:rPr>
              <w:t>Oil/Condensate Stream – Tank Tickets</w:t>
            </w:r>
          </w:p>
          <w:p w14:paraId="32712AC5" w14:textId="77777777" w:rsidR="00546513" w:rsidRPr="00D626C8" w:rsidRDefault="00546513" w:rsidP="00546513">
            <w:pPr>
              <w:pStyle w:val="ListParagraph"/>
              <w:keepNext/>
              <w:keepLines/>
              <w:numPr>
                <w:ilvl w:val="0"/>
                <w:numId w:val="28"/>
              </w:numPr>
              <w:rPr>
                <w:rFonts w:cs="Arial"/>
                <w:b/>
                <w:i/>
                <w:sz w:val="20"/>
                <w:szCs w:val="20"/>
                <w:rPrChange w:id="1169" w:author="Shah Ashay" w:date="2018-04-16T16:55:00Z">
                  <w:rPr>
                    <w:rFonts w:asciiTheme="minorHAnsi" w:hAnsiTheme="minorHAnsi"/>
                    <w:b/>
                    <w:i/>
                    <w:sz w:val="20"/>
                    <w:szCs w:val="20"/>
                  </w:rPr>
                </w:rPrChange>
              </w:rPr>
            </w:pPr>
            <w:r w:rsidRPr="00D626C8">
              <w:rPr>
                <w:rFonts w:cs="Arial"/>
                <w:b/>
                <w:i/>
                <w:sz w:val="20"/>
                <w:szCs w:val="20"/>
                <w:rPrChange w:id="1170" w:author="Shah Ashay" w:date="2018-04-16T16:55:00Z">
                  <w:rPr>
                    <w:rFonts w:asciiTheme="minorHAnsi" w:hAnsiTheme="minorHAnsi"/>
                    <w:b/>
                    <w:i/>
                    <w:sz w:val="20"/>
                    <w:szCs w:val="20"/>
                  </w:rPr>
                </w:rPrChange>
              </w:rPr>
              <w:t>Oil/Condensate Stream – Totalizer</w:t>
            </w:r>
          </w:p>
          <w:p w14:paraId="3A829857" w14:textId="77777777" w:rsidR="00546513" w:rsidRPr="00D626C8" w:rsidRDefault="00546513" w:rsidP="00546513">
            <w:pPr>
              <w:pStyle w:val="ListParagraph"/>
              <w:keepNext/>
              <w:keepLines/>
              <w:numPr>
                <w:ilvl w:val="0"/>
                <w:numId w:val="28"/>
              </w:numPr>
              <w:rPr>
                <w:rFonts w:cs="Arial"/>
                <w:b/>
                <w:i/>
                <w:sz w:val="20"/>
                <w:szCs w:val="20"/>
                <w:rPrChange w:id="1171" w:author="Shah Ashay" w:date="2018-04-16T16:55:00Z">
                  <w:rPr>
                    <w:rFonts w:asciiTheme="minorHAnsi" w:hAnsiTheme="minorHAnsi"/>
                    <w:b/>
                    <w:i/>
                    <w:sz w:val="20"/>
                    <w:szCs w:val="20"/>
                  </w:rPr>
                </w:rPrChange>
              </w:rPr>
            </w:pPr>
            <w:r w:rsidRPr="00D626C8">
              <w:rPr>
                <w:rFonts w:cs="Arial"/>
                <w:b/>
                <w:i/>
                <w:sz w:val="20"/>
                <w:szCs w:val="20"/>
                <w:rPrChange w:id="1172" w:author="Shah Ashay" w:date="2018-04-16T16:55:00Z">
                  <w:rPr>
                    <w:rFonts w:asciiTheme="minorHAnsi" w:hAnsiTheme="minorHAnsi"/>
                    <w:b/>
                    <w:i/>
                    <w:sz w:val="20"/>
                    <w:szCs w:val="20"/>
                  </w:rPr>
                </w:rPrChange>
              </w:rPr>
              <w:t>Oil/Condensate Stream Daily Overview</w:t>
            </w:r>
          </w:p>
          <w:p w14:paraId="3F1B141A" w14:textId="77777777" w:rsidR="00546513" w:rsidRPr="00D626C8" w:rsidRDefault="00546513" w:rsidP="00546513">
            <w:pPr>
              <w:pStyle w:val="ListParagraph"/>
              <w:keepNext/>
              <w:keepLines/>
              <w:numPr>
                <w:ilvl w:val="0"/>
                <w:numId w:val="28"/>
              </w:numPr>
              <w:rPr>
                <w:rFonts w:cs="Arial"/>
                <w:b/>
                <w:i/>
                <w:sz w:val="20"/>
                <w:szCs w:val="20"/>
                <w:rPrChange w:id="1173" w:author="Shah Ashay" w:date="2018-04-16T16:55:00Z">
                  <w:rPr>
                    <w:rFonts w:asciiTheme="minorHAnsi" w:hAnsiTheme="minorHAnsi"/>
                    <w:b/>
                    <w:i/>
                    <w:sz w:val="20"/>
                    <w:szCs w:val="20"/>
                  </w:rPr>
                </w:rPrChange>
              </w:rPr>
            </w:pPr>
            <w:r w:rsidRPr="00D626C8">
              <w:rPr>
                <w:rFonts w:cs="Arial"/>
                <w:b/>
                <w:i/>
                <w:sz w:val="20"/>
                <w:szCs w:val="20"/>
                <w:rPrChange w:id="1174" w:author="Shah Ashay" w:date="2018-04-16T16:55:00Z">
                  <w:rPr>
                    <w:rFonts w:asciiTheme="minorHAnsi" w:hAnsiTheme="minorHAnsi"/>
                    <w:b/>
                    <w:i/>
                    <w:sz w:val="20"/>
                    <w:szCs w:val="20"/>
                  </w:rPr>
                </w:rPrChange>
              </w:rPr>
              <w:t>Steam Stream Daily Overview</w:t>
            </w:r>
          </w:p>
          <w:p w14:paraId="0CDF02C3" w14:textId="77777777" w:rsidR="00546513" w:rsidRPr="00D626C8" w:rsidRDefault="00546513" w:rsidP="00546513">
            <w:pPr>
              <w:pStyle w:val="ListParagraph"/>
              <w:keepNext/>
              <w:keepLines/>
              <w:numPr>
                <w:ilvl w:val="0"/>
                <w:numId w:val="28"/>
              </w:numPr>
              <w:rPr>
                <w:rFonts w:cs="Arial"/>
                <w:b/>
                <w:i/>
                <w:sz w:val="20"/>
                <w:szCs w:val="20"/>
                <w:rPrChange w:id="1175" w:author="Shah Ashay" w:date="2018-04-16T16:55:00Z">
                  <w:rPr>
                    <w:rFonts w:asciiTheme="minorHAnsi" w:hAnsiTheme="minorHAnsi"/>
                    <w:b/>
                    <w:i/>
                    <w:sz w:val="20"/>
                    <w:szCs w:val="20"/>
                  </w:rPr>
                </w:rPrChange>
              </w:rPr>
            </w:pPr>
            <w:r w:rsidRPr="00D626C8">
              <w:rPr>
                <w:rFonts w:cs="Arial"/>
                <w:b/>
                <w:i/>
                <w:sz w:val="20"/>
                <w:szCs w:val="20"/>
                <w:rPrChange w:id="1176" w:author="Shah Ashay" w:date="2018-04-16T16:55:00Z">
                  <w:rPr>
                    <w:rFonts w:asciiTheme="minorHAnsi" w:hAnsiTheme="minorHAnsi"/>
                    <w:b/>
                    <w:i/>
                    <w:sz w:val="20"/>
                    <w:szCs w:val="20"/>
                  </w:rPr>
                </w:rPrChange>
              </w:rPr>
              <w:t>Stream Gas Component Analysis</w:t>
            </w:r>
          </w:p>
          <w:p w14:paraId="6279BA18" w14:textId="77777777" w:rsidR="00546513" w:rsidRPr="00D626C8" w:rsidRDefault="00546513" w:rsidP="00546513">
            <w:pPr>
              <w:pStyle w:val="ListParagraph"/>
              <w:keepNext/>
              <w:keepLines/>
              <w:numPr>
                <w:ilvl w:val="0"/>
                <w:numId w:val="28"/>
              </w:numPr>
              <w:rPr>
                <w:rFonts w:cs="Arial"/>
                <w:b/>
                <w:sz w:val="20"/>
                <w:rPrChange w:id="1177" w:author="Shah Ashay" w:date="2018-04-16T16:55:00Z">
                  <w:rPr>
                    <w:rFonts w:asciiTheme="minorHAnsi" w:hAnsiTheme="minorHAnsi"/>
                    <w:b/>
                    <w:sz w:val="20"/>
                  </w:rPr>
                </w:rPrChange>
              </w:rPr>
            </w:pPr>
            <w:r w:rsidRPr="00D626C8">
              <w:rPr>
                <w:rFonts w:cs="Arial"/>
                <w:b/>
                <w:sz w:val="20"/>
                <w:rPrChange w:id="1178" w:author="Shah Ashay" w:date="2018-04-16T16:55:00Z">
                  <w:rPr>
                    <w:rFonts w:asciiTheme="minorHAnsi" w:hAnsiTheme="minorHAnsi"/>
                    <w:b/>
                    <w:sz w:val="20"/>
                  </w:rPr>
                </w:rPrChange>
              </w:rPr>
              <w:t>Water Stream – Totalizer</w:t>
            </w:r>
          </w:p>
          <w:p w14:paraId="72E520F4" w14:textId="77777777" w:rsidR="00546513" w:rsidRPr="00D626C8" w:rsidRDefault="00546513" w:rsidP="00546513">
            <w:pPr>
              <w:pStyle w:val="ListParagraph"/>
              <w:keepNext/>
              <w:keepLines/>
              <w:numPr>
                <w:ilvl w:val="0"/>
                <w:numId w:val="28"/>
              </w:numPr>
              <w:rPr>
                <w:rFonts w:cs="Arial"/>
                <w:b/>
                <w:i/>
                <w:sz w:val="20"/>
                <w:szCs w:val="20"/>
                <w:rPrChange w:id="1179" w:author="Shah Ashay" w:date="2018-04-16T16:55:00Z">
                  <w:rPr>
                    <w:rFonts w:asciiTheme="minorHAnsi" w:hAnsiTheme="minorHAnsi"/>
                    <w:b/>
                    <w:i/>
                    <w:sz w:val="20"/>
                    <w:szCs w:val="20"/>
                  </w:rPr>
                </w:rPrChange>
              </w:rPr>
            </w:pPr>
            <w:r w:rsidRPr="00D626C8">
              <w:rPr>
                <w:rFonts w:cs="Arial"/>
                <w:b/>
                <w:i/>
                <w:sz w:val="20"/>
                <w:szCs w:val="20"/>
                <w:rPrChange w:id="1180" w:author="Shah Ashay" w:date="2018-04-16T16:55:00Z">
                  <w:rPr>
                    <w:rFonts w:asciiTheme="minorHAnsi" w:hAnsiTheme="minorHAnsi"/>
                    <w:b/>
                    <w:i/>
                    <w:sz w:val="20"/>
                    <w:szCs w:val="20"/>
                  </w:rPr>
                </w:rPrChange>
              </w:rPr>
              <w:t>Water Stream Daily Overview</w:t>
            </w:r>
          </w:p>
          <w:p w14:paraId="5B2E229B" w14:textId="77777777" w:rsidR="00546513" w:rsidRPr="00D626C8" w:rsidRDefault="00546513" w:rsidP="00546513">
            <w:pPr>
              <w:pStyle w:val="ListParagraph"/>
              <w:keepNext/>
              <w:keepLines/>
              <w:ind w:left="360"/>
              <w:rPr>
                <w:rFonts w:cs="Arial"/>
                <w:color w:val="808080" w:themeColor="background1" w:themeShade="80"/>
                <w:sz w:val="20"/>
                <w:rPrChange w:id="1181" w:author="Shah Ashay" w:date="2018-04-16T16:55:00Z">
                  <w:rPr>
                    <w:rFonts w:asciiTheme="minorHAnsi" w:hAnsiTheme="minorHAnsi"/>
                    <w:color w:val="808080" w:themeColor="background1" w:themeShade="80"/>
                    <w:sz w:val="20"/>
                  </w:rPr>
                </w:rPrChange>
              </w:rPr>
            </w:pPr>
          </w:p>
        </w:tc>
      </w:tr>
      <w:tr w:rsidR="00546513" w:rsidRPr="00D626C8" w14:paraId="0A3CF2E7" w14:textId="77777777" w:rsidTr="00D626C8">
        <w:trPr>
          <w:cantSplit/>
          <w:trPrChange w:id="1182" w:author="Shah Ashay" w:date="2018-04-16T16:55:00Z">
            <w:trPr>
              <w:cantSplit/>
            </w:trPr>
          </w:trPrChange>
        </w:trPr>
        <w:tc>
          <w:tcPr>
            <w:tcW w:w="382" w:type="pct"/>
            <w:tcPrChange w:id="1183" w:author="Shah Ashay" w:date="2018-04-16T16:55:00Z">
              <w:tcPr>
                <w:tcW w:w="655" w:type="dxa"/>
              </w:tcPr>
            </w:tcPrChange>
          </w:tcPr>
          <w:p w14:paraId="5810A71C" w14:textId="77777777" w:rsidR="00546513" w:rsidRPr="00D626C8" w:rsidRDefault="00546513" w:rsidP="00546513">
            <w:pPr>
              <w:pStyle w:val="TableText"/>
              <w:keepNext/>
              <w:keepLines/>
              <w:numPr>
                <w:ilvl w:val="0"/>
                <w:numId w:val="4"/>
              </w:numPr>
              <w:rPr>
                <w:rFonts w:cs="Arial"/>
                <w:sz w:val="20"/>
                <w:rPrChange w:id="1184" w:author="Shah Ashay" w:date="2018-04-16T16:55:00Z">
                  <w:rPr>
                    <w:rFonts w:asciiTheme="minorHAnsi" w:hAnsiTheme="minorHAnsi"/>
                    <w:sz w:val="20"/>
                  </w:rPr>
                </w:rPrChange>
              </w:rPr>
            </w:pPr>
          </w:p>
        </w:tc>
        <w:tc>
          <w:tcPr>
            <w:tcW w:w="1959" w:type="pct"/>
            <w:tcPrChange w:id="1185" w:author="Shah Ashay" w:date="2018-04-16T16:55:00Z">
              <w:tcPr>
                <w:tcW w:w="3780" w:type="dxa"/>
              </w:tcPr>
            </w:tcPrChange>
          </w:tcPr>
          <w:p w14:paraId="11E7D330" w14:textId="77777777" w:rsidR="00546513" w:rsidRPr="00D626C8" w:rsidRDefault="00546513" w:rsidP="00546513">
            <w:pPr>
              <w:pStyle w:val="TableText"/>
              <w:keepNext/>
              <w:keepLines/>
              <w:rPr>
                <w:rFonts w:cs="Arial"/>
                <w:sz w:val="20"/>
                <w:szCs w:val="20"/>
                <w:rPrChange w:id="1186" w:author="Shah Ashay" w:date="2018-04-16T16:55:00Z">
                  <w:rPr>
                    <w:rFonts w:asciiTheme="minorHAnsi" w:hAnsiTheme="minorHAnsi"/>
                    <w:sz w:val="20"/>
                    <w:szCs w:val="20"/>
                  </w:rPr>
                </w:rPrChange>
              </w:rPr>
            </w:pPr>
            <w:r w:rsidRPr="00D626C8">
              <w:rPr>
                <w:rFonts w:cs="Arial"/>
                <w:sz w:val="20"/>
                <w:szCs w:val="20"/>
                <w:rPrChange w:id="1187" w:author="Shah Ashay" w:date="2018-04-16T16:55:00Z">
                  <w:rPr>
                    <w:rFonts w:asciiTheme="minorHAnsi" w:hAnsiTheme="minorHAnsi"/>
                    <w:sz w:val="20"/>
                    <w:szCs w:val="20"/>
                  </w:rPr>
                </w:rPrChange>
              </w:rPr>
              <w:t xml:space="preserve">Select the proper </w:t>
            </w:r>
            <w:r w:rsidRPr="00D626C8">
              <w:rPr>
                <w:rFonts w:cs="Arial"/>
                <w:b/>
                <w:i/>
                <w:sz w:val="20"/>
                <w:szCs w:val="20"/>
                <w:rPrChange w:id="1188" w:author="Shah Ashay" w:date="2018-04-16T16:55:00Z">
                  <w:rPr>
                    <w:rFonts w:asciiTheme="minorHAnsi" w:hAnsiTheme="minorHAnsi"/>
                    <w:b/>
                    <w:i/>
                    <w:sz w:val="20"/>
                    <w:szCs w:val="20"/>
                  </w:rPr>
                </w:rPrChange>
              </w:rPr>
              <w:t>Stream Set Name</w:t>
            </w:r>
            <w:r w:rsidRPr="00D626C8">
              <w:rPr>
                <w:rFonts w:cs="Arial"/>
                <w:sz w:val="20"/>
                <w:szCs w:val="20"/>
                <w:rPrChange w:id="1189" w:author="Shah Ashay" w:date="2018-04-16T16:55:00Z">
                  <w:rPr>
                    <w:rFonts w:asciiTheme="minorHAnsi" w:hAnsiTheme="minorHAnsi"/>
                    <w:sz w:val="20"/>
                    <w:szCs w:val="20"/>
                  </w:rPr>
                </w:rPrChange>
              </w:rPr>
              <w:t xml:space="preserve"> from the drop-down </w:t>
            </w:r>
          </w:p>
        </w:tc>
        <w:tc>
          <w:tcPr>
            <w:tcW w:w="1092" w:type="pct"/>
            <w:tcPrChange w:id="1190" w:author="Shah Ashay" w:date="2018-04-16T16:55:00Z">
              <w:tcPr>
                <w:tcW w:w="2070" w:type="dxa"/>
              </w:tcPr>
            </w:tcPrChange>
          </w:tcPr>
          <w:p w14:paraId="059D8F24" w14:textId="77777777" w:rsidR="00546513" w:rsidRPr="00D626C8" w:rsidRDefault="00546513" w:rsidP="00546513">
            <w:pPr>
              <w:keepNext/>
              <w:keepLines/>
              <w:rPr>
                <w:rFonts w:cs="Arial"/>
                <w:b/>
                <w:i/>
                <w:sz w:val="20"/>
                <w:szCs w:val="20"/>
                <w:rPrChange w:id="1191" w:author="Shah Ashay" w:date="2018-04-16T16:55:00Z">
                  <w:rPr>
                    <w:rFonts w:asciiTheme="minorHAnsi" w:hAnsiTheme="minorHAnsi"/>
                    <w:b/>
                    <w:i/>
                    <w:sz w:val="20"/>
                    <w:szCs w:val="20"/>
                  </w:rPr>
                </w:rPrChange>
              </w:rPr>
            </w:pPr>
            <w:r w:rsidRPr="00D626C8">
              <w:rPr>
                <w:rFonts w:cs="Arial"/>
                <w:sz w:val="20"/>
                <w:szCs w:val="20"/>
                <w:rPrChange w:id="1192" w:author="Shah Ashay" w:date="2018-04-16T16:55:00Z">
                  <w:rPr>
                    <w:rFonts w:asciiTheme="minorHAnsi" w:hAnsiTheme="minorHAnsi"/>
                    <w:sz w:val="20"/>
                    <w:szCs w:val="20"/>
                  </w:rPr>
                </w:rPrChange>
              </w:rPr>
              <w:t xml:space="preserve">Name  appears in </w:t>
            </w:r>
            <w:r w:rsidRPr="00D626C8">
              <w:rPr>
                <w:rFonts w:cs="Arial"/>
                <w:b/>
                <w:i/>
                <w:sz w:val="20"/>
                <w:szCs w:val="20"/>
                <w:rPrChange w:id="1193" w:author="Shah Ashay" w:date="2018-04-16T16:55:00Z">
                  <w:rPr>
                    <w:rFonts w:asciiTheme="minorHAnsi" w:hAnsiTheme="minorHAnsi"/>
                    <w:b/>
                    <w:i/>
                    <w:sz w:val="20"/>
                    <w:szCs w:val="20"/>
                  </w:rPr>
                </w:rPrChange>
              </w:rPr>
              <w:t>Stream Set Name</w:t>
            </w:r>
          </w:p>
        </w:tc>
        <w:tc>
          <w:tcPr>
            <w:tcW w:w="1567" w:type="pct"/>
            <w:tcPrChange w:id="1194" w:author="Shah Ashay" w:date="2018-04-16T16:55:00Z">
              <w:tcPr>
                <w:tcW w:w="2970" w:type="dxa"/>
              </w:tcPr>
            </w:tcPrChange>
          </w:tcPr>
          <w:p w14:paraId="0888FC1F" w14:textId="77777777" w:rsidR="00546513" w:rsidRPr="00D626C8" w:rsidRDefault="00546513" w:rsidP="00546513">
            <w:pPr>
              <w:pStyle w:val="ListParagraph"/>
              <w:keepNext/>
              <w:keepLines/>
              <w:ind w:left="0"/>
              <w:rPr>
                <w:rFonts w:cs="Arial"/>
                <w:sz w:val="20"/>
                <w:rPrChange w:id="1195" w:author="Shah Ashay" w:date="2018-04-16T16:55:00Z">
                  <w:rPr>
                    <w:rFonts w:asciiTheme="minorHAnsi" w:hAnsiTheme="minorHAnsi"/>
                    <w:sz w:val="20"/>
                  </w:rPr>
                </w:rPrChange>
              </w:rPr>
            </w:pPr>
          </w:p>
        </w:tc>
      </w:tr>
      <w:tr w:rsidR="00546513" w:rsidRPr="00D626C8" w14:paraId="0997EE88" w14:textId="77777777" w:rsidTr="00D626C8">
        <w:trPr>
          <w:cantSplit/>
          <w:trPrChange w:id="1196" w:author="Shah Ashay" w:date="2018-04-16T16:55:00Z">
            <w:trPr>
              <w:cantSplit/>
            </w:trPr>
          </w:trPrChange>
        </w:trPr>
        <w:tc>
          <w:tcPr>
            <w:tcW w:w="382" w:type="pct"/>
            <w:tcPrChange w:id="1197" w:author="Shah Ashay" w:date="2018-04-16T16:55:00Z">
              <w:tcPr>
                <w:tcW w:w="655" w:type="dxa"/>
              </w:tcPr>
            </w:tcPrChange>
          </w:tcPr>
          <w:p w14:paraId="5F3F3FE3" w14:textId="77777777" w:rsidR="00546513" w:rsidRPr="00D626C8" w:rsidRDefault="00546513" w:rsidP="00546513">
            <w:pPr>
              <w:pStyle w:val="TableText"/>
              <w:keepNext/>
              <w:keepLines/>
              <w:numPr>
                <w:ilvl w:val="0"/>
                <w:numId w:val="4"/>
              </w:numPr>
              <w:rPr>
                <w:rFonts w:cs="Arial"/>
                <w:sz w:val="20"/>
                <w:rPrChange w:id="1198" w:author="Shah Ashay" w:date="2018-04-16T16:55:00Z">
                  <w:rPr>
                    <w:rFonts w:asciiTheme="minorHAnsi" w:hAnsiTheme="minorHAnsi"/>
                    <w:sz w:val="20"/>
                  </w:rPr>
                </w:rPrChange>
              </w:rPr>
            </w:pPr>
          </w:p>
        </w:tc>
        <w:tc>
          <w:tcPr>
            <w:tcW w:w="1959" w:type="pct"/>
            <w:tcPrChange w:id="1199" w:author="Shah Ashay" w:date="2018-04-16T16:55:00Z">
              <w:tcPr>
                <w:tcW w:w="3780" w:type="dxa"/>
              </w:tcPr>
            </w:tcPrChange>
          </w:tcPr>
          <w:p w14:paraId="1882DB9B" w14:textId="77777777" w:rsidR="00546513" w:rsidRPr="00D626C8" w:rsidRDefault="00546513" w:rsidP="00546513">
            <w:pPr>
              <w:pStyle w:val="TableText"/>
              <w:keepNext/>
              <w:keepLines/>
              <w:rPr>
                <w:rFonts w:cs="Arial"/>
                <w:sz w:val="20"/>
                <w:szCs w:val="20"/>
                <w:rPrChange w:id="1200" w:author="Shah Ashay" w:date="2018-04-16T16:55:00Z">
                  <w:rPr>
                    <w:rFonts w:asciiTheme="minorHAnsi" w:hAnsiTheme="minorHAnsi"/>
                    <w:sz w:val="20"/>
                    <w:szCs w:val="20"/>
                  </w:rPr>
                </w:rPrChange>
              </w:rPr>
            </w:pPr>
            <w:r w:rsidRPr="00D626C8">
              <w:rPr>
                <w:rFonts w:cs="Arial"/>
                <w:sz w:val="20"/>
                <w:szCs w:val="20"/>
                <w:rPrChange w:id="1201" w:author="Shah Ashay" w:date="2018-04-16T16:55:00Z">
                  <w:rPr>
                    <w:rFonts w:asciiTheme="minorHAnsi" w:hAnsiTheme="minorHAnsi"/>
                    <w:sz w:val="20"/>
                    <w:szCs w:val="20"/>
                  </w:rPr>
                </w:rPrChange>
              </w:rPr>
              <w:t xml:space="preserve">Click the </w:t>
            </w:r>
            <w:r w:rsidRPr="00D626C8">
              <w:rPr>
                <w:rFonts w:cs="Arial"/>
                <w:b/>
                <w:i/>
                <w:sz w:val="20"/>
                <w:szCs w:val="20"/>
                <w:rPrChange w:id="1202" w:author="Shah Ashay" w:date="2018-04-16T16:55:00Z">
                  <w:rPr>
                    <w:rFonts w:asciiTheme="minorHAnsi" w:hAnsiTheme="minorHAnsi"/>
                    <w:b/>
                    <w:i/>
                    <w:sz w:val="20"/>
                    <w:szCs w:val="20"/>
                  </w:rPr>
                </w:rPrChange>
              </w:rPr>
              <w:t>Save</w:t>
            </w:r>
            <w:r w:rsidRPr="00D626C8">
              <w:rPr>
                <w:rFonts w:cs="Arial"/>
                <w:sz w:val="20"/>
                <w:szCs w:val="20"/>
                <w:rPrChange w:id="1203" w:author="Shah Ashay" w:date="2018-04-16T16:55:00Z">
                  <w:rPr>
                    <w:rFonts w:asciiTheme="minorHAnsi" w:hAnsiTheme="minorHAnsi"/>
                    <w:sz w:val="20"/>
                    <w:szCs w:val="20"/>
                  </w:rPr>
                </w:rPrChange>
              </w:rPr>
              <w:t xml:space="preserve"> icon in the Tool Bar</w:t>
            </w:r>
          </w:p>
        </w:tc>
        <w:tc>
          <w:tcPr>
            <w:tcW w:w="1092" w:type="pct"/>
            <w:tcPrChange w:id="1204" w:author="Shah Ashay" w:date="2018-04-16T16:55:00Z">
              <w:tcPr>
                <w:tcW w:w="2070" w:type="dxa"/>
              </w:tcPr>
            </w:tcPrChange>
          </w:tcPr>
          <w:p w14:paraId="6F2F919D" w14:textId="77777777" w:rsidR="00546513" w:rsidRPr="00D626C8" w:rsidRDefault="00546513" w:rsidP="00546513">
            <w:pPr>
              <w:keepNext/>
              <w:keepLines/>
              <w:rPr>
                <w:rFonts w:cs="Arial"/>
                <w:sz w:val="20"/>
                <w:szCs w:val="20"/>
                <w:rPrChange w:id="1205" w:author="Shah Ashay" w:date="2018-04-16T16:55:00Z">
                  <w:rPr>
                    <w:rFonts w:asciiTheme="minorHAnsi" w:hAnsiTheme="minorHAnsi"/>
                    <w:sz w:val="20"/>
                    <w:szCs w:val="20"/>
                  </w:rPr>
                </w:rPrChange>
              </w:rPr>
            </w:pPr>
            <w:r w:rsidRPr="00D626C8">
              <w:rPr>
                <w:rFonts w:cs="Arial"/>
                <w:b/>
                <w:i/>
                <w:sz w:val="20"/>
                <w:szCs w:val="20"/>
                <w:rPrChange w:id="1206" w:author="Shah Ashay" w:date="2018-04-16T16:55:00Z">
                  <w:rPr>
                    <w:rFonts w:asciiTheme="minorHAnsi" w:hAnsiTheme="minorHAnsi"/>
                    <w:b/>
                    <w:i/>
                    <w:sz w:val="20"/>
                    <w:szCs w:val="20"/>
                  </w:rPr>
                </w:rPrChange>
              </w:rPr>
              <w:t>Stream Set Code</w:t>
            </w:r>
            <w:r w:rsidRPr="00D626C8">
              <w:rPr>
                <w:rFonts w:cs="Arial"/>
                <w:sz w:val="20"/>
                <w:szCs w:val="20"/>
                <w:rPrChange w:id="1207" w:author="Shah Ashay" w:date="2018-04-16T16:55:00Z">
                  <w:rPr>
                    <w:rFonts w:asciiTheme="minorHAnsi" w:hAnsiTheme="minorHAnsi"/>
                    <w:sz w:val="20"/>
                    <w:szCs w:val="20"/>
                  </w:rPr>
                </w:rPrChange>
              </w:rPr>
              <w:t xml:space="preserve"> is populated.  </w:t>
            </w:r>
          </w:p>
          <w:p w14:paraId="0EF218BE" w14:textId="77777777" w:rsidR="00546513" w:rsidRPr="00D626C8" w:rsidRDefault="00546513" w:rsidP="00546513">
            <w:pPr>
              <w:keepNext/>
              <w:keepLines/>
              <w:rPr>
                <w:rFonts w:cs="Arial"/>
                <w:sz w:val="20"/>
                <w:szCs w:val="20"/>
                <w:rPrChange w:id="1208" w:author="Shah Ashay" w:date="2018-04-16T16:55:00Z">
                  <w:rPr>
                    <w:rFonts w:asciiTheme="minorHAnsi" w:hAnsiTheme="minorHAnsi"/>
                    <w:sz w:val="20"/>
                    <w:szCs w:val="20"/>
                  </w:rPr>
                </w:rPrChange>
              </w:rPr>
            </w:pPr>
          </w:p>
          <w:p w14:paraId="78ABE94B" w14:textId="77777777" w:rsidR="00546513" w:rsidRPr="00D626C8" w:rsidRDefault="00546513" w:rsidP="00546513">
            <w:pPr>
              <w:keepNext/>
              <w:keepLines/>
              <w:rPr>
                <w:rFonts w:cs="Arial"/>
                <w:b/>
                <w:i/>
                <w:sz w:val="20"/>
                <w:szCs w:val="20"/>
                <w:rPrChange w:id="1209" w:author="Shah Ashay" w:date="2018-04-16T16:55:00Z">
                  <w:rPr>
                    <w:rFonts w:asciiTheme="minorHAnsi" w:hAnsiTheme="minorHAnsi"/>
                    <w:b/>
                    <w:i/>
                    <w:sz w:val="20"/>
                    <w:szCs w:val="20"/>
                  </w:rPr>
                </w:rPrChange>
              </w:rPr>
            </w:pPr>
            <w:r w:rsidRPr="00D626C8">
              <w:rPr>
                <w:rFonts w:cs="Arial"/>
                <w:sz w:val="20"/>
                <w:szCs w:val="20"/>
                <w:rPrChange w:id="1210" w:author="Shah Ashay" w:date="2018-04-16T16:55:00Z">
                  <w:rPr>
                    <w:rFonts w:asciiTheme="minorHAnsi" w:hAnsiTheme="minorHAnsi"/>
                    <w:sz w:val="20"/>
                    <w:szCs w:val="20"/>
                  </w:rPr>
                </w:rPrChange>
              </w:rPr>
              <w:t>All streams in the Facility Class 1 selected in the Navigator that are assigned to the same stream set are listed in the Data Window.</w:t>
            </w:r>
          </w:p>
        </w:tc>
        <w:tc>
          <w:tcPr>
            <w:tcW w:w="1567" w:type="pct"/>
            <w:tcPrChange w:id="1211" w:author="Shah Ashay" w:date="2018-04-16T16:55:00Z">
              <w:tcPr>
                <w:tcW w:w="2970" w:type="dxa"/>
              </w:tcPr>
            </w:tcPrChange>
          </w:tcPr>
          <w:p w14:paraId="7621CBE4" w14:textId="77777777" w:rsidR="00546513" w:rsidRPr="00D626C8" w:rsidRDefault="00546513" w:rsidP="00546513">
            <w:pPr>
              <w:keepNext/>
              <w:keepLines/>
              <w:rPr>
                <w:rFonts w:cs="Arial"/>
                <w:sz w:val="20"/>
                <w:rPrChange w:id="1212" w:author="Shah Ashay" w:date="2018-04-16T16:55:00Z">
                  <w:rPr>
                    <w:rFonts w:asciiTheme="minorHAnsi" w:hAnsiTheme="minorHAnsi"/>
                    <w:sz w:val="20"/>
                  </w:rPr>
                </w:rPrChange>
              </w:rPr>
            </w:pPr>
            <w:r w:rsidRPr="00D626C8">
              <w:rPr>
                <w:rFonts w:cs="Arial"/>
                <w:sz w:val="20"/>
                <w:rPrChange w:id="1213" w:author="Shah Ashay" w:date="2018-04-16T16:55:00Z">
                  <w:rPr>
                    <w:rFonts w:asciiTheme="minorHAnsi" w:hAnsiTheme="minorHAnsi"/>
                    <w:sz w:val="20"/>
                  </w:rPr>
                </w:rPrChange>
              </w:rPr>
              <w:t xml:space="preserve">Stream Set Names and corresponding Codes are listed in the </w:t>
            </w:r>
            <w:r w:rsidRPr="00D626C8">
              <w:rPr>
                <w:rFonts w:cs="Arial"/>
                <w:b/>
                <w:i/>
                <w:sz w:val="20"/>
                <w:rPrChange w:id="1214" w:author="Shah Ashay" w:date="2018-04-16T16:55:00Z">
                  <w:rPr>
                    <w:rFonts w:asciiTheme="minorHAnsi" w:hAnsiTheme="minorHAnsi"/>
                    <w:b/>
                    <w:i/>
                    <w:sz w:val="20"/>
                  </w:rPr>
                </w:rPrChange>
              </w:rPr>
              <w:t>Stream Set</w:t>
            </w:r>
            <w:r w:rsidRPr="00D626C8">
              <w:rPr>
                <w:rFonts w:cs="Arial"/>
                <w:sz w:val="20"/>
                <w:rPrChange w:id="1215" w:author="Shah Ashay" w:date="2018-04-16T16:55:00Z">
                  <w:rPr>
                    <w:rFonts w:asciiTheme="minorHAnsi" w:hAnsiTheme="minorHAnsi"/>
                    <w:sz w:val="20"/>
                  </w:rPr>
                </w:rPrChange>
              </w:rPr>
              <w:t xml:space="preserve"> screen.</w:t>
            </w:r>
          </w:p>
        </w:tc>
      </w:tr>
      <w:tr w:rsidR="00546513" w:rsidRPr="00D626C8" w14:paraId="213AAF34" w14:textId="77777777" w:rsidTr="00D626C8">
        <w:trPr>
          <w:cantSplit/>
          <w:trPrChange w:id="1216" w:author="Shah Ashay" w:date="2018-04-16T16:55:00Z">
            <w:trPr>
              <w:cantSplit/>
            </w:trPr>
          </w:trPrChange>
        </w:trPr>
        <w:tc>
          <w:tcPr>
            <w:tcW w:w="382" w:type="pct"/>
            <w:tcPrChange w:id="1217" w:author="Shah Ashay" w:date="2018-04-16T16:55:00Z">
              <w:tcPr>
                <w:tcW w:w="655" w:type="dxa"/>
              </w:tcPr>
            </w:tcPrChange>
          </w:tcPr>
          <w:p w14:paraId="24A67EE5" w14:textId="77777777" w:rsidR="00546513" w:rsidRPr="00D626C8" w:rsidRDefault="00546513" w:rsidP="00546513">
            <w:pPr>
              <w:pStyle w:val="TableText"/>
              <w:keepNext/>
              <w:keepLines/>
              <w:numPr>
                <w:ilvl w:val="0"/>
                <w:numId w:val="4"/>
              </w:numPr>
              <w:rPr>
                <w:rFonts w:cs="Arial"/>
                <w:sz w:val="20"/>
                <w:rPrChange w:id="1218" w:author="Shah Ashay" w:date="2018-04-16T16:55:00Z">
                  <w:rPr>
                    <w:rFonts w:asciiTheme="minorHAnsi" w:hAnsiTheme="minorHAnsi"/>
                    <w:sz w:val="20"/>
                  </w:rPr>
                </w:rPrChange>
              </w:rPr>
            </w:pPr>
          </w:p>
        </w:tc>
        <w:tc>
          <w:tcPr>
            <w:tcW w:w="1959" w:type="pct"/>
            <w:tcPrChange w:id="1219" w:author="Shah Ashay" w:date="2018-04-16T16:55:00Z">
              <w:tcPr>
                <w:tcW w:w="3780" w:type="dxa"/>
              </w:tcPr>
            </w:tcPrChange>
          </w:tcPr>
          <w:p w14:paraId="225EE678" w14:textId="77777777" w:rsidR="00546513" w:rsidRPr="00D626C8" w:rsidRDefault="00546513" w:rsidP="00546513">
            <w:pPr>
              <w:pStyle w:val="TableText"/>
              <w:keepNext/>
              <w:keepLines/>
              <w:rPr>
                <w:rFonts w:cs="Arial"/>
                <w:sz w:val="20"/>
                <w:szCs w:val="20"/>
                <w:rPrChange w:id="1220" w:author="Shah Ashay" w:date="2018-04-16T16:55:00Z">
                  <w:rPr>
                    <w:rFonts w:asciiTheme="minorHAnsi" w:hAnsiTheme="minorHAnsi"/>
                    <w:sz w:val="20"/>
                    <w:szCs w:val="20"/>
                  </w:rPr>
                </w:rPrChange>
              </w:rPr>
            </w:pPr>
            <w:r w:rsidRPr="00D626C8">
              <w:rPr>
                <w:rFonts w:cs="Arial"/>
                <w:b/>
                <w:i/>
                <w:sz w:val="20"/>
                <w:szCs w:val="20"/>
                <w:rPrChange w:id="1221" w:author="Shah Ashay" w:date="2018-04-16T16:55:00Z">
                  <w:rPr>
                    <w:rFonts w:asciiTheme="minorHAnsi" w:hAnsiTheme="minorHAnsi"/>
                    <w:b/>
                    <w:i/>
                    <w:sz w:val="20"/>
                    <w:szCs w:val="20"/>
                  </w:rPr>
                </w:rPrChange>
              </w:rPr>
              <w:t>Maintain Stream Reference Values</w:t>
            </w:r>
            <w:r w:rsidRPr="00D626C8">
              <w:rPr>
                <w:rFonts w:cs="Arial"/>
                <w:sz w:val="20"/>
                <w:szCs w:val="20"/>
                <w:rPrChange w:id="1222" w:author="Shah Ashay" w:date="2018-04-16T16:55:00Z">
                  <w:rPr>
                    <w:rFonts w:asciiTheme="minorHAnsi" w:hAnsiTheme="minorHAnsi"/>
                    <w:sz w:val="20"/>
                    <w:szCs w:val="20"/>
                  </w:rPr>
                </w:rPrChange>
              </w:rPr>
              <w:t xml:space="preserve"> screen</w:t>
            </w:r>
          </w:p>
          <w:p w14:paraId="2DBC43D1" w14:textId="77777777" w:rsidR="00546513" w:rsidRPr="00D626C8" w:rsidRDefault="00546513" w:rsidP="00546513">
            <w:pPr>
              <w:pStyle w:val="TableText"/>
              <w:keepNext/>
              <w:keepLines/>
              <w:ind w:firstLine="720"/>
              <w:rPr>
                <w:rFonts w:cs="Arial"/>
                <w:sz w:val="20"/>
                <w:szCs w:val="20"/>
                <w:rPrChange w:id="1223" w:author="Shah Ashay" w:date="2018-04-16T16:55:00Z">
                  <w:rPr>
                    <w:rFonts w:asciiTheme="minorHAnsi" w:hAnsiTheme="minorHAnsi"/>
                    <w:sz w:val="20"/>
                    <w:szCs w:val="20"/>
                  </w:rPr>
                </w:rPrChange>
              </w:rPr>
            </w:pPr>
          </w:p>
        </w:tc>
        <w:tc>
          <w:tcPr>
            <w:tcW w:w="1092" w:type="pct"/>
            <w:tcPrChange w:id="1224" w:author="Shah Ashay" w:date="2018-04-16T16:55:00Z">
              <w:tcPr>
                <w:tcW w:w="2070" w:type="dxa"/>
              </w:tcPr>
            </w:tcPrChange>
          </w:tcPr>
          <w:p w14:paraId="2A826193" w14:textId="77777777" w:rsidR="00546513" w:rsidRPr="00D626C8" w:rsidRDefault="00546513" w:rsidP="00546513">
            <w:pPr>
              <w:keepNext/>
              <w:keepLines/>
              <w:rPr>
                <w:rFonts w:cs="Arial"/>
                <w:sz w:val="20"/>
                <w:szCs w:val="20"/>
                <w:rPrChange w:id="1225" w:author="Shah Ashay" w:date="2018-04-16T16:55:00Z">
                  <w:rPr>
                    <w:rFonts w:asciiTheme="minorHAnsi" w:hAnsiTheme="minorHAnsi"/>
                    <w:sz w:val="20"/>
                    <w:szCs w:val="20"/>
                  </w:rPr>
                </w:rPrChange>
              </w:rPr>
            </w:pPr>
          </w:p>
        </w:tc>
        <w:tc>
          <w:tcPr>
            <w:tcW w:w="1567" w:type="pct"/>
            <w:tcPrChange w:id="1226" w:author="Shah Ashay" w:date="2018-04-16T16:55:00Z">
              <w:tcPr>
                <w:tcW w:w="2970" w:type="dxa"/>
              </w:tcPr>
            </w:tcPrChange>
          </w:tcPr>
          <w:p w14:paraId="66E6042A" w14:textId="77777777" w:rsidR="00546513" w:rsidRPr="00D626C8" w:rsidRDefault="00546513" w:rsidP="00546513">
            <w:pPr>
              <w:keepNext/>
              <w:keepLines/>
              <w:rPr>
                <w:rFonts w:cs="Arial"/>
                <w:sz w:val="20"/>
                <w:rPrChange w:id="1227" w:author="Shah Ashay" w:date="2018-04-16T16:55:00Z">
                  <w:rPr>
                    <w:rFonts w:asciiTheme="minorHAnsi" w:hAnsiTheme="minorHAnsi"/>
                    <w:sz w:val="20"/>
                  </w:rPr>
                </w:rPrChange>
              </w:rPr>
            </w:pPr>
          </w:p>
        </w:tc>
      </w:tr>
      <w:tr w:rsidR="00546513" w:rsidRPr="00D626C8" w14:paraId="39BCE98E" w14:textId="77777777" w:rsidTr="00D626C8">
        <w:trPr>
          <w:cantSplit/>
          <w:trPrChange w:id="1228" w:author="Shah Ashay" w:date="2018-04-16T16:55:00Z">
            <w:trPr>
              <w:cantSplit/>
            </w:trPr>
          </w:trPrChange>
        </w:trPr>
        <w:tc>
          <w:tcPr>
            <w:tcW w:w="382" w:type="pct"/>
            <w:tcPrChange w:id="1229" w:author="Shah Ashay" w:date="2018-04-16T16:55:00Z">
              <w:tcPr>
                <w:tcW w:w="655" w:type="dxa"/>
              </w:tcPr>
            </w:tcPrChange>
          </w:tcPr>
          <w:p w14:paraId="63601F9A" w14:textId="77777777" w:rsidR="00546513" w:rsidRPr="00D626C8" w:rsidRDefault="00546513" w:rsidP="00546513">
            <w:pPr>
              <w:pStyle w:val="TableText"/>
              <w:keepNext/>
              <w:keepLines/>
              <w:numPr>
                <w:ilvl w:val="0"/>
                <w:numId w:val="4"/>
              </w:numPr>
              <w:rPr>
                <w:rFonts w:cs="Arial"/>
                <w:sz w:val="20"/>
                <w:rPrChange w:id="1230" w:author="Shah Ashay" w:date="2018-04-16T16:55:00Z">
                  <w:rPr>
                    <w:rFonts w:asciiTheme="minorHAnsi" w:hAnsiTheme="minorHAnsi"/>
                    <w:sz w:val="20"/>
                  </w:rPr>
                </w:rPrChange>
              </w:rPr>
            </w:pPr>
          </w:p>
        </w:tc>
        <w:tc>
          <w:tcPr>
            <w:tcW w:w="1959" w:type="pct"/>
            <w:tcPrChange w:id="1231" w:author="Shah Ashay" w:date="2018-04-16T16:55:00Z">
              <w:tcPr>
                <w:tcW w:w="3780" w:type="dxa"/>
              </w:tcPr>
            </w:tcPrChange>
          </w:tcPr>
          <w:p w14:paraId="79A93C3F" w14:textId="77777777" w:rsidR="00546513" w:rsidRPr="00D626C8" w:rsidRDefault="00546513" w:rsidP="00546513">
            <w:pPr>
              <w:pStyle w:val="TableText"/>
              <w:keepNext/>
              <w:keepLines/>
              <w:rPr>
                <w:rFonts w:cs="Arial"/>
                <w:sz w:val="20"/>
                <w:szCs w:val="20"/>
                <w:rPrChange w:id="1232" w:author="Shah Ashay" w:date="2018-04-16T16:55:00Z">
                  <w:rPr>
                    <w:rFonts w:asciiTheme="minorHAnsi" w:hAnsiTheme="minorHAnsi"/>
                    <w:sz w:val="20"/>
                    <w:szCs w:val="20"/>
                  </w:rPr>
                </w:rPrChange>
              </w:rPr>
            </w:pPr>
            <w:r w:rsidRPr="00D626C8">
              <w:rPr>
                <w:rFonts w:cs="Arial"/>
                <w:sz w:val="20"/>
                <w:szCs w:val="20"/>
                <w:rPrChange w:id="1233" w:author="Shah Ashay" w:date="2018-04-16T16:55:00Z">
                  <w:rPr>
                    <w:rFonts w:asciiTheme="minorHAnsi" w:hAnsiTheme="minorHAnsi"/>
                    <w:sz w:val="20"/>
                    <w:szCs w:val="20"/>
                  </w:rPr>
                </w:rPrChange>
              </w:rPr>
              <w:t xml:space="preserve">Navigate to the </w:t>
            </w:r>
            <w:r w:rsidRPr="00D626C8">
              <w:rPr>
                <w:rFonts w:cs="Arial"/>
                <w:b/>
                <w:i/>
                <w:sz w:val="20"/>
                <w:szCs w:val="20"/>
                <w:rPrChange w:id="1234" w:author="Shah Ashay" w:date="2018-04-16T16:55:00Z">
                  <w:rPr>
                    <w:rFonts w:asciiTheme="minorHAnsi" w:hAnsiTheme="minorHAnsi"/>
                    <w:b/>
                    <w:i/>
                    <w:sz w:val="20"/>
                    <w:szCs w:val="20"/>
                  </w:rPr>
                </w:rPrChange>
              </w:rPr>
              <w:t>Maintain Stream Reference Values</w:t>
            </w:r>
            <w:r w:rsidRPr="00D626C8">
              <w:rPr>
                <w:rFonts w:cs="Arial"/>
                <w:sz w:val="20"/>
                <w:szCs w:val="20"/>
                <w:rPrChange w:id="1235" w:author="Shah Ashay" w:date="2018-04-16T16:55:00Z">
                  <w:rPr>
                    <w:rFonts w:asciiTheme="minorHAnsi" w:hAnsiTheme="minorHAnsi"/>
                    <w:sz w:val="20"/>
                    <w:szCs w:val="20"/>
                  </w:rPr>
                </w:rPrChange>
              </w:rPr>
              <w:t xml:space="preserve"> screen</w:t>
            </w:r>
          </w:p>
          <w:p w14:paraId="6C792CE7" w14:textId="77777777" w:rsidR="00546513" w:rsidRPr="00D626C8" w:rsidRDefault="00546513" w:rsidP="00546513">
            <w:pPr>
              <w:pStyle w:val="TableText"/>
              <w:keepNext/>
              <w:keepLines/>
              <w:rPr>
                <w:rFonts w:cs="Arial"/>
                <w:i/>
                <w:sz w:val="20"/>
                <w:szCs w:val="20"/>
                <w:rPrChange w:id="1236" w:author="Shah Ashay" w:date="2018-04-16T16:55:00Z">
                  <w:rPr>
                    <w:rFonts w:asciiTheme="minorHAnsi" w:hAnsiTheme="minorHAnsi"/>
                    <w:i/>
                    <w:sz w:val="20"/>
                    <w:szCs w:val="20"/>
                  </w:rPr>
                </w:rPrChange>
              </w:rPr>
            </w:pPr>
            <w:r w:rsidRPr="00D626C8">
              <w:rPr>
                <w:rFonts w:cs="Arial"/>
                <w:i/>
                <w:sz w:val="20"/>
                <w:szCs w:val="20"/>
                <w:rPrChange w:id="1237" w:author="Shah Ashay" w:date="2018-04-16T16:55:00Z">
                  <w:rPr>
                    <w:rFonts w:asciiTheme="minorHAnsi" w:hAnsiTheme="minorHAnsi"/>
                    <w:i/>
                    <w:sz w:val="20"/>
                    <w:szCs w:val="20"/>
                  </w:rPr>
                </w:rPrChange>
              </w:rPr>
              <w:t xml:space="preserve">Administration </w:t>
            </w:r>
            <w:r w:rsidRPr="00D626C8">
              <w:rPr>
                <w:rFonts w:cs="Arial"/>
                <w:i/>
                <w:sz w:val="20"/>
                <w:szCs w:val="20"/>
                <w:rPrChange w:id="1238" w:author="Shah Ashay" w:date="2018-04-16T16:55:00Z">
                  <w:rPr>
                    <w:rFonts w:asciiTheme="minorHAnsi" w:hAnsiTheme="minorHAnsi"/>
                    <w:i/>
                    <w:sz w:val="20"/>
                    <w:szCs w:val="20"/>
                  </w:rPr>
                </w:rPrChange>
              </w:rPr>
              <w:sym w:font="Wingdings" w:char="F0E0"/>
            </w:r>
            <w:r w:rsidRPr="00D626C8">
              <w:rPr>
                <w:rFonts w:cs="Arial"/>
                <w:i/>
                <w:sz w:val="20"/>
                <w:szCs w:val="20"/>
                <w:rPrChange w:id="1239" w:author="Shah Ashay" w:date="2018-04-16T16:55:00Z">
                  <w:rPr>
                    <w:rFonts w:asciiTheme="minorHAnsi" w:hAnsiTheme="minorHAnsi"/>
                    <w:i/>
                    <w:sz w:val="20"/>
                    <w:szCs w:val="20"/>
                  </w:rPr>
                </w:rPrChange>
              </w:rPr>
              <w:t xml:space="preserve"> Assets </w:t>
            </w:r>
            <w:r w:rsidRPr="00D626C8">
              <w:rPr>
                <w:rFonts w:cs="Arial"/>
                <w:i/>
                <w:sz w:val="20"/>
                <w:szCs w:val="20"/>
                <w:rPrChange w:id="1240" w:author="Shah Ashay" w:date="2018-04-16T16:55:00Z">
                  <w:rPr>
                    <w:rFonts w:asciiTheme="minorHAnsi" w:hAnsiTheme="minorHAnsi"/>
                    <w:i/>
                    <w:sz w:val="20"/>
                    <w:szCs w:val="20"/>
                  </w:rPr>
                </w:rPrChange>
              </w:rPr>
              <w:sym w:font="Wingdings" w:char="F0E0"/>
            </w:r>
            <w:r w:rsidRPr="00D626C8">
              <w:rPr>
                <w:rFonts w:cs="Arial"/>
                <w:i/>
                <w:sz w:val="20"/>
                <w:szCs w:val="20"/>
                <w:rPrChange w:id="1241" w:author="Shah Ashay" w:date="2018-04-16T16:55:00Z">
                  <w:rPr>
                    <w:rFonts w:asciiTheme="minorHAnsi" w:hAnsiTheme="minorHAnsi"/>
                    <w:i/>
                    <w:sz w:val="20"/>
                    <w:szCs w:val="20"/>
                  </w:rPr>
                </w:rPrChange>
              </w:rPr>
              <w:t xml:space="preserve"> Stream Objects </w:t>
            </w:r>
            <w:r w:rsidRPr="00D626C8">
              <w:rPr>
                <w:rFonts w:cs="Arial"/>
                <w:i/>
                <w:sz w:val="20"/>
                <w:szCs w:val="20"/>
                <w:rPrChange w:id="1242" w:author="Shah Ashay" w:date="2018-04-16T16:55:00Z">
                  <w:rPr>
                    <w:rFonts w:asciiTheme="minorHAnsi" w:hAnsiTheme="minorHAnsi"/>
                    <w:i/>
                    <w:sz w:val="20"/>
                    <w:szCs w:val="20"/>
                  </w:rPr>
                </w:rPrChange>
              </w:rPr>
              <w:sym w:font="Wingdings" w:char="F0E0"/>
            </w:r>
            <w:r w:rsidRPr="00D626C8">
              <w:rPr>
                <w:rFonts w:cs="Arial"/>
                <w:i/>
                <w:sz w:val="20"/>
                <w:szCs w:val="20"/>
                <w:rPrChange w:id="1243" w:author="Shah Ashay" w:date="2018-04-16T16:55:00Z">
                  <w:rPr>
                    <w:rFonts w:asciiTheme="minorHAnsi" w:hAnsiTheme="minorHAnsi"/>
                    <w:i/>
                    <w:sz w:val="20"/>
                    <w:szCs w:val="20"/>
                  </w:rPr>
                </w:rPrChange>
              </w:rPr>
              <w:t xml:space="preserve"> Maintain Stream Reference Values</w:t>
            </w:r>
          </w:p>
          <w:p w14:paraId="7FBC8908" w14:textId="77777777" w:rsidR="00546513" w:rsidRPr="00D626C8" w:rsidRDefault="00546513" w:rsidP="00546513">
            <w:pPr>
              <w:pStyle w:val="TableText"/>
              <w:keepNext/>
              <w:keepLines/>
              <w:rPr>
                <w:rFonts w:cs="Arial"/>
                <w:sz w:val="20"/>
                <w:szCs w:val="20"/>
                <w:rPrChange w:id="1244" w:author="Shah Ashay" w:date="2018-04-16T16:55:00Z">
                  <w:rPr>
                    <w:rFonts w:asciiTheme="minorHAnsi" w:hAnsiTheme="minorHAnsi"/>
                    <w:sz w:val="20"/>
                    <w:szCs w:val="20"/>
                  </w:rPr>
                </w:rPrChange>
              </w:rPr>
            </w:pPr>
          </w:p>
        </w:tc>
        <w:tc>
          <w:tcPr>
            <w:tcW w:w="1092" w:type="pct"/>
            <w:tcPrChange w:id="1245" w:author="Shah Ashay" w:date="2018-04-16T16:55:00Z">
              <w:tcPr>
                <w:tcW w:w="2070" w:type="dxa"/>
              </w:tcPr>
            </w:tcPrChange>
          </w:tcPr>
          <w:p w14:paraId="7EE2067E" w14:textId="77777777" w:rsidR="00546513" w:rsidRPr="00D626C8" w:rsidRDefault="00546513" w:rsidP="00546513">
            <w:pPr>
              <w:keepNext/>
              <w:keepLines/>
              <w:rPr>
                <w:rFonts w:cs="Arial"/>
                <w:sz w:val="20"/>
                <w:szCs w:val="20"/>
                <w:rPrChange w:id="1246" w:author="Shah Ashay" w:date="2018-04-16T16:55:00Z">
                  <w:rPr>
                    <w:rFonts w:asciiTheme="minorHAnsi" w:hAnsiTheme="minorHAnsi"/>
                    <w:sz w:val="20"/>
                    <w:szCs w:val="20"/>
                  </w:rPr>
                </w:rPrChange>
              </w:rPr>
            </w:pPr>
            <w:r w:rsidRPr="00D626C8">
              <w:rPr>
                <w:rFonts w:cs="Arial"/>
                <w:sz w:val="20"/>
                <w:szCs w:val="20"/>
                <w:rPrChange w:id="1247" w:author="Shah Ashay" w:date="2018-04-16T16:55:00Z">
                  <w:rPr>
                    <w:rFonts w:asciiTheme="minorHAnsi" w:hAnsiTheme="minorHAnsi"/>
                    <w:sz w:val="20"/>
                    <w:szCs w:val="20"/>
                  </w:rPr>
                </w:rPrChange>
              </w:rPr>
              <w:t xml:space="preserve">In the Navigator, the date and hierarchy are retained from the </w:t>
            </w:r>
            <w:r w:rsidRPr="00D626C8">
              <w:rPr>
                <w:rFonts w:cs="Arial"/>
                <w:b/>
                <w:i/>
                <w:sz w:val="20"/>
                <w:szCs w:val="20"/>
                <w:rPrChange w:id="1248" w:author="Shah Ashay" w:date="2018-04-16T16:55:00Z">
                  <w:rPr>
                    <w:rFonts w:asciiTheme="minorHAnsi" w:hAnsiTheme="minorHAnsi"/>
                    <w:b/>
                    <w:i/>
                    <w:sz w:val="20"/>
                    <w:szCs w:val="20"/>
                  </w:rPr>
                </w:rPrChange>
              </w:rPr>
              <w:t>Stream Set List</w:t>
            </w:r>
            <w:r w:rsidRPr="00D626C8">
              <w:rPr>
                <w:rFonts w:cs="Arial"/>
                <w:sz w:val="20"/>
                <w:szCs w:val="20"/>
                <w:rPrChange w:id="1249" w:author="Shah Ashay" w:date="2018-04-16T16:55:00Z">
                  <w:rPr>
                    <w:rFonts w:asciiTheme="minorHAnsi" w:hAnsiTheme="minorHAnsi"/>
                    <w:sz w:val="20"/>
                    <w:szCs w:val="20"/>
                  </w:rPr>
                </w:rPrChange>
              </w:rPr>
              <w:t xml:space="preserve"> screen.</w:t>
            </w:r>
          </w:p>
          <w:p w14:paraId="40200317" w14:textId="77777777" w:rsidR="00546513" w:rsidRPr="00D626C8" w:rsidRDefault="00546513" w:rsidP="00546513">
            <w:pPr>
              <w:keepNext/>
              <w:keepLines/>
              <w:rPr>
                <w:rFonts w:cs="Arial"/>
                <w:sz w:val="20"/>
                <w:szCs w:val="20"/>
                <w:rPrChange w:id="1250" w:author="Shah Ashay" w:date="2018-04-16T16:55:00Z">
                  <w:rPr>
                    <w:rFonts w:asciiTheme="minorHAnsi" w:hAnsiTheme="minorHAnsi"/>
                    <w:sz w:val="20"/>
                    <w:szCs w:val="20"/>
                  </w:rPr>
                </w:rPrChange>
              </w:rPr>
            </w:pPr>
          </w:p>
          <w:p w14:paraId="272351D0" w14:textId="77777777" w:rsidR="00546513" w:rsidRPr="00D626C8" w:rsidRDefault="00546513" w:rsidP="00546513">
            <w:pPr>
              <w:keepNext/>
              <w:keepLines/>
              <w:rPr>
                <w:rFonts w:cs="Arial"/>
                <w:sz w:val="20"/>
                <w:szCs w:val="20"/>
                <w:rPrChange w:id="1251" w:author="Shah Ashay" w:date="2018-04-16T16:55:00Z">
                  <w:rPr>
                    <w:rFonts w:asciiTheme="minorHAnsi" w:hAnsiTheme="minorHAnsi"/>
                    <w:sz w:val="20"/>
                    <w:szCs w:val="20"/>
                  </w:rPr>
                </w:rPrChange>
              </w:rPr>
            </w:pPr>
          </w:p>
        </w:tc>
        <w:tc>
          <w:tcPr>
            <w:tcW w:w="1567" w:type="pct"/>
            <w:tcPrChange w:id="1252" w:author="Shah Ashay" w:date="2018-04-16T16:55:00Z">
              <w:tcPr>
                <w:tcW w:w="2970" w:type="dxa"/>
              </w:tcPr>
            </w:tcPrChange>
          </w:tcPr>
          <w:p w14:paraId="110664D8" w14:textId="77777777" w:rsidR="00546513" w:rsidRPr="00D626C8" w:rsidRDefault="00546513" w:rsidP="00546513">
            <w:pPr>
              <w:keepNext/>
              <w:keepLines/>
              <w:rPr>
                <w:rFonts w:cs="Arial"/>
                <w:sz w:val="20"/>
                <w:rPrChange w:id="1253" w:author="Shah Ashay" w:date="2018-04-16T16:55:00Z">
                  <w:rPr>
                    <w:rFonts w:asciiTheme="minorHAnsi" w:hAnsiTheme="minorHAnsi"/>
                    <w:sz w:val="20"/>
                  </w:rPr>
                </w:rPrChange>
              </w:rPr>
            </w:pPr>
            <w:r w:rsidRPr="00D626C8">
              <w:rPr>
                <w:rFonts w:cs="Arial"/>
                <w:sz w:val="20"/>
                <w:rPrChange w:id="1254" w:author="Shah Ashay" w:date="2018-04-16T16:55:00Z">
                  <w:rPr>
                    <w:rFonts w:asciiTheme="minorHAnsi" w:hAnsiTheme="minorHAnsi"/>
                    <w:sz w:val="20"/>
                  </w:rPr>
                </w:rPrChange>
              </w:rPr>
              <w:t>Normal updated fields-</w:t>
            </w:r>
          </w:p>
          <w:p w14:paraId="3D576280" w14:textId="77777777" w:rsidR="00546513" w:rsidRPr="00D626C8" w:rsidRDefault="00546513" w:rsidP="00546513">
            <w:pPr>
              <w:keepNext/>
              <w:keepLines/>
              <w:rPr>
                <w:rFonts w:cs="Arial"/>
                <w:sz w:val="20"/>
                <w:rPrChange w:id="1255" w:author="Shah Ashay" w:date="2018-04-16T16:55:00Z">
                  <w:rPr>
                    <w:rFonts w:asciiTheme="minorHAnsi" w:hAnsiTheme="minorHAnsi"/>
                    <w:sz w:val="20"/>
                  </w:rPr>
                </w:rPrChange>
              </w:rPr>
            </w:pPr>
          </w:p>
          <w:p w14:paraId="5C6A8C89" w14:textId="77777777" w:rsidR="00546513" w:rsidRPr="00D626C8" w:rsidRDefault="00546513" w:rsidP="00546513">
            <w:pPr>
              <w:pStyle w:val="ListParagraph"/>
              <w:keepNext/>
              <w:keepLines/>
              <w:numPr>
                <w:ilvl w:val="0"/>
                <w:numId w:val="37"/>
              </w:numPr>
              <w:rPr>
                <w:rFonts w:cs="Arial"/>
                <w:sz w:val="20"/>
                <w:rPrChange w:id="1256" w:author="Shah Ashay" w:date="2018-04-16T16:55:00Z">
                  <w:rPr>
                    <w:rFonts w:asciiTheme="minorHAnsi" w:hAnsiTheme="minorHAnsi"/>
                    <w:sz w:val="20"/>
                  </w:rPr>
                </w:rPrChange>
              </w:rPr>
            </w:pPr>
            <w:r w:rsidRPr="00D626C8">
              <w:rPr>
                <w:rFonts w:cs="Arial"/>
                <w:sz w:val="20"/>
                <w:rPrChange w:id="1257" w:author="Shah Ashay" w:date="2018-04-16T16:55:00Z">
                  <w:rPr>
                    <w:rFonts w:asciiTheme="minorHAnsi" w:hAnsiTheme="minorHAnsi"/>
                    <w:sz w:val="20"/>
                  </w:rPr>
                </w:rPrChange>
              </w:rPr>
              <w:t>Meter Factor</w:t>
            </w:r>
          </w:p>
          <w:p w14:paraId="7E9E3AE8" w14:textId="77777777" w:rsidR="00546513" w:rsidRPr="00D626C8" w:rsidRDefault="00546513" w:rsidP="00546513">
            <w:pPr>
              <w:pStyle w:val="ListParagraph"/>
              <w:keepNext/>
              <w:keepLines/>
              <w:numPr>
                <w:ilvl w:val="0"/>
                <w:numId w:val="37"/>
              </w:numPr>
              <w:rPr>
                <w:rFonts w:cs="Arial"/>
                <w:sz w:val="20"/>
                <w:rPrChange w:id="1258" w:author="Shah Ashay" w:date="2018-04-16T16:55:00Z">
                  <w:rPr>
                    <w:rFonts w:asciiTheme="minorHAnsi" w:hAnsiTheme="minorHAnsi"/>
                    <w:sz w:val="20"/>
                  </w:rPr>
                </w:rPrChange>
              </w:rPr>
            </w:pPr>
            <w:r w:rsidRPr="00D626C8">
              <w:rPr>
                <w:rFonts w:cs="Arial"/>
                <w:sz w:val="20"/>
                <w:rPrChange w:id="1259" w:author="Shah Ashay" w:date="2018-04-16T16:55:00Z">
                  <w:rPr>
                    <w:rFonts w:asciiTheme="minorHAnsi" w:hAnsiTheme="minorHAnsi"/>
                    <w:sz w:val="20"/>
                  </w:rPr>
                </w:rPrChange>
              </w:rPr>
              <w:t>Totalizer Max Count (max number a totalizer can have before roll-over</w:t>
            </w:r>
          </w:p>
          <w:p w14:paraId="1746E001" w14:textId="77777777" w:rsidR="00546513" w:rsidRPr="00D626C8" w:rsidRDefault="00546513" w:rsidP="00546513">
            <w:pPr>
              <w:pStyle w:val="ListParagraph"/>
              <w:keepNext/>
              <w:keepLines/>
              <w:numPr>
                <w:ilvl w:val="0"/>
                <w:numId w:val="37"/>
              </w:numPr>
              <w:rPr>
                <w:rFonts w:cs="Arial"/>
                <w:sz w:val="20"/>
                <w:rPrChange w:id="1260" w:author="Shah Ashay" w:date="2018-04-16T16:55:00Z">
                  <w:rPr>
                    <w:rFonts w:asciiTheme="minorHAnsi" w:hAnsiTheme="minorHAnsi"/>
                    <w:sz w:val="20"/>
                  </w:rPr>
                </w:rPrChange>
              </w:rPr>
            </w:pPr>
            <w:r w:rsidRPr="00D626C8">
              <w:rPr>
                <w:rFonts w:cs="Arial"/>
                <w:sz w:val="20"/>
                <w:rPrChange w:id="1261" w:author="Shah Ashay" w:date="2018-04-16T16:55:00Z">
                  <w:rPr>
                    <w:rFonts w:asciiTheme="minorHAnsi" w:hAnsiTheme="minorHAnsi"/>
                    <w:sz w:val="20"/>
                  </w:rPr>
                </w:rPrChange>
              </w:rPr>
              <w:t>Volume Entry Flag</w:t>
            </w:r>
          </w:p>
          <w:p w14:paraId="150C3472" w14:textId="77777777" w:rsidR="00546513" w:rsidRPr="00D626C8" w:rsidRDefault="00546513" w:rsidP="00546513">
            <w:pPr>
              <w:pStyle w:val="ListParagraph"/>
              <w:keepNext/>
              <w:keepLines/>
              <w:numPr>
                <w:ilvl w:val="0"/>
                <w:numId w:val="37"/>
              </w:numPr>
              <w:rPr>
                <w:rFonts w:cs="Arial"/>
                <w:sz w:val="20"/>
                <w:rPrChange w:id="1262" w:author="Shah Ashay" w:date="2018-04-16T16:55:00Z">
                  <w:rPr>
                    <w:rFonts w:asciiTheme="minorHAnsi" w:hAnsiTheme="minorHAnsi"/>
                    <w:sz w:val="20"/>
                  </w:rPr>
                </w:rPrChange>
              </w:rPr>
            </w:pPr>
            <w:r w:rsidRPr="00D626C8">
              <w:rPr>
                <w:rFonts w:cs="Arial"/>
                <w:sz w:val="20"/>
                <w:rPrChange w:id="1263" w:author="Shah Ashay" w:date="2018-04-16T16:55:00Z">
                  <w:rPr>
                    <w:rFonts w:asciiTheme="minorHAnsi" w:hAnsiTheme="minorHAnsi"/>
                    <w:sz w:val="20"/>
                  </w:rPr>
                </w:rPrChange>
              </w:rPr>
              <w:t>Rate UOM</w:t>
            </w:r>
          </w:p>
          <w:p w14:paraId="1044C818" w14:textId="77777777" w:rsidR="00546513" w:rsidRPr="00D626C8" w:rsidRDefault="00546513" w:rsidP="00546513">
            <w:pPr>
              <w:pStyle w:val="ListParagraph"/>
              <w:keepNext/>
              <w:keepLines/>
              <w:numPr>
                <w:ilvl w:val="0"/>
                <w:numId w:val="38"/>
              </w:numPr>
              <w:rPr>
                <w:rFonts w:cs="Arial"/>
                <w:sz w:val="20"/>
                <w:rPrChange w:id="1264" w:author="Shah Ashay" w:date="2018-04-16T16:55:00Z">
                  <w:rPr>
                    <w:rFonts w:asciiTheme="minorHAnsi" w:hAnsiTheme="minorHAnsi"/>
                    <w:sz w:val="20"/>
                  </w:rPr>
                </w:rPrChange>
              </w:rPr>
            </w:pPr>
            <w:r w:rsidRPr="00D626C8">
              <w:rPr>
                <w:rFonts w:cs="Arial"/>
                <w:sz w:val="20"/>
                <w:rPrChange w:id="1265" w:author="Shah Ashay" w:date="2018-04-16T16:55:00Z">
                  <w:rPr>
                    <w:rFonts w:asciiTheme="minorHAnsi" w:hAnsiTheme="minorHAnsi"/>
                    <w:sz w:val="20"/>
                  </w:rPr>
                </w:rPrChange>
              </w:rPr>
              <w:t>Rate</w:t>
            </w:r>
          </w:p>
        </w:tc>
      </w:tr>
      <w:tr w:rsidR="00546513" w:rsidRPr="00D626C8" w14:paraId="60D6F406" w14:textId="77777777" w:rsidTr="00D626C8">
        <w:trPr>
          <w:cantSplit/>
          <w:trPrChange w:id="1266" w:author="Shah Ashay" w:date="2018-04-16T16:55:00Z">
            <w:trPr>
              <w:cantSplit/>
            </w:trPr>
          </w:trPrChange>
        </w:trPr>
        <w:tc>
          <w:tcPr>
            <w:tcW w:w="382" w:type="pct"/>
            <w:tcPrChange w:id="1267" w:author="Shah Ashay" w:date="2018-04-16T16:55:00Z">
              <w:tcPr>
                <w:tcW w:w="655" w:type="dxa"/>
              </w:tcPr>
            </w:tcPrChange>
          </w:tcPr>
          <w:p w14:paraId="1F58C634" w14:textId="77777777" w:rsidR="00546513" w:rsidRPr="00D626C8" w:rsidRDefault="00546513" w:rsidP="00546513">
            <w:pPr>
              <w:pStyle w:val="TableText"/>
              <w:keepNext/>
              <w:keepLines/>
              <w:numPr>
                <w:ilvl w:val="0"/>
                <w:numId w:val="4"/>
              </w:numPr>
              <w:rPr>
                <w:rFonts w:cs="Arial"/>
                <w:sz w:val="20"/>
                <w:rPrChange w:id="1268" w:author="Shah Ashay" w:date="2018-04-16T16:55:00Z">
                  <w:rPr>
                    <w:rFonts w:asciiTheme="minorHAnsi" w:hAnsiTheme="minorHAnsi"/>
                    <w:sz w:val="20"/>
                  </w:rPr>
                </w:rPrChange>
              </w:rPr>
            </w:pPr>
          </w:p>
        </w:tc>
        <w:tc>
          <w:tcPr>
            <w:tcW w:w="1959" w:type="pct"/>
            <w:tcPrChange w:id="1269" w:author="Shah Ashay" w:date="2018-04-16T16:55:00Z">
              <w:tcPr>
                <w:tcW w:w="3780" w:type="dxa"/>
              </w:tcPr>
            </w:tcPrChange>
          </w:tcPr>
          <w:p w14:paraId="2BB875A9" w14:textId="77777777" w:rsidR="00546513" w:rsidRPr="00D626C8" w:rsidRDefault="00546513" w:rsidP="00546513">
            <w:pPr>
              <w:pStyle w:val="TableText"/>
              <w:keepNext/>
              <w:keepLines/>
              <w:rPr>
                <w:rFonts w:cs="Arial"/>
                <w:b/>
                <w:i/>
                <w:sz w:val="20"/>
                <w:szCs w:val="20"/>
                <w:rPrChange w:id="1270" w:author="Shah Ashay" w:date="2018-04-16T16:55:00Z">
                  <w:rPr>
                    <w:rFonts w:asciiTheme="minorHAnsi" w:hAnsiTheme="minorHAnsi"/>
                    <w:b/>
                    <w:i/>
                    <w:sz w:val="20"/>
                    <w:szCs w:val="20"/>
                  </w:rPr>
                </w:rPrChange>
              </w:rPr>
            </w:pPr>
            <w:r w:rsidRPr="00D626C8">
              <w:rPr>
                <w:rFonts w:cs="Arial"/>
                <w:sz w:val="20"/>
                <w:szCs w:val="20"/>
                <w:rPrChange w:id="1271" w:author="Shah Ashay" w:date="2018-04-16T16:55:00Z">
                  <w:rPr>
                    <w:rFonts w:asciiTheme="minorHAnsi" w:hAnsiTheme="minorHAnsi"/>
                    <w:sz w:val="20"/>
                    <w:szCs w:val="20"/>
                  </w:rPr>
                </w:rPrChange>
              </w:rPr>
              <w:t xml:space="preserve">In the Navigator, use the </w:t>
            </w:r>
            <w:r w:rsidRPr="00D626C8">
              <w:rPr>
                <w:rFonts w:cs="Arial"/>
                <w:b/>
                <w:i/>
                <w:sz w:val="20"/>
                <w:szCs w:val="20"/>
                <w:rPrChange w:id="1272" w:author="Shah Ashay" w:date="2018-04-16T16:55:00Z">
                  <w:rPr>
                    <w:rFonts w:asciiTheme="minorHAnsi" w:hAnsiTheme="minorHAnsi"/>
                    <w:b/>
                    <w:i/>
                    <w:sz w:val="20"/>
                    <w:szCs w:val="20"/>
                  </w:rPr>
                </w:rPrChange>
              </w:rPr>
              <w:t xml:space="preserve">Stream </w:t>
            </w:r>
            <w:r w:rsidRPr="00D626C8">
              <w:rPr>
                <w:rFonts w:cs="Arial"/>
                <w:sz w:val="20"/>
                <w:szCs w:val="20"/>
                <w:rPrChange w:id="1273" w:author="Shah Ashay" w:date="2018-04-16T16:55:00Z">
                  <w:rPr>
                    <w:rFonts w:asciiTheme="minorHAnsi" w:hAnsiTheme="minorHAnsi"/>
                    <w:sz w:val="20"/>
                    <w:szCs w:val="20"/>
                  </w:rPr>
                </w:rPrChange>
              </w:rPr>
              <w:t xml:space="preserve">drop-down menu to select the stream that was just created and click </w:t>
            </w:r>
            <w:r w:rsidRPr="00D626C8">
              <w:rPr>
                <w:rFonts w:cs="Arial"/>
                <w:b/>
                <w:i/>
                <w:sz w:val="20"/>
                <w:szCs w:val="20"/>
                <w:rPrChange w:id="1274" w:author="Shah Ashay" w:date="2018-04-16T16:55:00Z">
                  <w:rPr>
                    <w:rFonts w:asciiTheme="minorHAnsi" w:hAnsiTheme="minorHAnsi"/>
                    <w:b/>
                    <w:i/>
                    <w:sz w:val="20"/>
                    <w:szCs w:val="20"/>
                  </w:rPr>
                </w:rPrChange>
              </w:rPr>
              <w:t>Go…</w:t>
            </w:r>
          </w:p>
          <w:p w14:paraId="25972632" w14:textId="77777777" w:rsidR="00552075" w:rsidRPr="00D626C8" w:rsidRDefault="00552075" w:rsidP="00552075">
            <w:pPr>
              <w:pStyle w:val="TableText"/>
              <w:rPr>
                <w:rFonts w:cs="Arial"/>
                <w:sz w:val="20"/>
                <w:szCs w:val="20"/>
                <w:rPrChange w:id="1275" w:author="Shah Ashay" w:date="2018-04-16T16:55:00Z">
                  <w:rPr>
                    <w:rFonts w:asciiTheme="minorHAnsi" w:hAnsiTheme="minorHAnsi"/>
                    <w:sz w:val="20"/>
                    <w:szCs w:val="20"/>
                  </w:rPr>
                </w:rPrChange>
              </w:rPr>
            </w:pPr>
            <w:r w:rsidRPr="00D626C8">
              <w:rPr>
                <w:rFonts w:cs="Arial"/>
                <w:b/>
                <w:i/>
                <w:sz w:val="20"/>
                <w:szCs w:val="20"/>
                <w:rPrChange w:id="1276" w:author="Shah Ashay" w:date="2018-04-16T16:55:00Z">
                  <w:rPr>
                    <w:rFonts w:ascii="Century Gothic" w:hAnsi="Century Gothic"/>
                    <w:b/>
                    <w:i/>
                    <w:sz w:val="20"/>
                    <w:szCs w:val="20"/>
                  </w:rPr>
                </w:rPrChange>
              </w:rPr>
              <w:t>Operation Hierarchy</w:t>
            </w:r>
          </w:p>
          <w:p w14:paraId="32A1058F" w14:textId="77777777" w:rsidR="00552075" w:rsidRPr="00D626C8" w:rsidRDefault="00552075" w:rsidP="00552075">
            <w:pPr>
              <w:pStyle w:val="TableText"/>
              <w:keepNext/>
              <w:keepLines/>
              <w:numPr>
                <w:ilvl w:val="0"/>
                <w:numId w:val="3"/>
              </w:numPr>
              <w:spacing w:after="0"/>
              <w:rPr>
                <w:rFonts w:cs="Arial"/>
                <w:b/>
                <w:sz w:val="20"/>
                <w:szCs w:val="20"/>
                <w:rPrChange w:id="1277" w:author="Shah Ashay" w:date="2018-04-16T16:55:00Z">
                  <w:rPr>
                    <w:rFonts w:asciiTheme="minorHAnsi" w:hAnsiTheme="minorHAnsi"/>
                    <w:b/>
                    <w:sz w:val="20"/>
                    <w:szCs w:val="20"/>
                  </w:rPr>
                </w:rPrChange>
              </w:rPr>
            </w:pPr>
            <w:r w:rsidRPr="00D626C8">
              <w:rPr>
                <w:rFonts w:cs="Arial"/>
                <w:b/>
                <w:sz w:val="20"/>
                <w:szCs w:val="20"/>
                <w:rPrChange w:id="1278" w:author="Shah Ashay" w:date="2018-04-16T16:55:00Z">
                  <w:rPr>
                    <w:rFonts w:asciiTheme="minorHAnsi" w:hAnsiTheme="minorHAnsi"/>
                    <w:b/>
                    <w:sz w:val="20"/>
                    <w:szCs w:val="20"/>
                  </w:rPr>
                </w:rPrChange>
              </w:rPr>
              <w:t>Op Production Unit</w:t>
            </w:r>
          </w:p>
          <w:p w14:paraId="665F1E08" w14:textId="77777777" w:rsidR="00552075" w:rsidRPr="00D626C8" w:rsidRDefault="00552075" w:rsidP="00552075">
            <w:pPr>
              <w:pStyle w:val="TableText"/>
              <w:keepNext/>
              <w:keepLines/>
              <w:numPr>
                <w:ilvl w:val="0"/>
                <w:numId w:val="3"/>
              </w:numPr>
              <w:spacing w:after="0"/>
              <w:rPr>
                <w:rFonts w:cs="Arial"/>
                <w:b/>
                <w:sz w:val="20"/>
                <w:szCs w:val="20"/>
                <w:rPrChange w:id="1279" w:author="Shah Ashay" w:date="2018-04-16T16:55:00Z">
                  <w:rPr>
                    <w:rFonts w:asciiTheme="minorHAnsi" w:hAnsiTheme="minorHAnsi"/>
                    <w:b/>
                    <w:sz w:val="20"/>
                    <w:szCs w:val="20"/>
                  </w:rPr>
                </w:rPrChange>
              </w:rPr>
            </w:pPr>
            <w:r w:rsidRPr="00D626C8">
              <w:rPr>
                <w:rFonts w:cs="Arial"/>
                <w:b/>
                <w:sz w:val="20"/>
                <w:szCs w:val="20"/>
                <w:rPrChange w:id="1280" w:author="Shah Ashay" w:date="2018-04-16T16:55:00Z">
                  <w:rPr>
                    <w:rFonts w:asciiTheme="minorHAnsi" w:hAnsiTheme="minorHAnsi"/>
                    <w:b/>
                    <w:sz w:val="20"/>
                    <w:szCs w:val="20"/>
                  </w:rPr>
                </w:rPrChange>
              </w:rPr>
              <w:t>Op Production Sub Unit</w:t>
            </w:r>
          </w:p>
          <w:p w14:paraId="6A100600" w14:textId="77777777" w:rsidR="00552075" w:rsidRPr="00D626C8" w:rsidRDefault="00552075" w:rsidP="00552075">
            <w:pPr>
              <w:pStyle w:val="TableText"/>
              <w:keepNext/>
              <w:keepLines/>
              <w:numPr>
                <w:ilvl w:val="0"/>
                <w:numId w:val="3"/>
              </w:numPr>
              <w:spacing w:after="0"/>
              <w:rPr>
                <w:rFonts w:cs="Arial"/>
                <w:b/>
                <w:sz w:val="20"/>
                <w:szCs w:val="20"/>
                <w:rPrChange w:id="1281" w:author="Shah Ashay" w:date="2018-04-16T16:55:00Z">
                  <w:rPr>
                    <w:rFonts w:asciiTheme="minorHAnsi" w:hAnsiTheme="minorHAnsi"/>
                    <w:b/>
                    <w:sz w:val="20"/>
                    <w:szCs w:val="20"/>
                  </w:rPr>
                </w:rPrChange>
              </w:rPr>
            </w:pPr>
            <w:r w:rsidRPr="00D626C8">
              <w:rPr>
                <w:rFonts w:cs="Arial"/>
                <w:b/>
                <w:sz w:val="20"/>
                <w:szCs w:val="20"/>
                <w:rPrChange w:id="1282" w:author="Shah Ashay" w:date="2018-04-16T16:55:00Z">
                  <w:rPr>
                    <w:rFonts w:asciiTheme="minorHAnsi" w:hAnsiTheme="minorHAnsi"/>
                    <w:b/>
                    <w:sz w:val="20"/>
                    <w:szCs w:val="20"/>
                  </w:rPr>
                </w:rPrChange>
              </w:rPr>
              <w:t>Op Area</w:t>
            </w:r>
          </w:p>
          <w:p w14:paraId="03C319D3" w14:textId="77777777" w:rsidR="00552075" w:rsidRPr="00D626C8" w:rsidRDefault="00552075" w:rsidP="00552075">
            <w:pPr>
              <w:pStyle w:val="TableText"/>
              <w:keepNext/>
              <w:keepLines/>
              <w:numPr>
                <w:ilvl w:val="0"/>
                <w:numId w:val="3"/>
              </w:numPr>
              <w:spacing w:after="0"/>
              <w:rPr>
                <w:rFonts w:cs="Arial"/>
                <w:b/>
                <w:sz w:val="20"/>
                <w:szCs w:val="20"/>
                <w:rPrChange w:id="1283" w:author="Shah Ashay" w:date="2018-04-16T16:55:00Z">
                  <w:rPr>
                    <w:rFonts w:asciiTheme="minorHAnsi" w:hAnsiTheme="minorHAnsi"/>
                    <w:b/>
                    <w:sz w:val="20"/>
                    <w:szCs w:val="20"/>
                  </w:rPr>
                </w:rPrChange>
              </w:rPr>
            </w:pPr>
            <w:r w:rsidRPr="00D626C8">
              <w:rPr>
                <w:rFonts w:cs="Arial"/>
                <w:b/>
                <w:sz w:val="20"/>
                <w:szCs w:val="20"/>
                <w:rPrChange w:id="1284" w:author="Shah Ashay" w:date="2018-04-16T16:55:00Z">
                  <w:rPr>
                    <w:rFonts w:asciiTheme="minorHAnsi" w:hAnsiTheme="minorHAnsi"/>
                    <w:b/>
                    <w:sz w:val="20"/>
                    <w:szCs w:val="20"/>
                  </w:rPr>
                </w:rPrChange>
              </w:rPr>
              <w:t>Op Sub Area</w:t>
            </w:r>
          </w:p>
          <w:p w14:paraId="1BC51095" w14:textId="6EC275BD" w:rsidR="00546513" w:rsidRPr="00D626C8" w:rsidRDefault="00552075" w:rsidP="00552075">
            <w:pPr>
              <w:pStyle w:val="TableText"/>
              <w:keepNext/>
              <w:keepLines/>
              <w:numPr>
                <w:ilvl w:val="0"/>
                <w:numId w:val="3"/>
              </w:numPr>
              <w:tabs>
                <w:tab w:val="left" w:pos="2490"/>
              </w:tabs>
              <w:spacing w:after="0"/>
              <w:rPr>
                <w:rFonts w:cs="Arial"/>
                <w:b/>
                <w:i/>
                <w:sz w:val="20"/>
                <w:szCs w:val="20"/>
                <w:rPrChange w:id="1285" w:author="Shah Ashay" w:date="2018-04-16T16:55:00Z">
                  <w:rPr>
                    <w:rFonts w:asciiTheme="minorHAnsi" w:hAnsiTheme="minorHAnsi"/>
                    <w:b/>
                    <w:i/>
                    <w:sz w:val="20"/>
                    <w:szCs w:val="20"/>
                  </w:rPr>
                </w:rPrChange>
              </w:rPr>
            </w:pPr>
            <w:r w:rsidRPr="00D626C8">
              <w:rPr>
                <w:rFonts w:cs="Arial"/>
                <w:b/>
                <w:sz w:val="20"/>
                <w:szCs w:val="20"/>
                <w:rPrChange w:id="1286" w:author="Shah Ashay" w:date="2018-04-16T16:55:00Z">
                  <w:rPr>
                    <w:rFonts w:asciiTheme="minorHAnsi" w:hAnsiTheme="minorHAnsi"/>
                    <w:b/>
                    <w:sz w:val="20"/>
                    <w:szCs w:val="20"/>
                  </w:rPr>
                </w:rPrChange>
              </w:rPr>
              <w:t>Op Facility Class 2</w:t>
            </w:r>
          </w:p>
        </w:tc>
        <w:tc>
          <w:tcPr>
            <w:tcW w:w="1092" w:type="pct"/>
            <w:tcPrChange w:id="1287" w:author="Shah Ashay" w:date="2018-04-16T16:55:00Z">
              <w:tcPr>
                <w:tcW w:w="2070" w:type="dxa"/>
              </w:tcPr>
            </w:tcPrChange>
          </w:tcPr>
          <w:p w14:paraId="7219D594" w14:textId="77777777" w:rsidR="00546513" w:rsidRPr="00D626C8" w:rsidRDefault="00546513" w:rsidP="00546513">
            <w:pPr>
              <w:keepNext/>
              <w:keepLines/>
              <w:rPr>
                <w:rFonts w:cs="Arial"/>
                <w:sz w:val="20"/>
                <w:szCs w:val="20"/>
                <w:rPrChange w:id="1288" w:author="Shah Ashay" w:date="2018-04-16T16:55:00Z">
                  <w:rPr>
                    <w:rFonts w:asciiTheme="minorHAnsi" w:hAnsiTheme="minorHAnsi"/>
                    <w:sz w:val="20"/>
                    <w:szCs w:val="20"/>
                  </w:rPr>
                </w:rPrChange>
              </w:rPr>
            </w:pPr>
            <w:r w:rsidRPr="00D626C8">
              <w:rPr>
                <w:rFonts w:cs="Arial"/>
                <w:sz w:val="20"/>
                <w:szCs w:val="20"/>
                <w:rPrChange w:id="1289" w:author="Shah Ashay" w:date="2018-04-16T16:55:00Z">
                  <w:rPr>
                    <w:rFonts w:asciiTheme="minorHAnsi" w:hAnsiTheme="minorHAnsi"/>
                    <w:sz w:val="20"/>
                    <w:szCs w:val="20"/>
                  </w:rPr>
                </w:rPrChange>
              </w:rPr>
              <w:t>New headings appear in the Data Window and a message “no records found…”</w:t>
            </w:r>
          </w:p>
          <w:p w14:paraId="64238A78" w14:textId="77777777" w:rsidR="00546513" w:rsidRPr="00D626C8" w:rsidRDefault="00546513" w:rsidP="00546513">
            <w:pPr>
              <w:keepNext/>
              <w:keepLines/>
              <w:rPr>
                <w:rFonts w:cs="Arial"/>
                <w:sz w:val="20"/>
                <w:szCs w:val="20"/>
                <w:rPrChange w:id="1290" w:author="Shah Ashay" w:date="2018-04-16T16:55:00Z">
                  <w:rPr>
                    <w:rFonts w:asciiTheme="minorHAnsi" w:hAnsiTheme="minorHAnsi"/>
                    <w:sz w:val="20"/>
                    <w:szCs w:val="20"/>
                  </w:rPr>
                </w:rPrChange>
              </w:rPr>
            </w:pPr>
          </w:p>
        </w:tc>
        <w:tc>
          <w:tcPr>
            <w:tcW w:w="1567" w:type="pct"/>
            <w:tcPrChange w:id="1291" w:author="Shah Ashay" w:date="2018-04-16T16:55:00Z">
              <w:tcPr>
                <w:tcW w:w="2970" w:type="dxa"/>
              </w:tcPr>
            </w:tcPrChange>
          </w:tcPr>
          <w:p w14:paraId="4284199A" w14:textId="77777777" w:rsidR="00546513" w:rsidRPr="00D626C8" w:rsidRDefault="00546513" w:rsidP="00546513">
            <w:pPr>
              <w:keepNext/>
              <w:keepLines/>
              <w:rPr>
                <w:rFonts w:cs="Arial"/>
                <w:sz w:val="20"/>
                <w:rPrChange w:id="1292" w:author="Shah Ashay" w:date="2018-04-16T16:55:00Z">
                  <w:rPr>
                    <w:rFonts w:asciiTheme="minorHAnsi" w:hAnsiTheme="minorHAnsi"/>
                    <w:sz w:val="20"/>
                  </w:rPr>
                </w:rPrChange>
              </w:rPr>
            </w:pPr>
          </w:p>
        </w:tc>
      </w:tr>
      <w:tr w:rsidR="00546513" w:rsidRPr="00D626C8" w14:paraId="2161A885" w14:textId="77777777" w:rsidTr="00D626C8">
        <w:trPr>
          <w:cantSplit/>
          <w:trPrChange w:id="1293" w:author="Shah Ashay" w:date="2018-04-16T16:55:00Z">
            <w:trPr>
              <w:cantSplit/>
            </w:trPr>
          </w:trPrChange>
        </w:trPr>
        <w:tc>
          <w:tcPr>
            <w:tcW w:w="382" w:type="pct"/>
            <w:tcPrChange w:id="1294" w:author="Shah Ashay" w:date="2018-04-16T16:55:00Z">
              <w:tcPr>
                <w:tcW w:w="655" w:type="dxa"/>
              </w:tcPr>
            </w:tcPrChange>
          </w:tcPr>
          <w:p w14:paraId="315C642B" w14:textId="77777777" w:rsidR="00546513" w:rsidRPr="00D626C8" w:rsidRDefault="00546513" w:rsidP="00546513">
            <w:pPr>
              <w:pStyle w:val="TableText"/>
              <w:keepNext/>
              <w:keepLines/>
              <w:numPr>
                <w:ilvl w:val="0"/>
                <w:numId w:val="4"/>
              </w:numPr>
              <w:rPr>
                <w:rFonts w:cs="Arial"/>
                <w:sz w:val="20"/>
                <w:rPrChange w:id="1295" w:author="Shah Ashay" w:date="2018-04-16T16:55:00Z">
                  <w:rPr>
                    <w:rFonts w:asciiTheme="minorHAnsi" w:hAnsiTheme="minorHAnsi"/>
                    <w:sz w:val="20"/>
                  </w:rPr>
                </w:rPrChange>
              </w:rPr>
            </w:pPr>
          </w:p>
        </w:tc>
        <w:tc>
          <w:tcPr>
            <w:tcW w:w="1959" w:type="pct"/>
            <w:tcPrChange w:id="1296" w:author="Shah Ashay" w:date="2018-04-16T16:55:00Z">
              <w:tcPr>
                <w:tcW w:w="3780" w:type="dxa"/>
              </w:tcPr>
            </w:tcPrChange>
          </w:tcPr>
          <w:p w14:paraId="15264A7D" w14:textId="77777777" w:rsidR="00DE6352" w:rsidRPr="00D626C8" w:rsidRDefault="00DE6352" w:rsidP="00DE6352">
            <w:pPr>
              <w:rPr>
                <w:rFonts w:cs="Arial"/>
                <w:sz w:val="20"/>
                <w:szCs w:val="20"/>
                <w:rPrChange w:id="1297" w:author="Shah Ashay" w:date="2018-04-16T16:55:00Z">
                  <w:rPr>
                    <w:rFonts w:asciiTheme="minorHAnsi" w:hAnsiTheme="minorHAnsi"/>
                    <w:sz w:val="20"/>
                    <w:szCs w:val="20"/>
                  </w:rPr>
                </w:rPrChange>
              </w:rPr>
            </w:pPr>
            <w:r w:rsidRPr="00D626C8">
              <w:rPr>
                <w:rFonts w:cs="Arial"/>
                <w:sz w:val="20"/>
                <w:szCs w:val="20"/>
                <w:rPrChange w:id="1298" w:author="Shah Ashay" w:date="2018-04-16T16:55:00Z">
                  <w:rPr>
                    <w:rFonts w:asciiTheme="minorHAnsi" w:hAnsiTheme="minorHAnsi"/>
                    <w:sz w:val="20"/>
                    <w:szCs w:val="20"/>
                  </w:rPr>
                </w:rPrChange>
              </w:rPr>
              <w:t>Mouse over to the Insert icon on the toolbar</w:t>
            </w:r>
          </w:p>
          <w:p w14:paraId="407BA53B" w14:textId="56083D58" w:rsidR="00546513" w:rsidRPr="00D626C8" w:rsidRDefault="00546513" w:rsidP="00546513">
            <w:pPr>
              <w:pStyle w:val="TableText"/>
              <w:keepNext/>
              <w:keepLines/>
              <w:rPr>
                <w:rFonts w:cs="Arial"/>
                <w:sz w:val="20"/>
                <w:szCs w:val="20"/>
                <w:rPrChange w:id="1299" w:author="Shah Ashay" w:date="2018-04-16T16:55:00Z">
                  <w:rPr>
                    <w:rFonts w:asciiTheme="minorHAnsi" w:hAnsiTheme="minorHAnsi"/>
                    <w:sz w:val="20"/>
                    <w:szCs w:val="20"/>
                  </w:rPr>
                </w:rPrChange>
              </w:rPr>
            </w:pPr>
          </w:p>
        </w:tc>
        <w:tc>
          <w:tcPr>
            <w:tcW w:w="1092" w:type="pct"/>
            <w:tcPrChange w:id="1300" w:author="Shah Ashay" w:date="2018-04-16T16:55:00Z">
              <w:tcPr>
                <w:tcW w:w="2070" w:type="dxa"/>
              </w:tcPr>
            </w:tcPrChange>
          </w:tcPr>
          <w:p w14:paraId="627E9994" w14:textId="77777777" w:rsidR="00546513" w:rsidRPr="00D626C8" w:rsidRDefault="00546513" w:rsidP="00546513">
            <w:pPr>
              <w:keepNext/>
              <w:keepLines/>
              <w:rPr>
                <w:rFonts w:cs="Arial"/>
                <w:sz w:val="20"/>
                <w:szCs w:val="20"/>
                <w:rPrChange w:id="1301" w:author="Shah Ashay" w:date="2018-04-16T16:55:00Z">
                  <w:rPr>
                    <w:rFonts w:asciiTheme="minorHAnsi" w:hAnsiTheme="minorHAnsi"/>
                    <w:sz w:val="20"/>
                    <w:szCs w:val="20"/>
                  </w:rPr>
                </w:rPrChange>
              </w:rPr>
            </w:pPr>
            <w:r w:rsidRPr="00D626C8">
              <w:rPr>
                <w:rFonts w:cs="Arial"/>
                <w:b/>
                <w:i/>
                <w:sz w:val="20"/>
                <w:szCs w:val="20"/>
                <w:rPrChange w:id="1302" w:author="Shah Ashay" w:date="2018-04-16T16:55:00Z">
                  <w:rPr>
                    <w:rFonts w:asciiTheme="minorHAnsi" w:hAnsiTheme="minorHAnsi"/>
                    <w:b/>
                    <w:i/>
                    <w:sz w:val="20"/>
                    <w:szCs w:val="20"/>
                  </w:rPr>
                </w:rPrChange>
              </w:rPr>
              <w:t>Daytime</w:t>
            </w:r>
            <w:r w:rsidRPr="00D626C8">
              <w:rPr>
                <w:rFonts w:cs="Arial"/>
                <w:sz w:val="20"/>
                <w:szCs w:val="20"/>
                <w:rPrChange w:id="1303" w:author="Shah Ashay" w:date="2018-04-16T16:55:00Z">
                  <w:rPr>
                    <w:rFonts w:asciiTheme="minorHAnsi" w:hAnsiTheme="minorHAnsi"/>
                    <w:sz w:val="20"/>
                    <w:szCs w:val="20"/>
                  </w:rPr>
                </w:rPrChange>
              </w:rPr>
              <w:t xml:space="preserve"> field appears in the Data Window</w:t>
            </w:r>
          </w:p>
        </w:tc>
        <w:tc>
          <w:tcPr>
            <w:tcW w:w="1567" w:type="pct"/>
            <w:tcPrChange w:id="1304" w:author="Shah Ashay" w:date="2018-04-16T16:55:00Z">
              <w:tcPr>
                <w:tcW w:w="2970" w:type="dxa"/>
              </w:tcPr>
            </w:tcPrChange>
          </w:tcPr>
          <w:p w14:paraId="2DD6B81B" w14:textId="77777777" w:rsidR="00546513" w:rsidRPr="00D626C8" w:rsidRDefault="00546513" w:rsidP="00546513">
            <w:pPr>
              <w:keepNext/>
              <w:keepLines/>
              <w:rPr>
                <w:rFonts w:cs="Arial"/>
                <w:sz w:val="20"/>
                <w:rPrChange w:id="1305" w:author="Shah Ashay" w:date="2018-04-16T16:55:00Z">
                  <w:rPr>
                    <w:rFonts w:asciiTheme="minorHAnsi" w:hAnsiTheme="minorHAnsi"/>
                    <w:sz w:val="20"/>
                  </w:rPr>
                </w:rPrChange>
              </w:rPr>
            </w:pPr>
          </w:p>
        </w:tc>
      </w:tr>
      <w:tr w:rsidR="00546513" w:rsidRPr="00D626C8" w14:paraId="00D4D9DC" w14:textId="77777777" w:rsidTr="00D626C8">
        <w:trPr>
          <w:cantSplit/>
          <w:trPrChange w:id="1306" w:author="Shah Ashay" w:date="2018-04-16T16:55:00Z">
            <w:trPr>
              <w:cantSplit/>
            </w:trPr>
          </w:trPrChange>
        </w:trPr>
        <w:tc>
          <w:tcPr>
            <w:tcW w:w="382" w:type="pct"/>
            <w:tcPrChange w:id="1307" w:author="Shah Ashay" w:date="2018-04-16T16:55:00Z">
              <w:tcPr>
                <w:tcW w:w="655" w:type="dxa"/>
              </w:tcPr>
            </w:tcPrChange>
          </w:tcPr>
          <w:p w14:paraId="3A8ABF72" w14:textId="77777777" w:rsidR="00546513" w:rsidRPr="00D626C8" w:rsidRDefault="00546513" w:rsidP="00546513">
            <w:pPr>
              <w:pStyle w:val="TableText"/>
              <w:keepNext/>
              <w:keepLines/>
              <w:numPr>
                <w:ilvl w:val="0"/>
                <w:numId w:val="4"/>
              </w:numPr>
              <w:rPr>
                <w:rFonts w:cs="Arial"/>
                <w:sz w:val="20"/>
                <w:rPrChange w:id="1308" w:author="Shah Ashay" w:date="2018-04-16T16:55:00Z">
                  <w:rPr>
                    <w:rFonts w:asciiTheme="minorHAnsi" w:hAnsiTheme="minorHAnsi"/>
                    <w:sz w:val="20"/>
                  </w:rPr>
                </w:rPrChange>
              </w:rPr>
            </w:pPr>
          </w:p>
        </w:tc>
        <w:tc>
          <w:tcPr>
            <w:tcW w:w="1959" w:type="pct"/>
            <w:tcPrChange w:id="1309" w:author="Shah Ashay" w:date="2018-04-16T16:55:00Z">
              <w:tcPr>
                <w:tcW w:w="3780" w:type="dxa"/>
              </w:tcPr>
            </w:tcPrChange>
          </w:tcPr>
          <w:p w14:paraId="77DF5D0A" w14:textId="77777777" w:rsidR="00546513" w:rsidRPr="00D626C8" w:rsidRDefault="00546513" w:rsidP="00546513">
            <w:pPr>
              <w:pStyle w:val="TableText"/>
              <w:keepNext/>
              <w:keepLines/>
              <w:rPr>
                <w:rFonts w:cs="Arial"/>
                <w:sz w:val="20"/>
                <w:szCs w:val="20"/>
                <w:rPrChange w:id="1310" w:author="Shah Ashay" w:date="2018-04-16T16:55:00Z">
                  <w:rPr>
                    <w:rFonts w:asciiTheme="minorHAnsi" w:hAnsiTheme="minorHAnsi"/>
                    <w:sz w:val="20"/>
                    <w:szCs w:val="20"/>
                  </w:rPr>
                </w:rPrChange>
              </w:rPr>
            </w:pPr>
            <w:r w:rsidRPr="00D626C8">
              <w:rPr>
                <w:rFonts w:cs="Arial"/>
                <w:sz w:val="20"/>
                <w:szCs w:val="20"/>
                <w:rPrChange w:id="1311" w:author="Shah Ashay" w:date="2018-04-16T16:55:00Z">
                  <w:rPr>
                    <w:rFonts w:asciiTheme="minorHAnsi" w:hAnsiTheme="minorHAnsi"/>
                    <w:sz w:val="20"/>
                    <w:szCs w:val="20"/>
                  </w:rPr>
                </w:rPrChange>
              </w:rPr>
              <w:t>Enter the “</w:t>
            </w:r>
            <w:r w:rsidRPr="00D626C8">
              <w:rPr>
                <w:rFonts w:cs="Arial"/>
                <w:b/>
                <w:i/>
                <w:sz w:val="20"/>
                <w:szCs w:val="20"/>
                <w:rPrChange w:id="1312" w:author="Shah Ashay" w:date="2018-04-16T16:55:00Z">
                  <w:rPr>
                    <w:rFonts w:asciiTheme="minorHAnsi" w:hAnsiTheme="minorHAnsi"/>
                    <w:b/>
                    <w:i/>
                    <w:sz w:val="20"/>
                    <w:szCs w:val="20"/>
                  </w:rPr>
                </w:rPrChange>
              </w:rPr>
              <w:t>Effective Date</w:t>
            </w:r>
            <w:r w:rsidRPr="00D626C8">
              <w:rPr>
                <w:rFonts w:cs="Arial"/>
                <w:sz w:val="20"/>
                <w:szCs w:val="20"/>
                <w:rPrChange w:id="1313" w:author="Shah Ashay" w:date="2018-04-16T16:55:00Z">
                  <w:rPr>
                    <w:rFonts w:asciiTheme="minorHAnsi" w:hAnsiTheme="minorHAnsi"/>
                    <w:sz w:val="20"/>
                    <w:szCs w:val="20"/>
                  </w:rPr>
                </w:rPrChange>
              </w:rPr>
              <w:t xml:space="preserve">” from the stream </w:t>
            </w:r>
            <w:r w:rsidRPr="00D626C8">
              <w:rPr>
                <w:rFonts w:cs="Arial"/>
                <w:b/>
                <w:i/>
                <w:sz w:val="20"/>
                <w:szCs w:val="20"/>
                <w:rPrChange w:id="1314" w:author="Shah Ashay" w:date="2018-04-16T16:55:00Z">
                  <w:rPr>
                    <w:rFonts w:asciiTheme="minorHAnsi" w:hAnsiTheme="minorHAnsi"/>
                    <w:b/>
                    <w:i/>
                    <w:sz w:val="20"/>
                    <w:szCs w:val="20"/>
                  </w:rPr>
                </w:rPrChange>
              </w:rPr>
              <w:t>Start Date</w:t>
            </w:r>
          </w:p>
        </w:tc>
        <w:tc>
          <w:tcPr>
            <w:tcW w:w="1092" w:type="pct"/>
            <w:tcPrChange w:id="1315" w:author="Shah Ashay" w:date="2018-04-16T16:55:00Z">
              <w:tcPr>
                <w:tcW w:w="2070" w:type="dxa"/>
              </w:tcPr>
            </w:tcPrChange>
          </w:tcPr>
          <w:p w14:paraId="4F0146A9" w14:textId="77777777" w:rsidR="00546513" w:rsidRPr="00D626C8" w:rsidRDefault="00546513" w:rsidP="00546513">
            <w:pPr>
              <w:keepNext/>
              <w:keepLines/>
              <w:rPr>
                <w:rFonts w:cs="Arial"/>
                <w:b/>
                <w:i/>
                <w:sz w:val="20"/>
                <w:szCs w:val="20"/>
                <w:rPrChange w:id="1316" w:author="Shah Ashay" w:date="2018-04-16T16:55:00Z">
                  <w:rPr>
                    <w:rFonts w:asciiTheme="minorHAnsi" w:hAnsiTheme="minorHAnsi"/>
                    <w:b/>
                    <w:i/>
                    <w:sz w:val="20"/>
                    <w:szCs w:val="20"/>
                  </w:rPr>
                </w:rPrChange>
              </w:rPr>
            </w:pPr>
            <w:r w:rsidRPr="00D626C8">
              <w:rPr>
                <w:rFonts w:cs="Arial"/>
                <w:sz w:val="20"/>
                <w:szCs w:val="20"/>
                <w:rPrChange w:id="1317" w:author="Shah Ashay" w:date="2018-04-16T16:55:00Z">
                  <w:rPr>
                    <w:rFonts w:asciiTheme="minorHAnsi" w:hAnsiTheme="minorHAnsi"/>
                    <w:sz w:val="20"/>
                    <w:szCs w:val="20"/>
                  </w:rPr>
                </w:rPrChange>
              </w:rPr>
              <w:t xml:space="preserve">Date is displayed in </w:t>
            </w:r>
            <w:r w:rsidRPr="00D626C8">
              <w:rPr>
                <w:rFonts w:cs="Arial"/>
                <w:b/>
                <w:i/>
                <w:sz w:val="20"/>
                <w:szCs w:val="20"/>
                <w:rPrChange w:id="1318" w:author="Shah Ashay" w:date="2018-04-16T16:55:00Z">
                  <w:rPr>
                    <w:rFonts w:asciiTheme="minorHAnsi" w:hAnsiTheme="minorHAnsi"/>
                    <w:b/>
                    <w:i/>
                    <w:sz w:val="20"/>
                    <w:szCs w:val="20"/>
                  </w:rPr>
                </w:rPrChange>
              </w:rPr>
              <w:t>Start Date</w:t>
            </w:r>
          </w:p>
        </w:tc>
        <w:tc>
          <w:tcPr>
            <w:tcW w:w="1567" w:type="pct"/>
            <w:tcPrChange w:id="1319" w:author="Shah Ashay" w:date="2018-04-16T16:55:00Z">
              <w:tcPr>
                <w:tcW w:w="2970" w:type="dxa"/>
              </w:tcPr>
            </w:tcPrChange>
          </w:tcPr>
          <w:p w14:paraId="7F00AF50" w14:textId="77777777" w:rsidR="00546513" w:rsidRPr="00D626C8" w:rsidRDefault="00546513" w:rsidP="00546513">
            <w:pPr>
              <w:keepNext/>
              <w:keepLines/>
              <w:rPr>
                <w:rFonts w:cs="Arial"/>
                <w:sz w:val="20"/>
                <w:rPrChange w:id="1320" w:author="Shah Ashay" w:date="2018-04-16T16:55:00Z">
                  <w:rPr>
                    <w:rFonts w:asciiTheme="minorHAnsi" w:hAnsiTheme="minorHAnsi"/>
                    <w:sz w:val="20"/>
                  </w:rPr>
                </w:rPrChange>
              </w:rPr>
            </w:pPr>
            <w:r w:rsidRPr="00D626C8">
              <w:rPr>
                <w:rFonts w:cs="Arial"/>
                <w:sz w:val="20"/>
                <w:rPrChange w:id="1321" w:author="Shah Ashay" w:date="2018-04-16T16:55:00Z">
                  <w:rPr>
                    <w:rFonts w:asciiTheme="minorHAnsi" w:hAnsiTheme="minorHAnsi"/>
                    <w:sz w:val="20"/>
                  </w:rPr>
                </w:rPrChange>
              </w:rPr>
              <w:t>Format is yyyy-mm-dd</w:t>
            </w:r>
          </w:p>
          <w:p w14:paraId="58527BCF" w14:textId="77777777" w:rsidR="00546513" w:rsidRPr="00D626C8" w:rsidRDefault="00546513" w:rsidP="00546513">
            <w:pPr>
              <w:keepNext/>
              <w:keepLines/>
              <w:rPr>
                <w:rFonts w:cs="Arial"/>
                <w:sz w:val="20"/>
                <w:rPrChange w:id="1322" w:author="Shah Ashay" w:date="2018-04-16T16:55:00Z">
                  <w:rPr>
                    <w:rFonts w:asciiTheme="minorHAnsi" w:hAnsiTheme="minorHAnsi"/>
                    <w:sz w:val="20"/>
                  </w:rPr>
                </w:rPrChange>
              </w:rPr>
            </w:pPr>
          </w:p>
          <w:p w14:paraId="6F6495D4" w14:textId="77777777" w:rsidR="00546513" w:rsidRPr="00D626C8" w:rsidRDefault="00546513" w:rsidP="00546513">
            <w:pPr>
              <w:keepNext/>
              <w:keepLines/>
              <w:rPr>
                <w:rFonts w:cs="Arial"/>
                <w:sz w:val="20"/>
                <w:rPrChange w:id="1323" w:author="Shah Ashay" w:date="2018-04-16T16:55:00Z">
                  <w:rPr>
                    <w:rFonts w:asciiTheme="minorHAnsi" w:hAnsiTheme="minorHAnsi"/>
                    <w:sz w:val="20"/>
                  </w:rPr>
                </w:rPrChange>
              </w:rPr>
            </w:pPr>
            <w:r w:rsidRPr="00D626C8">
              <w:rPr>
                <w:rFonts w:cs="Arial"/>
                <w:sz w:val="20"/>
                <w:rPrChange w:id="1324" w:author="Shah Ashay" w:date="2018-04-16T16:55:00Z">
                  <w:rPr>
                    <w:rFonts w:asciiTheme="minorHAnsi" w:hAnsiTheme="minorHAnsi"/>
                    <w:sz w:val="20"/>
                  </w:rPr>
                </w:rPrChange>
              </w:rPr>
              <w:t>This is also the stream’s start date.</w:t>
            </w:r>
          </w:p>
        </w:tc>
      </w:tr>
      <w:tr w:rsidR="00546513" w:rsidRPr="00D626C8" w14:paraId="2CB63BE1" w14:textId="77777777" w:rsidTr="00D626C8">
        <w:trPr>
          <w:cantSplit/>
          <w:trPrChange w:id="1325" w:author="Shah Ashay" w:date="2018-04-16T16:55:00Z">
            <w:trPr>
              <w:cantSplit/>
            </w:trPr>
          </w:trPrChange>
        </w:trPr>
        <w:tc>
          <w:tcPr>
            <w:tcW w:w="382" w:type="pct"/>
            <w:tcPrChange w:id="1326" w:author="Shah Ashay" w:date="2018-04-16T16:55:00Z">
              <w:tcPr>
                <w:tcW w:w="655" w:type="dxa"/>
              </w:tcPr>
            </w:tcPrChange>
          </w:tcPr>
          <w:p w14:paraId="00B67982" w14:textId="77777777" w:rsidR="00546513" w:rsidRPr="00D626C8" w:rsidRDefault="00546513" w:rsidP="00546513">
            <w:pPr>
              <w:pStyle w:val="TableText"/>
              <w:keepNext/>
              <w:keepLines/>
              <w:numPr>
                <w:ilvl w:val="0"/>
                <w:numId w:val="4"/>
              </w:numPr>
              <w:rPr>
                <w:rFonts w:cs="Arial"/>
                <w:sz w:val="20"/>
                <w:rPrChange w:id="1327" w:author="Shah Ashay" w:date="2018-04-16T16:55:00Z">
                  <w:rPr>
                    <w:rFonts w:asciiTheme="minorHAnsi" w:hAnsiTheme="minorHAnsi"/>
                    <w:sz w:val="20"/>
                  </w:rPr>
                </w:rPrChange>
              </w:rPr>
            </w:pPr>
          </w:p>
        </w:tc>
        <w:tc>
          <w:tcPr>
            <w:tcW w:w="1959" w:type="pct"/>
            <w:tcPrChange w:id="1328" w:author="Shah Ashay" w:date="2018-04-16T16:55:00Z">
              <w:tcPr>
                <w:tcW w:w="3780" w:type="dxa"/>
              </w:tcPr>
            </w:tcPrChange>
          </w:tcPr>
          <w:p w14:paraId="7360269F" w14:textId="77777777" w:rsidR="00546513" w:rsidRPr="00D626C8" w:rsidRDefault="00546513" w:rsidP="00546513">
            <w:pPr>
              <w:pStyle w:val="TableText"/>
              <w:keepNext/>
              <w:keepLines/>
              <w:rPr>
                <w:rFonts w:cs="Arial"/>
                <w:sz w:val="20"/>
                <w:szCs w:val="20"/>
                <w:rPrChange w:id="1329" w:author="Shah Ashay" w:date="2018-04-16T16:55:00Z">
                  <w:rPr>
                    <w:rFonts w:asciiTheme="minorHAnsi" w:hAnsiTheme="minorHAnsi"/>
                    <w:sz w:val="20"/>
                    <w:szCs w:val="20"/>
                  </w:rPr>
                </w:rPrChange>
              </w:rPr>
            </w:pPr>
            <w:r w:rsidRPr="00D626C8">
              <w:rPr>
                <w:rFonts w:cs="Arial"/>
                <w:sz w:val="20"/>
                <w:szCs w:val="20"/>
                <w:rPrChange w:id="1330" w:author="Shah Ashay" w:date="2018-04-16T16:55:00Z">
                  <w:rPr>
                    <w:rFonts w:asciiTheme="minorHAnsi" w:hAnsiTheme="minorHAnsi"/>
                    <w:sz w:val="20"/>
                    <w:szCs w:val="20"/>
                  </w:rPr>
                </w:rPrChange>
              </w:rPr>
              <w:t xml:space="preserve">Click the </w:t>
            </w:r>
            <w:r w:rsidRPr="00D626C8">
              <w:rPr>
                <w:rFonts w:cs="Arial"/>
                <w:b/>
                <w:i/>
                <w:sz w:val="20"/>
                <w:szCs w:val="20"/>
                <w:rPrChange w:id="1331" w:author="Shah Ashay" w:date="2018-04-16T16:55:00Z">
                  <w:rPr>
                    <w:rFonts w:asciiTheme="minorHAnsi" w:hAnsiTheme="minorHAnsi"/>
                    <w:b/>
                    <w:i/>
                    <w:sz w:val="20"/>
                    <w:szCs w:val="20"/>
                  </w:rPr>
                </w:rPrChange>
              </w:rPr>
              <w:t>Save</w:t>
            </w:r>
            <w:r w:rsidRPr="00D626C8">
              <w:rPr>
                <w:rFonts w:cs="Arial"/>
                <w:sz w:val="20"/>
                <w:szCs w:val="20"/>
                <w:rPrChange w:id="1332" w:author="Shah Ashay" w:date="2018-04-16T16:55:00Z">
                  <w:rPr>
                    <w:rFonts w:asciiTheme="minorHAnsi" w:hAnsiTheme="minorHAnsi"/>
                    <w:sz w:val="20"/>
                    <w:szCs w:val="20"/>
                  </w:rPr>
                </w:rPrChange>
              </w:rPr>
              <w:t xml:space="preserve"> icon in the Tool Bar</w:t>
            </w:r>
          </w:p>
        </w:tc>
        <w:tc>
          <w:tcPr>
            <w:tcW w:w="1092" w:type="pct"/>
            <w:tcPrChange w:id="1333" w:author="Shah Ashay" w:date="2018-04-16T16:55:00Z">
              <w:tcPr>
                <w:tcW w:w="2070" w:type="dxa"/>
              </w:tcPr>
            </w:tcPrChange>
          </w:tcPr>
          <w:p w14:paraId="4AB6A885" w14:textId="77777777" w:rsidR="00546513" w:rsidRPr="00D626C8" w:rsidRDefault="00546513" w:rsidP="00546513">
            <w:pPr>
              <w:keepNext/>
              <w:keepLines/>
              <w:rPr>
                <w:rFonts w:cs="Arial"/>
                <w:sz w:val="20"/>
                <w:szCs w:val="20"/>
                <w:rPrChange w:id="1334" w:author="Shah Ashay" w:date="2018-04-16T16:55:00Z">
                  <w:rPr>
                    <w:rFonts w:asciiTheme="minorHAnsi" w:hAnsiTheme="minorHAnsi"/>
                    <w:sz w:val="20"/>
                    <w:szCs w:val="20"/>
                  </w:rPr>
                </w:rPrChange>
              </w:rPr>
            </w:pPr>
            <w:r w:rsidRPr="00D626C8">
              <w:rPr>
                <w:rFonts w:cs="Arial"/>
                <w:sz w:val="20"/>
                <w:szCs w:val="20"/>
                <w:rPrChange w:id="1335" w:author="Shah Ashay" w:date="2018-04-16T16:55:00Z">
                  <w:rPr>
                    <w:rFonts w:asciiTheme="minorHAnsi" w:hAnsiTheme="minorHAnsi"/>
                    <w:sz w:val="20"/>
                    <w:szCs w:val="20"/>
                  </w:rPr>
                </w:rPrChange>
              </w:rPr>
              <w:t>List of all the constants that can be set appears in the Data Window</w:t>
            </w:r>
          </w:p>
        </w:tc>
        <w:tc>
          <w:tcPr>
            <w:tcW w:w="1567" w:type="pct"/>
            <w:tcPrChange w:id="1336" w:author="Shah Ashay" w:date="2018-04-16T16:55:00Z">
              <w:tcPr>
                <w:tcW w:w="2970" w:type="dxa"/>
              </w:tcPr>
            </w:tcPrChange>
          </w:tcPr>
          <w:p w14:paraId="5C6BC01F" w14:textId="77777777" w:rsidR="00546513" w:rsidRPr="00D626C8" w:rsidRDefault="00546513" w:rsidP="00546513">
            <w:pPr>
              <w:keepNext/>
              <w:keepLines/>
              <w:rPr>
                <w:rFonts w:cs="Arial"/>
                <w:sz w:val="20"/>
                <w:rPrChange w:id="1337" w:author="Shah Ashay" w:date="2018-04-16T16:55:00Z">
                  <w:rPr>
                    <w:rFonts w:asciiTheme="minorHAnsi" w:hAnsiTheme="minorHAnsi"/>
                    <w:sz w:val="20"/>
                  </w:rPr>
                </w:rPrChange>
              </w:rPr>
            </w:pPr>
          </w:p>
        </w:tc>
      </w:tr>
      <w:tr w:rsidR="00546513" w:rsidRPr="00D626C8" w14:paraId="4BF9D668" w14:textId="77777777" w:rsidTr="00D626C8">
        <w:trPr>
          <w:cantSplit/>
          <w:trPrChange w:id="1338" w:author="Shah Ashay" w:date="2018-04-16T16:55:00Z">
            <w:trPr>
              <w:cantSplit/>
            </w:trPr>
          </w:trPrChange>
        </w:trPr>
        <w:tc>
          <w:tcPr>
            <w:tcW w:w="382" w:type="pct"/>
            <w:tcPrChange w:id="1339" w:author="Shah Ashay" w:date="2018-04-16T16:55:00Z">
              <w:tcPr>
                <w:tcW w:w="655" w:type="dxa"/>
              </w:tcPr>
            </w:tcPrChange>
          </w:tcPr>
          <w:p w14:paraId="6623FFAD" w14:textId="77777777" w:rsidR="00546513" w:rsidRPr="00D626C8" w:rsidRDefault="00546513" w:rsidP="00546513">
            <w:pPr>
              <w:pStyle w:val="TableText"/>
              <w:keepNext/>
              <w:keepLines/>
              <w:numPr>
                <w:ilvl w:val="0"/>
                <w:numId w:val="4"/>
              </w:numPr>
              <w:rPr>
                <w:rFonts w:cs="Arial"/>
                <w:sz w:val="20"/>
                <w:rPrChange w:id="1340" w:author="Shah Ashay" w:date="2018-04-16T16:55:00Z">
                  <w:rPr>
                    <w:rFonts w:asciiTheme="minorHAnsi" w:hAnsiTheme="minorHAnsi"/>
                    <w:sz w:val="20"/>
                  </w:rPr>
                </w:rPrChange>
              </w:rPr>
            </w:pPr>
          </w:p>
        </w:tc>
        <w:tc>
          <w:tcPr>
            <w:tcW w:w="1959" w:type="pct"/>
            <w:tcPrChange w:id="1341" w:author="Shah Ashay" w:date="2018-04-16T16:55:00Z">
              <w:tcPr>
                <w:tcW w:w="3780" w:type="dxa"/>
              </w:tcPr>
            </w:tcPrChange>
          </w:tcPr>
          <w:p w14:paraId="0E1480FE" w14:textId="77777777" w:rsidR="00546513" w:rsidRPr="00D626C8" w:rsidRDefault="00546513" w:rsidP="00546513">
            <w:pPr>
              <w:pStyle w:val="TableText"/>
              <w:keepNext/>
              <w:keepLines/>
              <w:rPr>
                <w:rFonts w:cs="Arial"/>
                <w:sz w:val="20"/>
                <w:szCs w:val="20"/>
                <w:rPrChange w:id="1342" w:author="Shah Ashay" w:date="2018-04-16T16:55:00Z">
                  <w:rPr>
                    <w:rFonts w:asciiTheme="minorHAnsi" w:hAnsiTheme="minorHAnsi"/>
                    <w:sz w:val="20"/>
                    <w:szCs w:val="20"/>
                  </w:rPr>
                </w:rPrChange>
              </w:rPr>
            </w:pPr>
            <w:r w:rsidRPr="00D626C8">
              <w:rPr>
                <w:rFonts w:cs="Arial"/>
                <w:sz w:val="20"/>
                <w:szCs w:val="20"/>
                <w:rPrChange w:id="1343" w:author="Shah Ashay" w:date="2018-04-16T16:55:00Z">
                  <w:rPr>
                    <w:rFonts w:asciiTheme="minorHAnsi" w:hAnsiTheme="minorHAnsi"/>
                    <w:sz w:val="20"/>
                    <w:szCs w:val="20"/>
                  </w:rPr>
                </w:rPrChange>
              </w:rPr>
              <w:t>Locate the constant that needs to be set and enter the value</w:t>
            </w:r>
          </w:p>
          <w:p w14:paraId="43A54E64" w14:textId="77777777" w:rsidR="00546513" w:rsidRPr="00D626C8" w:rsidRDefault="00546513" w:rsidP="00546513">
            <w:pPr>
              <w:pStyle w:val="TableText"/>
              <w:keepNext/>
              <w:keepLines/>
              <w:rPr>
                <w:rFonts w:cs="Arial"/>
                <w:sz w:val="20"/>
                <w:szCs w:val="20"/>
                <w:rPrChange w:id="1344" w:author="Shah Ashay" w:date="2018-04-16T16:55:00Z">
                  <w:rPr>
                    <w:rFonts w:asciiTheme="minorHAnsi" w:hAnsiTheme="minorHAnsi"/>
                    <w:sz w:val="20"/>
                    <w:szCs w:val="20"/>
                  </w:rPr>
                </w:rPrChange>
              </w:rPr>
            </w:pPr>
          </w:p>
        </w:tc>
        <w:tc>
          <w:tcPr>
            <w:tcW w:w="1092" w:type="pct"/>
            <w:tcPrChange w:id="1345" w:author="Shah Ashay" w:date="2018-04-16T16:55:00Z">
              <w:tcPr>
                <w:tcW w:w="2070" w:type="dxa"/>
              </w:tcPr>
            </w:tcPrChange>
          </w:tcPr>
          <w:p w14:paraId="37BD1C0F" w14:textId="77777777" w:rsidR="00546513" w:rsidRPr="00D626C8" w:rsidRDefault="00546513" w:rsidP="00546513">
            <w:pPr>
              <w:keepNext/>
              <w:keepLines/>
              <w:rPr>
                <w:rFonts w:cs="Arial"/>
                <w:b/>
                <w:i/>
                <w:sz w:val="20"/>
                <w:szCs w:val="20"/>
                <w:rPrChange w:id="1346" w:author="Shah Ashay" w:date="2018-04-16T16:55:00Z">
                  <w:rPr>
                    <w:rFonts w:asciiTheme="minorHAnsi" w:hAnsiTheme="minorHAnsi"/>
                    <w:b/>
                    <w:i/>
                    <w:sz w:val="20"/>
                    <w:szCs w:val="20"/>
                  </w:rPr>
                </w:rPrChange>
              </w:rPr>
            </w:pPr>
          </w:p>
        </w:tc>
        <w:tc>
          <w:tcPr>
            <w:tcW w:w="1567" w:type="pct"/>
            <w:tcPrChange w:id="1347" w:author="Shah Ashay" w:date="2018-04-16T16:55:00Z">
              <w:tcPr>
                <w:tcW w:w="2970" w:type="dxa"/>
              </w:tcPr>
            </w:tcPrChange>
          </w:tcPr>
          <w:p w14:paraId="6CEA3B18" w14:textId="77777777" w:rsidR="00546513" w:rsidRPr="00D626C8" w:rsidRDefault="00546513" w:rsidP="00546513">
            <w:pPr>
              <w:keepNext/>
              <w:keepLines/>
              <w:rPr>
                <w:rFonts w:cs="Arial"/>
                <w:sz w:val="20"/>
                <w:rPrChange w:id="1348" w:author="Shah Ashay" w:date="2018-04-16T16:55:00Z">
                  <w:rPr>
                    <w:rFonts w:asciiTheme="minorHAnsi" w:hAnsiTheme="minorHAnsi"/>
                    <w:sz w:val="20"/>
                  </w:rPr>
                </w:rPrChange>
              </w:rPr>
            </w:pPr>
            <w:r w:rsidRPr="00D626C8">
              <w:rPr>
                <w:rFonts w:cs="Arial"/>
                <w:sz w:val="20"/>
                <w:rPrChange w:id="1349" w:author="Shah Ashay" w:date="2018-04-16T16:55:00Z">
                  <w:rPr>
                    <w:rFonts w:asciiTheme="minorHAnsi" w:hAnsiTheme="minorHAnsi"/>
                    <w:sz w:val="20"/>
                  </w:rPr>
                </w:rPrChange>
              </w:rPr>
              <w:t>Common meter reference values include:</w:t>
            </w:r>
          </w:p>
          <w:p w14:paraId="70EA0B24" w14:textId="77777777" w:rsidR="00546513" w:rsidRPr="00D626C8" w:rsidRDefault="00546513" w:rsidP="00546513">
            <w:pPr>
              <w:pStyle w:val="ListParagraph"/>
              <w:keepNext/>
              <w:keepLines/>
              <w:numPr>
                <w:ilvl w:val="0"/>
                <w:numId w:val="37"/>
              </w:numPr>
              <w:rPr>
                <w:rFonts w:cs="Arial"/>
                <w:sz w:val="20"/>
                <w:rPrChange w:id="1350" w:author="Shah Ashay" w:date="2018-04-16T16:55:00Z">
                  <w:rPr>
                    <w:rFonts w:asciiTheme="minorHAnsi" w:hAnsiTheme="minorHAnsi"/>
                    <w:sz w:val="20"/>
                  </w:rPr>
                </w:rPrChange>
              </w:rPr>
            </w:pPr>
            <w:r w:rsidRPr="00D626C8">
              <w:rPr>
                <w:rFonts w:cs="Arial"/>
                <w:sz w:val="20"/>
                <w:rPrChange w:id="1351" w:author="Shah Ashay" w:date="2018-04-16T16:55:00Z">
                  <w:rPr>
                    <w:rFonts w:asciiTheme="minorHAnsi" w:hAnsiTheme="minorHAnsi"/>
                    <w:sz w:val="20"/>
                  </w:rPr>
                </w:rPrChange>
              </w:rPr>
              <w:t>Meter Factor</w:t>
            </w:r>
          </w:p>
          <w:p w14:paraId="5DBA54FE" w14:textId="77777777" w:rsidR="00546513" w:rsidRPr="00D626C8" w:rsidRDefault="00546513" w:rsidP="00546513">
            <w:pPr>
              <w:pStyle w:val="ListParagraph"/>
              <w:keepNext/>
              <w:keepLines/>
              <w:numPr>
                <w:ilvl w:val="0"/>
                <w:numId w:val="37"/>
              </w:numPr>
              <w:rPr>
                <w:rFonts w:cs="Arial"/>
                <w:sz w:val="20"/>
                <w:rPrChange w:id="1352" w:author="Shah Ashay" w:date="2018-04-16T16:55:00Z">
                  <w:rPr>
                    <w:rFonts w:asciiTheme="minorHAnsi" w:hAnsiTheme="minorHAnsi"/>
                    <w:sz w:val="20"/>
                  </w:rPr>
                </w:rPrChange>
              </w:rPr>
            </w:pPr>
            <w:r w:rsidRPr="00D626C8">
              <w:rPr>
                <w:rFonts w:cs="Arial"/>
                <w:sz w:val="20"/>
                <w:rPrChange w:id="1353" w:author="Shah Ashay" w:date="2018-04-16T16:55:00Z">
                  <w:rPr>
                    <w:rFonts w:asciiTheme="minorHAnsi" w:hAnsiTheme="minorHAnsi"/>
                    <w:sz w:val="20"/>
                  </w:rPr>
                </w:rPrChange>
              </w:rPr>
              <w:t>Totalizer Max Count (max number a totalizer can have before roll-over</w:t>
            </w:r>
          </w:p>
          <w:p w14:paraId="505B8A49" w14:textId="77777777" w:rsidR="00546513" w:rsidRPr="00D626C8" w:rsidRDefault="00546513" w:rsidP="00546513">
            <w:pPr>
              <w:pStyle w:val="ListParagraph"/>
              <w:keepNext/>
              <w:keepLines/>
              <w:numPr>
                <w:ilvl w:val="0"/>
                <w:numId w:val="37"/>
              </w:numPr>
              <w:rPr>
                <w:rFonts w:cs="Arial"/>
                <w:sz w:val="20"/>
                <w:rPrChange w:id="1354" w:author="Shah Ashay" w:date="2018-04-16T16:55:00Z">
                  <w:rPr>
                    <w:rFonts w:asciiTheme="minorHAnsi" w:hAnsiTheme="minorHAnsi"/>
                    <w:sz w:val="20"/>
                  </w:rPr>
                </w:rPrChange>
              </w:rPr>
            </w:pPr>
            <w:r w:rsidRPr="00D626C8">
              <w:rPr>
                <w:rFonts w:cs="Arial"/>
                <w:sz w:val="20"/>
                <w:rPrChange w:id="1355" w:author="Shah Ashay" w:date="2018-04-16T16:55:00Z">
                  <w:rPr>
                    <w:rFonts w:asciiTheme="minorHAnsi" w:hAnsiTheme="minorHAnsi"/>
                    <w:sz w:val="20"/>
                  </w:rPr>
                </w:rPrChange>
              </w:rPr>
              <w:t>Volume Entry Flag</w:t>
            </w:r>
          </w:p>
          <w:p w14:paraId="62D4EF94" w14:textId="77777777" w:rsidR="00546513" w:rsidRPr="00D626C8" w:rsidRDefault="00546513" w:rsidP="00546513">
            <w:pPr>
              <w:pStyle w:val="ListParagraph"/>
              <w:keepNext/>
              <w:keepLines/>
              <w:numPr>
                <w:ilvl w:val="0"/>
                <w:numId w:val="37"/>
              </w:numPr>
              <w:rPr>
                <w:rFonts w:cs="Arial"/>
                <w:sz w:val="20"/>
                <w:rPrChange w:id="1356" w:author="Shah Ashay" w:date="2018-04-16T16:55:00Z">
                  <w:rPr>
                    <w:rFonts w:asciiTheme="minorHAnsi" w:hAnsiTheme="minorHAnsi"/>
                    <w:sz w:val="20"/>
                  </w:rPr>
                </w:rPrChange>
              </w:rPr>
            </w:pPr>
            <w:r w:rsidRPr="00D626C8">
              <w:rPr>
                <w:rFonts w:cs="Arial"/>
                <w:sz w:val="20"/>
                <w:rPrChange w:id="1357" w:author="Shah Ashay" w:date="2018-04-16T16:55:00Z">
                  <w:rPr>
                    <w:rFonts w:asciiTheme="minorHAnsi" w:hAnsiTheme="minorHAnsi"/>
                    <w:sz w:val="20"/>
                  </w:rPr>
                </w:rPrChange>
              </w:rPr>
              <w:t>Rate UOM</w:t>
            </w:r>
          </w:p>
          <w:p w14:paraId="1DF7F189" w14:textId="77777777" w:rsidR="00546513" w:rsidRPr="00D626C8" w:rsidRDefault="00546513" w:rsidP="00546513">
            <w:pPr>
              <w:pStyle w:val="ListParagraph"/>
              <w:keepNext/>
              <w:keepLines/>
              <w:numPr>
                <w:ilvl w:val="0"/>
                <w:numId w:val="37"/>
              </w:numPr>
              <w:rPr>
                <w:rFonts w:cs="Arial"/>
                <w:sz w:val="20"/>
                <w:rPrChange w:id="1358" w:author="Shah Ashay" w:date="2018-04-16T16:55:00Z">
                  <w:rPr>
                    <w:rFonts w:asciiTheme="minorHAnsi" w:hAnsiTheme="minorHAnsi"/>
                    <w:sz w:val="20"/>
                  </w:rPr>
                </w:rPrChange>
              </w:rPr>
            </w:pPr>
            <w:r w:rsidRPr="00D626C8">
              <w:rPr>
                <w:rFonts w:cs="Arial"/>
                <w:sz w:val="20"/>
                <w:rPrChange w:id="1359" w:author="Shah Ashay" w:date="2018-04-16T16:55:00Z">
                  <w:rPr>
                    <w:rFonts w:asciiTheme="minorHAnsi" w:hAnsiTheme="minorHAnsi"/>
                    <w:sz w:val="20"/>
                  </w:rPr>
                </w:rPrChange>
              </w:rPr>
              <w:t>Rate</w:t>
            </w:r>
          </w:p>
        </w:tc>
      </w:tr>
      <w:tr w:rsidR="00546513" w:rsidRPr="00D626C8" w14:paraId="2FFCE085" w14:textId="77777777" w:rsidTr="00D626C8">
        <w:trPr>
          <w:cantSplit/>
          <w:trPrChange w:id="1360" w:author="Shah Ashay" w:date="2018-04-16T16:55:00Z">
            <w:trPr>
              <w:cantSplit/>
            </w:trPr>
          </w:trPrChange>
        </w:trPr>
        <w:tc>
          <w:tcPr>
            <w:tcW w:w="382" w:type="pct"/>
            <w:tcPrChange w:id="1361" w:author="Shah Ashay" w:date="2018-04-16T16:55:00Z">
              <w:tcPr>
                <w:tcW w:w="655" w:type="dxa"/>
              </w:tcPr>
            </w:tcPrChange>
          </w:tcPr>
          <w:p w14:paraId="4AA3321E" w14:textId="77777777" w:rsidR="00546513" w:rsidRPr="00D626C8" w:rsidRDefault="00546513" w:rsidP="00546513">
            <w:pPr>
              <w:pStyle w:val="TableText"/>
              <w:keepNext/>
              <w:keepLines/>
              <w:numPr>
                <w:ilvl w:val="0"/>
                <w:numId w:val="4"/>
              </w:numPr>
              <w:rPr>
                <w:rFonts w:cs="Arial"/>
                <w:sz w:val="20"/>
                <w:rPrChange w:id="1362" w:author="Shah Ashay" w:date="2018-04-16T16:55:00Z">
                  <w:rPr>
                    <w:rFonts w:asciiTheme="minorHAnsi" w:hAnsiTheme="minorHAnsi"/>
                    <w:sz w:val="20"/>
                  </w:rPr>
                </w:rPrChange>
              </w:rPr>
            </w:pPr>
          </w:p>
        </w:tc>
        <w:tc>
          <w:tcPr>
            <w:tcW w:w="1959" w:type="pct"/>
            <w:tcPrChange w:id="1363" w:author="Shah Ashay" w:date="2018-04-16T16:55:00Z">
              <w:tcPr>
                <w:tcW w:w="3780" w:type="dxa"/>
              </w:tcPr>
            </w:tcPrChange>
          </w:tcPr>
          <w:p w14:paraId="71C676AC" w14:textId="77777777" w:rsidR="00546513" w:rsidRPr="00D626C8" w:rsidRDefault="00546513" w:rsidP="00546513">
            <w:pPr>
              <w:pStyle w:val="TableText"/>
              <w:keepNext/>
              <w:keepLines/>
              <w:rPr>
                <w:rFonts w:cs="Arial"/>
                <w:sz w:val="20"/>
                <w:szCs w:val="20"/>
                <w:rPrChange w:id="1364" w:author="Shah Ashay" w:date="2018-04-16T16:55:00Z">
                  <w:rPr>
                    <w:rFonts w:asciiTheme="minorHAnsi" w:hAnsiTheme="minorHAnsi"/>
                    <w:sz w:val="20"/>
                    <w:szCs w:val="20"/>
                  </w:rPr>
                </w:rPrChange>
              </w:rPr>
            </w:pPr>
            <w:r w:rsidRPr="00D626C8">
              <w:rPr>
                <w:rFonts w:cs="Arial"/>
                <w:sz w:val="20"/>
                <w:szCs w:val="20"/>
                <w:rPrChange w:id="1365" w:author="Shah Ashay" w:date="2018-04-16T16:55:00Z">
                  <w:rPr>
                    <w:rFonts w:asciiTheme="minorHAnsi" w:hAnsiTheme="minorHAnsi"/>
                    <w:sz w:val="20"/>
                    <w:szCs w:val="20"/>
                  </w:rPr>
                </w:rPrChange>
              </w:rPr>
              <w:t xml:space="preserve">Click the </w:t>
            </w:r>
            <w:r w:rsidRPr="00D626C8">
              <w:rPr>
                <w:rFonts w:cs="Arial"/>
                <w:b/>
                <w:i/>
                <w:sz w:val="20"/>
                <w:szCs w:val="20"/>
                <w:rPrChange w:id="1366" w:author="Shah Ashay" w:date="2018-04-16T16:55:00Z">
                  <w:rPr>
                    <w:rFonts w:asciiTheme="minorHAnsi" w:hAnsiTheme="minorHAnsi"/>
                    <w:b/>
                    <w:i/>
                    <w:sz w:val="20"/>
                    <w:szCs w:val="20"/>
                  </w:rPr>
                </w:rPrChange>
              </w:rPr>
              <w:t>Save</w:t>
            </w:r>
            <w:r w:rsidRPr="00D626C8">
              <w:rPr>
                <w:rFonts w:cs="Arial"/>
                <w:sz w:val="20"/>
                <w:szCs w:val="20"/>
                <w:rPrChange w:id="1367" w:author="Shah Ashay" w:date="2018-04-16T16:55:00Z">
                  <w:rPr>
                    <w:rFonts w:asciiTheme="minorHAnsi" w:hAnsiTheme="minorHAnsi"/>
                    <w:sz w:val="20"/>
                    <w:szCs w:val="20"/>
                  </w:rPr>
                </w:rPrChange>
              </w:rPr>
              <w:t xml:space="preserve"> icon in the Tool Bar</w:t>
            </w:r>
          </w:p>
        </w:tc>
        <w:tc>
          <w:tcPr>
            <w:tcW w:w="1092" w:type="pct"/>
            <w:tcPrChange w:id="1368" w:author="Shah Ashay" w:date="2018-04-16T16:55:00Z">
              <w:tcPr>
                <w:tcW w:w="2070" w:type="dxa"/>
              </w:tcPr>
            </w:tcPrChange>
          </w:tcPr>
          <w:p w14:paraId="65C39327" w14:textId="77777777" w:rsidR="00546513" w:rsidRPr="00D626C8" w:rsidRDefault="00546513" w:rsidP="00546513">
            <w:pPr>
              <w:keepNext/>
              <w:keepLines/>
              <w:rPr>
                <w:rFonts w:cs="Arial"/>
                <w:sz w:val="20"/>
                <w:szCs w:val="20"/>
                <w:rPrChange w:id="1369" w:author="Shah Ashay" w:date="2018-04-16T16:55:00Z">
                  <w:rPr>
                    <w:rFonts w:asciiTheme="minorHAnsi" w:hAnsiTheme="minorHAnsi"/>
                    <w:sz w:val="20"/>
                    <w:szCs w:val="20"/>
                  </w:rPr>
                </w:rPrChange>
              </w:rPr>
            </w:pPr>
            <w:r w:rsidRPr="00D626C8">
              <w:rPr>
                <w:rFonts w:cs="Arial"/>
                <w:sz w:val="20"/>
                <w:szCs w:val="20"/>
                <w:rPrChange w:id="1370" w:author="Shah Ashay" w:date="2018-04-16T16:55:00Z">
                  <w:rPr>
                    <w:rFonts w:asciiTheme="minorHAnsi" w:hAnsiTheme="minorHAnsi"/>
                    <w:sz w:val="20"/>
                    <w:szCs w:val="20"/>
                  </w:rPr>
                </w:rPrChange>
              </w:rPr>
              <w:t>Entry is saved.</w:t>
            </w:r>
          </w:p>
        </w:tc>
        <w:tc>
          <w:tcPr>
            <w:tcW w:w="1567" w:type="pct"/>
            <w:tcPrChange w:id="1371" w:author="Shah Ashay" w:date="2018-04-16T16:55:00Z">
              <w:tcPr>
                <w:tcW w:w="2970" w:type="dxa"/>
              </w:tcPr>
            </w:tcPrChange>
          </w:tcPr>
          <w:p w14:paraId="1AF123F3" w14:textId="77777777" w:rsidR="00546513" w:rsidRPr="00D626C8" w:rsidRDefault="00546513" w:rsidP="00546513">
            <w:pPr>
              <w:keepNext/>
              <w:keepLines/>
              <w:rPr>
                <w:rFonts w:cs="Arial"/>
                <w:sz w:val="20"/>
                <w:rPrChange w:id="1372" w:author="Shah Ashay" w:date="2018-04-16T16:55:00Z">
                  <w:rPr>
                    <w:rFonts w:asciiTheme="minorHAnsi" w:hAnsiTheme="minorHAnsi"/>
                    <w:sz w:val="20"/>
                  </w:rPr>
                </w:rPrChange>
              </w:rPr>
            </w:pPr>
          </w:p>
        </w:tc>
      </w:tr>
      <w:tr w:rsidR="00546513" w:rsidRPr="00D626C8" w14:paraId="798FAFFD" w14:textId="77777777" w:rsidTr="00D626C8">
        <w:trPr>
          <w:cantSplit/>
          <w:trPrChange w:id="1373" w:author="Shah Ashay" w:date="2018-04-16T16:55:00Z">
            <w:trPr>
              <w:cantSplit/>
            </w:trPr>
          </w:trPrChange>
        </w:trPr>
        <w:tc>
          <w:tcPr>
            <w:tcW w:w="382" w:type="pct"/>
            <w:tcPrChange w:id="1374" w:author="Shah Ashay" w:date="2018-04-16T16:55:00Z">
              <w:tcPr>
                <w:tcW w:w="655" w:type="dxa"/>
              </w:tcPr>
            </w:tcPrChange>
          </w:tcPr>
          <w:p w14:paraId="133E0D7C" w14:textId="77777777" w:rsidR="00546513" w:rsidRPr="00D626C8" w:rsidRDefault="00546513" w:rsidP="00546513">
            <w:pPr>
              <w:pStyle w:val="TableText"/>
              <w:keepNext/>
              <w:keepLines/>
              <w:numPr>
                <w:ilvl w:val="0"/>
                <w:numId w:val="4"/>
              </w:numPr>
              <w:rPr>
                <w:rFonts w:cs="Arial"/>
                <w:sz w:val="20"/>
                <w:rPrChange w:id="1375" w:author="Shah Ashay" w:date="2018-04-16T16:55:00Z">
                  <w:rPr>
                    <w:rFonts w:asciiTheme="minorHAnsi" w:hAnsiTheme="minorHAnsi"/>
                    <w:sz w:val="20"/>
                  </w:rPr>
                </w:rPrChange>
              </w:rPr>
            </w:pPr>
          </w:p>
        </w:tc>
        <w:tc>
          <w:tcPr>
            <w:tcW w:w="1959" w:type="pct"/>
            <w:tcPrChange w:id="1376" w:author="Shah Ashay" w:date="2018-04-16T16:55:00Z">
              <w:tcPr>
                <w:tcW w:w="3780" w:type="dxa"/>
              </w:tcPr>
            </w:tcPrChange>
          </w:tcPr>
          <w:p w14:paraId="4E98063E" w14:textId="77777777" w:rsidR="00546513" w:rsidRPr="00D626C8" w:rsidRDefault="00546513" w:rsidP="00546513">
            <w:pPr>
              <w:pStyle w:val="TableText"/>
              <w:keepNext/>
              <w:keepLines/>
              <w:rPr>
                <w:rFonts w:cs="Arial"/>
                <w:sz w:val="20"/>
                <w:szCs w:val="20"/>
                <w:rPrChange w:id="1377" w:author="Shah Ashay" w:date="2018-04-16T16:55:00Z">
                  <w:rPr>
                    <w:rFonts w:asciiTheme="minorHAnsi" w:hAnsiTheme="minorHAnsi"/>
                    <w:sz w:val="20"/>
                    <w:szCs w:val="20"/>
                  </w:rPr>
                </w:rPrChange>
              </w:rPr>
            </w:pPr>
            <w:r w:rsidRPr="00D626C8">
              <w:rPr>
                <w:rFonts w:cs="Arial"/>
                <w:b/>
                <w:i/>
                <w:sz w:val="20"/>
                <w:szCs w:val="20"/>
                <w:rPrChange w:id="1378" w:author="Shah Ashay" w:date="2018-04-16T16:55:00Z">
                  <w:rPr>
                    <w:rFonts w:asciiTheme="minorHAnsi" w:hAnsiTheme="minorHAnsi"/>
                    <w:b/>
                    <w:i/>
                    <w:sz w:val="20"/>
                    <w:szCs w:val="20"/>
                  </w:rPr>
                </w:rPrChange>
              </w:rPr>
              <w:t>Stream Formula Editor</w:t>
            </w:r>
            <w:r w:rsidRPr="00D626C8">
              <w:rPr>
                <w:rFonts w:cs="Arial"/>
                <w:sz w:val="20"/>
                <w:szCs w:val="20"/>
                <w:rPrChange w:id="1379" w:author="Shah Ashay" w:date="2018-04-16T16:55:00Z">
                  <w:rPr>
                    <w:rFonts w:asciiTheme="minorHAnsi" w:hAnsiTheme="minorHAnsi"/>
                    <w:sz w:val="20"/>
                    <w:szCs w:val="20"/>
                  </w:rPr>
                </w:rPrChange>
              </w:rPr>
              <w:t xml:space="preserve"> screen (if needed)</w:t>
            </w:r>
          </w:p>
        </w:tc>
        <w:tc>
          <w:tcPr>
            <w:tcW w:w="1092" w:type="pct"/>
            <w:tcPrChange w:id="1380" w:author="Shah Ashay" w:date="2018-04-16T16:55:00Z">
              <w:tcPr>
                <w:tcW w:w="2070" w:type="dxa"/>
              </w:tcPr>
            </w:tcPrChange>
          </w:tcPr>
          <w:p w14:paraId="39345B34" w14:textId="77777777" w:rsidR="00546513" w:rsidRPr="00D626C8" w:rsidRDefault="00546513" w:rsidP="00546513">
            <w:pPr>
              <w:keepNext/>
              <w:keepLines/>
              <w:rPr>
                <w:rFonts w:cs="Arial"/>
                <w:sz w:val="20"/>
                <w:szCs w:val="20"/>
                <w:rPrChange w:id="1381" w:author="Shah Ashay" w:date="2018-04-16T16:55:00Z">
                  <w:rPr>
                    <w:rFonts w:asciiTheme="minorHAnsi" w:hAnsiTheme="minorHAnsi"/>
                    <w:sz w:val="20"/>
                    <w:szCs w:val="20"/>
                  </w:rPr>
                </w:rPrChange>
              </w:rPr>
            </w:pPr>
          </w:p>
        </w:tc>
        <w:tc>
          <w:tcPr>
            <w:tcW w:w="1567" w:type="pct"/>
            <w:tcPrChange w:id="1382" w:author="Shah Ashay" w:date="2018-04-16T16:55:00Z">
              <w:tcPr>
                <w:tcW w:w="2970" w:type="dxa"/>
              </w:tcPr>
            </w:tcPrChange>
          </w:tcPr>
          <w:p w14:paraId="289BBC33" w14:textId="77777777" w:rsidR="00546513" w:rsidRPr="00D626C8" w:rsidRDefault="00546513" w:rsidP="00546513">
            <w:pPr>
              <w:keepNext/>
              <w:keepLines/>
              <w:rPr>
                <w:rFonts w:cs="Arial"/>
                <w:sz w:val="20"/>
                <w:rPrChange w:id="1383" w:author="Shah Ashay" w:date="2018-04-16T16:55:00Z">
                  <w:rPr>
                    <w:rFonts w:asciiTheme="minorHAnsi" w:hAnsiTheme="minorHAnsi"/>
                    <w:sz w:val="20"/>
                  </w:rPr>
                </w:rPrChange>
              </w:rPr>
            </w:pPr>
          </w:p>
        </w:tc>
      </w:tr>
      <w:tr w:rsidR="00546513" w:rsidRPr="00D626C8" w14:paraId="22D898C2" w14:textId="77777777" w:rsidTr="00D626C8">
        <w:trPr>
          <w:cantSplit/>
          <w:trPrChange w:id="1384" w:author="Shah Ashay" w:date="2018-04-16T16:55:00Z">
            <w:trPr>
              <w:cantSplit/>
            </w:trPr>
          </w:trPrChange>
        </w:trPr>
        <w:tc>
          <w:tcPr>
            <w:tcW w:w="382" w:type="pct"/>
            <w:tcPrChange w:id="1385" w:author="Shah Ashay" w:date="2018-04-16T16:55:00Z">
              <w:tcPr>
                <w:tcW w:w="655" w:type="dxa"/>
              </w:tcPr>
            </w:tcPrChange>
          </w:tcPr>
          <w:p w14:paraId="185F7759" w14:textId="77777777" w:rsidR="00546513" w:rsidRPr="00D626C8" w:rsidRDefault="00546513" w:rsidP="00546513">
            <w:pPr>
              <w:pStyle w:val="TableText"/>
              <w:keepNext/>
              <w:keepLines/>
              <w:numPr>
                <w:ilvl w:val="0"/>
                <w:numId w:val="4"/>
              </w:numPr>
              <w:rPr>
                <w:rFonts w:cs="Arial"/>
                <w:sz w:val="20"/>
                <w:rPrChange w:id="1386" w:author="Shah Ashay" w:date="2018-04-16T16:55:00Z">
                  <w:rPr>
                    <w:rFonts w:asciiTheme="minorHAnsi" w:hAnsiTheme="minorHAnsi"/>
                    <w:sz w:val="20"/>
                  </w:rPr>
                </w:rPrChange>
              </w:rPr>
            </w:pPr>
          </w:p>
        </w:tc>
        <w:tc>
          <w:tcPr>
            <w:tcW w:w="1959" w:type="pct"/>
            <w:tcPrChange w:id="1387" w:author="Shah Ashay" w:date="2018-04-16T16:55:00Z">
              <w:tcPr>
                <w:tcW w:w="3780" w:type="dxa"/>
              </w:tcPr>
            </w:tcPrChange>
          </w:tcPr>
          <w:p w14:paraId="21723D51" w14:textId="77777777" w:rsidR="00546513" w:rsidRPr="00D626C8" w:rsidRDefault="00546513" w:rsidP="00546513">
            <w:pPr>
              <w:pStyle w:val="TableText"/>
              <w:keepNext/>
              <w:keepLines/>
              <w:rPr>
                <w:rFonts w:cs="Arial"/>
                <w:sz w:val="20"/>
                <w:szCs w:val="20"/>
                <w:rPrChange w:id="1388" w:author="Shah Ashay" w:date="2018-04-16T16:55:00Z">
                  <w:rPr>
                    <w:rFonts w:asciiTheme="minorHAnsi" w:hAnsiTheme="minorHAnsi"/>
                    <w:sz w:val="20"/>
                    <w:szCs w:val="20"/>
                  </w:rPr>
                </w:rPrChange>
              </w:rPr>
            </w:pPr>
            <w:r w:rsidRPr="00D626C8">
              <w:rPr>
                <w:rFonts w:cs="Arial"/>
                <w:sz w:val="20"/>
                <w:szCs w:val="20"/>
                <w:rPrChange w:id="1389" w:author="Shah Ashay" w:date="2018-04-16T16:55:00Z">
                  <w:rPr>
                    <w:rFonts w:asciiTheme="minorHAnsi" w:hAnsiTheme="minorHAnsi"/>
                    <w:sz w:val="20"/>
                    <w:szCs w:val="20"/>
                  </w:rPr>
                </w:rPrChange>
              </w:rPr>
              <w:t xml:space="preserve">If the stream is a Formula Stream, Navigate to the </w:t>
            </w:r>
            <w:r w:rsidRPr="00D626C8">
              <w:rPr>
                <w:rFonts w:cs="Arial"/>
                <w:b/>
                <w:i/>
                <w:sz w:val="20"/>
                <w:szCs w:val="20"/>
                <w:rPrChange w:id="1390" w:author="Shah Ashay" w:date="2018-04-16T16:55:00Z">
                  <w:rPr>
                    <w:rFonts w:asciiTheme="minorHAnsi" w:hAnsiTheme="minorHAnsi"/>
                    <w:b/>
                    <w:i/>
                    <w:sz w:val="20"/>
                    <w:szCs w:val="20"/>
                  </w:rPr>
                </w:rPrChange>
              </w:rPr>
              <w:t>Stream Formula Editor</w:t>
            </w:r>
            <w:r w:rsidRPr="00D626C8">
              <w:rPr>
                <w:rFonts w:cs="Arial"/>
                <w:sz w:val="20"/>
                <w:szCs w:val="20"/>
                <w:rPrChange w:id="1391" w:author="Shah Ashay" w:date="2018-04-16T16:55:00Z">
                  <w:rPr>
                    <w:rFonts w:asciiTheme="minorHAnsi" w:hAnsiTheme="minorHAnsi"/>
                    <w:sz w:val="20"/>
                    <w:szCs w:val="20"/>
                  </w:rPr>
                </w:rPrChange>
              </w:rPr>
              <w:t xml:space="preserve"> screen</w:t>
            </w:r>
          </w:p>
          <w:p w14:paraId="36A717CE" w14:textId="77777777" w:rsidR="00546513" w:rsidRPr="00D626C8" w:rsidRDefault="00546513" w:rsidP="00546513">
            <w:pPr>
              <w:pStyle w:val="TableText"/>
              <w:keepNext/>
              <w:keepLines/>
              <w:rPr>
                <w:rFonts w:cs="Arial"/>
                <w:i/>
                <w:sz w:val="20"/>
                <w:szCs w:val="20"/>
                <w:rPrChange w:id="1392" w:author="Shah Ashay" w:date="2018-04-16T16:55:00Z">
                  <w:rPr>
                    <w:rFonts w:asciiTheme="minorHAnsi" w:hAnsiTheme="minorHAnsi"/>
                    <w:i/>
                    <w:sz w:val="20"/>
                    <w:szCs w:val="20"/>
                  </w:rPr>
                </w:rPrChange>
              </w:rPr>
            </w:pPr>
            <w:r w:rsidRPr="00D626C8">
              <w:rPr>
                <w:rFonts w:cs="Arial"/>
                <w:i/>
                <w:sz w:val="20"/>
                <w:szCs w:val="20"/>
                <w:rPrChange w:id="1393" w:author="Shah Ashay" w:date="2018-04-16T16:55:00Z">
                  <w:rPr>
                    <w:rFonts w:asciiTheme="minorHAnsi" w:hAnsiTheme="minorHAnsi"/>
                    <w:i/>
                    <w:sz w:val="20"/>
                    <w:szCs w:val="20"/>
                  </w:rPr>
                </w:rPrChange>
              </w:rPr>
              <w:t xml:space="preserve">Administration </w:t>
            </w:r>
            <w:r w:rsidRPr="00D626C8">
              <w:rPr>
                <w:rFonts w:cs="Arial"/>
                <w:i/>
                <w:sz w:val="20"/>
                <w:szCs w:val="20"/>
                <w:rPrChange w:id="1394" w:author="Shah Ashay" w:date="2018-04-16T16:55:00Z">
                  <w:rPr>
                    <w:rFonts w:asciiTheme="minorHAnsi" w:hAnsiTheme="minorHAnsi"/>
                    <w:i/>
                    <w:sz w:val="20"/>
                    <w:szCs w:val="20"/>
                  </w:rPr>
                </w:rPrChange>
              </w:rPr>
              <w:sym w:font="Wingdings" w:char="F0E0"/>
            </w:r>
            <w:r w:rsidRPr="00D626C8">
              <w:rPr>
                <w:rFonts w:cs="Arial"/>
                <w:i/>
                <w:sz w:val="20"/>
                <w:szCs w:val="20"/>
                <w:rPrChange w:id="1395" w:author="Shah Ashay" w:date="2018-04-16T16:55:00Z">
                  <w:rPr>
                    <w:rFonts w:asciiTheme="minorHAnsi" w:hAnsiTheme="minorHAnsi"/>
                    <w:i/>
                    <w:sz w:val="20"/>
                    <w:szCs w:val="20"/>
                  </w:rPr>
                </w:rPrChange>
              </w:rPr>
              <w:t xml:space="preserve"> Assets </w:t>
            </w:r>
            <w:r w:rsidRPr="00D626C8">
              <w:rPr>
                <w:rFonts w:cs="Arial"/>
                <w:i/>
                <w:sz w:val="20"/>
                <w:szCs w:val="20"/>
                <w:rPrChange w:id="1396" w:author="Shah Ashay" w:date="2018-04-16T16:55:00Z">
                  <w:rPr>
                    <w:rFonts w:asciiTheme="minorHAnsi" w:hAnsiTheme="minorHAnsi"/>
                    <w:i/>
                    <w:sz w:val="20"/>
                    <w:szCs w:val="20"/>
                  </w:rPr>
                </w:rPrChange>
              </w:rPr>
              <w:sym w:font="Wingdings" w:char="F0E0"/>
            </w:r>
            <w:r w:rsidRPr="00D626C8">
              <w:rPr>
                <w:rFonts w:cs="Arial"/>
                <w:i/>
                <w:sz w:val="20"/>
                <w:szCs w:val="20"/>
                <w:rPrChange w:id="1397" w:author="Shah Ashay" w:date="2018-04-16T16:55:00Z">
                  <w:rPr>
                    <w:rFonts w:asciiTheme="minorHAnsi" w:hAnsiTheme="minorHAnsi"/>
                    <w:i/>
                    <w:sz w:val="20"/>
                    <w:szCs w:val="20"/>
                  </w:rPr>
                </w:rPrChange>
              </w:rPr>
              <w:t xml:space="preserve"> Stream Objects </w:t>
            </w:r>
            <w:r w:rsidRPr="00D626C8">
              <w:rPr>
                <w:rFonts w:cs="Arial"/>
                <w:i/>
                <w:sz w:val="20"/>
                <w:szCs w:val="20"/>
                <w:rPrChange w:id="1398" w:author="Shah Ashay" w:date="2018-04-16T16:55:00Z">
                  <w:rPr>
                    <w:rFonts w:asciiTheme="minorHAnsi" w:hAnsiTheme="minorHAnsi"/>
                    <w:i/>
                    <w:sz w:val="20"/>
                    <w:szCs w:val="20"/>
                  </w:rPr>
                </w:rPrChange>
              </w:rPr>
              <w:sym w:font="Wingdings" w:char="F0E0"/>
            </w:r>
            <w:r w:rsidRPr="00D626C8">
              <w:rPr>
                <w:rFonts w:cs="Arial"/>
                <w:i/>
                <w:sz w:val="20"/>
                <w:szCs w:val="20"/>
                <w:rPrChange w:id="1399" w:author="Shah Ashay" w:date="2018-04-16T16:55:00Z">
                  <w:rPr>
                    <w:rFonts w:asciiTheme="minorHAnsi" w:hAnsiTheme="minorHAnsi"/>
                    <w:i/>
                    <w:sz w:val="20"/>
                    <w:szCs w:val="20"/>
                  </w:rPr>
                </w:rPrChange>
              </w:rPr>
              <w:t xml:space="preserve"> Stream Formula Editor</w:t>
            </w:r>
          </w:p>
          <w:p w14:paraId="43490956" w14:textId="77777777" w:rsidR="00546513" w:rsidRPr="00D626C8" w:rsidRDefault="00546513" w:rsidP="00546513">
            <w:pPr>
              <w:pStyle w:val="TableText"/>
              <w:keepNext/>
              <w:keepLines/>
              <w:rPr>
                <w:rFonts w:cs="Arial"/>
                <w:sz w:val="20"/>
                <w:szCs w:val="20"/>
                <w:rPrChange w:id="1400" w:author="Shah Ashay" w:date="2018-04-16T16:55:00Z">
                  <w:rPr>
                    <w:rFonts w:asciiTheme="minorHAnsi" w:hAnsiTheme="minorHAnsi"/>
                    <w:sz w:val="20"/>
                    <w:szCs w:val="20"/>
                  </w:rPr>
                </w:rPrChange>
              </w:rPr>
            </w:pPr>
          </w:p>
        </w:tc>
        <w:tc>
          <w:tcPr>
            <w:tcW w:w="1092" w:type="pct"/>
            <w:tcPrChange w:id="1401" w:author="Shah Ashay" w:date="2018-04-16T16:55:00Z">
              <w:tcPr>
                <w:tcW w:w="2070" w:type="dxa"/>
              </w:tcPr>
            </w:tcPrChange>
          </w:tcPr>
          <w:p w14:paraId="63F7F75D" w14:textId="77777777" w:rsidR="00546513" w:rsidRPr="00D626C8" w:rsidRDefault="00546513" w:rsidP="00546513">
            <w:pPr>
              <w:keepNext/>
              <w:keepLines/>
              <w:rPr>
                <w:rFonts w:cs="Arial"/>
                <w:sz w:val="20"/>
                <w:szCs w:val="20"/>
                <w:rPrChange w:id="1402" w:author="Shah Ashay" w:date="2018-04-16T16:55:00Z">
                  <w:rPr>
                    <w:rFonts w:asciiTheme="minorHAnsi" w:hAnsiTheme="minorHAnsi"/>
                    <w:sz w:val="20"/>
                    <w:szCs w:val="20"/>
                  </w:rPr>
                </w:rPrChange>
              </w:rPr>
            </w:pPr>
            <w:r w:rsidRPr="00D626C8">
              <w:rPr>
                <w:rFonts w:cs="Arial"/>
                <w:sz w:val="20"/>
                <w:szCs w:val="20"/>
                <w:rPrChange w:id="1403" w:author="Shah Ashay" w:date="2018-04-16T16:55:00Z">
                  <w:rPr>
                    <w:rFonts w:asciiTheme="minorHAnsi" w:hAnsiTheme="minorHAnsi"/>
                    <w:sz w:val="20"/>
                    <w:szCs w:val="20"/>
                  </w:rPr>
                </w:rPrChange>
              </w:rPr>
              <w:t xml:space="preserve">In the Navigator, the date and hierarchy are retained from the </w:t>
            </w:r>
            <w:r w:rsidRPr="00D626C8">
              <w:rPr>
                <w:rFonts w:cs="Arial"/>
                <w:b/>
                <w:i/>
                <w:sz w:val="20"/>
                <w:szCs w:val="20"/>
                <w:rPrChange w:id="1404" w:author="Shah Ashay" w:date="2018-04-16T16:55:00Z">
                  <w:rPr>
                    <w:rFonts w:asciiTheme="minorHAnsi" w:hAnsiTheme="minorHAnsi"/>
                    <w:b/>
                    <w:i/>
                    <w:sz w:val="20"/>
                    <w:szCs w:val="20"/>
                  </w:rPr>
                </w:rPrChange>
              </w:rPr>
              <w:t>Maintain Stream Reference Values</w:t>
            </w:r>
            <w:r w:rsidRPr="00D626C8">
              <w:rPr>
                <w:rFonts w:cs="Arial"/>
                <w:sz w:val="20"/>
                <w:szCs w:val="20"/>
                <w:rPrChange w:id="1405" w:author="Shah Ashay" w:date="2018-04-16T16:55:00Z">
                  <w:rPr>
                    <w:rFonts w:asciiTheme="minorHAnsi" w:hAnsiTheme="minorHAnsi"/>
                    <w:sz w:val="20"/>
                    <w:szCs w:val="20"/>
                  </w:rPr>
                </w:rPrChange>
              </w:rPr>
              <w:t xml:space="preserve"> screen.</w:t>
            </w:r>
          </w:p>
          <w:p w14:paraId="3AD9A3CC" w14:textId="77777777" w:rsidR="00546513" w:rsidRPr="00D626C8" w:rsidRDefault="00546513" w:rsidP="00546513">
            <w:pPr>
              <w:keepNext/>
              <w:keepLines/>
              <w:rPr>
                <w:rFonts w:cs="Arial"/>
                <w:sz w:val="20"/>
                <w:szCs w:val="20"/>
                <w:rPrChange w:id="1406" w:author="Shah Ashay" w:date="2018-04-16T16:55:00Z">
                  <w:rPr>
                    <w:rFonts w:asciiTheme="minorHAnsi" w:hAnsiTheme="minorHAnsi"/>
                    <w:sz w:val="20"/>
                    <w:szCs w:val="20"/>
                  </w:rPr>
                </w:rPrChange>
              </w:rPr>
            </w:pPr>
          </w:p>
          <w:p w14:paraId="4A6D89FF" w14:textId="77777777" w:rsidR="00546513" w:rsidRPr="00D626C8" w:rsidRDefault="00546513" w:rsidP="00546513">
            <w:pPr>
              <w:keepNext/>
              <w:keepLines/>
              <w:rPr>
                <w:rFonts w:cs="Arial"/>
                <w:sz w:val="20"/>
                <w:szCs w:val="20"/>
                <w:rPrChange w:id="1407" w:author="Shah Ashay" w:date="2018-04-16T16:55:00Z">
                  <w:rPr>
                    <w:rFonts w:asciiTheme="minorHAnsi" w:hAnsiTheme="minorHAnsi"/>
                    <w:sz w:val="20"/>
                    <w:szCs w:val="20"/>
                  </w:rPr>
                </w:rPrChange>
              </w:rPr>
            </w:pPr>
          </w:p>
        </w:tc>
        <w:tc>
          <w:tcPr>
            <w:tcW w:w="1567" w:type="pct"/>
            <w:tcPrChange w:id="1408" w:author="Shah Ashay" w:date="2018-04-16T16:55:00Z">
              <w:tcPr>
                <w:tcW w:w="2970" w:type="dxa"/>
              </w:tcPr>
            </w:tcPrChange>
          </w:tcPr>
          <w:p w14:paraId="6753E103" w14:textId="77777777" w:rsidR="00546513" w:rsidRPr="00D626C8" w:rsidRDefault="00546513" w:rsidP="00546513">
            <w:pPr>
              <w:keepNext/>
              <w:keepLines/>
              <w:rPr>
                <w:rFonts w:cs="Arial"/>
                <w:sz w:val="20"/>
                <w:rPrChange w:id="1409" w:author="Shah Ashay" w:date="2018-04-16T16:55:00Z">
                  <w:rPr>
                    <w:rFonts w:asciiTheme="minorHAnsi" w:hAnsiTheme="minorHAnsi"/>
                    <w:sz w:val="20"/>
                  </w:rPr>
                </w:rPrChange>
              </w:rPr>
            </w:pPr>
            <w:r w:rsidRPr="00D626C8">
              <w:rPr>
                <w:rFonts w:cs="Arial"/>
                <w:sz w:val="20"/>
                <w:rPrChange w:id="1410" w:author="Shah Ashay" w:date="2018-04-16T16:55:00Z">
                  <w:rPr>
                    <w:rFonts w:asciiTheme="minorHAnsi" w:hAnsiTheme="minorHAnsi"/>
                    <w:sz w:val="20"/>
                  </w:rPr>
                </w:rPrChange>
              </w:rPr>
              <w:t>Normal updated fields-</w:t>
            </w:r>
          </w:p>
          <w:p w14:paraId="17EC2714" w14:textId="77777777" w:rsidR="00546513" w:rsidRPr="00D626C8" w:rsidRDefault="00546513" w:rsidP="00546513">
            <w:pPr>
              <w:keepNext/>
              <w:keepLines/>
              <w:rPr>
                <w:rFonts w:cs="Arial"/>
                <w:sz w:val="20"/>
                <w:rPrChange w:id="1411" w:author="Shah Ashay" w:date="2018-04-16T16:55:00Z">
                  <w:rPr>
                    <w:rFonts w:asciiTheme="minorHAnsi" w:hAnsiTheme="minorHAnsi"/>
                    <w:sz w:val="20"/>
                  </w:rPr>
                </w:rPrChange>
              </w:rPr>
            </w:pPr>
          </w:p>
          <w:p w14:paraId="59A3EED3" w14:textId="77777777" w:rsidR="00546513" w:rsidRPr="00D626C8" w:rsidRDefault="00546513" w:rsidP="00546513">
            <w:pPr>
              <w:pStyle w:val="ListParagraph"/>
              <w:keepNext/>
              <w:keepLines/>
              <w:numPr>
                <w:ilvl w:val="0"/>
                <w:numId w:val="37"/>
              </w:numPr>
              <w:rPr>
                <w:rFonts w:cs="Arial"/>
                <w:sz w:val="20"/>
                <w:rPrChange w:id="1412" w:author="Shah Ashay" w:date="2018-04-16T16:55:00Z">
                  <w:rPr>
                    <w:rFonts w:asciiTheme="minorHAnsi" w:hAnsiTheme="minorHAnsi"/>
                    <w:sz w:val="20"/>
                  </w:rPr>
                </w:rPrChange>
              </w:rPr>
            </w:pPr>
            <w:r w:rsidRPr="00D626C8">
              <w:rPr>
                <w:rFonts w:cs="Arial"/>
                <w:sz w:val="20"/>
                <w:rPrChange w:id="1413" w:author="Shah Ashay" w:date="2018-04-16T16:55:00Z">
                  <w:rPr>
                    <w:rFonts w:asciiTheme="minorHAnsi" w:hAnsiTheme="minorHAnsi"/>
                    <w:sz w:val="20"/>
                  </w:rPr>
                </w:rPrChange>
              </w:rPr>
              <w:t>Meter Factor</w:t>
            </w:r>
          </w:p>
          <w:p w14:paraId="010DF637" w14:textId="77777777" w:rsidR="00546513" w:rsidRPr="00D626C8" w:rsidRDefault="00546513" w:rsidP="00546513">
            <w:pPr>
              <w:pStyle w:val="ListParagraph"/>
              <w:keepNext/>
              <w:keepLines/>
              <w:numPr>
                <w:ilvl w:val="0"/>
                <w:numId w:val="37"/>
              </w:numPr>
              <w:rPr>
                <w:rFonts w:cs="Arial"/>
                <w:sz w:val="20"/>
                <w:rPrChange w:id="1414" w:author="Shah Ashay" w:date="2018-04-16T16:55:00Z">
                  <w:rPr>
                    <w:rFonts w:asciiTheme="minorHAnsi" w:hAnsiTheme="minorHAnsi"/>
                    <w:sz w:val="20"/>
                  </w:rPr>
                </w:rPrChange>
              </w:rPr>
            </w:pPr>
            <w:r w:rsidRPr="00D626C8">
              <w:rPr>
                <w:rFonts w:cs="Arial"/>
                <w:sz w:val="20"/>
                <w:rPrChange w:id="1415" w:author="Shah Ashay" w:date="2018-04-16T16:55:00Z">
                  <w:rPr>
                    <w:rFonts w:asciiTheme="minorHAnsi" w:hAnsiTheme="minorHAnsi"/>
                    <w:sz w:val="20"/>
                  </w:rPr>
                </w:rPrChange>
              </w:rPr>
              <w:t>Totalizer Max Count (max number a totalizer can have before roll-over</w:t>
            </w:r>
          </w:p>
          <w:p w14:paraId="0FAB3C21" w14:textId="77777777" w:rsidR="00546513" w:rsidRPr="00D626C8" w:rsidRDefault="00546513" w:rsidP="00546513">
            <w:pPr>
              <w:pStyle w:val="ListParagraph"/>
              <w:keepNext/>
              <w:keepLines/>
              <w:numPr>
                <w:ilvl w:val="0"/>
                <w:numId w:val="37"/>
              </w:numPr>
              <w:rPr>
                <w:rFonts w:cs="Arial"/>
                <w:sz w:val="20"/>
                <w:rPrChange w:id="1416" w:author="Shah Ashay" w:date="2018-04-16T16:55:00Z">
                  <w:rPr>
                    <w:rFonts w:asciiTheme="minorHAnsi" w:hAnsiTheme="minorHAnsi"/>
                    <w:sz w:val="20"/>
                  </w:rPr>
                </w:rPrChange>
              </w:rPr>
            </w:pPr>
            <w:r w:rsidRPr="00D626C8">
              <w:rPr>
                <w:rFonts w:cs="Arial"/>
                <w:sz w:val="20"/>
                <w:rPrChange w:id="1417" w:author="Shah Ashay" w:date="2018-04-16T16:55:00Z">
                  <w:rPr>
                    <w:rFonts w:asciiTheme="minorHAnsi" w:hAnsiTheme="minorHAnsi"/>
                    <w:sz w:val="20"/>
                  </w:rPr>
                </w:rPrChange>
              </w:rPr>
              <w:t>Volume Entry Flag</w:t>
            </w:r>
          </w:p>
          <w:p w14:paraId="372E6E8B" w14:textId="77777777" w:rsidR="00546513" w:rsidRPr="00D626C8" w:rsidRDefault="00546513" w:rsidP="00546513">
            <w:pPr>
              <w:pStyle w:val="ListParagraph"/>
              <w:keepNext/>
              <w:keepLines/>
              <w:numPr>
                <w:ilvl w:val="0"/>
                <w:numId w:val="37"/>
              </w:numPr>
              <w:rPr>
                <w:rFonts w:cs="Arial"/>
                <w:sz w:val="20"/>
                <w:rPrChange w:id="1418" w:author="Shah Ashay" w:date="2018-04-16T16:55:00Z">
                  <w:rPr>
                    <w:rFonts w:asciiTheme="minorHAnsi" w:hAnsiTheme="minorHAnsi"/>
                    <w:sz w:val="20"/>
                  </w:rPr>
                </w:rPrChange>
              </w:rPr>
            </w:pPr>
            <w:r w:rsidRPr="00D626C8">
              <w:rPr>
                <w:rFonts w:cs="Arial"/>
                <w:sz w:val="20"/>
                <w:rPrChange w:id="1419" w:author="Shah Ashay" w:date="2018-04-16T16:55:00Z">
                  <w:rPr>
                    <w:rFonts w:asciiTheme="minorHAnsi" w:hAnsiTheme="minorHAnsi"/>
                    <w:sz w:val="20"/>
                  </w:rPr>
                </w:rPrChange>
              </w:rPr>
              <w:t>Rate UOM</w:t>
            </w:r>
          </w:p>
          <w:p w14:paraId="0B53A473" w14:textId="77777777" w:rsidR="00546513" w:rsidRPr="00D626C8" w:rsidRDefault="00546513" w:rsidP="00546513">
            <w:pPr>
              <w:pStyle w:val="ListParagraph"/>
              <w:keepNext/>
              <w:keepLines/>
              <w:numPr>
                <w:ilvl w:val="0"/>
                <w:numId w:val="38"/>
              </w:numPr>
              <w:rPr>
                <w:rFonts w:cs="Arial"/>
                <w:sz w:val="20"/>
                <w:rPrChange w:id="1420" w:author="Shah Ashay" w:date="2018-04-16T16:55:00Z">
                  <w:rPr>
                    <w:rFonts w:asciiTheme="minorHAnsi" w:hAnsiTheme="minorHAnsi"/>
                    <w:sz w:val="20"/>
                  </w:rPr>
                </w:rPrChange>
              </w:rPr>
            </w:pPr>
            <w:r w:rsidRPr="00D626C8">
              <w:rPr>
                <w:rFonts w:cs="Arial"/>
                <w:sz w:val="20"/>
                <w:rPrChange w:id="1421" w:author="Shah Ashay" w:date="2018-04-16T16:55:00Z">
                  <w:rPr>
                    <w:rFonts w:asciiTheme="minorHAnsi" w:hAnsiTheme="minorHAnsi"/>
                    <w:sz w:val="20"/>
                  </w:rPr>
                </w:rPrChange>
              </w:rPr>
              <w:t>Rate</w:t>
            </w:r>
          </w:p>
        </w:tc>
      </w:tr>
      <w:tr w:rsidR="00546513" w:rsidRPr="00D626C8" w14:paraId="4C6BA70D" w14:textId="77777777" w:rsidTr="00D626C8">
        <w:trPr>
          <w:cantSplit/>
          <w:trPrChange w:id="1422" w:author="Shah Ashay" w:date="2018-04-16T16:55:00Z">
            <w:trPr>
              <w:cantSplit/>
            </w:trPr>
          </w:trPrChange>
        </w:trPr>
        <w:tc>
          <w:tcPr>
            <w:tcW w:w="382" w:type="pct"/>
            <w:tcPrChange w:id="1423" w:author="Shah Ashay" w:date="2018-04-16T16:55:00Z">
              <w:tcPr>
                <w:tcW w:w="655" w:type="dxa"/>
              </w:tcPr>
            </w:tcPrChange>
          </w:tcPr>
          <w:p w14:paraId="6A69212B" w14:textId="77777777" w:rsidR="00546513" w:rsidRPr="00D626C8" w:rsidRDefault="00546513" w:rsidP="00546513">
            <w:pPr>
              <w:pStyle w:val="TableText"/>
              <w:keepNext/>
              <w:keepLines/>
              <w:numPr>
                <w:ilvl w:val="0"/>
                <w:numId w:val="4"/>
              </w:numPr>
              <w:rPr>
                <w:rFonts w:cs="Arial"/>
                <w:sz w:val="20"/>
                <w:rPrChange w:id="1424" w:author="Shah Ashay" w:date="2018-04-16T16:55:00Z">
                  <w:rPr>
                    <w:rFonts w:asciiTheme="minorHAnsi" w:hAnsiTheme="minorHAnsi"/>
                    <w:sz w:val="20"/>
                  </w:rPr>
                </w:rPrChange>
              </w:rPr>
            </w:pPr>
          </w:p>
        </w:tc>
        <w:tc>
          <w:tcPr>
            <w:tcW w:w="1959" w:type="pct"/>
            <w:tcPrChange w:id="1425" w:author="Shah Ashay" w:date="2018-04-16T16:55:00Z">
              <w:tcPr>
                <w:tcW w:w="3780" w:type="dxa"/>
              </w:tcPr>
            </w:tcPrChange>
          </w:tcPr>
          <w:p w14:paraId="5E2A4E87" w14:textId="77777777" w:rsidR="00546513" w:rsidRPr="00D626C8" w:rsidRDefault="00546513" w:rsidP="00546513">
            <w:pPr>
              <w:pStyle w:val="TableText"/>
              <w:keepNext/>
              <w:keepLines/>
              <w:rPr>
                <w:rFonts w:cs="Arial"/>
                <w:b/>
                <w:i/>
                <w:sz w:val="20"/>
                <w:szCs w:val="20"/>
                <w:rPrChange w:id="1426" w:author="Shah Ashay" w:date="2018-04-16T16:55:00Z">
                  <w:rPr>
                    <w:rFonts w:asciiTheme="minorHAnsi" w:hAnsiTheme="minorHAnsi"/>
                    <w:b/>
                    <w:i/>
                    <w:sz w:val="20"/>
                    <w:szCs w:val="20"/>
                  </w:rPr>
                </w:rPrChange>
              </w:rPr>
            </w:pPr>
            <w:r w:rsidRPr="00D626C8">
              <w:rPr>
                <w:rFonts w:cs="Arial"/>
                <w:sz w:val="20"/>
                <w:szCs w:val="20"/>
                <w:rPrChange w:id="1427" w:author="Shah Ashay" w:date="2018-04-16T16:55:00Z">
                  <w:rPr>
                    <w:rFonts w:asciiTheme="minorHAnsi" w:hAnsiTheme="minorHAnsi"/>
                    <w:sz w:val="20"/>
                    <w:szCs w:val="20"/>
                  </w:rPr>
                </w:rPrChange>
              </w:rPr>
              <w:t xml:space="preserve">In the Navigator, use the </w:t>
            </w:r>
            <w:r w:rsidRPr="00D626C8">
              <w:rPr>
                <w:rFonts w:cs="Arial"/>
                <w:b/>
                <w:i/>
                <w:sz w:val="20"/>
                <w:szCs w:val="20"/>
                <w:rPrChange w:id="1428" w:author="Shah Ashay" w:date="2018-04-16T16:55:00Z">
                  <w:rPr>
                    <w:rFonts w:asciiTheme="minorHAnsi" w:hAnsiTheme="minorHAnsi"/>
                    <w:b/>
                    <w:i/>
                    <w:sz w:val="20"/>
                    <w:szCs w:val="20"/>
                  </w:rPr>
                </w:rPrChange>
              </w:rPr>
              <w:t xml:space="preserve">Stream </w:t>
            </w:r>
            <w:r w:rsidRPr="00D626C8">
              <w:rPr>
                <w:rFonts w:cs="Arial"/>
                <w:sz w:val="20"/>
                <w:szCs w:val="20"/>
                <w:rPrChange w:id="1429" w:author="Shah Ashay" w:date="2018-04-16T16:55:00Z">
                  <w:rPr>
                    <w:rFonts w:asciiTheme="minorHAnsi" w:hAnsiTheme="minorHAnsi"/>
                    <w:sz w:val="20"/>
                    <w:szCs w:val="20"/>
                  </w:rPr>
                </w:rPrChange>
              </w:rPr>
              <w:t xml:space="preserve">drop-down menu to select the stream that was just created and click </w:t>
            </w:r>
            <w:r w:rsidRPr="00D626C8">
              <w:rPr>
                <w:rFonts w:cs="Arial"/>
                <w:b/>
                <w:i/>
                <w:sz w:val="20"/>
                <w:szCs w:val="20"/>
                <w:rPrChange w:id="1430" w:author="Shah Ashay" w:date="2018-04-16T16:55:00Z">
                  <w:rPr>
                    <w:rFonts w:asciiTheme="minorHAnsi" w:hAnsiTheme="minorHAnsi"/>
                    <w:b/>
                    <w:i/>
                    <w:sz w:val="20"/>
                    <w:szCs w:val="20"/>
                  </w:rPr>
                </w:rPrChange>
              </w:rPr>
              <w:t>Go…</w:t>
            </w:r>
          </w:p>
          <w:p w14:paraId="47E267BC" w14:textId="77777777" w:rsidR="00546513" w:rsidRPr="00D626C8" w:rsidRDefault="00546513" w:rsidP="00546513">
            <w:pPr>
              <w:pStyle w:val="TableText"/>
              <w:rPr>
                <w:rFonts w:cs="Arial"/>
                <w:sz w:val="20"/>
                <w:szCs w:val="20"/>
                <w:rPrChange w:id="1431" w:author="Shah Ashay" w:date="2018-04-16T16:55:00Z">
                  <w:rPr>
                    <w:rFonts w:asciiTheme="minorHAnsi" w:hAnsiTheme="minorHAnsi"/>
                    <w:sz w:val="20"/>
                    <w:szCs w:val="20"/>
                  </w:rPr>
                </w:rPrChange>
              </w:rPr>
            </w:pPr>
            <w:r w:rsidRPr="00D626C8">
              <w:rPr>
                <w:rFonts w:cs="Arial"/>
                <w:b/>
                <w:i/>
                <w:sz w:val="20"/>
                <w:szCs w:val="20"/>
                <w:rPrChange w:id="1432" w:author="Shah Ashay" w:date="2018-04-16T16:55:00Z">
                  <w:rPr>
                    <w:rFonts w:ascii="Century Gothic" w:hAnsi="Century Gothic"/>
                    <w:b/>
                    <w:i/>
                    <w:sz w:val="20"/>
                    <w:szCs w:val="20"/>
                  </w:rPr>
                </w:rPrChange>
              </w:rPr>
              <w:t>Operation Hierarchy</w:t>
            </w:r>
          </w:p>
          <w:p w14:paraId="53B2830B" w14:textId="77777777" w:rsidR="00546513" w:rsidRPr="00D626C8" w:rsidRDefault="00546513" w:rsidP="00546513">
            <w:pPr>
              <w:pStyle w:val="TableText"/>
              <w:numPr>
                <w:ilvl w:val="0"/>
                <w:numId w:val="3"/>
              </w:numPr>
              <w:spacing w:after="0"/>
              <w:rPr>
                <w:rFonts w:cs="Arial"/>
                <w:b/>
                <w:i/>
                <w:sz w:val="20"/>
                <w:szCs w:val="20"/>
                <w:rPrChange w:id="1433" w:author="Shah Ashay" w:date="2018-04-16T16:55:00Z">
                  <w:rPr>
                    <w:rFonts w:asciiTheme="minorHAnsi" w:hAnsiTheme="minorHAnsi"/>
                    <w:b/>
                    <w:i/>
                    <w:sz w:val="20"/>
                    <w:szCs w:val="20"/>
                  </w:rPr>
                </w:rPrChange>
              </w:rPr>
            </w:pPr>
            <w:r w:rsidRPr="00D626C8">
              <w:rPr>
                <w:rFonts w:cs="Arial"/>
                <w:b/>
                <w:i/>
                <w:sz w:val="20"/>
                <w:szCs w:val="20"/>
                <w:rPrChange w:id="1434" w:author="Shah Ashay" w:date="2018-04-16T16:55:00Z">
                  <w:rPr>
                    <w:rFonts w:asciiTheme="minorHAnsi" w:hAnsiTheme="minorHAnsi"/>
                    <w:b/>
                    <w:i/>
                    <w:sz w:val="20"/>
                    <w:szCs w:val="20"/>
                  </w:rPr>
                </w:rPrChange>
              </w:rPr>
              <w:t>Production Unit</w:t>
            </w:r>
          </w:p>
          <w:p w14:paraId="025A1E7B" w14:textId="77777777" w:rsidR="00546513" w:rsidRPr="00D626C8" w:rsidRDefault="00546513" w:rsidP="00546513">
            <w:pPr>
              <w:pStyle w:val="TableText"/>
              <w:numPr>
                <w:ilvl w:val="0"/>
                <w:numId w:val="3"/>
              </w:numPr>
              <w:spacing w:after="0"/>
              <w:rPr>
                <w:rFonts w:cs="Arial"/>
                <w:b/>
                <w:i/>
                <w:sz w:val="20"/>
                <w:szCs w:val="20"/>
                <w:rPrChange w:id="1435" w:author="Shah Ashay" w:date="2018-04-16T16:55:00Z">
                  <w:rPr>
                    <w:rFonts w:asciiTheme="minorHAnsi" w:hAnsiTheme="minorHAnsi"/>
                    <w:b/>
                    <w:i/>
                    <w:sz w:val="20"/>
                    <w:szCs w:val="20"/>
                  </w:rPr>
                </w:rPrChange>
              </w:rPr>
            </w:pPr>
            <w:r w:rsidRPr="00D626C8">
              <w:rPr>
                <w:rFonts w:cs="Arial"/>
                <w:b/>
                <w:i/>
                <w:sz w:val="20"/>
                <w:szCs w:val="20"/>
                <w:rPrChange w:id="1436" w:author="Shah Ashay" w:date="2018-04-16T16:55:00Z">
                  <w:rPr>
                    <w:rFonts w:asciiTheme="minorHAnsi" w:hAnsiTheme="minorHAnsi"/>
                    <w:b/>
                    <w:i/>
                    <w:sz w:val="20"/>
                    <w:szCs w:val="20"/>
                  </w:rPr>
                </w:rPrChange>
              </w:rPr>
              <w:t>Product Sub Unit</w:t>
            </w:r>
          </w:p>
          <w:p w14:paraId="56501439" w14:textId="77777777" w:rsidR="00546513" w:rsidRPr="00D626C8" w:rsidRDefault="00546513" w:rsidP="00546513">
            <w:pPr>
              <w:pStyle w:val="TableText"/>
              <w:numPr>
                <w:ilvl w:val="0"/>
                <w:numId w:val="3"/>
              </w:numPr>
              <w:spacing w:after="0"/>
              <w:rPr>
                <w:rFonts w:cs="Arial"/>
                <w:b/>
                <w:i/>
                <w:sz w:val="20"/>
                <w:szCs w:val="20"/>
                <w:rPrChange w:id="1437" w:author="Shah Ashay" w:date="2018-04-16T16:55:00Z">
                  <w:rPr>
                    <w:rFonts w:asciiTheme="minorHAnsi" w:hAnsiTheme="minorHAnsi"/>
                    <w:b/>
                    <w:i/>
                    <w:sz w:val="20"/>
                    <w:szCs w:val="20"/>
                  </w:rPr>
                </w:rPrChange>
              </w:rPr>
            </w:pPr>
            <w:r w:rsidRPr="00D626C8">
              <w:rPr>
                <w:rFonts w:cs="Arial"/>
                <w:b/>
                <w:i/>
                <w:sz w:val="20"/>
                <w:szCs w:val="20"/>
                <w:rPrChange w:id="1438" w:author="Shah Ashay" w:date="2018-04-16T16:55:00Z">
                  <w:rPr>
                    <w:rFonts w:asciiTheme="minorHAnsi" w:hAnsiTheme="minorHAnsi"/>
                    <w:b/>
                    <w:i/>
                    <w:sz w:val="20"/>
                    <w:szCs w:val="20"/>
                  </w:rPr>
                </w:rPrChange>
              </w:rPr>
              <w:t>Area</w:t>
            </w:r>
          </w:p>
          <w:p w14:paraId="5924A9BF" w14:textId="77777777" w:rsidR="00546513" w:rsidRPr="00D626C8" w:rsidRDefault="00546513" w:rsidP="00546513">
            <w:pPr>
              <w:pStyle w:val="TableText"/>
              <w:numPr>
                <w:ilvl w:val="0"/>
                <w:numId w:val="3"/>
              </w:numPr>
              <w:spacing w:after="0"/>
              <w:rPr>
                <w:rFonts w:cs="Arial"/>
                <w:b/>
                <w:i/>
                <w:sz w:val="20"/>
                <w:szCs w:val="20"/>
                <w:rPrChange w:id="1439" w:author="Shah Ashay" w:date="2018-04-16T16:55:00Z">
                  <w:rPr>
                    <w:rFonts w:asciiTheme="minorHAnsi" w:hAnsiTheme="minorHAnsi"/>
                    <w:b/>
                    <w:i/>
                    <w:sz w:val="20"/>
                    <w:szCs w:val="20"/>
                  </w:rPr>
                </w:rPrChange>
              </w:rPr>
            </w:pPr>
            <w:r w:rsidRPr="00D626C8">
              <w:rPr>
                <w:rFonts w:cs="Arial"/>
                <w:b/>
                <w:i/>
                <w:sz w:val="20"/>
                <w:szCs w:val="20"/>
                <w:rPrChange w:id="1440" w:author="Shah Ashay" w:date="2018-04-16T16:55:00Z">
                  <w:rPr>
                    <w:rFonts w:asciiTheme="minorHAnsi" w:hAnsiTheme="minorHAnsi"/>
                    <w:b/>
                    <w:i/>
                    <w:sz w:val="20"/>
                    <w:szCs w:val="20"/>
                  </w:rPr>
                </w:rPrChange>
              </w:rPr>
              <w:t>Sub Area</w:t>
            </w:r>
          </w:p>
          <w:p w14:paraId="6E90E976" w14:textId="77777777" w:rsidR="00546513" w:rsidRPr="00D626C8" w:rsidRDefault="00546513" w:rsidP="00546513">
            <w:pPr>
              <w:pStyle w:val="TableText"/>
              <w:numPr>
                <w:ilvl w:val="0"/>
                <w:numId w:val="3"/>
              </w:numPr>
              <w:tabs>
                <w:tab w:val="left" w:pos="2490"/>
              </w:tabs>
              <w:spacing w:after="0"/>
              <w:rPr>
                <w:rFonts w:cs="Arial"/>
                <w:b/>
                <w:i/>
                <w:sz w:val="20"/>
                <w:szCs w:val="20"/>
                <w:rPrChange w:id="1441" w:author="Shah Ashay" w:date="2018-04-16T16:55:00Z">
                  <w:rPr>
                    <w:rFonts w:asciiTheme="minorHAnsi" w:hAnsiTheme="minorHAnsi"/>
                    <w:b/>
                    <w:i/>
                    <w:sz w:val="20"/>
                    <w:szCs w:val="20"/>
                  </w:rPr>
                </w:rPrChange>
              </w:rPr>
            </w:pPr>
            <w:r w:rsidRPr="00D626C8">
              <w:rPr>
                <w:rFonts w:cs="Arial"/>
                <w:b/>
                <w:i/>
                <w:sz w:val="20"/>
                <w:szCs w:val="20"/>
                <w:rPrChange w:id="1442" w:author="Shah Ashay" w:date="2018-04-16T16:55:00Z">
                  <w:rPr>
                    <w:rFonts w:asciiTheme="minorHAnsi" w:hAnsiTheme="minorHAnsi"/>
                    <w:b/>
                    <w:i/>
                    <w:sz w:val="20"/>
                    <w:szCs w:val="20"/>
                  </w:rPr>
                </w:rPrChange>
              </w:rPr>
              <w:t>Facility Class 2</w:t>
            </w:r>
          </w:p>
          <w:p w14:paraId="3646DDAC" w14:textId="55BBAC07" w:rsidR="00546513" w:rsidRPr="00D626C8" w:rsidRDefault="00546513" w:rsidP="00546513">
            <w:pPr>
              <w:pStyle w:val="TableText"/>
              <w:keepNext/>
              <w:keepLines/>
              <w:tabs>
                <w:tab w:val="left" w:pos="2490"/>
              </w:tabs>
              <w:spacing w:after="0"/>
              <w:ind w:left="720"/>
              <w:rPr>
                <w:rFonts w:cs="Arial"/>
                <w:b/>
                <w:i/>
                <w:sz w:val="20"/>
                <w:szCs w:val="20"/>
                <w:rPrChange w:id="1443" w:author="Shah Ashay" w:date="2018-04-16T16:55:00Z">
                  <w:rPr>
                    <w:rFonts w:ascii="Calibri" w:hAnsi="Calibri"/>
                    <w:b/>
                    <w:i/>
                    <w:sz w:val="20"/>
                    <w:szCs w:val="20"/>
                  </w:rPr>
                </w:rPrChange>
              </w:rPr>
            </w:pPr>
            <w:r w:rsidRPr="00D626C8">
              <w:rPr>
                <w:rFonts w:cs="Arial"/>
                <w:b/>
                <w:i/>
                <w:sz w:val="20"/>
                <w:szCs w:val="20"/>
                <w:rPrChange w:id="1444" w:author="Shah Ashay" w:date="2018-04-16T16:55:00Z">
                  <w:rPr>
                    <w:rFonts w:ascii="Calibri" w:hAnsi="Calibri"/>
                    <w:b/>
                    <w:i/>
                    <w:sz w:val="20"/>
                    <w:szCs w:val="20"/>
                  </w:rPr>
                </w:rPrChange>
              </w:rPr>
              <w:br/>
            </w:r>
          </w:p>
        </w:tc>
        <w:tc>
          <w:tcPr>
            <w:tcW w:w="1092" w:type="pct"/>
            <w:tcPrChange w:id="1445" w:author="Shah Ashay" w:date="2018-04-16T16:55:00Z">
              <w:tcPr>
                <w:tcW w:w="2070" w:type="dxa"/>
              </w:tcPr>
            </w:tcPrChange>
          </w:tcPr>
          <w:p w14:paraId="57B2DF48" w14:textId="77777777" w:rsidR="00546513" w:rsidRPr="00D626C8" w:rsidRDefault="00546513" w:rsidP="00546513">
            <w:pPr>
              <w:keepNext/>
              <w:keepLines/>
              <w:rPr>
                <w:rFonts w:cs="Arial"/>
                <w:sz w:val="20"/>
                <w:szCs w:val="20"/>
                <w:rPrChange w:id="1446" w:author="Shah Ashay" w:date="2018-04-16T16:55:00Z">
                  <w:rPr>
                    <w:rFonts w:asciiTheme="minorHAnsi" w:hAnsiTheme="minorHAnsi"/>
                    <w:sz w:val="20"/>
                    <w:szCs w:val="20"/>
                  </w:rPr>
                </w:rPrChange>
              </w:rPr>
            </w:pPr>
            <w:r w:rsidRPr="00D626C8">
              <w:rPr>
                <w:rFonts w:cs="Arial"/>
                <w:sz w:val="20"/>
                <w:szCs w:val="20"/>
                <w:rPrChange w:id="1447" w:author="Shah Ashay" w:date="2018-04-16T16:55:00Z">
                  <w:rPr>
                    <w:rFonts w:asciiTheme="minorHAnsi" w:hAnsiTheme="minorHAnsi"/>
                    <w:sz w:val="20"/>
                    <w:szCs w:val="20"/>
                  </w:rPr>
                </w:rPrChange>
              </w:rPr>
              <w:t>New headings appear in the Data Window and a message “no records found…”</w:t>
            </w:r>
          </w:p>
          <w:p w14:paraId="042CB828" w14:textId="77777777" w:rsidR="00546513" w:rsidRPr="00D626C8" w:rsidRDefault="00546513" w:rsidP="00546513">
            <w:pPr>
              <w:keepNext/>
              <w:keepLines/>
              <w:rPr>
                <w:rFonts w:cs="Arial"/>
                <w:sz w:val="20"/>
                <w:szCs w:val="20"/>
                <w:rPrChange w:id="1448" w:author="Shah Ashay" w:date="2018-04-16T16:55:00Z">
                  <w:rPr>
                    <w:rFonts w:asciiTheme="minorHAnsi" w:hAnsiTheme="minorHAnsi"/>
                    <w:sz w:val="20"/>
                    <w:szCs w:val="20"/>
                  </w:rPr>
                </w:rPrChange>
              </w:rPr>
            </w:pPr>
          </w:p>
        </w:tc>
        <w:tc>
          <w:tcPr>
            <w:tcW w:w="1567" w:type="pct"/>
            <w:tcPrChange w:id="1449" w:author="Shah Ashay" w:date="2018-04-16T16:55:00Z">
              <w:tcPr>
                <w:tcW w:w="2970" w:type="dxa"/>
              </w:tcPr>
            </w:tcPrChange>
          </w:tcPr>
          <w:p w14:paraId="42A198B1" w14:textId="77777777" w:rsidR="00546513" w:rsidRPr="00D626C8" w:rsidRDefault="00546513" w:rsidP="00546513">
            <w:pPr>
              <w:keepNext/>
              <w:keepLines/>
              <w:rPr>
                <w:rFonts w:cs="Arial"/>
                <w:sz w:val="20"/>
                <w:rPrChange w:id="1450" w:author="Shah Ashay" w:date="2018-04-16T16:55:00Z">
                  <w:rPr>
                    <w:rFonts w:asciiTheme="minorHAnsi" w:hAnsiTheme="minorHAnsi"/>
                    <w:sz w:val="20"/>
                  </w:rPr>
                </w:rPrChange>
              </w:rPr>
            </w:pPr>
          </w:p>
        </w:tc>
      </w:tr>
      <w:tr w:rsidR="00546513" w:rsidRPr="00D626C8" w14:paraId="74DA1576" w14:textId="77777777" w:rsidTr="00D626C8">
        <w:trPr>
          <w:cantSplit/>
          <w:trPrChange w:id="1451" w:author="Shah Ashay" w:date="2018-04-16T16:55:00Z">
            <w:trPr>
              <w:cantSplit/>
            </w:trPr>
          </w:trPrChange>
        </w:trPr>
        <w:tc>
          <w:tcPr>
            <w:tcW w:w="382" w:type="pct"/>
            <w:tcPrChange w:id="1452" w:author="Shah Ashay" w:date="2018-04-16T16:55:00Z">
              <w:tcPr>
                <w:tcW w:w="655" w:type="dxa"/>
              </w:tcPr>
            </w:tcPrChange>
          </w:tcPr>
          <w:p w14:paraId="58F47503" w14:textId="77777777" w:rsidR="00546513" w:rsidRPr="00D626C8" w:rsidRDefault="00546513" w:rsidP="00546513">
            <w:pPr>
              <w:pStyle w:val="TableText"/>
              <w:keepNext/>
              <w:keepLines/>
              <w:numPr>
                <w:ilvl w:val="0"/>
                <w:numId w:val="4"/>
              </w:numPr>
              <w:rPr>
                <w:rFonts w:cs="Arial"/>
                <w:sz w:val="20"/>
                <w:rPrChange w:id="1453" w:author="Shah Ashay" w:date="2018-04-16T16:55:00Z">
                  <w:rPr>
                    <w:rFonts w:asciiTheme="minorHAnsi" w:hAnsiTheme="minorHAnsi"/>
                    <w:sz w:val="20"/>
                  </w:rPr>
                </w:rPrChange>
              </w:rPr>
            </w:pPr>
          </w:p>
        </w:tc>
        <w:tc>
          <w:tcPr>
            <w:tcW w:w="1959" w:type="pct"/>
            <w:tcPrChange w:id="1454" w:author="Shah Ashay" w:date="2018-04-16T16:55:00Z">
              <w:tcPr>
                <w:tcW w:w="3780" w:type="dxa"/>
              </w:tcPr>
            </w:tcPrChange>
          </w:tcPr>
          <w:p w14:paraId="3539E562" w14:textId="633C02F7" w:rsidR="00546513" w:rsidRPr="00D626C8" w:rsidRDefault="00DE6352" w:rsidP="00DE6352">
            <w:pPr>
              <w:rPr>
                <w:rFonts w:cs="Arial"/>
                <w:sz w:val="20"/>
                <w:szCs w:val="20"/>
                <w:rPrChange w:id="1455" w:author="Shah Ashay" w:date="2018-04-16T16:55:00Z">
                  <w:rPr>
                    <w:rFonts w:asciiTheme="minorHAnsi" w:hAnsiTheme="minorHAnsi"/>
                    <w:sz w:val="20"/>
                    <w:szCs w:val="20"/>
                  </w:rPr>
                </w:rPrChange>
              </w:rPr>
            </w:pPr>
            <w:r w:rsidRPr="00D626C8">
              <w:rPr>
                <w:rFonts w:cs="Arial"/>
                <w:sz w:val="20"/>
                <w:szCs w:val="20"/>
                <w:rPrChange w:id="1456" w:author="Shah Ashay" w:date="2018-04-16T16:55:00Z">
                  <w:rPr>
                    <w:rFonts w:asciiTheme="minorHAnsi" w:hAnsiTheme="minorHAnsi"/>
                    <w:sz w:val="20"/>
                    <w:szCs w:val="20"/>
                  </w:rPr>
                </w:rPrChange>
              </w:rPr>
              <w:t>Mouse over to the Insert icon on the toolbar</w:t>
            </w:r>
            <w:r w:rsidR="00546513" w:rsidRPr="00D626C8">
              <w:rPr>
                <w:rFonts w:cs="Arial"/>
                <w:sz w:val="20"/>
                <w:szCs w:val="20"/>
                <w:rPrChange w:id="1457" w:author="Shah Ashay" w:date="2018-04-16T16:55:00Z">
                  <w:rPr>
                    <w:rFonts w:asciiTheme="minorHAnsi" w:hAnsiTheme="minorHAnsi"/>
                    <w:sz w:val="20"/>
                    <w:szCs w:val="20"/>
                  </w:rPr>
                </w:rPrChange>
              </w:rPr>
              <w:t>. From the dropdown choose ‘</w:t>
            </w:r>
            <w:r w:rsidR="00546513" w:rsidRPr="00D626C8">
              <w:rPr>
                <w:rFonts w:cs="Arial"/>
                <w:b/>
                <w:i/>
                <w:sz w:val="20"/>
                <w:szCs w:val="20"/>
                <w:rPrChange w:id="1458" w:author="Shah Ashay" w:date="2018-04-16T16:55:00Z">
                  <w:rPr>
                    <w:rFonts w:ascii="Calibri" w:hAnsi="Calibri"/>
                    <w:b/>
                    <w:i/>
                    <w:sz w:val="20"/>
                    <w:szCs w:val="20"/>
                  </w:rPr>
                </w:rPrChange>
              </w:rPr>
              <w:t>Stream Formula’</w:t>
            </w:r>
          </w:p>
          <w:p w14:paraId="0921ACA8" w14:textId="77777777" w:rsidR="00546513" w:rsidRPr="00D626C8" w:rsidRDefault="00546513" w:rsidP="00546513">
            <w:pPr>
              <w:pStyle w:val="TableText"/>
              <w:keepNext/>
              <w:keepLines/>
              <w:spacing w:after="0"/>
              <w:rPr>
                <w:rFonts w:cs="Arial"/>
                <w:b/>
                <w:i/>
                <w:sz w:val="20"/>
                <w:szCs w:val="20"/>
                <w:rPrChange w:id="1459" w:author="Shah Ashay" w:date="2018-04-16T16:55:00Z">
                  <w:rPr>
                    <w:rFonts w:ascii="Calibri" w:hAnsi="Calibri"/>
                    <w:b/>
                    <w:i/>
                    <w:sz w:val="20"/>
                    <w:szCs w:val="20"/>
                  </w:rPr>
                </w:rPrChange>
              </w:rPr>
            </w:pPr>
          </w:p>
          <w:p w14:paraId="6BE96A84" w14:textId="77777777" w:rsidR="00546513" w:rsidRPr="00D626C8" w:rsidRDefault="00546513" w:rsidP="00546513">
            <w:pPr>
              <w:pStyle w:val="TableText"/>
              <w:keepNext/>
              <w:keepLines/>
              <w:ind w:left="720"/>
              <w:rPr>
                <w:rFonts w:cs="Arial"/>
                <w:b/>
                <w:i/>
                <w:sz w:val="20"/>
                <w:szCs w:val="20"/>
                <w:rPrChange w:id="1460" w:author="Shah Ashay" w:date="2018-04-16T16:55:00Z">
                  <w:rPr>
                    <w:rFonts w:asciiTheme="minorHAnsi" w:hAnsiTheme="minorHAnsi"/>
                    <w:b/>
                    <w:i/>
                    <w:sz w:val="20"/>
                    <w:szCs w:val="20"/>
                  </w:rPr>
                </w:rPrChange>
              </w:rPr>
            </w:pPr>
          </w:p>
        </w:tc>
        <w:tc>
          <w:tcPr>
            <w:tcW w:w="1092" w:type="pct"/>
            <w:tcPrChange w:id="1461" w:author="Shah Ashay" w:date="2018-04-16T16:55:00Z">
              <w:tcPr>
                <w:tcW w:w="2070" w:type="dxa"/>
              </w:tcPr>
            </w:tcPrChange>
          </w:tcPr>
          <w:p w14:paraId="74A840B6" w14:textId="77777777" w:rsidR="00546513" w:rsidRPr="00D626C8" w:rsidRDefault="00546513" w:rsidP="00546513">
            <w:pPr>
              <w:keepNext/>
              <w:keepLines/>
              <w:rPr>
                <w:rFonts w:cs="Arial"/>
                <w:sz w:val="20"/>
                <w:szCs w:val="20"/>
                <w:rPrChange w:id="1462" w:author="Shah Ashay" w:date="2018-04-16T16:55:00Z">
                  <w:rPr>
                    <w:rFonts w:asciiTheme="minorHAnsi" w:hAnsiTheme="minorHAnsi"/>
                    <w:sz w:val="20"/>
                    <w:szCs w:val="20"/>
                  </w:rPr>
                </w:rPrChange>
              </w:rPr>
            </w:pPr>
            <w:r w:rsidRPr="00D626C8">
              <w:rPr>
                <w:rFonts w:cs="Arial"/>
                <w:sz w:val="20"/>
                <w:szCs w:val="20"/>
                <w:rPrChange w:id="1463" w:author="Shah Ashay" w:date="2018-04-16T16:55:00Z">
                  <w:rPr>
                    <w:rFonts w:asciiTheme="minorHAnsi" w:hAnsiTheme="minorHAnsi"/>
                    <w:sz w:val="20"/>
                    <w:szCs w:val="20"/>
                  </w:rPr>
                </w:rPrChange>
              </w:rPr>
              <w:t>Dropdown choices are</w:t>
            </w:r>
          </w:p>
          <w:p w14:paraId="75C78292" w14:textId="77777777" w:rsidR="00546513" w:rsidRPr="00D626C8" w:rsidRDefault="00546513" w:rsidP="00546513">
            <w:pPr>
              <w:keepNext/>
              <w:keepLines/>
              <w:rPr>
                <w:rFonts w:cs="Arial"/>
                <w:sz w:val="20"/>
                <w:szCs w:val="20"/>
                <w:rPrChange w:id="1464" w:author="Shah Ashay" w:date="2018-04-16T16:55:00Z">
                  <w:rPr>
                    <w:rFonts w:asciiTheme="minorHAnsi" w:hAnsiTheme="minorHAnsi"/>
                    <w:sz w:val="20"/>
                    <w:szCs w:val="20"/>
                  </w:rPr>
                </w:rPrChange>
              </w:rPr>
            </w:pPr>
          </w:p>
          <w:p w14:paraId="01E91002" w14:textId="77777777" w:rsidR="00546513" w:rsidRPr="00D626C8" w:rsidRDefault="00546513" w:rsidP="00546513">
            <w:pPr>
              <w:pStyle w:val="TableText"/>
              <w:keepNext/>
              <w:keepLines/>
              <w:numPr>
                <w:ilvl w:val="0"/>
                <w:numId w:val="43"/>
              </w:numPr>
              <w:spacing w:after="0"/>
              <w:rPr>
                <w:rFonts w:cs="Arial"/>
                <w:b/>
                <w:i/>
                <w:sz w:val="20"/>
                <w:szCs w:val="20"/>
                <w:rPrChange w:id="1465" w:author="Shah Ashay" w:date="2018-04-16T16:55:00Z">
                  <w:rPr>
                    <w:rFonts w:ascii="Calibri" w:hAnsi="Calibri"/>
                    <w:b/>
                    <w:i/>
                    <w:sz w:val="20"/>
                    <w:szCs w:val="20"/>
                  </w:rPr>
                </w:rPrChange>
              </w:rPr>
            </w:pPr>
            <w:r w:rsidRPr="00D626C8">
              <w:rPr>
                <w:rFonts w:cs="Arial"/>
                <w:b/>
                <w:i/>
                <w:sz w:val="20"/>
                <w:szCs w:val="20"/>
                <w:rPrChange w:id="1466" w:author="Shah Ashay" w:date="2018-04-16T16:55:00Z">
                  <w:rPr>
                    <w:rFonts w:ascii="Calibri" w:hAnsi="Calibri"/>
                    <w:b/>
                    <w:i/>
                    <w:sz w:val="20"/>
                    <w:szCs w:val="20"/>
                  </w:rPr>
                </w:rPrChange>
              </w:rPr>
              <w:t>Stream Formula</w:t>
            </w:r>
          </w:p>
          <w:p w14:paraId="6517BEAB" w14:textId="77777777" w:rsidR="00546513" w:rsidRPr="00D626C8" w:rsidRDefault="00546513" w:rsidP="00546513">
            <w:pPr>
              <w:pStyle w:val="TableText"/>
              <w:keepNext/>
              <w:keepLines/>
              <w:numPr>
                <w:ilvl w:val="0"/>
                <w:numId w:val="43"/>
              </w:numPr>
              <w:spacing w:after="0"/>
              <w:rPr>
                <w:rFonts w:cs="Arial"/>
                <w:b/>
                <w:i/>
                <w:sz w:val="20"/>
                <w:szCs w:val="20"/>
                <w:rPrChange w:id="1467" w:author="Shah Ashay" w:date="2018-04-16T16:55:00Z">
                  <w:rPr>
                    <w:rFonts w:ascii="Calibri" w:hAnsi="Calibri"/>
                    <w:b/>
                    <w:i/>
                    <w:sz w:val="20"/>
                    <w:szCs w:val="20"/>
                  </w:rPr>
                </w:rPrChange>
              </w:rPr>
            </w:pPr>
            <w:r w:rsidRPr="00D626C8">
              <w:rPr>
                <w:rFonts w:cs="Arial"/>
                <w:b/>
                <w:i/>
                <w:sz w:val="20"/>
                <w:szCs w:val="20"/>
                <w:rPrChange w:id="1468" w:author="Shah Ashay" w:date="2018-04-16T16:55:00Z">
                  <w:rPr>
                    <w:rFonts w:ascii="Calibri" w:hAnsi="Calibri"/>
                    <w:b/>
                    <w:i/>
                    <w:sz w:val="20"/>
                    <w:szCs w:val="20"/>
                  </w:rPr>
                </w:rPrChange>
              </w:rPr>
              <w:t>Stream Formula Variable</w:t>
            </w:r>
          </w:p>
          <w:p w14:paraId="5AFA8AD3" w14:textId="77777777" w:rsidR="00546513" w:rsidRPr="00D626C8" w:rsidRDefault="00546513" w:rsidP="00546513">
            <w:pPr>
              <w:keepNext/>
              <w:keepLines/>
              <w:rPr>
                <w:rFonts w:cs="Arial"/>
                <w:sz w:val="20"/>
                <w:szCs w:val="20"/>
                <w:rPrChange w:id="1469" w:author="Shah Ashay" w:date="2018-04-16T16:55:00Z">
                  <w:rPr>
                    <w:rFonts w:asciiTheme="minorHAnsi" w:hAnsiTheme="minorHAnsi"/>
                    <w:sz w:val="20"/>
                    <w:szCs w:val="20"/>
                  </w:rPr>
                </w:rPrChange>
              </w:rPr>
            </w:pPr>
          </w:p>
        </w:tc>
        <w:tc>
          <w:tcPr>
            <w:tcW w:w="1567" w:type="pct"/>
            <w:tcPrChange w:id="1470" w:author="Shah Ashay" w:date="2018-04-16T16:55:00Z">
              <w:tcPr>
                <w:tcW w:w="2970" w:type="dxa"/>
              </w:tcPr>
            </w:tcPrChange>
          </w:tcPr>
          <w:p w14:paraId="58ACB64A" w14:textId="77777777" w:rsidR="00546513" w:rsidRPr="00D626C8" w:rsidRDefault="00546513" w:rsidP="00546513">
            <w:pPr>
              <w:keepNext/>
              <w:keepLines/>
              <w:rPr>
                <w:rFonts w:cs="Arial"/>
                <w:sz w:val="20"/>
                <w:rPrChange w:id="1471" w:author="Shah Ashay" w:date="2018-04-16T16:55:00Z">
                  <w:rPr>
                    <w:rFonts w:asciiTheme="minorHAnsi" w:hAnsiTheme="minorHAnsi"/>
                    <w:sz w:val="20"/>
                  </w:rPr>
                </w:rPrChange>
              </w:rPr>
            </w:pPr>
          </w:p>
        </w:tc>
      </w:tr>
      <w:tr w:rsidR="00546513" w:rsidRPr="00D626C8" w14:paraId="1394D620" w14:textId="77777777" w:rsidTr="00D626C8">
        <w:trPr>
          <w:cantSplit/>
          <w:trPrChange w:id="1472" w:author="Shah Ashay" w:date="2018-04-16T16:55:00Z">
            <w:trPr>
              <w:cantSplit/>
            </w:trPr>
          </w:trPrChange>
        </w:trPr>
        <w:tc>
          <w:tcPr>
            <w:tcW w:w="382" w:type="pct"/>
            <w:tcPrChange w:id="1473" w:author="Shah Ashay" w:date="2018-04-16T16:55:00Z">
              <w:tcPr>
                <w:tcW w:w="655" w:type="dxa"/>
              </w:tcPr>
            </w:tcPrChange>
          </w:tcPr>
          <w:p w14:paraId="6D76553D" w14:textId="77777777" w:rsidR="00546513" w:rsidRPr="00D626C8" w:rsidRDefault="00546513" w:rsidP="00546513">
            <w:pPr>
              <w:pStyle w:val="TableText"/>
              <w:keepNext/>
              <w:keepLines/>
              <w:numPr>
                <w:ilvl w:val="0"/>
                <w:numId w:val="4"/>
              </w:numPr>
              <w:rPr>
                <w:rFonts w:cs="Arial"/>
                <w:sz w:val="20"/>
                <w:rPrChange w:id="1474" w:author="Shah Ashay" w:date="2018-04-16T16:55:00Z">
                  <w:rPr>
                    <w:rFonts w:asciiTheme="minorHAnsi" w:hAnsiTheme="minorHAnsi"/>
                    <w:sz w:val="20"/>
                  </w:rPr>
                </w:rPrChange>
              </w:rPr>
            </w:pPr>
          </w:p>
        </w:tc>
        <w:tc>
          <w:tcPr>
            <w:tcW w:w="1959" w:type="pct"/>
            <w:tcPrChange w:id="1475" w:author="Shah Ashay" w:date="2018-04-16T16:55:00Z">
              <w:tcPr>
                <w:tcW w:w="3780" w:type="dxa"/>
              </w:tcPr>
            </w:tcPrChange>
          </w:tcPr>
          <w:p w14:paraId="6FB0EB49" w14:textId="77777777" w:rsidR="00546513" w:rsidRPr="00D626C8" w:rsidRDefault="00546513" w:rsidP="00546513">
            <w:pPr>
              <w:pStyle w:val="TableText"/>
              <w:keepNext/>
              <w:keepLines/>
              <w:rPr>
                <w:rFonts w:cs="Arial"/>
                <w:sz w:val="20"/>
                <w:szCs w:val="20"/>
                <w:rPrChange w:id="1476" w:author="Shah Ashay" w:date="2018-04-16T16:55:00Z">
                  <w:rPr>
                    <w:rFonts w:asciiTheme="minorHAnsi" w:hAnsiTheme="minorHAnsi"/>
                    <w:sz w:val="20"/>
                    <w:szCs w:val="20"/>
                  </w:rPr>
                </w:rPrChange>
              </w:rPr>
            </w:pPr>
            <w:r w:rsidRPr="00D626C8">
              <w:rPr>
                <w:rFonts w:cs="Arial"/>
                <w:sz w:val="20"/>
                <w:szCs w:val="20"/>
                <w:rPrChange w:id="1477" w:author="Shah Ashay" w:date="2018-04-16T16:55:00Z">
                  <w:rPr>
                    <w:rFonts w:asciiTheme="minorHAnsi" w:hAnsiTheme="minorHAnsi"/>
                    <w:sz w:val="20"/>
                    <w:szCs w:val="20"/>
                  </w:rPr>
                </w:rPrChange>
              </w:rPr>
              <w:t>Enter the “</w:t>
            </w:r>
            <w:r w:rsidRPr="00D626C8">
              <w:rPr>
                <w:rFonts w:cs="Arial"/>
                <w:b/>
                <w:i/>
                <w:sz w:val="20"/>
                <w:szCs w:val="20"/>
                <w:rPrChange w:id="1478" w:author="Shah Ashay" w:date="2018-04-16T16:55:00Z">
                  <w:rPr>
                    <w:rFonts w:asciiTheme="minorHAnsi" w:hAnsiTheme="minorHAnsi"/>
                    <w:b/>
                    <w:i/>
                    <w:sz w:val="20"/>
                    <w:szCs w:val="20"/>
                  </w:rPr>
                </w:rPrChange>
              </w:rPr>
              <w:t xml:space="preserve"> Date</w:t>
            </w:r>
            <w:r w:rsidRPr="00D626C8">
              <w:rPr>
                <w:rFonts w:cs="Arial"/>
                <w:sz w:val="20"/>
                <w:szCs w:val="20"/>
                <w:rPrChange w:id="1479" w:author="Shah Ashay" w:date="2018-04-16T16:55:00Z">
                  <w:rPr>
                    <w:rFonts w:asciiTheme="minorHAnsi" w:hAnsiTheme="minorHAnsi"/>
                    <w:sz w:val="20"/>
                    <w:szCs w:val="20"/>
                  </w:rPr>
                </w:rPrChange>
              </w:rPr>
              <w:t xml:space="preserve">” from the stream </w:t>
            </w:r>
            <w:r w:rsidRPr="00D626C8">
              <w:rPr>
                <w:rFonts w:cs="Arial"/>
                <w:b/>
                <w:i/>
                <w:sz w:val="20"/>
                <w:szCs w:val="20"/>
                <w:rPrChange w:id="1480" w:author="Shah Ashay" w:date="2018-04-16T16:55:00Z">
                  <w:rPr>
                    <w:rFonts w:asciiTheme="minorHAnsi" w:hAnsiTheme="minorHAnsi"/>
                    <w:b/>
                    <w:i/>
                    <w:sz w:val="20"/>
                    <w:szCs w:val="20"/>
                  </w:rPr>
                </w:rPrChange>
              </w:rPr>
              <w:t>Start Date</w:t>
            </w:r>
          </w:p>
        </w:tc>
        <w:tc>
          <w:tcPr>
            <w:tcW w:w="1092" w:type="pct"/>
            <w:tcPrChange w:id="1481" w:author="Shah Ashay" w:date="2018-04-16T16:55:00Z">
              <w:tcPr>
                <w:tcW w:w="2070" w:type="dxa"/>
              </w:tcPr>
            </w:tcPrChange>
          </w:tcPr>
          <w:p w14:paraId="713F3F89" w14:textId="77777777" w:rsidR="00546513" w:rsidRPr="00D626C8" w:rsidRDefault="00546513" w:rsidP="00546513">
            <w:pPr>
              <w:keepNext/>
              <w:keepLines/>
              <w:rPr>
                <w:rFonts w:cs="Arial"/>
                <w:b/>
                <w:i/>
                <w:sz w:val="20"/>
                <w:szCs w:val="20"/>
                <w:rPrChange w:id="1482" w:author="Shah Ashay" w:date="2018-04-16T16:55:00Z">
                  <w:rPr>
                    <w:rFonts w:asciiTheme="minorHAnsi" w:hAnsiTheme="minorHAnsi"/>
                    <w:b/>
                    <w:i/>
                    <w:sz w:val="20"/>
                    <w:szCs w:val="20"/>
                  </w:rPr>
                </w:rPrChange>
              </w:rPr>
            </w:pPr>
            <w:r w:rsidRPr="00D626C8">
              <w:rPr>
                <w:rFonts w:cs="Arial"/>
                <w:sz w:val="20"/>
                <w:szCs w:val="20"/>
                <w:rPrChange w:id="1483" w:author="Shah Ashay" w:date="2018-04-16T16:55:00Z">
                  <w:rPr>
                    <w:rFonts w:asciiTheme="minorHAnsi" w:hAnsiTheme="minorHAnsi"/>
                    <w:sz w:val="20"/>
                    <w:szCs w:val="20"/>
                  </w:rPr>
                </w:rPrChange>
              </w:rPr>
              <w:t xml:space="preserve">Date is displayed in </w:t>
            </w:r>
            <w:r w:rsidRPr="00D626C8">
              <w:rPr>
                <w:rFonts w:cs="Arial"/>
                <w:b/>
                <w:i/>
                <w:sz w:val="20"/>
                <w:szCs w:val="20"/>
                <w:rPrChange w:id="1484" w:author="Shah Ashay" w:date="2018-04-16T16:55:00Z">
                  <w:rPr>
                    <w:rFonts w:asciiTheme="minorHAnsi" w:hAnsiTheme="minorHAnsi"/>
                    <w:b/>
                    <w:i/>
                    <w:sz w:val="20"/>
                    <w:szCs w:val="20"/>
                  </w:rPr>
                </w:rPrChange>
              </w:rPr>
              <w:t>Start Date</w:t>
            </w:r>
          </w:p>
        </w:tc>
        <w:tc>
          <w:tcPr>
            <w:tcW w:w="1567" w:type="pct"/>
            <w:tcPrChange w:id="1485" w:author="Shah Ashay" w:date="2018-04-16T16:55:00Z">
              <w:tcPr>
                <w:tcW w:w="2970" w:type="dxa"/>
              </w:tcPr>
            </w:tcPrChange>
          </w:tcPr>
          <w:p w14:paraId="227559E4" w14:textId="77777777" w:rsidR="00546513" w:rsidRPr="00D626C8" w:rsidRDefault="00546513" w:rsidP="00546513">
            <w:pPr>
              <w:keepNext/>
              <w:keepLines/>
              <w:rPr>
                <w:rFonts w:cs="Arial"/>
                <w:sz w:val="20"/>
                <w:rPrChange w:id="1486" w:author="Shah Ashay" w:date="2018-04-16T16:55:00Z">
                  <w:rPr>
                    <w:rFonts w:asciiTheme="minorHAnsi" w:hAnsiTheme="minorHAnsi"/>
                    <w:sz w:val="20"/>
                  </w:rPr>
                </w:rPrChange>
              </w:rPr>
            </w:pPr>
            <w:r w:rsidRPr="00D626C8">
              <w:rPr>
                <w:rFonts w:cs="Arial"/>
                <w:sz w:val="20"/>
                <w:rPrChange w:id="1487" w:author="Shah Ashay" w:date="2018-04-16T16:55:00Z">
                  <w:rPr>
                    <w:rFonts w:asciiTheme="minorHAnsi" w:hAnsiTheme="minorHAnsi"/>
                    <w:sz w:val="20"/>
                  </w:rPr>
                </w:rPrChange>
              </w:rPr>
              <w:t>Format is yyyy-mm-dd</w:t>
            </w:r>
          </w:p>
          <w:p w14:paraId="0B0641B2" w14:textId="77777777" w:rsidR="00546513" w:rsidRPr="00D626C8" w:rsidRDefault="00546513" w:rsidP="00546513">
            <w:pPr>
              <w:keepNext/>
              <w:keepLines/>
              <w:rPr>
                <w:rFonts w:cs="Arial"/>
                <w:sz w:val="20"/>
                <w:rPrChange w:id="1488" w:author="Shah Ashay" w:date="2018-04-16T16:55:00Z">
                  <w:rPr>
                    <w:rFonts w:asciiTheme="minorHAnsi" w:hAnsiTheme="minorHAnsi"/>
                    <w:sz w:val="20"/>
                  </w:rPr>
                </w:rPrChange>
              </w:rPr>
            </w:pPr>
          </w:p>
          <w:p w14:paraId="0A12F02E" w14:textId="77777777" w:rsidR="00546513" w:rsidRPr="00D626C8" w:rsidRDefault="00546513" w:rsidP="00546513">
            <w:pPr>
              <w:keepNext/>
              <w:keepLines/>
              <w:rPr>
                <w:rFonts w:cs="Arial"/>
                <w:sz w:val="20"/>
                <w:rPrChange w:id="1489" w:author="Shah Ashay" w:date="2018-04-16T16:55:00Z">
                  <w:rPr>
                    <w:rFonts w:asciiTheme="minorHAnsi" w:hAnsiTheme="minorHAnsi"/>
                    <w:sz w:val="20"/>
                  </w:rPr>
                </w:rPrChange>
              </w:rPr>
            </w:pPr>
            <w:r w:rsidRPr="00D626C8">
              <w:rPr>
                <w:rFonts w:cs="Arial"/>
                <w:sz w:val="20"/>
                <w:rPrChange w:id="1490" w:author="Shah Ashay" w:date="2018-04-16T16:55:00Z">
                  <w:rPr>
                    <w:rFonts w:asciiTheme="minorHAnsi" w:hAnsiTheme="minorHAnsi"/>
                    <w:sz w:val="20"/>
                  </w:rPr>
                </w:rPrChange>
              </w:rPr>
              <w:t>This is also the stream’s start date.</w:t>
            </w:r>
          </w:p>
        </w:tc>
      </w:tr>
      <w:tr w:rsidR="00546513" w:rsidRPr="00D626C8" w14:paraId="31431D74" w14:textId="77777777" w:rsidTr="00D626C8">
        <w:trPr>
          <w:cantSplit/>
          <w:trPrChange w:id="1491" w:author="Shah Ashay" w:date="2018-04-16T16:55:00Z">
            <w:trPr>
              <w:cantSplit/>
            </w:trPr>
          </w:trPrChange>
        </w:trPr>
        <w:tc>
          <w:tcPr>
            <w:tcW w:w="382" w:type="pct"/>
            <w:tcPrChange w:id="1492" w:author="Shah Ashay" w:date="2018-04-16T16:55:00Z">
              <w:tcPr>
                <w:tcW w:w="655" w:type="dxa"/>
              </w:tcPr>
            </w:tcPrChange>
          </w:tcPr>
          <w:p w14:paraId="4FE7530E" w14:textId="77777777" w:rsidR="00546513" w:rsidRPr="00D626C8" w:rsidRDefault="00546513" w:rsidP="00546513">
            <w:pPr>
              <w:pStyle w:val="TableText"/>
              <w:keepNext/>
              <w:keepLines/>
              <w:numPr>
                <w:ilvl w:val="0"/>
                <w:numId w:val="4"/>
              </w:numPr>
              <w:rPr>
                <w:rFonts w:cs="Arial"/>
                <w:sz w:val="20"/>
                <w:rPrChange w:id="1493" w:author="Shah Ashay" w:date="2018-04-16T16:55:00Z">
                  <w:rPr>
                    <w:rFonts w:asciiTheme="minorHAnsi" w:hAnsiTheme="minorHAnsi"/>
                    <w:sz w:val="20"/>
                  </w:rPr>
                </w:rPrChange>
              </w:rPr>
            </w:pPr>
          </w:p>
        </w:tc>
        <w:tc>
          <w:tcPr>
            <w:tcW w:w="1959" w:type="pct"/>
            <w:tcPrChange w:id="1494" w:author="Shah Ashay" w:date="2018-04-16T16:55:00Z">
              <w:tcPr>
                <w:tcW w:w="3780" w:type="dxa"/>
              </w:tcPr>
            </w:tcPrChange>
          </w:tcPr>
          <w:p w14:paraId="786A1A39" w14:textId="77777777" w:rsidR="00546513" w:rsidRPr="00D626C8" w:rsidRDefault="00546513" w:rsidP="00546513">
            <w:pPr>
              <w:pStyle w:val="TableText"/>
              <w:keepNext/>
              <w:keepLines/>
              <w:rPr>
                <w:rFonts w:cs="Arial"/>
                <w:sz w:val="20"/>
                <w:szCs w:val="20"/>
                <w:rPrChange w:id="1495" w:author="Shah Ashay" w:date="2018-04-16T16:55:00Z">
                  <w:rPr>
                    <w:rFonts w:asciiTheme="minorHAnsi" w:hAnsiTheme="minorHAnsi"/>
                    <w:sz w:val="20"/>
                    <w:szCs w:val="20"/>
                  </w:rPr>
                </w:rPrChange>
              </w:rPr>
            </w:pPr>
            <w:r w:rsidRPr="00D626C8">
              <w:rPr>
                <w:rFonts w:cs="Arial"/>
                <w:sz w:val="20"/>
                <w:szCs w:val="20"/>
                <w:rPrChange w:id="1496" w:author="Shah Ashay" w:date="2018-04-16T16:55:00Z">
                  <w:rPr>
                    <w:rFonts w:asciiTheme="minorHAnsi" w:hAnsiTheme="minorHAnsi"/>
                    <w:sz w:val="20"/>
                    <w:szCs w:val="20"/>
                  </w:rPr>
                </w:rPrChange>
              </w:rPr>
              <w:t xml:space="preserve">Click the </w:t>
            </w:r>
            <w:r w:rsidRPr="00D626C8">
              <w:rPr>
                <w:rFonts w:cs="Arial"/>
                <w:b/>
                <w:i/>
                <w:sz w:val="20"/>
                <w:szCs w:val="20"/>
                <w:rPrChange w:id="1497" w:author="Shah Ashay" w:date="2018-04-16T16:55:00Z">
                  <w:rPr>
                    <w:rFonts w:asciiTheme="minorHAnsi" w:hAnsiTheme="minorHAnsi"/>
                    <w:b/>
                    <w:i/>
                    <w:sz w:val="20"/>
                    <w:szCs w:val="20"/>
                  </w:rPr>
                </w:rPrChange>
              </w:rPr>
              <w:t xml:space="preserve">Method </w:t>
            </w:r>
            <w:r w:rsidRPr="00D626C8">
              <w:rPr>
                <w:rFonts w:cs="Arial"/>
                <w:sz w:val="20"/>
                <w:szCs w:val="20"/>
                <w:rPrChange w:id="1498" w:author="Shah Ashay" w:date="2018-04-16T16:55:00Z">
                  <w:rPr>
                    <w:rFonts w:asciiTheme="minorHAnsi" w:hAnsiTheme="minorHAnsi"/>
                    <w:sz w:val="20"/>
                    <w:szCs w:val="20"/>
                  </w:rPr>
                </w:rPrChange>
              </w:rPr>
              <w:t>drop-down</w:t>
            </w:r>
          </w:p>
        </w:tc>
        <w:tc>
          <w:tcPr>
            <w:tcW w:w="1092" w:type="pct"/>
            <w:tcPrChange w:id="1499" w:author="Shah Ashay" w:date="2018-04-16T16:55:00Z">
              <w:tcPr>
                <w:tcW w:w="2070" w:type="dxa"/>
              </w:tcPr>
            </w:tcPrChange>
          </w:tcPr>
          <w:p w14:paraId="197CEA41" w14:textId="77777777" w:rsidR="00546513" w:rsidRPr="00D626C8" w:rsidRDefault="00546513" w:rsidP="00546513">
            <w:pPr>
              <w:keepNext/>
              <w:keepLines/>
              <w:rPr>
                <w:rFonts w:cs="Arial"/>
                <w:sz w:val="20"/>
                <w:szCs w:val="20"/>
                <w:rPrChange w:id="1500" w:author="Shah Ashay" w:date="2018-04-16T16:55:00Z">
                  <w:rPr>
                    <w:rFonts w:asciiTheme="minorHAnsi" w:hAnsiTheme="minorHAnsi"/>
                    <w:sz w:val="20"/>
                    <w:szCs w:val="20"/>
                  </w:rPr>
                </w:rPrChange>
              </w:rPr>
            </w:pPr>
            <w:r w:rsidRPr="00D626C8">
              <w:rPr>
                <w:rFonts w:cs="Arial"/>
                <w:sz w:val="20"/>
                <w:szCs w:val="20"/>
                <w:rPrChange w:id="1501" w:author="Shah Ashay" w:date="2018-04-16T16:55:00Z">
                  <w:rPr>
                    <w:rFonts w:asciiTheme="minorHAnsi" w:hAnsiTheme="minorHAnsi"/>
                    <w:sz w:val="20"/>
                    <w:szCs w:val="20"/>
                  </w:rPr>
                </w:rPrChange>
              </w:rPr>
              <w:t>Method  names appear in the drop-down box</w:t>
            </w:r>
          </w:p>
        </w:tc>
        <w:tc>
          <w:tcPr>
            <w:tcW w:w="1567" w:type="pct"/>
            <w:tcPrChange w:id="1502" w:author="Shah Ashay" w:date="2018-04-16T16:55:00Z">
              <w:tcPr>
                <w:tcW w:w="2970" w:type="dxa"/>
              </w:tcPr>
            </w:tcPrChange>
          </w:tcPr>
          <w:p w14:paraId="683388AB" w14:textId="77777777" w:rsidR="00546513" w:rsidRPr="00D626C8" w:rsidRDefault="00546513" w:rsidP="00546513">
            <w:pPr>
              <w:keepNext/>
              <w:keepLines/>
              <w:rPr>
                <w:rFonts w:cs="Arial"/>
                <w:sz w:val="20"/>
                <w:rPrChange w:id="1503" w:author="Shah Ashay" w:date="2018-04-16T16:55:00Z">
                  <w:rPr>
                    <w:rFonts w:asciiTheme="minorHAnsi" w:hAnsiTheme="minorHAnsi"/>
                    <w:sz w:val="20"/>
                  </w:rPr>
                </w:rPrChange>
              </w:rPr>
            </w:pPr>
            <w:r w:rsidRPr="00D626C8">
              <w:rPr>
                <w:rFonts w:cs="Arial"/>
                <w:sz w:val="20"/>
                <w:rPrChange w:id="1504" w:author="Shah Ashay" w:date="2018-04-16T16:55:00Z">
                  <w:rPr>
                    <w:rFonts w:asciiTheme="minorHAnsi" w:hAnsiTheme="minorHAnsi"/>
                    <w:sz w:val="20"/>
                  </w:rPr>
                </w:rPrChange>
              </w:rPr>
              <w:t>Method options include:</w:t>
            </w:r>
          </w:p>
          <w:p w14:paraId="1C0EE5C9" w14:textId="77777777" w:rsidR="00546513" w:rsidRPr="00D626C8" w:rsidRDefault="00546513" w:rsidP="00546513">
            <w:pPr>
              <w:pStyle w:val="ListParagraph"/>
              <w:keepNext/>
              <w:keepLines/>
              <w:numPr>
                <w:ilvl w:val="0"/>
                <w:numId w:val="33"/>
              </w:numPr>
              <w:rPr>
                <w:rFonts w:cs="Arial"/>
                <w:b/>
                <w:sz w:val="20"/>
                <w:rPrChange w:id="1505" w:author="Shah Ashay" w:date="2018-04-16T16:55:00Z">
                  <w:rPr>
                    <w:rFonts w:asciiTheme="minorHAnsi" w:hAnsiTheme="minorHAnsi"/>
                    <w:b/>
                    <w:sz w:val="20"/>
                  </w:rPr>
                </w:rPrChange>
              </w:rPr>
            </w:pPr>
            <w:r w:rsidRPr="00D626C8">
              <w:rPr>
                <w:rFonts w:cs="Arial"/>
                <w:b/>
                <w:sz w:val="20"/>
                <w:rPrChange w:id="1506" w:author="Shah Ashay" w:date="2018-04-16T16:55:00Z">
                  <w:rPr>
                    <w:rFonts w:asciiTheme="minorHAnsi" w:hAnsiTheme="minorHAnsi"/>
                    <w:b/>
                    <w:sz w:val="20"/>
                  </w:rPr>
                </w:rPrChange>
              </w:rPr>
              <w:t>Energy</w:t>
            </w:r>
          </w:p>
          <w:p w14:paraId="02920573" w14:textId="77777777" w:rsidR="00546513" w:rsidRPr="00D626C8" w:rsidRDefault="00546513" w:rsidP="00546513">
            <w:pPr>
              <w:pStyle w:val="ListParagraph"/>
              <w:keepNext/>
              <w:keepLines/>
              <w:numPr>
                <w:ilvl w:val="0"/>
                <w:numId w:val="33"/>
              </w:numPr>
              <w:rPr>
                <w:rFonts w:cs="Arial"/>
                <w:b/>
                <w:sz w:val="20"/>
                <w:rPrChange w:id="1507" w:author="Shah Ashay" w:date="2018-04-16T16:55:00Z">
                  <w:rPr>
                    <w:rFonts w:asciiTheme="minorHAnsi" w:hAnsiTheme="minorHAnsi"/>
                    <w:b/>
                    <w:sz w:val="20"/>
                  </w:rPr>
                </w:rPrChange>
              </w:rPr>
            </w:pPr>
            <w:r w:rsidRPr="00D626C8">
              <w:rPr>
                <w:rFonts w:cs="Arial"/>
                <w:b/>
                <w:sz w:val="20"/>
                <w:rPrChange w:id="1508" w:author="Shah Ashay" w:date="2018-04-16T16:55:00Z">
                  <w:rPr>
                    <w:rFonts w:asciiTheme="minorHAnsi" w:hAnsiTheme="minorHAnsi"/>
                    <w:b/>
                    <w:sz w:val="20"/>
                  </w:rPr>
                </w:rPrChange>
              </w:rPr>
              <w:t>Gross Mass</w:t>
            </w:r>
          </w:p>
          <w:p w14:paraId="36E7AD72" w14:textId="77777777" w:rsidR="00546513" w:rsidRPr="00D626C8" w:rsidRDefault="00546513" w:rsidP="00546513">
            <w:pPr>
              <w:pStyle w:val="ListParagraph"/>
              <w:keepNext/>
              <w:keepLines/>
              <w:numPr>
                <w:ilvl w:val="0"/>
                <w:numId w:val="33"/>
              </w:numPr>
              <w:rPr>
                <w:rFonts w:cs="Arial"/>
                <w:color w:val="808080" w:themeColor="background1" w:themeShade="80"/>
                <w:sz w:val="20"/>
                <w:rPrChange w:id="1509" w:author="Shah Ashay" w:date="2018-04-16T16:55:00Z">
                  <w:rPr>
                    <w:rFonts w:asciiTheme="minorHAnsi" w:hAnsiTheme="minorHAnsi"/>
                    <w:color w:val="808080" w:themeColor="background1" w:themeShade="80"/>
                    <w:sz w:val="20"/>
                  </w:rPr>
                </w:rPrChange>
              </w:rPr>
            </w:pPr>
            <w:r w:rsidRPr="00D626C8">
              <w:rPr>
                <w:rFonts w:cs="Arial"/>
                <w:b/>
                <w:sz w:val="20"/>
                <w:rPrChange w:id="1510" w:author="Shah Ashay" w:date="2018-04-16T16:55:00Z">
                  <w:rPr>
                    <w:rFonts w:asciiTheme="minorHAnsi" w:hAnsiTheme="minorHAnsi"/>
                    <w:b/>
                    <w:sz w:val="20"/>
                  </w:rPr>
                </w:rPrChange>
              </w:rPr>
              <w:t>Gross Volume</w:t>
            </w:r>
          </w:p>
          <w:p w14:paraId="70F5CFBF" w14:textId="77777777" w:rsidR="00546513" w:rsidRPr="00D626C8" w:rsidRDefault="00546513" w:rsidP="00546513">
            <w:pPr>
              <w:pStyle w:val="ListParagraph"/>
              <w:keepNext/>
              <w:keepLines/>
              <w:numPr>
                <w:ilvl w:val="0"/>
                <w:numId w:val="33"/>
              </w:numPr>
              <w:rPr>
                <w:rFonts w:cs="Arial"/>
                <w:b/>
                <w:sz w:val="20"/>
                <w:rPrChange w:id="1511" w:author="Shah Ashay" w:date="2018-04-16T16:55:00Z">
                  <w:rPr>
                    <w:rFonts w:asciiTheme="minorHAnsi" w:hAnsiTheme="minorHAnsi"/>
                    <w:b/>
                    <w:sz w:val="20"/>
                  </w:rPr>
                </w:rPrChange>
              </w:rPr>
            </w:pPr>
            <w:r w:rsidRPr="00D626C8">
              <w:rPr>
                <w:rFonts w:cs="Arial"/>
                <w:b/>
                <w:sz w:val="20"/>
                <w:rPrChange w:id="1512" w:author="Shah Ashay" w:date="2018-04-16T16:55:00Z">
                  <w:rPr>
                    <w:rFonts w:asciiTheme="minorHAnsi" w:hAnsiTheme="minorHAnsi"/>
                    <w:b/>
                    <w:sz w:val="20"/>
                  </w:rPr>
                </w:rPrChange>
              </w:rPr>
              <w:t>Net Mass</w:t>
            </w:r>
          </w:p>
          <w:p w14:paraId="212FC15C" w14:textId="77777777" w:rsidR="00546513" w:rsidRPr="00D626C8" w:rsidRDefault="00546513" w:rsidP="00546513">
            <w:pPr>
              <w:pStyle w:val="ListParagraph"/>
              <w:keepNext/>
              <w:keepLines/>
              <w:numPr>
                <w:ilvl w:val="0"/>
                <w:numId w:val="33"/>
              </w:numPr>
              <w:rPr>
                <w:rFonts w:cs="Arial"/>
                <w:b/>
                <w:sz w:val="20"/>
                <w:rPrChange w:id="1513" w:author="Shah Ashay" w:date="2018-04-16T16:55:00Z">
                  <w:rPr>
                    <w:rFonts w:asciiTheme="minorHAnsi" w:hAnsiTheme="minorHAnsi"/>
                    <w:b/>
                    <w:sz w:val="20"/>
                  </w:rPr>
                </w:rPrChange>
              </w:rPr>
            </w:pPr>
            <w:r w:rsidRPr="00D626C8">
              <w:rPr>
                <w:rFonts w:cs="Arial"/>
                <w:b/>
                <w:sz w:val="20"/>
                <w:rPrChange w:id="1514" w:author="Shah Ashay" w:date="2018-04-16T16:55:00Z">
                  <w:rPr>
                    <w:rFonts w:asciiTheme="minorHAnsi" w:hAnsiTheme="minorHAnsi"/>
                    <w:b/>
                    <w:sz w:val="20"/>
                  </w:rPr>
                </w:rPrChange>
              </w:rPr>
              <w:t>Net Volume</w:t>
            </w:r>
          </w:p>
          <w:p w14:paraId="40199A59" w14:textId="77777777" w:rsidR="00546513" w:rsidRPr="00D626C8" w:rsidRDefault="00546513" w:rsidP="00546513">
            <w:pPr>
              <w:pStyle w:val="ListParagraph"/>
              <w:keepNext/>
              <w:keepLines/>
              <w:numPr>
                <w:ilvl w:val="0"/>
                <w:numId w:val="33"/>
              </w:numPr>
              <w:rPr>
                <w:rFonts w:cs="Arial"/>
                <w:color w:val="808080" w:themeColor="background1" w:themeShade="80"/>
                <w:sz w:val="20"/>
                <w:rPrChange w:id="1515" w:author="Shah Ashay" w:date="2018-04-16T16:55:00Z">
                  <w:rPr>
                    <w:rFonts w:asciiTheme="minorHAnsi" w:hAnsiTheme="minorHAnsi"/>
                    <w:color w:val="808080" w:themeColor="background1" w:themeShade="80"/>
                    <w:sz w:val="20"/>
                  </w:rPr>
                </w:rPrChange>
              </w:rPr>
            </w:pPr>
            <w:r w:rsidRPr="00D626C8">
              <w:rPr>
                <w:rFonts w:cs="Arial"/>
                <w:b/>
                <w:sz w:val="20"/>
                <w:rPrChange w:id="1516" w:author="Shah Ashay" w:date="2018-04-16T16:55:00Z">
                  <w:rPr>
                    <w:rFonts w:asciiTheme="minorHAnsi" w:hAnsiTheme="minorHAnsi"/>
                    <w:b/>
                    <w:sz w:val="20"/>
                  </w:rPr>
                </w:rPrChange>
              </w:rPr>
              <w:t>Power Consumption</w:t>
            </w:r>
          </w:p>
        </w:tc>
      </w:tr>
      <w:tr w:rsidR="00546513" w:rsidRPr="00D626C8" w14:paraId="36E5446A" w14:textId="77777777" w:rsidTr="00D626C8">
        <w:trPr>
          <w:cantSplit/>
          <w:trPrChange w:id="1517" w:author="Shah Ashay" w:date="2018-04-16T16:55:00Z">
            <w:trPr>
              <w:cantSplit/>
            </w:trPr>
          </w:trPrChange>
        </w:trPr>
        <w:tc>
          <w:tcPr>
            <w:tcW w:w="382" w:type="pct"/>
            <w:tcPrChange w:id="1518" w:author="Shah Ashay" w:date="2018-04-16T16:55:00Z">
              <w:tcPr>
                <w:tcW w:w="655" w:type="dxa"/>
              </w:tcPr>
            </w:tcPrChange>
          </w:tcPr>
          <w:p w14:paraId="76CDABCD" w14:textId="77777777" w:rsidR="00546513" w:rsidRPr="00D626C8" w:rsidRDefault="00546513" w:rsidP="00546513">
            <w:pPr>
              <w:pStyle w:val="TableText"/>
              <w:keepNext/>
              <w:keepLines/>
              <w:numPr>
                <w:ilvl w:val="0"/>
                <w:numId w:val="4"/>
              </w:numPr>
              <w:rPr>
                <w:rFonts w:cs="Arial"/>
                <w:sz w:val="20"/>
                <w:rPrChange w:id="1519" w:author="Shah Ashay" w:date="2018-04-16T16:55:00Z">
                  <w:rPr>
                    <w:rFonts w:asciiTheme="minorHAnsi" w:hAnsiTheme="minorHAnsi"/>
                    <w:sz w:val="20"/>
                  </w:rPr>
                </w:rPrChange>
              </w:rPr>
            </w:pPr>
          </w:p>
        </w:tc>
        <w:tc>
          <w:tcPr>
            <w:tcW w:w="1959" w:type="pct"/>
            <w:tcPrChange w:id="1520" w:author="Shah Ashay" w:date="2018-04-16T16:55:00Z">
              <w:tcPr>
                <w:tcW w:w="3780" w:type="dxa"/>
              </w:tcPr>
            </w:tcPrChange>
          </w:tcPr>
          <w:p w14:paraId="4B44CE4F" w14:textId="77777777" w:rsidR="00546513" w:rsidRPr="00D626C8" w:rsidRDefault="00546513" w:rsidP="00546513">
            <w:pPr>
              <w:pStyle w:val="TableText"/>
              <w:keepNext/>
              <w:keepLines/>
              <w:rPr>
                <w:rFonts w:cs="Arial"/>
                <w:sz w:val="20"/>
                <w:szCs w:val="20"/>
                <w:rPrChange w:id="1521" w:author="Shah Ashay" w:date="2018-04-16T16:55:00Z">
                  <w:rPr>
                    <w:rFonts w:asciiTheme="minorHAnsi" w:hAnsiTheme="minorHAnsi"/>
                    <w:sz w:val="20"/>
                    <w:szCs w:val="20"/>
                  </w:rPr>
                </w:rPrChange>
              </w:rPr>
            </w:pPr>
            <w:r w:rsidRPr="00D626C8">
              <w:rPr>
                <w:rFonts w:cs="Arial"/>
                <w:sz w:val="20"/>
                <w:szCs w:val="20"/>
                <w:rPrChange w:id="1522" w:author="Shah Ashay" w:date="2018-04-16T16:55:00Z">
                  <w:rPr>
                    <w:rFonts w:asciiTheme="minorHAnsi" w:hAnsiTheme="minorHAnsi"/>
                    <w:sz w:val="20"/>
                    <w:szCs w:val="20"/>
                  </w:rPr>
                </w:rPrChange>
              </w:rPr>
              <w:t xml:space="preserve">Select the proper </w:t>
            </w:r>
            <w:r w:rsidRPr="00D626C8">
              <w:rPr>
                <w:rFonts w:cs="Arial"/>
                <w:b/>
                <w:i/>
                <w:sz w:val="20"/>
                <w:szCs w:val="20"/>
                <w:rPrChange w:id="1523" w:author="Shah Ashay" w:date="2018-04-16T16:55:00Z">
                  <w:rPr>
                    <w:rFonts w:asciiTheme="minorHAnsi" w:hAnsiTheme="minorHAnsi"/>
                    <w:b/>
                    <w:i/>
                    <w:sz w:val="20"/>
                    <w:szCs w:val="20"/>
                  </w:rPr>
                </w:rPrChange>
              </w:rPr>
              <w:t xml:space="preserve">Method </w:t>
            </w:r>
            <w:r w:rsidRPr="00D626C8">
              <w:rPr>
                <w:rFonts w:cs="Arial"/>
                <w:sz w:val="20"/>
                <w:szCs w:val="20"/>
                <w:rPrChange w:id="1524" w:author="Shah Ashay" w:date="2018-04-16T16:55:00Z">
                  <w:rPr>
                    <w:rFonts w:asciiTheme="minorHAnsi" w:hAnsiTheme="minorHAnsi"/>
                    <w:sz w:val="20"/>
                    <w:szCs w:val="20"/>
                  </w:rPr>
                </w:rPrChange>
              </w:rPr>
              <w:t xml:space="preserve"> from the drop-down </w:t>
            </w:r>
          </w:p>
        </w:tc>
        <w:tc>
          <w:tcPr>
            <w:tcW w:w="1092" w:type="pct"/>
            <w:tcPrChange w:id="1525" w:author="Shah Ashay" w:date="2018-04-16T16:55:00Z">
              <w:tcPr>
                <w:tcW w:w="2070" w:type="dxa"/>
              </w:tcPr>
            </w:tcPrChange>
          </w:tcPr>
          <w:p w14:paraId="29AB89D6" w14:textId="77777777" w:rsidR="00546513" w:rsidRPr="00D626C8" w:rsidRDefault="00546513" w:rsidP="00546513">
            <w:pPr>
              <w:keepNext/>
              <w:keepLines/>
              <w:rPr>
                <w:rFonts w:cs="Arial"/>
                <w:b/>
                <w:i/>
                <w:sz w:val="20"/>
                <w:szCs w:val="20"/>
                <w:rPrChange w:id="1526" w:author="Shah Ashay" w:date="2018-04-16T16:55:00Z">
                  <w:rPr>
                    <w:rFonts w:asciiTheme="minorHAnsi" w:hAnsiTheme="minorHAnsi"/>
                    <w:b/>
                    <w:i/>
                    <w:sz w:val="20"/>
                    <w:szCs w:val="20"/>
                  </w:rPr>
                </w:rPrChange>
              </w:rPr>
            </w:pPr>
            <w:r w:rsidRPr="00D626C8">
              <w:rPr>
                <w:rFonts w:cs="Arial"/>
                <w:sz w:val="20"/>
                <w:szCs w:val="20"/>
                <w:rPrChange w:id="1527" w:author="Shah Ashay" w:date="2018-04-16T16:55:00Z">
                  <w:rPr>
                    <w:rFonts w:asciiTheme="minorHAnsi" w:hAnsiTheme="minorHAnsi"/>
                    <w:sz w:val="20"/>
                    <w:szCs w:val="20"/>
                  </w:rPr>
                </w:rPrChange>
              </w:rPr>
              <w:t xml:space="preserve">Method Name  appears in </w:t>
            </w:r>
            <w:r w:rsidRPr="00D626C8">
              <w:rPr>
                <w:rFonts w:cs="Arial"/>
                <w:b/>
                <w:i/>
                <w:sz w:val="20"/>
                <w:szCs w:val="20"/>
                <w:rPrChange w:id="1528" w:author="Shah Ashay" w:date="2018-04-16T16:55:00Z">
                  <w:rPr>
                    <w:rFonts w:asciiTheme="minorHAnsi" w:hAnsiTheme="minorHAnsi"/>
                    <w:b/>
                    <w:i/>
                    <w:sz w:val="20"/>
                    <w:szCs w:val="20"/>
                  </w:rPr>
                </w:rPrChange>
              </w:rPr>
              <w:t>Method</w:t>
            </w:r>
          </w:p>
        </w:tc>
        <w:tc>
          <w:tcPr>
            <w:tcW w:w="1567" w:type="pct"/>
            <w:tcPrChange w:id="1529" w:author="Shah Ashay" w:date="2018-04-16T16:55:00Z">
              <w:tcPr>
                <w:tcW w:w="2970" w:type="dxa"/>
              </w:tcPr>
            </w:tcPrChange>
          </w:tcPr>
          <w:p w14:paraId="34D3A81E" w14:textId="77777777" w:rsidR="00546513" w:rsidRPr="00D626C8" w:rsidRDefault="00546513" w:rsidP="00546513">
            <w:pPr>
              <w:pStyle w:val="ListParagraph"/>
              <w:keepNext/>
              <w:keepLines/>
              <w:ind w:left="0"/>
              <w:rPr>
                <w:rFonts w:cs="Arial"/>
                <w:sz w:val="20"/>
                <w:rPrChange w:id="1530" w:author="Shah Ashay" w:date="2018-04-16T16:55:00Z">
                  <w:rPr>
                    <w:rFonts w:asciiTheme="minorHAnsi" w:hAnsiTheme="minorHAnsi"/>
                    <w:sz w:val="20"/>
                  </w:rPr>
                </w:rPrChange>
              </w:rPr>
            </w:pPr>
            <w:r w:rsidRPr="00D626C8">
              <w:rPr>
                <w:rFonts w:cs="Arial"/>
                <w:sz w:val="20"/>
                <w:rPrChange w:id="1531" w:author="Shah Ashay" w:date="2018-04-16T16:55:00Z">
                  <w:rPr>
                    <w:rFonts w:asciiTheme="minorHAnsi" w:hAnsiTheme="minorHAnsi"/>
                    <w:sz w:val="20"/>
                  </w:rPr>
                </w:rPrChange>
              </w:rPr>
              <w:t xml:space="preserve">These are also based on the  </w:t>
            </w:r>
            <w:r w:rsidRPr="00D626C8">
              <w:rPr>
                <w:rFonts w:cs="Arial"/>
                <w:b/>
                <w:i/>
                <w:sz w:val="20"/>
                <w:rPrChange w:id="1532" w:author="Shah Ashay" w:date="2018-04-16T16:55:00Z">
                  <w:rPr>
                    <w:rFonts w:asciiTheme="minorHAnsi" w:hAnsiTheme="minorHAnsi"/>
                    <w:b/>
                    <w:i/>
                    <w:sz w:val="20"/>
                  </w:rPr>
                </w:rPrChange>
              </w:rPr>
              <w:t>Gross Volume Method</w:t>
            </w:r>
            <w:r w:rsidRPr="00D626C8">
              <w:rPr>
                <w:rFonts w:cs="Arial"/>
                <w:sz w:val="20"/>
                <w:rPrChange w:id="1533" w:author="Shah Ashay" w:date="2018-04-16T16:55:00Z">
                  <w:rPr>
                    <w:rFonts w:asciiTheme="minorHAnsi" w:hAnsiTheme="minorHAnsi"/>
                    <w:sz w:val="20"/>
                  </w:rPr>
                </w:rPrChange>
              </w:rPr>
              <w:t xml:space="preserve"> and </w:t>
            </w:r>
            <w:r w:rsidRPr="00D626C8">
              <w:rPr>
                <w:rFonts w:cs="Arial"/>
                <w:b/>
                <w:i/>
                <w:sz w:val="20"/>
                <w:rPrChange w:id="1534" w:author="Shah Ashay" w:date="2018-04-16T16:55:00Z">
                  <w:rPr>
                    <w:rFonts w:asciiTheme="minorHAnsi" w:hAnsiTheme="minorHAnsi"/>
                    <w:b/>
                    <w:i/>
                    <w:sz w:val="20"/>
                  </w:rPr>
                </w:rPrChange>
              </w:rPr>
              <w:t xml:space="preserve">Net Volume Method </w:t>
            </w:r>
            <w:r w:rsidRPr="00D626C8">
              <w:rPr>
                <w:rFonts w:cs="Arial"/>
                <w:sz w:val="20"/>
                <w:rPrChange w:id="1535" w:author="Shah Ashay" w:date="2018-04-16T16:55:00Z">
                  <w:rPr>
                    <w:rFonts w:asciiTheme="minorHAnsi" w:hAnsiTheme="minorHAnsi"/>
                    <w:sz w:val="20"/>
                  </w:rPr>
                </w:rPrChange>
              </w:rPr>
              <w:t>in the Maintain Stream screen</w:t>
            </w:r>
          </w:p>
        </w:tc>
      </w:tr>
      <w:tr w:rsidR="00546513" w:rsidRPr="00D626C8" w14:paraId="79388557" w14:textId="77777777" w:rsidTr="00D626C8">
        <w:trPr>
          <w:cantSplit/>
          <w:trPrChange w:id="1536" w:author="Shah Ashay" w:date="2018-04-16T16:55:00Z">
            <w:trPr>
              <w:cantSplit/>
            </w:trPr>
          </w:trPrChange>
        </w:trPr>
        <w:tc>
          <w:tcPr>
            <w:tcW w:w="382" w:type="pct"/>
            <w:tcPrChange w:id="1537" w:author="Shah Ashay" w:date="2018-04-16T16:55:00Z">
              <w:tcPr>
                <w:tcW w:w="655" w:type="dxa"/>
              </w:tcPr>
            </w:tcPrChange>
          </w:tcPr>
          <w:p w14:paraId="147E7538" w14:textId="77777777" w:rsidR="00546513" w:rsidRPr="00D626C8" w:rsidRDefault="00546513" w:rsidP="00546513">
            <w:pPr>
              <w:pStyle w:val="TableText"/>
              <w:keepNext/>
              <w:keepLines/>
              <w:numPr>
                <w:ilvl w:val="0"/>
                <w:numId w:val="4"/>
              </w:numPr>
              <w:rPr>
                <w:rFonts w:cs="Arial"/>
                <w:sz w:val="20"/>
                <w:rPrChange w:id="1538" w:author="Shah Ashay" w:date="2018-04-16T16:55:00Z">
                  <w:rPr>
                    <w:rFonts w:asciiTheme="minorHAnsi" w:hAnsiTheme="minorHAnsi"/>
                    <w:sz w:val="20"/>
                  </w:rPr>
                </w:rPrChange>
              </w:rPr>
            </w:pPr>
          </w:p>
        </w:tc>
        <w:tc>
          <w:tcPr>
            <w:tcW w:w="1959" w:type="pct"/>
            <w:tcPrChange w:id="1539" w:author="Shah Ashay" w:date="2018-04-16T16:55:00Z">
              <w:tcPr>
                <w:tcW w:w="3780" w:type="dxa"/>
              </w:tcPr>
            </w:tcPrChange>
          </w:tcPr>
          <w:p w14:paraId="5263AF99" w14:textId="77777777" w:rsidR="00546513" w:rsidRPr="00D626C8" w:rsidRDefault="00546513" w:rsidP="00546513">
            <w:pPr>
              <w:pStyle w:val="TableText"/>
              <w:keepNext/>
              <w:keepLines/>
              <w:rPr>
                <w:rFonts w:cs="Arial"/>
                <w:sz w:val="20"/>
                <w:szCs w:val="20"/>
                <w:rPrChange w:id="1540" w:author="Shah Ashay" w:date="2018-04-16T16:55:00Z">
                  <w:rPr>
                    <w:rFonts w:asciiTheme="minorHAnsi" w:hAnsiTheme="minorHAnsi"/>
                    <w:sz w:val="20"/>
                    <w:szCs w:val="20"/>
                  </w:rPr>
                </w:rPrChange>
              </w:rPr>
            </w:pPr>
            <w:r w:rsidRPr="00D626C8">
              <w:rPr>
                <w:rFonts w:cs="Arial"/>
                <w:sz w:val="20"/>
                <w:szCs w:val="20"/>
                <w:rPrChange w:id="1541" w:author="Shah Ashay" w:date="2018-04-16T16:55:00Z">
                  <w:rPr>
                    <w:rFonts w:asciiTheme="minorHAnsi" w:hAnsiTheme="minorHAnsi"/>
                    <w:sz w:val="20"/>
                    <w:szCs w:val="20"/>
                  </w:rPr>
                </w:rPrChange>
              </w:rPr>
              <w:t xml:space="preserve">Add the </w:t>
            </w:r>
            <w:r w:rsidRPr="00D626C8">
              <w:rPr>
                <w:rFonts w:cs="Arial"/>
                <w:b/>
                <w:i/>
                <w:sz w:val="20"/>
                <w:szCs w:val="20"/>
                <w:rPrChange w:id="1542" w:author="Shah Ashay" w:date="2018-04-16T16:55:00Z">
                  <w:rPr>
                    <w:rFonts w:asciiTheme="minorHAnsi" w:hAnsiTheme="minorHAnsi"/>
                    <w:b/>
                    <w:i/>
                    <w:sz w:val="20"/>
                    <w:szCs w:val="20"/>
                  </w:rPr>
                </w:rPrChange>
              </w:rPr>
              <w:t>Formula</w:t>
            </w:r>
            <w:r w:rsidRPr="00D626C8">
              <w:rPr>
                <w:rFonts w:cs="Arial"/>
                <w:sz w:val="20"/>
                <w:szCs w:val="20"/>
                <w:rPrChange w:id="1543" w:author="Shah Ashay" w:date="2018-04-16T16:55:00Z">
                  <w:rPr>
                    <w:rFonts w:asciiTheme="minorHAnsi" w:hAnsiTheme="minorHAnsi"/>
                    <w:sz w:val="20"/>
                    <w:szCs w:val="20"/>
                  </w:rPr>
                </w:rPrChange>
              </w:rPr>
              <w:t xml:space="preserve"> that you need for the volume calculation</w:t>
            </w:r>
          </w:p>
        </w:tc>
        <w:tc>
          <w:tcPr>
            <w:tcW w:w="1092" w:type="pct"/>
            <w:tcPrChange w:id="1544" w:author="Shah Ashay" w:date="2018-04-16T16:55:00Z">
              <w:tcPr>
                <w:tcW w:w="2070" w:type="dxa"/>
              </w:tcPr>
            </w:tcPrChange>
          </w:tcPr>
          <w:p w14:paraId="55545AA5" w14:textId="77777777" w:rsidR="00546513" w:rsidRPr="00D626C8" w:rsidRDefault="00546513" w:rsidP="00546513">
            <w:pPr>
              <w:keepNext/>
              <w:keepLines/>
              <w:rPr>
                <w:rFonts w:cs="Arial"/>
                <w:sz w:val="20"/>
                <w:szCs w:val="20"/>
                <w:rPrChange w:id="1545" w:author="Shah Ashay" w:date="2018-04-16T16:55:00Z">
                  <w:rPr>
                    <w:rFonts w:asciiTheme="minorHAnsi" w:hAnsiTheme="minorHAnsi"/>
                    <w:sz w:val="20"/>
                    <w:szCs w:val="20"/>
                  </w:rPr>
                </w:rPrChange>
              </w:rPr>
            </w:pPr>
            <w:r w:rsidRPr="00D626C8">
              <w:rPr>
                <w:rFonts w:cs="Arial"/>
                <w:sz w:val="20"/>
                <w:szCs w:val="20"/>
                <w:rPrChange w:id="1546" w:author="Shah Ashay" w:date="2018-04-16T16:55:00Z">
                  <w:rPr>
                    <w:rFonts w:asciiTheme="minorHAnsi" w:hAnsiTheme="minorHAnsi"/>
                    <w:sz w:val="20"/>
                    <w:szCs w:val="20"/>
                  </w:rPr>
                </w:rPrChange>
              </w:rPr>
              <w:t>Formula appears in formula</w:t>
            </w:r>
          </w:p>
        </w:tc>
        <w:tc>
          <w:tcPr>
            <w:tcW w:w="1567" w:type="pct"/>
            <w:tcPrChange w:id="1547" w:author="Shah Ashay" w:date="2018-04-16T16:55:00Z">
              <w:tcPr>
                <w:tcW w:w="2970" w:type="dxa"/>
              </w:tcPr>
            </w:tcPrChange>
          </w:tcPr>
          <w:p w14:paraId="20265285" w14:textId="77777777" w:rsidR="00546513" w:rsidRPr="00D626C8" w:rsidRDefault="00546513" w:rsidP="00546513">
            <w:pPr>
              <w:keepNext/>
              <w:keepLines/>
              <w:rPr>
                <w:rFonts w:cs="Arial"/>
                <w:sz w:val="20"/>
                <w:rPrChange w:id="1548" w:author="Shah Ashay" w:date="2018-04-16T16:55:00Z">
                  <w:rPr>
                    <w:rFonts w:asciiTheme="minorHAnsi" w:hAnsiTheme="minorHAnsi"/>
                    <w:sz w:val="20"/>
                  </w:rPr>
                </w:rPrChange>
              </w:rPr>
            </w:pPr>
          </w:p>
        </w:tc>
      </w:tr>
      <w:tr w:rsidR="00546513" w:rsidRPr="00D626C8" w14:paraId="484402FA" w14:textId="77777777" w:rsidTr="00D626C8">
        <w:trPr>
          <w:cantSplit/>
          <w:trPrChange w:id="1549" w:author="Shah Ashay" w:date="2018-04-16T16:55:00Z">
            <w:trPr>
              <w:cantSplit/>
            </w:trPr>
          </w:trPrChange>
        </w:trPr>
        <w:tc>
          <w:tcPr>
            <w:tcW w:w="382" w:type="pct"/>
            <w:tcPrChange w:id="1550" w:author="Shah Ashay" w:date="2018-04-16T16:55:00Z">
              <w:tcPr>
                <w:tcW w:w="655" w:type="dxa"/>
              </w:tcPr>
            </w:tcPrChange>
          </w:tcPr>
          <w:p w14:paraId="08605052" w14:textId="77777777" w:rsidR="00546513" w:rsidRPr="00D626C8" w:rsidRDefault="00546513" w:rsidP="00546513">
            <w:pPr>
              <w:pStyle w:val="TableText"/>
              <w:keepNext/>
              <w:keepLines/>
              <w:numPr>
                <w:ilvl w:val="0"/>
                <w:numId w:val="4"/>
              </w:numPr>
              <w:rPr>
                <w:rFonts w:cs="Arial"/>
                <w:sz w:val="20"/>
                <w:rPrChange w:id="1551" w:author="Shah Ashay" w:date="2018-04-16T16:55:00Z">
                  <w:rPr>
                    <w:rFonts w:asciiTheme="minorHAnsi" w:hAnsiTheme="minorHAnsi"/>
                    <w:sz w:val="20"/>
                  </w:rPr>
                </w:rPrChange>
              </w:rPr>
            </w:pPr>
          </w:p>
        </w:tc>
        <w:tc>
          <w:tcPr>
            <w:tcW w:w="1959" w:type="pct"/>
            <w:tcPrChange w:id="1552" w:author="Shah Ashay" w:date="2018-04-16T16:55:00Z">
              <w:tcPr>
                <w:tcW w:w="3780" w:type="dxa"/>
              </w:tcPr>
            </w:tcPrChange>
          </w:tcPr>
          <w:p w14:paraId="71F61B0D" w14:textId="77777777" w:rsidR="00546513" w:rsidRPr="00D626C8" w:rsidRDefault="00546513" w:rsidP="00546513">
            <w:pPr>
              <w:pStyle w:val="TableText"/>
              <w:keepNext/>
              <w:keepLines/>
              <w:rPr>
                <w:rFonts w:cs="Arial"/>
                <w:sz w:val="20"/>
                <w:szCs w:val="20"/>
                <w:rPrChange w:id="1553" w:author="Shah Ashay" w:date="2018-04-16T16:55:00Z">
                  <w:rPr>
                    <w:rFonts w:asciiTheme="minorHAnsi" w:hAnsiTheme="minorHAnsi"/>
                    <w:sz w:val="20"/>
                    <w:szCs w:val="20"/>
                  </w:rPr>
                </w:rPrChange>
              </w:rPr>
            </w:pPr>
            <w:r w:rsidRPr="00D626C8">
              <w:rPr>
                <w:rFonts w:cs="Arial"/>
                <w:sz w:val="20"/>
                <w:szCs w:val="20"/>
                <w:rPrChange w:id="1554" w:author="Shah Ashay" w:date="2018-04-16T16:55:00Z">
                  <w:rPr>
                    <w:rFonts w:asciiTheme="minorHAnsi" w:hAnsiTheme="minorHAnsi"/>
                    <w:sz w:val="20"/>
                    <w:szCs w:val="20"/>
                  </w:rPr>
                </w:rPrChange>
              </w:rPr>
              <w:t xml:space="preserve">Add a </w:t>
            </w:r>
            <w:r w:rsidRPr="00D626C8">
              <w:rPr>
                <w:rFonts w:cs="Arial"/>
                <w:b/>
                <w:i/>
                <w:sz w:val="20"/>
                <w:szCs w:val="20"/>
                <w:rPrChange w:id="1555" w:author="Shah Ashay" w:date="2018-04-16T16:55:00Z">
                  <w:rPr>
                    <w:rFonts w:asciiTheme="minorHAnsi" w:hAnsiTheme="minorHAnsi"/>
                    <w:b/>
                    <w:i/>
                    <w:sz w:val="20"/>
                    <w:szCs w:val="20"/>
                  </w:rPr>
                </w:rPrChange>
              </w:rPr>
              <w:t>Description</w:t>
            </w:r>
            <w:r w:rsidRPr="00D626C8">
              <w:rPr>
                <w:rFonts w:cs="Arial"/>
                <w:sz w:val="20"/>
                <w:szCs w:val="20"/>
                <w:rPrChange w:id="1556" w:author="Shah Ashay" w:date="2018-04-16T16:55:00Z">
                  <w:rPr>
                    <w:rFonts w:asciiTheme="minorHAnsi" w:hAnsiTheme="minorHAnsi"/>
                    <w:sz w:val="20"/>
                    <w:szCs w:val="20"/>
                  </w:rPr>
                </w:rPrChange>
              </w:rPr>
              <w:t xml:space="preserve"> for the Formula input (optional)</w:t>
            </w:r>
          </w:p>
        </w:tc>
        <w:tc>
          <w:tcPr>
            <w:tcW w:w="1092" w:type="pct"/>
            <w:tcPrChange w:id="1557" w:author="Shah Ashay" w:date="2018-04-16T16:55:00Z">
              <w:tcPr>
                <w:tcW w:w="2070" w:type="dxa"/>
              </w:tcPr>
            </w:tcPrChange>
          </w:tcPr>
          <w:p w14:paraId="0978A395" w14:textId="77777777" w:rsidR="00546513" w:rsidRPr="00D626C8" w:rsidRDefault="00546513" w:rsidP="00546513">
            <w:pPr>
              <w:keepNext/>
              <w:keepLines/>
              <w:rPr>
                <w:rFonts w:cs="Arial"/>
                <w:sz w:val="20"/>
                <w:szCs w:val="20"/>
                <w:rPrChange w:id="1558" w:author="Shah Ashay" w:date="2018-04-16T16:55:00Z">
                  <w:rPr>
                    <w:rFonts w:asciiTheme="minorHAnsi" w:hAnsiTheme="minorHAnsi"/>
                    <w:sz w:val="20"/>
                    <w:szCs w:val="20"/>
                  </w:rPr>
                </w:rPrChange>
              </w:rPr>
            </w:pPr>
            <w:r w:rsidRPr="00D626C8">
              <w:rPr>
                <w:rFonts w:cs="Arial"/>
                <w:sz w:val="20"/>
                <w:szCs w:val="20"/>
                <w:rPrChange w:id="1559" w:author="Shah Ashay" w:date="2018-04-16T16:55:00Z">
                  <w:rPr>
                    <w:rFonts w:asciiTheme="minorHAnsi" w:hAnsiTheme="minorHAnsi"/>
                    <w:sz w:val="20"/>
                    <w:szCs w:val="20"/>
                  </w:rPr>
                </w:rPrChange>
              </w:rPr>
              <w:t>Description appears in description</w:t>
            </w:r>
          </w:p>
        </w:tc>
        <w:tc>
          <w:tcPr>
            <w:tcW w:w="1567" w:type="pct"/>
            <w:tcPrChange w:id="1560" w:author="Shah Ashay" w:date="2018-04-16T16:55:00Z">
              <w:tcPr>
                <w:tcW w:w="2970" w:type="dxa"/>
              </w:tcPr>
            </w:tcPrChange>
          </w:tcPr>
          <w:p w14:paraId="7428474B" w14:textId="77777777" w:rsidR="00546513" w:rsidRPr="00D626C8" w:rsidRDefault="00546513" w:rsidP="00546513">
            <w:pPr>
              <w:keepNext/>
              <w:keepLines/>
              <w:rPr>
                <w:rFonts w:cs="Arial"/>
                <w:sz w:val="20"/>
                <w:rPrChange w:id="1561" w:author="Shah Ashay" w:date="2018-04-16T16:55:00Z">
                  <w:rPr>
                    <w:rFonts w:asciiTheme="minorHAnsi" w:hAnsiTheme="minorHAnsi"/>
                    <w:sz w:val="20"/>
                  </w:rPr>
                </w:rPrChange>
              </w:rPr>
            </w:pPr>
          </w:p>
        </w:tc>
      </w:tr>
      <w:tr w:rsidR="00546513" w:rsidRPr="00D626C8" w14:paraId="705BA9D1" w14:textId="77777777" w:rsidTr="00D626C8">
        <w:trPr>
          <w:cantSplit/>
          <w:trPrChange w:id="1562" w:author="Shah Ashay" w:date="2018-04-16T16:55:00Z">
            <w:trPr>
              <w:cantSplit/>
            </w:trPr>
          </w:trPrChange>
        </w:trPr>
        <w:tc>
          <w:tcPr>
            <w:tcW w:w="382" w:type="pct"/>
            <w:tcPrChange w:id="1563" w:author="Shah Ashay" w:date="2018-04-16T16:55:00Z">
              <w:tcPr>
                <w:tcW w:w="655" w:type="dxa"/>
              </w:tcPr>
            </w:tcPrChange>
          </w:tcPr>
          <w:p w14:paraId="74331F09" w14:textId="77777777" w:rsidR="00546513" w:rsidRPr="00D626C8" w:rsidRDefault="00546513" w:rsidP="00546513">
            <w:pPr>
              <w:pStyle w:val="TableText"/>
              <w:keepNext/>
              <w:keepLines/>
              <w:numPr>
                <w:ilvl w:val="0"/>
                <w:numId w:val="4"/>
              </w:numPr>
              <w:rPr>
                <w:rFonts w:cs="Arial"/>
                <w:sz w:val="20"/>
                <w:rPrChange w:id="1564" w:author="Shah Ashay" w:date="2018-04-16T16:55:00Z">
                  <w:rPr>
                    <w:rFonts w:asciiTheme="minorHAnsi" w:hAnsiTheme="minorHAnsi"/>
                    <w:sz w:val="20"/>
                  </w:rPr>
                </w:rPrChange>
              </w:rPr>
            </w:pPr>
          </w:p>
        </w:tc>
        <w:tc>
          <w:tcPr>
            <w:tcW w:w="1959" w:type="pct"/>
            <w:tcPrChange w:id="1565" w:author="Shah Ashay" w:date="2018-04-16T16:55:00Z">
              <w:tcPr>
                <w:tcW w:w="3780" w:type="dxa"/>
              </w:tcPr>
            </w:tcPrChange>
          </w:tcPr>
          <w:p w14:paraId="683AA3E3" w14:textId="77777777" w:rsidR="00546513" w:rsidRPr="00D626C8" w:rsidRDefault="00546513" w:rsidP="00546513">
            <w:pPr>
              <w:pStyle w:val="TableText"/>
              <w:keepNext/>
              <w:keepLines/>
              <w:rPr>
                <w:rFonts w:cs="Arial"/>
                <w:sz w:val="20"/>
                <w:szCs w:val="20"/>
                <w:rPrChange w:id="1566" w:author="Shah Ashay" w:date="2018-04-16T16:55:00Z">
                  <w:rPr>
                    <w:rFonts w:asciiTheme="minorHAnsi" w:hAnsiTheme="minorHAnsi"/>
                    <w:sz w:val="20"/>
                    <w:szCs w:val="20"/>
                  </w:rPr>
                </w:rPrChange>
              </w:rPr>
            </w:pPr>
            <w:r w:rsidRPr="00D626C8">
              <w:rPr>
                <w:rFonts w:cs="Arial"/>
                <w:sz w:val="20"/>
                <w:szCs w:val="20"/>
                <w:rPrChange w:id="1567" w:author="Shah Ashay" w:date="2018-04-16T16:55:00Z">
                  <w:rPr>
                    <w:rFonts w:asciiTheme="minorHAnsi" w:hAnsiTheme="minorHAnsi"/>
                    <w:sz w:val="20"/>
                    <w:szCs w:val="20"/>
                  </w:rPr>
                </w:rPrChange>
              </w:rPr>
              <w:t xml:space="preserve">Click the </w:t>
            </w:r>
            <w:r w:rsidRPr="00D626C8">
              <w:rPr>
                <w:rFonts w:cs="Arial"/>
                <w:b/>
                <w:i/>
                <w:sz w:val="20"/>
                <w:szCs w:val="20"/>
                <w:rPrChange w:id="1568" w:author="Shah Ashay" w:date="2018-04-16T16:55:00Z">
                  <w:rPr>
                    <w:rFonts w:asciiTheme="minorHAnsi" w:hAnsiTheme="minorHAnsi"/>
                    <w:b/>
                    <w:i/>
                    <w:sz w:val="20"/>
                    <w:szCs w:val="20"/>
                  </w:rPr>
                </w:rPrChange>
              </w:rPr>
              <w:t>Save</w:t>
            </w:r>
            <w:r w:rsidRPr="00D626C8">
              <w:rPr>
                <w:rFonts w:cs="Arial"/>
                <w:sz w:val="20"/>
                <w:szCs w:val="20"/>
                <w:rPrChange w:id="1569" w:author="Shah Ashay" w:date="2018-04-16T16:55:00Z">
                  <w:rPr>
                    <w:rFonts w:asciiTheme="minorHAnsi" w:hAnsiTheme="minorHAnsi"/>
                    <w:sz w:val="20"/>
                    <w:szCs w:val="20"/>
                  </w:rPr>
                </w:rPrChange>
              </w:rPr>
              <w:t xml:space="preserve"> icon in the Tool Bar</w:t>
            </w:r>
          </w:p>
        </w:tc>
        <w:tc>
          <w:tcPr>
            <w:tcW w:w="1092" w:type="pct"/>
            <w:tcPrChange w:id="1570" w:author="Shah Ashay" w:date="2018-04-16T16:55:00Z">
              <w:tcPr>
                <w:tcW w:w="2070" w:type="dxa"/>
              </w:tcPr>
            </w:tcPrChange>
          </w:tcPr>
          <w:p w14:paraId="2CAE32FA" w14:textId="77777777" w:rsidR="00546513" w:rsidRPr="00D626C8" w:rsidRDefault="00546513" w:rsidP="00546513">
            <w:pPr>
              <w:keepNext/>
              <w:keepLines/>
              <w:rPr>
                <w:rFonts w:cs="Arial"/>
                <w:sz w:val="20"/>
                <w:szCs w:val="20"/>
                <w:rPrChange w:id="1571" w:author="Shah Ashay" w:date="2018-04-16T16:55:00Z">
                  <w:rPr>
                    <w:rFonts w:asciiTheme="minorHAnsi" w:hAnsiTheme="minorHAnsi"/>
                    <w:sz w:val="20"/>
                    <w:szCs w:val="20"/>
                  </w:rPr>
                </w:rPrChange>
              </w:rPr>
            </w:pPr>
            <w:r w:rsidRPr="00D626C8">
              <w:rPr>
                <w:rFonts w:cs="Arial"/>
                <w:sz w:val="20"/>
                <w:szCs w:val="20"/>
                <w:rPrChange w:id="1572" w:author="Shah Ashay" w:date="2018-04-16T16:55:00Z">
                  <w:rPr>
                    <w:rFonts w:asciiTheme="minorHAnsi" w:hAnsiTheme="minorHAnsi"/>
                    <w:sz w:val="20"/>
                    <w:szCs w:val="20"/>
                  </w:rPr>
                </w:rPrChange>
              </w:rPr>
              <w:t>Entry is saved.</w:t>
            </w:r>
          </w:p>
        </w:tc>
        <w:tc>
          <w:tcPr>
            <w:tcW w:w="1567" w:type="pct"/>
            <w:tcPrChange w:id="1573" w:author="Shah Ashay" w:date="2018-04-16T16:55:00Z">
              <w:tcPr>
                <w:tcW w:w="2970" w:type="dxa"/>
              </w:tcPr>
            </w:tcPrChange>
          </w:tcPr>
          <w:p w14:paraId="31E66FCC" w14:textId="77777777" w:rsidR="00546513" w:rsidRPr="00D626C8" w:rsidRDefault="00546513" w:rsidP="00546513">
            <w:pPr>
              <w:keepNext/>
              <w:keepLines/>
              <w:rPr>
                <w:rFonts w:cs="Arial"/>
                <w:sz w:val="20"/>
                <w:rPrChange w:id="1574" w:author="Shah Ashay" w:date="2018-04-16T16:55:00Z">
                  <w:rPr>
                    <w:rFonts w:asciiTheme="minorHAnsi" w:hAnsiTheme="minorHAnsi"/>
                    <w:sz w:val="20"/>
                  </w:rPr>
                </w:rPrChange>
              </w:rPr>
            </w:pPr>
          </w:p>
        </w:tc>
      </w:tr>
      <w:tr w:rsidR="00546513" w:rsidRPr="00D626C8" w14:paraId="24D11964" w14:textId="77777777" w:rsidTr="00D626C8">
        <w:trPr>
          <w:cantSplit/>
          <w:trPrChange w:id="1575" w:author="Shah Ashay" w:date="2018-04-16T16:55:00Z">
            <w:trPr>
              <w:cantSplit/>
            </w:trPr>
          </w:trPrChange>
        </w:trPr>
        <w:tc>
          <w:tcPr>
            <w:tcW w:w="382" w:type="pct"/>
            <w:tcPrChange w:id="1576" w:author="Shah Ashay" w:date="2018-04-16T16:55:00Z">
              <w:tcPr>
                <w:tcW w:w="655" w:type="dxa"/>
              </w:tcPr>
            </w:tcPrChange>
          </w:tcPr>
          <w:p w14:paraId="078EA66C" w14:textId="77777777" w:rsidR="00546513" w:rsidRPr="00D626C8" w:rsidRDefault="00546513" w:rsidP="00546513">
            <w:pPr>
              <w:pStyle w:val="TableText"/>
              <w:keepNext/>
              <w:keepLines/>
              <w:numPr>
                <w:ilvl w:val="0"/>
                <w:numId w:val="4"/>
              </w:numPr>
              <w:rPr>
                <w:rFonts w:cs="Arial"/>
                <w:sz w:val="20"/>
                <w:rPrChange w:id="1577" w:author="Shah Ashay" w:date="2018-04-16T16:55:00Z">
                  <w:rPr>
                    <w:rFonts w:asciiTheme="minorHAnsi" w:hAnsiTheme="minorHAnsi"/>
                    <w:sz w:val="20"/>
                  </w:rPr>
                </w:rPrChange>
              </w:rPr>
            </w:pPr>
          </w:p>
        </w:tc>
        <w:tc>
          <w:tcPr>
            <w:tcW w:w="1959" w:type="pct"/>
            <w:tcPrChange w:id="1578" w:author="Shah Ashay" w:date="2018-04-16T16:55:00Z">
              <w:tcPr>
                <w:tcW w:w="3780" w:type="dxa"/>
              </w:tcPr>
            </w:tcPrChange>
          </w:tcPr>
          <w:p w14:paraId="06933B81" w14:textId="1DE2299B" w:rsidR="00546513" w:rsidRPr="00D626C8" w:rsidRDefault="00DE6352" w:rsidP="00DE6352">
            <w:pPr>
              <w:rPr>
                <w:rFonts w:cs="Arial"/>
                <w:sz w:val="20"/>
                <w:szCs w:val="20"/>
                <w:rPrChange w:id="1579" w:author="Shah Ashay" w:date="2018-04-16T16:55:00Z">
                  <w:rPr>
                    <w:rFonts w:asciiTheme="minorHAnsi" w:hAnsiTheme="minorHAnsi"/>
                    <w:sz w:val="20"/>
                    <w:szCs w:val="20"/>
                  </w:rPr>
                </w:rPrChange>
              </w:rPr>
            </w:pPr>
            <w:r w:rsidRPr="00D626C8">
              <w:rPr>
                <w:rFonts w:cs="Arial"/>
                <w:sz w:val="20"/>
                <w:szCs w:val="20"/>
                <w:rPrChange w:id="1580" w:author="Shah Ashay" w:date="2018-04-16T16:55:00Z">
                  <w:rPr>
                    <w:rFonts w:asciiTheme="minorHAnsi" w:hAnsiTheme="minorHAnsi"/>
                    <w:sz w:val="20"/>
                    <w:szCs w:val="20"/>
                  </w:rPr>
                </w:rPrChange>
              </w:rPr>
              <w:t>Mouse over to the Insert icon on the toolbar</w:t>
            </w:r>
            <w:r w:rsidR="00546513" w:rsidRPr="00D626C8">
              <w:rPr>
                <w:rFonts w:cs="Arial"/>
                <w:sz w:val="20"/>
                <w:szCs w:val="20"/>
                <w:rPrChange w:id="1581" w:author="Shah Ashay" w:date="2018-04-16T16:55:00Z">
                  <w:rPr>
                    <w:rFonts w:asciiTheme="minorHAnsi" w:hAnsiTheme="minorHAnsi"/>
                    <w:sz w:val="20"/>
                    <w:szCs w:val="20"/>
                  </w:rPr>
                </w:rPrChange>
              </w:rPr>
              <w:t>. From the dropdown choose ‘</w:t>
            </w:r>
            <w:r w:rsidR="00546513" w:rsidRPr="00D626C8">
              <w:rPr>
                <w:rFonts w:cs="Arial"/>
                <w:b/>
                <w:i/>
                <w:sz w:val="20"/>
                <w:szCs w:val="20"/>
                <w:rPrChange w:id="1582" w:author="Shah Ashay" w:date="2018-04-16T16:55:00Z">
                  <w:rPr>
                    <w:rFonts w:ascii="Calibri" w:hAnsi="Calibri"/>
                    <w:b/>
                    <w:i/>
                    <w:sz w:val="20"/>
                    <w:szCs w:val="20"/>
                  </w:rPr>
                </w:rPrChange>
              </w:rPr>
              <w:t xml:space="preserve">Stream Formula Variables’ </w:t>
            </w:r>
            <w:r w:rsidR="00546513" w:rsidRPr="00D626C8">
              <w:rPr>
                <w:rFonts w:cs="Arial"/>
                <w:sz w:val="20"/>
                <w:szCs w:val="20"/>
                <w:rPrChange w:id="1583" w:author="Shah Ashay" w:date="2018-04-16T16:55:00Z">
                  <w:rPr>
                    <w:rFonts w:ascii="Calibri" w:hAnsi="Calibri"/>
                    <w:sz w:val="20"/>
                    <w:szCs w:val="20"/>
                  </w:rPr>
                </w:rPrChange>
              </w:rPr>
              <w:t>as many times as you have variables in the</w:t>
            </w:r>
            <w:r w:rsidR="00546513" w:rsidRPr="00D626C8">
              <w:rPr>
                <w:rFonts w:cs="Arial"/>
                <w:b/>
                <w:i/>
                <w:sz w:val="20"/>
                <w:szCs w:val="20"/>
                <w:rPrChange w:id="1584" w:author="Shah Ashay" w:date="2018-04-16T16:55:00Z">
                  <w:rPr>
                    <w:rFonts w:ascii="Calibri" w:hAnsi="Calibri"/>
                    <w:b/>
                    <w:i/>
                    <w:sz w:val="20"/>
                    <w:szCs w:val="20"/>
                  </w:rPr>
                </w:rPrChange>
              </w:rPr>
              <w:t xml:space="preserve"> Formula </w:t>
            </w:r>
            <w:r w:rsidR="00546513" w:rsidRPr="00D626C8">
              <w:rPr>
                <w:rFonts w:cs="Arial"/>
                <w:sz w:val="20"/>
                <w:szCs w:val="20"/>
                <w:rPrChange w:id="1585" w:author="Shah Ashay" w:date="2018-04-16T16:55:00Z">
                  <w:rPr>
                    <w:rFonts w:ascii="Calibri" w:hAnsi="Calibri"/>
                    <w:sz w:val="20"/>
                    <w:szCs w:val="20"/>
                  </w:rPr>
                </w:rPrChange>
              </w:rPr>
              <w:t>above</w:t>
            </w:r>
            <w:r w:rsidR="00546513" w:rsidRPr="00D626C8">
              <w:rPr>
                <w:rFonts w:cs="Arial"/>
                <w:b/>
                <w:i/>
                <w:sz w:val="20"/>
                <w:szCs w:val="20"/>
                <w:rPrChange w:id="1586" w:author="Shah Ashay" w:date="2018-04-16T16:55:00Z">
                  <w:rPr>
                    <w:rFonts w:ascii="Calibri" w:hAnsi="Calibri"/>
                    <w:b/>
                    <w:i/>
                    <w:sz w:val="20"/>
                    <w:szCs w:val="20"/>
                  </w:rPr>
                </w:rPrChange>
              </w:rPr>
              <w:t>.</w:t>
            </w:r>
          </w:p>
          <w:p w14:paraId="595E752A" w14:textId="77777777" w:rsidR="00546513" w:rsidRPr="00D626C8" w:rsidRDefault="00546513" w:rsidP="00546513">
            <w:pPr>
              <w:pStyle w:val="TableText"/>
              <w:keepNext/>
              <w:keepLines/>
              <w:spacing w:after="0"/>
              <w:rPr>
                <w:rFonts w:cs="Arial"/>
                <w:b/>
                <w:i/>
                <w:sz w:val="20"/>
                <w:szCs w:val="20"/>
                <w:rPrChange w:id="1587" w:author="Shah Ashay" w:date="2018-04-16T16:55:00Z">
                  <w:rPr>
                    <w:rFonts w:ascii="Calibri" w:hAnsi="Calibri"/>
                    <w:b/>
                    <w:i/>
                    <w:sz w:val="20"/>
                    <w:szCs w:val="20"/>
                  </w:rPr>
                </w:rPrChange>
              </w:rPr>
            </w:pPr>
          </w:p>
          <w:p w14:paraId="17C1BA08" w14:textId="77777777" w:rsidR="00546513" w:rsidRPr="00D626C8" w:rsidRDefault="00546513" w:rsidP="00546513">
            <w:pPr>
              <w:pStyle w:val="TableText"/>
              <w:keepNext/>
              <w:keepLines/>
              <w:ind w:left="720"/>
              <w:rPr>
                <w:rFonts w:cs="Arial"/>
                <w:b/>
                <w:i/>
                <w:sz w:val="20"/>
                <w:szCs w:val="20"/>
                <w:rPrChange w:id="1588" w:author="Shah Ashay" w:date="2018-04-16T16:55:00Z">
                  <w:rPr>
                    <w:rFonts w:asciiTheme="minorHAnsi" w:hAnsiTheme="minorHAnsi"/>
                    <w:b/>
                    <w:i/>
                    <w:sz w:val="20"/>
                    <w:szCs w:val="20"/>
                  </w:rPr>
                </w:rPrChange>
              </w:rPr>
            </w:pPr>
          </w:p>
        </w:tc>
        <w:tc>
          <w:tcPr>
            <w:tcW w:w="1092" w:type="pct"/>
            <w:tcPrChange w:id="1589" w:author="Shah Ashay" w:date="2018-04-16T16:55:00Z">
              <w:tcPr>
                <w:tcW w:w="2070" w:type="dxa"/>
              </w:tcPr>
            </w:tcPrChange>
          </w:tcPr>
          <w:p w14:paraId="7E0A7C5A" w14:textId="77777777" w:rsidR="00546513" w:rsidRPr="00D626C8" w:rsidRDefault="00546513" w:rsidP="00546513">
            <w:pPr>
              <w:keepNext/>
              <w:keepLines/>
              <w:rPr>
                <w:rFonts w:cs="Arial"/>
                <w:sz w:val="20"/>
                <w:szCs w:val="20"/>
                <w:rPrChange w:id="1590" w:author="Shah Ashay" w:date="2018-04-16T16:55:00Z">
                  <w:rPr>
                    <w:rFonts w:asciiTheme="minorHAnsi" w:hAnsiTheme="minorHAnsi"/>
                    <w:sz w:val="20"/>
                    <w:szCs w:val="20"/>
                  </w:rPr>
                </w:rPrChange>
              </w:rPr>
            </w:pPr>
            <w:r w:rsidRPr="00D626C8">
              <w:rPr>
                <w:rFonts w:cs="Arial"/>
                <w:sz w:val="20"/>
                <w:szCs w:val="20"/>
                <w:rPrChange w:id="1591" w:author="Shah Ashay" w:date="2018-04-16T16:55:00Z">
                  <w:rPr>
                    <w:rFonts w:asciiTheme="minorHAnsi" w:hAnsiTheme="minorHAnsi"/>
                    <w:sz w:val="20"/>
                    <w:szCs w:val="20"/>
                  </w:rPr>
                </w:rPrChange>
              </w:rPr>
              <w:t>Dropdown choices are</w:t>
            </w:r>
          </w:p>
          <w:p w14:paraId="7351726B" w14:textId="77777777" w:rsidR="00546513" w:rsidRPr="00D626C8" w:rsidRDefault="00546513" w:rsidP="00546513">
            <w:pPr>
              <w:keepNext/>
              <w:keepLines/>
              <w:rPr>
                <w:rFonts w:cs="Arial"/>
                <w:sz w:val="20"/>
                <w:szCs w:val="20"/>
                <w:rPrChange w:id="1592" w:author="Shah Ashay" w:date="2018-04-16T16:55:00Z">
                  <w:rPr>
                    <w:rFonts w:asciiTheme="minorHAnsi" w:hAnsiTheme="minorHAnsi"/>
                    <w:sz w:val="20"/>
                    <w:szCs w:val="20"/>
                  </w:rPr>
                </w:rPrChange>
              </w:rPr>
            </w:pPr>
          </w:p>
          <w:p w14:paraId="169F581A" w14:textId="77777777" w:rsidR="00546513" w:rsidRPr="00D626C8" w:rsidRDefault="00546513" w:rsidP="00546513">
            <w:pPr>
              <w:pStyle w:val="TableText"/>
              <w:keepNext/>
              <w:keepLines/>
              <w:numPr>
                <w:ilvl w:val="0"/>
                <w:numId w:val="43"/>
              </w:numPr>
              <w:spacing w:after="0"/>
              <w:rPr>
                <w:rFonts w:cs="Arial"/>
                <w:b/>
                <w:i/>
                <w:sz w:val="20"/>
                <w:szCs w:val="20"/>
                <w:rPrChange w:id="1593" w:author="Shah Ashay" w:date="2018-04-16T16:55:00Z">
                  <w:rPr>
                    <w:rFonts w:ascii="Calibri" w:hAnsi="Calibri"/>
                    <w:b/>
                    <w:i/>
                    <w:sz w:val="20"/>
                    <w:szCs w:val="20"/>
                  </w:rPr>
                </w:rPrChange>
              </w:rPr>
            </w:pPr>
            <w:r w:rsidRPr="00D626C8">
              <w:rPr>
                <w:rFonts w:cs="Arial"/>
                <w:b/>
                <w:i/>
                <w:sz w:val="20"/>
                <w:szCs w:val="20"/>
                <w:rPrChange w:id="1594" w:author="Shah Ashay" w:date="2018-04-16T16:55:00Z">
                  <w:rPr>
                    <w:rFonts w:ascii="Calibri" w:hAnsi="Calibri"/>
                    <w:b/>
                    <w:i/>
                    <w:sz w:val="20"/>
                    <w:szCs w:val="20"/>
                  </w:rPr>
                </w:rPrChange>
              </w:rPr>
              <w:t>Stream Formula</w:t>
            </w:r>
          </w:p>
          <w:p w14:paraId="7A03A034" w14:textId="77777777" w:rsidR="00546513" w:rsidRPr="00D626C8" w:rsidRDefault="00546513" w:rsidP="00546513">
            <w:pPr>
              <w:pStyle w:val="TableText"/>
              <w:keepNext/>
              <w:keepLines/>
              <w:numPr>
                <w:ilvl w:val="0"/>
                <w:numId w:val="43"/>
              </w:numPr>
              <w:spacing w:after="0"/>
              <w:rPr>
                <w:rFonts w:cs="Arial"/>
                <w:b/>
                <w:i/>
                <w:sz w:val="20"/>
                <w:szCs w:val="20"/>
                <w:rPrChange w:id="1595" w:author="Shah Ashay" w:date="2018-04-16T16:55:00Z">
                  <w:rPr>
                    <w:rFonts w:ascii="Calibri" w:hAnsi="Calibri"/>
                    <w:b/>
                    <w:i/>
                    <w:sz w:val="20"/>
                    <w:szCs w:val="20"/>
                  </w:rPr>
                </w:rPrChange>
              </w:rPr>
            </w:pPr>
            <w:r w:rsidRPr="00D626C8">
              <w:rPr>
                <w:rFonts w:cs="Arial"/>
                <w:b/>
                <w:i/>
                <w:sz w:val="20"/>
                <w:szCs w:val="20"/>
                <w:rPrChange w:id="1596" w:author="Shah Ashay" w:date="2018-04-16T16:55:00Z">
                  <w:rPr>
                    <w:rFonts w:ascii="Calibri" w:hAnsi="Calibri"/>
                    <w:b/>
                    <w:i/>
                    <w:sz w:val="20"/>
                    <w:szCs w:val="20"/>
                  </w:rPr>
                </w:rPrChange>
              </w:rPr>
              <w:t>Stream Formula Variable</w:t>
            </w:r>
          </w:p>
          <w:p w14:paraId="7825E505" w14:textId="77777777" w:rsidR="00546513" w:rsidRPr="00D626C8" w:rsidRDefault="00546513" w:rsidP="00546513">
            <w:pPr>
              <w:keepNext/>
              <w:keepLines/>
              <w:rPr>
                <w:rFonts w:cs="Arial"/>
                <w:sz w:val="20"/>
                <w:szCs w:val="20"/>
                <w:rPrChange w:id="1597" w:author="Shah Ashay" w:date="2018-04-16T16:55:00Z">
                  <w:rPr>
                    <w:rFonts w:asciiTheme="minorHAnsi" w:hAnsiTheme="minorHAnsi"/>
                    <w:sz w:val="20"/>
                    <w:szCs w:val="20"/>
                  </w:rPr>
                </w:rPrChange>
              </w:rPr>
            </w:pPr>
          </w:p>
        </w:tc>
        <w:tc>
          <w:tcPr>
            <w:tcW w:w="1567" w:type="pct"/>
            <w:tcPrChange w:id="1598" w:author="Shah Ashay" w:date="2018-04-16T16:55:00Z">
              <w:tcPr>
                <w:tcW w:w="2970" w:type="dxa"/>
              </w:tcPr>
            </w:tcPrChange>
          </w:tcPr>
          <w:p w14:paraId="60CFF404" w14:textId="77777777" w:rsidR="00546513" w:rsidRPr="00D626C8" w:rsidRDefault="00546513" w:rsidP="00546513">
            <w:pPr>
              <w:keepNext/>
              <w:keepLines/>
              <w:rPr>
                <w:rFonts w:cs="Arial"/>
                <w:sz w:val="20"/>
                <w:rPrChange w:id="1599" w:author="Shah Ashay" w:date="2018-04-16T16:55:00Z">
                  <w:rPr>
                    <w:rFonts w:asciiTheme="minorHAnsi" w:hAnsiTheme="minorHAnsi"/>
                    <w:sz w:val="20"/>
                  </w:rPr>
                </w:rPrChange>
              </w:rPr>
            </w:pPr>
          </w:p>
        </w:tc>
      </w:tr>
      <w:tr w:rsidR="00546513" w:rsidRPr="00D626C8" w14:paraId="4B32EAE5" w14:textId="77777777" w:rsidTr="00D626C8">
        <w:trPr>
          <w:cantSplit/>
          <w:trPrChange w:id="1600" w:author="Shah Ashay" w:date="2018-04-16T16:55:00Z">
            <w:trPr>
              <w:cantSplit/>
            </w:trPr>
          </w:trPrChange>
        </w:trPr>
        <w:tc>
          <w:tcPr>
            <w:tcW w:w="382" w:type="pct"/>
            <w:tcPrChange w:id="1601" w:author="Shah Ashay" w:date="2018-04-16T16:55:00Z">
              <w:tcPr>
                <w:tcW w:w="655" w:type="dxa"/>
              </w:tcPr>
            </w:tcPrChange>
          </w:tcPr>
          <w:p w14:paraId="04C7E64D" w14:textId="77777777" w:rsidR="00546513" w:rsidRPr="00D626C8" w:rsidRDefault="00546513" w:rsidP="00546513">
            <w:pPr>
              <w:pStyle w:val="TableText"/>
              <w:keepNext/>
              <w:keepLines/>
              <w:numPr>
                <w:ilvl w:val="0"/>
                <w:numId w:val="4"/>
              </w:numPr>
              <w:rPr>
                <w:rFonts w:cs="Arial"/>
                <w:sz w:val="20"/>
                <w:rPrChange w:id="1602" w:author="Shah Ashay" w:date="2018-04-16T16:55:00Z">
                  <w:rPr>
                    <w:rFonts w:asciiTheme="minorHAnsi" w:hAnsiTheme="minorHAnsi"/>
                    <w:sz w:val="20"/>
                  </w:rPr>
                </w:rPrChange>
              </w:rPr>
            </w:pPr>
          </w:p>
        </w:tc>
        <w:tc>
          <w:tcPr>
            <w:tcW w:w="1959" w:type="pct"/>
            <w:tcPrChange w:id="1603" w:author="Shah Ashay" w:date="2018-04-16T16:55:00Z">
              <w:tcPr>
                <w:tcW w:w="3780" w:type="dxa"/>
              </w:tcPr>
            </w:tcPrChange>
          </w:tcPr>
          <w:p w14:paraId="03DACAB4" w14:textId="77777777" w:rsidR="00546513" w:rsidRPr="00D626C8" w:rsidRDefault="00546513" w:rsidP="00546513">
            <w:pPr>
              <w:pStyle w:val="TableText"/>
              <w:keepNext/>
              <w:keepLines/>
              <w:rPr>
                <w:rFonts w:cs="Arial"/>
                <w:sz w:val="20"/>
                <w:szCs w:val="20"/>
                <w:rPrChange w:id="1604" w:author="Shah Ashay" w:date="2018-04-16T16:55:00Z">
                  <w:rPr>
                    <w:rFonts w:asciiTheme="minorHAnsi" w:hAnsiTheme="minorHAnsi"/>
                    <w:sz w:val="20"/>
                    <w:szCs w:val="20"/>
                  </w:rPr>
                </w:rPrChange>
              </w:rPr>
            </w:pPr>
            <w:r w:rsidRPr="00D626C8">
              <w:rPr>
                <w:rFonts w:cs="Arial"/>
                <w:sz w:val="20"/>
                <w:szCs w:val="20"/>
                <w:rPrChange w:id="1605" w:author="Shah Ashay" w:date="2018-04-16T16:55:00Z">
                  <w:rPr>
                    <w:rFonts w:asciiTheme="minorHAnsi" w:hAnsiTheme="minorHAnsi"/>
                    <w:sz w:val="20"/>
                    <w:szCs w:val="20"/>
                  </w:rPr>
                </w:rPrChange>
              </w:rPr>
              <w:t>Add a “</w:t>
            </w:r>
            <w:r w:rsidRPr="00D626C8">
              <w:rPr>
                <w:rFonts w:cs="Arial"/>
                <w:b/>
                <w:i/>
                <w:sz w:val="20"/>
                <w:szCs w:val="20"/>
                <w:rPrChange w:id="1606" w:author="Shah Ashay" w:date="2018-04-16T16:55:00Z">
                  <w:rPr>
                    <w:rFonts w:asciiTheme="minorHAnsi" w:hAnsiTheme="minorHAnsi"/>
                    <w:b/>
                    <w:i/>
                    <w:sz w:val="20"/>
                    <w:szCs w:val="20"/>
                  </w:rPr>
                </w:rPrChange>
              </w:rPr>
              <w:t>Variable ID”</w:t>
            </w:r>
            <w:r w:rsidRPr="00D626C8">
              <w:rPr>
                <w:rFonts w:cs="Arial"/>
                <w:sz w:val="20"/>
                <w:szCs w:val="20"/>
                <w:rPrChange w:id="1607" w:author="Shah Ashay" w:date="2018-04-16T16:55:00Z">
                  <w:rPr>
                    <w:rFonts w:asciiTheme="minorHAnsi" w:hAnsiTheme="minorHAnsi"/>
                    <w:sz w:val="20"/>
                    <w:szCs w:val="20"/>
                  </w:rPr>
                </w:rPrChange>
              </w:rPr>
              <w:t xml:space="preserve"> for each variable used in the </w:t>
            </w:r>
            <w:r w:rsidRPr="00D626C8">
              <w:rPr>
                <w:rFonts w:cs="Arial"/>
                <w:b/>
                <w:i/>
                <w:sz w:val="20"/>
                <w:szCs w:val="20"/>
                <w:rPrChange w:id="1608" w:author="Shah Ashay" w:date="2018-04-16T16:55:00Z">
                  <w:rPr>
                    <w:rFonts w:asciiTheme="minorHAnsi" w:hAnsiTheme="minorHAnsi"/>
                    <w:b/>
                    <w:i/>
                    <w:sz w:val="20"/>
                    <w:szCs w:val="20"/>
                  </w:rPr>
                </w:rPrChange>
              </w:rPr>
              <w:t>Formula</w:t>
            </w:r>
          </w:p>
        </w:tc>
        <w:tc>
          <w:tcPr>
            <w:tcW w:w="1092" w:type="pct"/>
            <w:tcPrChange w:id="1609" w:author="Shah Ashay" w:date="2018-04-16T16:55:00Z">
              <w:tcPr>
                <w:tcW w:w="2070" w:type="dxa"/>
              </w:tcPr>
            </w:tcPrChange>
          </w:tcPr>
          <w:p w14:paraId="7B9F0DBD" w14:textId="77777777" w:rsidR="00546513" w:rsidRPr="00D626C8" w:rsidRDefault="00546513" w:rsidP="00546513">
            <w:pPr>
              <w:keepNext/>
              <w:keepLines/>
              <w:rPr>
                <w:rFonts w:cs="Arial"/>
                <w:sz w:val="20"/>
                <w:szCs w:val="20"/>
                <w:rPrChange w:id="1610" w:author="Shah Ashay" w:date="2018-04-16T16:55:00Z">
                  <w:rPr>
                    <w:rFonts w:asciiTheme="minorHAnsi" w:hAnsiTheme="minorHAnsi"/>
                    <w:sz w:val="20"/>
                    <w:szCs w:val="20"/>
                  </w:rPr>
                </w:rPrChange>
              </w:rPr>
            </w:pPr>
            <w:r w:rsidRPr="00D626C8">
              <w:rPr>
                <w:rFonts w:cs="Arial"/>
                <w:sz w:val="20"/>
                <w:szCs w:val="20"/>
                <w:rPrChange w:id="1611" w:author="Shah Ashay" w:date="2018-04-16T16:55:00Z">
                  <w:rPr>
                    <w:rFonts w:asciiTheme="minorHAnsi" w:hAnsiTheme="minorHAnsi"/>
                    <w:sz w:val="20"/>
                    <w:szCs w:val="20"/>
                  </w:rPr>
                </w:rPrChange>
              </w:rPr>
              <w:t xml:space="preserve">Variable appears in the </w:t>
            </w:r>
            <w:r w:rsidRPr="00D626C8">
              <w:rPr>
                <w:rFonts w:cs="Arial"/>
                <w:b/>
                <w:i/>
                <w:sz w:val="20"/>
                <w:szCs w:val="20"/>
                <w:rPrChange w:id="1612" w:author="Shah Ashay" w:date="2018-04-16T16:55:00Z">
                  <w:rPr>
                    <w:rFonts w:asciiTheme="minorHAnsi" w:hAnsiTheme="minorHAnsi"/>
                    <w:b/>
                    <w:i/>
                    <w:sz w:val="20"/>
                    <w:szCs w:val="20"/>
                  </w:rPr>
                </w:rPrChange>
              </w:rPr>
              <w:t>Variable ID</w:t>
            </w:r>
          </w:p>
        </w:tc>
        <w:tc>
          <w:tcPr>
            <w:tcW w:w="1567" w:type="pct"/>
            <w:tcPrChange w:id="1613" w:author="Shah Ashay" w:date="2018-04-16T16:55:00Z">
              <w:tcPr>
                <w:tcW w:w="2970" w:type="dxa"/>
              </w:tcPr>
            </w:tcPrChange>
          </w:tcPr>
          <w:p w14:paraId="1FDF0E43" w14:textId="77777777" w:rsidR="00546513" w:rsidRPr="00D626C8" w:rsidRDefault="00546513" w:rsidP="00546513">
            <w:pPr>
              <w:keepNext/>
              <w:keepLines/>
              <w:rPr>
                <w:rFonts w:cs="Arial"/>
                <w:sz w:val="20"/>
                <w:rPrChange w:id="1614" w:author="Shah Ashay" w:date="2018-04-16T16:55:00Z">
                  <w:rPr>
                    <w:rFonts w:asciiTheme="minorHAnsi" w:hAnsiTheme="minorHAnsi"/>
                    <w:sz w:val="20"/>
                  </w:rPr>
                </w:rPrChange>
              </w:rPr>
            </w:pPr>
          </w:p>
        </w:tc>
      </w:tr>
      <w:tr w:rsidR="00546513" w:rsidRPr="00D626C8" w14:paraId="04B01610" w14:textId="77777777" w:rsidTr="00D626C8">
        <w:trPr>
          <w:cantSplit/>
          <w:trPrChange w:id="1615" w:author="Shah Ashay" w:date="2018-04-16T16:55:00Z">
            <w:trPr>
              <w:cantSplit/>
            </w:trPr>
          </w:trPrChange>
        </w:trPr>
        <w:tc>
          <w:tcPr>
            <w:tcW w:w="382" w:type="pct"/>
            <w:tcPrChange w:id="1616" w:author="Shah Ashay" w:date="2018-04-16T16:55:00Z">
              <w:tcPr>
                <w:tcW w:w="655" w:type="dxa"/>
              </w:tcPr>
            </w:tcPrChange>
          </w:tcPr>
          <w:p w14:paraId="7B6A22C3" w14:textId="77777777" w:rsidR="00546513" w:rsidRPr="00D626C8" w:rsidRDefault="00546513" w:rsidP="00546513">
            <w:pPr>
              <w:pStyle w:val="TableText"/>
              <w:keepNext/>
              <w:keepLines/>
              <w:numPr>
                <w:ilvl w:val="0"/>
                <w:numId w:val="4"/>
              </w:numPr>
              <w:rPr>
                <w:rFonts w:cs="Arial"/>
                <w:sz w:val="20"/>
                <w:rPrChange w:id="1617" w:author="Shah Ashay" w:date="2018-04-16T16:55:00Z">
                  <w:rPr>
                    <w:rFonts w:asciiTheme="minorHAnsi" w:hAnsiTheme="minorHAnsi"/>
                    <w:sz w:val="20"/>
                  </w:rPr>
                </w:rPrChange>
              </w:rPr>
            </w:pPr>
          </w:p>
        </w:tc>
        <w:tc>
          <w:tcPr>
            <w:tcW w:w="1959" w:type="pct"/>
            <w:tcPrChange w:id="1618" w:author="Shah Ashay" w:date="2018-04-16T16:55:00Z">
              <w:tcPr>
                <w:tcW w:w="3780" w:type="dxa"/>
              </w:tcPr>
            </w:tcPrChange>
          </w:tcPr>
          <w:p w14:paraId="31C48F4C" w14:textId="77777777" w:rsidR="00546513" w:rsidRPr="00D626C8" w:rsidRDefault="00546513" w:rsidP="00546513">
            <w:pPr>
              <w:pStyle w:val="TableText"/>
              <w:keepNext/>
              <w:keepLines/>
              <w:rPr>
                <w:rFonts w:cs="Arial"/>
                <w:sz w:val="20"/>
                <w:szCs w:val="20"/>
                <w:rPrChange w:id="1619" w:author="Shah Ashay" w:date="2018-04-16T16:55:00Z">
                  <w:rPr>
                    <w:rFonts w:asciiTheme="minorHAnsi" w:hAnsiTheme="minorHAnsi"/>
                    <w:sz w:val="20"/>
                    <w:szCs w:val="20"/>
                  </w:rPr>
                </w:rPrChange>
              </w:rPr>
            </w:pPr>
            <w:r w:rsidRPr="00D626C8">
              <w:rPr>
                <w:rFonts w:cs="Arial"/>
                <w:sz w:val="20"/>
                <w:szCs w:val="20"/>
                <w:rPrChange w:id="1620" w:author="Shah Ashay" w:date="2018-04-16T16:55:00Z">
                  <w:rPr>
                    <w:rFonts w:asciiTheme="minorHAnsi" w:hAnsiTheme="minorHAnsi"/>
                    <w:sz w:val="20"/>
                    <w:szCs w:val="20"/>
                  </w:rPr>
                </w:rPrChange>
              </w:rPr>
              <w:t xml:space="preserve">Click the </w:t>
            </w:r>
            <w:r w:rsidRPr="00D626C8">
              <w:rPr>
                <w:rFonts w:cs="Arial"/>
                <w:b/>
                <w:i/>
                <w:sz w:val="20"/>
                <w:szCs w:val="20"/>
                <w:rPrChange w:id="1621" w:author="Shah Ashay" w:date="2018-04-16T16:55:00Z">
                  <w:rPr>
                    <w:rFonts w:asciiTheme="minorHAnsi" w:hAnsiTheme="minorHAnsi"/>
                    <w:b/>
                    <w:i/>
                    <w:sz w:val="20"/>
                    <w:szCs w:val="20"/>
                  </w:rPr>
                </w:rPrChange>
              </w:rPr>
              <w:t>Object Type</w:t>
            </w:r>
            <w:r w:rsidRPr="00D626C8">
              <w:rPr>
                <w:rFonts w:cs="Arial"/>
                <w:sz w:val="20"/>
                <w:szCs w:val="20"/>
                <w:rPrChange w:id="1622" w:author="Shah Ashay" w:date="2018-04-16T16:55:00Z">
                  <w:rPr>
                    <w:rFonts w:asciiTheme="minorHAnsi" w:hAnsiTheme="minorHAnsi"/>
                    <w:sz w:val="20"/>
                    <w:szCs w:val="20"/>
                  </w:rPr>
                </w:rPrChange>
              </w:rPr>
              <w:t xml:space="preserve"> drop-down</w:t>
            </w:r>
          </w:p>
        </w:tc>
        <w:tc>
          <w:tcPr>
            <w:tcW w:w="1092" w:type="pct"/>
            <w:tcPrChange w:id="1623" w:author="Shah Ashay" w:date="2018-04-16T16:55:00Z">
              <w:tcPr>
                <w:tcW w:w="2070" w:type="dxa"/>
              </w:tcPr>
            </w:tcPrChange>
          </w:tcPr>
          <w:p w14:paraId="5CBA2535" w14:textId="77777777" w:rsidR="00546513" w:rsidRPr="00D626C8" w:rsidRDefault="00546513" w:rsidP="00546513">
            <w:pPr>
              <w:keepNext/>
              <w:keepLines/>
              <w:rPr>
                <w:rFonts w:cs="Arial"/>
                <w:sz w:val="20"/>
                <w:szCs w:val="20"/>
                <w:rPrChange w:id="1624" w:author="Shah Ashay" w:date="2018-04-16T16:55:00Z">
                  <w:rPr>
                    <w:rFonts w:asciiTheme="minorHAnsi" w:hAnsiTheme="minorHAnsi"/>
                    <w:sz w:val="20"/>
                    <w:szCs w:val="20"/>
                  </w:rPr>
                </w:rPrChange>
              </w:rPr>
            </w:pPr>
            <w:r w:rsidRPr="00D626C8">
              <w:rPr>
                <w:rFonts w:cs="Arial"/>
                <w:sz w:val="20"/>
                <w:szCs w:val="20"/>
                <w:rPrChange w:id="1625" w:author="Shah Ashay" w:date="2018-04-16T16:55:00Z">
                  <w:rPr>
                    <w:rFonts w:asciiTheme="minorHAnsi" w:hAnsiTheme="minorHAnsi"/>
                    <w:sz w:val="20"/>
                    <w:szCs w:val="20"/>
                  </w:rPr>
                </w:rPrChange>
              </w:rPr>
              <w:t>Object Types appear in the drop-down box</w:t>
            </w:r>
          </w:p>
        </w:tc>
        <w:tc>
          <w:tcPr>
            <w:tcW w:w="1567" w:type="pct"/>
            <w:tcPrChange w:id="1626" w:author="Shah Ashay" w:date="2018-04-16T16:55:00Z">
              <w:tcPr>
                <w:tcW w:w="2970" w:type="dxa"/>
              </w:tcPr>
            </w:tcPrChange>
          </w:tcPr>
          <w:p w14:paraId="6C3250D8" w14:textId="77777777" w:rsidR="00546513" w:rsidRPr="00D626C8" w:rsidRDefault="00546513" w:rsidP="00546513">
            <w:pPr>
              <w:keepNext/>
              <w:keepLines/>
              <w:rPr>
                <w:rFonts w:cs="Arial"/>
                <w:sz w:val="20"/>
                <w:rPrChange w:id="1627" w:author="Shah Ashay" w:date="2018-04-16T16:55:00Z">
                  <w:rPr>
                    <w:rFonts w:asciiTheme="minorHAnsi" w:hAnsiTheme="minorHAnsi"/>
                    <w:sz w:val="20"/>
                  </w:rPr>
                </w:rPrChange>
              </w:rPr>
            </w:pPr>
            <w:r w:rsidRPr="00D626C8">
              <w:rPr>
                <w:rFonts w:cs="Arial"/>
                <w:sz w:val="20"/>
                <w:rPrChange w:id="1628" w:author="Shah Ashay" w:date="2018-04-16T16:55:00Z">
                  <w:rPr>
                    <w:rFonts w:asciiTheme="minorHAnsi" w:hAnsiTheme="minorHAnsi"/>
                    <w:sz w:val="20"/>
                  </w:rPr>
                </w:rPrChange>
              </w:rPr>
              <w:t>Object Types  options include:</w:t>
            </w:r>
          </w:p>
          <w:p w14:paraId="61547291" w14:textId="77777777" w:rsidR="00546513" w:rsidRPr="00D626C8" w:rsidRDefault="00546513" w:rsidP="00546513">
            <w:pPr>
              <w:pStyle w:val="ListParagraph"/>
              <w:keepNext/>
              <w:keepLines/>
              <w:numPr>
                <w:ilvl w:val="0"/>
                <w:numId w:val="33"/>
              </w:numPr>
              <w:rPr>
                <w:rFonts w:cs="Arial"/>
                <w:b/>
                <w:sz w:val="20"/>
                <w:rPrChange w:id="1629" w:author="Shah Ashay" w:date="2018-04-16T16:55:00Z">
                  <w:rPr>
                    <w:rFonts w:asciiTheme="minorHAnsi" w:hAnsiTheme="minorHAnsi"/>
                    <w:b/>
                    <w:sz w:val="20"/>
                  </w:rPr>
                </w:rPrChange>
              </w:rPr>
            </w:pPr>
            <w:r w:rsidRPr="00D626C8">
              <w:rPr>
                <w:rFonts w:cs="Arial"/>
                <w:b/>
                <w:sz w:val="20"/>
                <w:rPrChange w:id="1630" w:author="Shah Ashay" w:date="2018-04-16T16:55:00Z">
                  <w:rPr>
                    <w:rFonts w:asciiTheme="minorHAnsi" w:hAnsiTheme="minorHAnsi"/>
                    <w:b/>
                    <w:sz w:val="20"/>
                  </w:rPr>
                </w:rPrChange>
              </w:rPr>
              <w:t>Stream</w:t>
            </w:r>
          </w:p>
          <w:p w14:paraId="7FBC0781" w14:textId="77777777" w:rsidR="00546513" w:rsidRPr="00D626C8" w:rsidRDefault="00546513" w:rsidP="00546513">
            <w:pPr>
              <w:pStyle w:val="ListParagraph"/>
              <w:keepNext/>
              <w:keepLines/>
              <w:numPr>
                <w:ilvl w:val="0"/>
                <w:numId w:val="33"/>
              </w:numPr>
              <w:rPr>
                <w:rFonts w:cs="Arial"/>
                <w:b/>
                <w:sz w:val="20"/>
                <w:rPrChange w:id="1631" w:author="Shah Ashay" w:date="2018-04-16T16:55:00Z">
                  <w:rPr>
                    <w:rFonts w:asciiTheme="minorHAnsi" w:hAnsiTheme="minorHAnsi"/>
                    <w:b/>
                    <w:sz w:val="20"/>
                  </w:rPr>
                </w:rPrChange>
              </w:rPr>
            </w:pPr>
            <w:r w:rsidRPr="00D626C8">
              <w:rPr>
                <w:rFonts w:cs="Arial"/>
                <w:b/>
                <w:sz w:val="20"/>
                <w:rPrChange w:id="1632" w:author="Shah Ashay" w:date="2018-04-16T16:55:00Z">
                  <w:rPr>
                    <w:rFonts w:asciiTheme="minorHAnsi" w:hAnsiTheme="minorHAnsi"/>
                    <w:b/>
                    <w:sz w:val="20"/>
                  </w:rPr>
                </w:rPrChange>
              </w:rPr>
              <w:t>Storage</w:t>
            </w:r>
          </w:p>
          <w:p w14:paraId="6B78D01B" w14:textId="77777777" w:rsidR="00546513" w:rsidRPr="00D626C8" w:rsidRDefault="00546513" w:rsidP="00546513">
            <w:pPr>
              <w:pStyle w:val="ListParagraph"/>
              <w:keepNext/>
              <w:keepLines/>
              <w:numPr>
                <w:ilvl w:val="0"/>
                <w:numId w:val="33"/>
              </w:numPr>
              <w:rPr>
                <w:rFonts w:cs="Arial"/>
                <w:color w:val="808080" w:themeColor="background1" w:themeShade="80"/>
                <w:sz w:val="20"/>
                <w:rPrChange w:id="1633" w:author="Shah Ashay" w:date="2018-04-16T16:55:00Z">
                  <w:rPr>
                    <w:rFonts w:asciiTheme="minorHAnsi" w:hAnsiTheme="minorHAnsi"/>
                    <w:color w:val="808080" w:themeColor="background1" w:themeShade="80"/>
                    <w:sz w:val="20"/>
                  </w:rPr>
                </w:rPrChange>
              </w:rPr>
            </w:pPr>
            <w:r w:rsidRPr="00D626C8">
              <w:rPr>
                <w:rFonts w:cs="Arial"/>
                <w:b/>
                <w:sz w:val="20"/>
                <w:rPrChange w:id="1634" w:author="Shah Ashay" w:date="2018-04-16T16:55:00Z">
                  <w:rPr>
                    <w:rFonts w:asciiTheme="minorHAnsi" w:hAnsiTheme="minorHAnsi"/>
                    <w:b/>
                    <w:sz w:val="20"/>
                  </w:rPr>
                </w:rPrChange>
              </w:rPr>
              <w:t>Tank</w:t>
            </w:r>
          </w:p>
          <w:p w14:paraId="14D4798C" w14:textId="77777777" w:rsidR="00546513" w:rsidRPr="00D626C8" w:rsidRDefault="00546513" w:rsidP="00546513">
            <w:pPr>
              <w:pStyle w:val="ListParagraph"/>
              <w:keepNext/>
              <w:keepLines/>
              <w:numPr>
                <w:ilvl w:val="0"/>
                <w:numId w:val="33"/>
              </w:numPr>
              <w:rPr>
                <w:rFonts w:cs="Arial"/>
                <w:b/>
                <w:sz w:val="20"/>
                <w:rPrChange w:id="1635" w:author="Shah Ashay" w:date="2018-04-16T16:55:00Z">
                  <w:rPr>
                    <w:rFonts w:asciiTheme="minorHAnsi" w:hAnsiTheme="minorHAnsi"/>
                    <w:b/>
                    <w:sz w:val="20"/>
                  </w:rPr>
                </w:rPrChange>
              </w:rPr>
            </w:pPr>
            <w:r w:rsidRPr="00D626C8">
              <w:rPr>
                <w:rFonts w:cs="Arial"/>
                <w:b/>
                <w:sz w:val="20"/>
                <w:rPrChange w:id="1636" w:author="Shah Ashay" w:date="2018-04-16T16:55:00Z">
                  <w:rPr>
                    <w:rFonts w:asciiTheme="minorHAnsi" w:hAnsiTheme="minorHAnsi"/>
                    <w:b/>
                    <w:sz w:val="20"/>
                  </w:rPr>
                </w:rPrChange>
              </w:rPr>
              <w:t>Well Hookup</w:t>
            </w:r>
          </w:p>
          <w:p w14:paraId="3647AC54" w14:textId="77777777" w:rsidR="00546513" w:rsidRPr="00D626C8" w:rsidRDefault="00546513" w:rsidP="00546513">
            <w:pPr>
              <w:pStyle w:val="ListParagraph"/>
              <w:keepNext/>
              <w:keepLines/>
              <w:numPr>
                <w:ilvl w:val="0"/>
                <w:numId w:val="33"/>
              </w:numPr>
              <w:rPr>
                <w:rFonts w:cs="Arial"/>
                <w:b/>
                <w:sz w:val="20"/>
                <w:rPrChange w:id="1637" w:author="Shah Ashay" w:date="2018-04-16T16:55:00Z">
                  <w:rPr>
                    <w:rFonts w:asciiTheme="minorHAnsi" w:hAnsiTheme="minorHAnsi"/>
                    <w:b/>
                    <w:sz w:val="20"/>
                  </w:rPr>
                </w:rPrChange>
              </w:rPr>
            </w:pPr>
            <w:r w:rsidRPr="00D626C8">
              <w:rPr>
                <w:rFonts w:cs="Arial"/>
                <w:b/>
                <w:sz w:val="20"/>
                <w:rPrChange w:id="1638" w:author="Shah Ashay" w:date="2018-04-16T16:55:00Z">
                  <w:rPr>
                    <w:rFonts w:asciiTheme="minorHAnsi" w:hAnsiTheme="minorHAnsi"/>
                    <w:b/>
                    <w:sz w:val="20"/>
                  </w:rPr>
                </w:rPrChange>
              </w:rPr>
              <w:t>Facility Class 1</w:t>
            </w:r>
          </w:p>
          <w:p w14:paraId="76AADC64" w14:textId="77777777" w:rsidR="00546513" w:rsidRPr="00D626C8" w:rsidRDefault="00546513" w:rsidP="00546513">
            <w:pPr>
              <w:pStyle w:val="ListParagraph"/>
              <w:keepNext/>
              <w:keepLines/>
              <w:numPr>
                <w:ilvl w:val="0"/>
                <w:numId w:val="33"/>
              </w:numPr>
              <w:rPr>
                <w:rFonts w:cs="Arial"/>
                <w:b/>
                <w:sz w:val="20"/>
                <w:rPrChange w:id="1639" w:author="Shah Ashay" w:date="2018-04-16T16:55:00Z">
                  <w:rPr>
                    <w:rFonts w:asciiTheme="minorHAnsi" w:hAnsiTheme="minorHAnsi"/>
                    <w:b/>
                    <w:sz w:val="20"/>
                  </w:rPr>
                </w:rPrChange>
              </w:rPr>
            </w:pPr>
            <w:r w:rsidRPr="00D626C8">
              <w:rPr>
                <w:rFonts w:cs="Arial"/>
                <w:b/>
                <w:sz w:val="20"/>
                <w:rPrChange w:id="1640" w:author="Shah Ashay" w:date="2018-04-16T16:55:00Z">
                  <w:rPr>
                    <w:rFonts w:asciiTheme="minorHAnsi" w:hAnsiTheme="minorHAnsi"/>
                    <w:b/>
                    <w:sz w:val="20"/>
                  </w:rPr>
                </w:rPrChange>
              </w:rPr>
              <w:t>Flowline</w:t>
            </w:r>
          </w:p>
          <w:p w14:paraId="13D5EC48" w14:textId="77777777" w:rsidR="00546513" w:rsidRPr="00D626C8" w:rsidRDefault="00546513" w:rsidP="00546513">
            <w:pPr>
              <w:pStyle w:val="ListParagraph"/>
              <w:keepNext/>
              <w:keepLines/>
              <w:numPr>
                <w:ilvl w:val="0"/>
                <w:numId w:val="33"/>
              </w:numPr>
              <w:rPr>
                <w:rFonts w:cs="Arial"/>
                <w:b/>
                <w:sz w:val="20"/>
                <w:rPrChange w:id="1641" w:author="Shah Ashay" w:date="2018-04-16T16:55:00Z">
                  <w:rPr>
                    <w:rFonts w:asciiTheme="minorHAnsi" w:hAnsiTheme="minorHAnsi"/>
                    <w:b/>
                    <w:sz w:val="20"/>
                  </w:rPr>
                </w:rPrChange>
              </w:rPr>
            </w:pPr>
            <w:r w:rsidRPr="00D626C8">
              <w:rPr>
                <w:rFonts w:cs="Arial"/>
                <w:b/>
                <w:sz w:val="20"/>
                <w:rPrChange w:id="1642" w:author="Shah Ashay" w:date="2018-04-16T16:55:00Z">
                  <w:rPr>
                    <w:rFonts w:asciiTheme="minorHAnsi" w:hAnsiTheme="minorHAnsi"/>
                    <w:b/>
                    <w:sz w:val="20"/>
                  </w:rPr>
                </w:rPrChange>
              </w:rPr>
              <w:t>Equipment</w:t>
            </w:r>
          </w:p>
          <w:p w14:paraId="10D634B1" w14:textId="77777777" w:rsidR="00546513" w:rsidRPr="00D626C8" w:rsidRDefault="00546513" w:rsidP="00546513">
            <w:pPr>
              <w:keepNext/>
              <w:keepLines/>
              <w:rPr>
                <w:rFonts w:cs="Arial"/>
                <w:sz w:val="20"/>
                <w:rPrChange w:id="1643" w:author="Shah Ashay" w:date="2018-04-16T16:55:00Z">
                  <w:rPr>
                    <w:rFonts w:asciiTheme="minorHAnsi" w:hAnsiTheme="minorHAnsi"/>
                    <w:sz w:val="20"/>
                  </w:rPr>
                </w:rPrChange>
              </w:rPr>
            </w:pPr>
          </w:p>
        </w:tc>
      </w:tr>
      <w:tr w:rsidR="00546513" w:rsidRPr="00D626C8" w14:paraId="09EF92A8" w14:textId="77777777" w:rsidTr="00D626C8">
        <w:trPr>
          <w:cantSplit/>
          <w:trPrChange w:id="1644" w:author="Shah Ashay" w:date="2018-04-16T16:55:00Z">
            <w:trPr>
              <w:cantSplit/>
            </w:trPr>
          </w:trPrChange>
        </w:trPr>
        <w:tc>
          <w:tcPr>
            <w:tcW w:w="382" w:type="pct"/>
            <w:tcPrChange w:id="1645" w:author="Shah Ashay" w:date="2018-04-16T16:55:00Z">
              <w:tcPr>
                <w:tcW w:w="655" w:type="dxa"/>
              </w:tcPr>
            </w:tcPrChange>
          </w:tcPr>
          <w:p w14:paraId="724B1A48" w14:textId="77777777" w:rsidR="00546513" w:rsidRPr="00D626C8" w:rsidRDefault="00546513" w:rsidP="00546513">
            <w:pPr>
              <w:pStyle w:val="TableText"/>
              <w:keepNext/>
              <w:keepLines/>
              <w:numPr>
                <w:ilvl w:val="0"/>
                <w:numId w:val="4"/>
              </w:numPr>
              <w:rPr>
                <w:rFonts w:cs="Arial"/>
                <w:sz w:val="20"/>
                <w:rPrChange w:id="1646" w:author="Shah Ashay" w:date="2018-04-16T16:55:00Z">
                  <w:rPr>
                    <w:rFonts w:asciiTheme="minorHAnsi" w:hAnsiTheme="minorHAnsi"/>
                    <w:sz w:val="20"/>
                  </w:rPr>
                </w:rPrChange>
              </w:rPr>
            </w:pPr>
          </w:p>
        </w:tc>
        <w:tc>
          <w:tcPr>
            <w:tcW w:w="1959" w:type="pct"/>
            <w:tcPrChange w:id="1647" w:author="Shah Ashay" w:date="2018-04-16T16:55:00Z">
              <w:tcPr>
                <w:tcW w:w="3780" w:type="dxa"/>
              </w:tcPr>
            </w:tcPrChange>
          </w:tcPr>
          <w:p w14:paraId="463C3E62" w14:textId="77777777" w:rsidR="00546513" w:rsidRPr="00D626C8" w:rsidRDefault="00546513" w:rsidP="00546513">
            <w:pPr>
              <w:pStyle w:val="TableText"/>
              <w:keepNext/>
              <w:keepLines/>
              <w:rPr>
                <w:rFonts w:cs="Arial"/>
                <w:b/>
                <w:i/>
                <w:sz w:val="20"/>
                <w:szCs w:val="20"/>
                <w:rPrChange w:id="1648" w:author="Shah Ashay" w:date="2018-04-16T16:55:00Z">
                  <w:rPr>
                    <w:rFonts w:asciiTheme="minorHAnsi" w:hAnsiTheme="minorHAnsi"/>
                    <w:b/>
                    <w:i/>
                    <w:sz w:val="20"/>
                    <w:szCs w:val="20"/>
                  </w:rPr>
                </w:rPrChange>
              </w:rPr>
            </w:pPr>
            <w:r w:rsidRPr="00D626C8">
              <w:rPr>
                <w:rFonts w:cs="Arial"/>
                <w:sz w:val="20"/>
                <w:szCs w:val="20"/>
                <w:rPrChange w:id="1649" w:author="Shah Ashay" w:date="2018-04-16T16:55:00Z">
                  <w:rPr>
                    <w:rFonts w:asciiTheme="minorHAnsi" w:hAnsiTheme="minorHAnsi"/>
                    <w:sz w:val="20"/>
                    <w:szCs w:val="20"/>
                  </w:rPr>
                </w:rPrChange>
              </w:rPr>
              <w:t>Select the Object Type from the drop-down</w:t>
            </w:r>
          </w:p>
        </w:tc>
        <w:tc>
          <w:tcPr>
            <w:tcW w:w="1092" w:type="pct"/>
            <w:tcPrChange w:id="1650" w:author="Shah Ashay" w:date="2018-04-16T16:55:00Z">
              <w:tcPr>
                <w:tcW w:w="2070" w:type="dxa"/>
              </w:tcPr>
            </w:tcPrChange>
          </w:tcPr>
          <w:p w14:paraId="103203C1" w14:textId="77777777" w:rsidR="00546513" w:rsidRPr="00D626C8" w:rsidRDefault="00546513" w:rsidP="00546513">
            <w:pPr>
              <w:keepNext/>
              <w:keepLines/>
              <w:rPr>
                <w:rFonts w:cs="Arial"/>
                <w:b/>
                <w:i/>
                <w:sz w:val="20"/>
                <w:szCs w:val="20"/>
                <w:rPrChange w:id="1651" w:author="Shah Ashay" w:date="2018-04-16T16:55:00Z">
                  <w:rPr>
                    <w:rFonts w:asciiTheme="minorHAnsi" w:hAnsiTheme="minorHAnsi"/>
                    <w:b/>
                    <w:i/>
                    <w:sz w:val="20"/>
                    <w:szCs w:val="20"/>
                  </w:rPr>
                </w:rPrChange>
              </w:rPr>
            </w:pPr>
            <w:r w:rsidRPr="00D626C8">
              <w:rPr>
                <w:rFonts w:cs="Arial"/>
                <w:sz w:val="20"/>
                <w:szCs w:val="20"/>
                <w:rPrChange w:id="1652" w:author="Shah Ashay" w:date="2018-04-16T16:55:00Z">
                  <w:rPr>
                    <w:rFonts w:asciiTheme="minorHAnsi" w:hAnsiTheme="minorHAnsi"/>
                    <w:sz w:val="20"/>
                    <w:szCs w:val="20"/>
                  </w:rPr>
                </w:rPrChange>
              </w:rPr>
              <w:t xml:space="preserve">Object Type name appears in </w:t>
            </w:r>
            <w:r w:rsidRPr="00D626C8">
              <w:rPr>
                <w:rFonts w:cs="Arial"/>
                <w:b/>
                <w:i/>
                <w:sz w:val="20"/>
                <w:szCs w:val="20"/>
                <w:rPrChange w:id="1653" w:author="Shah Ashay" w:date="2018-04-16T16:55:00Z">
                  <w:rPr>
                    <w:rFonts w:asciiTheme="minorHAnsi" w:hAnsiTheme="minorHAnsi"/>
                    <w:b/>
                    <w:i/>
                    <w:sz w:val="20"/>
                    <w:szCs w:val="20"/>
                  </w:rPr>
                </w:rPrChange>
              </w:rPr>
              <w:t>Object Type</w:t>
            </w:r>
          </w:p>
        </w:tc>
        <w:tc>
          <w:tcPr>
            <w:tcW w:w="1567" w:type="pct"/>
            <w:tcPrChange w:id="1654" w:author="Shah Ashay" w:date="2018-04-16T16:55:00Z">
              <w:tcPr>
                <w:tcW w:w="2970" w:type="dxa"/>
              </w:tcPr>
            </w:tcPrChange>
          </w:tcPr>
          <w:p w14:paraId="69C6C7E5" w14:textId="77777777" w:rsidR="00546513" w:rsidRPr="00D626C8" w:rsidRDefault="00546513" w:rsidP="00546513">
            <w:pPr>
              <w:keepNext/>
              <w:keepLines/>
              <w:rPr>
                <w:rFonts w:cs="Arial"/>
                <w:sz w:val="20"/>
                <w:rPrChange w:id="1655" w:author="Shah Ashay" w:date="2018-04-16T16:55:00Z">
                  <w:rPr>
                    <w:rFonts w:asciiTheme="minorHAnsi" w:hAnsiTheme="minorHAnsi"/>
                    <w:sz w:val="20"/>
                  </w:rPr>
                </w:rPrChange>
              </w:rPr>
            </w:pPr>
          </w:p>
        </w:tc>
      </w:tr>
      <w:tr w:rsidR="00546513" w:rsidRPr="00D626C8" w14:paraId="34C1F0AC" w14:textId="77777777" w:rsidTr="00D626C8">
        <w:trPr>
          <w:cantSplit/>
          <w:trPrChange w:id="1656" w:author="Shah Ashay" w:date="2018-04-16T16:55:00Z">
            <w:trPr>
              <w:cantSplit/>
            </w:trPr>
          </w:trPrChange>
        </w:trPr>
        <w:tc>
          <w:tcPr>
            <w:tcW w:w="382" w:type="pct"/>
            <w:tcPrChange w:id="1657" w:author="Shah Ashay" w:date="2018-04-16T16:55:00Z">
              <w:tcPr>
                <w:tcW w:w="655" w:type="dxa"/>
              </w:tcPr>
            </w:tcPrChange>
          </w:tcPr>
          <w:p w14:paraId="46D9F12D" w14:textId="77777777" w:rsidR="00546513" w:rsidRPr="00D626C8" w:rsidRDefault="00546513" w:rsidP="00546513">
            <w:pPr>
              <w:pStyle w:val="TableText"/>
              <w:keepNext/>
              <w:keepLines/>
              <w:numPr>
                <w:ilvl w:val="0"/>
                <w:numId w:val="4"/>
              </w:numPr>
              <w:rPr>
                <w:rFonts w:cs="Arial"/>
                <w:sz w:val="20"/>
                <w:rPrChange w:id="1658" w:author="Shah Ashay" w:date="2018-04-16T16:55:00Z">
                  <w:rPr>
                    <w:rFonts w:asciiTheme="minorHAnsi" w:hAnsiTheme="minorHAnsi"/>
                    <w:sz w:val="20"/>
                  </w:rPr>
                </w:rPrChange>
              </w:rPr>
            </w:pPr>
          </w:p>
        </w:tc>
        <w:tc>
          <w:tcPr>
            <w:tcW w:w="1959" w:type="pct"/>
            <w:tcPrChange w:id="1659" w:author="Shah Ashay" w:date="2018-04-16T16:55:00Z">
              <w:tcPr>
                <w:tcW w:w="3780" w:type="dxa"/>
              </w:tcPr>
            </w:tcPrChange>
          </w:tcPr>
          <w:p w14:paraId="32062364" w14:textId="77777777" w:rsidR="00546513" w:rsidRPr="00D626C8" w:rsidRDefault="00546513" w:rsidP="00546513">
            <w:pPr>
              <w:pStyle w:val="TableText"/>
              <w:keepNext/>
              <w:keepLines/>
              <w:rPr>
                <w:rFonts w:cs="Arial"/>
                <w:b/>
                <w:i/>
                <w:sz w:val="20"/>
                <w:szCs w:val="20"/>
                <w:rPrChange w:id="1660" w:author="Shah Ashay" w:date="2018-04-16T16:55:00Z">
                  <w:rPr>
                    <w:rFonts w:asciiTheme="minorHAnsi" w:hAnsiTheme="minorHAnsi"/>
                    <w:b/>
                    <w:i/>
                    <w:sz w:val="20"/>
                    <w:szCs w:val="20"/>
                  </w:rPr>
                </w:rPrChange>
              </w:rPr>
            </w:pPr>
            <w:r w:rsidRPr="00D626C8">
              <w:rPr>
                <w:rFonts w:cs="Arial"/>
                <w:sz w:val="20"/>
                <w:szCs w:val="20"/>
                <w:rPrChange w:id="1661" w:author="Shah Ashay" w:date="2018-04-16T16:55:00Z">
                  <w:rPr>
                    <w:rFonts w:asciiTheme="minorHAnsi" w:hAnsiTheme="minorHAnsi"/>
                    <w:sz w:val="20"/>
                    <w:szCs w:val="20"/>
                  </w:rPr>
                </w:rPrChange>
              </w:rPr>
              <w:t xml:space="preserve">Click the </w:t>
            </w:r>
            <w:r w:rsidRPr="00D626C8">
              <w:rPr>
                <w:rFonts w:cs="Arial"/>
                <w:b/>
                <w:i/>
                <w:sz w:val="20"/>
                <w:szCs w:val="20"/>
                <w:rPrChange w:id="1662" w:author="Shah Ashay" w:date="2018-04-16T16:55:00Z">
                  <w:rPr>
                    <w:rFonts w:asciiTheme="minorHAnsi" w:hAnsiTheme="minorHAnsi"/>
                    <w:b/>
                    <w:i/>
                    <w:sz w:val="20"/>
                    <w:szCs w:val="20"/>
                  </w:rPr>
                </w:rPrChange>
              </w:rPr>
              <w:t>Object Name</w:t>
            </w:r>
            <w:r w:rsidRPr="00D626C8">
              <w:rPr>
                <w:rFonts w:cs="Arial"/>
                <w:sz w:val="20"/>
                <w:szCs w:val="20"/>
                <w:rPrChange w:id="1663" w:author="Shah Ashay" w:date="2018-04-16T16:55:00Z">
                  <w:rPr>
                    <w:rFonts w:asciiTheme="minorHAnsi" w:hAnsiTheme="minorHAnsi"/>
                    <w:sz w:val="20"/>
                    <w:szCs w:val="20"/>
                  </w:rPr>
                </w:rPrChange>
              </w:rPr>
              <w:t xml:space="preserve"> from the drop-down</w:t>
            </w:r>
          </w:p>
        </w:tc>
        <w:tc>
          <w:tcPr>
            <w:tcW w:w="1092" w:type="pct"/>
            <w:tcPrChange w:id="1664" w:author="Shah Ashay" w:date="2018-04-16T16:55:00Z">
              <w:tcPr>
                <w:tcW w:w="2070" w:type="dxa"/>
              </w:tcPr>
            </w:tcPrChange>
          </w:tcPr>
          <w:p w14:paraId="30887737" w14:textId="77777777" w:rsidR="00546513" w:rsidRPr="00D626C8" w:rsidRDefault="00546513" w:rsidP="00546513">
            <w:pPr>
              <w:keepNext/>
              <w:keepLines/>
              <w:rPr>
                <w:rFonts w:cs="Arial"/>
                <w:b/>
                <w:i/>
                <w:sz w:val="20"/>
                <w:szCs w:val="20"/>
                <w:rPrChange w:id="1665" w:author="Shah Ashay" w:date="2018-04-16T16:55:00Z">
                  <w:rPr>
                    <w:rFonts w:asciiTheme="minorHAnsi" w:hAnsiTheme="minorHAnsi"/>
                    <w:b/>
                    <w:i/>
                    <w:sz w:val="20"/>
                    <w:szCs w:val="20"/>
                  </w:rPr>
                </w:rPrChange>
              </w:rPr>
            </w:pPr>
            <w:r w:rsidRPr="00D626C8">
              <w:rPr>
                <w:rFonts w:cs="Arial"/>
                <w:sz w:val="20"/>
                <w:szCs w:val="20"/>
                <w:rPrChange w:id="1666" w:author="Shah Ashay" w:date="2018-04-16T16:55:00Z">
                  <w:rPr>
                    <w:rFonts w:asciiTheme="minorHAnsi" w:hAnsiTheme="minorHAnsi"/>
                    <w:sz w:val="20"/>
                    <w:szCs w:val="20"/>
                  </w:rPr>
                </w:rPrChange>
              </w:rPr>
              <w:t>Object Name Navigator displays.</w:t>
            </w:r>
          </w:p>
        </w:tc>
        <w:tc>
          <w:tcPr>
            <w:tcW w:w="1567" w:type="pct"/>
            <w:tcPrChange w:id="1667" w:author="Shah Ashay" w:date="2018-04-16T16:55:00Z">
              <w:tcPr>
                <w:tcW w:w="2970" w:type="dxa"/>
              </w:tcPr>
            </w:tcPrChange>
          </w:tcPr>
          <w:p w14:paraId="7E52422F" w14:textId="77777777" w:rsidR="00546513" w:rsidRPr="00D626C8" w:rsidRDefault="00546513" w:rsidP="00546513">
            <w:pPr>
              <w:keepNext/>
              <w:keepLines/>
              <w:rPr>
                <w:rFonts w:cs="Arial"/>
                <w:sz w:val="20"/>
                <w:rPrChange w:id="1668" w:author="Shah Ashay" w:date="2018-04-16T16:55:00Z">
                  <w:rPr>
                    <w:rFonts w:asciiTheme="minorHAnsi" w:hAnsiTheme="minorHAnsi"/>
                    <w:sz w:val="20"/>
                  </w:rPr>
                </w:rPrChange>
              </w:rPr>
            </w:pPr>
            <w:r w:rsidRPr="00D626C8">
              <w:rPr>
                <w:rFonts w:cs="Arial"/>
                <w:sz w:val="20"/>
                <w:rPrChange w:id="1669" w:author="Shah Ashay" w:date="2018-04-16T16:55:00Z">
                  <w:rPr>
                    <w:rFonts w:asciiTheme="minorHAnsi" w:hAnsiTheme="minorHAnsi"/>
                    <w:sz w:val="20"/>
                  </w:rPr>
                </w:rPrChange>
              </w:rPr>
              <w:t>Navigate to the Object Name required.</w:t>
            </w:r>
          </w:p>
        </w:tc>
      </w:tr>
      <w:tr w:rsidR="00546513" w:rsidRPr="00D626C8" w14:paraId="08431C78" w14:textId="77777777" w:rsidTr="00D626C8">
        <w:trPr>
          <w:cantSplit/>
          <w:trPrChange w:id="1670" w:author="Shah Ashay" w:date="2018-04-16T16:55:00Z">
            <w:trPr>
              <w:cantSplit/>
            </w:trPr>
          </w:trPrChange>
        </w:trPr>
        <w:tc>
          <w:tcPr>
            <w:tcW w:w="382" w:type="pct"/>
            <w:tcPrChange w:id="1671" w:author="Shah Ashay" w:date="2018-04-16T16:55:00Z">
              <w:tcPr>
                <w:tcW w:w="655" w:type="dxa"/>
              </w:tcPr>
            </w:tcPrChange>
          </w:tcPr>
          <w:p w14:paraId="0F3ACA08" w14:textId="77777777" w:rsidR="00546513" w:rsidRPr="00D626C8" w:rsidRDefault="00546513" w:rsidP="00546513">
            <w:pPr>
              <w:pStyle w:val="TableText"/>
              <w:keepNext/>
              <w:keepLines/>
              <w:numPr>
                <w:ilvl w:val="0"/>
                <w:numId w:val="4"/>
              </w:numPr>
              <w:rPr>
                <w:rFonts w:cs="Arial"/>
                <w:sz w:val="20"/>
                <w:rPrChange w:id="1672" w:author="Shah Ashay" w:date="2018-04-16T16:55:00Z">
                  <w:rPr>
                    <w:rFonts w:asciiTheme="minorHAnsi" w:hAnsiTheme="minorHAnsi"/>
                    <w:sz w:val="20"/>
                  </w:rPr>
                </w:rPrChange>
              </w:rPr>
            </w:pPr>
          </w:p>
        </w:tc>
        <w:tc>
          <w:tcPr>
            <w:tcW w:w="1959" w:type="pct"/>
            <w:tcPrChange w:id="1673" w:author="Shah Ashay" w:date="2018-04-16T16:55:00Z">
              <w:tcPr>
                <w:tcW w:w="3780" w:type="dxa"/>
              </w:tcPr>
            </w:tcPrChange>
          </w:tcPr>
          <w:p w14:paraId="5D655CB0" w14:textId="77777777" w:rsidR="00546513" w:rsidRPr="00D626C8" w:rsidRDefault="00546513" w:rsidP="00546513">
            <w:pPr>
              <w:pStyle w:val="TableText"/>
              <w:keepNext/>
              <w:keepLines/>
              <w:rPr>
                <w:rFonts w:cs="Arial"/>
                <w:b/>
                <w:i/>
                <w:sz w:val="20"/>
                <w:szCs w:val="20"/>
                <w:rPrChange w:id="1674" w:author="Shah Ashay" w:date="2018-04-16T16:55:00Z">
                  <w:rPr>
                    <w:rFonts w:asciiTheme="minorHAnsi" w:hAnsiTheme="minorHAnsi"/>
                    <w:b/>
                    <w:i/>
                    <w:sz w:val="20"/>
                    <w:szCs w:val="20"/>
                  </w:rPr>
                </w:rPrChange>
              </w:rPr>
            </w:pPr>
            <w:r w:rsidRPr="00D626C8">
              <w:rPr>
                <w:rFonts w:cs="Arial"/>
                <w:sz w:val="20"/>
                <w:szCs w:val="20"/>
                <w:rPrChange w:id="1675" w:author="Shah Ashay" w:date="2018-04-16T16:55:00Z">
                  <w:rPr>
                    <w:rFonts w:asciiTheme="minorHAnsi" w:hAnsiTheme="minorHAnsi"/>
                    <w:sz w:val="20"/>
                    <w:szCs w:val="20"/>
                  </w:rPr>
                </w:rPrChange>
              </w:rPr>
              <w:t>Select the Object Name  from the drop-down</w:t>
            </w:r>
          </w:p>
        </w:tc>
        <w:tc>
          <w:tcPr>
            <w:tcW w:w="1092" w:type="pct"/>
            <w:tcPrChange w:id="1676" w:author="Shah Ashay" w:date="2018-04-16T16:55:00Z">
              <w:tcPr>
                <w:tcW w:w="2070" w:type="dxa"/>
              </w:tcPr>
            </w:tcPrChange>
          </w:tcPr>
          <w:p w14:paraId="14A1A63B" w14:textId="77777777" w:rsidR="00546513" w:rsidRPr="00D626C8" w:rsidRDefault="00546513" w:rsidP="00546513">
            <w:pPr>
              <w:keepNext/>
              <w:keepLines/>
              <w:rPr>
                <w:rFonts w:cs="Arial"/>
                <w:b/>
                <w:i/>
                <w:sz w:val="20"/>
                <w:szCs w:val="20"/>
                <w:rPrChange w:id="1677" w:author="Shah Ashay" w:date="2018-04-16T16:55:00Z">
                  <w:rPr>
                    <w:rFonts w:asciiTheme="minorHAnsi" w:hAnsiTheme="minorHAnsi"/>
                    <w:b/>
                    <w:i/>
                    <w:sz w:val="20"/>
                    <w:szCs w:val="20"/>
                  </w:rPr>
                </w:rPrChange>
              </w:rPr>
            </w:pPr>
            <w:r w:rsidRPr="00D626C8">
              <w:rPr>
                <w:rFonts w:cs="Arial"/>
                <w:sz w:val="20"/>
                <w:szCs w:val="20"/>
                <w:rPrChange w:id="1678" w:author="Shah Ashay" w:date="2018-04-16T16:55:00Z">
                  <w:rPr>
                    <w:rFonts w:asciiTheme="minorHAnsi" w:hAnsiTheme="minorHAnsi"/>
                    <w:sz w:val="20"/>
                    <w:szCs w:val="20"/>
                  </w:rPr>
                </w:rPrChange>
              </w:rPr>
              <w:t xml:space="preserve">Object Name appears in </w:t>
            </w:r>
            <w:r w:rsidRPr="00D626C8">
              <w:rPr>
                <w:rFonts w:cs="Arial"/>
                <w:b/>
                <w:i/>
                <w:sz w:val="20"/>
                <w:szCs w:val="20"/>
                <w:rPrChange w:id="1679" w:author="Shah Ashay" w:date="2018-04-16T16:55:00Z">
                  <w:rPr>
                    <w:rFonts w:asciiTheme="minorHAnsi" w:hAnsiTheme="minorHAnsi"/>
                    <w:b/>
                    <w:i/>
                    <w:sz w:val="20"/>
                    <w:szCs w:val="20"/>
                  </w:rPr>
                </w:rPrChange>
              </w:rPr>
              <w:t>Object Name</w:t>
            </w:r>
          </w:p>
        </w:tc>
        <w:tc>
          <w:tcPr>
            <w:tcW w:w="1567" w:type="pct"/>
            <w:tcPrChange w:id="1680" w:author="Shah Ashay" w:date="2018-04-16T16:55:00Z">
              <w:tcPr>
                <w:tcW w:w="2970" w:type="dxa"/>
              </w:tcPr>
            </w:tcPrChange>
          </w:tcPr>
          <w:p w14:paraId="1872D431" w14:textId="77777777" w:rsidR="00546513" w:rsidRPr="00D626C8" w:rsidRDefault="00546513" w:rsidP="00546513">
            <w:pPr>
              <w:keepNext/>
              <w:keepLines/>
              <w:rPr>
                <w:rFonts w:cs="Arial"/>
                <w:sz w:val="20"/>
                <w:rPrChange w:id="1681" w:author="Shah Ashay" w:date="2018-04-16T16:55:00Z">
                  <w:rPr>
                    <w:rFonts w:asciiTheme="minorHAnsi" w:hAnsiTheme="minorHAnsi"/>
                    <w:sz w:val="20"/>
                  </w:rPr>
                </w:rPrChange>
              </w:rPr>
            </w:pPr>
          </w:p>
        </w:tc>
      </w:tr>
      <w:tr w:rsidR="00546513" w:rsidRPr="00D626C8" w14:paraId="18F0515E" w14:textId="77777777" w:rsidTr="00D626C8">
        <w:trPr>
          <w:cantSplit/>
          <w:trPrChange w:id="1682" w:author="Shah Ashay" w:date="2018-04-16T16:55:00Z">
            <w:trPr>
              <w:cantSplit/>
            </w:trPr>
          </w:trPrChange>
        </w:trPr>
        <w:tc>
          <w:tcPr>
            <w:tcW w:w="382" w:type="pct"/>
            <w:tcPrChange w:id="1683" w:author="Shah Ashay" w:date="2018-04-16T16:55:00Z">
              <w:tcPr>
                <w:tcW w:w="655" w:type="dxa"/>
              </w:tcPr>
            </w:tcPrChange>
          </w:tcPr>
          <w:p w14:paraId="11A7D1B5" w14:textId="77777777" w:rsidR="00546513" w:rsidRPr="00D626C8" w:rsidRDefault="00546513" w:rsidP="00546513">
            <w:pPr>
              <w:pStyle w:val="TableText"/>
              <w:keepNext/>
              <w:keepLines/>
              <w:numPr>
                <w:ilvl w:val="0"/>
                <w:numId w:val="4"/>
              </w:numPr>
              <w:rPr>
                <w:rFonts w:cs="Arial"/>
                <w:sz w:val="20"/>
                <w:rPrChange w:id="1684" w:author="Shah Ashay" w:date="2018-04-16T16:55:00Z">
                  <w:rPr>
                    <w:rFonts w:asciiTheme="minorHAnsi" w:hAnsiTheme="minorHAnsi"/>
                    <w:sz w:val="20"/>
                  </w:rPr>
                </w:rPrChange>
              </w:rPr>
            </w:pPr>
          </w:p>
        </w:tc>
        <w:tc>
          <w:tcPr>
            <w:tcW w:w="1959" w:type="pct"/>
            <w:tcPrChange w:id="1685" w:author="Shah Ashay" w:date="2018-04-16T16:55:00Z">
              <w:tcPr>
                <w:tcW w:w="3780" w:type="dxa"/>
              </w:tcPr>
            </w:tcPrChange>
          </w:tcPr>
          <w:p w14:paraId="6E24C360" w14:textId="77777777" w:rsidR="00546513" w:rsidRPr="00D626C8" w:rsidRDefault="00546513" w:rsidP="00546513">
            <w:pPr>
              <w:pStyle w:val="TableText"/>
              <w:keepNext/>
              <w:keepLines/>
              <w:rPr>
                <w:rFonts w:cs="Arial"/>
                <w:sz w:val="20"/>
                <w:szCs w:val="20"/>
                <w:rPrChange w:id="1686" w:author="Shah Ashay" w:date="2018-04-16T16:55:00Z">
                  <w:rPr>
                    <w:rFonts w:asciiTheme="minorHAnsi" w:hAnsiTheme="minorHAnsi"/>
                    <w:sz w:val="20"/>
                    <w:szCs w:val="20"/>
                  </w:rPr>
                </w:rPrChange>
              </w:rPr>
            </w:pPr>
            <w:r w:rsidRPr="00D626C8">
              <w:rPr>
                <w:rFonts w:cs="Arial"/>
                <w:sz w:val="20"/>
                <w:szCs w:val="20"/>
                <w:rPrChange w:id="1687" w:author="Shah Ashay" w:date="2018-04-16T16:55:00Z">
                  <w:rPr>
                    <w:rFonts w:asciiTheme="minorHAnsi" w:hAnsiTheme="minorHAnsi"/>
                    <w:sz w:val="20"/>
                    <w:szCs w:val="20"/>
                  </w:rPr>
                </w:rPrChange>
              </w:rPr>
              <w:t xml:space="preserve">Click the </w:t>
            </w:r>
            <w:r w:rsidRPr="00D626C8">
              <w:rPr>
                <w:rFonts w:cs="Arial"/>
                <w:b/>
                <w:i/>
                <w:sz w:val="20"/>
                <w:szCs w:val="20"/>
                <w:rPrChange w:id="1688" w:author="Shah Ashay" w:date="2018-04-16T16:55:00Z">
                  <w:rPr>
                    <w:rFonts w:asciiTheme="minorHAnsi" w:hAnsiTheme="minorHAnsi"/>
                    <w:b/>
                    <w:i/>
                    <w:sz w:val="20"/>
                    <w:szCs w:val="20"/>
                  </w:rPr>
                </w:rPrChange>
              </w:rPr>
              <w:t>Method</w:t>
            </w:r>
            <w:r w:rsidRPr="00D626C8">
              <w:rPr>
                <w:rFonts w:cs="Arial"/>
                <w:sz w:val="20"/>
                <w:szCs w:val="20"/>
                <w:rPrChange w:id="1689" w:author="Shah Ashay" w:date="2018-04-16T16:55:00Z">
                  <w:rPr>
                    <w:rFonts w:asciiTheme="minorHAnsi" w:hAnsiTheme="minorHAnsi"/>
                    <w:sz w:val="20"/>
                    <w:szCs w:val="20"/>
                  </w:rPr>
                </w:rPrChange>
              </w:rPr>
              <w:t xml:space="preserve"> drop-down</w:t>
            </w:r>
          </w:p>
        </w:tc>
        <w:tc>
          <w:tcPr>
            <w:tcW w:w="1092" w:type="pct"/>
            <w:tcPrChange w:id="1690" w:author="Shah Ashay" w:date="2018-04-16T16:55:00Z">
              <w:tcPr>
                <w:tcW w:w="2070" w:type="dxa"/>
              </w:tcPr>
            </w:tcPrChange>
          </w:tcPr>
          <w:p w14:paraId="136823AD" w14:textId="77777777" w:rsidR="00546513" w:rsidRPr="00D626C8" w:rsidRDefault="00546513" w:rsidP="00546513">
            <w:pPr>
              <w:keepNext/>
              <w:keepLines/>
              <w:rPr>
                <w:rFonts w:cs="Arial"/>
                <w:sz w:val="20"/>
                <w:szCs w:val="20"/>
                <w:rPrChange w:id="1691" w:author="Shah Ashay" w:date="2018-04-16T16:55:00Z">
                  <w:rPr>
                    <w:rFonts w:asciiTheme="minorHAnsi" w:hAnsiTheme="minorHAnsi"/>
                    <w:sz w:val="20"/>
                    <w:szCs w:val="20"/>
                  </w:rPr>
                </w:rPrChange>
              </w:rPr>
            </w:pPr>
            <w:r w:rsidRPr="00D626C8">
              <w:rPr>
                <w:rFonts w:cs="Arial"/>
                <w:sz w:val="20"/>
                <w:szCs w:val="20"/>
                <w:rPrChange w:id="1692" w:author="Shah Ashay" w:date="2018-04-16T16:55:00Z">
                  <w:rPr>
                    <w:rFonts w:asciiTheme="minorHAnsi" w:hAnsiTheme="minorHAnsi"/>
                    <w:sz w:val="20"/>
                    <w:szCs w:val="20"/>
                  </w:rPr>
                </w:rPrChange>
              </w:rPr>
              <w:t>Methods appear in the drop-down box</w:t>
            </w:r>
          </w:p>
        </w:tc>
        <w:tc>
          <w:tcPr>
            <w:tcW w:w="1567" w:type="pct"/>
            <w:tcPrChange w:id="1693" w:author="Shah Ashay" w:date="2018-04-16T16:55:00Z">
              <w:tcPr>
                <w:tcW w:w="2970" w:type="dxa"/>
              </w:tcPr>
            </w:tcPrChange>
          </w:tcPr>
          <w:p w14:paraId="1D2D699C" w14:textId="77777777" w:rsidR="00546513" w:rsidRPr="00D626C8" w:rsidRDefault="00546513" w:rsidP="00546513">
            <w:pPr>
              <w:keepNext/>
              <w:keepLines/>
              <w:rPr>
                <w:rFonts w:cs="Arial"/>
                <w:sz w:val="20"/>
                <w:rPrChange w:id="1694" w:author="Shah Ashay" w:date="2018-04-16T16:55:00Z">
                  <w:rPr>
                    <w:rFonts w:asciiTheme="minorHAnsi" w:hAnsiTheme="minorHAnsi"/>
                    <w:sz w:val="20"/>
                  </w:rPr>
                </w:rPrChange>
              </w:rPr>
            </w:pPr>
            <w:r w:rsidRPr="00D626C8">
              <w:rPr>
                <w:rFonts w:cs="Arial"/>
                <w:sz w:val="20"/>
                <w:rPrChange w:id="1695" w:author="Shah Ashay" w:date="2018-04-16T16:55:00Z">
                  <w:rPr>
                    <w:rFonts w:asciiTheme="minorHAnsi" w:hAnsiTheme="minorHAnsi"/>
                    <w:sz w:val="20"/>
                  </w:rPr>
                </w:rPrChange>
              </w:rPr>
              <w:t xml:space="preserve">Methods lists are different by Object type choice.  </w:t>
            </w:r>
          </w:p>
          <w:p w14:paraId="72393D44" w14:textId="77777777" w:rsidR="00546513" w:rsidRPr="00D626C8" w:rsidRDefault="00546513" w:rsidP="00546513">
            <w:pPr>
              <w:keepNext/>
              <w:keepLines/>
              <w:rPr>
                <w:rFonts w:cs="Arial"/>
                <w:sz w:val="20"/>
                <w:rPrChange w:id="1696" w:author="Shah Ashay" w:date="2018-04-16T16:55:00Z">
                  <w:rPr>
                    <w:rFonts w:asciiTheme="minorHAnsi" w:hAnsiTheme="minorHAnsi"/>
                    <w:sz w:val="20"/>
                  </w:rPr>
                </w:rPrChange>
              </w:rPr>
            </w:pPr>
          </w:p>
        </w:tc>
      </w:tr>
      <w:tr w:rsidR="00546513" w:rsidRPr="00D626C8" w14:paraId="42AC9CD2" w14:textId="77777777" w:rsidTr="00D626C8">
        <w:trPr>
          <w:cantSplit/>
          <w:trPrChange w:id="1697" w:author="Shah Ashay" w:date="2018-04-16T16:55:00Z">
            <w:trPr>
              <w:cantSplit/>
            </w:trPr>
          </w:trPrChange>
        </w:trPr>
        <w:tc>
          <w:tcPr>
            <w:tcW w:w="382" w:type="pct"/>
            <w:tcPrChange w:id="1698" w:author="Shah Ashay" w:date="2018-04-16T16:55:00Z">
              <w:tcPr>
                <w:tcW w:w="655" w:type="dxa"/>
              </w:tcPr>
            </w:tcPrChange>
          </w:tcPr>
          <w:p w14:paraId="566E39C5" w14:textId="77777777" w:rsidR="00546513" w:rsidRPr="00D626C8" w:rsidRDefault="00546513" w:rsidP="00546513">
            <w:pPr>
              <w:pStyle w:val="TableText"/>
              <w:keepNext/>
              <w:keepLines/>
              <w:numPr>
                <w:ilvl w:val="0"/>
                <w:numId w:val="4"/>
              </w:numPr>
              <w:rPr>
                <w:rFonts w:cs="Arial"/>
                <w:sz w:val="20"/>
                <w:rPrChange w:id="1699" w:author="Shah Ashay" w:date="2018-04-16T16:55:00Z">
                  <w:rPr>
                    <w:rFonts w:asciiTheme="minorHAnsi" w:hAnsiTheme="minorHAnsi"/>
                    <w:sz w:val="20"/>
                  </w:rPr>
                </w:rPrChange>
              </w:rPr>
            </w:pPr>
          </w:p>
        </w:tc>
        <w:tc>
          <w:tcPr>
            <w:tcW w:w="1959" w:type="pct"/>
            <w:tcPrChange w:id="1700" w:author="Shah Ashay" w:date="2018-04-16T16:55:00Z">
              <w:tcPr>
                <w:tcW w:w="3780" w:type="dxa"/>
              </w:tcPr>
            </w:tcPrChange>
          </w:tcPr>
          <w:p w14:paraId="5DAB245D" w14:textId="77777777" w:rsidR="00546513" w:rsidRPr="00D626C8" w:rsidRDefault="00546513" w:rsidP="00546513">
            <w:pPr>
              <w:pStyle w:val="TableText"/>
              <w:keepNext/>
              <w:keepLines/>
              <w:rPr>
                <w:rFonts w:cs="Arial"/>
                <w:b/>
                <w:i/>
                <w:sz w:val="20"/>
                <w:szCs w:val="20"/>
                <w:rPrChange w:id="1701" w:author="Shah Ashay" w:date="2018-04-16T16:55:00Z">
                  <w:rPr>
                    <w:rFonts w:asciiTheme="minorHAnsi" w:hAnsiTheme="minorHAnsi"/>
                    <w:b/>
                    <w:i/>
                    <w:sz w:val="20"/>
                    <w:szCs w:val="20"/>
                  </w:rPr>
                </w:rPrChange>
              </w:rPr>
            </w:pPr>
            <w:r w:rsidRPr="00D626C8">
              <w:rPr>
                <w:rFonts w:cs="Arial"/>
                <w:sz w:val="20"/>
                <w:szCs w:val="20"/>
                <w:rPrChange w:id="1702" w:author="Shah Ashay" w:date="2018-04-16T16:55:00Z">
                  <w:rPr>
                    <w:rFonts w:asciiTheme="minorHAnsi" w:hAnsiTheme="minorHAnsi"/>
                    <w:sz w:val="20"/>
                    <w:szCs w:val="20"/>
                  </w:rPr>
                </w:rPrChange>
              </w:rPr>
              <w:t>Select the Method  from the drop-down</w:t>
            </w:r>
          </w:p>
        </w:tc>
        <w:tc>
          <w:tcPr>
            <w:tcW w:w="1092" w:type="pct"/>
            <w:tcPrChange w:id="1703" w:author="Shah Ashay" w:date="2018-04-16T16:55:00Z">
              <w:tcPr>
                <w:tcW w:w="2070" w:type="dxa"/>
              </w:tcPr>
            </w:tcPrChange>
          </w:tcPr>
          <w:p w14:paraId="099EEFE9" w14:textId="77777777" w:rsidR="00546513" w:rsidRPr="00D626C8" w:rsidRDefault="00546513" w:rsidP="00546513">
            <w:pPr>
              <w:keepNext/>
              <w:keepLines/>
              <w:rPr>
                <w:rFonts w:cs="Arial"/>
                <w:b/>
                <w:i/>
                <w:sz w:val="20"/>
                <w:szCs w:val="20"/>
                <w:rPrChange w:id="1704" w:author="Shah Ashay" w:date="2018-04-16T16:55:00Z">
                  <w:rPr>
                    <w:rFonts w:asciiTheme="minorHAnsi" w:hAnsiTheme="minorHAnsi"/>
                    <w:b/>
                    <w:i/>
                    <w:sz w:val="20"/>
                    <w:szCs w:val="20"/>
                  </w:rPr>
                </w:rPrChange>
              </w:rPr>
            </w:pPr>
            <w:r w:rsidRPr="00D626C8">
              <w:rPr>
                <w:rFonts w:cs="Arial"/>
                <w:sz w:val="20"/>
                <w:szCs w:val="20"/>
                <w:rPrChange w:id="1705" w:author="Shah Ashay" w:date="2018-04-16T16:55:00Z">
                  <w:rPr>
                    <w:rFonts w:asciiTheme="minorHAnsi" w:hAnsiTheme="minorHAnsi"/>
                    <w:sz w:val="20"/>
                    <w:szCs w:val="20"/>
                  </w:rPr>
                </w:rPrChange>
              </w:rPr>
              <w:t xml:space="preserve">Method name appears in </w:t>
            </w:r>
            <w:r w:rsidRPr="00D626C8">
              <w:rPr>
                <w:rFonts w:cs="Arial"/>
                <w:b/>
                <w:i/>
                <w:sz w:val="20"/>
                <w:szCs w:val="20"/>
                <w:rPrChange w:id="1706" w:author="Shah Ashay" w:date="2018-04-16T16:55:00Z">
                  <w:rPr>
                    <w:rFonts w:asciiTheme="minorHAnsi" w:hAnsiTheme="minorHAnsi"/>
                    <w:b/>
                    <w:i/>
                    <w:sz w:val="20"/>
                    <w:szCs w:val="20"/>
                  </w:rPr>
                </w:rPrChange>
              </w:rPr>
              <w:t>Method</w:t>
            </w:r>
          </w:p>
        </w:tc>
        <w:tc>
          <w:tcPr>
            <w:tcW w:w="1567" w:type="pct"/>
            <w:tcPrChange w:id="1707" w:author="Shah Ashay" w:date="2018-04-16T16:55:00Z">
              <w:tcPr>
                <w:tcW w:w="2970" w:type="dxa"/>
              </w:tcPr>
            </w:tcPrChange>
          </w:tcPr>
          <w:p w14:paraId="3166753E" w14:textId="77777777" w:rsidR="00546513" w:rsidRPr="00D626C8" w:rsidRDefault="00546513" w:rsidP="00546513">
            <w:pPr>
              <w:keepNext/>
              <w:keepLines/>
              <w:rPr>
                <w:rFonts w:cs="Arial"/>
                <w:sz w:val="20"/>
                <w:rPrChange w:id="1708" w:author="Shah Ashay" w:date="2018-04-16T16:55:00Z">
                  <w:rPr>
                    <w:rFonts w:asciiTheme="minorHAnsi" w:hAnsiTheme="minorHAnsi"/>
                    <w:sz w:val="20"/>
                  </w:rPr>
                </w:rPrChange>
              </w:rPr>
            </w:pPr>
          </w:p>
        </w:tc>
      </w:tr>
      <w:tr w:rsidR="00546513" w:rsidRPr="00D626C8" w14:paraId="1393F6A9" w14:textId="77777777" w:rsidTr="00D626C8">
        <w:trPr>
          <w:cantSplit/>
          <w:trPrChange w:id="1709" w:author="Shah Ashay" w:date="2018-04-16T16:55:00Z">
            <w:trPr>
              <w:cantSplit/>
            </w:trPr>
          </w:trPrChange>
        </w:trPr>
        <w:tc>
          <w:tcPr>
            <w:tcW w:w="382" w:type="pct"/>
            <w:tcPrChange w:id="1710" w:author="Shah Ashay" w:date="2018-04-16T16:55:00Z">
              <w:tcPr>
                <w:tcW w:w="655" w:type="dxa"/>
              </w:tcPr>
            </w:tcPrChange>
          </w:tcPr>
          <w:p w14:paraId="73090133" w14:textId="77777777" w:rsidR="00546513" w:rsidRPr="00D626C8" w:rsidRDefault="00546513" w:rsidP="00546513">
            <w:pPr>
              <w:pStyle w:val="TableText"/>
              <w:keepNext/>
              <w:keepLines/>
              <w:numPr>
                <w:ilvl w:val="0"/>
                <w:numId w:val="4"/>
              </w:numPr>
              <w:rPr>
                <w:rFonts w:cs="Arial"/>
                <w:sz w:val="20"/>
                <w:rPrChange w:id="1711" w:author="Shah Ashay" w:date="2018-04-16T16:55:00Z">
                  <w:rPr>
                    <w:rFonts w:asciiTheme="minorHAnsi" w:hAnsiTheme="minorHAnsi"/>
                    <w:sz w:val="20"/>
                  </w:rPr>
                </w:rPrChange>
              </w:rPr>
            </w:pPr>
          </w:p>
        </w:tc>
        <w:tc>
          <w:tcPr>
            <w:tcW w:w="1959" w:type="pct"/>
            <w:tcPrChange w:id="1712" w:author="Shah Ashay" w:date="2018-04-16T16:55:00Z">
              <w:tcPr>
                <w:tcW w:w="3780" w:type="dxa"/>
              </w:tcPr>
            </w:tcPrChange>
          </w:tcPr>
          <w:p w14:paraId="3B7FE45C" w14:textId="77777777" w:rsidR="00546513" w:rsidRPr="00D626C8" w:rsidRDefault="00546513" w:rsidP="00546513">
            <w:pPr>
              <w:pStyle w:val="TableText"/>
              <w:keepNext/>
              <w:keepLines/>
              <w:rPr>
                <w:rFonts w:cs="Arial"/>
                <w:sz w:val="20"/>
                <w:szCs w:val="20"/>
                <w:rPrChange w:id="1713" w:author="Shah Ashay" w:date="2018-04-16T16:55:00Z">
                  <w:rPr>
                    <w:rFonts w:asciiTheme="minorHAnsi" w:hAnsiTheme="minorHAnsi"/>
                    <w:sz w:val="20"/>
                    <w:szCs w:val="20"/>
                  </w:rPr>
                </w:rPrChange>
              </w:rPr>
            </w:pPr>
            <w:r w:rsidRPr="00D626C8">
              <w:rPr>
                <w:rFonts w:cs="Arial"/>
                <w:sz w:val="20"/>
                <w:szCs w:val="20"/>
                <w:rPrChange w:id="1714" w:author="Shah Ashay" w:date="2018-04-16T16:55:00Z">
                  <w:rPr>
                    <w:rFonts w:asciiTheme="minorHAnsi" w:hAnsiTheme="minorHAnsi"/>
                    <w:sz w:val="20"/>
                    <w:szCs w:val="20"/>
                  </w:rPr>
                </w:rPrChange>
              </w:rPr>
              <w:t xml:space="preserve">Click the </w:t>
            </w:r>
            <w:r w:rsidRPr="00D626C8">
              <w:rPr>
                <w:rFonts w:cs="Arial"/>
                <w:b/>
                <w:i/>
                <w:sz w:val="20"/>
                <w:szCs w:val="20"/>
                <w:rPrChange w:id="1715" w:author="Shah Ashay" w:date="2018-04-16T16:55:00Z">
                  <w:rPr>
                    <w:rFonts w:asciiTheme="minorHAnsi" w:hAnsiTheme="minorHAnsi"/>
                    <w:b/>
                    <w:i/>
                    <w:sz w:val="20"/>
                    <w:szCs w:val="20"/>
                  </w:rPr>
                </w:rPrChange>
              </w:rPr>
              <w:t>Save</w:t>
            </w:r>
            <w:r w:rsidRPr="00D626C8">
              <w:rPr>
                <w:rFonts w:cs="Arial"/>
                <w:sz w:val="20"/>
                <w:szCs w:val="20"/>
                <w:rPrChange w:id="1716" w:author="Shah Ashay" w:date="2018-04-16T16:55:00Z">
                  <w:rPr>
                    <w:rFonts w:asciiTheme="minorHAnsi" w:hAnsiTheme="minorHAnsi"/>
                    <w:sz w:val="20"/>
                    <w:szCs w:val="20"/>
                  </w:rPr>
                </w:rPrChange>
              </w:rPr>
              <w:t xml:space="preserve"> icon in the Tool Bar</w:t>
            </w:r>
          </w:p>
        </w:tc>
        <w:tc>
          <w:tcPr>
            <w:tcW w:w="1092" w:type="pct"/>
            <w:tcPrChange w:id="1717" w:author="Shah Ashay" w:date="2018-04-16T16:55:00Z">
              <w:tcPr>
                <w:tcW w:w="2070" w:type="dxa"/>
              </w:tcPr>
            </w:tcPrChange>
          </w:tcPr>
          <w:p w14:paraId="34686761" w14:textId="77777777" w:rsidR="00546513" w:rsidRPr="00D626C8" w:rsidRDefault="00546513" w:rsidP="00546513">
            <w:pPr>
              <w:keepNext/>
              <w:keepLines/>
              <w:rPr>
                <w:rFonts w:cs="Arial"/>
                <w:sz w:val="20"/>
                <w:szCs w:val="20"/>
                <w:rPrChange w:id="1718" w:author="Shah Ashay" w:date="2018-04-16T16:55:00Z">
                  <w:rPr>
                    <w:rFonts w:asciiTheme="minorHAnsi" w:hAnsiTheme="minorHAnsi"/>
                    <w:sz w:val="20"/>
                    <w:szCs w:val="20"/>
                  </w:rPr>
                </w:rPrChange>
              </w:rPr>
            </w:pPr>
            <w:r w:rsidRPr="00D626C8">
              <w:rPr>
                <w:rFonts w:cs="Arial"/>
                <w:sz w:val="20"/>
                <w:szCs w:val="20"/>
                <w:rPrChange w:id="1719" w:author="Shah Ashay" w:date="2018-04-16T16:55:00Z">
                  <w:rPr>
                    <w:rFonts w:asciiTheme="minorHAnsi" w:hAnsiTheme="minorHAnsi"/>
                    <w:sz w:val="20"/>
                    <w:szCs w:val="20"/>
                  </w:rPr>
                </w:rPrChange>
              </w:rPr>
              <w:t>Entry is saved.</w:t>
            </w:r>
          </w:p>
        </w:tc>
        <w:tc>
          <w:tcPr>
            <w:tcW w:w="1567" w:type="pct"/>
            <w:tcPrChange w:id="1720" w:author="Shah Ashay" w:date="2018-04-16T16:55:00Z">
              <w:tcPr>
                <w:tcW w:w="2970" w:type="dxa"/>
              </w:tcPr>
            </w:tcPrChange>
          </w:tcPr>
          <w:p w14:paraId="2452B26E" w14:textId="77777777" w:rsidR="00546513" w:rsidRPr="00D626C8" w:rsidRDefault="00546513" w:rsidP="00546513">
            <w:pPr>
              <w:keepNext/>
              <w:keepLines/>
              <w:rPr>
                <w:rFonts w:cs="Arial"/>
                <w:sz w:val="20"/>
                <w:rPrChange w:id="1721" w:author="Shah Ashay" w:date="2018-04-16T16:55:00Z">
                  <w:rPr>
                    <w:rFonts w:asciiTheme="minorHAnsi" w:hAnsiTheme="minorHAnsi"/>
                    <w:sz w:val="20"/>
                  </w:rPr>
                </w:rPrChange>
              </w:rPr>
            </w:pPr>
          </w:p>
        </w:tc>
      </w:tr>
      <w:tr w:rsidR="00546513" w:rsidRPr="00D626C8" w14:paraId="42F3192A" w14:textId="77777777" w:rsidTr="00D626C8">
        <w:trPr>
          <w:cantSplit/>
          <w:trPrChange w:id="1722" w:author="Shah Ashay" w:date="2018-04-16T16:55:00Z">
            <w:trPr>
              <w:cantSplit/>
            </w:trPr>
          </w:trPrChange>
        </w:trPr>
        <w:tc>
          <w:tcPr>
            <w:tcW w:w="382" w:type="pct"/>
            <w:tcPrChange w:id="1723" w:author="Shah Ashay" w:date="2018-04-16T16:55:00Z">
              <w:tcPr>
                <w:tcW w:w="655" w:type="dxa"/>
              </w:tcPr>
            </w:tcPrChange>
          </w:tcPr>
          <w:p w14:paraId="2E6A7CEC" w14:textId="77777777" w:rsidR="00546513" w:rsidRPr="00D626C8" w:rsidRDefault="00546513" w:rsidP="00546513">
            <w:pPr>
              <w:pStyle w:val="TableText"/>
              <w:keepNext/>
              <w:keepLines/>
              <w:numPr>
                <w:ilvl w:val="0"/>
                <w:numId w:val="4"/>
              </w:numPr>
              <w:rPr>
                <w:rFonts w:cs="Arial"/>
                <w:sz w:val="20"/>
                <w:rPrChange w:id="1724" w:author="Shah Ashay" w:date="2018-04-16T16:55:00Z">
                  <w:rPr>
                    <w:rFonts w:asciiTheme="minorHAnsi" w:hAnsiTheme="minorHAnsi"/>
                    <w:sz w:val="20"/>
                  </w:rPr>
                </w:rPrChange>
              </w:rPr>
            </w:pPr>
          </w:p>
        </w:tc>
        <w:tc>
          <w:tcPr>
            <w:tcW w:w="1959" w:type="pct"/>
            <w:tcPrChange w:id="1725" w:author="Shah Ashay" w:date="2018-04-16T16:55:00Z">
              <w:tcPr>
                <w:tcW w:w="3780" w:type="dxa"/>
              </w:tcPr>
            </w:tcPrChange>
          </w:tcPr>
          <w:p w14:paraId="4647472B" w14:textId="77777777" w:rsidR="00546513" w:rsidRPr="00D626C8" w:rsidRDefault="00546513" w:rsidP="00546513">
            <w:pPr>
              <w:pStyle w:val="TableText"/>
              <w:keepNext/>
              <w:keepLines/>
              <w:rPr>
                <w:rFonts w:cs="Arial"/>
                <w:sz w:val="20"/>
                <w:szCs w:val="20"/>
                <w:rPrChange w:id="1726" w:author="Shah Ashay" w:date="2018-04-16T16:55:00Z">
                  <w:rPr>
                    <w:rFonts w:asciiTheme="minorHAnsi" w:hAnsiTheme="minorHAnsi"/>
                    <w:sz w:val="20"/>
                    <w:szCs w:val="20"/>
                  </w:rPr>
                </w:rPrChange>
              </w:rPr>
            </w:pPr>
            <w:r w:rsidRPr="00D626C8">
              <w:rPr>
                <w:rFonts w:cs="Arial"/>
                <w:sz w:val="20"/>
                <w:szCs w:val="20"/>
                <w:rPrChange w:id="1727" w:author="Shah Ashay" w:date="2018-04-16T16:55:00Z">
                  <w:rPr>
                    <w:rFonts w:asciiTheme="minorHAnsi" w:hAnsiTheme="minorHAnsi"/>
                    <w:sz w:val="20"/>
                    <w:szCs w:val="20"/>
                  </w:rPr>
                </w:rPrChange>
              </w:rPr>
              <w:t>END OF USE CASE</w:t>
            </w:r>
          </w:p>
        </w:tc>
        <w:tc>
          <w:tcPr>
            <w:tcW w:w="1092" w:type="pct"/>
            <w:tcPrChange w:id="1728" w:author="Shah Ashay" w:date="2018-04-16T16:55:00Z">
              <w:tcPr>
                <w:tcW w:w="2070" w:type="dxa"/>
              </w:tcPr>
            </w:tcPrChange>
          </w:tcPr>
          <w:p w14:paraId="378229DE" w14:textId="77777777" w:rsidR="00546513" w:rsidRPr="00D626C8" w:rsidRDefault="00546513" w:rsidP="00546513">
            <w:pPr>
              <w:keepNext/>
              <w:keepLines/>
              <w:rPr>
                <w:rFonts w:cs="Arial"/>
                <w:sz w:val="20"/>
                <w:szCs w:val="20"/>
                <w:rPrChange w:id="1729" w:author="Shah Ashay" w:date="2018-04-16T16:55:00Z">
                  <w:rPr>
                    <w:rFonts w:asciiTheme="minorHAnsi" w:hAnsiTheme="minorHAnsi"/>
                    <w:sz w:val="20"/>
                    <w:szCs w:val="20"/>
                  </w:rPr>
                </w:rPrChange>
              </w:rPr>
            </w:pPr>
          </w:p>
        </w:tc>
        <w:tc>
          <w:tcPr>
            <w:tcW w:w="1567" w:type="pct"/>
            <w:tcPrChange w:id="1730" w:author="Shah Ashay" w:date="2018-04-16T16:55:00Z">
              <w:tcPr>
                <w:tcW w:w="2970" w:type="dxa"/>
              </w:tcPr>
            </w:tcPrChange>
          </w:tcPr>
          <w:p w14:paraId="170C039B" w14:textId="13DF0EC6" w:rsidR="00546513" w:rsidRPr="00D626C8" w:rsidRDefault="00546513" w:rsidP="00546513">
            <w:pPr>
              <w:keepNext/>
              <w:keepLines/>
              <w:rPr>
                <w:rFonts w:cs="Arial"/>
                <w:sz w:val="20"/>
                <w:rPrChange w:id="1731" w:author="Shah Ashay" w:date="2018-04-16T16:55:00Z">
                  <w:rPr>
                    <w:rFonts w:asciiTheme="minorHAnsi" w:hAnsiTheme="minorHAnsi"/>
                    <w:sz w:val="20"/>
                  </w:rPr>
                </w:rPrChange>
              </w:rPr>
            </w:pPr>
          </w:p>
        </w:tc>
      </w:tr>
    </w:tbl>
    <w:p w14:paraId="0BAA3826" w14:textId="77777777" w:rsidR="00C13B91" w:rsidRPr="00F3429D" w:rsidRDefault="00C13B91" w:rsidP="009601B2">
      <w:pPr>
        <w:rPr>
          <w:rFonts w:cs="Arial"/>
          <w:b/>
          <w:iCs/>
          <w:sz w:val="20"/>
          <w:szCs w:val="28"/>
        </w:rPr>
      </w:pPr>
    </w:p>
    <w:p w14:paraId="0BAA3827" w14:textId="77777777" w:rsidR="00543D6E" w:rsidRPr="00F3429D" w:rsidRDefault="00543D6E" w:rsidP="00A902A5">
      <w:pPr>
        <w:rPr>
          <w:rFonts w:cs="Arial"/>
        </w:rPr>
      </w:pPr>
    </w:p>
    <w:p w14:paraId="0BAA3828" w14:textId="77777777" w:rsidR="003D41D8" w:rsidRPr="00F3429D" w:rsidRDefault="001516B9" w:rsidP="003D41D8">
      <w:pPr>
        <w:pStyle w:val="Heading1"/>
      </w:pPr>
      <w:bookmarkStart w:id="1732" w:name="_Toc502156807"/>
      <w:r w:rsidRPr="00F3429D">
        <w:t>Exception</w:t>
      </w:r>
      <w:r w:rsidR="00BF2F96" w:rsidRPr="00F3429D">
        <w:t>s</w:t>
      </w:r>
      <w:bookmarkEnd w:id="1732"/>
    </w:p>
    <w:p w14:paraId="0BAA3829" w14:textId="2906BD66" w:rsidR="001516B9" w:rsidRPr="00F3429D" w:rsidRDefault="00E71304" w:rsidP="00447470">
      <w:pPr>
        <w:pStyle w:val="Heading2"/>
      </w:pPr>
      <w:bookmarkStart w:id="1733" w:name="_Toc502156808"/>
      <w:r w:rsidRPr="00F3429D">
        <w:t>List of Common Issues/Errors</w:t>
      </w:r>
      <w:bookmarkEnd w:id="1733"/>
    </w:p>
    <w:p w14:paraId="0BAA382A" w14:textId="77777777" w:rsidR="001516B9" w:rsidRPr="00F3429D"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734" w:author="Batra Yogesh (EXT)" w:date="2018-04-13T12:55: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1735">
          <w:tblGrid>
            <w:gridCol w:w="810"/>
            <w:gridCol w:w="2790"/>
            <w:gridCol w:w="3330"/>
            <w:gridCol w:w="1170"/>
          </w:tblGrid>
        </w:tblGridChange>
      </w:tblGrid>
      <w:tr w:rsidR="001516B9" w:rsidRPr="00F3429D" w14:paraId="0BAA382F" w14:textId="77777777" w:rsidTr="00F3429D">
        <w:trPr>
          <w:cantSplit/>
          <w:tblHeader/>
          <w:trPrChange w:id="1736" w:author="Batra Yogesh (EXT)" w:date="2018-04-13T12:55:00Z">
            <w:trPr>
              <w:cantSplit/>
              <w:tblHeader/>
            </w:trPr>
          </w:trPrChange>
        </w:trPr>
        <w:tc>
          <w:tcPr>
            <w:tcW w:w="500" w:type="pct"/>
            <w:tcBorders>
              <w:bottom w:val="single" w:sz="4" w:space="0" w:color="auto"/>
            </w:tcBorders>
            <w:shd w:val="clear" w:color="auto" w:fill="3399FF"/>
            <w:tcPrChange w:id="1737" w:author="Batra Yogesh (EXT)" w:date="2018-04-13T12:55:00Z">
              <w:tcPr>
                <w:tcW w:w="810" w:type="dxa"/>
                <w:tcBorders>
                  <w:bottom w:val="single" w:sz="4" w:space="0" w:color="auto"/>
                </w:tcBorders>
                <w:shd w:val="clear" w:color="auto" w:fill="3399FF"/>
              </w:tcPr>
            </w:tcPrChange>
          </w:tcPr>
          <w:p w14:paraId="0BAA382B" w14:textId="029CB4E5" w:rsidR="001516B9" w:rsidRPr="00F3429D" w:rsidRDefault="001516B9" w:rsidP="0083596B">
            <w:pPr>
              <w:pStyle w:val="ColumnHead"/>
              <w:keepNext/>
              <w:keepLines/>
              <w:rPr>
                <w:rFonts w:cs="Arial"/>
                <w:color w:val="FFFFFF" w:themeColor="background1"/>
                <w:sz w:val="20"/>
              </w:rPr>
            </w:pPr>
          </w:p>
        </w:tc>
        <w:tc>
          <w:tcPr>
            <w:tcW w:w="1722" w:type="pct"/>
            <w:shd w:val="clear" w:color="auto" w:fill="3399FF"/>
            <w:tcPrChange w:id="1738" w:author="Batra Yogesh (EXT)" w:date="2018-04-13T12:55:00Z">
              <w:tcPr>
                <w:tcW w:w="2790" w:type="dxa"/>
                <w:shd w:val="clear" w:color="auto" w:fill="3399FF"/>
              </w:tcPr>
            </w:tcPrChange>
          </w:tcPr>
          <w:p w14:paraId="0BAA382C" w14:textId="5D11B08C" w:rsidR="001516B9" w:rsidRPr="00F3429D" w:rsidRDefault="00E71304" w:rsidP="0083596B">
            <w:pPr>
              <w:pStyle w:val="ColumnHead"/>
              <w:keepNext/>
              <w:keepLines/>
              <w:rPr>
                <w:rFonts w:cs="Arial"/>
                <w:color w:val="FFFFFF" w:themeColor="background1"/>
                <w:sz w:val="20"/>
              </w:rPr>
            </w:pPr>
            <w:r w:rsidRPr="00F3429D">
              <w:rPr>
                <w:rFonts w:cs="Arial"/>
                <w:color w:val="FFFFFF" w:themeColor="background1"/>
                <w:sz w:val="20"/>
              </w:rPr>
              <w:t>Error</w:t>
            </w:r>
          </w:p>
        </w:tc>
        <w:tc>
          <w:tcPr>
            <w:tcW w:w="2056" w:type="pct"/>
            <w:shd w:val="clear" w:color="auto" w:fill="3399FF"/>
            <w:tcPrChange w:id="1739" w:author="Batra Yogesh (EXT)" w:date="2018-04-13T12:55:00Z">
              <w:tcPr>
                <w:tcW w:w="3330" w:type="dxa"/>
                <w:shd w:val="clear" w:color="auto" w:fill="3399FF"/>
              </w:tcPr>
            </w:tcPrChange>
          </w:tcPr>
          <w:p w14:paraId="0BAA382D" w14:textId="232FB465" w:rsidR="001516B9" w:rsidRPr="00F3429D" w:rsidRDefault="00E71304" w:rsidP="0083596B">
            <w:pPr>
              <w:pStyle w:val="ColumnHead"/>
              <w:keepNext/>
              <w:keepLines/>
              <w:rPr>
                <w:rFonts w:cs="Arial"/>
                <w:color w:val="FFFFFF" w:themeColor="background1"/>
                <w:sz w:val="20"/>
              </w:rPr>
            </w:pPr>
            <w:r w:rsidRPr="00F3429D">
              <w:rPr>
                <w:rFonts w:cs="Arial"/>
                <w:color w:val="FFFFFF" w:themeColor="background1"/>
                <w:sz w:val="20"/>
              </w:rPr>
              <w:t>Error Message</w:t>
            </w:r>
          </w:p>
        </w:tc>
        <w:tc>
          <w:tcPr>
            <w:tcW w:w="722" w:type="pct"/>
            <w:shd w:val="clear" w:color="auto" w:fill="3399FF"/>
            <w:tcPrChange w:id="1740" w:author="Batra Yogesh (EXT)" w:date="2018-04-13T12:55:00Z">
              <w:tcPr>
                <w:tcW w:w="1170" w:type="dxa"/>
                <w:shd w:val="clear" w:color="auto" w:fill="3399FF"/>
              </w:tcPr>
            </w:tcPrChange>
          </w:tcPr>
          <w:p w14:paraId="0BAA382E" w14:textId="37C307D4" w:rsidR="001516B9" w:rsidRPr="00F3429D" w:rsidRDefault="001516B9" w:rsidP="0083596B">
            <w:pPr>
              <w:pStyle w:val="ColumnHead"/>
              <w:keepNext/>
              <w:keepLines/>
              <w:rPr>
                <w:rFonts w:cs="Arial"/>
                <w:color w:val="FFFFFF" w:themeColor="background1"/>
                <w:sz w:val="20"/>
              </w:rPr>
            </w:pPr>
          </w:p>
        </w:tc>
      </w:tr>
      <w:tr w:rsidR="001516B9" w:rsidRPr="00F3429D" w14:paraId="0BAA3834" w14:textId="77777777" w:rsidTr="00F3429D">
        <w:trPr>
          <w:cantSplit/>
          <w:trPrChange w:id="1741" w:author="Batra Yogesh (EXT)" w:date="2018-04-13T12:55:00Z">
            <w:trPr>
              <w:cantSplit/>
            </w:trPr>
          </w:trPrChange>
        </w:trPr>
        <w:tc>
          <w:tcPr>
            <w:tcW w:w="500" w:type="pct"/>
            <w:shd w:val="clear" w:color="auto" w:fill="C6D9F1" w:themeFill="text2" w:themeFillTint="33"/>
            <w:tcPrChange w:id="1742" w:author="Batra Yogesh (EXT)" w:date="2018-04-13T12:55:00Z">
              <w:tcPr>
                <w:tcW w:w="810" w:type="dxa"/>
                <w:shd w:val="clear" w:color="auto" w:fill="C6D9F1" w:themeFill="text2" w:themeFillTint="33"/>
              </w:tcPr>
            </w:tcPrChange>
          </w:tcPr>
          <w:p w14:paraId="0BAA3830" w14:textId="77777777" w:rsidR="00447470" w:rsidRPr="00F3429D" w:rsidRDefault="00447470" w:rsidP="00726BBA">
            <w:pPr>
              <w:pStyle w:val="TableText"/>
              <w:keepNext/>
              <w:keepLines/>
              <w:numPr>
                <w:ilvl w:val="0"/>
                <w:numId w:val="8"/>
              </w:numPr>
              <w:jc w:val="center"/>
              <w:rPr>
                <w:rFonts w:cs="Arial"/>
                <w:color w:val="000000"/>
                <w:sz w:val="20"/>
              </w:rPr>
            </w:pPr>
          </w:p>
        </w:tc>
        <w:tc>
          <w:tcPr>
            <w:tcW w:w="1722" w:type="pct"/>
            <w:tcPrChange w:id="1743" w:author="Batra Yogesh (EXT)" w:date="2018-04-13T12:55:00Z">
              <w:tcPr>
                <w:tcW w:w="2790" w:type="dxa"/>
              </w:tcPr>
            </w:tcPrChange>
          </w:tcPr>
          <w:p w14:paraId="0BAA3831" w14:textId="77777777" w:rsidR="001516B9" w:rsidRPr="00F3429D" w:rsidRDefault="001516B9" w:rsidP="0083596B">
            <w:pPr>
              <w:pStyle w:val="TableText"/>
              <w:keepNext/>
              <w:keepLines/>
              <w:rPr>
                <w:rFonts w:cs="Arial"/>
                <w:color w:val="000000"/>
                <w:sz w:val="20"/>
              </w:rPr>
            </w:pPr>
          </w:p>
        </w:tc>
        <w:tc>
          <w:tcPr>
            <w:tcW w:w="2056" w:type="pct"/>
            <w:tcPrChange w:id="1744" w:author="Batra Yogesh (EXT)" w:date="2018-04-13T12:55:00Z">
              <w:tcPr>
                <w:tcW w:w="3330" w:type="dxa"/>
              </w:tcPr>
            </w:tcPrChange>
          </w:tcPr>
          <w:p w14:paraId="0BAA3832" w14:textId="77777777" w:rsidR="001516B9" w:rsidRPr="00F3429D" w:rsidRDefault="001516B9" w:rsidP="0083596B">
            <w:pPr>
              <w:keepNext/>
              <w:keepLines/>
              <w:rPr>
                <w:rFonts w:cs="Arial"/>
                <w:color w:val="000000"/>
                <w:sz w:val="20"/>
              </w:rPr>
            </w:pPr>
          </w:p>
        </w:tc>
        <w:tc>
          <w:tcPr>
            <w:tcW w:w="722" w:type="pct"/>
            <w:tcPrChange w:id="1745" w:author="Batra Yogesh (EXT)" w:date="2018-04-13T12:55:00Z">
              <w:tcPr>
                <w:tcW w:w="1170" w:type="dxa"/>
              </w:tcPr>
            </w:tcPrChange>
          </w:tcPr>
          <w:p w14:paraId="0BAA3833" w14:textId="77777777" w:rsidR="001516B9" w:rsidRPr="00F3429D" w:rsidRDefault="001516B9" w:rsidP="0083596B">
            <w:pPr>
              <w:keepNext/>
              <w:keepLines/>
              <w:rPr>
                <w:rFonts w:cs="Arial"/>
                <w:color w:val="000000"/>
                <w:sz w:val="20"/>
              </w:rPr>
            </w:pPr>
          </w:p>
        </w:tc>
      </w:tr>
      <w:tr w:rsidR="000A438C" w:rsidRPr="00F3429D" w14:paraId="0BAA3839" w14:textId="77777777" w:rsidTr="00F3429D">
        <w:trPr>
          <w:cantSplit/>
          <w:trHeight w:val="341"/>
          <w:trPrChange w:id="1746" w:author="Batra Yogesh (EXT)" w:date="2018-04-13T12:55:00Z">
            <w:trPr>
              <w:cantSplit/>
              <w:trHeight w:val="341"/>
            </w:trPr>
          </w:trPrChange>
        </w:trPr>
        <w:tc>
          <w:tcPr>
            <w:tcW w:w="500" w:type="pct"/>
            <w:shd w:val="clear" w:color="auto" w:fill="C6D9F1" w:themeFill="text2" w:themeFillTint="33"/>
            <w:tcPrChange w:id="1747" w:author="Batra Yogesh (EXT)" w:date="2018-04-13T12:55:00Z">
              <w:tcPr>
                <w:tcW w:w="810" w:type="dxa"/>
                <w:shd w:val="clear" w:color="auto" w:fill="C6D9F1" w:themeFill="text2" w:themeFillTint="33"/>
              </w:tcPr>
            </w:tcPrChange>
          </w:tcPr>
          <w:p w14:paraId="0BAA3835" w14:textId="77777777" w:rsidR="00447470" w:rsidRPr="00F3429D" w:rsidRDefault="00447470" w:rsidP="00726BBA">
            <w:pPr>
              <w:pStyle w:val="TableText"/>
              <w:keepNext/>
              <w:keepLines/>
              <w:numPr>
                <w:ilvl w:val="0"/>
                <w:numId w:val="8"/>
              </w:numPr>
              <w:jc w:val="center"/>
              <w:rPr>
                <w:rFonts w:cs="Arial"/>
                <w:color w:val="000000"/>
                <w:sz w:val="20"/>
              </w:rPr>
            </w:pPr>
          </w:p>
        </w:tc>
        <w:tc>
          <w:tcPr>
            <w:tcW w:w="1722" w:type="pct"/>
            <w:tcPrChange w:id="1748" w:author="Batra Yogesh (EXT)" w:date="2018-04-13T12:55:00Z">
              <w:tcPr>
                <w:tcW w:w="2790" w:type="dxa"/>
              </w:tcPr>
            </w:tcPrChange>
          </w:tcPr>
          <w:p w14:paraId="0BAA3836" w14:textId="77777777" w:rsidR="000A438C" w:rsidRPr="00F3429D" w:rsidRDefault="000A438C" w:rsidP="0083596B">
            <w:pPr>
              <w:pStyle w:val="TableText"/>
              <w:keepNext/>
              <w:keepLines/>
              <w:rPr>
                <w:rFonts w:cs="Arial"/>
                <w:color w:val="000000"/>
                <w:sz w:val="20"/>
              </w:rPr>
            </w:pPr>
          </w:p>
        </w:tc>
        <w:tc>
          <w:tcPr>
            <w:tcW w:w="2056" w:type="pct"/>
            <w:tcPrChange w:id="1749" w:author="Batra Yogesh (EXT)" w:date="2018-04-13T12:55:00Z">
              <w:tcPr>
                <w:tcW w:w="3330" w:type="dxa"/>
              </w:tcPr>
            </w:tcPrChange>
          </w:tcPr>
          <w:p w14:paraId="0BAA3837" w14:textId="77777777" w:rsidR="000A438C" w:rsidRPr="00F3429D" w:rsidRDefault="000A438C" w:rsidP="0083596B">
            <w:pPr>
              <w:keepNext/>
              <w:keepLines/>
              <w:rPr>
                <w:rFonts w:cs="Arial"/>
                <w:color w:val="000000"/>
                <w:sz w:val="20"/>
              </w:rPr>
            </w:pPr>
          </w:p>
        </w:tc>
        <w:tc>
          <w:tcPr>
            <w:tcW w:w="722" w:type="pct"/>
            <w:tcPrChange w:id="1750" w:author="Batra Yogesh (EXT)" w:date="2018-04-13T12:55:00Z">
              <w:tcPr>
                <w:tcW w:w="1170" w:type="dxa"/>
              </w:tcPr>
            </w:tcPrChange>
          </w:tcPr>
          <w:p w14:paraId="0BAA3838" w14:textId="77777777" w:rsidR="000A438C" w:rsidRPr="00F3429D" w:rsidRDefault="000A438C" w:rsidP="0083596B">
            <w:pPr>
              <w:keepNext/>
              <w:keepLines/>
              <w:rPr>
                <w:rFonts w:cs="Arial"/>
                <w:color w:val="000000"/>
                <w:sz w:val="20"/>
              </w:rPr>
            </w:pPr>
          </w:p>
        </w:tc>
      </w:tr>
      <w:tr w:rsidR="000A438C" w:rsidRPr="00F3429D" w14:paraId="0BAA383E" w14:textId="77777777" w:rsidTr="00F3429D">
        <w:trPr>
          <w:cantSplit/>
          <w:trHeight w:val="341"/>
          <w:trPrChange w:id="1751" w:author="Batra Yogesh (EXT)" w:date="2018-04-13T12:55:00Z">
            <w:trPr>
              <w:cantSplit/>
              <w:trHeight w:val="341"/>
            </w:trPr>
          </w:trPrChange>
        </w:trPr>
        <w:tc>
          <w:tcPr>
            <w:tcW w:w="500" w:type="pct"/>
            <w:shd w:val="clear" w:color="auto" w:fill="C6D9F1" w:themeFill="text2" w:themeFillTint="33"/>
            <w:tcPrChange w:id="1752" w:author="Batra Yogesh (EXT)" w:date="2018-04-13T12:55:00Z">
              <w:tcPr>
                <w:tcW w:w="810" w:type="dxa"/>
                <w:shd w:val="clear" w:color="auto" w:fill="C6D9F1" w:themeFill="text2" w:themeFillTint="33"/>
              </w:tcPr>
            </w:tcPrChange>
          </w:tcPr>
          <w:p w14:paraId="0BAA383A" w14:textId="77777777" w:rsidR="000A438C" w:rsidRPr="00F3429D" w:rsidRDefault="000A438C" w:rsidP="00726BBA">
            <w:pPr>
              <w:pStyle w:val="TableText"/>
              <w:keepNext/>
              <w:keepLines/>
              <w:numPr>
                <w:ilvl w:val="0"/>
                <w:numId w:val="8"/>
              </w:numPr>
              <w:jc w:val="center"/>
              <w:rPr>
                <w:rFonts w:cs="Arial"/>
                <w:color w:val="000000"/>
                <w:sz w:val="20"/>
              </w:rPr>
            </w:pPr>
          </w:p>
        </w:tc>
        <w:tc>
          <w:tcPr>
            <w:tcW w:w="1722" w:type="pct"/>
            <w:tcPrChange w:id="1753" w:author="Batra Yogesh (EXT)" w:date="2018-04-13T12:55:00Z">
              <w:tcPr>
                <w:tcW w:w="2790" w:type="dxa"/>
              </w:tcPr>
            </w:tcPrChange>
          </w:tcPr>
          <w:p w14:paraId="0BAA383B" w14:textId="77777777" w:rsidR="000A438C" w:rsidRPr="00F3429D" w:rsidRDefault="000A438C" w:rsidP="0083596B">
            <w:pPr>
              <w:pStyle w:val="TableText"/>
              <w:keepNext/>
              <w:keepLines/>
              <w:rPr>
                <w:rFonts w:cs="Arial"/>
                <w:color w:val="000000"/>
                <w:sz w:val="20"/>
              </w:rPr>
            </w:pPr>
          </w:p>
        </w:tc>
        <w:tc>
          <w:tcPr>
            <w:tcW w:w="2056" w:type="pct"/>
            <w:tcPrChange w:id="1754" w:author="Batra Yogesh (EXT)" w:date="2018-04-13T12:55:00Z">
              <w:tcPr>
                <w:tcW w:w="3330" w:type="dxa"/>
              </w:tcPr>
            </w:tcPrChange>
          </w:tcPr>
          <w:p w14:paraId="0BAA383C" w14:textId="77777777" w:rsidR="000A438C" w:rsidRPr="00F3429D" w:rsidRDefault="000A438C" w:rsidP="0083596B">
            <w:pPr>
              <w:keepNext/>
              <w:keepLines/>
              <w:rPr>
                <w:rFonts w:cs="Arial"/>
                <w:color w:val="000000"/>
                <w:sz w:val="20"/>
              </w:rPr>
            </w:pPr>
          </w:p>
        </w:tc>
        <w:tc>
          <w:tcPr>
            <w:tcW w:w="722" w:type="pct"/>
            <w:tcPrChange w:id="1755" w:author="Batra Yogesh (EXT)" w:date="2018-04-13T12:55:00Z">
              <w:tcPr>
                <w:tcW w:w="1170" w:type="dxa"/>
              </w:tcPr>
            </w:tcPrChange>
          </w:tcPr>
          <w:p w14:paraId="0BAA383D" w14:textId="77777777" w:rsidR="000A438C" w:rsidRPr="00F3429D" w:rsidRDefault="000A438C" w:rsidP="0083596B">
            <w:pPr>
              <w:keepNext/>
              <w:keepLines/>
              <w:rPr>
                <w:rFonts w:cs="Arial"/>
                <w:color w:val="000000"/>
                <w:sz w:val="20"/>
              </w:rPr>
            </w:pPr>
          </w:p>
        </w:tc>
      </w:tr>
    </w:tbl>
    <w:p w14:paraId="0BAA3844" w14:textId="77777777" w:rsidR="00E77205" w:rsidRPr="00F3429D" w:rsidRDefault="00E77205" w:rsidP="00BF2F96">
      <w:pPr>
        <w:rPr>
          <w:rFonts w:cs="Arial"/>
          <w:i/>
        </w:rPr>
      </w:pPr>
    </w:p>
    <w:sectPr w:rsidR="00E77205" w:rsidRPr="00F3429D"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B1B93B" w14:textId="77777777" w:rsidR="00E15565" w:rsidRDefault="00E15565">
      <w:r>
        <w:separator/>
      </w:r>
    </w:p>
  </w:endnote>
  <w:endnote w:type="continuationSeparator" w:id="0">
    <w:p w14:paraId="0DCD7588" w14:textId="77777777" w:rsidR="00E15565" w:rsidRDefault="00E15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71060" w14:textId="77777777" w:rsidR="00E97825" w:rsidRDefault="00E97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65254F56" w:rsidR="00781908" w:rsidRDefault="00781908">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545573">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67BF5" w14:textId="77777777" w:rsidR="00E97825" w:rsidRDefault="00E978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781908" w:rsidRDefault="0078190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781908" w:rsidRDefault="00781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71A64" w14:textId="77777777" w:rsidR="00E15565" w:rsidRDefault="00E15565">
      <w:r>
        <w:separator/>
      </w:r>
    </w:p>
  </w:footnote>
  <w:footnote w:type="continuationSeparator" w:id="0">
    <w:p w14:paraId="68F198ED" w14:textId="77777777" w:rsidR="00E15565" w:rsidRDefault="00E15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F6A3C" w14:textId="77777777" w:rsidR="00E97825" w:rsidRDefault="00E97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084D65AD" w:rsidR="00781908" w:rsidRPr="00160A5E" w:rsidRDefault="00781908" w:rsidP="00D730E7">
    <w:pPr>
      <w:pStyle w:val="Header"/>
      <w:pBdr>
        <w:bottom w:val="single" w:sz="4" w:space="1" w:color="auto"/>
      </w:pBdr>
      <w:tabs>
        <w:tab w:val="right" w:pos="8460"/>
      </w:tabs>
      <w:jc w:val="center"/>
      <w:rPr>
        <w:color w:val="3399FF"/>
      </w:rPr>
    </w:pPr>
    <w:r>
      <w:rPr>
        <w:b/>
        <w:color w:val="3399FF"/>
      </w:rPr>
      <w:t>BKK_</w:t>
    </w:r>
    <w:r w:rsidRPr="00AC02B5">
      <w:rPr>
        <w:b/>
        <w:color w:val="3399FF"/>
      </w:rPr>
      <w:t>UC</w:t>
    </w:r>
    <w:r>
      <w:rPr>
        <w:b/>
        <w:color w:val="3399FF"/>
      </w:rPr>
      <w:t>35</w:t>
    </w:r>
    <w:r w:rsidRPr="00AC02B5">
      <w:rPr>
        <w:b/>
        <w:color w:val="3399FF"/>
      </w:rPr>
      <w:t xml:space="preserve"> </w:t>
    </w:r>
    <w:r w:rsidRPr="00BF4582">
      <w:rPr>
        <w:b/>
        <w:color w:val="3399FF"/>
      </w:rPr>
      <w:t>Maintain Strea</w:t>
    </w:r>
    <w:r>
      <w:rPr>
        <w:b/>
        <w:color w:val="3399FF"/>
      </w:rPr>
      <w:t>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1DDB4" w14:textId="77777777" w:rsidR="00E97825" w:rsidRDefault="00E97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474BCB"/>
    <w:multiLevelType w:val="hybridMultilevel"/>
    <w:tmpl w:val="C6F8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968E2"/>
    <w:multiLevelType w:val="hybridMultilevel"/>
    <w:tmpl w:val="E936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15C86"/>
    <w:multiLevelType w:val="hybridMultilevel"/>
    <w:tmpl w:val="84F8B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3869BA"/>
    <w:multiLevelType w:val="hybridMultilevel"/>
    <w:tmpl w:val="A050C7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862AF0"/>
    <w:multiLevelType w:val="hybridMultilevel"/>
    <w:tmpl w:val="EEBAF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A45C1C"/>
    <w:multiLevelType w:val="hybridMultilevel"/>
    <w:tmpl w:val="D18A2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F408B4"/>
    <w:multiLevelType w:val="hybridMultilevel"/>
    <w:tmpl w:val="4664E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3C704418"/>
    <w:multiLevelType w:val="hybridMultilevel"/>
    <w:tmpl w:val="0798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8719FD"/>
    <w:multiLevelType w:val="hybridMultilevel"/>
    <w:tmpl w:val="79B6B8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34EEF"/>
    <w:multiLevelType w:val="hybridMultilevel"/>
    <w:tmpl w:val="D18C610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1A604C0"/>
    <w:multiLevelType w:val="hybridMultilevel"/>
    <w:tmpl w:val="E620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531178B5"/>
    <w:multiLevelType w:val="hybridMultilevel"/>
    <w:tmpl w:val="088C4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4EE6F99"/>
    <w:multiLevelType w:val="hybridMultilevel"/>
    <w:tmpl w:val="1C52F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A3466C"/>
    <w:multiLevelType w:val="hybridMultilevel"/>
    <w:tmpl w:val="B5CE5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2A049D"/>
    <w:multiLevelType w:val="hybridMultilevel"/>
    <w:tmpl w:val="55643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F872F8"/>
    <w:multiLevelType w:val="hybridMultilevel"/>
    <w:tmpl w:val="A3D80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995027"/>
    <w:multiLevelType w:val="hybridMultilevel"/>
    <w:tmpl w:val="6D32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F11EE"/>
    <w:multiLevelType w:val="hybridMultilevel"/>
    <w:tmpl w:val="07B4C374"/>
    <w:lvl w:ilvl="0" w:tplc="04090005">
      <w:start w:val="1"/>
      <w:numFmt w:val="bullet"/>
      <w:lvlText w:val=""/>
      <w:lvlJc w:val="left"/>
      <w:pPr>
        <w:tabs>
          <w:tab w:val="num" w:pos="1296"/>
        </w:tabs>
        <w:ind w:left="1296" w:hanging="360"/>
      </w:pPr>
      <w:rPr>
        <w:rFonts w:ascii="Wingdings" w:hAnsi="Wingdings" w:hint="default"/>
      </w:rPr>
    </w:lvl>
    <w:lvl w:ilvl="1" w:tplc="0409000F">
      <w:start w:val="1"/>
      <w:numFmt w:val="decimal"/>
      <w:lvlText w:val="%2."/>
      <w:lvlJc w:val="left"/>
      <w:pPr>
        <w:tabs>
          <w:tab w:val="num" w:pos="2016"/>
        </w:tabs>
        <w:ind w:left="2016" w:hanging="360"/>
      </w:pPr>
      <w:rPr>
        <w:rFonts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3" w15:restartNumberingAfterBreak="0">
    <w:nsid w:val="695771B1"/>
    <w:multiLevelType w:val="hybridMultilevel"/>
    <w:tmpl w:val="AEB4A5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231EBB"/>
    <w:multiLevelType w:val="hybridMultilevel"/>
    <w:tmpl w:val="77B00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D53367"/>
    <w:multiLevelType w:val="hybridMultilevel"/>
    <w:tmpl w:val="6FE89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597A56"/>
    <w:multiLevelType w:val="hybridMultilevel"/>
    <w:tmpl w:val="23DA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5296A25"/>
    <w:multiLevelType w:val="hybridMultilevel"/>
    <w:tmpl w:val="B7829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74270C1"/>
    <w:multiLevelType w:val="hybridMultilevel"/>
    <w:tmpl w:val="E46A5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42"/>
  </w:num>
  <w:num w:numId="2">
    <w:abstractNumId w:val="15"/>
  </w:num>
  <w:num w:numId="3">
    <w:abstractNumId w:val="18"/>
  </w:num>
  <w:num w:numId="4">
    <w:abstractNumId w:val="20"/>
  </w:num>
  <w:num w:numId="5">
    <w:abstractNumId w:val="31"/>
  </w:num>
  <w:num w:numId="6">
    <w:abstractNumId w:val="0"/>
  </w:num>
  <w:num w:numId="7">
    <w:abstractNumId w:val="35"/>
  </w:num>
  <w:num w:numId="8">
    <w:abstractNumId w:val="38"/>
  </w:num>
  <w:num w:numId="9">
    <w:abstractNumId w:val="17"/>
  </w:num>
  <w:num w:numId="10">
    <w:abstractNumId w:val="4"/>
  </w:num>
  <w:num w:numId="11">
    <w:abstractNumId w:val="24"/>
  </w:num>
  <w:num w:numId="12">
    <w:abstractNumId w:val="10"/>
  </w:num>
  <w:num w:numId="13">
    <w:abstractNumId w:val="2"/>
  </w:num>
  <w:num w:numId="14">
    <w:abstractNumId w:val="21"/>
  </w:num>
  <w:num w:numId="15">
    <w:abstractNumId w:val="41"/>
  </w:num>
  <w:num w:numId="16">
    <w:abstractNumId w:val="3"/>
  </w:num>
  <w:num w:numId="17">
    <w:abstractNumId w:val="8"/>
  </w:num>
  <w:num w:numId="18">
    <w:abstractNumId w:val="13"/>
  </w:num>
  <w:num w:numId="19">
    <w:abstractNumId w:val="14"/>
  </w:num>
  <w:num w:numId="20">
    <w:abstractNumId w:val="32"/>
  </w:num>
  <w:num w:numId="21">
    <w:abstractNumId w:val="22"/>
  </w:num>
  <w:num w:numId="22">
    <w:abstractNumId w:val="19"/>
  </w:num>
  <w:num w:numId="23">
    <w:abstractNumId w:val="16"/>
  </w:num>
  <w:num w:numId="24">
    <w:abstractNumId w:val="23"/>
  </w:num>
  <w:num w:numId="25">
    <w:abstractNumId w:val="7"/>
  </w:num>
  <w:num w:numId="26">
    <w:abstractNumId w:val="37"/>
  </w:num>
  <w:num w:numId="27">
    <w:abstractNumId w:val="1"/>
  </w:num>
  <w:num w:numId="28">
    <w:abstractNumId w:val="34"/>
  </w:num>
  <w:num w:numId="29">
    <w:abstractNumId w:val="6"/>
  </w:num>
  <w:num w:numId="30">
    <w:abstractNumId w:val="11"/>
  </w:num>
  <w:num w:numId="31">
    <w:abstractNumId w:val="29"/>
  </w:num>
  <w:num w:numId="32">
    <w:abstractNumId w:val="36"/>
  </w:num>
  <w:num w:numId="33">
    <w:abstractNumId w:val="28"/>
  </w:num>
  <w:num w:numId="34">
    <w:abstractNumId w:val="9"/>
  </w:num>
  <w:num w:numId="35">
    <w:abstractNumId w:val="27"/>
  </w:num>
  <w:num w:numId="36">
    <w:abstractNumId w:val="12"/>
  </w:num>
  <w:num w:numId="37">
    <w:abstractNumId w:val="25"/>
  </w:num>
  <w:num w:numId="38">
    <w:abstractNumId w:val="26"/>
  </w:num>
  <w:num w:numId="39">
    <w:abstractNumId w:val="33"/>
  </w:num>
  <w:num w:numId="40">
    <w:abstractNumId w:val="40"/>
  </w:num>
  <w:num w:numId="41">
    <w:abstractNumId w:val="39"/>
  </w:num>
  <w:num w:numId="42">
    <w:abstractNumId w:val="30"/>
  </w:num>
  <w:num w:numId="43">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2C2D"/>
    <w:rsid w:val="00005861"/>
    <w:rsid w:val="00005DD6"/>
    <w:rsid w:val="00006EC4"/>
    <w:rsid w:val="00007A2B"/>
    <w:rsid w:val="00007D96"/>
    <w:rsid w:val="00010E2A"/>
    <w:rsid w:val="00010FB4"/>
    <w:rsid w:val="00011284"/>
    <w:rsid w:val="0001161B"/>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0F7B"/>
    <w:rsid w:val="00092AC9"/>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426C"/>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60A5E"/>
    <w:rsid w:val="00161D8A"/>
    <w:rsid w:val="001626DE"/>
    <w:rsid w:val="00162B5C"/>
    <w:rsid w:val="001655FA"/>
    <w:rsid w:val="00167857"/>
    <w:rsid w:val="0017076D"/>
    <w:rsid w:val="001750D9"/>
    <w:rsid w:val="00175246"/>
    <w:rsid w:val="00185E6A"/>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D4407"/>
    <w:rsid w:val="001D705B"/>
    <w:rsid w:val="001E2C66"/>
    <w:rsid w:val="001E3D6C"/>
    <w:rsid w:val="001E52CE"/>
    <w:rsid w:val="001F39DB"/>
    <w:rsid w:val="001F4076"/>
    <w:rsid w:val="0020298E"/>
    <w:rsid w:val="00205F8C"/>
    <w:rsid w:val="00207B56"/>
    <w:rsid w:val="002127A4"/>
    <w:rsid w:val="002153C4"/>
    <w:rsid w:val="00215B02"/>
    <w:rsid w:val="0021753E"/>
    <w:rsid w:val="0022028E"/>
    <w:rsid w:val="00226A6D"/>
    <w:rsid w:val="002277E3"/>
    <w:rsid w:val="00232E39"/>
    <w:rsid w:val="002377AB"/>
    <w:rsid w:val="0024192C"/>
    <w:rsid w:val="00243945"/>
    <w:rsid w:val="0025276B"/>
    <w:rsid w:val="00253EC1"/>
    <w:rsid w:val="002541D2"/>
    <w:rsid w:val="00260010"/>
    <w:rsid w:val="00261D47"/>
    <w:rsid w:val="0026388A"/>
    <w:rsid w:val="0026754A"/>
    <w:rsid w:val="00267E2C"/>
    <w:rsid w:val="00270F0B"/>
    <w:rsid w:val="0027180E"/>
    <w:rsid w:val="00271C23"/>
    <w:rsid w:val="0027207C"/>
    <w:rsid w:val="00272623"/>
    <w:rsid w:val="00276855"/>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0E9"/>
    <w:rsid w:val="002B11F2"/>
    <w:rsid w:val="002B36DF"/>
    <w:rsid w:val="002B4081"/>
    <w:rsid w:val="002B5473"/>
    <w:rsid w:val="002B7DD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14CC3"/>
    <w:rsid w:val="00317A80"/>
    <w:rsid w:val="00320EC6"/>
    <w:rsid w:val="00321B32"/>
    <w:rsid w:val="00321BA0"/>
    <w:rsid w:val="0032219A"/>
    <w:rsid w:val="003226F0"/>
    <w:rsid w:val="00323ADA"/>
    <w:rsid w:val="0032596E"/>
    <w:rsid w:val="0032732F"/>
    <w:rsid w:val="003342A7"/>
    <w:rsid w:val="0033669C"/>
    <w:rsid w:val="003367BD"/>
    <w:rsid w:val="00337919"/>
    <w:rsid w:val="003420C4"/>
    <w:rsid w:val="003427A0"/>
    <w:rsid w:val="00345908"/>
    <w:rsid w:val="0034614C"/>
    <w:rsid w:val="00346E29"/>
    <w:rsid w:val="00347FAA"/>
    <w:rsid w:val="0035641B"/>
    <w:rsid w:val="00357BFB"/>
    <w:rsid w:val="0036072C"/>
    <w:rsid w:val="00361941"/>
    <w:rsid w:val="0036271F"/>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5ECB"/>
    <w:rsid w:val="0038641F"/>
    <w:rsid w:val="00390637"/>
    <w:rsid w:val="0039280F"/>
    <w:rsid w:val="00393BC9"/>
    <w:rsid w:val="003977AD"/>
    <w:rsid w:val="003A1878"/>
    <w:rsid w:val="003A51A0"/>
    <w:rsid w:val="003A5410"/>
    <w:rsid w:val="003A79F2"/>
    <w:rsid w:val="003B211E"/>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F01E3"/>
    <w:rsid w:val="003F4F7B"/>
    <w:rsid w:val="00401476"/>
    <w:rsid w:val="00405C0C"/>
    <w:rsid w:val="00407A55"/>
    <w:rsid w:val="00412031"/>
    <w:rsid w:val="00412C60"/>
    <w:rsid w:val="004150E1"/>
    <w:rsid w:val="0041547A"/>
    <w:rsid w:val="00415AD7"/>
    <w:rsid w:val="00415F12"/>
    <w:rsid w:val="00420502"/>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3EF3"/>
    <w:rsid w:val="00474389"/>
    <w:rsid w:val="00474476"/>
    <w:rsid w:val="00474606"/>
    <w:rsid w:val="00476DA4"/>
    <w:rsid w:val="00477499"/>
    <w:rsid w:val="0047772D"/>
    <w:rsid w:val="004828E2"/>
    <w:rsid w:val="00482A32"/>
    <w:rsid w:val="00483DFC"/>
    <w:rsid w:val="004842BE"/>
    <w:rsid w:val="0048437B"/>
    <w:rsid w:val="00484AE9"/>
    <w:rsid w:val="00484D5F"/>
    <w:rsid w:val="00490E48"/>
    <w:rsid w:val="004930B1"/>
    <w:rsid w:val="004963F3"/>
    <w:rsid w:val="0049647C"/>
    <w:rsid w:val="004A1B2A"/>
    <w:rsid w:val="004A5FBD"/>
    <w:rsid w:val="004A6570"/>
    <w:rsid w:val="004B16C6"/>
    <w:rsid w:val="004B2009"/>
    <w:rsid w:val="004B2324"/>
    <w:rsid w:val="004B6593"/>
    <w:rsid w:val="004C0E10"/>
    <w:rsid w:val="004C36C6"/>
    <w:rsid w:val="004C665F"/>
    <w:rsid w:val="004C6BA9"/>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573"/>
    <w:rsid w:val="00545DA6"/>
    <w:rsid w:val="005460CE"/>
    <w:rsid w:val="00546513"/>
    <w:rsid w:val="00547544"/>
    <w:rsid w:val="00551048"/>
    <w:rsid w:val="00552075"/>
    <w:rsid w:val="005526F6"/>
    <w:rsid w:val="005539EF"/>
    <w:rsid w:val="00553C7A"/>
    <w:rsid w:val="0055734A"/>
    <w:rsid w:val="005602BF"/>
    <w:rsid w:val="00560974"/>
    <w:rsid w:val="00563401"/>
    <w:rsid w:val="00570D43"/>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B9D"/>
    <w:rsid w:val="005A5F1D"/>
    <w:rsid w:val="005A7E32"/>
    <w:rsid w:val="005B04D3"/>
    <w:rsid w:val="005B2627"/>
    <w:rsid w:val="005B54C0"/>
    <w:rsid w:val="005B5A0D"/>
    <w:rsid w:val="005C2746"/>
    <w:rsid w:val="005C3416"/>
    <w:rsid w:val="005C3E20"/>
    <w:rsid w:val="005C4449"/>
    <w:rsid w:val="005C7D08"/>
    <w:rsid w:val="005D1274"/>
    <w:rsid w:val="005D1403"/>
    <w:rsid w:val="005D6B1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27D0"/>
    <w:rsid w:val="00614FC6"/>
    <w:rsid w:val="00620B4D"/>
    <w:rsid w:val="006211C4"/>
    <w:rsid w:val="006249BA"/>
    <w:rsid w:val="00624F79"/>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5974"/>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D0858"/>
    <w:rsid w:val="006D15A5"/>
    <w:rsid w:val="006D3C31"/>
    <w:rsid w:val="006D3F63"/>
    <w:rsid w:val="006D62C5"/>
    <w:rsid w:val="006D6B36"/>
    <w:rsid w:val="006E2D9C"/>
    <w:rsid w:val="006E7313"/>
    <w:rsid w:val="006E74EE"/>
    <w:rsid w:val="006F2C73"/>
    <w:rsid w:val="006F4CFE"/>
    <w:rsid w:val="006F7522"/>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1908"/>
    <w:rsid w:val="00786D91"/>
    <w:rsid w:val="007876E9"/>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E565A"/>
    <w:rsid w:val="007E6830"/>
    <w:rsid w:val="007F6141"/>
    <w:rsid w:val="007F76A3"/>
    <w:rsid w:val="008015B3"/>
    <w:rsid w:val="008018AC"/>
    <w:rsid w:val="00802F3B"/>
    <w:rsid w:val="00806B74"/>
    <w:rsid w:val="0081344C"/>
    <w:rsid w:val="0082085E"/>
    <w:rsid w:val="00821C02"/>
    <w:rsid w:val="008220C4"/>
    <w:rsid w:val="00822718"/>
    <w:rsid w:val="00824BD2"/>
    <w:rsid w:val="0083094B"/>
    <w:rsid w:val="00831EBD"/>
    <w:rsid w:val="00832358"/>
    <w:rsid w:val="00832688"/>
    <w:rsid w:val="0083343F"/>
    <w:rsid w:val="0083596B"/>
    <w:rsid w:val="008410C1"/>
    <w:rsid w:val="0084568B"/>
    <w:rsid w:val="00845B55"/>
    <w:rsid w:val="0084602F"/>
    <w:rsid w:val="00846885"/>
    <w:rsid w:val="00851BA3"/>
    <w:rsid w:val="00851D05"/>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614"/>
    <w:rsid w:val="008D0ECB"/>
    <w:rsid w:val="008D19F1"/>
    <w:rsid w:val="008D4462"/>
    <w:rsid w:val="008D4F9B"/>
    <w:rsid w:val="008D6A22"/>
    <w:rsid w:val="008D7D74"/>
    <w:rsid w:val="008E4853"/>
    <w:rsid w:val="008E63C3"/>
    <w:rsid w:val="008F498E"/>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5D93"/>
    <w:rsid w:val="00946448"/>
    <w:rsid w:val="0095039A"/>
    <w:rsid w:val="00950923"/>
    <w:rsid w:val="00952CA5"/>
    <w:rsid w:val="00953165"/>
    <w:rsid w:val="009534B0"/>
    <w:rsid w:val="00955216"/>
    <w:rsid w:val="009555EF"/>
    <w:rsid w:val="00956FE5"/>
    <w:rsid w:val="00957553"/>
    <w:rsid w:val="009601B2"/>
    <w:rsid w:val="009628C7"/>
    <w:rsid w:val="00962991"/>
    <w:rsid w:val="00963D78"/>
    <w:rsid w:val="00972CC3"/>
    <w:rsid w:val="009746E4"/>
    <w:rsid w:val="00974D4F"/>
    <w:rsid w:val="00975F5A"/>
    <w:rsid w:val="0097797D"/>
    <w:rsid w:val="00982D61"/>
    <w:rsid w:val="00986279"/>
    <w:rsid w:val="00987FBB"/>
    <w:rsid w:val="00990EB0"/>
    <w:rsid w:val="00992AE2"/>
    <w:rsid w:val="0099324B"/>
    <w:rsid w:val="00996334"/>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643A"/>
    <w:rsid w:val="009D657D"/>
    <w:rsid w:val="009D6FDD"/>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3ECE"/>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7505"/>
    <w:rsid w:val="00A877EA"/>
    <w:rsid w:val="00A87D86"/>
    <w:rsid w:val="00A902A5"/>
    <w:rsid w:val="00A91870"/>
    <w:rsid w:val="00A92FF2"/>
    <w:rsid w:val="00A93A96"/>
    <w:rsid w:val="00A956A8"/>
    <w:rsid w:val="00AA2283"/>
    <w:rsid w:val="00AA2654"/>
    <w:rsid w:val="00AA2D97"/>
    <w:rsid w:val="00AA5610"/>
    <w:rsid w:val="00AA6340"/>
    <w:rsid w:val="00AA6B33"/>
    <w:rsid w:val="00AB19C4"/>
    <w:rsid w:val="00AB281C"/>
    <w:rsid w:val="00AB2E16"/>
    <w:rsid w:val="00AB4770"/>
    <w:rsid w:val="00AB62EC"/>
    <w:rsid w:val="00AB6889"/>
    <w:rsid w:val="00AC02B5"/>
    <w:rsid w:val="00AC034C"/>
    <w:rsid w:val="00AC03E8"/>
    <w:rsid w:val="00AC16E0"/>
    <w:rsid w:val="00AC1725"/>
    <w:rsid w:val="00AC30FD"/>
    <w:rsid w:val="00AC5686"/>
    <w:rsid w:val="00AD190F"/>
    <w:rsid w:val="00AD20E6"/>
    <w:rsid w:val="00AD22E9"/>
    <w:rsid w:val="00AD5566"/>
    <w:rsid w:val="00AD6F1C"/>
    <w:rsid w:val="00AD74A5"/>
    <w:rsid w:val="00AD7C99"/>
    <w:rsid w:val="00AE04CC"/>
    <w:rsid w:val="00AE145C"/>
    <w:rsid w:val="00AF0361"/>
    <w:rsid w:val="00AF18F6"/>
    <w:rsid w:val="00AF45BD"/>
    <w:rsid w:val="00B01900"/>
    <w:rsid w:val="00B03696"/>
    <w:rsid w:val="00B0474B"/>
    <w:rsid w:val="00B07A31"/>
    <w:rsid w:val="00B107D1"/>
    <w:rsid w:val="00B10D68"/>
    <w:rsid w:val="00B120E0"/>
    <w:rsid w:val="00B17CD1"/>
    <w:rsid w:val="00B210A0"/>
    <w:rsid w:val="00B210AD"/>
    <w:rsid w:val="00B217C5"/>
    <w:rsid w:val="00B2237A"/>
    <w:rsid w:val="00B233A3"/>
    <w:rsid w:val="00B235F4"/>
    <w:rsid w:val="00B312B4"/>
    <w:rsid w:val="00B317C9"/>
    <w:rsid w:val="00B34A65"/>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F273B"/>
    <w:rsid w:val="00BF2F96"/>
    <w:rsid w:val="00BF4582"/>
    <w:rsid w:val="00C002FE"/>
    <w:rsid w:val="00C00446"/>
    <w:rsid w:val="00C0332E"/>
    <w:rsid w:val="00C053FB"/>
    <w:rsid w:val="00C10425"/>
    <w:rsid w:val="00C106B0"/>
    <w:rsid w:val="00C1318A"/>
    <w:rsid w:val="00C13B91"/>
    <w:rsid w:val="00C16108"/>
    <w:rsid w:val="00C17943"/>
    <w:rsid w:val="00C20B8B"/>
    <w:rsid w:val="00C21389"/>
    <w:rsid w:val="00C219B1"/>
    <w:rsid w:val="00C23626"/>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5177E"/>
    <w:rsid w:val="00C540E2"/>
    <w:rsid w:val="00C54432"/>
    <w:rsid w:val="00C55FA5"/>
    <w:rsid w:val="00C6253C"/>
    <w:rsid w:val="00C65A24"/>
    <w:rsid w:val="00C67034"/>
    <w:rsid w:val="00C67D1E"/>
    <w:rsid w:val="00C71E1F"/>
    <w:rsid w:val="00C74154"/>
    <w:rsid w:val="00C8028D"/>
    <w:rsid w:val="00C8324A"/>
    <w:rsid w:val="00C84A1C"/>
    <w:rsid w:val="00C865FE"/>
    <w:rsid w:val="00C96A28"/>
    <w:rsid w:val="00CA2B98"/>
    <w:rsid w:val="00CA3BD4"/>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5400"/>
    <w:rsid w:val="00CE5847"/>
    <w:rsid w:val="00CE64C6"/>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6C8"/>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E6352"/>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4F0F"/>
    <w:rsid w:val="00E15565"/>
    <w:rsid w:val="00E16003"/>
    <w:rsid w:val="00E21D91"/>
    <w:rsid w:val="00E25E3A"/>
    <w:rsid w:val="00E30B54"/>
    <w:rsid w:val="00E3158B"/>
    <w:rsid w:val="00E31F59"/>
    <w:rsid w:val="00E33BBB"/>
    <w:rsid w:val="00E33F40"/>
    <w:rsid w:val="00E359E4"/>
    <w:rsid w:val="00E41DB9"/>
    <w:rsid w:val="00E42F54"/>
    <w:rsid w:val="00E46F9D"/>
    <w:rsid w:val="00E507ED"/>
    <w:rsid w:val="00E5429B"/>
    <w:rsid w:val="00E57878"/>
    <w:rsid w:val="00E57BC7"/>
    <w:rsid w:val="00E621CB"/>
    <w:rsid w:val="00E62DF2"/>
    <w:rsid w:val="00E647CC"/>
    <w:rsid w:val="00E64945"/>
    <w:rsid w:val="00E66188"/>
    <w:rsid w:val="00E71172"/>
    <w:rsid w:val="00E71304"/>
    <w:rsid w:val="00E71BA7"/>
    <w:rsid w:val="00E77205"/>
    <w:rsid w:val="00E82144"/>
    <w:rsid w:val="00E82B4B"/>
    <w:rsid w:val="00E84673"/>
    <w:rsid w:val="00E87851"/>
    <w:rsid w:val="00E92708"/>
    <w:rsid w:val="00E9581A"/>
    <w:rsid w:val="00E95DEB"/>
    <w:rsid w:val="00E962B2"/>
    <w:rsid w:val="00E97825"/>
    <w:rsid w:val="00EA0B96"/>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29D"/>
    <w:rsid w:val="00F34D95"/>
    <w:rsid w:val="00F35224"/>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211"/>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 w:val="00FF67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A87D86"/>
    <w:pPr>
      <w:tabs>
        <w:tab w:val="left" w:pos="720"/>
        <w:tab w:val="right" w:leader="dot" w:pos="9350"/>
      </w:tabs>
      <w:ind w:left="270"/>
      <w:pPrChange w:id="0" w:author="Batra Yogesh (EXT)" w:date="2018-04-06T12:44:00Z">
        <w:pPr>
          <w:tabs>
            <w:tab w:val="left" w:pos="720"/>
            <w:tab w:val="right" w:leader="dot" w:pos="9350"/>
          </w:tabs>
          <w:ind w:left="270"/>
        </w:pPr>
      </w:pPrChange>
    </w:pPr>
    <w:rPr>
      <w:rFonts w:asciiTheme="minorHAnsi" w:hAnsiTheme="minorHAnsi" w:cstheme="minorHAnsi"/>
      <w:noProof/>
      <w:rPrChange w:id="0" w:author="Batra Yogesh (EXT)" w:date="2018-04-06T12:44:00Z">
        <w:rPr>
          <w:rFonts w:ascii="Arial" w:hAnsi="Arial"/>
          <w:sz w:val="22"/>
          <w:szCs w:val="24"/>
          <w:lang w:val="en-US" w:eastAsia="en-US" w:bidi="ar-SA"/>
        </w:rPr>
      </w:rPrChange>
    </w:rPr>
  </w:style>
  <w:style w:type="paragraph" w:styleId="TOC3">
    <w:name w:val="toc 3"/>
    <w:basedOn w:val="Normal"/>
    <w:next w:val="Normal"/>
    <w:autoRedefine/>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 w:type="character" w:customStyle="1" w:styleId="HeaderChar">
    <w:name w:val="Header Char"/>
    <w:basedOn w:val="DefaultParagraphFont"/>
    <w:link w:val="Header"/>
    <w:rsid w:val="00546513"/>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840123914">
      <w:bodyDiv w:val="1"/>
      <w:marLeft w:val="0"/>
      <w:marRight w:val="0"/>
      <w:marTop w:val="0"/>
      <w:marBottom w:val="0"/>
      <w:divBdr>
        <w:top w:val="none" w:sz="0" w:space="0" w:color="auto"/>
        <w:left w:val="none" w:sz="0" w:space="0" w:color="auto"/>
        <w:bottom w:val="none" w:sz="0" w:space="0" w:color="auto"/>
        <w:right w:val="none" w:sz="0" w:space="0" w:color="auto"/>
      </w:divBdr>
      <w:divsChild>
        <w:div w:id="1719430360">
          <w:marLeft w:val="0"/>
          <w:marRight w:val="0"/>
          <w:marTop w:val="0"/>
          <w:marBottom w:val="15"/>
          <w:divBdr>
            <w:top w:val="none" w:sz="0" w:space="0" w:color="auto"/>
            <w:left w:val="none" w:sz="0" w:space="0" w:color="auto"/>
            <w:bottom w:val="none" w:sz="0" w:space="0" w:color="auto"/>
            <w:right w:val="none" w:sz="0" w:space="0" w:color="auto"/>
          </w:divBdr>
          <w:divsChild>
            <w:div w:id="1579169251">
              <w:marLeft w:val="60"/>
              <w:marRight w:val="60"/>
              <w:marTop w:val="0"/>
              <w:marBottom w:val="0"/>
              <w:divBdr>
                <w:top w:val="none" w:sz="0" w:space="0" w:color="auto"/>
                <w:left w:val="none" w:sz="0" w:space="0" w:color="auto"/>
                <w:bottom w:val="none" w:sz="0" w:space="0" w:color="auto"/>
                <w:right w:val="none" w:sz="0" w:space="0" w:color="auto"/>
              </w:divBdr>
              <w:divsChild>
                <w:div w:id="973801181">
                  <w:marLeft w:val="0"/>
                  <w:marRight w:val="0"/>
                  <w:marTop w:val="0"/>
                  <w:marBottom w:val="0"/>
                  <w:divBdr>
                    <w:top w:val="single" w:sz="6" w:space="0" w:color="9DB1C9"/>
                    <w:left w:val="single" w:sz="6" w:space="0" w:color="9DB1C9"/>
                    <w:bottom w:val="single" w:sz="6" w:space="0" w:color="9DB1C9"/>
                    <w:right w:val="single" w:sz="6" w:space="0" w:color="9DB1C9"/>
                  </w:divBdr>
                  <w:divsChild>
                    <w:div w:id="17329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87436">
      <w:bodyDiv w:val="1"/>
      <w:marLeft w:val="0"/>
      <w:marRight w:val="0"/>
      <w:marTop w:val="0"/>
      <w:marBottom w:val="0"/>
      <w:divBdr>
        <w:top w:val="none" w:sz="0" w:space="0" w:color="auto"/>
        <w:left w:val="none" w:sz="0" w:space="0" w:color="auto"/>
        <w:bottom w:val="none" w:sz="0" w:space="0" w:color="auto"/>
        <w:right w:val="none" w:sz="0" w:space="0" w:color="auto"/>
      </w:divBdr>
      <w:divsChild>
        <w:div w:id="1310673278">
          <w:marLeft w:val="0"/>
          <w:marRight w:val="0"/>
          <w:marTop w:val="0"/>
          <w:marBottom w:val="15"/>
          <w:divBdr>
            <w:top w:val="none" w:sz="0" w:space="0" w:color="auto"/>
            <w:left w:val="none" w:sz="0" w:space="0" w:color="auto"/>
            <w:bottom w:val="none" w:sz="0" w:space="0" w:color="auto"/>
            <w:right w:val="none" w:sz="0" w:space="0" w:color="auto"/>
          </w:divBdr>
          <w:divsChild>
            <w:div w:id="1375160117">
              <w:marLeft w:val="60"/>
              <w:marRight w:val="60"/>
              <w:marTop w:val="0"/>
              <w:marBottom w:val="0"/>
              <w:divBdr>
                <w:top w:val="none" w:sz="0" w:space="0" w:color="auto"/>
                <w:left w:val="none" w:sz="0" w:space="0" w:color="auto"/>
                <w:bottom w:val="none" w:sz="0" w:space="0" w:color="auto"/>
                <w:right w:val="none" w:sz="0" w:space="0" w:color="auto"/>
              </w:divBdr>
              <w:divsChild>
                <w:div w:id="1110203460">
                  <w:marLeft w:val="0"/>
                  <w:marRight w:val="0"/>
                  <w:marTop w:val="0"/>
                  <w:marBottom w:val="0"/>
                  <w:divBdr>
                    <w:top w:val="single" w:sz="6" w:space="0" w:color="9DB1C9"/>
                    <w:left w:val="single" w:sz="6" w:space="0" w:color="9DB1C9"/>
                    <w:bottom w:val="single" w:sz="6" w:space="0" w:color="9DB1C9"/>
                    <w:right w:val="single" w:sz="6" w:space="0" w:color="9DB1C9"/>
                  </w:divBdr>
                  <w:divsChild>
                    <w:div w:id="19666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C72C2-C262-497D-A0E2-F139FBFE57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FC9838-8546-444E-BD5D-02EBB3764183}"/>
</file>

<file path=customXml/itemProps3.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4.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5.xml><?xml version="1.0" encoding="utf-8"?>
<ds:datastoreItem xmlns:ds="http://schemas.openxmlformats.org/officeDocument/2006/customXml" ds:itemID="{75EB39FA-B195-47BF-A737-110B2CCA8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1</TotalTime>
  <Pages>16</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Maintain Stream</vt:lpstr>
    </vt:vector>
  </TitlesOfParts>
  <Company>Chevron</Company>
  <LinksUpToDate>false</LinksUpToDate>
  <CharactersWithSpaces>16822</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Stream</dc:title>
  <dc:creator>Wirasak Chomphu</dc:creator>
  <cp:lastModifiedBy>Wirasak Chomphu</cp:lastModifiedBy>
  <cp:revision>11</cp:revision>
  <cp:lastPrinted>2005-03-03T19:34:00Z</cp:lastPrinted>
  <dcterms:created xsi:type="dcterms:W3CDTF">2018-03-27T10:22:00Z</dcterms:created>
  <dcterms:modified xsi:type="dcterms:W3CDTF">2020-07-02T09:18:00Z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