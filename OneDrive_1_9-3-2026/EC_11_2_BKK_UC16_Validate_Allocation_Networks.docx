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FA478" w14:textId="77777777" w:rsidR="004D61A0" w:rsidRPr="009C1411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0" w:author="Batra Yogesh (EXT)" w:date="2018-04-13T12:41:00Z">
            <w:rPr>
              <w:rFonts w:asciiTheme="minorHAnsi" w:hAnsiTheme="minorHAnsi"/>
            </w:rPr>
          </w:rPrChange>
        </w:rPr>
      </w:pPr>
      <w:r w:rsidRPr="009C1411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73EC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41:00Z">
            <w:rPr>
              <w:rFonts w:asciiTheme="minorHAnsi" w:hAnsiTheme="minorHAnsi"/>
            </w:rPr>
          </w:rPrChange>
        </w:rPr>
      </w:pPr>
    </w:p>
    <w:p w14:paraId="62FD06E3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41:00Z">
            <w:rPr>
              <w:rFonts w:asciiTheme="minorHAnsi" w:hAnsiTheme="minorHAnsi"/>
            </w:rPr>
          </w:rPrChange>
        </w:rPr>
      </w:pPr>
    </w:p>
    <w:p w14:paraId="1FFE30B9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41:00Z">
            <w:rPr>
              <w:rFonts w:asciiTheme="minorHAnsi" w:hAnsiTheme="minorHAnsi"/>
            </w:rPr>
          </w:rPrChange>
        </w:rPr>
      </w:pPr>
    </w:p>
    <w:p w14:paraId="759FDF27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41:00Z">
            <w:rPr>
              <w:rFonts w:asciiTheme="minorHAnsi" w:hAnsiTheme="minorHAnsi"/>
            </w:rPr>
          </w:rPrChange>
        </w:rPr>
      </w:pPr>
    </w:p>
    <w:p w14:paraId="1140D2FB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41:00Z">
            <w:rPr>
              <w:rFonts w:asciiTheme="minorHAnsi" w:hAnsiTheme="minorHAnsi"/>
            </w:rPr>
          </w:rPrChange>
        </w:rPr>
      </w:pPr>
    </w:p>
    <w:p w14:paraId="7EEAABBD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41:00Z">
            <w:rPr>
              <w:rFonts w:asciiTheme="minorHAnsi" w:hAnsiTheme="minorHAnsi"/>
            </w:rPr>
          </w:rPrChange>
        </w:rPr>
      </w:pPr>
    </w:p>
    <w:p w14:paraId="0BCB7995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41:00Z">
            <w:rPr>
              <w:rFonts w:asciiTheme="minorHAnsi" w:hAnsiTheme="minorHAnsi"/>
            </w:rPr>
          </w:rPrChange>
        </w:rPr>
      </w:pPr>
    </w:p>
    <w:p w14:paraId="18040FCA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41:00Z">
            <w:rPr>
              <w:rFonts w:asciiTheme="minorHAnsi" w:hAnsiTheme="minorHAnsi"/>
            </w:rPr>
          </w:rPrChange>
        </w:rPr>
      </w:pPr>
    </w:p>
    <w:p w14:paraId="6EDE76DF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41:00Z">
            <w:rPr>
              <w:rFonts w:asciiTheme="minorHAnsi" w:hAnsiTheme="minorHAnsi"/>
            </w:rPr>
          </w:rPrChange>
        </w:rPr>
      </w:pPr>
    </w:p>
    <w:p w14:paraId="67833595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41:00Z">
            <w:rPr>
              <w:rFonts w:asciiTheme="minorHAnsi" w:hAnsiTheme="minorHAnsi"/>
            </w:rPr>
          </w:rPrChange>
        </w:rPr>
      </w:pPr>
    </w:p>
    <w:p w14:paraId="2FAB769D" w14:textId="77777777" w:rsidR="004D61A0" w:rsidRPr="009C1411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5FF22493" w14:textId="2C3A9D95" w:rsidR="004D61A0" w:rsidRPr="009C1411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9C1411">
        <w:rPr>
          <w:rFonts w:cs="Arial"/>
          <w:color w:val="3399FF"/>
          <w:sz w:val="52"/>
          <w:szCs w:val="52"/>
        </w:rPr>
        <w:t xml:space="preserve">EC Upgrade </w:t>
      </w:r>
      <w:r w:rsidR="00035EF2" w:rsidRPr="009C1411">
        <w:rPr>
          <w:rFonts w:cs="Arial"/>
          <w:color w:val="3399FF"/>
          <w:sz w:val="52"/>
          <w:szCs w:val="52"/>
        </w:rPr>
        <w:t>BKK</w:t>
      </w:r>
      <w:r w:rsidRPr="009C1411">
        <w:rPr>
          <w:rFonts w:cs="Arial"/>
          <w:color w:val="3399FF"/>
          <w:sz w:val="52"/>
          <w:szCs w:val="52"/>
        </w:rPr>
        <w:t xml:space="preserve"> </w:t>
      </w:r>
      <w:r w:rsidR="004D61A0" w:rsidRPr="009C1411">
        <w:rPr>
          <w:rFonts w:cs="Arial"/>
          <w:color w:val="3399FF"/>
          <w:sz w:val="52"/>
          <w:szCs w:val="52"/>
        </w:rPr>
        <w:t>Use Case</w:t>
      </w:r>
    </w:p>
    <w:p w14:paraId="6771F670" w14:textId="77777777" w:rsidR="004D61A0" w:rsidRPr="009C1411" w:rsidRDefault="004D61A0">
      <w:pPr>
        <w:jc w:val="center"/>
        <w:rPr>
          <w:rFonts w:cs="Arial"/>
        </w:rPr>
      </w:pPr>
    </w:p>
    <w:p w14:paraId="1A081B21" w14:textId="77777777" w:rsidR="007C0F5B" w:rsidRPr="009C1411" w:rsidRDefault="007C0F5B">
      <w:pPr>
        <w:jc w:val="center"/>
        <w:rPr>
          <w:rFonts w:cs="Arial"/>
        </w:rPr>
      </w:pPr>
    </w:p>
    <w:p w14:paraId="44057ECE" w14:textId="77777777" w:rsidR="007C0F5B" w:rsidRPr="009C1411" w:rsidRDefault="007C0F5B">
      <w:pPr>
        <w:jc w:val="center"/>
        <w:rPr>
          <w:rFonts w:cs="Arial"/>
        </w:rPr>
      </w:pPr>
    </w:p>
    <w:p w14:paraId="21DE790F" w14:textId="77777777" w:rsidR="007C0F5B" w:rsidRPr="009C1411" w:rsidRDefault="004D61A0">
      <w:pPr>
        <w:pStyle w:val="BodyText"/>
        <w:rPr>
          <w:rFonts w:cs="Arial"/>
          <w:color w:val="3399FF"/>
        </w:rPr>
      </w:pPr>
      <w:r w:rsidRPr="009C1411">
        <w:rPr>
          <w:rFonts w:cs="Arial"/>
          <w:b/>
          <w:color w:val="3399FF"/>
        </w:rPr>
        <w:t>Project Name</w:t>
      </w:r>
    </w:p>
    <w:p w14:paraId="6ED6EE37" w14:textId="42675F63" w:rsidR="00EF4239" w:rsidRPr="009C1411" w:rsidRDefault="004F0EF1">
      <w:pPr>
        <w:pStyle w:val="BodyText"/>
        <w:rPr>
          <w:rFonts w:cs="Arial"/>
          <w:color w:val="3399FF"/>
        </w:rPr>
      </w:pPr>
      <w:r w:rsidRPr="009C1411">
        <w:rPr>
          <w:rFonts w:cs="Arial"/>
          <w:color w:val="3399FF"/>
        </w:rPr>
        <w:t>EC 11</w:t>
      </w:r>
      <w:r w:rsidR="00423896" w:rsidRPr="009C1411">
        <w:rPr>
          <w:rFonts w:cs="Arial"/>
          <w:color w:val="3399FF"/>
        </w:rPr>
        <w:t>.2</w:t>
      </w:r>
      <w:r w:rsidR="00FA58CA" w:rsidRPr="009C1411">
        <w:rPr>
          <w:rFonts w:cs="Arial"/>
          <w:color w:val="3399FF"/>
        </w:rPr>
        <w:t xml:space="preserve"> Project</w:t>
      </w:r>
      <w:r w:rsidR="000A438C" w:rsidRPr="009C1411">
        <w:rPr>
          <w:rFonts w:cs="Arial"/>
          <w:color w:val="3399FF"/>
        </w:rPr>
        <w:t xml:space="preserve"> </w:t>
      </w:r>
      <w:r w:rsidR="002A6A74" w:rsidRPr="009C1411">
        <w:rPr>
          <w:rFonts w:cs="Arial"/>
          <w:color w:val="3399FF"/>
        </w:rPr>
        <w:t>Energy Components</w:t>
      </w:r>
    </w:p>
    <w:p w14:paraId="467DB5E8" w14:textId="77777777" w:rsidR="004D61A0" w:rsidRPr="009C1411" w:rsidRDefault="004D61A0">
      <w:pPr>
        <w:pStyle w:val="BodyText"/>
        <w:rPr>
          <w:rFonts w:cs="Arial"/>
          <w:color w:val="3399FF"/>
        </w:rPr>
      </w:pPr>
    </w:p>
    <w:p w14:paraId="5FB85DEB" w14:textId="77777777" w:rsidR="007C0F5B" w:rsidRPr="009C1411" w:rsidRDefault="004D61A0">
      <w:pPr>
        <w:jc w:val="center"/>
        <w:rPr>
          <w:rFonts w:cs="Arial"/>
          <w:color w:val="3399FF"/>
        </w:rPr>
      </w:pPr>
      <w:r w:rsidRPr="009C1411">
        <w:rPr>
          <w:rFonts w:cs="Arial"/>
          <w:b/>
          <w:color w:val="3399FF"/>
        </w:rPr>
        <w:t>Use-Case Name</w:t>
      </w:r>
    </w:p>
    <w:p w14:paraId="3EF7FC01" w14:textId="77777777" w:rsidR="004D61A0" w:rsidRPr="009C1411" w:rsidRDefault="004F0EF1">
      <w:pPr>
        <w:jc w:val="center"/>
        <w:rPr>
          <w:rFonts w:cs="Arial"/>
          <w:color w:val="3399FF"/>
        </w:rPr>
      </w:pPr>
      <w:r w:rsidRPr="009C1411">
        <w:rPr>
          <w:rFonts w:cs="Arial"/>
          <w:color w:val="3399FF"/>
        </w:rPr>
        <w:t>BKK</w:t>
      </w:r>
      <w:r w:rsidR="000A438C" w:rsidRPr="009C1411">
        <w:rPr>
          <w:rFonts w:cs="Arial"/>
          <w:color w:val="3399FF"/>
        </w:rPr>
        <w:t>_UC</w:t>
      </w:r>
      <w:r w:rsidR="006F381D" w:rsidRPr="009C1411">
        <w:rPr>
          <w:rFonts w:cs="Arial"/>
          <w:color w:val="3399FF"/>
        </w:rPr>
        <w:t>17</w:t>
      </w:r>
      <w:r w:rsidR="000D33FC" w:rsidRPr="009C1411">
        <w:rPr>
          <w:rFonts w:cs="Arial"/>
          <w:color w:val="3399FF"/>
        </w:rPr>
        <w:t xml:space="preserve"> – </w:t>
      </w:r>
      <w:r w:rsidR="00A152B9" w:rsidRPr="009C1411">
        <w:rPr>
          <w:rFonts w:cs="Arial"/>
          <w:color w:val="3399FF"/>
        </w:rPr>
        <w:t>Validate Allocation Networks</w:t>
      </w:r>
      <w:r w:rsidR="004D61A0" w:rsidRPr="009C1411">
        <w:rPr>
          <w:rFonts w:cs="Arial"/>
          <w:color w:val="3399FF"/>
        </w:rPr>
        <w:br/>
      </w:r>
    </w:p>
    <w:p w14:paraId="4A8B80F6" w14:textId="77777777" w:rsidR="007C0F5B" w:rsidRPr="009C1411" w:rsidRDefault="004D61A0" w:rsidP="00B107D1">
      <w:pPr>
        <w:jc w:val="center"/>
        <w:rPr>
          <w:rFonts w:cs="Arial"/>
          <w:color w:val="3399FF"/>
        </w:rPr>
      </w:pPr>
      <w:r w:rsidRPr="009C1411">
        <w:rPr>
          <w:rFonts w:cs="Arial"/>
          <w:b/>
          <w:color w:val="3399FF"/>
        </w:rPr>
        <w:t>Origination Date</w:t>
      </w:r>
    </w:p>
    <w:p w14:paraId="64DF4BF6" w14:textId="51091534" w:rsidR="004D61A0" w:rsidRPr="009C1411" w:rsidRDefault="006F381D" w:rsidP="00B107D1">
      <w:pPr>
        <w:jc w:val="center"/>
        <w:rPr>
          <w:rFonts w:cs="Arial"/>
          <w:color w:val="3399FF"/>
        </w:rPr>
      </w:pPr>
      <w:r w:rsidRPr="009C1411">
        <w:rPr>
          <w:rFonts w:cs="Arial"/>
          <w:color w:val="3399FF"/>
        </w:rPr>
        <w:t>19</w:t>
      </w:r>
      <w:r w:rsidR="00A152B9" w:rsidRPr="009C1411">
        <w:rPr>
          <w:rFonts w:cs="Arial"/>
          <w:color w:val="3399FF"/>
        </w:rPr>
        <w:t>-</w:t>
      </w:r>
      <w:r w:rsidRPr="009C1411">
        <w:rPr>
          <w:rFonts w:cs="Arial"/>
          <w:color w:val="3399FF"/>
        </w:rPr>
        <w:t>Dec</w:t>
      </w:r>
      <w:r w:rsidR="00A152B9" w:rsidRPr="009C1411">
        <w:rPr>
          <w:rFonts w:cs="Arial"/>
          <w:color w:val="3399FF"/>
        </w:rPr>
        <w:t>-2017</w:t>
      </w:r>
    </w:p>
    <w:p w14:paraId="6571FA1A" w14:textId="77777777" w:rsidR="004D61A0" w:rsidRPr="009C1411" w:rsidRDefault="004D61A0">
      <w:pPr>
        <w:rPr>
          <w:rFonts w:cs="Arial"/>
        </w:rPr>
      </w:pPr>
    </w:p>
    <w:p w14:paraId="60949A33" w14:textId="77777777" w:rsidR="004D61A0" w:rsidRPr="009C1411" w:rsidRDefault="004D61A0">
      <w:pPr>
        <w:rPr>
          <w:rFonts w:cs="Arial"/>
        </w:rPr>
      </w:pPr>
    </w:p>
    <w:p w14:paraId="3FEC7FCD" w14:textId="77777777" w:rsidR="004D61A0" w:rsidRPr="009C1411" w:rsidRDefault="004D61A0">
      <w:pPr>
        <w:rPr>
          <w:rFonts w:cs="Arial"/>
        </w:rPr>
      </w:pPr>
    </w:p>
    <w:p w14:paraId="6EEFBD2D" w14:textId="77777777" w:rsidR="004D61A0" w:rsidRPr="009C1411" w:rsidRDefault="004D61A0">
      <w:pPr>
        <w:rPr>
          <w:rFonts w:cs="Arial"/>
        </w:rPr>
      </w:pPr>
    </w:p>
    <w:p w14:paraId="7E396227" w14:textId="77777777" w:rsidR="004D61A0" w:rsidRPr="009C1411" w:rsidRDefault="004D61A0">
      <w:pPr>
        <w:rPr>
          <w:rFonts w:cs="Arial"/>
        </w:rPr>
      </w:pPr>
    </w:p>
    <w:p w14:paraId="7A776747" w14:textId="0CD212F7" w:rsidR="004D61A0" w:rsidRPr="009C1411" w:rsidDel="00F01D7A" w:rsidRDefault="004D61A0">
      <w:pPr>
        <w:rPr>
          <w:del w:id="11" w:author="Wirasak Chomphu" w:date="2020-07-02T16:09:00Z"/>
          <w:rFonts w:cs="Arial"/>
        </w:rPr>
      </w:pPr>
    </w:p>
    <w:p w14:paraId="51C20B66" w14:textId="722E3FB4" w:rsidR="004D61A0" w:rsidRPr="009C1411" w:rsidDel="00F01D7A" w:rsidRDefault="004D61A0">
      <w:pPr>
        <w:rPr>
          <w:del w:id="12" w:author="Wirasak Chomphu" w:date="2020-07-02T16:09:00Z"/>
          <w:rFonts w:cs="Arial"/>
        </w:rPr>
      </w:pPr>
    </w:p>
    <w:p w14:paraId="1C3C2498" w14:textId="734EE282" w:rsidR="004D61A0" w:rsidRPr="009C1411" w:rsidDel="00F01D7A" w:rsidRDefault="004D61A0">
      <w:pPr>
        <w:rPr>
          <w:del w:id="13" w:author="Wirasak Chomphu" w:date="2020-07-02T16:09:00Z"/>
          <w:rFonts w:cs="Arial"/>
        </w:rPr>
      </w:pPr>
    </w:p>
    <w:p w14:paraId="4A549B35" w14:textId="34549AD3" w:rsidR="004D61A0" w:rsidRPr="009C1411" w:rsidDel="00F01D7A" w:rsidRDefault="004D61A0">
      <w:pPr>
        <w:rPr>
          <w:del w:id="14" w:author="Wirasak Chomphu" w:date="2020-07-02T16:09:00Z"/>
          <w:rFonts w:cs="Arial"/>
        </w:rPr>
      </w:pPr>
    </w:p>
    <w:p w14:paraId="2AD31EBD" w14:textId="77777777" w:rsidR="004D61A0" w:rsidRPr="009C1411" w:rsidRDefault="004D61A0">
      <w:pPr>
        <w:rPr>
          <w:rFonts w:cs="Arial"/>
        </w:rPr>
      </w:pPr>
    </w:p>
    <w:p w14:paraId="004F1460" w14:textId="7C2526CB" w:rsidR="007C0F5B" w:rsidRPr="009C1411" w:rsidRDefault="00E800B0">
      <w:pPr>
        <w:rPr>
          <w:rFonts w:cs="Arial"/>
        </w:rPr>
      </w:pPr>
      <w:moveToRangeStart w:id="15" w:author="Shah Ashay" w:date="2018-04-16T16:25:00Z" w:name="move511659249"/>
      <w:moveTo w:id="16" w:author="Shah Ashay" w:date="2018-04-16T16:25:00Z">
        <w:r w:rsidRPr="009C1411">
          <w:rPr>
            <w:rFonts w:cs="Arial"/>
          </w:rPr>
          <w:t xml:space="preserve">Revision </w:t>
        </w:r>
        <w:proofErr w:type="gramStart"/>
        <w:r w:rsidRPr="009C1411">
          <w:rPr>
            <w:rFonts w:cs="Arial"/>
          </w:rPr>
          <w:t>History</w:t>
        </w:r>
      </w:moveTo>
      <w:moveToRangeEnd w:id="15"/>
      <w:ins w:id="17" w:author="Shah Ashay" w:date="2018-04-16T16:25:00Z">
        <w:r>
          <w:rPr>
            <w:rFonts w:cs="Arial"/>
          </w:rPr>
          <w:t>:-</w:t>
        </w:r>
      </w:ins>
      <w:proofErr w:type="gramEnd"/>
    </w:p>
    <w:p w14:paraId="74CD66F0" w14:textId="3A470A06" w:rsidR="004D61A0" w:rsidRPr="009C1411" w:rsidRDefault="004D61A0" w:rsidP="00447470">
      <w:pPr>
        <w:rPr>
          <w:rFonts w:cs="Arial"/>
        </w:rPr>
      </w:pPr>
      <w:moveFromRangeStart w:id="18" w:author="Shah Ashay" w:date="2018-04-16T16:25:00Z" w:name="move511659249"/>
      <w:moveFrom w:id="19" w:author="Shah Ashay" w:date="2018-04-16T16:25:00Z">
        <w:r w:rsidRPr="009C1411" w:rsidDel="00E800B0">
          <w:rPr>
            <w:rFonts w:cs="Arial"/>
          </w:rPr>
          <w:t>Revision History</w:t>
        </w:r>
      </w:moveFrom>
      <w:moveFromRangeEnd w:id="18"/>
    </w:p>
    <w:tbl>
      <w:tblPr>
        <w:tblpPr w:leftFromText="180" w:rightFromText="180" w:vertAnchor="text" w:horzAnchor="margin" w:tblpY="-3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677"/>
        <w:gridCol w:w="2912"/>
        <w:gridCol w:w="1148"/>
        <w:gridCol w:w="1148"/>
        <w:gridCol w:w="1322"/>
      </w:tblGrid>
      <w:tr w:rsidR="00E800B0" w:rsidRPr="009C1411" w14:paraId="712B0FE9" w14:textId="77777777" w:rsidTr="00E800B0">
        <w:trPr>
          <w:cantSplit/>
          <w:tblHeader/>
        </w:trPr>
        <w:tc>
          <w:tcPr>
            <w:tcW w:w="611" w:type="pct"/>
            <w:shd w:val="clear" w:color="auto" w:fill="3399FF"/>
          </w:tcPr>
          <w:p w14:paraId="28B152F7" w14:textId="77777777" w:rsidR="00E800B0" w:rsidRPr="009C1411" w:rsidRDefault="00E800B0" w:rsidP="00E800B0">
            <w:pPr>
              <w:pStyle w:val="ColumnHead"/>
              <w:rPr>
                <w:moveTo w:id="20" w:author="Shah Ashay" w:date="2018-04-16T16:25:00Z"/>
                <w:rFonts w:cs="Arial"/>
                <w:color w:val="FFFFFF" w:themeColor="background1"/>
              </w:rPr>
            </w:pPr>
            <w:moveToRangeStart w:id="21" w:author="Shah Ashay" w:date="2018-04-16T16:25:00Z" w:name="move511659244"/>
            <w:moveTo w:id="22" w:author="Shah Ashay" w:date="2018-04-16T16:25:00Z">
              <w:r w:rsidRPr="009C1411">
                <w:rPr>
                  <w:rFonts w:cs="Arial"/>
                  <w:color w:val="FFFFFF" w:themeColor="background1"/>
                </w:rPr>
                <w:t>Revision</w:t>
              </w:r>
            </w:moveTo>
          </w:p>
        </w:tc>
        <w:tc>
          <w:tcPr>
            <w:tcW w:w="897" w:type="pct"/>
            <w:shd w:val="clear" w:color="auto" w:fill="3399FF"/>
          </w:tcPr>
          <w:p w14:paraId="35C8919E" w14:textId="77777777" w:rsidR="00E800B0" w:rsidRPr="009C1411" w:rsidRDefault="00E800B0" w:rsidP="00E800B0">
            <w:pPr>
              <w:pStyle w:val="ColumnHead"/>
              <w:rPr>
                <w:moveTo w:id="23" w:author="Shah Ashay" w:date="2018-04-16T16:25:00Z"/>
                <w:rFonts w:cs="Arial"/>
                <w:color w:val="FFFFFF" w:themeColor="background1"/>
              </w:rPr>
            </w:pPr>
            <w:moveTo w:id="24" w:author="Shah Ashay" w:date="2018-04-16T16:25:00Z">
              <w:r w:rsidRPr="009C1411">
                <w:rPr>
                  <w:rFonts w:cs="Arial"/>
                  <w:color w:val="FFFFFF" w:themeColor="background1"/>
                </w:rPr>
                <w:t>Date</w:t>
              </w:r>
            </w:moveTo>
          </w:p>
        </w:tc>
        <w:tc>
          <w:tcPr>
            <w:tcW w:w="1557" w:type="pct"/>
            <w:shd w:val="clear" w:color="auto" w:fill="3399FF"/>
          </w:tcPr>
          <w:p w14:paraId="6A87239A" w14:textId="77777777" w:rsidR="00E800B0" w:rsidRPr="009C1411" w:rsidRDefault="00E800B0" w:rsidP="00E800B0">
            <w:pPr>
              <w:pStyle w:val="ColumnHead"/>
              <w:rPr>
                <w:moveTo w:id="25" w:author="Shah Ashay" w:date="2018-04-16T16:25:00Z"/>
                <w:rFonts w:cs="Arial"/>
                <w:color w:val="FFFFFF" w:themeColor="background1"/>
              </w:rPr>
            </w:pPr>
            <w:moveTo w:id="26" w:author="Shah Ashay" w:date="2018-04-16T16:25:00Z">
              <w:r w:rsidRPr="009C1411">
                <w:rPr>
                  <w:rFonts w:cs="Arial"/>
                  <w:color w:val="FFFFFF" w:themeColor="background1"/>
                </w:rPr>
                <w:t>Description</w:t>
              </w:r>
            </w:moveTo>
          </w:p>
        </w:tc>
        <w:tc>
          <w:tcPr>
            <w:tcW w:w="614" w:type="pct"/>
            <w:shd w:val="clear" w:color="auto" w:fill="3399FF"/>
          </w:tcPr>
          <w:p w14:paraId="5D6DB68A" w14:textId="77777777" w:rsidR="00E800B0" w:rsidRPr="009C1411" w:rsidRDefault="00E800B0" w:rsidP="00E800B0">
            <w:pPr>
              <w:pStyle w:val="ColumnHead"/>
              <w:rPr>
                <w:moveTo w:id="27" w:author="Shah Ashay" w:date="2018-04-16T16:25:00Z"/>
                <w:rFonts w:cs="Arial"/>
                <w:color w:val="FFFFFF" w:themeColor="background1"/>
              </w:rPr>
            </w:pPr>
            <w:moveTo w:id="28" w:author="Shah Ashay" w:date="2018-04-16T16:25:00Z">
              <w:r w:rsidRPr="009C1411">
                <w:rPr>
                  <w:rFonts w:cs="Arial"/>
                  <w:color w:val="FFFFFF" w:themeColor="background1"/>
                </w:rPr>
                <w:t>Prepared</w:t>
              </w:r>
            </w:moveTo>
          </w:p>
          <w:p w14:paraId="5500C60A" w14:textId="77777777" w:rsidR="00E800B0" w:rsidRPr="009C1411" w:rsidRDefault="00E800B0" w:rsidP="00E800B0">
            <w:pPr>
              <w:pStyle w:val="ColumnHead"/>
              <w:rPr>
                <w:moveTo w:id="29" w:author="Shah Ashay" w:date="2018-04-16T16:25:00Z"/>
                <w:rFonts w:cs="Arial"/>
                <w:color w:val="FFFFFF" w:themeColor="background1"/>
              </w:rPr>
            </w:pPr>
            <w:moveTo w:id="30" w:author="Shah Ashay" w:date="2018-04-16T16:25:00Z">
              <w:r w:rsidRPr="009C1411">
                <w:rPr>
                  <w:rFonts w:cs="Arial"/>
                  <w:color w:val="FFFFFF" w:themeColor="background1"/>
                </w:rPr>
                <w:t>by</w:t>
              </w:r>
            </w:moveTo>
          </w:p>
        </w:tc>
        <w:tc>
          <w:tcPr>
            <w:tcW w:w="614" w:type="pct"/>
            <w:shd w:val="clear" w:color="auto" w:fill="3399FF"/>
          </w:tcPr>
          <w:p w14:paraId="19BA5BC8" w14:textId="77777777" w:rsidR="00E800B0" w:rsidRPr="009C1411" w:rsidRDefault="00E800B0" w:rsidP="00E800B0">
            <w:pPr>
              <w:pStyle w:val="ColumnHead"/>
              <w:rPr>
                <w:moveTo w:id="31" w:author="Shah Ashay" w:date="2018-04-16T16:25:00Z"/>
                <w:rFonts w:cs="Arial"/>
                <w:color w:val="FFFFFF" w:themeColor="background1"/>
              </w:rPr>
            </w:pPr>
            <w:moveTo w:id="32" w:author="Shah Ashay" w:date="2018-04-16T16:25:00Z">
              <w:r w:rsidRPr="009C1411">
                <w:rPr>
                  <w:rFonts w:cs="Arial"/>
                  <w:color w:val="FFFFFF" w:themeColor="background1"/>
                </w:rPr>
                <w:t>Checked</w:t>
              </w:r>
            </w:moveTo>
          </w:p>
          <w:p w14:paraId="1D5FBB96" w14:textId="77777777" w:rsidR="00E800B0" w:rsidRPr="009C1411" w:rsidRDefault="00E800B0" w:rsidP="00E800B0">
            <w:pPr>
              <w:pStyle w:val="ColumnHead"/>
              <w:rPr>
                <w:moveTo w:id="33" w:author="Shah Ashay" w:date="2018-04-16T16:25:00Z"/>
                <w:rFonts w:cs="Arial"/>
                <w:color w:val="FFFFFF" w:themeColor="background1"/>
              </w:rPr>
            </w:pPr>
            <w:moveTo w:id="34" w:author="Shah Ashay" w:date="2018-04-16T16:25:00Z">
              <w:r w:rsidRPr="009C1411">
                <w:rPr>
                  <w:rFonts w:cs="Arial"/>
                  <w:color w:val="FFFFFF" w:themeColor="background1"/>
                </w:rPr>
                <w:t>by</w:t>
              </w:r>
            </w:moveTo>
          </w:p>
        </w:tc>
        <w:tc>
          <w:tcPr>
            <w:tcW w:w="707" w:type="pct"/>
            <w:shd w:val="clear" w:color="auto" w:fill="3399FF"/>
          </w:tcPr>
          <w:p w14:paraId="7CAC183E" w14:textId="77777777" w:rsidR="00E800B0" w:rsidRPr="009C1411" w:rsidRDefault="00E800B0" w:rsidP="00E800B0">
            <w:pPr>
              <w:pStyle w:val="ColumnHead"/>
              <w:rPr>
                <w:moveTo w:id="35" w:author="Shah Ashay" w:date="2018-04-16T16:25:00Z"/>
                <w:rFonts w:cs="Arial"/>
                <w:color w:val="FFFFFF" w:themeColor="background1"/>
              </w:rPr>
            </w:pPr>
            <w:moveTo w:id="36" w:author="Shah Ashay" w:date="2018-04-16T16:25:00Z">
              <w:r w:rsidRPr="009C1411">
                <w:rPr>
                  <w:rFonts w:cs="Arial"/>
                  <w:color w:val="FFFFFF" w:themeColor="background1"/>
                </w:rPr>
                <w:t>Approved by</w:t>
              </w:r>
            </w:moveTo>
          </w:p>
        </w:tc>
      </w:tr>
      <w:tr w:rsidR="00E800B0" w:rsidRPr="009C1411" w14:paraId="742F1256" w14:textId="77777777" w:rsidTr="00E800B0">
        <w:trPr>
          <w:cantSplit/>
        </w:trPr>
        <w:tc>
          <w:tcPr>
            <w:tcW w:w="611" w:type="pct"/>
          </w:tcPr>
          <w:p w14:paraId="1C0E548F" w14:textId="77777777" w:rsidR="00E800B0" w:rsidRPr="009C1411" w:rsidRDefault="00E800B0" w:rsidP="00E800B0">
            <w:pPr>
              <w:jc w:val="center"/>
              <w:rPr>
                <w:moveTo w:id="37" w:author="Shah Ashay" w:date="2018-04-16T16:25:00Z"/>
                <w:rFonts w:cs="Arial"/>
                <w:sz w:val="20"/>
              </w:rPr>
            </w:pPr>
            <w:moveTo w:id="38" w:author="Shah Ashay" w:date="2018-04-16T16:25:00Z">
              <w:r w:rsidRPr="009C1411">
                <w:rPr>
                  <w:rFonts w:cs="Arial"/>
                  <w:sz w:val="20"/>
                </w:rPr>
                <w:t>1.0</w:t>
              </w:r>
            </w:moveTo>
          </w:p>
        </w:tc>
        <w:tc>
          <w:tcPr>
            <w:tcW w:w="897" w:type="pct"/>
          </w:tcPr>
          <w:p w14:paraId="6CCEAF9D" w14:textId="77777777" w:rsidR="00E800B0" w:rsidRPr="009C1411" w:rsidRDefault="00E800B0" w:rsidP="00E800B0">
            <w:pPr>
              <w:jc w:val="center"/>
              <w:rPr>
                <w:moveTo w:id="39" w:author="Shah Ashay" w:date="2018-04-16T16:25:00Z"/>
                <w:rFonts w:cs="Arial"/>
                <w:sz w:val="20"/>
              </w:rPr>
            </w:pPr>
            <w:moveTo w:id="40" w:author="Shah Ashay" w:date="2018-04-16T16:25:00Z">
              <w:r w:rsidRPr="009C1411">
                <w:rPr>
                  <w:rFonts w:cs="Arial"/>
                  <w:sz w:val="20"/>
                </w:rPr>
                <w:t>24 March 2017</w:t>
              </w:r>
            </w:moveTo>
          </w:p>
        </w:tc>
        <w:tc>
          <w:tcPr>
            <w:tcW w:w="1557" w:type="pct"/>
          </w:tcPr>
          <w:p w14:paraId="503406AE" w14:textId="77777777" w:rsidR="00E800B0" w:rsidRPr="009C1411" w:rsidRDefault="00E800B0" w:rsidP="00E800B0">
            <w:pPr>
              <w:pStyle w:val="Header"/>
              <w:tabs>
                <w:tab w:val="clear" w:pos="4320"/>
                <w:tab w:val="clear" w:pos="8640"/>
              </w:tabs>
              <w:rPr>
                <w:moveTo w:id="41" w:author="Shah Ashay" w:date="2018-04-16T16:25:00Z"/>
                <w:rFonts w:cs="Arial"/>
                <w:sz w:val="20"/>
              </w:rPr>
            </w:pPr>
            <w:moveTo w:id="42" w:author="Shah Ashay" w:date="2018-04-16T16:25:00Z">
              <w:r w:rsidRPr="009C1411">
                <w:rPr>
                  <w:rFonts w:cs="Arial"/>
                  <w:sz w:val="20"/>
                </w:rPr>
                <w:t>Document generic use case for validating allocation networks</w:t>
              </w:r>
            </w:moveTo>
          </w:p>
        </w:tc>
        <w:tc>
          <w:tcPr>
            <w:tcW w:w="614" w:type="pct"/>
          </w:tcPr>
          <w:p w14:paraId="76F129BC" w14:textId="77777777" w:rsidR="00E800B0" w:rsidRPr="009C1411" w:rsidRDefault="00E800B0" w:rsidP="00E800B0">
            <w:pPr>
              <w:jc w:val="center"/>
              <w:rPr>
                <w:moveTo w:id="43" w:author="Shah Ashay" w:date="2018-04-16T16:25:00Z"/>
                <w:rFonts w:cs="Arial"/>
                <w:sz w:val="20"/>
              </w:rPr>
            </w:pPr>
            <w:moveTo w:id="44" w:author="Shah Ashay" w:date="2018-04-16T16:25:00Z">
              <w:r w:rsidRPr="009C1411">
                <w:rPr>
                  <w:rFonts w:cs="Arial"/>
                  <w:sz w:val="20"/>
                </w:rPr>
                <w:t>Jennifer Lopez</w:t>
              </w:r>
            </w:moveTo>
          </w:p>
        </w:tc>
        <w:tc>
          <w:tcPr>
            <w:tcW w:w="614" w:type="pct"/>
          </w:tcPr>
          <w:p w14:paraId="1CDAFA0D" w14:textId="77777777" w:rsidR="00E800B0" w:rsidRPr="009C1411" w:rsidRDefault="00E800B0" w:rsidP="00E800B0">
            <w:pPr>
              <w:jc w:val="center"/>
              <w:rPr>
                <w:moveTo w:id="45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17B775CE" w14:textId="77777777" w:rsidR="00E800B0" w:rsidRPr="009C1411" w:rsidRDefault="00E800B0" w:rsidP="00E800B0">
            <w:pPr>
              <w:jc w:val="center"/>
              <w:rPr>
                <w:moveTo w:id="46" w:author="Shah Ashay" w:date="2018-04-16T16:25:00Z"/>
                <w:rFonts w:cs="Arial"/>
                <w:sz w:val="20"/>
              </w:rPr>
            </w:pPr>
          </w:p>
        </w:tc>
      </w:tr>
      <w:tr w:rsidR="00E800B0" w:rsidRPr="009C1411" w14:paraId="5D1E7E85" w14:textId="77777777" w:rsidTr="00E800B0">
        <w:trPr>
          <w:cantSplit/>
        </w:trPr>
        <w:tc>
          <w:tcPr>
            <w:tcW w:w="611" w:type="pct"/>
          </w:tcPr>
          <w:p w14:paraId="4CDF576A" w14:textId="77777777" w:rsidR="00E800B0" w:rsidRPr="009C1411" w:rsidRDefault="00E800B0" w:rsidP="00E800B0">
            <w:pPr>
              <w:jc w:val="center"/>
              <w:rPr>
                <w:moveTo w:id="47" w:author="Shah Ashay" w:date="2018-04-16T16:25:00Z"/>
                <w:rFonts w:cs="Arial"/>
                <w:sz w:val="20"/>
              </w:rPr>
            </w:pPr>
            <w:moveTo w:id="48" w:author="Shah Ashay" w:date="2018-04-16T16:25:00Z">
              <w:r w:rsidRPr="009C1411">
                <w:rPr>
                  <w:rFonts w:cs="Arial"/>
                  <w:sz w:val="20"/>
                </w:rPr>
                <w:t>0.1</w:t>
              </w:r>
            </w:moveTo>
          </w:p>
        </w:tc>
        <w:tc>
          <w:tcPr>
            <w:tcW w:w="897" w:type="pct"/>
          </w:tcPr>
          <w:p w14:paraId="2F29662F" w14:textId="77777777" w:rsidR="00E800B0" w:rsidRPr="009C1411" w:rsidRDefault="00E800B0" w:rsidP="00E800B0">
            <w:pPr>
              <w:jc w:val="center"/>
              <w:rPr>
                <w:moveTo w:id="49" w:author="Shah Ashay" w:date="2018-04-16T16:25:00Z"/>
                <w:rFonts w:cs="Arial"/>
                <w:sz w:val="20"/>
              </w:rPr>
            </w:pPr>
            <w:moveTo w:id="50" w:author="Shah Ashay" w:date="2018-04-16T16:25:00Z">
              <w:r w:rsidRPr="009C1411">
                <w:rPr>
                  <w:rFonts w:cs="Arial"/>
                  <w:sz w:val="20"/>
                </w:rPr>
                <w:t>28-Nov-2017</w:t>
              </w:r>
            </w:moveTo>
          </w:p>
          <w:p w14:paraId="6241E965" w14:textId="77777777" w:rsidR="00E800B0" w:rsidRPr="009C1411" w:rsidRDefault="00E800B0" w:rsidP="00E800B0">
            <w:pPr>
              <w:jc w:val="center"/>
              <w:rPr>
                <w:moveTo w:id="51" w:author="Shah Ashay" w:date="2018-04-16T16:25:00Z"/>
                <w:rFonts w:cs="Arial"/>
                <w:sz w:val="20"/>
              </w:rPr>
            </w:pPr>
          </w:p>
        </w:tc>
        <w:tc>
          <w:tcPr>
            <w:tcW w:w="1557" w:type="pct"/>
          </w:tcPr>
          <w:p w14:paraId="15A3BD1B" w14:textId="77777777" w:rsidR="00E800B0" w:rsidRPr="009C1411" w:rsidRDefault="00E800B0" w:rsidP="00E800B0">
            <w:pPr>
              <w:pStyle w:val="Header"/>
              <w:tabs>
                <w:tab w:val="clear" w:pos="4320"/>
                <w:tab w:val="clear" w:pos="8640"/>
              </w:tabs>
              <w:rPr>
                <w:moveTo w:id="52" w:author="Shah Ashay" w:date="2018-04-16T16:25:00Z"/>
                <w:rFonts w:cs="Arial"/>
                <w:sz w:val="20"/>
              </w:rPr>
            </w:pPr>
            <w:moveTo w:id="53" w:author="Shah Ashay" w:date="2018-04-16T16:25:00Z">
              <w:r w:rsidRPr="009C1411">
                <w:rPr>
                  <w:rFonts w:cs="Arial"/>
                  <w:sz w:val="20"/>
                </w:rPr>
                <w:t>Draft for Thailand</w:t>
              </w:r>
            </w:moveTo>
          </w:p>
        </w:tc>
        <w:tc>
          <w:tcPr>
            <w:tcW w:w="614" w:type="pct"/>
          </w:tcPr>
          <w:p w14:paraId="459A807C" w14:textId="77777777" w:rsidR="00E800B0" w:rsidRPr="009C1411" w:rsidRDefault="00E800B0" w:rsidP="00E800B0">
            <w:pPr>
              <w:jc w:val="center"/>
              <w:rPr>
                <w:moveTo w:id="54" w:author="Shah Ashay" w:date="2018-04-16T16:25:00Z"/>
                <w:rFonts w:cs="Arial"/>
                <w:sz w:val="18"/>
                <w:szCs w:val="18"/>
              </w:rPr>
            </w:pPr>
            <w:moveTo w:id="55" w:author="Shah Ashay" w:date="2018-04-16T16:25:00Z">
              <w:r w:rsidRPr="009C1411">
                <w:rPr>
                  <w:rFonts w:cs="Arial"/>
                  <w:sz w:val="18"/>
                  <w:szCs w:val="18"/>
                </w:rPr>
                <w:t>Wirasak C.</w:t>
              </w:r>
            </w:moveTo>
          </w:p>
        </w:tc>
        <w:tc>
          <w:tcPr>
            <w:tcW w:w="614" w:type="pct"/>
          </w:tcPr>
          <w:p w14:paraId="5340006B" w14:textId="77777777" w:rsidR="00E800B0" w:rsidRPr="009C1411" w:rsidRDefault="00E800B0" w:rsidP="00E800B0">
            <w:pPr>
              <w:jc w:val="center"/>
              <w:rPr>
                <w:moveTo w:id="56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595CEDE0" w14:textId="77777777" w:rsidR="00E800B0" w:rsidRPr="009C1411" w:rsidRDefault="00E800B0" w:rsidP="00E800B0">
            <w:pPr>
              <w:jc w:val="center"/>
              <w:rPr>
                <w:moveTo w:id="57" w:author="Shah Ashay" w:date="2018-04-16T16:25:00Z"/>
                <w:rFonts w:cs="Arial"/>
                <w:sz w:val="20"/>
              </w:rPr>
            </w:pPr>
          </w:p>
        </w:tc>
      </w:tr>
      <w:tr w:rsidR="00E800B0" w:rsidRPr="009C1411" w14:paraId="1403D056" w14:textId="77777777" w:rsidTr="00E800B0">
        <w:trPr>
          <w:cantSplit/>
        </w:trPr>
        <w:tc>
          <w:tcPr>
            <w:tcW w:w="611" w:type="pct"/>
          </w:tcPr>
          <w:p w14:paraId="75E88D7A" w14:textId="77777777" w:rsidR="00E800B0" w:rsidRPr="009C1411" w:rsidRDefault="00E800B0" w:rsidP="00E800B0">
            <w:pPr>
              <w:jc w:val="center"/>
              <w:rPr>
                <w:moveTo w:id="58" w:author="Shah Ashay" w:date="2018-04-16T16:25:00Z"/>
                <w:rFonts w:cs="Arial"/>
                <w:sz w:val="20"/>
              </w:rPr>
            </w:pPr>
            <w:moveTo w:id="59" w:author="Shah Ashay" w:date="2018-04-16T16:25:00Z">
              <w:r w:rsidRPr="009C1411">
                <w:rPr>
                  <w:rFonts w:cs="Arial"/>
                  <w:sz w:val="20"/>
                </w:rPr>
                <w:t>1.1</w:t>
              </w:r>
            </w:moveTo>
          </w:p>
        </w:tc>
        <w:tc>
          <w:tcPr>
            <w:tcW w:w="897" w:type="pct"/>
          </w:tcPr>
          <w:p w14:paraId="7588875D" w14:textId="77777777" w:rsidR="00E800B0" w:rsidRPr="009C1411" w:rsidRDefault="00E800B0" w:rsidP="00E800B0">
            <w:pPr>
              <w:jc w:val="center"/>
              <w:rPr>
                <w:moveTo w:id="60" w:author="Shah Ashay" w:date="2018-04-16T16:25:00Z"/>
                <w:rFonts w:cs="Arial"/>
                <w:sz w:val="20"/>
              </w:rPr>
            </w:pPr>
            <w:moveTo w:id="61" w:author="Shah Ashay" w:date="2018-04-16T16:25:00Z">
              <w:r w:rsidRPr="009C1411">
                <w:rPr>
                  <w:rFonts w:cs="Arial"/>
                  <w:sz w:val="20"/>
                </w:rPr>
                <w:t>27-Mar-2018</w:t>
              </w:r>
            </w:moveTo>
          </w:p>
        </w:tc>
        <w:tc>
          <w:tcPr>
            <w:tcW w:w="1557" w:type="pct"/>
          </w:tcPr>
          <w:p w14:paraId="11BDF958" w14:textId="77777777" w:rsidR="00E800B0" w:rsidRPr="009C1411" w:rsidRDefault="00E800B0" w:rsidP="00E800B0">
            <w:pPr>
              <w:pStyle w:val="Header"/>
              <w:tabs>
                <w:tab w:val="clear" w:pos="4320"/>
                <w:tab w:val="clear" w:pos="8640"/>
              </w:tabs>
              <w:rPr>
                <w:moveTo w:id="62" w:author="Shah Ashay" w:date="2018-04-16T16:25:00Z"/>
                <w:rFonts w:cs="Arial"/>
                <w:sz w:val="20"/>
              </w:rPr>
            </w:pPr>
            <w:moveTo w:id="63" w:author="Shah Ashay" w:date="2018-04-16T16:25:00Z">
              <w:r w:rsidRPr="009C1411">
                <w:rPr>
                  <w:rFonts w:cs="Arial"/>
                  <w:sz w:val="20"/>
                </w:rPr>
                <w:t>Updated as per EC 11.2</w:t>
              </w:r>
            </w:moveTo>
          </w:p>
        </w:tc>
        <w:tc>
          <w:tcPr>
            <w:tcW w:w="614" w:type="pct"/>
          </w:tcPr>
          <w:p w14:paraId="40135081" w14:textId="77777777" w:rsidR="00E800B0" w:rsidRPr="009C1411" w:rsidRDefault="00E800B0" w:rsidP="00E800B0">
            <w:pPr>
              <w:jc w:val="center"/>
              <w:rPr>
                <w:moveTo w:id="64" w:author="Shah Ashay" w:date="2018-04-16T16:25:00Z"/>
                <w:rFonts w:cs="Arial"/>
                <w:sz w:val="20"/>
              </w:rPr>
            </w:pPr>
            <w:moveTo w:id="65" w:author="Shah Ashay" w:date="2018-04-16T16:25:00Z">
              <w:r w:rsidRPr="009C1411">
                <w:rPr>
                  <w:rFonts w:cs="Arial"/>
                  <w:sz w:val="20"/>
                </w:rPr>
                <w:t>Tieto</w:t>
              </w:r>
            </w:moveTo>
          </w:p>
        </w:tc>
        <w:tc>
          <w:tcPr>
            <w:tcW w:w="614" w:type="pct"/>
          </w:tcPr>
          <w:p w14:paraId="40042CCB" w14:textId="77777777" w:rsidR="00E800B0" w:rsidRPr="009C1411" w:rsidRDefault="00E800B0" w:rsidP="00E800B0">
            <w:pPr>
              <w:jc w:val="center"/>
              <w:rPr>
                <w:moveTo w:id="66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7B374FF8" w14:textId="77777777" w:rsidR="00E800B0" w:rsidRPr="009C1411" w:rsidRDefault="00E800B0" w:rsidP="00E800B0">
            <w:pPr>
              <w:jc w:val="center"/>
              <w:rPr>
                <w:moveTo w:id="67" w:author="Shah Ashay" w:date="2018-04-16T16:25:00Z"/>
                <w:rFonts w:cs="Arial"/>
                <w:sz w:val="20"/>
              </w:rPr>
            </w:pPr>
          </w:p>
        </w:tc>
      </w:tr>
      <w:tr w:rsidR="00F01D7A" w:rsidRPr="009C1411" w14:paraId="29B7C2AF" w14:textId="77777777" w:rsidTr="00E800B0">
        <w:trPr>
          <w:cantSplit/>
          <w:ins w:id="68" w:author="Wirasak Chomphu" w:date="2020-07-02T16:09:00Z"/>
        </w:trPr>
        <w:tc>
          <w:tcPr>
            <w:tcW w:w="611" w:type="pct"/>
          </w:tcPr>
          <w:p w14:paraId="2B7DA3EB" w14:textId="23773A4F" w:rsidR="00F01D7A" w:rsidRPr="009C1411" w:rsidRDefault="00F01D7A" w:rsidP="00F01D7A">
            <w:pPr>
              <w:jc w:val="center"/>
              <w:rPr>
                <w:ins w:id="69" w:author="Wirasak Chomphu" w:date="2020-07-02T16:09:00Z"/>
                <w:rFonts w:cs="Arial"/>
                <w:sz w:val="20"/>
              </w:rPr>
            </w:pPr>
            <w:bookmarkStart w:id="70" w:name="_GoBack" w:colFirst="0" w:colLast="5"/>
            <w:ins w:id="71" w:author="Wirasak Chomphu" w:date="2020-07-02T16:09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0E0646DD" w14:textId="21AEE250" w:rsidR="00F01D7A" w:rsidRPr="009C1411" w:rsidRDefault="00F01D7A" w:rsidP="00F01D7A">
            <w:pPr>
              <w:jc w:val="center"/>
              <w:rPr>
                <w:ins w:id="72" w:author="Wirasak Chomphu" w:date="2020-07-02T16:09:00Z"/>
                <w:rFonts w:cs="Arial"/>
                <w:sz w:val="20"/>
              </w:rPr>
            </w:pPr>
            <w:ins w:id="73" w:author="Wirasak Chomphu" w:date="2020-07-02T16:09:00Z">
              <w:r>
                <w:rPr>
                  <w:rFonts w:cs="Arial"/>
                  <w:sz w:val="20"/>
                </w:rPr>
                <w:t>2-</w:t>
              </w:r>
              <w:r w:rsidR="005F62B9">
                <w:rPr>
                  <w:rFonts w:cs="Arial"/>
                  <w:sz w:val="20"/>
                </w:rPr>
                <w:t>J</w:t>
              </w:r>
              <w:r>
                <w:rPr>
                  <w:rFonts w:cs="Arial"/>
                  <w:sz w:val="20"/>
                </w:rPr>
                <w:t>uly-2020</w:t>
              </w:r>
            </w:ins>
          </w:p>
        </w:tc>
        <w:tc>
          <w:tcPr>
            <w:tcW w:w="1557" w:type="pct"/>
          </w:tcPr>
          <w:p w14:paraId="21D9539E" w14:textId="3F7D32C4" w:rsidR="00F01D7A" w:rsidRPr="009C1411" w:rsidRDefault="00F01D7A" w:rsidP="00F01D7A">
            <w:pPr>
              <w:pStyle w:val="Header"/>
              <w:tabs>
                <w:tab w:val="clear" w:pos="4320"/>
                <w:tab w:val="clear" w:pos="8640"/>
              </w:tabs>
              <w:rPr>
                <w:ins w:id="74" w:author="Wirasak Chomphu" w:date="2020-07-02T16:09:00Z"/>
                <w:rFonts w:cs="Arial"/>
                <w:sz w:val="20"/>
              </w:rPr>
            </w:pPr>
            <w:ins w:id="75" w:author="Wirasak Chomphu" w:date="2020-07-02T16:09:00Z">
              <w:r>
                <w:rPr>
                  <w:rFonts w:cs="Arial"/>
                  <w:sz w:val="20"/>
                </w:rPr>
                <w:t xml:space="preserve">Thailand </w:t>
              </w:r>
              <w:proofErr w:type="spellStart"/>
              <w:r>
                <w:rPr>
                  <w:rFonts w:cs="Arial"/>
                  <w:sz w:val="20"/>
                </w:rPr>
                <w:t>ECsasS</w:t>
              </w:r>
              <w:proofErr w:type="spellEnd"/>
            </w:ins>
          </w:p>
        </w:tc>
        <w:tc>
          <w:tcPr>
            <w:tcW w:w="614" w:type="pct"/>
          </w:tcPr>
          <w:p w14:paraId="2969AB3E" w14:textId="41115854" w:rsidR="00F01D7A" w:rsidRPr="009C1411" w:rsidRDefault="00F01D7A" w:rsidP="00F01D7A">
            <w:pPr>
              <w:jc w:val="center"/>
              <w:rPr>
                <w:ins w:id="76" w:author="Wirasak Chomphu" w:date="2020-07-02T16:09:00Z"/>
                <w:rFonts w:cs="Arial"/>
                <w:sz w:val="20"/>
              </w:rPr>
            </w:pPr>
            <w:ins w:id="77" w:author="Wirasak Chomphu" w:date="2020-07-02T16:09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55DB3101" w14:textId="77777777" w:rsidR="00F01D7A" w:rsidRPr="009C1411" w:rsidRDefault="00F01D7A" w:rsidP="00F01D7A">
            <w:pPr>
              <w:jc w:val="center"/>
              <w:rPr>
                <w:ins w:id="78" w:author="Wirasak Chomphu" w:date="2020-07-02T16:09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54F3D824" w14:textId="77777777" w:rsidR="00F01D7A" w:rsidRPr="009C1411" w:rsidRDefault="00F01D7A" w:rsidP="00F01D7A">
            <w:pPr>
              <w:jc w:val="center"/>
              <w:rPr>
                <w:ins w:id="79" w:author="Wirasak Chomphu" w:date="2020-07-02T16:09:00Z"/>
                <w:rFonts w:cs="Arial"/>
                <w:sz w:val="20"/>
              </w:rPr>
            </w:pPr>
          </w:p>
        </w:tc>
      </w:tr>
      <w:bookmarkEnd w:id="70"/>
      <w:tr w:rsidR="00E800B0" w:rsidRPr="009C1411" w:rsidDel="00E800B0" w14:paraId="4EAB77CE" w14:textId="3CCF522D" w:rsidTr="00E800B0">
        <w:trPr>
          <w:cantSplit/>
          <w:del w:id="80" w:author="Shah Ashay" w:date="2018-04-16T16:25:00Z"/>
        </w:trPr>
        <w:tc>
          <w:tcPr>
            <w:tcW w:w="611" w:type="pct"/>
          </w:tcPr>
          <w:p w14:paraId="715C34CD" w14:textId="615BDF08" w:rsidR="00E800B0" w:rsidRPr="009C1411" w:rsidDel="00E800B0" w:rsidRDefault="00E800B0" w:rsidP="00E800B0">
            <w:pPr>
              <w:jc w:val="center"/>
              <w:rPr>
                <w:del w:id="81" w:author="Shah Ashay" w:date="2018-04-16T16:25:00Z"/>
                <w:moveTo w:id="82" w:author="Shah Ashay" w:date="2018-04-16T16:25:00Z"/>
                <w:rFonts w:cs="Arial"/>
                <w:sz w:val="20"/>
              </w:rPr>
            </w:pPr>
          </w:p>
        </w:tc>
        <w:tc>
          <w:tcPr>
            <w:tcW w:w="897" w:type="pct"/>
          </w:tcPr>
          <w:p w14:paraId="79629A33" w14:textId="1C881D16" w:rsidR="00E800B0" w:rsidRPr="009C1411" w:rsidDel="00E800B0" w:rsidRDefault="00E800B0" w:rsidP="00E800B0">
            <w:pPr>
              <w:jc w:val="center"/>
              <w:rPr>
                <w:del w:id="83" w:author="Shah Ashay" w:date="2018-04-16T16:25:00Z"/>
                <w:moveTo w:id="84" w:author="Shah Ashay" w:date="2018-04-16T16:25:00Z"/>
                <w:rFonts w:cs="Arial"/>
                <w:sz w:val="20"/>
              </w:rPr>
            </w:pPr>
          </w:p>
        </w:tc>
        <w:tc>
          <w:tcPr>
            <w:tcW w:w="1557" w:type="pct"/>
          </w:tcPr>
          <w:p w14:paraId="56C28EF0" w14:textId="2CD08D0A" w:rsidR="00E800B0" w:rsidRPr="009C1411" w:rsidDel="00E800B0" w:rsidRDefault="00E800B0" w:rsidP="00E800B0">
            <w:pPr>
              <w:pStyle w:val="Header"/>
              <w:tabs>
                <w:tab w:val="clear" w:pos="4320"/>
                <w:tab w:val="clear" w:pos="8640"/>
              </w:tabs>
              <w:rPr>
                <w:del w:id="85" w:author="Shah Ashay" w:date="2018-04-16T16:25:00Z"/>
                <w:moveTo w:id="86" w:author="Shah Ashay" w:date="2018-04-16T16:25:00Z"/>
                <w:rFonts w:cs="Arial"/>
                <w:sz w:val="20"/>
              </w:rPr>
            </w:pPr>
          </w:p>
        </w:tc>
        <w:tc>
          <w:tcPr>
            <w:tcW w:w="614" w:type="pct"/>
          </w:tcPr>
          <w:p w14:paraId="00F26322" w14:textId="57BF8D60" w:rsidR="00E800B0" w:rsidRPr="009C1411" w:rsidDel="00E800B0" w:rsidRDefault="00E800B0" w:rsidP="00E800B0">
            <w:pPr>
              <w:jc w:val="center"/>
              <w:rPr>
                <w:del w:id="87" w:author="Shah Ashay" w:date="2018-04-16T16:25:00Z"/>
                <w:moveTo w:id="88" w:author="Shah Ashay" w:date="2018-04-16T16:25:00Z"/>
                <w:rFonts w:cs="Arial"/>
                <w:sz w:val="20"/>
              </w:rPr>
            </w:pPr>
          </w:p>
        </w:tc>
        <w:tc>
          <w:tcPr>
            <w:tcW w:w="614" w:type="pct"/>
          </w:tcPr>
          <w:p w14:paraId="6DD1CFF0" w14:textId="6A9F866C" w:rsidR="00E800B0" w:rsidRPr="009C1411" w:rsidDel="00E800B0" w:rsidRDefault="00E800B0" w:rsidP="00E800B0">
            <w:pPr>
              <w:jc w:val="center"/>
              <w:rPr>
                <w:del w:id="89" w:author="Shah Ashay" w:date="2018-04-16T16:25:00Z"/>
                <w:moveTo w:id="90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25231A0F" w14:textId="04F4C251" w:rsidR="00E800B0" w:rsidRPr="009C1411" w:rsidDel="00E800B0" w:rsidRDefault="00E800B0" w:rsidP="00E800B0">
            <w:pPr>
              <w:jc w:val="center"/>
              <w:rPr>
                <w:del w:id="91" w:author="Shah Ashay" w:date="2018-04-16T16:25:00Z"/>
                <w:moveTo w:id="92" w:author="Shah Ashay" w:date="2018-04-16T16:25:00Z"/>
                <w:rFonts w:cs="Arial"/>
                <w:sz w:val="20"/>
              </w:rPr>
            </w:pPr>
          </w:p>
        </w:tc>
      </w:tr>
      <w:moveToRangeEnd w:id="21"/>
    </w:tbl>
    <w:p w14:paraId="06F2EAA5" w14:textId="77777777" w:rsidR="004D61A0" w:rsidRPr="009C1411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93" w:author="Shah Ashay" w:date="2018-04-16T16:25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94">
          <w:tblGrid>
            <w:gridCol w:w="1165"/>
            <w:gridCol w:w="1710"/>
            <w:gridCol w:w="2970"/>
            <w:gridCol w:w="1170"/>
            <w:gridCol w:w="1170"/>
            <w:gridCol w:w="1350"/>
          </w:tblGrid>
        </w:tblGridChange>
      </w:tblGrid>
      <w:tr w:rsidR="005F74A6" w:rsidRPr="009C1411" w:rsidDel="00E800B0" w14:paraId="2C7269D6" w14:textId="76621226" w:rsidTr="00E800B0">
        <w:trPr>
          <w:cantSplit/>
          <w:tblHeader/>
          <w:trPrChange w:id="95" w:author="Shah Ashay" w:date="2018-04-16T16:25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96" w:author="Shah Ashay" w:date="2018-04-16T16:25:00Z">
              <w:tcPr>
                <w:tcW w:w="1165" w:type="dxa"/>
                <w:shd w:val="clear" w:color="auto" w:fill="3399FF"/>
              </w:tcPr>
            </w:tcPrChange>
          </w:tcPr>
          <w:p w14:paraId="30207B8F" w14:textId="03B58323" w:rsidR="005F74A6" w:rsidRPr="009C1411" w:rsidDel="00E800B0" w:rsidRDefault="005F74A6" w:rsidP="005F74A6">
            <w:pPr>
              <w:pStyle w:val="ColumnHead"/>
              <w:rPr>
                <w:moveFrom w:id="97" w:author="Shah Ashay" w:date="2018-04-16T16:25:00Z"/>
                <w:rFonts w:cs="Arial"/>
                <w:color w:val="FFFFFF" w:themeColor="background1"/>
              </w:rPr>
            </w:pPr>
            <w:moveFromRangeStart w:id="98" w:author="Shah Ashay" w:date="2018-04-16T16:25:00Z" w:name="move511659244"/>
            <w:moveFrom w:id="99" w:author="Shah Ashay" w:date="2018-04-16T16:25:00Z">
              <w:r w:rsidRPr="009C1411" w:rsidDel="00E800B0">
                <w:rPr>
                  <w:rFonts w:cs="Arial"/>
                  <w:color w:val="FFFFFF" w:themeColor="background1"/>
                </w:rPr>
                <w:t>Revision</w:t>
              </w:r>
            </w:moveFrom>
          </w:p>
        </w:tc>
        <w:tc>
          <w:tcPr>
            <w:tcW w:w="897" w:type="pct"/>
            <w:shd w:val="clear" w:color="auto" w:fill="3399FF"/>
            <w:tcPrChange w:id="100" w:author="Shah Ashay" w:date="2018-04-16T16:25:00Z">
              <w:tcPr>
                <w:tcW w:w="1710" w:type="dxa"/>
                <w:shd w:val="clear" w:color="auto" w:fill="3399FF"/>
              </w:tcPr>
            </w:tcPrChange>
          </w:tcPr>
          <w:p w14:paraId="6930D897" w14:textId="3FF15A4D" w:rsidR="005F74A6" w:rsidRPr="009C1411" w:rsidDel="00E800B0" w:rsidRDefault="005F74A6" w:rsidP="005F74A6">
            <w:pPr>
              <w:pStyle w:val="ColumnHead"/>
              <w:rPr>
                <w:moveFrom w:id="101" w:author="Shah Ashay" w:date="2018-04-16T16:25:00Z"/>
                <w:rFonts w:cs="Arial"/>
                <w:color w:val="FFFFFF" w:themeColor="background1"/>
              </w:rPr>
            </w:pPr>
            <w:moveFrom w:id="102" w:author="Shah Ashay" w:date="2018-04-16T16:25:00Z">
              <w:r w:rsidRPr="009C1411" w:rsidDel="00E800B0">
                <w:rPr>
                  <w:rFonts w:cs="Arial"/>
                  <w:color w:val="FFFFFF" w:themeColor="background1"/>
                </w:rPr>
                <w:t>Date</w:t>
              </w:r>
            </w:moveFrom>
          </w:p>
        </w:tc>
        <w:tc>
          <w:tcPr>
            <w:tcW w:w="1557" w:type="pct"/>
            <w:shd w:val="clear" w:color="auto" w:fill="3399FF"/>
            <w:tcPrChange w:id="103" w:author="Shah Ashay" w:date="2018-04-16T16:25:00Z">
              <w:tcPr>
                <w:tcW w:w="2970" w:type="dxa"/>
                <w:shd w:val="clear" w:color="auto" w:fill="3399FF"/>
              </w:tcPr>
            </w:tcPrChange>
          </w:tcPr>
          <w:p w14:paraId="11F2092D" w14:textId="1BD3DC6D" w:rsidR="005F74A6" w:rsidRPr="009C1411" w:rsidDel="00E800B0" w:rsidRDefault="005F74A6" w:rsidP="005F74A6">
            <w:pPr>
              <w:pStyle w:val="ColumnHead"/>
              <w:rPr>
                <w:moveFrom w:id="104" w:author="Shah Ashay" w:date="2018-04-16T16:25:00Z"/>
                <w:rFonts w:cs="Arial"/>
                <w:color w:val="FFFFFF" w:themeColor="background1"/>
              </w:rPr>
            </w:pPr>
            <w:moveFrom w:id="105" w:author="Shah Ashay" w:date="2018-04-16T16:25:00Z">
              <w:r w:rsidRPr="009C1411" w:rsidDel="00E800B0">
                <w:rPr>
                  <w:rFonts w:cs="Arial"/>
                  <w:color w:val="FFFFFF" w:themeColor="background1"/>
                </w:rPr>
                <w:t>Description</w:t>
              </w:r>
            </w:moveFrom>
          </w:p>
        </w:tc>
        <w:tc>
          <w:tcPr>
            <w:tcW w:w="614" w:type="pct"/>
            <w:shd w:val="clear" w:color="auto" w:fill="3399FF"/>
            <w:tcPrChange w:id="106" w:author="Shah Ashay" w:date="2018-04-16T16:25:00Z">
              <w:tcPr>
                <w:tcW w:w="1170" w:type="dxa"/>
                <w:shd w:val="clear" w:color="auto" w:fill="3399FF"/>
              </w:tcPr>
            </w:tcPrChange>
          </w:tcPr>
          <w:p w14:paraId="0D56C18B" w14:textId="2D7E8B81" w:rsidR="005F74A6" w:rsidRPr="009C1411" w:rsidDel="00E800B0" w:rsidRDefault="005F74A6" w:rsidP="005F74A6">
            <w:pPr>
              <w:pStyle w:val="ColumnHead"/>
              <w:rPr>
                <w:moveFrom w:id="107" w:author="Shah Ashay" w:date="2018-04-16T16:25:00Z"/>
                <w:rFonts w:cs="Arial"/>
                <w:color w:val="FFFFFF" w:themeColor="background1"/>
              </w:rPr>
            </w:pPr>
            <w:moveFrom w:id="108" w:author="Shah Ashay" w:date="2018-04-16T16:25:00Z">
              <w:r w:rsidRPr="009C1411" w:rsidDel="00E800B0">
                <w:rPr>
                  <w:rFonts w:cs="Arial"/>
                  <w:color w:val="FFFFFF" w:themeColor="background1"/>
                </w:rPr>
                <w:t>Prepared</w:t>
              </w:r>
            </w:moveFrom>
          </w:p>
          <w:p w14:paraId="544B9BD4" w14:textId="12E68F43" w:rsidR="005F74A6" w:rsidRPr="009C1411" w:rsidDel="00E800B0" w:rsidRDefault="005F74A6" w:rsidP="005F74A6">
            <w:pPr>
              <w:pStyle w:val="ColumnHead"/>
              <w:rPr>
                <w:moveFrom w:id="109" w:author="Shah Ashay" w:date="2018-04-16T16:25:00Z"/>
                <w:rFonts w:cs="Arial"/>
                <w:color w:val="FFFFFF" w:themeColor="background1"/>
              </w:rPr>
            </w:pPr>
            <w:moveFrom w:id="110" w:author="Shah Ashay" w:date="2018-04-16T16:25:00Z">
              <w:r w:rsidRPr="009C1411" w:rsidDel="00E800B0">
                <w:rPr>
                  <w:rFonts w:cs="Arial"/>
                  <w:color w:val="FFFFFF" w:themeColor="background1"/>
                </w:rPr>
                <w:t>by</w:t>
              </w:r>
            </w:moveFrom>
          </w:p>
        </w:tc>
        <w:tc>
          <w:tcPr>
            <w:tcW w:w="614" w:type="pct"/>
            <w:shd w:val="clear" w:color="auto" w:fill="3399FF"/>
            <w:tcPrChange w:id="111" w:author="Shah Ashay" w:date="2018-04-16T16:25:00Z">
              <w:tcPr>
                <w:tcW w:w="1170" w:type="dxa"/>
                <w:shd w:val="clear" w:color="auto" w:fill="3399FF"/>
              </w:tcPr>
            </w:tcPrChange>
          </w:tcPr>
          <w:p w14:paraId="73A605E7" w14:textId="11529C65" w:rsidR="005F74A6" w:rsidRPr="009C1411" w:rsidDel="00E800B0" w:rsidRDefault="005F74A6" w:rsidP="005F74A6">
            <w:pPr>
              <w:pStyle w:val="ColumnHead"/>
              <w:rPr>
                <w:moveFrom w:id="112" w:author="Shah Ashay" w:date="2018-04-16T16:25:00Z"/>
                <w:rFonts w:cs="Arial"/>
                <w:color w:val="FFFFFF" w:themeColor="background1"/>
              </w:rPr>
            </w:pPr>
            <w:moveFrom w:id="113" w:author="Shah Ashay" w:date="2018-04-16T16:25:00Z">
              <w:r w:rsidRPr="009C1411" w:rsidDel="00E800B0">
                <w:rPr>
                  <w:rFonts w:cs="Arial"/>
                  <w:color w:val="FFFFFF" w:themeColor="background1"/>
                </w:rPr>
                <w:t>Checked</w:t>
              </w:r>
            </w:moveFrom>
          </w:p>
          <w:p w14:paraId="433D72B8" w14:textId="12ABA9E6" w:rsidR="005F74A6" w:rsidRPr="009C1411" w:rsidDel="00E800B0" w:rsidRDefault="005F74A6" w:rsidP="005F74A6">
            <w:pPr>
              <w:pStyle w:val="ColumnHead"/>
              <w:rPr>
                <w:moveFrom w:id="114" w:author="Shah Ashay" w:date="2018-04-16T16:25:00Z"/>
                <w:rFonts w:cs="Arial"/>
                <w:color w:val="FFFFFF" w:themeColor="background1"/>
              </w:rPr>
            </w:pPr>
            <w:moveFrom w:id="115" w:author="Shah Ashay" w:date="2018-04-16T16:25:00Z">
              <w:r w:rsidRPr="009C1411" w:rsidDel="00E800B0">
                <w:rPr>
                  <w:rFonts w:cs="Arial"/>
                  <w:color w:val="FFFFFF" w:themeColor="background1"/>
                </w:rPr>
                <w:t>by</w:t>
              </w:r>
            </w:moveFrom>
          </w:p>
        </w:tc>
        <w:tc>
          <w:tcPr>
            <w:tcW w:w="707" w:type="pct"/>
            <w:shd w:val="clear" w:color="auto" w:fill="3399FF"/>
            <w:tcPrChange w:id="116" w:author="Shah Ashay" w:date="2018-04-16T16:25:00Z">
              <w:tcPr>
                <w:tcW w:w="1350" w:type="dxa"/>
                <w:shd w:val="clear" w:color="auto" w:fill="3399FF"/>
              </w:tcPr>
            </w:tcPrChange>
          </w:tcPr>
          <w:p w14:paraId="2766C3CD" w14:textId="76675CDA" w:rsidR="005F74A6" w:rsidRPr="009C1411" w:rsidDel="00E800B0" w:rsidRDefault="005F74A6" w:rsidP="005F74A6">
            <w:pPr>
              <w:pStyle w:val="ColumnHead"/>
              <w:rPr>
                <w:moveFrom w:id="117" w:author="Shah Ashay" w:date="2018-04-16T16:25:00Z"/>
                <w:rFonts w:cs="Arial"/>
                <w:color w:val="FFFFFF" w:themeColor="background1"/>
              </w:rPr>
            </w:pPr>
            <w:moveFrom w:id="118" w:author="Shah Ashay" w:date="2018-04-16T16:25:00Z">
              <w:r w:rsidRPr="009C1411" w:rsidDel="00E800B0">
                <w:rPr>
                  <w:rFonts w:cs="Arial"/>
                  <w:color w:val="FFFFFF" w:themeColor="background1"/>
                </w:rPr>
                <w:t>Approved by</w:t>
              </w:r>
            </w:moveFrom>
          </w:p>
        </w:tc>
      </w:tr>
      <w:tr w:rsidR="005F74A6" w:rsidRPr="009C1411" w:rsidDel="00E800B0" w14:paraId="53431B4D" w14:textId="1153D05E" w:rsidTr="00E800B0">
        <w:trPr>
          <w:cantSplit/>
          <w:trPrChange w:id="119" w:author="Shah Ashay" w:date="2018-04-16T16:25:00Z">
            <w:trPr>
              <w:cantSplit/>
            </w:trPr>
          </w:trPrChange>
        </w:trPr>
        <w:tc>
          <w:tcPr>
            <w:tcW w:w="611" w:type="pct"/>
            <w:tcPrChange w:id="120" w:author="Shah Ashay" w:date="2018-04-16T16:25:00Z">
              <w:tcPr>
                <w:tcW w:w="1165" w:type="dxa"/>
              </w:tcPr>
            </w:tcPrChange>
          </w:tcPr>
          <w:p w14:paraId="3C5312D4" w14:textId="7FFB258E" w:rsidR="005F74A6" w:rsidRPr="009C1411" w:rsidDel="00E800B0" w:rsidRDefault="00A152B9" w:rsidP="005F74A6">
            <w:pPr>
              <w:jc w:val="center"/>
              <w:rPr>
                <w:moveFrom w:id="121" w:author="Shah Ashay" w:date="2018-04-16T16:25:00Z"/>
                <w:rFonts w:cs="Arial"/>
                <w:sz w:val="20"/>
              </w:rPr>
            </w:pPr>
            <w:moveFrom w:id="122" w:author="Shah Ashay" w:date="2018-04-16T16:25:00Z">
              <w:r w:rsidRPr="009C1411" w:rsidDel="00E800B0">
                <w:rPr>
                  <w:rFonts w:cs="Arial"/>
                  <w:sz w:val="20"/>
                </w:rPr>
                <w:t>1.0</w:t>
              </w:r>
            </w:moveFrom>
          </w:p>
        </w:tc>
        <w:tc>
          <w:tcPr>
            <w:tcW w:w="897" w:type="pct"/>
            <w:tcPrChange w:id="123" w:author="Shah Ashay" w:date="2018-04-16T16:25:00Z">
              <w:tcPr>
                <w:tcW w:w="1710" w:type="dxa"/>
              </w:tcPr>
            </w:tcPrChange>
          </w:tcPr>
          <w:p w14:paraId="5A0631EB" w14:textId="0F2B493D" w:rsidR="005F74A6" w:rsidRPr="009C1411" w:rsidDel="00E800B0" w:rsidRDefault="00A152B9">
            <w:pPr>
              <w:jc w:val="center"/>
              <w:rPr>
                <w:moveFrom w:id="124" w:author="Shah Ashay" w:date="2018-04-16T16:25:00Z"/>
                <w:rFonts w:cs="Arial"/>
                <w:sz w:val="20"/>
              </w:rPr>
            </w:pPr>
            <w:moveFrom w:id="125" w:author="Shah Ashay" w:date="2018-04-16T16:25:00Z">
              <w:r w:rsidRPr="009C1411" w:rsidDel="00E800B0">
                <w:rPr>
                  <w:rFonts w:cs="Arial"/>
                  <w:sz w:val="20"/>
                </w:rPr>
                <w:t>24 March 2017</w:t>
              </w:r>
            </w:moveFrom>
          </w:p>
        </w:tc>
        <w:tc>
          <w:tcPr>
            <w:tcW w:w="1557" w:type="pct"/>
            <w:tcPrChange w:id="126" w:author="Shah Ashay" w:date="2018-04-16T16:25:00Z">
              <w:tcPr>
                <w:tcW w:w="2970" w:type="dxa"/>
              </w:tcPr>
            </w:tcPrChange>
          </w:tcPr>
          <w:p w14:paraId="3AB5FB95" w14:textId="05C2C0AC" w:rsidR="005F74A6" w:rsidRPr="009C1411" w:rsidDel="00E800B0" w:rsidRDefault="00A152B9" w:rsidP="00B107D1">
            <w:pPr>
              <w:pStyle w:val="Header"/>
              <w:tabs>
                <w:tab w:val="clear" w:pos="4320"/>
                <w:tab w:val="clear" w:pos="8640"/>
              </w:tabs>
              <w:rPr>
                <w:moveFrom w:id="127" w:author="Shah Ashay" w:date="2018-04-16T16:25:00Z"/>
                <w:rFonts w:cs="Arial"/>
                <w:sz w:val="20"/>
              </w:rPr>
            </w:pPr>
            <w:moveFrom w:id="128" w:author="Shah Ashay" w:date="2018-04-16T16:25:00Z">
              <w:r w:rsidRPr="009C1411" w:rsidDel="00E800B0">
                <w:rPr>
                  <w:rFonts w:cs="Arial"/>
                  <w:sz w:val="20"/>
                </w:rPr>
                <w:t>Document generic use case for validating allocation networks</w:t>
              </w:r>
            </w:moveFrom>
          </w:p>
        </w:tc>
        <w:tc>
          <w:tcPr>
            <w:tcW w:w="614" w:type="pct"/>
            <w:tcPrChange w:id="129" w:author="Shah Ashay" w:date="2018-04-16T16:25:00Z">
              <w:tcPr>
                <w:tcW w:w="1170" w:type="dxa"/>
              </w:tcPr>
            </w:tcPrChange>
          </w:tcPr>
          <w:p w14:paraId="72815C97" w14:textId="3EAD22CD" w:rsidR="005F74A6" w:rsidRPr="009C1411" w:rsidDel="00E800B0" w:rsidRDefault="00A152B9">
            <w:pPr>
              <w:jc w:val="center"/>
              <w:rPr>
                <w:moveFrom w:id="130" w:author="Shah Ashay" w:date="2018-04-16T16:25:00Z"/>
                <w:rFonts w:cs="Arial"/>
                <w:sz w:val="20"/>
              </w:rPr>
            </w:pPr>
            <w:moveFrom w:id="131" w:author="Shah Ashay" w:date="2018-04-16T16:25:00Z">
              <w:r w:rsidRPr="009C1411" w:rsidDel="00E800B0">
                <w:rPr>
                  <w:rFonts w:cs="Arial"/>
                  <w:sz w:val="20"/>
                </w:rPr>
                <w:t>Jennifer Lopez</w:t>
              </w:r>
            </w:moveFrom>
          </w:p>
        </w:tc>
        <w:tc>
          <w:tcPr>
            <w:tcW w:w="614" w:type="pct"/>
            <w:tcPrChange w:id="132" w:author="Shah Ashay" w:date="2018-04-16T16:25:00Z">
              <w:tcPr>
                <w:tcW w:w="1170" w:type="dxa"/>
              </w:tcPr>
            </w:tcPrChange>
          </w:tcPr>
          <w:p w14:paraId="67CA0869" w14:textId="131CFAED" w:rsidR="005F74A6" w:rsidRPr="009C1411" w:rsidDel="00E800B0" w:rsidRDefault="005F74A6">
            <w:pPr>
              <w:jc w:val="center"/>
              <w:rPr>
                <w:moveFrom w:id="133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  <w:tcPrChange w:id="134" w:author="Shah Ashay" w:date="2018-04-16T16:25:00Z">
              <w:tcPr>
                <w:tcW w:w="1350" w:type="dxa"/>
              </w:tcPr>
            </w:tcPrChange>
          </w:tcPr>
          <w:p w14:paraId="4CB19237" w14:textId="59D31184" w:rsidR="005F74A6" w:rsidRPr="009C1411" w:rsidDel="00E800B0" w:rsidRDefault="005F74A6">
            <w:pPr>
              <w:jc w:val="center"/>
              <w:rPr>
                <w:moveFrom w:id="135" w:author="Shah Ashay" w:date="2018-04-16T16:25:00Z"/>
                <w:rFonts w:cs="Arial"/>
                <w:sz w:val="20"/>
              </w:rPr>
            </w:pPr>
          </w:p>
        </w:tc>
      </w:tr>
      <w:tr w:rsidR="004F0EF1" w:rsidRPr="009C1411" w:rsidDel="00E800B0" w14:paraId="16AFFD77" w14:textId="46F50302" w:rsidTr="00E800B0">
        <w:trPr>
          <w:cantSplit/>
          <w:trPrChange w:id="136" w:author="Shah Ashay" w:date="2018-04-16T16:25:00Z">
            <w:trPr>
              <w:cantSplit/>
            </w:trPr>
          </w:trPrChange>
        </w:trPr>
        <w:tc>
          <w:tcPr>
            <w:tcW w:w="611" w:type="pct"/>
            <w:tcPrChange w:id="137" w:author="Shah Ashay" w:date="2018-04-16T16:25:00Z">
              <w:tcPr>
                <w:tcW w:w="1165" w:type="dxa"/>
              </w:tcPr>
            </w:tcPrChange>
          </w:tcPr>
          <w:p w14:paraId="507B3236" w14:textId="1C8978F8" w:rsidR="004F0EF1" w:rsidRPr="009C1411" w:rsidDel="00E800B0" w:rsidRDefault="004F0EF1" w:rsidP="004F0EF1">
            <w:pPr>
              <w:jc w:val="center"/>
              <w:rPr>
                <w:moveFrom w:id="138" w:author="Shah Ashay" w:date="2018-04-16T16:25:00Z"/>
                <w:rFonts w:cs="Arial"/>
                <w:sz w:val="20"/>
              </w:rPr>
            </w:pPr>
            <w:moveFrom w:id="139" w:author="Shah Ashay" w:date="2018-04-16T16:25:00Z">
              <w:r w:rsidRPr="009C1411" w:rsidDel="00E800B0">
                <w:rPr>
                  <w:rFonts w:cs="Arial"/>
                  <w:sz w:val="20"/>
                </w:rPr>
                <w:lastRenderedPageBreak/>
                <w:t>0.1</w:t>
              </w:r>
            </w:moveFrom>
          </w:p>
        </w:tc>
        <w:tc>
          <w:tcPr>
            <w:tcW w:w="897" w:type="pct"/>
            <w:tcPrChange w:id="140" w:author="Shah Ashay" w:date="2018-04-16T16:25:00Z">
              <w:tcPr>
                <w:tcW w:w="1710" w:type="dxa"/>
              </w:tcPr>
            </w:tcPrChange>
          </w:tcPr>
          <w:p w14:paraId="21422845" w14:textId="50057A2D" w:rsidR="004F0EF1" w:rsidRPr="009C1411" w:rsidDel="00E800B0" w:rsidRDefault="004F0EF1" w:rsidP="004F0EF1">
            <w:pPr>
              <w:jc w:val="center"/>
              <w:rPr>
                <w:moveFrom w:id="141" w:author="Shah Ashay" w:date="2018-04-16T16:25:00Z"/>
                <w:rFonts w:cs="Arial"/>
                <w:sz w:val="20"/>
              </w:rPr>
            </w:pPr>
            <w:moveFrom w:id="142" w:author="Shah Ashay" w:date="2018-04-16T16:25:00Z">
              <w:r w:rsidRPr="009C1411" w:rsidDel="00E800B0">
                <w:rPr>
                  <w:rFonts w:cs="Arial"/>
                  <w:sz w:val="20"/>
                </w:rPr>
                <w:t>28-Nov-2017</w:t>
              </w:r>
            </w:moveFrom>
          </w:p>
          <w:p w14:paraId="020FB311" w14:textId="7D2CF7F8" w:rsidR="004F0EF1" w:rsidRPr="009C1411" w:rsidDel="00E800B0" w:rsidRDefault="004F0EF1" w:rsidP="004F0EF1">
            <w:pPr>
              <w:jc w:val="center"/>
              <w:rPr>
                <w:moveFrom w:id="143" w:author="Shah Ashay" w:date="2018-04-16T16:25:00Z"/>
                <w:rFonts w:cs="Arial"/>
                <w:sz w:val="20"/>
              </w:rPr>
            </w:pPr>
          </w:p>
        </w:tc>
        <w:tc>
          <w:tcPr>
            <w:tcW w:w="1557" w:type="pct"/>
            <w:tcPrChange w:id="144" w:author="Shah Ashay" w:date="2018-04-16T16:25:00Z">
              <w:tcPr>
                <w:tcW w:w="2970" w:type="dxa"/>
              </w:tcPr>
            </w:tcPrChange>
          </w:tcPr>
          <w:p w14:paraId="2F55380B" w14:textId="3369F898" w:rsidR="004F0EF1" w:rsidRPr="009C1411" w:rsidDel="00E800B0" w:rsidRDefault="004F0EF1" w:rsidP="004F0EF1">
            <w:pPr>
              <w:pStyle w:val="Header"/>
              <w:tabs>
                <w:tab w:val="clear" w:pos="4320"/>
                <w:tab w:val="clear" w:pos="8640"/>
              </w:tabs>
              <w:rPr>
                <w:moveFrom w:id="145" w:author="Shah Ashay" w:date="2018-04-16T16:25:00Z"/>
                <w:rFonts w:cs="Arial"/>
                <w:sz w:val="20"/>
              </w:rPr>
            </w:pPr>
            <w:moveFrom w:id="146" w:author="Shah Ashay" w:date="2018-04-16T16:25:00Z">
              <w:r w:rsidRPr="009C1411" w:rsidDel="00E800B0">
                <w:rPr>
                  <w:rFonts w:cs="Arial"/>
                  <w:sz w:val="20"/>
                </w:rPr>
                <w:t>Draft for Thailand</w:t>
              </w:r>
            </w:moveFrom>
          </w:p>
        </w:tc>
        <w:tc>
          <w:tcPr>
            <w:tcW w:w="614" w:type="pct"/>
            <w:tcPrChange w:id="147" w:author="Shah Ashay" w:date="2018-04-16T16:25:00Z">
              <w:tcPr>
                <w:tcW w:w="1170" w:type="dxa"/>
              </w:tcPr>
            </w:tcPrChange>
          </w:tcPr>
          <w:p w14:paraId="7353BF8F" w14:textId="62606F8F" w:rsidR="004F0EF1" w:rsidRPr="009C1411" w:rsidDel="00E800B0" w:rsidRDefault="004F0EF1" w:rsidP="004F0EF1">
            <w:pPr>
              <w:jc w:val="center"/>
              <w:rPr>
                <w:moveFrom w:id="148" w:author="Shah Ashay" w:date="2018-04-16T16:25:00Z"/>
                <w:rFonts w:cs="Arial"/>
                <w:sz w:val="18"/>
                <w:szCs w:val="18"/>
              </w:rPr>
            </w:pPr>
            <w:moveFrom w:id="149" w:author="Shah Ashay" w:date="2018-04-16T16:25:00Z">
              <w:r w:rsidRPr="009C1411" w:rsidDel="00E800B0">
                <w:rPr>
                  <w:rFonts w:cs="Arial"/>
                  <w:sz w:val="18"/>
                  <w:szCs w:val="18"/>
                </w:rPr>
                <w:t>Wirasak C.</w:t>
              </w:r>
            </w:moveFrom>
          </w:p>
        </w:tc>
        <w:tc>
          <w:tcPr>
            <w:tcW w:w="614" w:type="pct"/>
            <w:tcPrChange w:id="150" w:author="Shah Ashay" w:date="2018-04-16T16:25:00Z">
              <w:tcPr>
                <w:tcW w:w="1170" w:type="dxa"/>
              </w:tcPr>
            </w:tcPrChange>
          </w:tcPr>
          <w:p w14:paraId="6EE8BF51" w14:textId="28A4BAA2" w:rsidR="004F0EF1" w:rsidRPr="009C1411" w:rsidDel="00E800B0" w:rsidRDefault="004F0EF1" w:rsidP="004F0EF1">
            <w:pPr>
              <w:jc w:val="center"/>
              <w:rPr>
                <w:moveFrom w:id="151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  <w:tcPrChange w:id="152" w:author="Shah Ashay" w:date="2018-04-16T16:25:00Z">
              <w:tcPr>
                <w:tcW w:w="1350" w:type="dxa"/>
              </w:tcPr>
            </w:tcPrChange>
          </w:tcPr>
          <w:p w14:paraId="720075B1" w14:textId="5298B217" w:rsidR="004F0EF1" w:rsidRPr="009C1411" w:rsidDel="00E800B0" w:rsidRDefault="004F0EF1" w:rsidP="004F0EF1">
            <w:pPr>
              <w:jc w:val="center"/>
              <w:rPr>
                <w:moveFrom w:id="153" w:author="Shah Ashay" w:date="2018-04-16T16:25:00Z"/>
                <w:rFonts w:cs="Arial"/>
                <w:sz w:val="20"/>
              </w:rPr>
            </w:pPr>
          </w:p>
        </w:tc>
      </w:tr>
      <w:tr w:rsidR="004F0EF1" w:rsidRPr="009C1411" w:rsidDel="00E800B0" w14:paraId="0B271FB9" w14:textId="5DA221FE" w:rsidTr="00E800B0">
        <w:trPr>
          <w:cantSplit/>
          <w:trPrChange w:id="154" w:author="Shah Ashay" w:date="2018-04-16T16:25:00Z">
            <w:trPr>
              <w:cantSplit/>
            </w:trPr>
          </w:trPrChange>
        </w:trPr>
        <w:tc>
          <w:tcPr>
            <w:tcW w:w="611" w:type="pct"/>
            <w:tcPrChange w:id="155" w:author="Shah Ashay" w:date="2018-04-16T16:25:00Z">
              <w:tcPr>
                <w:tcW w:w="1165" w:type="dxa"/>
              </w:tcPr>
            </w:tcPrChange>
          </w:tcPr>
          <w:p w14:paraId="789B82F0" w14:textId="38437F70" w:rsidR="004F0EF1" w:rsidRPr="009C1411" w:rsidDel="00E800B0" w:rsidRDefault="004575CE" w:rsidP="004F0EF1">
            <w:pPr>
              <w:jc w:val="center"/>
              <w:rPr>
                <w:moveFrom w:id="156" w:author="Shah Ashay" w:date="2018-04-16T16:25:00Z"/>
                <w:rFonts w:cs="Arial"/>
                <w:sz w:val="20"/>
              </w:rPr>
            </w:pPr>
            <w:moveFrom w:id="157" w:author="Shah Ashay" w:date="2018-04-16T16:25:00Z">
              <w:ins w:id="158" w:author="Prakash Atul (Ext)" w:date="2018-03-28T09:33:00Z">
                <w:r w:rsidRPr="009C1411" w:rsidDel="00E800B0">
                  <w:rPr>
                    <w:rFonts w:cs="Arial"/>
                    <w:sz w:val="20"/>
                  </w:rPr>
                  <w:t>1.1</w:t>
                </w:r>
              </w:ins>
            </w:moveFrom>
          </w:p>
        </w:tc>
        <w:tc>
          <w:tcPr>
            <w:tcW w:w="897" w:type="pct"/>
            <w:tcPrChange w:id="159" w:author="Shah Ashay" w:date="2018-04-16T16:25:00Z">
              <w:tcPr>
                <w:tcW w:w="1710" w:type="dxa"/>
              </w:tcPr>
            </w:tcPrChange>
          </w:tcPr>
          <w:p w14:paraId="00FB20AF" w14:textId="1A0F479E" w:rsidR="004F0EF1" w:rsidRPr="009C1411" w:rsidDel="00E800B0" w:rsidRDefault="004575CE" w:rsidP="004F0EF1">
            <w:pPr>
              <w:jc w:val="center"/>
              <w:rPr>
                <w:moveFrom w:id="160" w:author="Shah Ashay" w:date="2018-04-16T16:25:00Z"/>
                <w:rFonts w:cs="Arial"/>
                <w:sz w:val="20"/>
              </w:rPr>
            </w:pPr>
            <w:moveFrom w:id="161" w:author="Shah Ashay" w:date="2018-04-16T16:25:00Z">
              <w:ins w:id="162" w:author="Prakash Atul (Ext)" w:date="2018-03-28T09:33:00Z">
                <w:r w:rsidRPr="009C1411" w:rsidDel="00E800B0">
                  <w:rPr>
                    <w:rFonts w:cs="Arial"/>
                    <w:sz w:val="20"/>
                  </w:rPr>
                  <w:t>27-Mar-2018</w:t>
                </w:r>
              </w:ins>
            </w:moveFrom>
          </w:p>
        </w:tc>
        <w:tc>
          <w:tcPr>
            <w:tcW w:w="1557" w:type="pct"/>
            <w:tcPrChange w:id="163" w:author="Shah Ashay" w:date="2018-04-16T16:25:00Z">
              <w:tcPr>
                <w:tcW w:w="2970" w:type="dxa"/>
              </w:tcPr>
            </w:tcPrChange>
          </w:tcPr>
          <w:p w14:paraId="3D2197D7" w14:textId="027A4F5D" w:rsidR="004F0EF1" w:rsidRPr="009C1411" w:rsidDel="00E800B0" w:rsidRDefault="004575CE" w:rsidP="004F0EF1">
            <w:pPr>
              <w:pStyle w:val="Header"/>
              <w:tabs>
                <w:tab w:val="clear" w:pos="4320"/>
                <w:tab w:val="clear" w:pos="8640"/>
              </w:tabs>
              <w:rPr>
                <w:moveFrom w:id="164" w:author="Shah Ashay" w:date="2018-04-16T16:25:00Z"/>
                <w:rFonts w:cs="Arial"/>
                <w:sz w:val="20"/>
              </w:rPr>
            </w:pPr>
            <w:moveFrom w:id="165" w:author="Shah Ashay" w:date="2018-04-16T16:25:00Z">
              <w:ins w:id="166" w:author="Prakash Atul (Ext)" w:date="2018-03-28T09:33:00Z">
                <w:r w:rsidRPr="009C1411" w:rsidDel="00E800B0">
                  <w:rPr>
                    <w:rFonts w:cs="Arial"/>
                    <w:sz w:val="20"/>
                  </w:rPr>
                  <w:t>Updated as per EC 11.2</w:t>
                </w:r>
              </w:ins>
            </w:moveFrom>
          </w:p>
        </w:tc>
        <w:tc>
          <w:tcPr>
            <w:tcW w:w="614" w:type="pct"/>
            <w:tcPrChange w:id="167" w:author="Shah Ashay" w:date="2018-04-16T16:25:00Z">
              <w:tcPr>
                <w:tcW w:w="1170" w:type="dxa"/>
              </w:tcPr>
            </w:tcPrChange>
          </w:tcPr>
          <w:p w14:paraId="4CCAEAC6" w14:textId="155FD064" w:rsidR="004F0EF1" w:rsidRPr="009C1411" w:rsidDel="00E800B0" w:rsidRDefault="004575CE" w:rsidP="004F0EF1">
            <w:pPr>
              <w:jc w:val="center"/>
              <w:rPr>
                <w:moveFrom w:id="168" w:author="Shah Ashay" w:date="2018-04-16T16:25:00Z"/>
                <w:rFonts w:cs="Arial"/>
                <w:sz w:val="20"/>
              </w:rPr>
            </w:pPr>
            <w:moveFrom w:id="169" w:author="Shah Ashay" w:date="2018-04-16T16:25:00Z">
              <w:ins w:id="170" w:author="Prakash Atul (Ext)" w:date="2018-03-28T09:33:00Z">
                <w:r w:rsidRPr="009C1411" w:rsidDel="00E800B0">
                  <w:rPr>
                    <w:rFonts w:cs="Arial"/>
                    <w:sz w:val="20"/>
                  </w:rPr>
                  <w:t>Tieto</w:t>
                </w:r>
              </w:ins>
            </w:moveFrom>
          </w:p>
        </w:tc>
        <w:tc>
          <w:tcPr>
            <w:tcW w:w="614" w:type="pct"/>
            <w:tcPrChange w:id="171" w:author="Shah Ashay" w:date="2018-04-16T16:25:00Z">
              <w:tcPr>
                <w:tcW w:w="1170" w:type="dxa"/>
              </w:tcPr>
            </w:tcPrChange>
          </w:tcPr>
          <w:p w14:paraId="1F9D80CD" w14:textId="17CA4666" w:rsidR="004F0EF1" w:rsidRPr="009C1411" w:rsidDel="00E800B0" w:rsidRDefault="004F0EF1" w:rsidP="004F0EF1">
            <w:pPr>
              <w:jc w:val="center"/>
              <w:rPr>
                <w:moveFrom w:id="172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  <w:tcPrChange w:id="173" w:author="Shah Ashay" w:date="2018-04-16T16:25:00Z">
              <w:tcPr>
                <w:tcW w:w="1350" w:type="dxa"/>
              </w:tcPr>
            </w:tcPrChange>
          </w:tcPr>
          <w:p w14:paraId="78630E43" w14:textId="45FB8821" w:rsidR="004F0EF1" w:rsidRPr="009C1411" w:rsidDel="00E800B0" w:rsidRDefault="004F0EF1" w:rsidP="004F0EF1">
            <w:pPr>
              <w:jc w:val="center"/>
              <w:rPr>
                <w:moveFrom w:id="174" w:author="Shah Ashay" w:date="2018-04-16T16:25:00Z"/>
                <w:rFonts w:cs="Arial"/>
                <w:sz w:val="20"/>
              </w:rPr>
            </w:pPr>
          </w:p>
        </w:tc>
      </w:tr>
      <w:tr w:rsidR="004F0EF1" w:rsidRPr="009C1411" w:rsidDel="00E800B0" w14:paraId="3345FE65" w14:textId="1F76746A" w:rsidTr="00E800B0">
        <w:trPr>
          <w:cantSplit/>
          <w:trPrChange w:id="175" w:author="Shah Ashay" w:date="2018-04-16T16:25:00Z">
            <w:trPr>
              <w:cantSplit/>
            </w:trPr>
          </w:trPrChange>
        </w:trPr>
        <w:tc>
          <w:tcPr>
            <w:tcW w:w="611" w:type="pct"/>
            <w:tcPrChange w:id="176" w:author="Shah Ashay" w:date="2018-04-16T16:25:00Z">
              <w:tcPr>
                <w:tcW w:w="1165" w:type="dxa"/>
              </w:tcPr>
            </w:tcPrChange>
          </w:tcPr>
          <w:p w14:paraId="76F8A796" w14:textId="6BD44FC3" w:rsidR="004F0EF1" w:rsidRPr="009C1411" w:rsidDel="00E800B0" w:rsidRDefault="004F0EF1" w:rsidP="004F0EF1">
            <w:pPr>
              <w:jc w:val="center"/>
              <w:rPr>
                <w:moveFrom w:id="177" w:author="Shah Ashay" w:date="2018-04-16T16:25:00Z"/>
                <w:rFonts w:cs="Arial"/>
                <w:sz w:val="20"/>
              </w:rPr>
            </w:pPr>
          </w:p>
        </w:tc>
        <w:tc>
          <w:tcPr>
            <w:tcW w:w="897" w:type="pct"/>
            <w:tcPrChange w:id="178" w:author="Shah Ashay" w:date="2018-04-16T16:25:00Z">
              <w:tcPr>
                <w:tcW w:w="1710" w:type="dxa"/>
              </w:tcPr>
            </w:tcPrChange>
          </w:tcPr>
          <w:p w14:paraId="3C422C37" w14:textId="4B04D42D" w:rsidR="004F0EF1" w:rsidRPr="009C1411" w:rsidDel="00E800B0" w:rsidRDefault="004F0EF1" w:rsidP="004F0EF1">
            <w:pPr>
              <w:jc w:val="center"/>
              <w:rPr>
                <w:moveFrom w:id="179" w:author="Shah Ashay" w:date="2018-04-16T16:25:00Z"/>
                <w:rFonts w:cs="Arial"/>
                <w:sz w:val="20"/>
              </w:rPr>
            </w:pPr>
          </w:p>
        </w:tc>
        <w:tc>
          <w:tcPr>
            <w:tcW w:w="1557" w:type="pct"/>
            <w:tcPrChange w:id="180" w:author="Shah Ashay" w:date="2018-04-16T16:25:00Z">
              <w:tcPr>
                <w:tcW w:w="2970" w:type="dxa"/>
              </w:tcPr>
            </w:tcPrChange>
          </w:tcPr>
          <w:p w14:paraId="51A7043C" w14:textId="134CACF9" w:rsidR="004F0EF1" w:rsidRPr="009C1411" w:rsidDel="00E800B0" w:rsidRDefault="004F0EF1" w:rsidP="004F0EF1">
            <w:pPr>
              <w:pStyle w:val="Header"/>
              <w:tabs>
                <w:tab w:val="clear" w:pos="4320"/>
                <w:tab w:val="clear" w:pos="8640"/>
              </w:tabs>
              <w:rPr>
                <w:moveFrom w:id="181" w:author="Shah Ashay" w:date="2018-04-16T16:25:00Z"/>
                <w:rFonts w:cs="Arial"/>
                <w:sz w:val="20"/>
              </w:rPr>
            </w:pPr>
          </w:p>
        </w:tc>
        <w:tc>
          <w:tcPr>
            <w:tcW w:w="614" w:type="pct"/>
            <w:tcPrChange w:id="182" w:author="Shah Ashay" w:date="2018-04-16T16:25:00Z">
              <w:tcPr>
                <w:tcW w:w="1170" w:type="dxa"/>
              </w:tcPr>
            </w:tcPrChange>
          </w:tcPr>
          <w:p w14:paraId="0F5A4BDD" w14:textId="7F949223" w:rsidR="004F0EF1" w:rsidRPr="009C1411" w:rsidDel="00E800B0" w:rsidRDefault="004F0EF1" w:rsidP="004F0EF1">
            <w:pPr>
              <w:jc w:val="center"/>
              <w:rPr>
                <w:moveFrom w:id="183" w:author="Shah Ashay" w:date="2018-04-16T16:25:00Z"/>
                <w:rFonts w:cs="Arial"/>
                <w:sz w:val="20"/>
              </w:rPr>
            </w:pPr>
          </w:p>
        </w:tc>
        <w:tc>
          <w:tcPr>
            <w:tcW w:w="614" w:type="pct"/>
            <w:tcPrChange w:id="184" w:author="Shah Ashay" w:date="2018-04-16T16:25:00Z">
              <w:tcPr>
                <w:tcW w:w="1170" w:type="dxa"/>
              </w:tcPr>
            </w:tcPrChange>
          </w:tcPr>
          <w:p w14:paraId="161D1D80" w14:textId="01B74613" w:rsidR="004F0EF1" w:rsidRPr="009C1411" w:rsidDel="00E800B0" w:rsidRDefault="004F0EF1" w:rsidP="004F0EF1">
            <w:pPr>
              <w:jc w:val="center"/>
              <w:rPr>
                <w:moveFrom w:id="185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  <w:tcPrChange w:id="186" w:author="Shah Ashay" w:date="2018-04-16T16:25:00Z">
              <w:tcPr>
                <w:tcW w:w="1350" w:type="dxa"/>
              </w:tcPr>
            </w:tcPrChange>
          </w:tcPr>
          <w:p w14:paraId="76018486" w14:textId="6F07F608" w:rsidR="004F0EF1" w:rsidRPr="009C1411" w:rsidDel="00E800B0" w:rsidRDefault="004F0EF1" w:rsidP="004F0EF1">
            <w:pPr>
              <w:jc w:val="center"/>
              <w:rPr>
                <w:moveFrom w:id="187" w:author="Shah Ashay" w:date="2018-04-16T16:25:00Z"/>
                <w:rFonts w:cs="Arial"/>
                <w:sz w:val="20"/>
              </w:rPr>
            </w:pPr>
          </w:p>
        </w:tc>
      </w:tr>
      <w:tr w:rsidR="004F0EF1" w:rsidRPr="009C1411" w:rsidDel="00E800B0" w14:paraId="3CEED4DE" w14:textId="19F35FDD" w:rsidTr="00E800B0">
        <w:trPr>
          <w:cantSplit/>
          <w:trPrChange w:id="188" w:author="Shah Ashay" w:date="2018-04-16T16:25:00Z">
            <w:trPr>
              <w:cantSplit/>
            </w:trPr>
          </w:trPrChange>
        </w:trPr>
        <w:tc>
          <w:tcPr>
            <w:tcW w:w="611" w:type="pct"/>
            <w:tcPrChange w:id="189" w:author="Shah Ashay" w:date="2018-04-16T16:25:00Z">
              <w:tcPr>
                <w:tcW w:w="1165" w:type="dxa"/>
              </w:tcPr>
            </w:tcPrChange>
          </w:tcPr>
          <w:p w14:paraId="1F3D29F5" w14:textId="2FFEFC78" w:rsidR="004F0EF1" w:rsidRPr="009C1411" w:rsidDel="00E800B0" w:rsidRDefault="004F0EF1" w:rsidP="004F0EF1">
            <w:pPr>
              <w:jc w:val="center"/>
              <w:rPr>
                <w:moveFrom w:id="190" w:author="Shah Ashay" w:date="2018-04-16T16:25:00Z"/>
                <w:rFonts w:cs="Arial"/>
                <w:sz w:val="20"/>
              </w:rPr>
            </w:pPr>
          </w:p>
        </w:tc>
        <w:tc>
          <w:tcPr>
            <w:tcW w:w="897" w:type="pct"/>
            <w:tcPrChange w:id="191" w:author="Shah Ashay" w:date="2018-04-16T16:25:00Z">
              <w:tcPr>
                <w:tcW w:w="1710" w:type="dxa"/>
              </w:tcPr>
            </w:tcPrChange>
          </w:tcPr>
          <w:p w14:paraId="087F5780" w14:textId="64285059" w:rsidR="004F0EF1" w:rsidRPr="009C1411" w:rsidDel="00E800B0" w:rsidRDefault="004F0EF1" w:rsidP="004F0EF1">
            <w:pPr>
              <w:jc w:val="center"/>
              <w:rPr>
                <w:moveFrom w:id="192" w:author="Shah Ashay" w:date="2018-04-16T16:25:00Z"/>
                <w:rFonts w:cs="Arial"/>
                <w:sz w:val="20"/>
              </w:rPr>
            </w:pPr>
          </w:p>
        </w:tc>
        <w:tc>
          <w:tcPr>
            <w:tcW w:w="1557" w:type="pct"/>
            <w:tcPrChange w:id="193" w:author="Shah Ashay" w:date="2018-04-16T16:25:00Z">
              <w:tcPr>
                <w:tcW w:w="2970" w:type="dxa"/>
              </w:tcPr>
            </w:tcPrChange>
          </w:tcPr>
          <w:p w14:paraId="184C8585" w14:textId="799F4E7B" w:rsidR="004F0EF1" w:rsidRPr="009C1411" w:rsidDel="00E800B0" w:rsidRDefault="004F0EF1" w:rsidP="004F0EF1">
            <w:pPr>
              <w:pStyle w:val="Header"/>
              <w:tabs>
                <w:tab w:val="clear" w:pos="4320"/>
                <w:tab w:val="clear" w:pos="8640"/>
              </w:tabs>
              <w:rPr>
                <w:moveFrom w:id="194" w:author="Shah Ashay" w:date="2018-04-16T16:25:00Z"/>
                <w:rFonts w:cs="Arial"/>
                <w:sz w:val="20"/>
              </w:rPr>
            </w:pPr>
          </w:p>
        </w:tc>
        <w:tc>
          <w:tcPr>
            <w:tcW w:w="614" w:type="pct"/>
            <w:tcPrChange w:id="195" w:author="Shah Ashay" w:date="2018-04-16T16:25:00Z">
              <w:tcPr>
                <w:tcW w:w="1170" w:type="dxa"/>
              </w:tcPr>
            </w:tcPrChange>
          </w:tcPr>
          <w:p w14:paraId="4AAB05C0" w14:textId="6F92B0F4" w:rsidR="004F0EF1" w:rsidRPr="009C1411" w:rsidDel="00E800B0" w:rsidRDefault="004F0EF1" w:rsidP="004F0EF1">
            <w:pPr>
              <w:jc w:val="center"/>
              <w:rPr>
                <w:moveFrom w:id="196" w:author="Shah Ashay" w:date="2018-04-16T16:25:00Z"/>
                <w:rFonts w:cs="Arial"/>
                <w:sz w:val="20"/>
              </w:rPr>
            </w:pPr>
          </w:p>
        </w:tc>
        <w:tc>
          <w:tcPr>
            <w:tcW w:w="614" w:type="pct"/>
            <w:tcPrChange w:id="197" w:author="Shah Ashay" w:date="2018-04-16T16:25:00Z">
              <w:tcPr>
                <w:tcW w:w="1170" w:type="dxa"/>
              </w:tcPr>
            </w:tcPrChange>
          </w:tcPr>
          <w:p w14:paraId="1E0866B3" w14:textId="699B6C9C" w:rsidR="004F0EF1" w:rsidRPr="009C1411" w:rsidDel="00E800B0" w:rsidRDefault="004F0EF1" w:rsidP="004F0EF1">
            <w:pPr>
              <w:jc w:val="center"/>
              <w:rPr>
                <w:moveFrom w:id="198" w:author="Shah Ashay" w:date="2018-04-16T16:25:00Z"/>
                <w:rFonts w:cs="Arial"/>
                <w:sz w:val="20"/>
              </w:rPr>
            </w:pPr>
          </w:p>
        </w:tc>
        <w:tc>
          <w:tcPr>
            <w:tcW w:w="707" w:type="pct"/>
            <w:tcPrChange w:id="199" w:author="Shah Ashay" w:date="2018-04-16T16:25:00Z">
              <w:tcPr>
                <w:tcW w:w="1350" w:type="dxa"/>
              </w:tcPr>
            </w:tcPrChange>
          </w:tcPr>
          <w:p w14:paraId="4358B399" w14:textId="0AA29323" w:rsidR="004F0EF1" w:rsidRPr="009C1411" w:rsidDel="00E800B0" w:rsidRDefault="004F0EF1" w:rsidP="004F0EF1">
            <w:pPr>
              <w:jc w:val="center"/>
              <w:rPr>
                <w:moveFrom w:id="200" w:author="Shah Ashay" w:date="2018-04-16T16:25:00Z"/>
                <w:rFonts w:cs="Arial"/>
                <w:sz w:val="20"/>
              </w:rPr>
            </w:pPr>
          </w:p>
        </w:tc>
      </w:tr>
      <w:moveFromRangeEnd w:id="98"/>
    </w:tbl>
    <w:p w14:paraId="31CAD8F2" w14:textId="77777777" w:rsidR="00AD190F" w:rsidRPr="009C1411" w:rsidRDefault="00AD190F">
      <w:pPr>
        <w:rPr>
          <w:rFonts w:cs="Arial"/>
        </w:rPr>
        <w:sectPr w:rsidR="00AD190F" w:rsidRPr="009C141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4DF17E13" w14:textId="77777777" w:rsidR="004D61A0" w:rsidRPr="009C1411" w:rsidRDefault="004D61A0">
      <w:pPr>
        <w:jc w:val="center"/>
        <w:rPr>
          <w:rFonts w:cs="Arial"/>
          <w:b/>
          <w:color w:val="3399FF"/>
          <w:sz w:val="28"/>
        </w:rPr>
      </w:pPr>
      <w:r w:rsidRPr="009C1411">
        <w:rPr>
          <w:rFonts w:cs="Arial"/>
          <w:b/>
          <w:color w:val="3399FF"/>
          <w:sz w:val="28"/>
        </w:rPr>
        <w:lastRenderedPageBreak/>
        <w:t>Table of Contents</w:t>
      </w:r>
    </w:p>
    <w:p w14:paraId="447E87A7" w14:textId="77777777" w:rsidR="004D61A0" w:rsidRPr="009C1411" w:rsidRDefault="004D61A0">
      <w:pPr>
        <w:rPr>
          <w:rFonts w:cs="Arial"/>
        </w:rPr>
      </w:pPr>
    </w:p>
    <w:p w14:paraId="4526E8F6" w14:textId="77777777" w:rsidR="00811972" w:rsidRPr="00E800B0" w:rsidRDefault="00006EC4">
      <w:pPr>
        <w:pStyle w:val="TOC1"/>
        <w:rPr>
          <w:rFonts w:cstheme="minorBidi"/>
          <w:noProof/>
        </w:rPr>
      </w:pPr>
      <w:r w:rsidRPr="00E800B0">
        <w:rPr>
          <w:rFonts w:ascii="Arial" w:hAnsi="Arial" w:cs="Arial"/>
        </w:rPr>
        <w:fldChar w:fldCharType="begin"/>
      </w:r>
      <w:r w:rsidR="004D61A0" w:rsidRPr="009C1411">
        <w:rPr>
          <w:rFonts w:ascii="Arial" w:hAnsi="Arial" w:cs="Arial"/>
        </w:rPr>
        <w:instrText xml:space="preserve"> TOC \o "1-2" \h \z </w:instrText>
      </w:r>
      <w:r w:rsidRPr="00E800B0">
        <w:rPr>
          <w:rFonts w:ascii="Arial" w:hAnsi="Arial" w:cs="Arial"/>
          <w:rPrChange w:id="201" w:author="Batra Yogesh (EXT)" w:date="2018-04-13T12:41:00Z">
            <w:rPr>
              <w:rFonts w:ascii="Arial" w:hAnsi="Arial" w:cs="Arial"/>
            </w:rPr>
          </w:rPrChange>
        </w:rPr>
        <w:fldChar w:fldCharType="separate"/>
      </w:r>
      <w:r w:rsidR="00326755" w:rsidRPr="009C1411">
        <w:rPr>
          <w:rFonts w:ascii="Arial" w:hAnsi="Arial" w:cs="Arial"/>
          <w:rPrChange w:id="202" w:author="Batra Yogesh (EXT)" w:date="2018-04-13T12:41:00Z">
            <w:rPr/>
          </w:rPrChange>
        </w:rPr>
        <w:fldChar w:fldCharType="begin"/>
      </w:r>
      <w:r w:rsidR="00326755" w:rsidRPr="009C1411">
        <w:rPr>
          <w:rFonts w:ascii="Arial" w:hAnsi="Arial" w:cs="Arial"/>
          <w:rPrChange w:id="203" w:author="Batra Yogesh (EXT)" w:date="2018-04-13T12:41:00Z">
            <w:rPr/>
          </w:rPrChange>
        </w:rPr>
        <w:instrText xml:space="preserve"> HYPERLINK \l "_Toc480372404" </w:instrText>
      </w:r>
      <w:r w:rsidR="00326755" w:rsidRPr="009C1411">
        <w:rPr>
          <w:rFonts w:ascii="Arial" w:hAnsi="Arial" w:cs="Arial"/>
          <w:rPrChange w:id="204" w:author="Batra Yogesh (EXT)" w:date="2018-04-13T12:41:00Z">
            <w:rPr>
              <w:noProof/>
            </w:rPr>
          </w:rPrChange>
        </w:rPr>
        <w:fldChar w:fldCharType="separate"/>
      </w:r>
      <w:r w:rsidR="00811972" w:rsidRPr="00E800B0">
        <w:rPr>
          <w:rStyle w:val="Hyperlink"/>
          <w:rFonts w:ascii="Arial" w:hAnsi="Arial" w:cs="Arial"/>
          <w:noProof/>
          <w:rPrChange w:id="205" w:author="Shah Ashay" w:date="2018-04-16T16:25:00Z">
            <w:rPr>
              <w:rStyle w:val="Hyperlink"/>
              <w:noProof/>
            </w:rPr>
          </w:rPrChange>
        </w:rPr>
        <w:t>1.</w:t>
      </w:r>
      <w:r w:rsidR="00811972" w:rsidRPr="00E800B0">
        <w:rPr>
          <w:rFonts w:ascii="Arial" w:hAnsi="Arial" w:cs="Arial"/>
          <w:noProof/>
          <w:rPrChange w:id="206" w:author="Shah Ashay" w:date="2018-04-16T16:25:00Z">
            <w:rPr>
              <w:rFonts w:cstheme="minorBidi"/>
              <w:noProof/>
            </w:rPr>
          </w:rPrChange>
        </w:rPr>
        <w:tab/>
      </w:r>
      <w:r w:rsidR="00811972" w:rsidRPr="00E800B0">
        <w:rPr>
          <w:rStyle w:val="Hyperlink"/>
          <w:rFonts w:ascii="Arial" w:hAnsi="Arial" w:cs="Arial"/>
          <w:noProof/>
          <w:rPrChange w:id="207" w:author="Shah Ashay" w:date="2018-04-16T16:25:00Z">
            <w:rPr>
              <w:rStyle w:val="Hyperlink"/>
              <w:noProof/>
            </w:rPr>
          </w:rPrChange>
        </w:rPr>
        <w:t>Use Case Information</w:t>
      </w:r>
      <w:r w:rsidR="00811972" w:rsidRPr="009C1411">
        <w:rPr>
          <w:rFonts w:ascii="Arial" w:hAnsi="Arial" w:cs="Arial"/>
          <w:noProof/>
          <w:webHidden/>
          <w:rPrChange w:id="208" w:author="Batra Yogesh (EXT)" w:date="2018-04-13T12:41:00Z">
            <w:rPr>
              <w:noProof/>
              <w:webHidden/>
            </w:rPr>
          </w:rPrChange>
        </w:rPr>
        <w:tab/>
      </w:r>
      <w:r w:rsidR="00811972" w:rsidRPr="009C1411">
        <w:rPr>
          <w:rFonts w:ascii="Arial" w:hAnsi="Arial" w:cs="Arial"/>
          <w:noProof/>
          <w:webHidden/>
          <w:rPrChange w:id="209" w:author="Batra Yogesh (EXT)" w:date="2018-04-13T12:41:00Z">
            <w:rPr>
              <w:noProof/>
              <w:webHidden/>
            </w:rPr>
          </w:rPrChange>
        </w:rPr>
        <w:fldChar w:fldCharType="begin"/>
      </w:r>
      <w:r w:rsidR="00811972" w:rsidRPr="009C1411">
        <w:rPr>
          <w:rFonts w:ascii="Arial" w:hAnsi="Arial" w:cs="Arial"/>
          <w:noProof/>
          <w:webHidden/>
          <w:rPrChange w:id="210" w:author="Batra Yogesh (EXT)" w:date="2018-04-13T12:41:00Z">
            <w:rPr>
              <w:noProof/>
              <w:webHidden/>
            </w:rPr>
          </w:rPrChange>
        </w:rPr>
        <w:instrText xml:space="preserve"> PAGEREF _Toc480372404 \h </w:instrText>
      </w:r>
      <w:r w:rsidR="00811972" w:rsidRPr="009C1411">
        <w:rPr>
          <w:rFonts w:ascii="Arial" w:hAnsi="Arial" w:cs="Arial"/>
          <w:noProof/>
          <w:webHidden/>
          <w:rPrChange w:id="211" w:author="Batra Yogesh (EXT)" w:date="2018-04-13T12:41:00Z">
            <w:rPr>
              <w:rFonts w:ascii="Arial" w:hAnsi="Arial" w:cs="Arial"/>
              <w:noProof/>
              <w:webHidden/>
            </w:rPr>
          </w:rPrChange>
        </w:rPr>
      </w:r>
      <w:r w:rsidR="00811972" w:rsidRPr="009C1411">
        <w:rPr>
          <w:rFonts w:ascii="Arial" w:hAnsi="Arial" w:cs="Arial"/>
          <w:noProof/>
          <w:webHidden/>
          <w:rPrChange w:id="212" w:author="Batra Yogesh (EXT)" w:date="2018-04-13T12:41:00Z">
            <w:rPr>
              <w:noProof/>
              <w:webHidden/>
            </w:rPr>
          </w:rPrChange>
        </w:rPr>
        <w:fldChar w:fldCharType="separate"/>
      </w:r>
      <w:r w:rsidR="00811972" w:rsidRPr="009C1411">
        <w:rPr>
          <w:rFonts w:ascii="Arial" w:hAnsi="Arial" w:cs="Arial"/>
          <w:noProof/>
          <w:webHidden/>
          <w:rPrChange w:id="213" w:author="Batra Yogesh (EXT)" w:date="2018-04-13T12:41:00Z">
            <w:rPr>
              <w:noProof/>
              <w:webHidden/>
            </w:rPr>
          </w:rPrChange>
        </w:rPr>
        <w:t>2</w:t>
      </w:r>
      <w:r w:rsidR="00811972" w:rsidRPr="009C1411">
        <w:rPr>
          <w:rFonts w:ascii="Arial" w:hAnsi="Arial" w:cs="Arial"/>
          <w:noProof/>
          <w:webHidden/>
          <w:rPrChange w:id="214" w:author="Batra Yogesh (EXT)" w:date="2018-04-13T12:41:00Z">
            <w:rPr>
              <w:noProof/>
              <w:webHidden/>
            </w:rPr>
          </w:rPrChange>
        </w:rPr>
        <w:fldChar w:fldCharType="end"/>
      </w:r>
      <w:r w:rsidR="00326755" w:rsidRPr="009C1411">
        <w:rPr>
          <w:rFonts w:ascii="Arial" w:hAnsi="Arial" w:cs="Arial"/>
          <w:noProof/>
          <w:rPrChange w:id="215" w:author="Batra Yogesh (EXT)" w:date="2018-04-13T12:41:00Z">
            <w:rPr>
              <w:noProof/>
            </w:rPr>
          </w:rPrChange>
        </w:rPr>
        <w:fldChar w:fldCharType="end"/>
      </w:r>
    </w:p>
    <w:p w14:paraId="00C3F04D" w14:textId="77777777" w:rsidR="00811972" w:rsidRPr="00E800B0" w:rsidRDefault="00326755">
      <w:pPr>
        <w:pStyle w:val="TOC1"/>
        <w:rPr>
          <w:rFonts w:cstheme="minorBidi"/>
          <w:noProof/>
        </w:rPr>
      </w:pPr>
      <w:r w:rsidRPr="00E800B0">
        <w:fldChar w:fldCharType="begin"/>
      </w:r>
      <w:r w:rsidRPr="00E800B0">
        <w:instrText xml:space="preserve"> HYPERLINK \l "_Toc480372405" </w:instrText>
      </w:r>
      <w:r w:rsidRPr="00E800B0">
        <w:rPr>
          <w:noProof/>
        </w:rPr>
        <w:fldChar w:fldCharType="separate"/>
      </w:r>
      <w:r w:rsidR="00811972" w:rsidRPr="00E800B0">
        <w:rPr>
          <w:rStyle w:val="Hyperlink"/>
          <w:rFonts w:ascii="Arial" w:hAnsi="Arial" w:cs="Arial"/>
          <w:noProof/>
          <w:rPrChange w:id="216" w:author="Shah Ashay" w:date="2018-04-16T16:25:00Z">
            <w:rPr>
              <w:rStyle w:val="Hyperlink"/>
              <w:noProof/>
            </w:rPr>
          </w:rPrChange>
        </w:rPr>
        <w:t>2.</w:t>
      </w:r>
      <w:r w:rsidR="00811972" w:rsidRPr="00E800B0">
        <w:rPr>
          <w:rFonts w:ascii="Arial" w:hAnsi="Arial" w:cs="Arial"/>
          <w:noProof/>
          <w:rPrChange w:id="217" w:author="Shah Ashay" w:date="2018-04-16T16:25:00Z">
            <w:rPr>
              <w:rFonts w:cstheme="minorBidi"/>
              <w:noProof/>
            </w:rPr>
          </w:rPrChange>
        </w:rPr>
        <w:tab/>
      </w:r>
      <w:r w:rsidR="00811972" w:rsidRPr="00E800B0">
        <w:rPr>
          <w:rStyle w:val="Hyperlink"/>
          <w:rFonts w:ascii="Arial" w:hAnsi="Arial" w:cs="Arial"/>
          <w:noProof/>
          <w:rPrChange w:id="218" w:author="Shah Ashay" w:date="2018-04-16T16:25:00Z">
            <w:rPr>
              <w:rStyle w:val="Hyperlink"/>
              <w:noProof/>
            </w:rPr>
          </w:rPrChange>
        </w:rPr>
        <w:t>Primary Flow: Validate Allocation Networks</w:t>
      </w:r>
      <w:r w:rsidR="00811972" w:rsidRPr="00E800B0">
        <w:rPr>
          <w:noProof/>
          <w:webHidden/>
        </w:rPr>
        <w:tab/>
      </w:r>
      <w:r w:rsidR="00811972" w:rsidRPr="00E800B0">
        <w:rPr>
          <w:noProof/>
          <w:webHidden/>
        </w:rPr>
        <w:fldChar w:fldCharType="begin"/>
      </w:r>
      <w:r w:rsidR="00811972" w:rsidRPr="00E800B0">
        <w:rPr>
          <w:noProof/>
          <w:webHidden/>
        </w:rPr>
        <w:instrText xml:space="preserve"> PAGEREF _Toc480372405 \h </w:instrText>
      </w:r>
      <w:r w:rsidR="00811972" w:rsidRPr="00E800B0">
        <w:rPr>
          <w:noProof/>
          <w:webHidden/>
        </w:rPr>
      </w:r>
      <w:r w:rsidR="00811972" w:rsidRPr="00E800B0">
        <w:rPr>
          <w:noProof/>
          <w:webHidden/>
        </w:rPr>
        <w:fldChar w:fldCharType="separate"/>
      </w:r>
      <w:r w:rsidR="00811972" w:rsidRPr="00E800B0">
        <w:rPr>
          <w:noProof/>
          <w:webHidden/>
        </w:rPr>
        <w:t>2</w:t>
      </w:r>
      <w:r w:rsidR="00811972" w:rsidRPr="00E800B0">
        <w:rPr>
          <w:noProof/>
          <w:webHidden/>
        </w:rPr>
        <w:fldChar w:fldCharType="end"/>
      </w:r>
      <w:r w:rsidRPr="00E800B0">
        <w:rPr>
          <w:noProof/>
        </w:rPr>
        <w:fldChar w:fldCharType="end"/>
      </w:r>
    </w:p>
    <w:p w14:paraId="77E65FA9" w14:textId="77777777" w:rsidR="00811972" w:rsidRPr="00E800B0" w:rsidRDefault="00326755">
      <w:pPr>
        <w:pStyle w:val="TOC1"/>
        <w:rPr>
          <w:rStyle w:val="Hyperlink"/>
          <w:noProof/>
        </w:rPr>
      </w:pPr>
      <w:r w:rsidRPr="00E800B0">
        <w:rPr>
          <w:color w:val="0000FF"/>
          <w:u w:val="single"/>
        </w:rPr>
        <w:fldChar w:fldCharType="begin"/>
      </w:r>
      <w:r w:rsidRPr="00E800B0">
        <w:instrText xml:space="preserve"> HYPERLINK \l "_Toc480372406" </w:instrText>
      </w:r>
      <w:r w:rsidRPr="00E800B0">
        <w:rPr>
          <w:noProof/>
        </w:rPr>
        <w:fldChar w:fldCharType="separate"/>
      </w:r>
      <w:r w:rsidR="00811972" w:rsidRPr="00E800B0">
        <w:rPr>
          <w:rStyle w:val="Hyperlink"/>
          <w:rFonts w:ascii="Arial" w:hAnsi="Arial" w:cs="Arial"/>
          <w:noProof/>
          <w:rPrChange w:id="219" w:author="Shah Ashay" w:date="2018-04-16T16:26:00Z">
            <w:rPr>
              <w:rStyle w:val="Hyperlink"/>
              <w:noProof/>
            </w:rPr>
          </w:rPrChange>
        </w:rPr>
        <w:t>3.</w:t>
      </w:r>
      <w:r w:rsidR="00811972" w:rsidRPr="00E800B0">
        <w:rPr>
          <w:rFonts w:ascii="Arial" w:hAnsi="Arial" w:cs="Arial"/>
          <w:noProof/>
          <w:rPrChange w:id="220" w:author="Shah Ashay" w:date="2018-04-16T16:26:00Z">
            <w:rPr>
              <w:rFonts w:cstheme="minorBidi"/>
              <w:noProof/>
            </w:rPr>
          </w:rPrChange>
        </w:rPr>
        <w:tab/>
      </w:r>
      <w:r w:rsidR="00811972" w:rsidRPr="00E800B0">
        <w:rPr>
          <w:rStyle w:val="Hyperlink"/>
          <w:rFonts w:ascii="Arial" w:hAnsi="Arial" w:cs="Arial"/>
          <w:noProof/>
          <w:rPrChange w:id="221" w:author="Shah Ashay" w:date="2018-04-16T16:26:00Z">
            <w:rPr>
              <w:rStyle w:val="Hyperlink"/>
              <w:noProof/>
            </w:rPr>
          </w:rPrChange>
        </w:rPr>
        <w:t>Alternate Flow: Validate Re-Allocated Results</w:t>
      </w:r>
      <w:r w:rsidR="00811972" w:rsidRPr="00E800B0">
        <w:rPr>
          <w:noProof/>
          <w:webHidden/>
        </w:rPr>
        <w:tab/>
      </w:r>
      <w:r w:rsidR="00811972" w:rsidRPr="00E800B0">
        <w:rPr>
          <w:noProof/>
          <w:webHidden/>
        </w:rPr>
        <w:fldChar w:fldCharType="begin"/>
      </w:r>
      <w:r w:rsidR="00811972" w:rsidRPr="00E800B0">
        <w:rPr>
          <w:noProof/>
          <w:webHidden/>
        </w:rPr>
        <w:instrText xml:space="preserve"> PAGEREF _Toc480372406 \h </w:instrText>
      </w:r>
      <w:r w:rsidR="00811972" w:rsidRPr="00E800B0">
        <w:rPr>
          <w:noProof/>
          <w:webHidden/>
        </w:rPr>
      </w:r>
      <w:r w:rsidR="00811972" w:rsidRPr="00E800B0">
        <w:rPr>
          <w:noProof/>
          <w:webHidden/>
        </w:rPr>
        <w:fldChar w:fldCharType="separate"/>
      </w:r>
      <w:r w:rsidR="00811972" w:rsidRPr="00E800B0">
        <w:rPr>
          <w:noProof/>
          <w:webHidden/>
        </w:rPr>
        <w:t>3</w:t>
      </w:r>
      <w:r w:rsidR="00811972" w:rsidRPr="00E800B0">
        <w:rPr>
          <w:noProof/>
          <w:webHidden/>
        </w:rPr>
        <w:fldChar w:fldCharType="end"/>
      </w:r>
      <w:r w:rsidRPr="00E800B0">
        <w:rPr>
          <w:noProof/>
        </w:rPr>
        <w:fldChar w:fldCharType="end"/>
      </w:r>
    </w:p>
    <w:p w14:paraId="5BF0BE3F" w14:textId="77777777" w:rsidR="00811972" w:rsidRPr="00E800B0" w:rsidRDefault="00811972" w:rsidP="00811972">
      <w:pPr>
        <w:rPr>
          <w:rFonts w:cs="Arial"/>
          <w:noProof/>
        </w:rPr>
      </w:pPr>
    </w:p>
    <w:p w14:paraId="3DBF52D3" w14:textId="77777777" w:rsidR="00811972" w:rsidRPr="009C1411" w:rsidRDefault="00006EC4" w:rsidP="00811972">
      <w:pPr>
        <w:pStyle w:val="TOC1"/>
        <w:spacing w:before="120"/>
        <w:rPr>
          <w:rFonts w:ascii="Arial" w:hAnsi="Arial" w:cs="Arial"/>
        </w:rPr>
      </w:pPr>
      <w:r w:rsidRPr="00E800B0">
        <w:rPr>
          <w:rFonts w:ascii="Arial" w:hAnsi="Arial" w:cs="Arial"/>
        </w:rPr>
        <w:fldChar w:fldCharType="end"/>
      </w:r>
      <w:bookmarkStart w:id="222" w:name="_Toc480372404"/>
    </w:p>
    <w:p w14:paraId="6FD93D9E" w14:textId="77777777" w:rsidR="00447470" w:rsidRPr="009C1411" w:rsidRDefault="00447470" w:rsidP="00811972">
      <w:pPr>
        <w:pStyle w:val="Heading1"/>
      </w:pPr>
      <w:r w:rsidRPr="009C1411">
        <w:t>Use Case Information</w:t>
      </w:r>
      <w:bookmarkEnd w:id="222"/>
    </w:p>
    <w:p w14:paraId="7C1DD5D9" w14:textId="77777777" w:rsidR="00447470" w:rsidRPr="009C1411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447470" w:rsidRPr="009C1411" w14:paraId="78A6E457" w14:textId="77777777" w:rsidTr="00E800B0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1FA1E4FD" w14:textId="77777777" w:rsidR="00447470" w:rsidRPr="009C1411" w:rsidRDefault="00447470" w:rsidP="00B36B5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</w:tcPr>
          <w:p w14:paraId="20DA7AD4" w14:textId="77777777" w:rsidR="00447470" w:rsidRPr="009C1411" w:rsidRDefault="004F0EF1" w:rsidP="00A152B9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447470" w:rsidRPr="009C1411">
              <w:rPr>
                <w:rFonts w:cs="Arial"/>
                <w:color w:val="000000" w:themeColor="text1"/>
                <w:sz w:val="20"/>
                <w:szCs w:val="20"/>
              </w:rPr>
              <w:t>_UC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17</w:t>
            </w:r>
            <w:r w:rsidR="00447470"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A152B9" w:rsidRPr="009C1411">
              <w:rPr>
                <w:rFonts w:cs="Arial"/>
                <w:color w:val="000000" w:themeColor="text1"/>
                <w:sz w:val="20"/>
                <w:szCs w:val="20"/>
              </w:rPr>
              <w:t>Validate Allocation Networks</w:t>
            </w:r>
          </w:p>
        </w:tc>
      </w:tr>
      <w:tr w:rsidR="00447470" w:rsidRPr="009C1411" w14:paraId="3F5695E3" w14:textId="77777777" w:rsidTr="00E800B0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3592C8D4" w14:textId="77777777" w:rsidR="00447470" w:rsidRPr="009C1411" w:rsidRDefault="00447470" w:rsidP="00B36B5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</w:tcPr>
          <w:p w14:paraId="5B2F4428" w14:textId="77777777" w:rsidR="00447470" w:rsidRPr="009C1411" w:rsidRDefault="00A152B9" w:rsidP="00A152B9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To ensure that all allocation networks have the same calculations as prior to the upgrade.</w:t>
            </w:r>
          </w:p>
        </w:tc>
      </w:tr>
      <w:tr w:rsidR="00447470" w:rsidRPr="009C1411" w14:paraId="086F6616" w14:textId="77777777" w:rsidTr="00E800B0">
        <w:trPr>
          <w:cantSplit/>
          <w:trHeight w:val="818"/>
        </w:trPr>
        <w:tc>
          <w:tcPr>
            <w:tcW w:w="2880" w:type="dxa"/>
            <w:shd w:val="clear" w:color="auto" w:fill="C6D9F1" w:themeFill="text2" w:themeFillTint="33"/>
          </w:tcPr>
          <w:p w14:paraId="77C0F9C2" w14:textId="77777777" w:rsidR="00447470" w:rsidRPr="009C1411" w:rsidRDefault="00447470" w:rsidP="00B36B5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</w:tcPr>
          <w:p w14:paraId="413A6E94" w14:textId="77777777" w:rsidR="00447470" w:rsidRPr="009C1411" w:rsidRDefault="000716F5" w:rsidP="000716F5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UC01_Production Well Status</w:t>
            </w:r>
          </w:p>
          <w:p w14:paraId="79B0FB34" w14:textId="77777777" w:rsidR="000716F5" w:rsidRPr="009C1411" w:rsidRDefault="00E0442F" w:rsidP="00E0442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UC03_Production Well Daily Data 1</w:t>
            </w:r>
          </w:p>
          <w:p w14:paraId="15A1F91F" w14:textId="77777777" w:rsidR="00E0442F" w:rsidRPr="009C1411" w:rsidRDefault="00E0442F" w:rsidP="00E0442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UC04_Well Test – Single</w:t>
            </w:r>
          </w:p>
          <w:p w14:paraId="01DEDE3A" w14:textId="77777777" w:rsidR="00E0442F" w:rsidRPr="009C1411" w:rsidRDefault="00E0442F" w:rsidP="00E0442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UC06_Injection Well Status Data</w:t>
            </w:r>
          </w:p>
          <w:p w14:paraId="5E0000E1" w14:textId="650EC2B3" w:rsidR="00E0442F" w:rsidRPr="009C1411" w:rsidRDefault="00E0442F" w:rsidP="00E0442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UC07_Water </w:t>
            </w:r>
            <w:del w:id="223" w:author="Batra Yogesh (EXT)" w:date="2018-04-04T17:25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Inection</w:delText>
              </w:r>
            </w:del>
            <w:ins w:id="224" w:author="Batra Yogesh (EXT)" w:date="2018-04-04T17:25:00Z">
              <w:r w:rsidR="00533A84" w:rsidRPr="009C1411">
                <w:rPr>
                  <w:rFonts w:cs="Arial"/>
                  <w:color w:val="000000" w:themeColor="text1"/>
                  <w:sz w:val="20"/>
                  <w:szCs w:val="20"/>
                </w:rPr>
                <w:t>Injection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Well Daily data</w:t>
            </w:r>
          </w:p>
          <w:p w14:paraId="412E9F38" w14:textId="77777777" w:rsidR="00E0442F" w:rsidRPr="009C1411" w:rsidRDefault="00E0442F" w:rsidP="00E0442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UC09_Enter Daily Oil Condensate Stream Data</w:t>
            </w:r>
          </w:p>
          <w:p w14:paraId="349EEBE7" w14:textId="77777777" w:rsidR="00E0442F" w:rsidRPr="009C1411" w:rsidRDefault="00E0442F" w:rsidP="00E0442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UC10</w:t>
            </w:r>
            <w:r w:rsidR="007D3B74" w:rsidRPr="009C1411">
              <w:rPr>
                <w:rFonts w:cs="Arial"/>
                <w:color w:val="000000" w:themeColor="text1"/>
                <w:sz w:val="20"/>
                <w:szCs w:val="20"/>
              </w:rPr>
              <w:t>_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Enter Daily Gas Stream Data</w:t>
            </w:r>
          </w:p>
          <w:p w14:paraId="4FCCDE79" w14:textId="77777777" w:rsidR="00CA7091" w:rsidRPr="009C1411" w:rsidRDefault="00E0442F" w:rsidP="00CA709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UC11</w:t>
            </w:r>
            <w:r w:rsidR="007D3B74" w:rsidRPr="009C1411">
              <w:rPr>
                <w:rFonts w:cs="Arial"/>
                <w:color w:val="000000" w:themeColor="text1"/>
                <w:sz w:val="20"/>
                <w:szCs w:val="20"/>
              </w:rPr>
              <w:t>_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Enter Daily Water Stream Data</w:t>
            </w:r>
          </w:p>
          <w:p w14:paraId="017FB4D5" w14:textId="77777777" w:rsidR="00E0442F" w:rsidRPr="009C1411" w:rsidRDefault="00CA7091" w:rsidP="00CA7091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UC12 - Enter Pipeline Daily Data</w:t>
            </w:r>
          </w:p>
          <w:p w14:paraId="1B48FFEF" w14:textId="77777777" w:rsidR="00E0442F" w:rsidRPr="009C1411" w:rsidRDefault="00E0442F" w:rsidP="00E0442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UC14</w:t>
            </w:r>
            <w:r w:rsidR="007D3B74" w:rsidRPr="009C1411">
              <w:rPr>
                <w:rFonts w:cs="Arial"/>
                <w:color w:val="000000" w:themeColor="text1"/>
                <w:sz w:val="20"/>
                <w:szCs w:val="20"/>
              </w:rPr>
              <w:t>_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Enter Gas Stream Component Analysis</w:t>
            </w:r>
          </w:p>
          <w:p w14:paraId="5A8F4246" w14:textId="77777777" w:rsidR="00C40039" w:rsidRPr="009C1411" w:rsidRDefault="00C40039" w:rsidP="00E0442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UC15_Enter Oil / Condensate Stream Component Analysis</w:t>
            </w:r>
          </w:p>
          <w:p w14:paraId="44EE6397" w14:textId="77777777" w:rsidR="007D3B74" w:rsidRPr="009C1411" w:rsidRDefault="00C40039" w:rsidP="00C4003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UC16</w:t>
            </w:r>
            <w:r w:rsidR="007D3B74" w:rsidRPr="009C1411">
              <w:rPr>
                <w:rFonts w:cs="Arial"/>
                <w:color w:val="000000" w:themeColor="text1"/>
                <w:sz w:val="20"/>
                <w:szCs w:val="20"/>
              </w:rPr>
              <w:t>_</w:t>
            </w:r>
            <w:r w:rsidR="00E0442F" w:rsidRPr="009C1411">
              <w:rPr>
                <w:rFonts w:cs="Arial"/>
                <w:color w:val="000000" w:themeColor="text1"/>
                <w:sz w:val="20"/>
                <w:szCs w:val="20"/>
              </w:rPr>
              <w:t>Enter Equipment Event Data</w:t>
            </w:r>
          </w:p>
        </w:tc>
      </w:tr>
      <w:tr w:rsidR="00A152B9" w:rsidRPr="009C1411" w14:paraId="18B252C9" w14:textId="77777777" w:rsidTr="00E800B0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34ABFF62" w14:textId="77777777" w:rsidR="00A152B9" w:rsidRPr="009C1411" w:rsidRDefault="00A152B9" w:rsidP="00B36B5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List month-year to use for test data set</w:t>
            </w:r>
          </w:p>
          <w:p w14:paraId="45711E94" w14:textId="77777777" w:rsidR="00A152B9" w:rsidRPr="009C1411" w:rsidRDefault="00A152B9" w:rsidP="006A7B4D">
            <w:pPr>
              <w:pStyle w:val="TableText"/>
              <w:keepNext/>
              <w:keepLines/>
              <w:numPr>
                <w:ilvl w:val="0"/>
                <w:numId w:val="9"/>
              </w:num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up to 4 months</w:t>
            </w:r>
          </w:p>
          <w:p w14:paraId="1FAEF4A6" w14:textId="77777777" w:rsidR="006A7B4D" w:rsidRPr="009C1411" w:rsidRDefault="006A7B4D" w:rsidP="006A7B4D">
            <w:pPr>
              <w:pStyle w:val="TableText"/>
              <w:keepNext/>
              <w:keepLines/>
              <w:numPr>
                <w:ilvl w:val="0"/>
                <w:numId w:val="9"/>
              </w:numPr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Suggest not more than 2 years ago</w:t>
            </w:r>
          </w:p>
        </w:tc>
        <w:tc>
          <w:tcPr>
            <w:tcW w:w="6480" w:type="dxa"/>
          </w:tcPr>
          <w:p w14:paraId="15EC58D4" w14:textId="77777777" w:rsidR="00A152B9" w:rsidRPr="009C1411" w:rsidRDefault="00A152B9" w:rsidP="00A152B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December 2016 </w:t>
            </w:r>
            <w:r w:rsidR="006A7B4D" w:rsidRPr="009C1411">
              <w:rPr>
                <w:rFonts w:cs="Arial"/>
                <w:color w:val="000000" w:themeColor="text1"/>
                <w:sz w:val="20"/>
                <w:szCs w:val="20"/>
              </w:rPr>
              <w:t>(to test year end/beginning)</w:t>
            </w:r>
          </w:p>
          <w:p w14:paraId="27186C4C" w14:textId="77777777" w:rsidR="00A152B9" w:rsidRPr="009C1411" w:rsidRDefault="00A152B9" w:rsidP="00A152B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January 2017</w:t>
            </w:r>
            <w:r w:rsidR="006A7B4D"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(to test year end/beginning)</w:t>
            </w:r>
          </w:p>
          <w:p w14:paraId="6EFF6AAF" w14:textId="77777777" w:rsidR="006A7B4D" w:rsidRPr="009C1411" w:rsidRDefault="006A7B4D" w:rsidP="006A7B4D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Any other month with a change in calculations? (include details about calculation change)</w:t>
            </w:r>
          </w:p>
          <w:p w14:paraId="57ACBBED" w14:textId="77777777" w:rsidR="00A152B9" w:rsidRPr="009C1411" w:rsidRDefault="00A152B9" w:rsidP="007D3B74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6F381D" w:rsidRPr="009C1411" w14:paraId="2D153D2C" w14:textId="77777777" w:rsidTr="00E800B0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0C1E9AC7" w14:textId="77777777" w:rsidR="006F381D" w:rsidRPr="009C1411" w:rsidRDefault="006F381D" w:rsidP="006F381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EC Roles</w:t>
            </w:r>
          </w:p>
          <w:p w14:paraId="0D2468C9" w14:textId="77777777" w:rsidR="006F381D" w:rsidRPr="009C1411" w:rsidRDefault="006F381D" w:rsidP="006F381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(list EC roles that may execute Use Case)</w:t>
            </w:r>
          </w:p>
        </w:tc>
        <w:tc>
          <w:tcPr>
            <w:tcW w:w="6480" w:type="dxa"/>
          </w:tcPr>
          <w:p w14:paraId="48D4AC1A" w14:textId="77777777" w:rsidR="006F381D" w:rsidRPr="009C1411" w:rsidRDefault="006F381D" w:rsidP="006F381D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Roles can be able to execute this use case are as follows:</w:t>
            </w:r>
          </w:p>
          <w:p w14:paraId="21DB4D6B" w14:textId="77777777" w:rsidR="00B36B5D" w:rsidRPr="009C1411" w:rsidRDefault="006F381D" w:rsidP="00B36B5D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  <w:r w:rsidR="00B36B5D" w:rsidRPr="009C1411">
              <w:rPr>
                <w:rFonts w:cs="Arial"/>
                <w:color w:val="000000" w:themeColor="text1"/>
                <w:sz w:val="20"/>
                <w:szCs w:val="20"/>
              </w:rPr>
              <w:t>, Pailin Administrator,</w:t>
            </w:r>
            <w:r w:rsidR="000716F5"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Satun Administrator, </w:t>
            </w:r>
            <w:r w:rsidR="00AF6B6C" w:rsidRPr="009C1411">
              <w:rPr>
                <w:rFonts w:cs="Arial"/>
                <w:color w:val="000000" w:themeColor="text1"/>
                <w:sz w:val="20"/>
                <w:szCs w:val="20"/>
              </w:rPr>
              <w:t>Platong Administrator, B8/32 Administrator</w:t>
            </w:r>
            <w:r w:rsidR="00C40039" w:rsidRPr="009C1411">
              <w:rPr>
                <w:rFonts w:cs="Arial"/>
                <w:color w:val="000000" w:themeColor="text1"/>
                <w:sz w:val="20"/>
                <w:szCs w:val="20"/>
              </w:rPr>
              <w:t>, Funan Administrator, M&amp;M Technologist</w:t>
            </w:r>
          </w:p>
          <w:p w14:paraId="7535D1E4" w14:textId="77777777" w:rsidR="00C40039" w:rsidRPr="009C1411" w:rsidRDefault="00C40039" w:rsidP="00B36B5D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Erawan </w:t>
            </w:r>
            <w:proofErr w:type="spellStart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Prod.Operator</w:t>
            </w:r>
            <w:proofErr w:type="spellEnd"/>
          </w:p>
          <w:p w14:paraId="2CC217BB" w14:textId="77777777" w:rsidR="006F381D" w:rsidRPr="009C1411" w:rsidRDefault="006F381D" w:rsidP="00B36B5D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Thailand EC Admin</w:t>
            </w:r>
          </w:p>
        </w:tc>
      </w:tr>
      <w:tr w:rsidR="00D17537" w:rsidRPr="009C1411" w14:paraId="1929E028" w14:textId="77777777" w:rsidTr="00E800B0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22D88B77" w14:textId="77777777" w:rsidR="00D17537" w:rsidRPr="009C1411" w:rsidRDefault="00D17537" w:rsidP="00B36B5D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</w:tcPr>
          <w:p w14:paraId="686B1CD5" w14:textId="47AD59AF" w:rsidR="00BF2F96" w:rsidRPr="009C1411" w:rsidRDefault="00A152B9" w:rsidP="00726BBA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EC v9</w:t>
            </w:r>
            <w:del w:id="225" w:author="Shah Ashay" w:date="2018-04-16T16:28:00Z">
              <w:r w:rsidRPr="009C1411" w:rsidDel="00E800B0">
                <w:rPr>
                  <w:rFonts w:cs="Arial"/>
                  <w:color w:val="000000" w:themeColor="text1"/>
                  <w:sz w:val="20"/>
                  <w:szCs w:val="20"/>
                </w:rPr>
                <w:delText>/10</w:delText>
              </w:r>
            </w:del>
            <w:ins w:id="226" w:author="Shah Ashay" w:date="2018-04-16T16:28:00Z">
              <w:r w:rsidR="00E800B0">
                <w:rPr>
                  <w:rFonts w:cs="Arial"/>
                  <w:color w:val="000000" w:themeColor="text1"/>
                  <w:sz w:val="20"/>
                  <w:szCs w:val="20"/>
                </w:rPr>
                <w:t>.3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and EC v11</w:t>
            </w:r>
            <w:ins w:id="227" w:author="Shah Ashay" w:date="2018-04-16T16:28:00Z">
              <w:r w:rsidR="00E800B0">
                <w:rPr>
                  <w:rFonts w:cs="Arial"/>
                  <w:color w:val="000000" w:themeColor="text1"/>
                  <w:sz w:val="20"/>
                  <w:szCs w:val="20"/>
                </w:rPr>
                <w:t>.2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del w:id="228" w:author="Batra Yogesh (EXT)" w:date="2018-04-04T17:25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hav</w:delText>
              </w:r>
            </w:del>
            <w:ins w:id="229" w:author="Batra Yogesh (EXT)" w:date="2018-04-04T17:25:00Z">
              <w:r w:rsidR="00533A84" w:rsidRPr="009C1411">
                <w:rPr>
                  <w:rFonts w:cs="Arial"/>
                  <w:color w:val="000000" w:themeColor="text1"/>
                  <w:sz w:val="20"/>
                  <w:szCs w:val="20"/>
                </w:rPr>
                <w:t>have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been able to successfully run </w:t>
            </w:r>
            <w:del w:id="230" w:author="Batra Yogesh (EXT)" w:date="2018-04-04T17:25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allocaitons</w:delText>
              </w:r>
            </w:del>
            <w:ins w:id="231" w:author="Batra Yogesh (EXT)" w:date="2018-04-04T17:25:00Z">
              <w:r w:rsidR="00533A84" w:rsidRPr="009C1411">
                <w:rPr>
                  <w:rFonts w:cs="Arial"/>
                  <w:color w:val="000000" w:themeColor="text1"/>
                  <w:sz w:val="20"/>
                  <w:szCs w:val="20"/>
                </w:rPr>
                <w:t>allocations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for the same months</w:t>
            </w:r>
          </w:p>
          <w:p w14:paraId="703E17F4" w14:textId="77777777" w:rsidR="00A47FC7" w:rsidRPr="009C1411" w:rsidRDefault="00A47FC7" w:rsidP="00726BBA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All required data must be complete</w:t>
            </w:r>
          </w:p>
        </w:tc>
      </w:tr>
      <w:tr w:rsidR="00447470" w:rsidRPr="009C1411" w14:paraId="030D213B" w14:textId="77777777" w:rsidTr="00E800B0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76892363" w14:textId="77777777" w:rsidR="00447470" w:rsidRPr="009C1411" w:rsidRDefault="00447470" w:rsidP="00B36B5D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</w:tcPr>
          <w:p w14:paraId="061F8A66" w14:textId="77777777" w:rsidR="00447470" w:rsidRPr="009C1411" w:rsidRDefault="00447470" w:rsidP="00B36B5D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29C0946D" w14:textId="77777777" w:rsidR="00447470" w:rsidRPr="009C1411" w:rsidRDefault="00447470" w:rsidP="00447470">
      <w:pPr>
        <w:rPr>
          <w:rFonts w:cs="Arial"/>
        </w:rPr>
      </w:pPr>
    </w:p>
    <w:p w14:paraId="5C0AD1B8" w14:textId="77777777" w:rsidR="00C12C7C" w:rsidRPr="009C1411" w:rsidRDefault="006C3B1E" w:rsidP="006C3B1E">
      <w:pPr>
        <w:pStyle w:val="Heading1"/>
      </w:pPr>
      <w:r w:rsidRPr="009C1411">
        <w:t>Allocation Networks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PrChange w:id="232" w:author="Batra Yogesh (EXT)" w:date="2018-04-13T12:42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705"/>
        <w:gridCol w:w="2611"/>
        <w:gridCol w:w="2880"/>
        <w:gridCol w:w="2154"/>
        <w:tblGridChange w:id="233">
          <w:tblGrid>
            <w:gridCol w:w="1705"/>
            <w:gridCol w:w="2610"/>
            <w:gridCol w:w="2880"/>
            <w:gridCol w:w="2155"/>
          </w:tblGrid>
        </w:tblGridChange>
      </w:tblGrid>
      <w:tr w:rsidR="006C3B1E" w:rsidRPr="009C1411" w14:paraId="33863E14" w14:textId="77777777" w:rsidTr="009C1411">
        <w:tc>
          <w:tcPr>
            <w:tcW w:w="912" w:type="pct"/>
            <w:shd w:val="clear" w:color="auto" w:fill="C6D9F1"/>
            <w:tcPrChange w:id="234" w:author="Batra Yogesh (EXT)" w:date="2018-04-13T12:42:00Z">
              <w:tcPr>
                <w:tcW w:w="1705" w:type="dxa"/>
                <w:shd w:val="clear" w:color="auto" w:fill="C6D9F1"/>
              </w:tcPr>
            </w:tcPrChange>
          </w:tcPr>
          <w:p w14:paraId="261C7290" w14:textId="77777777" w:rsidR="006C3B1E" w:rsidRPr="009C1411" w:rsidRDefault="006C3B1E" w:rsidP="006C3B1E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Daily/Monthly?</w:t>
            </w:r>
          </w:p>
        </w:tc>
        <w:tc>
          <w:tcPr>
            <w:tcW w:w="1396" w:type="pct"/>
            <w:shd w:val="clear" w:color="auto" w:fill="C6D9F1"/>
            <w:tcPrChange w:id="235" w:author="Batra Yogesh (EXT)" w:date="2018-04-13T12:42:00Z">
              <w:tcPr>
                <w:tcW w:w="2610" w:type="dxa"/>
                <w:shd w:val="clear" w:color="auto" w:fill="C6D9F1"/>
              </w:tcPr>
            </w:tcPrChange>
          </w:tcPr>
          <w:p w14:paraId="2C63B550" w14:textId="77777777" w:rsidR="006C3B1E" w:rsidRPr="009C1411" w:rsidRDefault="006C3B1E" w:rsidP="006C3B1E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Allocation Network Name</w:t>
            </w:r>
          </w:p>
        </w:tc>
        <w:tc>
          <w:tcPr>
            <w:tcW w:w="1540" w:type="pct"/>
            <w:shd w:val="clear" w:color="auto" w:fill="C6D9F1"/>
            <w:tcPrChange w:id="236" w:author="Batra Yogesh (EXT)" w:date="2018-04-13T12:42:00Z">
              <w:tcPr>
                <w:tcW w:w="2880" w:type="dxa"/>
                <w:shd w:val="clear" w:color="auto" w:fill="C6D9F1"/>
              </w:tcPr>
            </w:tcPrChange>
          </w:tcPr>
          <w:p w14:paraId="082F7DFB" w14:textId="77777777" w:rsidR="006C3B1E" w:rsidRPr="009C1411" w:rsidRDefault="006C3B1E" w:rsidP="006C3B1E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SBU EC v9/10 Runtime</w:t>
            </w:r>
          </w:p>
        </w:tc>
        <w:tc>
          <w:tcPr>
            <w:tcW w:w="1152" w:type="pct"/>
            <w:shd w:val="clear" w:color="auto" w:fill="C6D9F1"/>
            <w:tcPrChange w:id="237" w:author="Batra Yogesh (EXT)" w:date="2018-04-13T12:42:00Z">
              <w:tcPr>
                <w:tcW w:w="2155" w:type="dxa"/>
                <w:shd w:val="clear" w:color="auto" w:fill="C6D9F1"/>
              </w:tcPr>
            </w:tcPrChange>
          </w:tcPr>
          <w:p w14:paraId="2100B757" w14:textId="77777777" w:rsidR="006C3B1E" w:rsidRPr="009C1411" w:rsidRDefault="006C3B1E" w:rsidP="006C3B1E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C1411">
              <w:rPr>
                <w:rFonts w:cs="Arial"/>
                <w:b/>
                <w:sz w:val="20"/>
                <w:szCs w:val="20"/>
              </w:rPr>
              <w:t>Tieto EC v11 Runtime</w:t>
            </w:r>
          </w:p>
        </w:tc>
      </w:tr>
      <w:tr w:rsidR="006F381D" w:rsidRPr="009C1411" w14:paraId="3508350A" w14:textId="77777777" w:rsidTr="009C1411">
        <w:tc>
          <w:tcPr>
            <w:tcW w:w="912" w:type="pct"/>
            <w:tcPrChange w:id="238" w:author="Batra Yogesh (EXT)" w:date="2018-04-13T12:42:00Z">
              <w:tcPr>
                <w:tcW w:w="1705" w:type="dxa"/>
              </w:tcPr>
            </w:tcPrChange>
          </w:tcPr>
          <w:p w14:paraId="400844F4" w14:textId="77777777" w:rsidR="006F381D" w:rsidRPr="009C1411" w:rsidRDefault="006F381D" w:rsidP="006F381D">
            <w:pPr>
              <w:jc w:val="center"/>
              <w:rPr>
                <w:rFonts w:cs="Arial"/>
                <w:sz w:val="20"/>
                <w:szCs w:val="20"/>
                <w:rPrChange w:id="23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40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241" w:author="Batra Yogesh (EXT)" w:date="2018-04-13T12:42:00Z">
              <w:tcPr>
                <w:tcW w:w="2610" w:type="dxa"/>
              </w:tcPr>
            </w:tcPrChange>
          </w:tcPr>
          <w:p w14:paraId="184A2D9E" w14:textId="77777777" w:rsidR="006F381D" w:rsidRPr="009C1411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Erawan Allocation Network</w:t>
            </w:r>
          </w:p>
        </w:tc>
        <w:tc>
          <w:tcPr>
            <w:tcW w:w="1540" w:type="pct"/>
            <w:tcPrChange w:id="242" w:author="Batra Yogesh (EXT)" w:date="2018-04-13T12:42:00Z">
              <w:tcPr>
                <w:tcW w:w="2880" w:type="dxa"/>
              </w:tcPr>
            </w:tcPrChange>
          </w:tcPr>
          <w:p w14:paraId="70C4CC3B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43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44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245" w:author="Batra Yogesh (EXT)" w:date="2018-04-13T12:42:00Z">
              <w:tcPr>
                <w:tcW w:w="2155" w:type="dxa"/>
              </w:tcPr>
            </w:tcPrChange>
          </w:tcPr>
          <w:p w14:paraId="48DBD85D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4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47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3DD64DD9" w14:textId="77777777" w:rsidTr="009C1411">
        <w:tc>
          <w:tcPr>
            <w:tcW w:w="912" w:type="pct"/>
            <w:tcPrChange w:id="248" w:author="Batra Yogesh (EXT)" w:date="2018-04-13T12:42:00Z">
              <w:tcPr>
                <w:tcW w:w="1705" w:type="dxa"/>
              </w:tcPr>
            </w:tcPrChange>
          </w:tcPr>
          <w:p w14:paraId="16E77E87" w14:textId="77777777" w:rsidR="006F381D" w:rsidRPr="009C1411" w:rsidRDefault="006F381D" w:rsidP="006F381D">
            <w:pPr>
              <w:jc w:val="center"/>
              <w:rPr>
                <w:rFonts w:cs="Arial"/>
                <w:sz w:val="20"/>
                <w:szCs w:val="20"/>
                <w:rPrChange w:id="24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50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251" w:author="Batra Yogesh (EXT)" w:date="2018-04-13T12:42:00Z">
              <w:tcPr>
                <w:tcW w:w="2610" w:type="dxa"/>
              </w:tcPr>
            </w:tcPrChange>
          </w:tcPr>
          <w:p w14:paraId="49EDB5DE" w14:textId="77777777" w:rsidR="006F381D" w:rsidRPr="009C1411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Pailin Allocation Network</w:t>
            </w:r>
          </w:p>
        </w:tc>
        <w:tc>
          <w:tcPr>
            <w:tcW w:w="1540" w:type="pct"/>
            <w:tcPrChange w:id="252" w:author="Batra Yogesh (EXT)" w:date="2018-04-13T12:42:00Z">
              <w:tcPr>
                <w:tcW w:w="2880" w:type="dxa"/>
              </w:tcPr>
            </w:tcPrChange>
          </w:tcPr>
          <w:p w14:paraId="3F66E1A9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53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54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255" w:author="Batra Yogesh (EXT)" w:date="2018-04-13T12:42:00Z">
              <w:tcPr>
                <w:tcW w:w="2155" w:type="dxa"/>
              </w:tcPr>
            </w:tcPrChange>
          </w:tcPr>
          <w:p w14:paraId="68EBEC54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5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57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10A18C61" w14:textId="77777777" w:rsidTr="009C1411">
        <w:tc>
          <w:tcPr>
            <w:tcW w:w="912" w:type="pct"/>
            <w:tcPrChange w:id="258" w:author="Batra Yogesh (EXT)" w:date="2018-04-13T12:42:00Z">
              <w:tcPr>
                <w:tcW w:w="1705" w:type="dxa"/>
              </w:tcPr>
            </w:tcPrChange>
          </w:tcPr>
          <w:p w14:paraId="617556EC" w14:textId="77777777" w:rsidR="006F381D" w:rsidRPr="009C1411" w:rsidRDefault="006F381D" w:rsidP="006F381D">
            <w:pPr>
              <w:jc w:val="center"/>
              <w:rPr>
                <w:rFonts w:cs="Arial"/>
                <w:sz w:val="20"/>
                <w:szCs w:val="20"/>
                <w:rPrChange w:id="25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60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261" w:author="Batra Yogesh (EXT)" w:date="2018-04-13T12:42:00Z">
              <w:tcPr>
                <w:tcW w:w="2610" w:type="dxa"/>
              </w:tcPr>
            </w:tcPrChange>
          </w:tcPr>
          <w:p w14:paraId="6D947472" w14:textId="77777777" w:rsidR="006F381D" w:rsidRPr="009C1411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Platong Allocation Network</w:t>
            </w:r>
          </w:p>
        </w:tc>
        <w:tc>
          <w:tcPr>
            <w:tcW w:w="1540" w:type="pct"/>
            <w:tcPrChange w:id="262" w:author="Batra Yogesh (EXT)" w:date="2018-04-13T12:42:00Z">
              <w:tcPr>
                <w:tcW w:w="2880" w:type="dxa"/>
              </w:tcPr>
            </w:tcPrChange>
          </w:tcPr>
          <w:p w14:paraId="73443C03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63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64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265" w:author="Batra Yogesh (EXT)" w:date="2018-04-13T12:42:00Z">
              <w:tcPr>
                <w:tcW w:w="2155" w:type="dxa"/>
              </w:tcPr>
            </w:tcPrChange>
          </w:tcPr>
          <w:p w14:paraId="1BBF3002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6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67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1EC149F8" w14:textId="77777777" w:rsidTr="009C1411">
        <w:tc>
          <w:tcPr>
            <w:tcW w:w="912" w:type="pct"/>
            <w:tcPrChange w:id="268" w:author="Batra Yogesh (EXT)" w:date="2018-04-13T12:42:00Z">
              <w:tcPr>
                <w:tcW w:w="1705" w:type="dxa"/>
              </w:tcPr>
            </w:tcPrChange>
          </w:tcPr>
          <w:p w14:paraId="20931BF0" w14:textId="77777777" w:rsidR="006F381D" w:rsidRPr="009C1411" w:rsidRDefault="006F381D" w:rsidP="006F381D">
            <w:pPr>
              <w:jc w:val="center"/>
              <w:rPr>
                <w:rFonts w:cs="Arial"/>
                <w:sz w:val="20"/>
                <w:szCs w:val="20"/>
                <w:rPrChange w:id="26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70" w:author="Batra Yogesh (EXT)" w:date="2018-04-13T12:42:00Z">
                  <w:rPr/>
                </w:rPrChange>
              </w:rPr>
              <w:lastRenderedPageBreak/>
              <w:t>Daily</w:t>
            </w:r>
          </w:p>
        </w:tc>
        <w:tc>
          <w:tcPr>
            <w:tcW w:w="1396" w:type="pct"/>
            <w:tcPrChange w:id="271" w:author="Batra Yogesh (EXT)" w:date="2018-04-13T12:42:00Z">
              <w:tcPr>
                <w:tcW w:w="2610" w:type="dxa"/>
              </w:tcPr>
            </w:tcPrChange>
          </w:tcPr>
          <w:p w14:paraId="46A39097" w14:textId="77777777" w:rsidR="006F381D" w:rsidRPr="009C1411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Funan Allocation Network</w:t>
            </w:r>
          </w:p>
        </w:tc>
        <w:tc>
          <w:tcPr>
            <w:tcW w:w="1540" w:type="pct"/>
            <w:tcPrChange w:id="272" w:author="Batra Yogesh (EXT)" w:date="2018-04-13T12:42:00Z">
              <w:tcPr>
                <w:tcW w:w="2880" w:type="dxa"/>
              </w:tcPr>
            </w:tcPrChange>
          </w:tcPr>
          <w:p w14:paraId="0BEED8DC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73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74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275" w:author="Batra Yogesh (EXT)" w:date="2018-04-13T12:42:00Z">
              <w:tcPr>
                <w:tcW w:w="2155" w:type="dxa"/>
              </w:tcPr>
            </w:tcPrChange>
          </w:tcPr>
          <w:p w14:paraId="650227E4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7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77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4AA66679" w14:textId="77777777" w:rsidTr="009C1411">
        <w:tc>
          <w:tcPr>
            <w:tcW w:w="912" w:type="pct"/>
            <w:tcPrChange w:id="278" w:author="Batra Yogesh (EXT)" w:date="2018-04-13T12:42:00Z">
              <w:tcPr>
                <w:tcW w:w="1705" w:type="dxa"/>
              </w:tcPr>
            </w:tcPrChange>
          </w:tcPr>
          <w:p w14:paraId="783F7765" w14:textId="77777777" w:rsidR="006F381D" w:rsidRPr="009C1411" w:rsidRDefault="006F381D" w:rsidP="006F381D">
            <w:pPr>
              <w:jc w:val="center"/>
              <w:rPr>
                <w:rFonts w:cs="Arial"/>
                <w:sz w:val="20"/>
                <w:szCs w:val="20"/>
                <w:rPrChange w:id="27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80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281" w:author="Batra Yogesh (EXT)" w:date="2018-04-13T12:42:00Z">
              <w:tcPr>
                <w:tcW w:w="2610" w:type="dxa"/>
              </w:tcPr>
            </w:tcPrChange>
          </w:tcPr>
          <w:p w14:paraId="35D468C2" w14:textId="77777777" w:rsidR="006F381D" w:rsidRPr="009C1411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Satun Allocation Network</w:t>
            </w:r>
          </w:p>
        </w:tc>
        <w:tc>
          <w:tcPr>
            <w:tcW w:w="1540" w:type="pct"/>
            <w:tcPrChange w:id="282" w:author="Batra Yogesh (EXT)" w:date="2018-04-13T12:42:00Z">
              <w:tcPr>
                <w:tcW w:w="2880" w:type="dxa"/>
              </w:tcPr>
            </w:tcPrChange>
          </w:tcPr>
          <w:p w14:paraId="30C3B91D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83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84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285" w:author="Batra Yogesh (EXT)" w:date="2018-04-13T12:42:00Z">
              <w:tcPr>
                <w:tcW w:w="2155" w:type="dxa"/>
              </w:tcPr>
            </w:tcPrChange>
          </w:tcPr>
          <w:p w14:paraId="5FA150D2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8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87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12549C2C" w14:textId="77777777" w:rsidTr="009C1411">
        <w:tc>
          <w:tcPr>
            <w:tcW w:w="912" w:type="pct"/>
            <w:tcPrChange w:id="288" w:author="Batra Yogesh (EXT)" w:date="2018-04-13T12:42:00Z">
              <w:tcPr>
                <w:tcW w:w="1705" w:type="dxa"/>
              </w:tcPr>
            </w:tcPrChange>
          </w:tcPr>
          <w:p w14:paraId="6CB61628" w14:textId="77777777" w:rsidR="006F381D" w:rsidRPr="009C1411" w:rsidRDefault="006F381D" w:rsidP="006F381D">
            <w:pPr>
              <w:jc w:val="center"/>
              <w:rPr>
                <w:rFonts w:cs="Arial"/>
                <w:sz w:val="20"/>
                <w:szCs w:val="20"/>
                <w:rPrChange w:id="28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90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291" w:author="Batra Yogesh (EXT)" w:date="2018-04-13T12:42:00Z">
              <w:tcPr>
                <w:tcW w:w="2610" w:type="dxa"/>
              </w:tcPr>
            </w:tcPrChange>
          </w:tcPr>
          <w:p w14:paraId="207CF372" w14:textId="77777777" w:rsidR="006F381D" w:rsidRPr="009C1411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ERCP Allocation Network</w:t>
            </w:r>
          </w:p>
        </w:tc>
        <w:tc>
          <w:tcPr>
            <w:tcW w:w="1540" w:type="pct"/>
            <w:tcPrChange w:id="292" w:author="Batra Yogesh (EXT)" w:date="2018-04-13T12:42:00Z">
              <w:tcPr>
                <w:tcW w:w="2880" w:type="dxa"/>
              </w:tcPr>
            </w:tcPrChange>
          </w:tcPr>
          <w:p w14:paraId="74941A14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93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94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295" w:author="Batra Yogesh (EXT)" w:date="2018-04-13T12:42:00Z">
              <w:tcPr>
                <w:tcW w:w="2155" w:type="dxa"/>
              </w:tcPr>
            </w:tcPrChange>
          </w:tcPr>
          <w:p w14:paraId="70B95DE9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29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297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08BE11D6" w14:textId="77777777" w:rsidTr="009C1411">
        <w:tc>
          <w:tcPr>
            <w:tcW w:w="912" w:type="pct"/>
            <w:tcPrChange w:id="298" w:author="Batra Yogesh (EXT)" w:date="2018-04-13T12:42:00Z">
              <w:tcPr>
                <w:tcW w:w="1705" w:type="dxa"/>
              </w:tcPr>
            </w:tcPrChange>
          </w:tcPr>
          <w:p w14:paraId="52F80672" w14:textId="77777777" w:rsidR="006F381D" w:rsidRPr="009C1411" w:rsidRDefault="006F381D" w:rsidP="006F381D">
            <w:pPr>
              <w:jc w:val="center"/>
              <w:rPr>
                <w:rFonts w:cs="Arial"/>
                <w:sz w:val="20"/>
                <w:szCs w:val="20"/>
                <w:rPrChange w:id="29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00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301" w:author="Batra Yogesh (EXT)" w:date="2018-04-13T12:42:00Z">
              <w:tcPr>
                <w:tcW w:w="2610" w:type="dxa"/>
              </w:tcPr>
            </w:tcPrChange>
          </w:tcPr>
          <w:p w14:paraId="101C21AD" w14:textId="77777777" w:rsidR="006F381D" w:rsidRPr="00B97D88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Benchamas Allocation Network</w:t>
            </w:r>
          </w:p>
        </w:tc>
        <w:tc>
          <w:tcPr>
            <w:tcW w:w="1540" w:type="pct"/>
            <w:tcPrChange w:id="302" w:author="Batra Yogesh (EXT)" w:date="2018-04-13T12:42:00Z">
              <w:tcPr>
                <w:tcW w:w="2880" w:type="dxa"/>
              </w:tcPr>
            </w:tcPrChange>
          </w:tcPr>
          <w:p w14:paraId="2244B0A8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03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04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305" w:author="Batra Yogesh (EXT)" w:date="2018-04-13T12:42:00Z">
              <w:tcPr>
                <w:tcW w:w="2155" w:type="dxa"/>
              </w:tcPr>
            </w:tcPrChange>
          </w:tcPr>
          <w:p w14:paraId="4039E975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0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07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5EB34236" w14:textId="77777777" w:rsidTr="009C1411">
        <w:tc>
          <w:tcPr>
            <w:tcW w:w="912" w:type="pct"/>
            <w:tcPrChange w:id="308" w:author="Batra Yogesh (EXT)" w:date="2018-04-13T12:42:00Z">
              <w:tcPr>
                <w:tcW w:w="1705" w:type="dxa"/>
              </w:tcPr>
            </w:tcPrChange>
          </w:tcPr>
          <w:p w14:paraId="7EBEFA88" w14:textId="77777777" w:rsidR="006F381D" w:rsidRPr="009C1411" w:rsidRDefault="006F381D" w:rsidP="006F381D">
            <w:pPr>
              <w:jc w:val="center"/>
              <w:rPr>
                <w:rFonts w:cs="Arial"/>
                <w:sz w:val="20"/>
                <w:szCs w:val="20"/>
                <w:rPrChange w:id="30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10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311" w:author="Batra Yogesh (EXT)" w:date="2018-04-13T12:42:00Z">
              <w:tcPr>
                <w:tcW w:w="2610" w:type="dxa"/>
              </w:tcPr>
            </w:tcPrChange>
          </w:tcPr>
          <w:p w14:paraId="7F9E31A8" w14:textId="77777777" w:rsidR="006F381D" w:rsidRPr="00B97D88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Tantawan Allocation Network</w:t>
            </w:r>
          </w:p>
        </w:tc>
        <w:tc>
          <w:tcPr>
            <w:tcW w:w="1540" w:type="pct"/>
            <w:tcPrChange w:id="312" w:author="Batra Yogesh (EXT)" w:date="2018-04-13T12:42:00Z">
              <w:tcPr>
                <w:tcW w:w="2880" w:type="dxa"/>
              </w:tcPr>
            </w:tcPrChange>
          </w:tcPr>
          <w:p w14:paraId="72E3FCC7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13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14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315" w:author="Batra Yogesh (EXT)" w:date="2018-04-13T12:42:00Z">
              <w:tcPr>
                <w:tcW w:w="2155" w:type="dxa"/>
              </w:tcPr>
            </w:tcPrChange>
          </w:tcPr>
          <w:p w14:paraId="2F655D26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1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17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1671F285" w14:textId="77777777" w:rsidTr="009C1411">
        <w:tc>
          <w:tcPr>
            <w:tcW w:w="912" w:type="pct"/>
            <w:tcPrChange w:id="318" w:author="Batra Yogesh (EXT)" w:date="2018-04-13T12:42:00Z">
              <w:tcPr>
                <w:tcW w:w="1705" w:type="dxa"/>
              </w:tcPr>
            </w:tcPrChange>
          </w:tcPr>
          <w:p w14:paraId="1DFFEF6E" w14:textId="77777777" w:rsidR="006F381D" w:rsidRPr="009C1411" w:rsidRDefault="006F381D">
            <w:pPr>
              <w:jc w:val="center"/>
              <w:rPr>
                <w:rFonts w:cs="Arial"/>
                <w:sz w:val="20"/>
                <w:szCs w:val="20"/>
                <w:rPrChange w:id="319" w:author="Batra Yogesh (EXT)" w:date="2018-04-13T12:42:00Z">
                  <w:rPr/>
                </w:rPrChange>
              </w:rPr>
              <w:pPrChange w:id="320" w:author="Batra Yogesh (EXT)" w:date="2018-04-13T16:33:00Z">
                <w:pPr/>
              </w:pPrChange>
            </w:pPr>
            <w:r w:rsidRPr="009C1411">
              <w:rPr>
                <w:rFonts w:cs="Arial"/>
                <w:sz w:val="20"/>
                <w:szCs w:val="20"/>
                <w:rPrChange w:id="321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322" w:author="Batra Yogesh (EXT)" w:date="2018-04-13T12:42:00Z">
              <w:tcPr>
                <w:tcW w:w="2610" w:type="dxa"/>
              </w:tcPr>
            </w:tcPrChange>
          </w:tcPr>
          <w:p w14:paraId="7E911251" w14:textId="77777777" w:rsidR="006F381D" w:rsidRPr="00B97D88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Benchamas Reservoir Allocation Network</w:t>
            </w:r>
          </w:p>
        </w:tc>
        <w:tc>
          <w:tcPr>
            <w:tcW w:w="1540" w:type="pct"/>
            <w:tcPrChange w:id="323" w:author="Batra Yogesh (EXT)" w:date="2018-04-13T12:42:00Z">
              <w:tcPr>
                <w:tcW w:w="2880" w:type="dxa"/>
              </w:tcPr>
            </w:tcPrChange>
          </w:tcPr>
          <w:p w14:paraId="1E78B8F2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24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25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326" w:author="Batra Yogesh (EXT)" w:date="2018-04-13T12:42:00Z">
              <w:tcPr>
                <w:tcW w:w="2155" w:type="dxa"/>
              </w:tcPr>
            </w:tcPrChange>
          </w:tcPr>
          <w:p w14:paraId="185BD7C9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27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28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6D539A4F" w14:textId="77777777" w:rsidTr="009C1411">
        <w:tc>
          <w:tcPr>
            <w:tcW w:w="912" w:type="pct"/>
            <w:tcPrChange w:id="329" w:author="Batra Yogesh (EXT)" w:date="2018-04-13T12:42:00Z">
              <w:tcPr>
                <w:tcW w:w="1705" w:type="dxa"/>
              </w:tcPr>
            </w:tcPrChange>
          </w:tcPr>
          <w:p w14:paraId="2C718A25" w14:textId="77777777" w:rsidR="006F381D" w:rsidRPr="009C1411" w:rsidRDefault="006F381D">
            <w:pPr>
              <w:jc w:val="center"/>
              <w:rPr>
                <w:rFonts w:cs="Arial"/>
                <w:sz w:val="20"/>
                <w:szCs w:val="20"/>
                <w:rPrChange w:id="330" w:author="Batra Yogesh (EXT)" w:date="2018-04-13T12:42:00Z">
                  <w:rPr/>
                </w:rPrChange>
              </w:rPr>
              <w:pPrChange w:id="331" w:author="Batra Yogesh (EXT)" w:date="2018-04-13T16:33:00Z">
                <w:pPr/>
              </w:pPrChange>
            </w:pPr>
            <w:r w:rsidRPr="009C1411">
              <w:rPr>
                <w:rFonts w:cs="Arial"/>
                <w:sz w:val="20"/>
                <w:szCs w:val="20"/>
                <w:rPrChange w:id="332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333" w:author="Batra Yogesh (EXT)" w:date="2018-04-13T12:42:00Z">
              <w:tcPr>
                <w:tcW w:w="2610" w:type="dxa"/>
              </w:tcPr>
            </w:tcPrChange>
          </w:tcPr>
          <w:p w14:paraId="1ACD7F44" w14:textId="77777777" w:rsidR="006F381D" w:rsidRPr="00B97D88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Tantawan Reservoir Allocation Network</w:t>
            </w:r>
          </w:p>
        </w:tc>
        <w:tc>
          <w:tcPr>
            <w:tcW w:w="1540" w:type="pct"/>
            <w:tcPrChange w:id="334" w:author="Batra Yogesh (EXT)" w:date="2018-04-13T12:42:00Z">
              <w:tcPr>
                <w:tcW w:w="2880" w:type="dxa"/>
              </w:tcPr>
            </w:tcPrChange>
          </w:tcPr>
          <w:p w14:paraId="589814AA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35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36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337" w:author="Batra Yogesh (EXT)" w:date="2018-04-13T12:42:00Z">
              <w:tcPr>
                <w:tcW w:w="2155" w:type="dxa"/>
              </w:tcPr>
            </w:tcPrChange>
          </w:tcPr>
          <w:p w14:paraId="5D5DAA1A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38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39" w:author="Batra Yogesh (EXT)" w:date="2018-04-13T12:42:00Z">
                  <w:rPr/>
                </w:rPrChange>
              </w:rPr>
              <w:t>01-Sep-2017 to 30 Sep 2017</w:t>
            </w:r>
          </w:p>
        </w:tc>
      </w:tr>
      <w:tr w:rsidR="006F381D" w:rsidRPr="009C1411" w14:paraId="44A58C6A" w14:textId="77777777" w:rsidTr="009C1411">
        <w:tc>
          <w:tcPr>
            <w:tcW w:w="912" w:type="pct"/>
            <w:tcPrChange w:id="340" w:author="Batra Yogesh (EXT)" w:date="2018-04-13T12:42:00Z">
              <w:tcPr>
                <w:tcW w:w="1705" w:type="dxa"/>
              </w:tcPr>
            </w:tcPrChange>
          </w:tcPr>
          <w:p w14:paraId="3B53B3FF" w14:textId="77777777" w:rsidR="006F381D" w:rsidRPr="009C1411" w:rsidRDefault="006F381D">
            <w:pPr>
              <w:jc w:val="center"/>
              <w:rPr>
                <w:rFonts w:cs="Arial"/>
                <w:sz w:val="20"/>
                <w:szCs w:val="20"/>
                <w:rPrChange w:id="341" w:author="Batra Yogesh (EXT)" w:date="2018-04-13T12:42:00Z">
                  <w:rPr/>
                </w:rPrChange>
              </w:rPr>
              <w:pPrChange w:id="342" w:author="Batra Yogesh (EXT)" w:date="2018-04-13T16:33:00Z">
                <w:pPr/>
              </w:pPrChange>
            </w:pPr>
            <w:r w:rsidRPr="009C1411">
              <w:rPr>
                <w:rFonts w:cs="Arial"/>
                <w:sz w:val="20"/>
                <w:szCs w:val="20"/>
                <w:rPrChange w:id="343" w:author="Batra Yogesh (EXT)" w:date="2018-04-13T12:42:00Z">
                  <w:rPr/>
                </w:rPrChange>
              </w:rPr>
              <w:t>Daily</w:t>
            </w:r>
          </w:p>
        </w:tc>
        <w:tc>
          <w:tcPr>
            <w:tcW w:w="1396" w:type="pct"/>
            <w:tcPrChange w:id="344" w:author="Batra Yogesh (EXT)" w:date="2018-04-13T12:42:00Z">
              <w:tcPr>
                <w:tcW w:w="2610" w:type="dxa"/>
              </w:tcPr>
            </w:tcPrChange>
          </w:tcPr>
          <w:p w14:paraId="152D1BAD" w14:textId="77777777" w:rsidR="006F381D" w:rsidRPr="00B97D88" w:rsidRDefault="006F381D" w:rsidP="006F381D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sz w:val="20"/>
                <w:szCs w:val="20"/>
              </w:rPr>
              <w:t>Platong Reservoir Allocation Network</w:t>
            </w:r>
          </w:p>
        </w:tc>
        <w:tc>
          <w:tcPr>
            <w:tcW w:w="1540" w:type="pct"/>
            <w:tcPrChange w:id="345" w:author="Batra Yogesh (EXT)" w:date="2018-04-13T12:42:00Z">
              <w:tcPr>
                <w:tcW w:w="2880" w:type="dxa"/>
              </w:tcPr>
            </w:tcPrChange>
          </w:tcPr>
          <w:p w14:paraId="7E8B6DBF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46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47" w:author="Batra Yogesh (EXT)" w:date="2018-04-13T12:42:00Z">
                  <w:rPr/>
                </w:rPrChange>
              </w:rPr>
              <w:t>01-Sep-2017 to 30 Sep 2017</w:t>
            </w:r>
          </w:p>
        </w:tc>
        <w:tc>
          <w:tcPr>
            <w:tcW w:w="1152" w:type="pct"/>
            <w:tcPrChange w:id="348" w:author="Batra Yogesh (EXT)" w:date="2018-04-13T12:42:00Z">
              <w:tcPr>
                <w:tcW w:w="2155" w:type="dxa"/>
              </w:tcPr>
            </w:tcPrChange>
          </w:tcPr>
          <w:p w14:paraId="45FE378A" w14:textId="77777777" w:rsidR="006F381D" w:rsidRPr="009C1411" w:rsidRDefault="006F381D" w:rsidP="006F381D">
            <w:pPr>
              <w:rPr>
                <w:rFonts w:cs="Arial"/>
                <w:sz w:val="20"/>
                <w:szCs w:val="20"/>
                <w:rPrChange w:id="349" w:author="Batra Yogesh (EXT)" w:date="2018-04-13T12:42:00Z">
                  <w:rPr/>
                </w:rPrChange>
              </w:rPr>
            </w:pPr>
            <w:r w:rsidRPr="009C1411">
              <w:rPr>
                <w:rFonts w:cs="Arial"/>
                <w:sz w:val="20"/>
                <w:szCs w:val="20"/>
                <w:rPrChange w:id="350" w:author="Batra Yogesh (EXT)" w:date="2018-04-13T12:42:00Z">
                  <w:rPr/>
                </w:rPrChange>
              </w:rPr>
              <w:t>01-Sep-2017 to 30 Sep 2017</w:t>
            </w:r>
          </w:p>
        </w:tc>
      </w:tr>
    </w:tbl>
    <w:p w14:paraId="1E088BD6" w14:textId="77777777" w:rsidR="006C3B1E" w:rsidRPr="00B97D88" w:rsidDel="00E800B0" w:rsidRDefault="006C3B1E" w:rsidP="006C3B1E">
      <w:pPr>
        <w:rPr>
          <w:del w:id="351" w:author="Shah Ashay" w:date="2018-04-16T16:26:00Z"/>
          <w:rFonts w:cs="Arial"/>
        </w:rPr>
      </w:pPr>
    </w:p>
    <w:p w14:paraId="48E9559A" w14:textId="77777777" w:rsidR="00C12C7C" w:rsidRPr="009C1411" w:rsidDel="00E800B0" w:rsidRDefault="00C12C7C" w:rsidP="00447470">
      <w:pPr>
        <w:rPr>
          <w:del w:id="352" w:author="Shah Ashay" w:date="2018-04-16T16:26:00Z"/>
          <w:rFonts w:cs="Arial"/>
        </w:rPr>
      </w:pPr>
    </w:p>
    <w:p w14:paraId="3A85CC03" w14:textId="77777777" w:rsidR="00C12C7C" w:rsidRPr="009C1411" w:rsidRDefault="00C12C7C" w:rsidP="00447470">
      <w:pPr>
        <w:rPr>
          <w:rFonts w:cs="Arial"/>
        </w:rPr>
      </w:pPr>
    </w:p>
    <w:p w14:paraId="39F06B7A" w14:textId="77777777" w:rsidR="00D17537" w:rsidRPr="009C1411" w:rsidRDefault="00D17537">
      <w:pPr>
        <w:rPr>
          <w:rFonts w:cs="Arial"/>
          <w:b/>
          <w:bCs/>
          <w:sz w:val="24"/>
          <w:szCs w:val="32"/>
        </w:rPr>
      </w:pPr>
      <w:bookmarkStart w:id="353" w:name="_Toc536253722"/>
      <w:bookmarkStart w:id="354" w:name="_Toc536258288"/>
    </w:p>
    <w:p w14:paraId="5757FFBC" w14:textId="77777777" w:rsidR="00EF4239" w:rsidRPr="009C1411" w:rsidRDefault="004D61A0" w:rsidP="00811972">
      <w:pPr>
        <w:pStyle w:val="Heading1"/>
      </w:pPr>
      <w:bookmarkStart w:id="355" w:name="_Toc480372405"/>
      <w:r w:rsidRPr="009C1411">
        <w:t xml:space="preserve">Primary </w:t>
      </w:r>
      <w:bookmarkEnd w:id="353"/>
      <w:bookmarkEnd w:id="354"/>
      <w:r w:rsidR="00BF2F96" w:rsidRPr="009C1411">
        <w:t>Flow</w:t>
      </w:r>
      <w:r w:rsidR="0033669C" w:rsidRPr="009C1411">
        <w:t xml:space="preserve">: </w:t>
      </w:r>
      <w:r w:rsidR="00A152B9" w:rsidRPr="009C1411">
        <w:t>Validate Allocation Networks</w:t>
      </w:r>
      <w:bookmarkEnd w:id="3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56" w:author="Batra Yogesh (EXT)" w:date="2018-04-13T12:42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357">
          <w:tblGrid>
            <w:gridCol w:w="690"/>
            <w:gridCol w:w="3630"/>
            <w:gridCol w:w="2160"/>
            <w:gridCol w:w="2880"/>
          </w:tblGrid>
        </w:tblGridChange>
      </w:tblGrid>
      <w:tr w:rsidR="009D7887" w:rsidRPr="009C1411" w14:paraId="2DF62CBE" w14:textId="77777777" w:rsidTr="009C1411">
        <w:trPr>
          <w:tblHeader/>
          <w:trPrChange w:id="358" w:author="Batra Yogesh (EXT)" w:date="2018-04-13T12:42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359" w:author="Batra Yogesh (EXT)" w:date="2018-04-13T12:42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65FAB606" w14:textId="77777777" w:rsidR="00EE1F15" w:rsidRPr="009C1411" w:rsidRDefault="00EE1F15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C1411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1939" w:type="pct"/>
            <w:shd w:val="clear" w:color="auto" w:fill="3399FF"/>
            <w:tcPrChange w:id="360" w:author="Batra Yogesh (EXT)" w:date="2018-04-13T12:42:00Z">
              <w:tcPr>
                <w:tcW w:w="3630" w:type="dxa"/>
                <w:shd w:val="clear" w:color="auto" w:fill="3399FF"/>
              </w:tcPr>
            </w:tcPrChange>
          </w:tcPr>
          <w:p w14:paraId="5E25DF24" w14:textId="77777777" w:rsidR="00EE1F15" w:rsidRPr="009C1411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C1411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361" w:author="Batra Yogesh (EXT)" w:date="2018-04-13T12:42:00Z">
              <w:tcPr>
                <w:tcW w:w="2160" w:type="dxa"/>
                <w:shd w:val="clear" w:color="auto" w:fill="3399FF"/>
              </w:tcPr>
            </w:tcPrChange>
          </w:tcPr>
          <w:p w14:paraId="6DEE558C" w14:textId="77777777" w:rsidR="00EE1F15" w:rsidRPr="009C1411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C1411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362" w:author="Batra Yogesh (EXT)" w:date="2018-04-13T12:42:00Z">
              <w:tcPr>
                <w:tcW w:w="2880" w:type="dxa"/>
                <w:shd w:val="clear" w:color="auto" w:fill="3399FF"/>
              </w:tcPr>
            </w:tcPrChange>
          </w:tcPr>
          <w:p w14:paraId="6B54C428" w14:textId="77777777" w:rsidR="00EE1F15" w:rsidRPr="009C1411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C1411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EE1F15" w:rsidRPr="009C1411" w14:paraId="55FEEBE7" w14:textId="77777777" w:rsidTr="009C1411">
        <w:tc>
          <w:tcPr>
            <w:tcW w:w="369" w:type="pct"/>
            <w:shd w:val="clear" w:color="auto" w:fill="C6D9F1" w:themeFill="text2" w:themeFillTint="33"/>
            <w:tcPrChange w:id="363" w:author="Batra Yogesh (EXT)" w:date="2018-04-13T12:4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81F3263" w14:textId="77777777" w:rsidR="00EE1F15" w:rsidRPr="009C1411" w:rsidRDefault="00EE1F15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364" w:author="Batra Yogesh (EXT)" w:date="2018-04-13T12:42:00Z">
              <w:tcPr>
                <w:tcW w:w="3630" w:type="dxa"/>
              </w:tcPr>
            </w:tcPrChange>
          </w:tcPr>
          <w:p w14:paraId="3FDCF71A" w14:textId="6CA15FD3" w:rsidR="00EE1F15" w:rsidRPr="009C1411" w:rsidRDefault="00A152B9" w:rsidP="006A7B4D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Compare EC v9</w:t>
            </w:r>
            <w:del w:id="365" w:author="Shah Ashay" w:date="2018-04-16T16:28:00Z">
              <w:r w:rsidRPr="009C1411" w:rsidDel="00E800B0">
                <w:rPr>
                  <w:rFonts w:cs="Arial"/>
                  <w:color w:val="000000" w:themeColor="text1"/>
                  <w:sz w:val="20"/>
                  <w:szCs w:val="20"/>
                </w:rPr>
                <w:delText>/10</w:delText>
              </w:r>
            </w:del>
            <w:ins w:id="366" w:author="Shah Ashay" w:date="2018-04-16T16:28:00Z">
              <w:r w:rsidR="00E800B0">
                <w:rPr>
                  <w:rFonts w:cs="Arial"/>
                  <w:color w:val="000000" w:themeColor="text1"/>
                  <w:sz w:val="20"/>
                  <w:szCs w:val="20"/>
                </w:rPr>
                <w:t>.3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and EC v11</w:t>
            </w:r>
            <w:ins w:id="367" w:author="Shah Ashay" w:date="2018-04-16T16:28:00Z">
              <w:r w:rsidR="00E800B0">
                <w:rPr>
                  <w:rFonts w:cs="Arial"/>
                  <w:color w:val="000000" w:themeColor="text1"/>
                  <w:sz w:val="20"/>
                  <w:szCs w:val="20"/>
                </w:rPr>
                <w:t>.2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6A7B4D"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daily 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allocated results </w:t>
            </w:r>
          </w:p>
        </w:tc>
        <w:tc>
          <w:tcPr>
            <w:tcW w:w="1154" w:type="pct"/>
            <w:tcPrChange w:id="368" w:author="Batra Yogesh (EXT)" w:date="2018-04-13T12:42:00Z">
              <w:tcPr>
                <w:tcW w:w="2160" w:type="dxa"/>
              </w:tcPr>
            </w:tcPrChange>
          </w:tcPr>
          <w:p w14:paraId="1B0072F2" w14:textId="77777777" w:rsidR="00B7216B" w:rsidRPr="009C1411" w:rsidRDefault="005A4826" w:rsidP="006A7B4D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Allocation results from EC V11 must be matched with EC V9.3.</w:t>
            </w:r>
          </w:p>
        </w:tc>
        <w:tc>
          <w:tcPr>
            <w:tcW w:w="1538" w:type="pct"/>
            <w:tcPrChange w:id="369" w:author="Batra Yogesh (EXT)" w:date="2018-04-13T12:42:00Z">
              <w:tcPr>
                <w:tcW w:w="2880" w:type="dxa"/>
              </w:tcPr>
            </w:tcPrChange>
          </w:tcPr>
          <w:p w14:paraId="7B4660DD" w14:textId="77777777" w:rsidR="002277E3" w:rsidRPr="009C1411" w:rsidRDefault="006A7B4D" w:rsidP="00853AA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Repeat for each daily allocation network</w:t>
            </w:r>
          </w:p>
        </w:tc>
      </w:tr>
      <w:tr w:rsidR="006C3B1E" w:rsidRPr="009C1411" w14:paraId="56D7614C" w14:textId="77777777" w:rsidTr="009C1411">
        <w:tc>
          <w:tcPr>
            <w:tcW w:w="369" w:type="pct"/>
            <w:shd w:val="clear" w:color="auto" w:fill="C6D9F1" w:themeFill="text2" w:themeFillTint="33"/>
            <w:tcPrChange w:id="370" w:author="Batra Yogesh (EXT)" w:date="2018-04-13T12:4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FACF33B" w14:textId="77777777" w:rsidR="006C3B1E" w:rsidRPr="009C1411" w:rsidRDefault="006C3B1E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371" w:author="Batra Yogesh (EXT)" w:date="2018-04-13T12:42:00Z">
              <w:tcPr>
                <w:tcW w:w="3630" w:type="dxa"/>
              </w:tcPr>
            </w:tcPrChange>
          </w:tcPr>
          <w:p w14:paraId="18FBF102" w14:textId="659E0639" w:rsidR="006C3B1E" w:rsidRPr="009C1411" w:rsidRDefault="006C3B1E" w:rsidP="006A7B4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Compare EC v9</w:t>
            </w:r>
            <w:del w:id="372" w:author="Shah Ashay" w:date="2018-04-16T16:28:00Z">
              <w:r w:rsidRPr="009C1411" w:rsidDel="00E800B0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/10 </w:delText>
              </w:r>
            </w:del>
            <w:ins w:id="373" w:author="Shah Ashay" w:date="2018-04-16T16:28:00Z">
              <w:r w:rsidR="00E800B0">
                <w:rPr>
                  <w:rFonts w:cs="Arial"/>
                  <w:color w:val="000000" w:themeColor="text1"/>
                  <w:sz w:val="20"/>
                  <w:szCs w:val="20"/>
                </w:rPr>
                <w:t xml:space="preserve">v9.3 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and EC v11</w:t>
            </w:r>
            <w:ins w:id="374" w:author="Shah Ashay" w:date="2018-04-16T16:28:00Z">
              <w:r w:rsidR="00E800B0">
                <w:rPr>
                  <w:rFonts w:cs="Arial"/>
                  <w:color w:val="000000" w:themeColor="text1"/>
                  <w:sz w:val="20"/>
                  <w:szCs w:val="20"/>
                </w:rPr>
                <w:t>.2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daily allocation calculation runtime</w:t>
            </w:r>
          </w:p>
        </w:tc>
        <w:tc>
          <w:tcPr>
            <w:tcW w:w="1154" w:type="pct"/>
            <w:tcPrChange w:id="375" w:author="Batra Yogesh (EXT)" w:date="2018-04-13T12:42:00Z">
              <w:tcPr>
                <w:tcW w:w="2160" w:type="dxa"/>
              </w:tcPr>
            </w:tcPrChange>
          </w:tcPr>
          <w:p w14:paraId="145993A6" w14:textId="064301EE" w:rsidR="006C3B1E" w:rsidRPr="009C1411" w:rsidRDefault="005A4826" w:rsidP="00533A84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calculation runtime must not be longer than EC v9.3 or in range user</w:t>
            </w:r>
            <w:del w:id="376" w:author="Batra Yogesh (EXT)" w:date="2018-04-04T17:25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’re</w:delText>
              </w:r>
            </w:del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acceptable</w:t>
            </w:r>
          </w:p>
        </w:tc>
        <w:tc>
          <w:tcPr>
            <w:tcW w:w="1538" w:type="pct"/>
            <w:tcPrChange w:id="377" w:author="Batra Yogesh (EXT)" w:date="2018-04-13T12:42:00Z">
              <w:tcPr>
                <w:tcW w:w="2880" w:type="dxa"/>
              </w:tcPr>
            </w:tcPrChange>
          </w:tcPr>
          <w:p w14:paraId="4B820A71" w14:textId="77777777" w:rsidR="006C3B1E" w:rsidRPr="009C1411" w:rsidRDefault="006C3B1E" w:rsidP="00853AA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Repeat for each daily allocation network</w:t>
            </w:r>
          </w:p>
        </w:tc>
      </w:tr>
      <w:tr w:rsidR="00440018" w:rsidRPr="009C1411" w14:paraId="4D1FE622" w14:textId="77777777" w:rsidTr="009C1411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378" w:author="Batra Yogesh (EXT)" w:date="2018-04-13T12:42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1FBC8F0E" w14:textId="77777777" w:rsidR="00440018" w:rsidRPr="009C1411" w:rsidRDefault="00440018" w:rsidP="009D7887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379" w:author="Batra Yogesh (EXT)" w:date="2018-04-13T12:42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1FC8DBE3" w14:textId="77777777" w:rsidR="00440018" w:rsidRPr="009C1411" w:rsidRDefault="00440018" w:rsidP="00B317C9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9C1411">
              <w:rPr>
                <w:rFonts w:cs="Arial"/>
                <w:sz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380" w:author="Batra Yogesh (EXT)" w:date="2018-04-13T12:42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77A85819" w14:textId="77777777" w:rsidR="00440018" w:rsidRPr="009C1411" w:rsidRDefault="00440018" w:rsidP="007F76A3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381" w:author="Batra Yogesh (EXT)" w:date="2018-04-13T12:4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10489F9C" w14:textId="77777777" w:rsidR="00440018" w:rsidRPr="009C1411" w:rsidRDefault="00440018" w:rsidP="007F76A3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5BCC849C" w14:textId="77777777" w:rsidR="006B18DE" w:rsidRPr="009C1411" w:rsidRDefault="006B18D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500841D7" w14:textId="77777777" w:rsidR="00043D4C" w:rsidRPr="009C1411" w:rsidRDefault="00043D4C" w:rsidP="00811972">
      <w:pPr>
        <w:pStyle w:val="Heading1"/>
      </w:pPr>
      <w:bookmarkStart w:id="382" w:name="_Toc240857192"/>
      <w:bookmarkStart w:id="383" w:name="_Toc480372406"/>
      <w:bookmarkEnd w:id="382"/>
      <w:r w:rsidRPr="009C1411">
        <w:lastRenderedPageBreak/>
        <w:t>Alternate Flow: Validate Re-Allocated Results</w:t>
      </w:r>
      <w:bookmarkEnd w:id="3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89"/>
        <w:gridCol w:w="3445"/>
        <w:gridCol w:w="2521"/>
        <w:gridCol w:w="2695"/>
        <w:tblGridChange w:id="384">
          <w:tblGrid>
            <w:gridCol w:w="115"/>
            <w:gridCol w:w="574"/>
            <w:gridCol w:w="116"/>
            <w:gridCol w:w="3329"/>
            <w:gridCol w:w="301"/>
            <w:gridCol w:w="2160"/>
            <w:gridCol w:w="60"/>
            <w:gridCol w:w="2695"/>
            <w:gridCol w:w="125"/>
          </w:tblGrid>
        </w:tblGridChange>
      </w:tblGrid>
      <w:tr w:rsidR="00E800B0" w:rsidRPr="009C1411" w14:paraId="4E30A625" w14:textId="77777777" w:rsidTr="00E800B0">
        <w:trPr>
          <w:tblHeader/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</w:tcPr>
          <w:p w14:paraId="67D2C7E5" w14:textId="75653C91" w:rsidR="00043D4C" w:rsidRPr="009C1411" w:rsidRDefault="00043D4C" w:rsidP="00B36B5D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C1411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842" w:type="pct"/>
            <w:shd w:val="clear" w:color="auto" w:fill="3399FF"/>
          </w:tcPr>
          <w:p w14:paraId="1C4B8086" w14:textId="77777777" w:rsidR="00043D4C" w:rsidRPr="009C1411" w:rsidRDefault="00043D4C" w:rsidP="00B36B5D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C1411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348" w:type="pct"/>
            <w:shd w:val="clear" w:color="auto" w:fill="3399FF"/>
          </w:tcPr>
          <w:p w14:paraId="178E507A" w14:textId="77777777" w:rsidR="00043D4C" w:rsidRPr="009C1411" w:rsidRDefault="00043D4C" w:rsidP="00B36B5D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C1411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441" w:type="pct"/>
            <w:shd w:val="clear" w:color="auto" w:fill="3399FF"/>
          </w:tcPr>
          <w:p w14:paraId="49B209D9" w14:textId="77777777" w:rsidR="00043D4C" w:rsidRPr="009C1411" w:rsidRDefault="00043D4C" w:rsidP="00B36B5D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C1411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5A4826" w:rsidRPr="009C1411" w14:paraId="38AC6B27" w14:textId="77777777" w:rsidTr="00E800B0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385" w:author="Shah Ashay" w:date="2018-04-16T16:29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PrChange w:id="386" w:author="Shah Ashay" w:date="2018-04-16T16:29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87" w:author="Shah Ashay" w:date="2018-04-16T16:29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3B62AAE4" w14:textId="77777777" w:rsidR="005A4826" w:rsidRPr="009C1411" w:rsidRDefault="005A4826" w:rsidP="005A4826">
            <w:pPr>
              <w:pStyle w:val="TableText"/>
              <w:keepNext/>
              <w:keepLines/>
              <w:numPr>
                <w:ilvl w:val="0"/>
                <w:numId w:val="14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842" w:type="pct"/>
            <w:tcPrChange w:id="388" w:author="Shah Ashay" w:date="2018-04-16T16:29:00Z">
              <w:tcPr>
                <w:tcW w:w="3630" w:type="dxa"/>
                <w:gridSpan w:val="2"/>
              </w:tcPr>
            </w:tcPrChange>
          </w:tcPr>
          <w:p w14:paraId="5342B150" w14:textId="77777777" w:rsidR="005A4826" w:rsidRPr="009C1411" w:rsidRDefault="005A4826" w:rsidP="005A482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Log into EC and change a value that is used as an input in allocation calculations</w:t>
            </w:r>
            <w:r w:rsidR="006E2E14" w:rsidRPr="009C1411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  <w:r w:rsidR="006E2E14" w:rsidRPr="009C1411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6E2E14"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>EC Production &gt; Allocation &gt; Daily Allocation</w:t>
            </w:r>
            <w:r w:rsidR="00B36B5D" w:rsidRPr="009C1411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348" w:type="pct"/>
            <w:tcPrChange w:id="389" w:author="Shah Ashay" w:date="2018-04-16T16:29:00Z">
              <w:tcPr>
                <w:tcW w:w="2160" w:type="dxa"/>
              </w:tcPr>
            </w:tcPrChange>
          </w:tcPr>
          <w:p w14:paraId="409924A7" w14:textId="77777777" w:rsidR="005A4826" w:rsidRPr="009C1411" w:rsidRDefault="005A4826" w:rsidP="005A4826">
            <w:pPr>
              <w:rPr>
                <w:rFonts w:cs="Arial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Note: Allocation Networks are populated according to the navigation role defined for each user</w:t>
            </w:r>
          </w:p>
        </w:tc>
        <w:tc>
          <w:tcPr>
            <w:tcW w:w="1441" w:type="pct"/>
            <w:tcPrChange w:id="390" w:author="Shah Ashay" w:date="2018-04-16T16:29:00Z">
              <w:tcPr>
                <w:tcW w:w="2880" w:type="dxa"/>
                <w:gridSpan w:val="3"/>
              </w:tcPr>
            </w:tcPrChange>
          </w:tcPr>
          <w:p w14:paraId="4E1FE54C" w14:textId="77777777" w:rsidR="005A4826" w:rsidRPr="009C1411" w:rsidRDefault="005A4826" w:rsidP="005A4826">
            <w:pPr>
              <w:rPr>
                <w:rFonts w:cs="Arial"/>
                <w:sz w:val="20"/>
                <w:szCs w:val="20"/>
              </w:rPr>
            </w:pPr>
          </w:p>
        </w:tc>
      </w:tr>
      <w:tr w:rsidR="005A4826" w:rsidRPr="009C1411" w14:paraId="0F3D976E" w14:textId="77777777" w:rsidTr="00E800B0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391" w:author="Shah Ashay" w:date="2018-04-16T16:29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PrChange w:id="392" w:author="Shah Ashay" w:date="2018-04-16T16:29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93" w:author="Shah Ashay" w:date="2018-04-16T16:29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49978924" w14:textId="77777777" w:rsidR="005A4826" w:rsidRPr="009C1411" w:rsidRDefault="005A4826" w:rsidP="005A4826">
            <w:pPr>
              <w:pStyle w:val="TableText"/>
              <w:keepNext/>
              <w:keepLines/>
              <w:numPr>
                <w:ilvl w:val="0"/>
                <w:numId w:val="14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842" w:type="pct"/>
            <w:tcPrChange w:id="394" w:author="Shah Ashay" w:date="2018-04-16T16:29:00Z">
              <w:tcPr>
                <w:tcW w:w="3630" w:type="dxa"/>
                <w:gridSpan w:val="2"/>
              </w:tcPr>
            </w:tcPrChange>
          </w:tcPr>
          <w:p w14:paraId="5574F8FA" w14:textId="77777777" w:rsidR="005A4826" w:rsidRPr="009C1411" w:rsidRDefault="005A4826" w:rsidP="005A482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Rerun allocation calculations</w:t>
            </w:r>
            <w:r w:rsidR="00B36B5D"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as following example steps:</w:t>
            </w:r>
          </w:p>
          <w:p w14:paraId="038072EE" w14:textId="77777777" w:rsidR="00B36B5D" w:rsidRPr="009C1411" w:rsidRDefault="00B36B5D" w:rsidP="00B36B5D">
            <w:pPr>
              <w:pStyle w:val="TableText"/>
              <w:keepNext/>
              <w:keepLines/>
              <w:numPr>
                <w:ilvl w:val="0"/>
                <w:numId w:val="1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From </w:t>
            </w:r>
            <w:proofErr w:type="gramStart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Date :</w:t>
            </w:r>
            <w:proofErr w:type="gramEnd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2017-09-01</w:t>
            </w:r>
          </w:p>
          <w:p w14:paraId="71C5BB59" w14:textId="77777777" w:rsidR="00B36B5D" w:rsidRPr="009C1411" w:rsidRDefault="00B36B5D" w:rsidP="00B36B5D">
            <w:pPr>
              <w:pStyle w:val="TableText"/>
              <w:keepNext/>
              <w:keepLines/>
              <w:numPr>
                <w:ilvl w:val="0"/>
                <w:numId w:val="1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To Date (incl</w:t>
            </w:r>
            <w:proofErr w:type="gramStart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) :</w:t>
            </w:r>
            <w:proofErr w:type="gramEnd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2017-09-30</w:t>
            </w:r>
          </w:p>
          <w:p w14:paraId="49B12996" w14:textId="77777777" w:rsidR="00B36B5D" w:rsidRPr="009C1411" w:rsidRDefault="00B36B5D" w:rsidP="00B36B5D">
            <w:pPr>
              <w:pStyle w:val="TableText"/>
              <w:keepNext/>
              <w:keepLines/>
              <w:numPr>
                <w:ilvl w:val="0"/>
                <w:numId w:val="1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Allocation </w:t>
            </w:r>
            <w:proofErr w:type="gramStart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Network :</w:t>
            </w:r>
            <w:proofErr w:type="gramEnd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Erawan Allocation Network</w:t>
            </w:r>
          </w:p>
        </w:tc>
        <w:tc>
          <w:tcPr>
            <w:tcW w:w="1348" w:type="pct"/>
            <w:tcPrChange w:id="395" w:author="Shah Ashay" w:date="2018-04-16T16:29:00Z">
              <w:tcPr>
                <w:tcW w:w="2160" w:type="dxa"/>
              </w:tcPr>
            </w:tcPrChange>
          </w:tcPr>
          <w:p w14:paraId="2C953AD5" w14:textId="77777777" w:rsidR="005A4826" w:rsidRPr="009C1411" w:rsidRDefault="00C40039" w:rsidP="005A4826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Allocation status of each data is success.</w:t>
            </w:r>
          </w:p>
        </w:tc>
        <w:tc>
          <w:tcPr>
            <w:tcW w:w="1441" w:type="pct"/>
            <w:tcPrChange w:id="396" w:author="Shah Ashay" w:date="2018-04-16T16:29:00Z">
              <w:tcPr>
                <w:tcW w:w="2880" w:type="dxa"/>
                <w:gridSpan w:val="3"/>
              </w:tcPr>
            </w:tcPrChange>
          </w:tcPr>
          <w:p w14:paraId="73FEC0F6" w14:textId="77777777" w:rsidR="005A4826" w:rsidRPr="009C1411" w:rsidRDefault="005A4826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5A4826" w:rsidRPr="009C1411" w14:paraId="40EC5F05" w14:textId="77777777" w:rsidTr="00E800B0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397" w:author="Shah Ashay" w:date="2018-04-16T16:29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PrChange w:id="398" w:author="Shah Ashay" w:date="2018-04-16T16:29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99" w:author="Shah Ashay" w:date="2018-04-16T16:29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48E70664" w14:textId="77777777" w:rsidR="005A4826" w:rsidRPr="009C1411" w:rsidRDefault="005A4826" w:rsidP="005A4826">
            <w:pPr>
              <w:pStyle w:val="TableText"/>
              <w:keepNext/>
              <w:keepLines/>
              <w:numPr>
                <w:ilvl w:val="0"/>
                <w:numId w:val="14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842" w:type="pct"/>
            <w:tcPrChange w:id="400" w:author="Shah Ashay" w:date="2018-04-16T16:29:00Z">
              <w:tcPr>
                <w:tcW w:w="3630" w:type="dxa"/>
                <w:gridSpan w:val="2"/>
              </w:tcPr>
            </w:tcPrChange>
          </w:tcPr>
          <w:p w14:paraId="61ED0357" w14:textId="34D01591" w:rsidR="005A4826" w:rsidRPr="009C1411" w:rsidRDefault="005A4826" w:rsidP="005A4826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Validate EC v11</w:t>
            </w:r>
            <w:ins w:id="401" w:author="Shah Ashay" w:date="2018-04-16T16:29:00Z">
              <w:r w:rsidR="00E800B0">
                <w:rPr>
                  <w:rFonts w:cs="Arial"/>
                  <w:color w:val="000000" w:themeColor="text1"/>
                  <w:sz w:val="20"/>
                  <w:szCs w:val="20"/>
                </w:rPr>
                <w:t>.2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daily allocated results were updated</w:t>
            </w:r>
          </w:p>
        </w:tc>
        <w:tc>
          <w:tcPr>
            <w:tcW w:w="1348" w:type="pct"/>
            <w:tcPrChange w:id="402" w:author="Shah Ashay" w:date="2018-04-16T16:29:00Z">
              <w:tcPr>
                <w:tcW w:w="2160" w:type="dxa"/>
              </w:tcPr>
            </w:tcPrChange>
          </w:tcPr>
          <w:p w14:paraId="5CA618B7" w14:textId="77777777" w:rsidR="005A4826" w:rsidRPr="009C1411" w:rsidRDefault="005A4826" w:rsidP="005A4826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Allocation shall be updated as expected after user re-run allocation.</w:t>
            </w:r>
          </w:p>
          <w:p w14:paraId="6B0F04D6" w14:textId="405F5D75" w:rsidR="005A4826" w:rsidRPr="009C1411" w:rsidRDefault="005A4826" w:rsidP="005A4826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>Allocation results from EC V11 must be matched with EC V9.3 in 11</w:t>
            </w:r>
            <w:r w:rsidRPr="009C1411">
              <w:rPr>
                <w:rFonts w:cs="Arial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decimal places of Gas. Oil, Condensate, Water Rate at 6</w:t>
            </w:r>
            <w:r w:rsidRPr="009C1411">
              <w:rPr>
                <w:rFonts w:cs="Arial"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Decimal  for</w:t>
            </w:r>
            <w:proofErr w:type="gramEnd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real number, and 0 decimal </w:t>
            </w:r>
            <w:del w:id="403" w:author="Batra Yogesh (EXT)" w:date="2018-04-04T17:25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degit</w:delText>
              </w:r>
            </w:del>
            <w:ins w:id="404" w:author="Batra Yogesh (EXT)" w:date="2018-04-04T17:25:00Z">
              <w:r w:rsidR="00533A84" w:rsidRPr="009C1411">
                <w:rPr>
                  <w:rFonts w:cs="Arial"/>
                  <w:color w:val="000000" w:themeColor="text1"/>
                  <w:sz w:val="20"/>
                  <w:szCs w:val="20"/>
                </w:rPr>
                <w:t>digit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for rounded </w:t>
            </w:r>
            <w:del w:id="405" w:author="Batra Yogesh (EXT)" w:date="2018-04-04T17:26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volumn</w:delText>
              </w:r>
            </w:del>
            <w:ins w:id="406" w:author="Batra Yogesh (EXT)" w:date="2018-04-04T17:26:00Z">
              <w:r w:rsidR="00533A84" w:rsidRPr="009C1411">
                <w:rPr>
                  <w:rFonts w:cs="Arial"/>
                  <w:color w:val="000000" w:themeColor="text1"/>
                  <w:sz w:val="20"/>
                  <w:szCs w:val="20"/>
                </w:rPr>
                <w:t>volume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. </w:t>
            </w:r>
          </w:p>
        </w:tc>
        <w:tc>
          <w:tcPr>
            <w:tcW w:w="1441" w:type="pct"/>
            <w:tcPrChange w:id="407" w:author="Shah Ashay" w:date="2018-04-16T16:29:00Z">
              <w:tcPr>
                <w:tcW w:w="2880" w:type="dxa"/>
                <w:gridSpan w:val="3"/>
              </w:tcPr>
            </w:tcPrChange>
          </w:tcPr>
          <w:p w14:paraId="3A397636" w14:textId="77777777" w:rsidR="005A4826" w:rsidRPr="009C1411" w:rsidRDefault="005A4826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Repeat for each daily allocation network</w:t>
            </w:r>
            <w:r w:rsidR="00C40039"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per allocation sequence as follow:</w:t>
            </w:r>
            <w:r w:rsidR="00C40039" w:rsidRPr="009C1411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C40039"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>1&gt; Benchamas Allocation Network</w:t>
            </w:r>
          </w:p>
          <w:p w14:paraId="4978C1D2" w14:textId="77777777" w:rsidR="00273A24" w:rsidRPr="009C1411" w:rsidRDefault="00273A24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---------------------------------------</w:t>
            </w:r>
          </w:p>
          <w:p w14:paraId="38B064B7" w14:textId="4F214AA8" w:rsidR="00C40039" w:rsidRPr="009C1411" w:rsidRDefault="00C40039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1&gt; Tantawan Allocation Network</w:t>
            </w:r>
            <w:r w:rsidR="00273A24"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>--------------------------------------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1&gt; Erawan Allocation Network 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      2&gt; Pailin Allocation </w:t>
            </w:r>
            <w:del w:id="408" w:author="Batra Yogesh (EXT)" w:date="2018-04-04T17:26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Netowrk</w:delText>
              </w:r>
            </w:del>
            <w:ins w:id="409" w:author="Batra Yogesh (EXT)" w:date="2018-04-04T17:26:00Z">
              <w:r w:rsidR="00533A84" w:rsidRPr="009C1411">
                <w:rPr>
                  <w:rFonts w:cs="Arial"/>
                  <w:color w:val="000000" w:themeColor="text1"/>
                  <w:sz w:val="20"/>
                  <w:szCs w:val="20"/>
                </w:rPr>
                <w:t>Network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      2&gt; Platong Allocation Network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      2&gt; Funan Allocation Network</w:t>
            </w:r>
          </w:p>
          <w:p w14:paraId="621488A2" w14:textId="77777777" w:rsidR="00C40039" w:rsidRPr="009C1411" w:rsidRDefault="00C40039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          3&gt; Satun Allocation Network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                 4&gt;ERCP Allocation Network</w:t>
            </w:r>
          </w:p>
          <w:p w14:paraId="48CAABFB" w14:textId="77777777" w:rsidR="00C40039" w:rsidRPr="009C1411" w:rsidRDefault="00273A24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--------------------------------------</w:t>
            </w:r>
          </w:p>
          <w:p w14:paraId="2234A310" w14:textId="77777777" w:rsidR="00273A24" w:rsidRPr="009C1411" w:rsidRDefault="00273A24" w:rsidP="00273A2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1&gt;Benchamas Reservoir Allocation Network</w:t>
            </w:r>
          </w:p>
          <w:p w14:paraId="58605F59" w14:textId="77777777" w:rsidR="00273A24" w:rsidRPr="009C1411" w:rsidRDefault="00273A24" w:rsidP="00273A2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1&gt;Tantawan Reservoir Allocation Network</w:t>
            </w:r>
          </w:p>
          <w:p w14:paraId="0436BE90" w14:textId="77777777" w:rsidR="00273A24" w:rsidRPr="009C1411" w:rsidRDefault="00273A24" w:rsidP="00273A2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1&gt;Platong Reservoir Allocation Network</w:t>
            </w:r>
          </w:p>
          <w:p w14:paraId="43395D00" w14:textId="77777777" w:rsidR="00273A24" w:rsidRPr="009C1411" w:rsidRDefault="00273A24" w:rsidP="00273A2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--------------------------------------</w:t>
            </w:r>
          </w:p>
          <w:p w14:paraId="0AB195CE" w14:textId="77777777" w:rsidR="00273A24" w:rsidRPr="009C1411" w:rsidRDefault="00273A24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59CCBA47" w14:textId="77777777" w:rsidR="00273A24" w:rsidRPr="009C1411" w:rsidRDefault="0036241A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proofErr w:type="gramStart"/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N</w:t>
            </w:r>
            <w:r w:rsidR="00C40039" w:rsidRPr="009C1411">
              <w:rPr>
                <w:rFonts w:cs="Arial"/>
                <w:color w:val="000000" w:themeColor="text1"/>
                <w:sz w:val="20"/>
                <w:szCs w:val="20"/>
              </w:rPr>
              <w:t>ote :</w:t>
            </w:r>
            <w:proofErr w:type="gramEnd"/>
            <w:r w:rsidR="00C40039"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  <w:p w14:paraId="1E1329B6" w14:textId="061516CB" w:rsidR="00273A24" w:rsidRPr="009C1411" w:rsidRDefault="00273A24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User must run allocation by the sequence number order by </w:t>
            </w:r>
            <w:del w:id="410" w:author="Batra Yogesh (EXT)" w:date="2018-04-04T17:26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accending</w:delText>
              </w:r>
            </w:del>
            <w:ins w:id="411" w:author="Batra Yogesh (EXT)" w:date="2018-04-04T17:26:00Z">
              <w:r w:rsidR="00533A84" w:rsidRPr="009C1411">
                <w:rPr>
                  <w:rFonts w:cs="Arial"/>
                  <w:color w:val="000000" w:themeColor="text1"/>
                  <w:sz w:val="20"/>
                  <w:szCs w:val="20"/>
                </w:rPr>
                <w:t>ascending</w:t>
              </w:r>
            </w:ins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  <w:p w14:paraId="6033DE84" w14:textId="77777777" w:rsidR="00C40039" w:rsidRPr="009C1411" w:rsidRDefault="0036241A" w:rsidP="00273A2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- S</w:t>
            </w:r>
            <w:r w:rsidR="00C40039" w:rsidRPr="009C1411">
              <w:rPr>
                <w:rFonts w:cs="Arial"/>
                <w:color w:val="000000" w:themeColor="text1"/>
                <w:sz w:val="20"/>
                <w:szCs w:val="20"/>
              </w:rPr>
              <w:t>ame sequence numbe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r, </w:t>
            </w:r>
            <w:r w:rsidR="00C40039" w:rsidRPr="009C1411">
              <w:rPr>
                <w:rFonts w:cs="Arial"/>
                <w:color w:val="000000" w:themeColor="text1"/>
                <w:sz w:val="20"/>
                <w:szCs w:val="20"/>
              </w:rPr>
              <w:t>user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(s) who have responsibility of each asset can run at the same time.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br/>
              <w:t>- 1&gt; is independent allocation network</w:t>
            </w:r>
            <w:r w:rsidR="00273A24"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sequence</w:t>
            </w: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, no need to wait for any allocation network </w:t>
            </w:r>
            <w:r w:rsidR="00273A24" w:rsidRPr="009C1411">
              <w:rPr>
                <w:rFonts w:cs="Arial"/>
                <w:color w:val="000000" w:themeColor="text1"/>
                <w:sz w:val="20"/>
                <w:szCs w:val="20"/>
              </w:rPr>
              <w:t>run.</w:t>
            </w:r>
          </w:p>
        </w:tc>
      </w:tr>
      <w:tr w:rsidR="005A4826" w:rsidRPr="009C1411" w14:paraId="7FA284EE" w14:textId="77777777" w:rsidTr="00E800B0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412" w:author="Shah Ashay" w:date="2018-04-16T16:29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PrChange w:id="413" w:author="Shah Ashay" w:date="2018-04-16T16:29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414" w:author="Shah Ashay" w:date="2018-04-16T16:29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47062054" w14:textId="77777777" w:rsidR="005A4826" w:rsidRPr="009C1411" w:rsidRDefault="005A4826" w:rsidP="005A4826">
            <w:pPr>
              <w:pStyle w:val="TableText"/>
              <w:keepNext/>
              <w:keepLines/>
              <w:numPr>
                <w:ilvl w:val="0"/>
                <w:numId w:val="14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842" w:type="pct"/>
            <w:tcPrChange w:id="415" w:author="Shah Ashay" w:date="2018-04-16T16:29:00Z">
              <w:tcPr>
                <w:tcW w:w="3630" w:type="dxa"/>
                <w:gridSpan w:val="2"/>
              </w:tcPr>
            </w:tcPrChange>
          </w:tcPr>
          <w:p w14:paraId="5113045E" w14:textId="77777777" w:rsidR="005A4826" w:rsidRPr="009C1411" w:rsidRDefault="005A4826" w:rsidP="005A482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Compare EC v9/10 and EC v11 daily allocation calculation runtime</w:t>
            </w:r>
          </w:p>
        </w:tc>
        <w:tc>
          <w:tcPr>
            <w:tcW w:w="1348" w:type="pct"/>
            <w:tcPrChange w:id="416" w:author="Shah Ashay" w:date="2018-04-16T16:29:00Z">
              <w:tcPr>
                <w:tcW w:w="2160" w:type="dxa"/>
              </w:tcPr>
            </w:tcPrChange>
          </w:tcPr>
          <w:p w14:paraId="619B596C" w14:textId="77777777" w:rsidR="005A4826" w:rsidRPr="009C1411" w:rsidRDefault="005A4826" w:rsidP="005A4826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>calculation runtime must not be longer than EC v9.3 or in range user</w:t>
            </w:r>
            <w:del w:id="417" w:author="Batra Yogesh (EXT)" w:date="2018-04-04T17:26:00Z">
              <w:r w:rsidRPr="009C1411" w:rsidDel="00533A84">
                <w:rPr>
                  <w:rFonts w:cs="Arial"/>
                  <w:color w:val="000000" w:themeColor="text1"/>
                  <w:sz w:val="20"/>
                  <w:szCs w:val="20"/>
                </w:rPr>
                <w:delText>’re</w:delText>
              </w:r>
            </w:del>
            <w:r w:rsidRPr="009C1411">
              <w:rPr>
                <w:rFonts w:cs="Arial"/>
                <w:color w:val="000000" w:themeColor="text1"/>
                <w:sz w:val="20"/>
                <w:szCs w:val="20"/>
              </w:rPr>
              <w:t xml:space="preserve"> acceptable (compare to the same H/W server environments)</w:t>
            </w:r>
          </w:p>
        </w:tc>
        <w:tc>
          <w:tcPr>
            <w:tcW w:w="1441" w:type="pct"/>
            <w:tcPrChange w:id="418" w:author="Shah Ashay" w:date="2018-04-16T16:29:00Z">
              <w:tcPr>
                <w:tcW w:w="2880" w:type="dxa"/>
                <w:gridSpan w:val="3"/>
              </w:tcPr>
            </w:tcPrChange>
          </w:tcPr>
          <w:p w14:paraId="1FC264D2" w14:textId="77777777" w:rsidR="005A4826" w:rsidRPr="009C1411" w:rsidRDefault="005A4826" w:rsidP="005A482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E800B0" w:rsidRPr="009C1411" w14:paraId="7EB48634" w14:textId="77777777" w:rsidTr="00E800B0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18D2AAF4" w14:textId="77777777" w:rsidR="005A4826" w:rsidRPr="009C1411" w:rsidRDefault="005A4826" w:rsidP="005A4826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842" w:type="pct"/>
            <w:shd w:val="clear" w:color="auto" w:fill="C6D9F1" w:themeFill="text2" w:themeFillTint="33"/>
          </w:tcPr>
          <w:p w14:paraId="64F51C4B" w14:textId="77777777" w:rsidR="005A4826" w:rsidRPr="009C1411" w:rsidRDefault="005A4826" w:rsidP="005A4826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9C1411">
              <w:rPr>
                <w:rFonts w:cs="Arial"/>
                <w:sz w:val="20"/>
              </w:rPr>
              <w:t>END OF USE CASE</w:t>
            </w:r>
          </w:p>
        </w:tc>
        <w:tc>
          <w:tcPr>
            <w:tcW w:w="1348" w:type="pct"/>
            <w:shd w:val="clear" w:color="auto" w:fill="C6D9F1" w:themeFill="text2" w:themeFillTint="33"/>
          </w:tcPr>
          <w:p w14:paraId="2A4B584B" w14:textId="77777777" w:rsidR="005A4826" w:rsidRPr="009C1411" w:rsidRDefault="005A4826" w:rsidP="005A4826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441" w:type="pct"/>
            <w:shd w:val="clear" w:color="auto" w:fill="C6D9F1" w:themeFill="text2" w:themeFillTint="33"/>
          </w:tcPr>
          <w:p w14:paraId="2786F011" w14:textId="77777777" w:rsidR="005A4826" w:rsidRPr="009C1411" w:rsidRDefault="005A4826" w:rsidP="005A4826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6E8D6469" w14:textId="77777777" w:rsidR="003D41D8" w:rsidRPr="009C1411" w:rsidRDefault="003D41D8" w:rsidP="006A7B4D">
      <w:pPr>
        <w:rPr>
          <w:rFonts w:cs="Arial"/>
          <w:b/>
          <w:bCs/>
          <w:sz w:val="24"/>
          <w:szCs w:val="32"/>
        </w:rPr>
      </w:pPr>
    </w:p>
    <w:p w14:paraId="41520329" w14:textId="77777777" w:rsidR="00C14DE0" w:rsidRPr="009C1411" w:rsidRDefault="00C14DE0" w:rsidP="006A7B4D">
      <w:pPr>
        <w:rPr>
          <w:rFonts w:cs="Arial"/>
          <w:b/>
          <w:bCs/>
          <w:sz w:val="24"/>
          <w:szCs w:val="32"/>
        </w:rPr>
      </w:pPr>
    </w:p>
    <w:sectPr w:rsidR="00C14DE0" w:rsidRPr="009C1411" w:rsidSect="004D002A">
      <w:footerReference w:type="even" r:id="rId19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4F438C" w14:textId="77777777" w:rsidR="00602A95" w:rsidRDefault="00602A95">
      <w:r>
        <w:separator/>
      </w:r>
    </w:p>
  </w:endnote>
  <w:endnote w:type="continuationSeparator" w:id="0">
    <w:p w14:paraId="7BFD25C0" w14:textId="77777777" w:rsidR="00602A95" w:rsidRDefault="0060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749E9" w14:textId="77777777" w:rsidR="00F01D7A" w:rsidRDefault="00F01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0A29A" w14:textId="778B0B37" w:rsidR="000716F5" w:rsidRDefault="000716F5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D27BB9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06325" w14:textId="77777777" w:rsidR="00F01D7A" w:rsidRDefault="00F01D7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62ADE" w14:textId="77777777" w:rsidR="000716F5" w:rsidRDefault="000716F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B75B8C" w14:textId="77777777" w:rsidR="000716F5" w:rsidRDefault="00071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5CD3D4" w14:textId="77777777" w:rsidR="00602A95" w:rsidRDefault="00602A95">
      <w:r>
        <w:separator/>
      </w:r>
    </w:p>
  </w:footnote>
  <w:footnote w:type="continuationSeparator" w:id="0">
    <w:p w14:paraId="276B3E1E" w14:textId="77777777" w:rsidR="00602A95" w:rsidRDefault="00602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A4925" w14:textId="77777777" w:rsidR="00F01D7A" w:rsidRDefault="00F01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5EE45" w14:textId="77777777" w:rsidR="000716F5" w:rsidRPr="00D730E7" w:rsidRDefault="000716F5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Pr="00D730E7">
      <w:rPr>
        <w:b/>
        <w:color w:val="3399FF"/>
      </w:rPr>
      <w:t>_UC</w:t>
    </w:r>
    <w:r>
      <w:rPr>
        <w:b/>
        <w:color w:val="3399FF"/>
      </w:rPr>
      <w:t>017</w:t>
    </w:r>
    <w:r w:rsidRPr="00D730E7">
      <w:rPr>
        <w:b/>
        <w:color w:val="3399FF"/>
      </w:rPr>
      <w:t xml:space="preserve"> </w:t>
    </w:r>
    <w:r>
      <w:rPr>
        <w:b/>
        <w:color w:val="3399FF"/>
      </w:rPr>
      <w:t>Validate Allocation Networks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E4E4F" w14:textId="77777777" w:rsidR="00F01D7A" w:rsidRDefault="00F01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A266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A7B2E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A9533D"/>
    <w:multiLevelType w:val="hybridMultilevel"/>
    <w:tmpl w:val="DB0AB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6598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5B20D15"/>
    <w:multiLevelType w:val="hybridMultilevel"/>
    <w:tmpl w:val="6F209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9"/>
  </w:num>
  <w:num w:numId="5">
    <w:abstractNumId w:val="11"/>
  </w:num>
  <w:num w:numId="6">
    <w:abstractNumId w:val="0"/>
  </w:num>
  <w:num w:numId="7">
    <w:abstractNumId w:val="12"/>
  </w:num>
  <w:num w:numId="8">
    <w:abstractNumId w:val="13"/>
  </w:num>
  <w:num w:numId="9">
    <w:abstractNumId w:val="7"/>
  </w:num>
  <w:num w:numId="10">
    <w:abstractNumId w:val="3"/>
  </w:num>
  <w:num w:numId="11">
    <w:abstractNumId w:val="10"/>
  </w:num>
  <w:num w:numId="12">
    <w:abstractNumId w:val="4"/>
  </w:num>
  <w:num w:numId="13">
    <w:abstractNumId w:val="1"/>
  </w:num>
  <w:num w:numId="14">
    <w:abstractNumId w:val="2"/>
  </w:num>
  <w:num w:numId="15">
    <w:abstractNumId w:val="5"/>
  </w:num>
  <w:num w:numId="16">
    <w:abstractNumId w:val="14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  <w15:person w15:author="Prakash Atul (Ext)">
    <w15:presenceInfo w15:providerId="AD" w15:userId="S-1-5-21-4162059163-1544859033-1701284029-50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35EF2"/>
    <w:rsid w:val="00042719"/>
    <w:rsid w:val="00043D4C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16F5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2028E"/>
    <w:rsid w:val="00226A6D"/>
    <w:rsid w:val="002277E3"/>
    <w:rsid w:val="00232E39"/>
    <w:rsid w:val="002377AB"/>
    <w:rsid w:val="0024192C"/>
    <w:rsid w:val="00243945"/>
    <w:rsid w:val="002521A6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3A24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07E79"/>
    <w:rsid w:val="00314CC3"/>
    <w:rsid w:val="00317A80"/>
    <w:rsid w:val="00321B32"/>
    <w:rsid w:val="00321BA0"/>
    <w:rsid w:val="0032219A"/>
    <w:rsid w:val="003226F0"/>
    <w:rsid w:val="00323ADA"/>
    <w:rsid w:val="0032596E"/>
    <w:rsid w:val="00326755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5641B"/>
    <w:rsid w:val="00357BFB"/>
    <w:rsid w:val="0036072C"/>
    <w:rsid w:val="00361941"/>
    <w:rsid w:val="0036241A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641F"/>
    <w:rsid w:val="003875F5"/>
    <w:rsid w:val="00390637"/>
    <w:rsid w:val="0039280F"/>
    <w:rsid w:val="00393BC9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23CF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3896"/>
    <w:rsid w:val="00424C51"/>
    <w:rsid w:val="00425F0F"/>
    <w:rsid w:val="00427461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5CE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828E2"/>
    <w:rsid w:val="00482A32"/>
    <w:rsid w:val="00483DFC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0EF1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3A84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4826"/>
    <w:rsid w:val="005A5F1D"/>
    <w:rsid w:val="005A7E32"/>
    <w:rsid w:val="005B04D3"/>
    <w:rsid w:val="005B2627"/>
    <w:rsid w:val="005B5A0D"/>
    <w:rsid w:val="005C03F5"/>
    <w:rsid w:val="005C2746"/>
    <w:rsid w:val="005C3416"/>
    <w:rsid w:val="005C3E20"/>
    <w:rsid w:val="005C4449"/>
    <w:rsid w:val="005C7D08"/>
    <w:rsid w:val="005D1274"/>
    <w:rsid w:val="005D1403"/>
    <w:rsid w:val="005D6B17"/>
    <w:rsid w:val="005E64D7"/>
    <w:rsid w:val="005E685F"/>
    <w:rsid w:val="005F15A0"/>
    <w:rsid w:val="005F4704"/>
    <w:rsid w:val="005F62B9"/>
    <w:rsid w:val="005F74A6"/>
    <w:rsid w:val="00600618"/>
    <w:rsid w:val="00600EC8"/>
    <w:rsid w:val="00601C0A"/>
    <w:rsid w:val="00602A95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7B3F"/>
    <w:rsid w:val="006A7B4D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3B1E"/>
    <w:rsid w:val="006C4791"/>
    <w:rsid w:val="006D0858"/>
    <w:rsid w:val="006D15A5"/>
    <w:rsid w:val="006D3C31"/>
    <w:rsid w:val="006D3F63"/>
    <w:rsid w:val="006D62C5"/>
    <w:rsid w:val="006D6B36"/>
    <w:rsid w:val="006E2D9C"/>
    <w:rsid w:val="006E2E14"/>
    <w:rsid w:val="006F2C73"/>
    <w:rsid w:val="006F381D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3B74"/>
    <w:rsid w:val="007D4CAC"/>
    <w:rsid w:val="007D5BBA"/>
    <w:rsid w:val="007D73C0"/>
    <w:rsid w:val="007D74E4"/>
    <w:rsid w:val="007E036B"/>
    <w:rsid w:val="007E0CF9"/>
    <w:rsid w:val="007F6141"/>
    <w:rsid w:val="007F76A3"/>
    <w:rsid w:val="008015B3"/>
    <w:rsid w:val="008018AC"/>
    <w:rsid w:val="00802F3B"/>
    <w:rsid w:val="0080570F"/>
    <w:rsid w:val="00806B74"/>
    <w:rsid w:val="00811972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2608"/>
    <w:rsid w:val="00943AE5"/>
    <w:rsid w:val="00944993"/>
    <w:rsid w:val="00946448"/>
    <w:rsid w:val="0095039A"/>
    <w:rsid w:val="00950923"/>
    <w:rsid w:val="00952CA5"/>
    <w:rsid w:val="00953165"/>
    <w:rsid w:val="009534B0"/>
    <w:rsid w:val="0095415D"/>
    <w:rsid w:val="00955216"/>
    <w:rsid w:val="009555EF"/>
    <w:rsid w:val="009601B2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4779"/>
    <w:rsid w:val="009B7627"/>
    <w:rsid w:val="009B7F8F"/>
    <w:rsid w:val="009C07BB"/>
    <w:rsid w:val="009C1411"/>
    <w:rsid w:val="009C1E1F"/>
    <w:rsid w:val="009C49BF"/>
    <w:rsid w:val="009C6037"/>
    <w:rsid w:val="009C6763"/>
    <w:rsid w:val="009C68FF"/>
    <w:rsid w:val="009C7834"/>
    <w:rsid w:val="009D0F14"/>
    <w:rsid w:val="009D2E53"/>
    <w:rsid w:val="009D643A"/>
    <w:rsid w:val="009D657D"/>
    <w:rsid w:val="009D6FDD"/>
    <w:rsid w:val="009D7887"/>
    <w:rsid w:val="009E04D1"/>
    <w:rsid w:val="009E29B7"/>
    <w:rsid w:val="009E5A8E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2B9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47FC7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F18F6"/>
    <w:rsid w:val="00AF45BD"/>
    <w:rsid w:val="00AF6B6C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36B5D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97D88"/>
    <w:rsid w:val="00BA00EB"/>
    <w:rsid w:val="00BA08D7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106B0"/>
    <w:rsid w:val="00C12C7C"/>
    <w:rsid w:val="00C1318A"/>
    <w:rsid w:val="00C13B91"/>
    <w:rsid w:val="00C14DE0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EFD"/>
    <w:rsid w:val="00C37617"/>
    <w:rsid w:val="00C40039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5A24"/>
    <w:rsid w:val="00C67034"/>
    <w:rsid w:val="00C67D1E"/>
    <w:rsid w:val="00C71E1F"/>
    <w:rsid w:val="00C8028D"/>
    <w:rsid w:val="00C8324A"/>
    <w:rsid w:val="00C84A1C"/>
    <w:rsid w:val="00C865FE"/>
    <w:rsid w:val="00C96A28"/>
    <w:rsid w:val="00CA2B98"/>
    <w:rsid w:val="00CA7091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5662"/>
    <w:rsid w:val="00D17537"/>
    <w:rsid w:val="00D1764C"/>
    <w:rsid w:val="00D203D3"/>
    <w:rsid w:val="00D236B7"/>
    <w:rsid w:val="00D26A8E"/>
    <w:rsid w:val="00D27BB9"/>
    <w:rsid w:val="00D321CA"/>
    <w:rsid w:val="00D32A99"/>
    <w:rsid w:val="00D34D90"/>
    <w:rsid w:val="00D37C94"/>
    <w:rsid w:val="00D41042"/>
    <w:rsid w:val="00D433EB"/>
    <w:rsid w:val="00D465D4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4320"/>
    <w:rsid w:val="00E0262A"/>
    <w:rsid w:val="00E0345F"/>
    <w:rsid w:val="00E03ACE"/>
    <w:rsid w:val="00E041D9"/>
    <w:rsid w:val="00E0442F"/>
    <w:rsid w:val="00E05298"/>
    <w:rsid w:val="00E05B93"/>
    <w:rsid w:val="00E067BA"/>
    <w:rsid w:val="00E07FC0"/>
    <w:rsid w:val="00E13213"/>
    <w:rsid w:val="00E14F0F"/>
    <w:rsid w:val="00E16003"/>
    <w:rsid w:val="00E21D91"/>
    <w:rsid w:val="00E25E3A"/>
    <w:rsid w:val="00E31F59"/>
    <w:rsid w:val="00E33BBB"/>
    <w:rsid w:val="00E33F40"/>
    <w:rsid w:val="00E359E4"/>
    <w:rsid w:val="00E41DB9"/>
    <w:rsid w:val="00E42F54"/>
    <w:rsid w:val="00E43635"/>
    <w:rsid w:val="00E507ED"/>
    <w:rsid w:val="00E57878"/>
    <w:rsid w:val="00E621CB"/>
    <w:rsid w:val="00E62DF2"/>
    <w:rsid w:val="00E647CC"/>
    <w:rsid w:val="00E66188"/>
    <w:rsid w:val="00E71304"/>
    <w:rsid w:val="00E71BA7"/>
    <w:rsid w:val="00E77205"/>
    <w:rsid w:val="00E800B0"/>
    <w:rsid w:val="00E82144"/>
    <w:rsid w:val="00E82B4B"/>
    <w:rsid w:val="00E84673"/>
    <w:rsid w:val="00E87851"/>
    <w:rsid w:val="00E95DEB"/>
    <w:rsid w:val="00E962B2"/>
    <w:rsid w:val="00EA53BB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15AF"/>
    <w:rsid w:val="00F01D7A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9F01E1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595B5E"/>
    <w:pPr>
      <w:tabs>
        <w:tab w:val="left" w:pos="720"/>
        <w:tab w:val="right" w:leader="dot" w:pos="9350"/>
      </w:tabs>
      <w:ind w:left="270"/>
    </w:p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131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5250">
              <w:marLeft w:val="6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0" Type="http://schemas.openxmlformats.org/officeDocument/2006/relationships/fontTable" Target="fontTable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BA1F3C-64AB-4D97-893C-972F351AF2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283450-81C5-4673-92DC-9305536B530E}"/>
</file>

<file path=customXml/itemProps4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44045470-29D9-4D33-B3C3-403A9D2A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1</TotalTime>
  <Pages>8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Validate Allocation Networks</vt:lpstr>
    </vt:vector>
  </TitlesOfParts>
  <Company>Chevron</Company>
  <LinksUpToDate>false</LinksUpToDate>
  <CharactersWithSpaces>6084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Validate Allocation Networks</dc:title>
  <dc:creator>Wirasak Chomphu</dc:creator>
  <cp:lastModifiedBy>Wirasak Chomphu</cp:lastModifiedBy>
  <cp:revision>12</cp:revision>
  <cp:lastPrinted>2005-03-03T19:34:00Z</cp:lastPrinted>
  <dcterms:created xsi:type="dcterms:W3CDTF">2018-01-04T11:13:00Z</dcterms:created>
  <dcterms:modified xsi:type="dcterms:W3CDTF">2020-07-02T09:09:00Z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11.1</vt:lpwstr>
  </property>
  <property fmtid="{D5CDD505-2E9C-101B-9397-08002B2CF9AE}" pid="20" name="Instance">
    <vt:lpwstr/>
  </property>
  <property fmtid="{D5CDD505-2E9C-101B-9397-08002B2CF9AE}" pid="21" name="EC Version">
    <vt:lpwstr>11.1</vt:lpwstr>
  </property>
  <property fmtid="{D5CDD505-2E9C-101B-9397-08002B2CF9AE}" pid="22" name="Chevron Discipline">
    <vt:lpwstr/>
  </property>
  <property fmtid="{D5CDD505-2E9C-101B-9397-08002B2CF9AE}" pid="23" name="Retention Category">
    <vt:lpwstr>4;#Reference Document|b32bd135-7ebe-49d0-bfcc-ca766c5e9989</vt:lpwstr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